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4"/>
        <w:gridCol w:w="2914"/>
      </w:tblGrid>
      <w:tr w:rsidR="007016E0" w:rsidRPr="009404BB" w14:paraId="2BB252AD" w14:textId="77777777" w:rsidTr="006118D9">
        <w:tc>
          <w:tcPr>
            <w:tcW w:w="3032" w:type="dxa"/>
          </w:tcPr>
          <w:p w14:paraId="1D5345D9" w14:textId="77777777" w:rsidR="007016E0" w:rsidRPr="009404BB" w:rsidRDefault="007016E0" w:rsidP="006118D9">
            <w:pPr>
              <w:ind w:right="461"/>
              <w:jc w:val="left"/>
              <w:rPr>
                <w:sz w:val="20"/>
                <w:szCs w:val="20"/>
                <w:lang w:val="en-US"/>
              </w:rPr>
            </w:pPr>
            <w:r w:rsidRPr="009404BB">
              <w:rPr>
                <w:noProof/>
                <w:sz w:val="20"/>
                <w:szCs w:val="20"/>
                <w:lang w:val="en-US"/>
              </w:rPr>
              <w:drawing>
                <wp:inline distT="0" distB="0" distL="114300" distR="114300" wp14:anchorId="010DD272" wp14:editId="0A4F1AFC">
                  <wp:extent cx="822960" cy="783590"/>
                  <wp:effectExtent l="0" t="0" r="0" b="8890"/>
                  <wp:docPr id="1953790147" name="Picture 1953790147" descr="Logo_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_PENS"/>
                          <pic:cNvPicPr>
                            <a:picLocks noChangeAspect="1"/>
                          </pic:cNvPicPr>
                        </pic:nvPicPr>
                        <pic:blipFill>
                          <a:blip r:embed="rId9"/>
                          <a:stretch>
                            <a:fillRect/>
                          </a:stretch>
                        </pic:blipFill>
                        <pic:spPr>
                          <a:xfrm>
                            <a:off x="0" y="0"/>
                            <a:ext cx="822960" cy="783590"/>
                          </a:xfrm>
                          <a:prstGeom prst="rect">
                            <a:avLst/>
                          </a:prstGeom>
                        </pic:spPr>
                      </pic:pic>
                    </a:graphicData>
                  </a:graphic>
                </wp:inline>
              </w:drawing>
            </w:r>
          </w:p>
        </w:tc>
        <w:tc>
          <w:tcPr>
            <w:tcW w:w="3032" w:type="dxa"/>
          </w:tcPr>
          <w:p w14:paraId="052A6274" w14:textId="77777777" w:rsidR="007016E0" w:rsidRPr="009404BB" w:rsidRDefault="007016E0" w:rsidP="007016E0">
            <w:pPr>
              <w:ind w:right="461"/>
              <w:jc w:val="right"/>
              <w:rPr>
                <w:b/>
                <w:bCs/>
                <w:sz w:val="32"/>
                <w:szCs w:val="32"/>
              </w:rPr>
            </w:pPr>
          </w:p>
          <w:p w14:paraId="1EAB463D" w14:textId="48568F9D" w:rsidR="007016E0" w:rsidRPr="009404BB" w:rsidRDefault="007016E0" w:rsidP="007016E0">
            <w:pPr>
              <w:jc w:val="right"/>
              <w:rPr>
                <w:b/>
                <w:bCs/>
                <w:sz w:val="32"/>
                <w:szCs w:val="32"/>
                <w:lang w:val="en-US"/>
              </w:rPr>
            </w:pPr>
            <w:r w:rsidRPr="009404BB">
              <w:rPr>
                <w:b/>
                <w:bCs/>
                <w:sz w:val="32"/>
                <w:szCs w:val="32"/>
              </w:rPr>
              <w:t>PROGRES PROYEK</w:t>
            </w:r>
            <w:r w:rsidR="002C3A25">
              <w:rPr>
                <w:b/>
                <w:bCs/>
                <w:sz w:val="32"/>
                <w:szCs w:val="32"/>
              </w:rPr>
              <w:t xml:space="preserve"> </w:t>
            </w:r>
            <w:r w:rsidRPr="009404BB">
              <w:rPr>
                <w:b/>
                <w:bCs/>
                <w:sz w:val="32"/>
                <w:szCs w:val="32"/>
                <w:lang w:val="en-US"/>
              </w:rPr>
              <w:t>AKHIR</w:t>
            </w:r>
          </w:p>
        </w:tc>
      </w:tr>
    </w:tbl>
    <w:p w14:paraId="731A7962" w14:textId="77777777" w:rsidR="007016E0" w:rsidRPr="009404BB" w:rsidRDefault="007016E0" w:rsidP="007016E0">
      <w:pPr>
        <w:ind w:right="461"/>
        <w:jc w:val="both"/>
        <w:rPr>
          <w:color w:val="FFFFFF"/>
          <w:sz w:val="20"/>
          <w:szCs w:val="20"/>
        </w:rPr>
      </w:pPr>
    </w:p>
    <w:p w14:paraId="59AF89D4" w14:textId="77777777" w:rsidR="007016E0" w:rsidRPr="009404BB" w:rsidRDefault="007016E0" w:rsidP="007016E0">
      <w:pPr>
        <w:ind w:right="461"/>
        <w:jc w:val="both"/>
        <w:rPr>
          <w:color w:val="FFFFFF"/>
          <w:sz w:val="20"/>
          <w:szCs w:val="20"/>
        </w:rPr>
      </w:pPr>
    </w:p>
    <w:p w14:paraId="3E477324" w14:textId="77777777" w:rsidR="007016E0" w:rsidRPr="009404BB" w:rsidRDefault="007016E0" w:rsidP="007016E0">
      <w:pPr>
        <w:ind w:right="461"/>
        <w:jc w:val="center"/>
        <w:rPr>
          <w:sz w:val="20"/>
          <w:szCs w:val="20"/>
        </w:rPr>
      </w:pPr>
    </w:p>
    <w:p w14:paraId="181C0485" w14:textId="1E6C8D6D" w:rsidR="007016E0" w:rsidRPr="00FC3CB8" w:rsidRDefault="007016E0" w:rsidP="00FC3CB8">
      <w:pPr>
        <w:ind w:right="461"/>
        <w:jc w:val="center"/>
        <w:rPr>
          <w:b/>
          <w:bCs/>
          <w:color w:val="000000" w:themeColor="text1"/>
        </w:rPr>
      </w:pPr>
      <w:r w:rsidRPr="009404BB">
        <w:rPr>
          <w:b/>
          <w:bCs/>
          <w:color w:val="000000" w:themeColor="text1"/>
        </w:rPr>
        <w:t xml:space="preserve">Chatbot Manajemen Test Case </w:t>
      </w:r>
      <w:r w:rsidR="00FC3CB8">
        <w:rPr>
          <w:b/>
          <w:bCs/>
          <w:color w:val="000000" w:themeColor="text1"/>
        </w:rPr>
        <w:t xml:space="preserve">Software </w:t>
      </w:r>
      <w:r w:rsidRPr="009404BB">
        <w:rPr>
          <w:b/>
          <w:bCs/>
          <w:color w:val="000000" w:themeColor="text1"/>
        </w:rPr>
        <w:t>Q</w:t>
      </w:r>
      <w:r w:rsidR="00FC3CB8">
        <w:rPr>
          <w:b/>
          <w:bCs/>
          <w:color w:val="000000" w:themeColor="text1"/>
        </w:rPr>
        <w:t xml:space="preserve">uality </w:t>
      </w:r>
      <w:r w:rsidRPr="009404BB">
        <w:rPr>
          <w:b/>
          <w:bCs/>
          <w:color w:val="000000" w:themeColor="text1"/>
        </w:rPr>
        <w:t>A</w:t>
      </w:r>
      <w:r w:rsidR="00FC3CB8">
        <w:rPr>
          <w:b/>
          <w:bCs/>
          <w:color w:val="000000" w:themeColor="text1"/>
        </w:rPr>
        <w:t xml:space="preserve">ssurance </w:t>
      </w:r>
      <w:r w:rsidRPr="009404BB">
        <w:rPr>
          <w:b/>
          <w:bCs/>
          <w:color w:val="000000" w:themeColor="text1"/>
        </w:rPr>
        <w:t>Dengan Context Recognition</w:t>
      </w:r>
    </w:p>
    <w:p w14:paraId="05E6303F" w14:textId="77777777" w:rsidR="007016E0" w:rsidRPr="009404BB" w:rsidRDefault="007016E0" w:rsidP="007016E0">
      <w:pPr>
        <w:ind w:right="461"/>
        <w:jc w:val="center"/>
        <w:rPr>
          <w:sz w:val="20"/>
          <w:szCs w:val="20"/>
        </w:rPr>
      </w:pPr>
    </w:p>
    <w:p w14:paraId="6AD590C3" w14:textId="77777777" w:rsidR="007016E0" w:rsidRPr="009404BB" w:rsidRDefault="007016E0" w:rsidP="007016E0">
      <w:pPr>
        <w:ind w:right="461"/>
        <w:jc w:val="center"/>
        <w:rPr>
          <w:sz w:val="20"/>
          <w:szCs w:val="20"/>
        </w:rPr>
      </w:pPr>
    </w:p>
    <w:p w14:paraId="1E1F8BAB" w14:textId="77777777" w:rsidR="007016E0" w:rsidRPr="009404BB" w:rsidRDefault="007016E0" w:rsidP="007016E0">
      <w:pPr>
        <w:ind w:right="461"/>
        <w:jc w:val="center"/>
        <w:rPr>
          <w:b/>
          <w:bCs/>
          <w:sz w:val="20"/>
          <w:szCs w:val="20"/>
        </w:rPr>
      </w:pPr>
    </w:p>
    <w:p w14:paraId="3B3DD84B" w14:textId="77777777" w:rsidR="007016E0" w:rsidRPr="009404BB" w:rsidRDefault="007016E0" w:rsidP="007016E0">
      <w:pPr>
        <w:ind w:right="461"/>
        <w:jc w:val="center"/>
        <w:rPr>
          <w:b/>
          <w:bCs/>
          <w:sz w:val="20"/>
          <w:szCs w:val="20"/>
        </w:rPr>
      </w:pPr>
      <w:r w:rsidRPr="009404BB">
        <w:rPr>
          <w:b/>
          <w:bCs/>
          <w:sz w:val="20"/>
          <w:szCs w:val="20"/>
        </w:rPr>
        <w:t>Muhammad Hafid Azis</w:t>
      </w:r>
    </w:p>
    <w:p w14:paraId="4E9F7F6D" w14:textId="77777777" w:rsidR="007016E0" w:rsidRPr="009404BB" w:rsidRDefault="007016E0" w:rsidP="007016E0">
      <w:pPr>
        <w:ind w:right="461"/>
        <w:jc w:val="center"/>
        <w:rPr>
          <w:b/>
          <w:bCs/>
          <w:sz w:val="20"/>
          <w:szCs w:val="20"/>
        </w:rPr>
      </w:pPr>
      <w:r w:rsidRPr="009404BB">
        <w:rPr>
          <w:b/>
          <w:bCs/>
          <w:sz w:val="20"/>
          <w:szCs w:val="20"/>
          <w:lang w:val="en-US"/>
        </w:rPr>
        <w:t xml:space="preserve">NRP. </w:t>
      </w:r>
      <w:r w:rsidRPr="009404BB">
        <w:rPr>
          <w:b/>
          <w:bCs/>
          <w:sz w:val="20"/>
          <w:szCs w:val="20"/>
        </w:rPr>
        <w:t>3121600055</w:t>
      </w:r>
    </w:p>
    <w:p w14:paraId="57E84BB1" w14:textId="77777777" w:rsidR="007016E0" w:rsidRPr="009404BB" w:rsidRDefault="007016E0" w:rsidP="007016E0">
      <w:pPr>
        <w:ind w:right="461"/>
        <w:rPr>
          <w:b/>
          <w:bCs/>
          <w:sz w:val="20"/>
          <w:szCs w:val="20"/>
        </w:rPr>
      </w:pPr>
    </w:p>
    <w:p w14:paraId="05ACB001" w14:textId="77777777" w:rsidR="007016E0" w:rsidRPr="009404BB" w:rsidRDefault="007016E0" w:rsidP="007016E0">
      <w:pPr>
        <w:ind w:right="461"/>
        <w:rPr>
          <w:b/>
          <w:bCs/>
          <w:sz w:val="20"/>
          <w:szCs w:val="20"/>
        </w:rPr>
      </w:pPr>
    </w:p>
    <w:p w14:paraId="4CE8BCA7" w14:textId="77777777" w:rsidR="007016E0" w:rsidRPr="009404BB" w:rsidRDefault="007016E0" w:rsidP="007016E0">
      <w:pPr>
        <w:ind w:right="461"/>
        <w:rPr>
          <w:b/>
          <w:bCs/>
          <w:sz w:val="20"/>
          <w:szCs w:val="20"/>
        </w:rPr>
      </w:pPr>
    </w:p>
    <w:p w14:paraId="179A258B" w14:textId="77777777" w:rsidR="007016E0" w:rsidRPr="009404BB" w:rsidRDefault="007016E0" w:rsidP="007016E0">
      <w:pPr>
        <w:ind w:right="461"/>
        <w:jc w:val="center"/>
        <w:rPr>
          <w:ins w:id="0" w:author="lenovo" w:date="2024-08-04T03:46:00Z"/>
          <w:b/>
          <w:bCs/>
          <w:sz w:val="20"/>
          <w:szCs w:val="20"/>
          <w:lang w:val="en-US"/>
        </w:rPr>
      </w:pPr>
      <w:r w:rsidRPr="009404BB">
        <w:rPr>
          <w:b/>
          <w:bCs/>
          <w:sz w:val="20"/>
          <w:szCs w:val="20"/>
        </w:rPr>
        <w:t>D</w:t>
      </w:r>
      <w:r w:rsidRPr="009404BB">
        <w:rPr>
          <w:b/>
          <w:bCs/>
          <w:sz w:val="20"/>
          <w:szCs w:val="20"/>
          <w:lang w:val="en-US"/>
        </w:rPr>
        <w:t>OSEN PEMBIMBING</w:t>
      </w:r>
    </w:p>
    <w:p w14:paraId="0F9EF4EE" w14:textId="77777777" w:rsidR="007016E0" w:rsidRPr="009404BB" w:rsidRDefault="007016E0" w:rsidP="007016E0">
      <w:pPr>
        <w:ind w:right="461"/>
        <w:jc w:val="center"/>
        <w:rPr>
          <w:b/>
          <w:bCs/>
          <w:sz w:val="20"/>
          <w:szCs w:val="20"/>
          <w:lang w:val="en-US"/>
        </w:rPr>
      </w:pPr>
    </w:p>
    <w:p w14:paraId="6027011C" w14:textId="77777777" w:rsidR="007016E0" w:rsidRPr="009404BB" w:rsidRDefault="007016E0" w:rsidP="007016E0">
      <w:pPr>
        <w:ind w:right="461"/>
        <w:jc w:val="center"/>
        <w:rPr>
          <w:b/>
          <w:bCs/>
          <w:sz w:val="20"/>
          <w:szCs w:val="20"/>
        </w:rPr>
      </w:pPr>
      <w:r w:rsidRPr="009404BB">
        <w:rPr>
          <w:b/>
          <w:bCs/>
          <w:sz w:val="20"/>
          <w:szCs w:val="20"/>
        </w:rPr>
        <w:t>Nana Ramadijanti, S. Kom., M. Kom.</w:t>
      </w:r>
    </w:p>
    <w:p w14:paraId="53628748" w14:textId="77777777" w:rsidR="007016E0" w:rsidRPr="009404BB" w:rsidRDefault="007016E0" w:rsidP="007016E0">
      <w:pPr>
        <w:ind w:right="461"/>
        <w:jc w:val="center"/>
        <w:rPr>
          <w:b/>
          <w:bCs/>
          <w:sz w:val="20"/>
          <w:szCs w:val="20"/>
        </w:rPr>
      </w:pPr>
      <w:r w:rsidRPr="009404BB">
        <w:rPr>
          <w:b/>
          <w:bCs/>
          <w:sz w:val="20"/>
          <w:szCs w:val="20"/>
        </w:rPr>
        <w:t>NIP. 197111091998022001</w:t>
      </w:r>
    </w:p>
    <w:p w14:paraId="05ECB585" w14:textId="77777777" w:rsidR="007016E0" w:rsidRPr="009404BB" w:rsidRDefault="007016E0" w:rsidP="007016E0">
      <w:pPr>
        <w:ind w:right="461"/>
        <w:rPr>
          <w:b/>
          <w:bCs/>
          <w:sz w:val="20"/>
          <w:szCs w:val="20"/>
        </w:rPr>
      </w:pPr>
    </w:p>
    <w:p w14:paraId="64FC530E" w14:textId="77777777" w:rsidR="007016E0" w:rsidRPr="009404BB" w:rsidRDefault="007016E0" w:rsidP="007016E0">
      <w:pPr>
        <w:ind w:right="461"/>
        <w:jc w:val="center"/>
        <w:rPr>
          <w:b/>
          <w:bCs/>
          <w:sz w:val="20"/>
          <w:szCs w:val="20"/>
        </w:rPr>
      </w:pPr>
      <w:r w:rsidRPr="009404BB">
        <w:rPr>
          <w:b/>
          <w:bCs/>
          <w:sz w:val="20"/>
          <w:szCs w:val="20"/>
        </w:rPr>
        <w:t>Nur Rosyid Mubtadai, S. Kom., M. T.</w:t>
      </w:r>
    </w:p>
    <w:p w14:paraId="3F0B3294" w14:textId="77777777" w:rsidR="007016E0" w:rsidRPr="009404BB" w:rsidRDefault="007016E0" w:rsidP="007016E0">
      <w:pPr>
        <w:ind w:right="461"/>
        <w:jc w:val="center"/>
        <w:rPr>
          <w:b/>
          <w:bCs/>
          <w:sz w:val="20"/>
          <w:szCs w:val="20"/>
        </w:rPr>
      </w:pPr>
      <w:r w:rsidRPr="009404BB">
        <w:rPr>
          <w:b/>
          <w:bCs/>
          <w:sz w:val="20"/>
          <w:szCs w:val="20"/>
        </w:rPr>
        <w:t>NIP. 197403182001121005</w:t>
      </w:r>
    </w:p>
    <w:p w14:paraId="2BA02039" w14:textId="77777777" w:rsidR="007016E0" w:rsidRPr="009404BB" w:rsidRDefault="007016E0" w:rsidP="007016E0">
      <w:pPr>
        <w:ind w:right="461"/>
        <w:jc w:val="center"/>
        <w:rPr>
          <w:b/>
          <w:bCs/>
          <w:sz w:val="20"/>
          <w:szCs w:val="20"/>
          <w:lang w:val="en-US"/>
        </w:rPr>
      </w:pPr>
    </w:p>
    <w:p w14:paraId="3900F6FC" w14:textId="77777777" w:rsidR="007016E0" w:rsidRPr="009404BB" w:rsidRDefault="007016E0" w:rsidP="007016E0">
      <w:pPr>
        <w:ind w:right="461"/>
        <w:jc w:val="center"/>
        <w:rPr>
          <w:b/>
          <w:bCs/>
          <w:sz w:val="20"/>
          <w:szCs w:val="20"/>
          <w:lang w:val="en-US"/>
        </w:rPr>
      </w:pPr>
    </w:p>
    <w:p w14:paraId="750FF7F0" w14:textId="77777777" w:rsidR="007016E0" w:rsidRPr="009404BB" w:rsidRDefault="007016E0" w:rsidP="007016E0">
      <w:pPr>
        <w:ind w:right="461"/>
        <w:jc w:val="center"/>
        <w:rPr>
          <w:b/>
          <w:bCs/>
          <w:sz w:val="20"/>
          <w:szCs w:val="20"/>
          <w:lang w:val="en-US"/>
        </w:rPr>
      </w:pPr>
    </w:p>
    <w:p w14:paraId="00A79C97" w14:textId="77777777" w:rsidR="007016E0" w:rsidRPr="009404BB" w:rsidRDefault="007016E0" w:rsidP="007016E0">
      <w:pPr>
        <w:ind w:right="461"/>
        <w:jc w:val="center"/>
        <w:rPr>
          <w:b/>
          <w:bCs/>
          <w:sz w:val="20"/>
          <w:szCs w:val="20"/>
          <w:lang w:val="en-US"/>
        </w:rPr>
      </w:pPr>
    </w:p>
    <w:p w14:paraId="773FCFC9" w14:textId="77777777" w:rsidR="001E1A55" w:rsidRPr="009404BB" w:rsidRDefault="001E1A55" w:rsidP="007016E0">
      <w:pPr>
        <w:ind w:right="461"/>
        <w:jc w:val="center"/>
        <w:rPr>
          <w:b/>
          <w:bCs/>
          <w:sz w:val="20"/>
          <w:szCs w:val="20"/>
          <w:lang w:val="en-US"/>
        </w:rPr>
      </w:pPr>
    </w:p>
    <w:p w14:paraId="0A919123" w14:textId="77777777" w:rsidR="001E1A55" w:rsidRPr="009404BB" w:rsidRDefault="001E1A55" w:rsidP="007016E0">
      <w:pPr>
        <w:ind w:right="461"/>
        <w:jc w:val="center"/>
        <w:rPr>
          <w:b/>
          <w:bCs/>
          <w:sz w:val="20"/>
          <w:szCs w:val="20"/>
          <w:lang w:val="en-US"/>
        </w:rPr>
      </w:pPr>
    </w:p>
    <w:p w14:paraId="392EFDA2" w14:textId="77777777" w:rsidR="007016E0" w:rsidRPr="009404BB" w:rsidRDefault="007016E0" w:rsidP="007016E0">
      <w:pPr>
        <w:ind w:right="461"/>
        <w:jc w:val="center"/>
        <w:rPr>
          <w:b/>
          <w:bCs/>
          <w:sz w:val="20"/>
          <w:szCs w:val="20"/>
          <w:lang w:val="en-US"/>
        </w:rPr>
      </w:pPr>
    </w:p>
    <w:p w14:paraId="5AC51335" w14:textId="77777777" w:rsidR="007016E0" w:rsidRPr="009404BB" w:rsidRDefault="007016E0" w:rsidP="007016E0">
      <w:pPr>
        <w:ind w:right="461"/>
        <w:jc w:val="center"/>
        <w:rPr>
          <w:b/>
          <w:bCs/>
          <w:sz w:val="20"/>
          <w:szCs w:val="20"/>
          <w:lang w:val="en-US"/>
        </w:rPr>
      </w:pPr>
      <w:r w:rsidRPr="009404BB">
        <w:rPr>
          <w:b/>
          <w:bCs/>
          <w:sz w:val="20"/>
          <w:szCs w:val="20"/>
          <w:lang w:val="en-US"/>
        </w:rPr>
        <w:t xml:space="preserve">PROGRAM STUDI SARJANA TERAPAN </w:t>
      </w:r>
    </w:p>
    <w:p w14:paraId="557EB803" w14:textId="77777777" w:rsidR="007016E0" w:rsidRPr="009404BB" w:rsidRDefault="007016E0" w:rsidP="007016E0">
      <w:pPr>
        <w:ind w:right="461"/>
        <w:jc w:val="center"/>
        <w:rPr>
          <w:b/>
          <w:bCs/>
          <w:sz w:val="20"/>
          <w:szCs w:val="20"/>
          <w:lang w:val="en-US"/>
        </w:rPr>
      </w:pPr>
      <w:r w:rsidRPr="009404BB">
        <w:rPr>
          <w:b/>
          <w:bCs/>
          <w:sz w:val="20"/>
          <w:szCs w:val="20"/>
          <w:lang w:val="en-US"/>
        </w:rPr>
        <w:t>TEKNIK INFORMATIKA</w:t>
      </w:r>
    </w:p>
    <w:p w14:paraId="79662A2C" w14:textId="77777777" w:rsidR="007016E0" w:rsidRPr="009404BB" w:rsidRDefault="007016E0" w:rsidP="007016E0">
      <w:pPr>
        <w:ind w:right="461"/>
        <w:jc w:val="center"/>
        <w:rPr>
          <w:b/>
          <w:bCs/>
          <w:sz w:val="20"/>
          <w:szCs w:val="20"/>
          <w:lang w:val="en-US"/>
        </w:rPr>
      </w:pPr>
      <w:r w:rsidRPr="009404BB">
        <w:rPr>
          <w:b/>
          <w:bCs/>
          <w:sz w:val="20"/>
          <w:szCs w:val="20"/>
          <w:lang w:val="en-US"/>
        </w:rPr>
        <w:t>DEPARTEMEN TEKNIK INFORMATIKA DAN KOMPUTER</w:t>
      </w:r>
    </w:p>
    <w:p w14:paraId="5F6CC714" w14:textId="77777777" w:rsidR="007016E0" w:rsidRPr="009404BB" w:rsidRDefault="007016E0" w:rsidP="007016E0">
      <w:pPr>
        <w:ind w:right="461"/>
        <w:jc w:val="center"/>
        <w:rPr>
          <w:b/>
          <w:bCs/>
          <w:sz w:val="20"/>
          <w:szCs w:val="20"/>
          <w:lang w:val="en-US"/>
        </w:rPr>
      </w:pPr>
      <w:r w:rsidRPr="009404BB">
        <w:rPr>
          <w:b/>
          <w:bCs/>
          <w:sz w:val="20"/>
          <w:szCs w:val="20"/>
          <w:lang w:val="en-US"/>
        </w:rPr>
        <w:t>POLITEKNIK ELEKTRONIKA NEGERI SURABAYA</w:t>
      </w:r>
    </w:p>
    <w:p w14:paraId="6FF2C18B" w14:textId="6B1E3616" w:rsidR="003D3E9B" w:rsidRPr="009404BB" w:rsidRDefault="007016E0" w:rsidP="007016E0">
      <w:pPr>
        <w:tabs>
          <w:tab w:val="left" w:pos="903"/>
        </w:tabs>
        <w:jc w:val="center"/>
        <w:rPr>
          <w:b/>
          <w:bCs/>
          <w:noProof/>
          <w:sz w:val="20"/>
          <w:szCs w:val="20"/>
          <w:lang w:val="en-US"/>
        </w:rPr>
      </w:pPr>
      <w:r w:rsidRPr="009404BB">
        <w:rPr>
          <w:b/>
          <w:bCs/>
          <w:sz w:val="20"/>
          <w:szCs w:val="20"/>
          <w:lang w:val="en-US"/>
        </w:rPr>
        <w:t>2025</w:t>
      </w:r>
    </w:p>
    <w:p w14:paraId="706FDEAB" w14:textId="1BA070FD" w:rsidR="003D3E9B" w:rsidRPr="009404BB" w:rsidRDefault="007016E0" w:rsidP="001E1A55">
      <w:pPr>
        <w:tabs>
          <w:tab w:val="left" w:pos="903"/>
        </w:tabs>
        <w:rPr>
          <w:sz w:val="20"/>
          <w:szCs w:val="20"/>
        </w:rPr>
      </w:pPr>
      <w:r w:rsidRPr="009404BB">
        <w:rPr>
          <w:sz w:val="20"/>
          <w:szCs w:val="20"/>
          <w:lang w:val="en-US"/>
        </w:rPr>
        <w:lastRenderedPageBreak/>
        <w:tab/>
      </w:r>
    </w:p>
    <w:p w14:paraId="3318A4C7" w14:textId="77777777" w:rsidR="001E1A55" w:rsidRPr="009404BB" w:rsidRDefault="001E1A55" w:rsidP="001E1A55">
      <w:pPr>
        <w:tabs>
          <w:tab w:val="left" w:pos="903"/>
        </w:tabs>
        <w:rPr>
          <w:sz w:val="20"/>
          <w:szCs w:val="20"/>
        </w:rPr>
      </w:pPr>
    </w:p>
    <w:p w14:paraId="1FD3C613" w14:textId="77777777" w:rsidR="00633973" w:rsidRPr="009404BB" w:rsidRDefault="00633973" w:rsidP="001E1A55">
      <w:pPr>
        <w:tabs>
          <w:tab w:val="left" w:pos="903"/>
        </w:tabs>
        <w:rPr>
          <w:sz w:val="20"/>
          <w:szCs w:val="20"/>
        </w:rPr>
      </w:pPr>
    </w:p>
    <w:p w14:paraId="511A1499" w14:textId="77777777" w:rsidR="00633973" w:rsidRPr="009404BB" w:rsidRDefault="00633973" w:rsidP="001E1A55">
      <w:pPr>
        <w:tabs>
          <w:tab w:val="left" w:pos="903"/>
        </w:tabs>
        <w:rPr>
          <w:sz w:val="20"/>
          <w:szCs w:val="20"/>
        </w:rPr>
      </w:pPr>
    </w:p>
    <w:p w14:paraId="1FB34D9E" w14:textId="77777777" w:rsidR="00633973" w:rsidRPr="009404BB" w:rsidRDefault="00633973" w:rsidP="001E1A55">
      <w:pPr>
        <w:tabs>
          <w:tab w:val="left" w:pos="903"/>
        </w:tabs>
        <w:rPr>
          <w:sz w:val="20"/>
          <w:szCs w:val="20"/>
        </w:rPr>
      </w:pPr>
    </w:p>
    <w:p w14:paraId="166D9F38" w14:textId="77777777" w:rsidR="00633973" w:rsidRPr="009404BB" w:rsidRDefault="00633973" w:rsidP="001E1A55">
      <w:pPr>
        <w:tabs>
          <w:tab w:val="left" w:pos="903"/>
        </w:tabs>
        <w:rPr>
          <w:sz w:val="20"/>
          <w:szCs w:val="20"/>
        </w:rPr>
      </w:pPr>
    </w:p>
    <w:p w14:paraId="40CB23E8" w14:textId="77777777" w:rsidR="00633973" w:rsidRPr="009404BB" w:rsidRDefault="00633973" w:rsidP="001E1A55">
      <w:pPr>
        <w:tabs>
          <w:tab w:val="left" w:pos="903"/>
        </w:tabs>
        <w:rPr>
          <w:sz w:val="20"/>
          <w:szCs w:val="20"/>
        </w:rPr>
      </w:pPr>
    </w:p>
    <w:p w14:paraId="0232D76C" w14:textId="77777777" w:rsidR="00633973" w:rsidRPr="009404BB" w:rsidRDefault="00633973" w:rsidP="001E1A55">
      <w:pPr>
        <w:tabs>
          <w:tab w:val="left" w:pos="903"/>
        </w:tabs>
        <w:rPr>
          <w:sz w:val="20"/>
          <w:szCs w:val="20"/>
        </w:rPr>
      </w:pPr>
    </w:p>
    <w:p w14:paraId="674E5E04" w14:textId="77777777" w:rsidR="00633973" w:rsidRPr="009404BB" w:rsidRDefault="00633973" w:rsidP="001E1A55">
      <w:pPr>
        <w:tabs>
          <w:tab w:val="left" w:pos="903"/>
        </w:tabs>
        <w:rPr>
          <w:sz w:val="20"/>
          <w:szCs w:val="20"/>
        </w:rPr>
      </w:pPr>
    </w:p>
    <w:p w14:paraId="0CF6EA80" w14:textId="77777777" w:rsidR="00633973" w:rsidRPr="009404BB" w:rsidRDefault="00633973" w:rsidP="001E1A55">
      <w:pPr>
        <w:tabs>
          <w:tab w:val="left" w:pos="903"/>
        </w:tabs>
        <w:rPr>
          <w:sz w:val="20"/>
          <w:szCs w:val="20"/>
        </w:rPr>
      </w:pPr>
    </w:p>
    <w:p w14:paraId="417BEC18" w14:textId="77777777" w:rsidR="00633973" w:rsidRPr="009404BB" w:rsidRDefault="00633973" w:rsidP="001E1A55">
      <w:pPr>
        <w:tabs>
          <w:tab w:val="left" w:pos="903"/>
        </w:tabs>
        <w:rPr>
          <w:sz w:val="20"/>
          <w:szCs w:val="20"/>
        </w:rPr>
      </w:pPr>
    </w:p>
    <w:p w14:paraId="5BD7FDE6" w14:textId="77777777" w:rsidR="00633973" w:rsidRPr="009404BB" w:rsidRDefault="00633973" w:rsidP="001E1A55">
      <w:pPr>
        <w:tabs>
          <w:tab w:val="left" w:pos="903"/>
        </w:tabs>
        <w:rPr>
          <w:sz w:val="20"/>
          <w:szCs w:val="20"/>
        </w:rPr>
      </w:pPr>
    </w:p>
    <w:p w14:paraId="55E7CF6A" w14:textId="77777777" w:rsidR="00633973" w:rsidRPr="009404BB" w:rsidRDefault="00633973" w:rsidP="001E1A55">
      <w:pPr>
        <w:tabs>
          <w:tab w:val="left" w:pos="903"/>
        </w:tabs>
        <w:rPr>
          <w:sz w:val="20"/>
          <w:szCs w:val="20"/>
        </w:rPr>
      </w:pPr>
    </w:p>
    <w:p w14:paraId="43325961" w14:textId="77777777" w:rsidR="00633973" w:rsidRPr="009404BB" w:rsidRDefault="00633973" w:rsidP="001E1A55">
      <w:pPr>
        <w:tabs>
          <w:tab w:val="left" w:pos="903"/>
        </w:tabs>
        <w:rPr>
          <w:sz w:val="20"/>
          <w:szCs w:val="20"/>
        </w:rPr>
      </w:pPr>
    </w:p>
    <w:p w14:paraId="5A47E50E" w14:textId="77777777" w:rsidR="00633973" w:rsidRPr="009404BB" w:rsidRDefault="00633973" w:rsidP="001E1A55">
      <w:pPr>
        <w:tabs>
          <w:tab w:val="left" w:pos="903"/>
        </w:tabs>
        <w:rPr>
          <w:sz w:val="20"/>
          <w:szCs w:val="20"/>
        </w:rPr>
      </w:pPr>
    </w:p>
    <w:p w14:paraId="7D74DA12" w14:textId="77777777" w:rsidR="00633973" w:rsidRPr="009404BB" w:rsidRDefault="00633973" w:rsidP="001E1A55">
      <w:pPr>
        <w:tabs>
          <w:tab w:val="left" w:pos="903"/>
        </w:tabs>
        <w:rPr>
          <w:sz w:val="20"/>
          <w:szCs w:val="20"/>
        </w:rPr>
      </w:pPr>
    </w:p>
    <w:p w14:paraId="2F47E6CA" w14:textId="77777777" w:rsidR="00633973" w:rsidRPr="009404BB" w:rsidRDefault="00633973" w:rsidP="001E1A55">
      <w:pPr>
        <w:tabs>
          <w:tab w:val="left" w:pos="903"/>
        </w:tabs>
        <w:rPr>
          <w:sz w:val="20"/>
          <w:szCs w:val="20"/>
        </w:rPr>
      </w:pPr>
    </w:p>
    <w:p w14:paraId="2DA120A2" w14:textId="77777777" w:rsidR="00633973" w:rsidRPr="009404BB" w:rsidRDefault="00633973" w:rsidP="001E1A55">
      <w:pPr>
        <w:tabs>
          <w:tab w:val="left" w:pos="903"/>
        </w:tabs>
        <w:rPr>
          <w:sz w:val="20"/>
          <w:szCs w:val="20"/>
        </w:rPr>
      </w:pPr>
    </w:p>
    <w:p w14:paraId="78A13FA4" w14:textId="77777777" w:rsidR="002C01CC" w:rsidRPr="009404BB" w:rsidRDefault="002C01CC" w:rsidP="002C01CC">
      <w:pPr>
        <w:ind w:left="1744"/>
        <w:rPr>
          <w:sz w:val="20"/>
        </w:rPr>
      </w:pPr>
      <w:r w:rsidRPr="009404BB">
        <w:rPr>
          <w:sz w:val="20"/>
        </w:rPr>
        <w:t>(Halaman</w:t>
      </w:r>
      <w:r w:rsidRPr="009404BB">
        <w:rPr>
          <w:spacing w:val="-4"/>
          <w:sz w:val="20"/>
        </w:rPr>
        <w:t xml:space="preserve"> </w:t>
      </w:r>
      <w:r w:rsidRPr="009404BB">
        <w:rPr>
          <w:sz w:val="20"/>
        </w:rPr>
        <w:t>ini</w:t>
      </w:r>
      <w:r w:rsidRPr="009404BB">
        <w:rPr>
          <w:spacing w:val="-5"/>
          <w:sz w:val="20"/>
        </w:rPr>
        <w:t xml:space="preserve"> </w:t>
      </w:r>
      <w:r w:rsidRPr="009404BB">
        <w:rPr>
          <w:sz w:val="20"/>
        </w:rPr>
        <w:t>sengaja</w:t>
      </w:r>
      <w:r w:rsidRPr="009404BB">
        <w:rPr>
          <w:spacing w:val="-5"/>
          <w:sz w:val="20"/>
        </w:rPr>
        <w:t xml:space="preserve"> </w:t>
      </w:r>
      <w:r w:rsidRPr="009404BB">
        <w:rPr>
          <w:spacing w:val="-2"/>
          <w:sz w:val="20"/>
        </w:rPr>
        <w:t>dikosongkan)</w:t>
      </w:r>
    </w:p>
    <w:p w14:paraId="1EB4C3F2" w14:textId="77777777" w:rsidR="00633973" w:rsidRPr="009404BB" w:rsidRDefault="00633973" w:rsidP="001E1A55">
      <w:pPr>
        <w:tabs>
          <w:tab w:val="left" w:pos="903"/>
        </w:tabs>
        <w:rPr>
          <w:sz w:val="20"/>
          <w:szCs w:val="20"/>
        </w:rPr>
      </w:pPr>
    </w:p>
    <w:p w14:paraId="5064C21E" w14:textId="77777777" w:rsidR="00633973" w:rsidRPr="009404BB" w:rsidRDefault="00633973" w:rsidP="001E1A55">
      <w:pPr>
        <w:tabs>
          <w:tab w:val="left" w:pos="903"/>
        </w:tabs>
        <w:rPr>
          <w:sz w:val="20"/>
          <w:szCs w:val="20"/>
        </w:rPr>
      </w:pPr>
    </w:p>
    <w:p w14:paraId="42F678AE" w14:textId="77777777" w:rsidR="00633973" w:rsidRPr="009404BB" w:rsidRDefault="00633973" w:rsidP="001E1A55">
      <w:pPr>
        <w:tabs>
          <w:tab w:val="left" w:pos="903"/>
        </w:tabs>
        <w:rPr>
          <w:sz w:val="20"/>
          <w:szCs w:val="20"/>
        </w:rPr>
      </w:pPr>
    </w:p>
    <w:p w14:paraId="4F15F112" w14:textId="77777777" w:rsidR="00633973" w:rsidRPr="009404BB" w:rsidRDefault="00633973" w:rsidP="001E1A55">
      <w:pPr>
        <w:tabs>
          <w:tab w:val="left" w:pos="903"/>
        </w:tabs>
        <w:rPr>
          <w:sz w:val="20"/>
          <w:szCs w:val="20"/>
        </w:rPr>
      </w:pPr>
    </w:p>
    <w:p w14:paraId="588DF176" w14:textId="77777777" w:rsidR="00633973" w:rsidRPr="009404BB" w:rsidRDefault="00633973" w:rsidP="001E1A55">
      <w:pPr>
        <w:tabs>
          <w:tab w:val="left" w:pos="903"/>
        </w:tabs>
        <w:rPr>
          <w:sz w:val="20"/>
          <w:szCs w:val="20"/>
        </w:rPr>
      </w:pPr>
    </w:p>
    <w:p w14:paraId="2066C010" w14:textId="77777777" w:rsidR="00633973" w:rsidRPr="009404BB" w:rsidRDefault="00633973" w:rsidP="001E1A55">
      <w:pPr>
        <w:tabs>
          <w:tab w:val="left" w:pos="903"/>
        </w:tabs>
        <w:rPr>
          <w:sz w:val="20"/>
          <w:szCs w:val="20"/>
        </w:rPr>
      </w:pPr>
    </w:p>
    <w:p w14:paraId="3DEF8CEE" w14:textId="77777777" w:rsidR="00633973" w:rsidRPr="009404BB" w:rsidRDefault="00633973" w:rsidP="001E1A55">
      <w:pPr>
        <w:tabs>
          <w:tab w:val="left" w:pos="903"/>
        </w:tabs>
        <w:rPr>
          <w:sz w:val="20"/>
          <w:szCs w:val="20"/>
        </w:rPr>
      </w:pPr>
    </w:p>
    <w:p w14:paraId="1C71164A" w14:textId="77777777" w:rsidR="00633973" w:rsidRPr="009404BB" w:rsidRDefault="00633973" w:rsidP="001E1A55">
      <w:pPr>
        <w:tabs>
          <w:tab w:val="left" w:pos="903"/>
        </w:tabs>
        <w:rPr>
          <w:sz w:val="20"/>
          <w:szCs w:val="20"/>
        </w:rPr>
      </w:pPr>
    </w:p>
    <w:p w14:paraId="376FBB56" w14:textId="77777777" w:rsidR="00633973" w:rsidRPr="009404BB" w:rsidRDefault="00633973" w:rsidP="001E1A55">
      <w:pPr>
        <w:tabs>
          <w:tab w:val="left" w:pos="903"/>
        </w:tabs>
        <w:rPr>
          <w:sz w:val="20"/>
          <w:szCs w:val="20"/>
        </w:rPr>
      </w:pPr>
    </w:p>
    <w:p w14:paraId="4B9FD190" w14:textId="77777777" w:rsidR="00633973" w:rsidRPr="009404BB" w:rsidRDefault="00633973" w:rsidP="001E1A55">
      <w:pPr>
        <w:tabs>
          <w:tab w:val="left" w:pos="903"/>
        </w:tabs>
        <w:rPr>
          <w:sz w:val="20"/>
          <w:szCs w:val="20"/>
        </w:rPr>
      </w:pPr>
    </w:p>
    <w:p w14:paraId="6068B090" w14:textId="77777777" w:rsidR="00633973" w:rsidRPr="009404BB" w:rsidRDefault="00633973" w:rsidP="001E1A55">
      <w:pPr>
        <w:tabs>
          <w:tab w:val="left" w:pos="903"/>
        </w:tabs>
        <w:rPr>
          <w:sz w:val="20"/>
          <w:szCs w:val="20"/>
        </w:rPr>
      </w:pPr>
    </w:p>
    <w:p w14:paraId="5FB18856" w14:textId="77777777" w:rsidR="00633973" w:rsidRPr="009404BB" w:rsidRDefault="00633973" w:rsidP="001E1A55">
      <w:pPr>
        <w:tabs>
          <w:tab w:val="left" w:pos="903"/>
        </w:tabs>
        <w:rPr>
          <w:sz w:val="20"/>
          <w:szCs w:val="20"/>
        </w:rPr>
      </w:pPr>
    </w:p>
    <w:p w14:paraId="759EB61F" w14:textId="77777777" w:rsidR="00633973" w:rsidRPr="009404BB" w:rsidRDefault="00633973" w:rsidP="001E1A55">
      <w:pPr>
        <w:tabs>
          <w:tab w:val="left" w:pos="903"/>
        </w:tabs>
        <w:rPr>
          <w:sz w:val="20"/>
          <w:szCs w:val="20"/>
        </w:rPr>
      </w:pPr>
    </w:p>
    <w:p w14:paraId="5B06EBC2" w14:textId="77777777" w:rsidR="00633973" w:rsidRPr="009404BB" w:rsidRDefault="00633973" w:rsidP="001E1A55">
      <w:pPr>
        <w:tabs>
          <w:tab w:val="left" w:pos="903"/>
        </w:tabs>
        <w:rPr>
          <w:sz w:val="20"/>
          <w:szCs w:val="20"/>
        </w:rPr>
      </w:pPr>
    </w:p>
    <w:p w14:paraId="1C6B870A" w14:textId="77777777" w:rsidR="00633973" w:rsidRPr="009404BB" w:rsidRDefault="00633973" w:rsidP="001E1A55">
      <w:pPr>
        <w:tabs>
          <w:tab w:val="left" w:pos="903"/>
        </w:tabs>
        <w:rPr>
          <w:sz w:val="20"/>
          <w:szCs w:val="20"/>
        </w:rPr>
      </w:pPr>
    </w:p>
    <w:p w14:paraId="77AFA0A9" w14:textId="77777777" w:rsidR="00633973" w:rsidRPr="009404BB" w:rsidRDefault="00633973" w:rsidP="001E1A55">
      <w:pPr>
        <w:tabs>
          <w:tab w:val="left" w:pos="903"/>
        </w:tabs>
        <w:rPr>
          <w:sz w:val="20"/>
          <w:szCs w:val="20"/>
        </w:rPr>
      </w:pPr>
    </w:p>
    <w:p w14:paraId="26BA908C" w14:textId="77777777" w:rsidR="00633973" w:rsidRPr="009404BB" w:rsidRDefault="00633973" w:rsidP="001E1A55">
      <w:pPr>
        <w:tabs>
          <w:tab w:val="left" w:pos="903"/>
        </w:tabs>
        <w:rPr>
          <w:sz w:val="20"/>
          <w:szCs w:val="20"/>
        </w:rPr>
      </w:pPr>
    </w:p>
    <w:p w14:paraId="0B9E934A" w14:textId="6C802F2B" w:rsidR="00633973" w:rsidRPr="009404BB" w:rsidRDefault="00633973" w:rsidP="001E1A55">
      <w:pPr>
        <w:tabs>
          <w:tab w:val="left" w:pos="903"/>
        </w:tabs>
        <w:rPr>
          <w:sz w:val="20"/>
          <w:szCs w:val="20"/>
        </w:rPr>
      </w:pPr>
    </w:p>
    <w:p w14:paraId="346971B8" w14:textId="77777777" w:rsidR="00116317" w:rsidRPr="009404BB" w:rsidRDefault="00116317" w:rsidP="001E1A55">
      <w:pPr>
        <w:tabs>
          <w:tab w:val="left" w:pos="903"/>
        </w:tabs>
        <w:rPr>
          <w:sz w:val="20"/>
          <w:szCs w:val="20"/>
        </w:rPr>
      </w:pPr>
    </w:p>
    <w:p w14:paraId="56E366F8" w14:textId="77777777" w:rsidR="00920839" w:rsidRPr="009404BB" w:rsidRDefault="00920839" w:rsidP="001E1A55">
      <w:pPr>
        <w:tabs>
          <w:tab w:val="left" w:pos="903"/>
        </w:tabs>
        <w:rPr>
          <w:sz w:val="20"/>
          <w:szCs w:val="20"/>
        </w:rPr>
      </w:pPr>
    </w:p>
    <w:p w14:paraId="0AF16EED" w14:textId="72D81BC6" w:rsidR="00633973" w:rsidRPr="009404BB" w:rsidRDefault="00EE472A" w:rsidP="00EE472A">
      <w:pPr>
        <w:pStyle w:val="Heading1"/>
      </w:pPr>
      <w:bookmarkStart w:id="1" w:name="_Toc196165269"/>
      <w:r w:rsidRPr="009404BB">
        <w:lastRenderedPageBreak/>
        <w:t>DAFTAR ISI</w:t>
      </w:r>
      <w:bookmarkEnd w:id="1"/>
    </w:p>
    <w:sdt>
      <w:sdtPr>
        <w:rPr>
          <w:rFonts w:ascii="Times New Roman" w:hAnsi="Times New Roman"/>
          <w:b w:val="0"/>
          <w:bCs w:val="0"/>
          <w:i w:val="0"/>
          <w:iCs w:val="0"/>
          <w:sz w:val="20"/>
          <w:szCs w:val="20"/>
        </w:rPr>
        <w:id w:val="-1298992001"/>
        <w:docPartObj>
          <w:docPartGallery w:val="Table of Contents"/>
          <w:docPartUnique/>
        </w:docPartObj>
      </w:sdtPr>
      <w:sdtEndPr>
        <w:rPr>
          <w:noProof/>
        </w:rPr>
      </w:sdtEndPr>
      <w:sdtContent>
        <w:p w14:paraId="0CD9D988" w14:textId="69485252" w:rsidR="0093678A" w:rsidRDefault="00116317">
          <w:pPr>
            <w:pStyle w:val="TOC1"/>
            <w:tabs>
              <w:tab w:val="right" w:leader="dot" w:pos="5838"/>
            </w:tabs>
            <w:rPr>
              <w:rFonts w:eastAsiaTheme="minorEastAsia" w:cstheme="minorBidi"/>
              <w:b w:val="0"/>
              <w:bCs w:val="0"/>
              <w:i w:val="0"/>
              <w:iCs w:val="0"/>
              <w:noProof/>
              <w:kern w:val="2"/>
              <w14:ligatures w14:val="standardContextual"/>
            </w:rPr>
          </w:pPr>
          <w:r w:rsidRPr="009404BB">
            <w:rPr>
              <w:rFonts w:ascii="Times New Roman" w:hAnsi="Times New Roman"/>
              <w:b w:val="0"/>
              <w:bCs w:val="0"/>
              <w:i w:val="0"/>
              <w:iCs w:val="0"/>
              <w:sz w:val="20"/>
              <w:szCs w:val="20"/>
            </w:rPr>
            <w:fldChar w:fldCharType="begin"/>
          </w:r>
          <w:r w:rsidRPr="009404BB">
            <w:rPr>
              <w:rFonts w:ascii="Times New Roman" w:hAnsi="Times New Roman"/>
              <w:b w:val="0"/>
              <w:bCs w:val="0"/>
              <w:i w:val="0"/>
              <w:iCs w:val="0"/>
              <w:sz w:val="20"/>
              <w:szCs w:val="20"/>
            </w:rPr>
            <w:instrText xml:space="preserve"> TOC \o "1-3" \h \z \u </w:instrText>
          </w:r>
          <w:r w:rsidRPr="009404BB">
            <w:rPr>
              <w:rFonts w:ascii="Times New Roman" w:hAnsi="Times New Roman"/>
              <w:b w:val="0"/>
              <w:bCs w:val="0"/>
              <w:i w:val="0"/>
              <w:iCs w:val="0"/>
              <w:sz w:val="20"/>
              <w:szCs w:val="20"/>
            </w:rPr>
            <w:fldChar w:fldCharType="separate"/>
          </w:r>
          <w:hyperlink w:anchor="_Toc196165269" w:history="1">
            <w:r w:rsidR="0093678A" w:rsidRPr="00102EE7">
              <w:rPr>
                <w:rStyle w:val="Hyperlink"/>
                <w:noProof/>
              </w:rPr>
              <w:t>DAFTAR ISI</w:t>
            </w:r>
            <w:r w:rsidR="0093678A">
              <w:rPr>
                <w:noProof/>
                <w:webHidden/>
              </w:rPr>
              <w:tab/>
            </w:r>
            <w:r w:rsidR="0093678A">
              <w:rPr>
                <w:noProof/>
                <w:webHidden/>
              </w:rPr>
              <w:fldChar w:fldCharType="begin"/>
            </w:r>
            <w:r w:rsidR="0093678A">
              <w:rPr>
                <w:noProof/>
                <w:webHidden/>
              </w:rPr>
              <w:instrText xml:space="preserve"> PAGEREF _Toc196165269 \h </w:instrText>
            </w:r>
            <w:r w:rsidR="0093678A">
              <w:rPr>
                <w:noProof/>
                <w:webHidden/>
              </w:rPr>
            </w:r>
            <w:r w:rsidR="0093678A">
              <w:rPr>
                <w:noProof/>
                <w:webHidden/>
              </w:rPr>
              <w:fldChar w:fldCharType="separate"/>
            </w:r>
            <w:r w:rsidR="0093678A">
              <w:rPr>
                <w:noProof/>
                <w:webHidden/>
              </w:rPr>
              <w:t>3</w:t>
            </w:r>
            <w:r w:rsidR="0093678A">
              <w:rPr>
                <w:noProof/>
                <w:webHidden/>
              </w:rPr>
              <w:fldChar w:fldCharType="end"/>
            </w:r>
          </w:hyperlink>
        </w:p>
        <w:p w14:paraId="1C7AE1F1" w14:textId="3AFD2BBD"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270" w:history="1">
            <w:r w:rsidRPr="00102EE7">
              <w:rPr>
                <w:rStyle w:val="Hyperlink"/>
                <w:noProof/>
              </w:rPr>
              <w:t>DAFTAR GAMBAR</w:t>
            </w:r>
            <w:r>
              <w:rPr>
                <w:noProof/>
                <w:webHidden/>
              </w:rPr>
              <w:tab/>
            </w:r>
            <w:r>
              <w:rPr>
                <w:noProof/>
                <w:webHidden/>
              </w:rPr>
              <w:fldChar w:fldCharType="begin"/>
            </w:r>
            <w:r>
              <w:rPr>
                <w:noProof/>
                <w:webHidden/>
              </w:rPr>
              <w:instrText xml:space="preserve"> PAGEREF _Toc196165270 \h </w:instrText>
            </w:r>
            <w:r>
              <w:rPr>
                <w:noProof/>
                <w:webHidden/>
              </w:rPr>
            </w:r>
            <w:r>
              <w:rPr>
                <w:noProof/>
                <w:webHidden/>
              </w:rPr>
              <w:fldChar w:fldCharType="separate"/>
            </w:r>
            <w:r>
              <w:rPr>
                <w:noProof/>
                <w:webHidden/>
              </w:rPr>
              <w:t>6</w:t>
            </w:r>
            <w:r>
              <w:rPr>
                <w:noProof/>
                <w:webHidden/>
              </w:rPr>
              <w:fldChar w:fldCharType="end"/>
            </w:r>
          </w:hyperlink>
        </w:p>
        <w:p w14:paraId="313AA27C" w14:textId="0CFBE966"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271" w:history="1">
            <w:r w:rsidRPr="00102EE7">
              <w:rPr>
                <w:rStyle w:val="Hyperlink"/>
                <w:noProof/>
              </w:rPr>
              <w:t>DAFTAR TABEL</w:t>
            </w:r>
            <w:r>
              <w:rPr>
                <w:noProof/>
                <w:webHidden/>
              </w:rPr>
              <w:tab/>
            </w:r>
            <w:r>
              <w:rPr>
                <w:noProof/>
                <w:webHidden/>
              </w:rPr>
              <w:fldChar w:fldCharType="begin"/>
            </w:r>
            <w:r>
              <w:rPr>
                <w:noProof/>
                <w:webHidden/>
              </w:rPr>
              <w:instrText xml:space="preserve"> PAGEREF _Toc196165271 \h </w:instrText>
            </w:r>
            <w:r>
              <w:rPr>
                <w:noProof/>
                <w:webHidden/>
              </w:rPr>
            </w:r>
            <w:r>
              <w:rPr>
                <w:noProof/>
                <w:webHidden/>
              </w:rPr>
              <w:fldChar w:fldCharType="separate"/>
            </w:r>
            <w:r>
              <w:rPr>
                <w:noProof/>
                <w:webHidden/>
              </w:rPr>
              <w:t>8</w:t>
            </w:r>
            <w:r>
              <w:rPr>
                <w:noProof/>
                <w:webHidden/>
              </w:rPr>
              <w:fldChar w:fldCharType="end"/>
            </w:r>
          </w:hyperlink>
        </w:p>
        <w:p w14:paraId="317830E9" w14:textId="622E6CC2"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272" w:history="1">
            <w:r w:rsidRPr="00102EE7">
              <w:rPr>
                <w:rStyle w:val="Hyperlink"/>
                <w:noProof/>
              </w:rPr>
              <w:t>BAB 1 PENDAHULUAN</w:t>
            </w:r>
            <w:r>
              <w:rPr>
                <w:noProof/>
                <w:webHidden/>
              </w:rPr>
              <w:tab/>
            </w:r>
            <w:r>
              <w:rPr>
                <w:noProof/>
                <w:webHidden/>
              </w:rPr>
              <w:fldChar w:fldCharType="begin"/>
            </w:r>
            <w:r>
              <w:rPr>
                <w:noProof/>
                <w:webHidden/>
              </w:rPr>
              <w:instrText xml:space="preserve"> PAGEREF _Toc196165272 \h </w:instrText>
            </w:r>
            <w:r>
              <w:rPr>
                <w:noProof/>
                <w:webHidden/>
              </w:rPr>
            </w:r>
            <w:r>
              <w:rPr>
                <w:noProof/>
                <w:webHidden/>
              </w:rPr>
              <w:fldChar w:fldCharType="separate"/>
            </w:r>
            <w:r>
              <w:rPr>
                <w:noProof/>
                <w:webHidden/>
              </w:rPr>
              <w:t>8</w:t>
            </w:r>
            <w:r>
              <w:rPr>
                <w:noProof/>
                <w:webHidden/>
              </w:rPr>
              <w:fldChar w:fldCharType="end"/>
            </w:r>
          </w:hyperlink>
        </w:p>
        <w:p w14:paraId="6AF92785" w14:textId="338AA8FB" w:rsidR="0093678A" w:rsidRDefault="0093678A">
          <w:pPr>
            <w:pStyle w:val="TOC2"/>
            <w:tabs>
              <w:tab w:val="left" w:pos="960"/>
              <w:tab w:val="right" w:leader="dot" w:pos="5838"/>
            </w:tabs>
            <w:rPr>
              <w:rFonts w:eastAsiaTheme="minorEastAsia" w:cstheme="minorBidi"/>
              <w:b w:val="0"/>
              <w:bCs w:val="0"/>
              <w:noProof/>
              <w:kern w:val="2"/>
              <w:sz w:val="24"/>
              <w:szCs w:val="24"/>
              <w14:ligatures w14:val="standardContextual"/>
            </w:rPr>
          </w:pPr>
          <w:hyperlink w:anchor="_Toc196165273" w:history="1">
            <w:r w:rsidRPr="00102EE7">
              <w:rPr>
                <w:rStyle w:val="Hyperlink"/>
                <w:noProof/>
              </w:rPr>
              <w:t>1.1</w:t>
            </w:r>
            <w:r>
              <w:rPr>
                <w:rFonts w:eastAsiaTheme="minorEastAsia" w:cstheme="minorBidi"/>
                <w:b w:val="0"/>
                <w:bCs w:val="0"/>
                <w:noProof/>
                <w:kern w:val="2"/>
                <w:sz w:val="24"/>
                <w:szCs w:val="24"/>
                <w14:ligatures w14:val="standardContextual"/>
              </w:rPr>
              <w:tab/>
            </w:r>
            <w:r w:rsidRPr="00102EE7">
              <w:rPr>
                <w:rStyle w:val="Hyperlink"/>
                <w:noProof/>
              </w:rPr>
              <w:t>LATAR BELAKANG</w:t>
            </w:r>
            <w:r>
              <w:rPr>
                <w:noProof/>
                <w:webHidden/>
              </w:rPr>
              <w:tab/>
            </w:r>
            <w:r>
              <w:rPr>
                <w:noProof/>
                <w:webHidden/>
              </w:rPr>
              <w:fldChar w:fldCharType="begin"/>
            </w:r>
            <w:r>
              <w:rPr>
                <w:noProof/>
                <w:webHidden/>
              </w:rPr>
              <w:instrText xml:space="preserve"> PAGEREF _Toc196165273 \h </w:instrText>
            </w:r>
            <w:r>
              <w:rPr>
                <w:noProof/>
                <w:webHidden/>
              </w:rPr>
            </w:r>
            <w:r>
              <w:rPr>
                <w:noProof/>
                <w:webHidden/>
              </w:rPr>
              <w:fldChar w:fldCharType="separate"/>
            </w:r>
            <w:r>
              <w:rPr>
                <w:noProof/>
                <w:webHidden/>
              </w:rPr>
              <w:t>9</w:t>
            </w:r>
            <w:r>
              <w:rPr>
                <w:noProof/>
                <w:webHidden/>
              </w:rPr>
              <w:fldChar w:fldCharType="end"/>
            </w:r>
          </w:hyperlink>
        </w:p>
        <w:p w14:paraId="736E0117" w14:textId="40884F09"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274" w:history="1">
            <w:r w:rsidRPr="00102EE7">
              <w:rPr>
                <w:rStyle w:val="Hyperlink"/>
                <w:noProof/>
              </w:rPr>
              <w:t>1.2 PERMASALAHAN</w:t>
            </w:r>
            <w:r>
              <w:rPr>
                <w:noProof/>
                <w:webHidden/>
              </w:rPr>
              <w:tab/>
            </w:r>
            <w:r>
              <w:rPr>
                <w:noProof/>
                <w:webHidden/>
              </w:rPr>
              <w:fldChar w:fldCharType="begin"/>
            </w:r>
            <w:r>
              <w:rPr>
                <w:noProof/>
                <w:webHidden/>
              </w:rPr>
              <w:instrText xml:space="preserve"> PAGEREF _Toc196165274 \h </w:instrText>
            </w:r>
            <w:r>
              <w:rPr>
                <w:noProof/>
                <w:webHidden/>
              </w:rPr>
            </w:r>
            <w:r>
              <w:rPr>
                <w:noProof/>
                <w:webHidden/>
              </w:rPr>
              <w:fldChar w:fldCharType="separate"/>
            </w:r>
            <w:r>
              <w:rPr>
                <w:noProof/>
                <w:webHidden/>
              </w:rPr>
              <w:t>10</w:t>
            </w:r>
            <w:r>
              <w:rPr>
                <w:noProof/>
                <w:webHidden/>
              </w:rPr>
              <w:fldChar w:fldCharType="end"/>
            </w:r>
          </w:hyperlink>
        </w:p>
        <w:p w14:paraId="5E2CBF39" w14:textId="50098A14"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275" w:history="1">
            <w:r w:rsidRPr="00102EE7">
              <w:rPr>
                <w:rStyle w:val="Hyperlink"/>
                <w:noProof/>
              </w:rPr>
              <w:t>1.3 TUJUAN</w:t>
            </w:r>
            <w:r>
              <w:rPr>
                <w:noProof/>
                <w:webHidden/>
              </w:rPr>
              <w:tab/>
            </w:r>
            <w:r>
              <w:rPr>
                <w:noProof/>
                <w:webHidden/>
              </w:rPr>
              <w:fldChar w:fldCharType="begin"/>
            </w:r>
            <w:r>
              <w:rPr>
                <w:noProof/>
                <w:webHidden/>
              </w:rPr>
              <w:instrText xml:space="preserve"> PAGEREF _Toc196165275 \h </w:instrText>
            </w:r>
            <w:r>
              <w:rPr>
                <w:noProof/>
                <w:webHidden/>
              </w:rPr>
            </w:r>
            <w:r>
              <w:rPr>
                <w:noProof/>
                <w:webHidden/>
              </w:rPr>
              <w:fldChar w:fldCharType="separate"/>
            </w:r>
            <w:r>
              <w:rPr>
                <w:noProof/>
                <w:webHidden/>
              </w:rPr>
              <w:t>11</w:t>
            </w:r>
            <w:r>
              <w:rPr>
                <w:noProof/>
                <w:webHidden/>
              </w:rPr>
              <w:fldChar w:fldCharType="end"/>
            </w:r>
          </w:hyperlink>
        </w:p>
        <w:p w14:paraId="75B0CEE3" w14:textId="5155C120"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276" w:history="1">
            <w:r w:rsidRPr="00102EE7">
              <w:rPr>
                <w:rStyle w:val="Hyperlink"/>
                <w:noProof/>
              </w:rPr>
              <w:t>1.4 MANFAAT</w:t>
            </w:r>
            <w:r>
              <w:rPr>
                <w:noProof/>
                <w:webHidden/>
              </w:rPr>
              <w:tab/>
            </w:r>
            <w:r>
              <w:rPr>
                <w:noProof/>
                <w:webHidden/>
              </w:rPr>
              <w:fldChar w:fldCharType="begin"/>
            </w:r>
            <w:r>
              <w:rPr>
                <w:noProof/>
                <w:webHidden/>
              </w:rPr>
              <w:instrText xml:space="preserve"> PAGEREF _Toc196165276 \h </w:instrText>
            </w:r>
            <w:r>
              <w:rPr>
                <w:noProof/>
                <w:webHidden/>
              </w:rPr>
            </w:r>
            <w:r>
              <w:rPr>
                <w:noProof/>
                <w:webHidden/>
              </w:rPr>
              <w:fldChar w:fldCharType="separate"/>
            </w:r>
            <w:r>
              <w:rPr>
                <w:noProof/>
                <w:webHidden/>
              </w:rPr>
              <w:t>12</w:t>
            </w:r>
            <w:r>
              <w:rPr>
                <w:noProof/>
                <w:webHidden/>
              </w:rPr>
              <w:fldChar w:fldCharType="end"/>
            </w:r>
          </w:hyperlink>
        </w:p>
        <w:p w14:paraId="1AFDCADC" w14:textId="12CAC381"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277" w:history="1">
            <w:r w:rsidRPr="00102EE7">
              <w:rPr>
                <w:rStyle w:val="Hyperlink"/>
                <w:noProof/>
              </w:rPr>
              <w:t>1.5 SISTEMATIKA PENULISAN</w:t>
            </w:r>
            <w:r>
              <w:rPr>
                <w:noProof/>
                <w:webHidden/>
              </w:rPr>
              <w:tab/>
            </w:r>
            <w:r>
              <w:rPr>
                <w:noProof/>
                <w:webHidden/>
              </w:rPr>
              <w:fldChar w:fldCharType="begin"/>
            </w:r>
            <w:r>
              <w:rPr>
                <w:noProof/>
                <w:webHidden/>
              </w:rPr>
              <w:instrText xml:space="preserve"> PAGEREF _Toc196165277 \h </w:instrText>
            </w:r>
            <w:r>
              <w:rPr>
                <w:noProof/>
                <w:webHidden/>
              </w:rPr>
            </w:r>
            <w:r>
              <w:rPr>
                <w:noProof/>
                <w:webHidden/>
              </w:rPr>
              <w:fldChar w:fldCharType="separate"/>
            </w:r>
            <w:r>
              <w:rPr>
                <w:noProof/>
                <w:webHidden/>
              </w:rPr>
              <w:t>12</w:t>
            </w:r>
            <w:r>
              <w:rPr>
                <w:noProof/>
                <w:webHidden/>
              </w:rPr>
              <w:fldChar w:fldCharType="end"/>
            </w:r>
          </w:hyperlink>
        </w:p>
        <w:p w14:paraId="155C1F15" w14:textId="7E6B9B11" w:rsidR="0093678A" w:rsidRDefault="0093678A">
          <w:pPr>
            <w:pStyle w:val="TOC3"/>
            <w:tabs>
              <w:tab w:val="left" w:pos="1200"/>
              <w:tab w:val="right" w:leader="dot" w:pos="5838"/>
            </w:tabs>
            <w:rPr>
              <w:rFonts w:eastAsiaTheme="minorEastAsia" w:cstheme="minorBidi"/>
              <w:noProof/>
              <w:kern w:val="2"/>
              <w:sz w:val="24"/>
              <w:szCs w:val="24"/>
              <w14:ligatures w14:val="standardContextual"/>
            </w:rPr>
          </w:pPr>
          <w:hyperlink w:anchor="_Toc196165278" w:history="1">
            <w:r w:rsidRPr="00102EE7">
              <w:rPr>
                <w:rStyle w:val="Hyperlink"/>
                <w:bCs/>
                <w:noProof/>
              </w:rPr>
              <w:t>Bab 1</w:t>
            </w:r>
            <w:r>
              <w:rPr>
                <w:rFonts w:eastAsiaTheme="minorEastAsia" w:cstheme="minorBidi"/>
                <w:noProof/>
                <w:kern w:val="2"/>
                <w:sz w:val="24"/>
                <w:szCs w:val="24"/>
                <w14:ligatures w14:val="standardContextual"/>
              </w:rPr>
              <w:tab/>
            </w:r>
            <w:r w:rsidRPr="00102EE7">
              <w:rPr>
                <w:rStyle w:val="Hyperlink"/>
                <w:bCs/>
                <w:noProof/>
              </w:rPr>
              <w:t>Pendahuluan</w:t>
            </w:r>
            <w:r>
              <w:rPr>
                <w:noProof/>
                <w:webHidden/>
              </w:rPr>
              <w:tab/>
            </w:r>
            <w:r>
              <w:rPr>
                <w:noProof/>
                <w:webHidden/>
              </w:rPr>
              <w:fldChar w:fldCharType="begin"/>
            </w:r>
            <w:r>
              <w:rPr>
                <w:noProof/>
                <w:webHidden/>
              </w:rPr>
              <w:instrText xml:space="preserve"> PAGEREF _Toc196165278 \h </w:instrText>
            </w:r>
            <w:r>
              <w:rPr>
                <w:noProof/>
                <w:webHidden/>
              </w:rPr>
            </w:r>
            <w:r>
              <w:rPr>
                <w:noProof/>
                <w:webHidden/>
              </w:rPr>
              <w:fldChar w:fldCharType="separate"/>
            </w:r>
            <w:r>
              <w:rPr>
                <w:noProof/>
                <w:webHidden/>
              </w:rPr>
              <w:t>12</w:t>
            </w:r>
            <w:r>
              <w:rPr>
                <w:noProof/>
                <w:webHidden/>
              </w:rPr>
              <w:fldChar w:fldCharType="end"/>
            </w:r>
          </w:hyperlink>
        </w:p>
        <w:p w14:paraId="0A213536" w14:textId="3ACA4B4D" w:rsidR="0093678A" w:rsidRDefault="0093678A">
          <w:pPr>
            <w:pStyle w:val="TOC3"/>
            <w:tabs>
              <w:tab w:val="left" w:pos="1200"/>
              <w:tab w:val="right" w:leader="dot" w:pos="5838"/>
            </w:tabs>
            <w:rPr>
              <w:rFonts w:eastAsiaTheme="minorEastAsia" w:cstheme="minorBidi"/>
              <w:noProof/>
              <w:kern w:val="2"/>
              <w:sz w:val="24"/>
              <w:szCs w:val="24"/>
              <w14:ligatures w14:val="standardContextual"/>
            </w:rPr>
          </w:pPr>
          <w:hyperlink w:anchor="_Toc196165279" w:history="1">
            <w:r w:rsidRPr="00102EE7">
              <w:rPr>
                <w:rStyle w:val="Hyperlink"/>
                <w:bCs/>
                <w:noProof/>
              </w:rPr>
              <w:t>Bab 2</w:t>
            </w:r>
            <w:r>
              <w:rPr>
                <w:rFonts w:eastAsiaTheme="minorEastAsia" w:cstheme="minorBidi"/>
                <w:noProof/>
                <w:kern w:val="2"/>
                <w:sz w:val="24"/>
                <w:szCs w:val="24"/>
                <w14:ligatures w14:val="standardContextual"/>
              </w:rPr>
              <w:tab/>
            </w:r>
            <w:r w:rsidRPr="00102EE7">
              <w:rPr>
                <w:rStyle w:val="Hyperlink"/>
                <w:bCs/>
                <w:noProof/>
              </w:rPr>
              <w:t>Kajian Pustaka</w:t>
            </w:r>
            <w:r>
              <w:rPr>
                <w:noProof/>
                <w:webHidden/>
              </w:rPr>
              <w:tab/>
            </w:r>
            <w:r>
              <w:rPr>
                <w:noProof/>
                <w:webHidden/>
              </w:rPr>
              <w:fldChar w:fldCharType="begin"/>
            </w:r>
            <w:r>
              <w:rPr>
                <w:noProof/>
                <w:webHidden/>
              </w:rPr>
              <w:instrText xml:space="preserve"> PAGEREF _Toc196165279 \h </w:instrText>
            </w:r>
            <w:r>
              <w:rPr>
                <w:noProof/>
                <w:webHidden/>
              </w:rPr>
            </w:r>
            <w:r>
              <w:rPr>
                <w:noProof/>
                <w:webHidden/>
              </w:rPr>
              <w:fldChar w:fldCharType="separate"/>
            </w:r>
            <w:r>
              <w:rPr>
                <w:noProof/>
                <w:webHidden/>
              </w:rPr>
              <w:t>13</w:t>
            </w:r>
            <w:r>
              <w:rPr>
                <w:noProof/>
                <w:webHidden/>
              </w:rPr>
              <w:fldChar w:fldCharType="end"/>
            </w:r>
          </w:hyperlink>
        </w:p>
        <w:p w14:paraId="3702FE28" w14:textId="3506677D" w:rsidR="0093678A" w:rsidRDefault="0093678A">
          <w:pPr>
            <w:pStyle w:val="TOC3"/>
            <w:tabs>
              <w:tab w:val="left" w:pos="1200"/>
              <w:tab w:val="right" w:leader="dot" w:pos="5838"/>
            </w:tabs>
            <w:rPr>
              <w:rFonts w:eastAsiaTheme="minorEastAsia" w:cstheme="minorBidi"/>
              <w:noProof/>
              <w:kern w:val="2"/>
              <w:sz w:val="24"/>
              <w:szCs w:val="24"/>
              <w14:ligatures w14:val="standardContextual"/>
            </w:rPr>
          </w:pPr>
          <w:hyperlink w:anchor="_Toc196165280" w:history="1">
            <w:r w:rsidRPr="00102EE7">
              <w:rPr>
                <w:rStyle w:val="Hyperlink"/>
                <w:bCs/>
                <w:noProof/>
              </w:rPr>
              <w:t>Bab 3</w:t>
            </w:r>
            <w:r>
              <w:rPr>
                <w:rFonts w:eastAsiaTheme="minorEastAsia" w:cstheme="minorBidi"/>
                <w:noProof/>
                <w:kern w:val="2"/>
                <w:sz w:val="24"/>
                <w:szCs w:val="24"/>
                <w14:ligatures w14:val="standardContextual"/>
              </w:rPr>
              <w:tab/>
            </w:r>
            <w:r w:rsidRPr="00102EE7">
              <w:rPr>
                <w:rStyle w:val="Hyperlink"/>
                <w:bCs/>
                <w:noProof/>
              </w:rPr>
              <w:t>Deskripsi Sistem</w:t>
            </w:r>
            <w:r>
              <w:rPr>
                <w:noProof/>
                <w:webHidden/>
              </w:rPr>
              <w:tab/>
            </w:r>
            <w:r>
              <w:rPr>
                <w:noProof/>
                <w:webHidden/>
              </w:rPr>
              <w:fldChar w:fldCharType="begin"/>
            </w:r>
            <w:r>
              <w:rPr>
                <w:noProof/>
                <w:webHidden/>
              </w:rPr>
              <w:instrText xml:space="preserve"> PAGEREF _Toc196165280 \h </w:instrText>
            </w:r>
            <w:r>
              <w:rPr>
                <w:noProof/>
                <w:webHidden/>
              </w:rPr>
            </w:r>
            <w:r>
              <w:rPr>
                <w:noProof/>
                <w:webHidden/>
              </w:rPr>
              <w:fldChar w:fldCharType="separate"/>
            </w:r>
            <w:r>
              <w:rPr>
                <w:noProof/>
                <w:webHidden/>
              </w:rPr>
              <w:t>13</w:t>
            </w:r>
            <w:r>
              <w:rPr>
                <w:noProof/>
                <w:webHidden/>
              </w:rPr>
              <w:fldChar w:fldCharType="end"/>
            </w:r>
          </w:hyperlink>
        </w:p>
        <w:p w14:paraId="08DD1E73" w14:textId="6EF7DFC8" w:rsidR="0093678A" w:rsidRDefault="0093678A">
          <w:pPr>
            <w:pStyle w:val="TOC3"/>
            <w:tabs>
              <w:tab w:val="left" w:pos="1200"/>
              <w:tab w:val="right" w:leader="dot" w:pos="5838"/>
            </w:tabs>
            <w:rPr>
              <w:rFonts w:eastAsiaTheme="minorEastAsia" w:cstheme="minorBidi"/>
              <w:noProof/>
              <w:kern w:val="2"/>
              <w:sz w:val="24"/>
              <w:szCs w:val="24"/>
              <w14:ligatures w14:val="standardContextual"/>
            </w:rPr>
          </w:pPr>
          <w:hyperlink w:anchor="_Toc196165281" w:history="1">
            <w:r w:rsidRPr="00102EE7">
              <w:rPr>
                <w:rStyle w:val="Hyperlink"/>
                <w:bCs/>
                <w:noProof/>
              </w:rPr>
              <w:t>Bab 4</w:t>
            </w:r>
            <w:r>
              <w:rPr>
                <w:rFonts w:eastAsiaTheme="minorEastAsia" w:cstheme="minorBidi"/>
                <w:noProof/>
                <w:kern w:val="2"/>
                <w:sz w:val="24"/>
                <w:szCs w:val="24"/>
                <w14:ligatures w14:val="standardContextual"/>
              </w:rPr>
              <w:tab/>
            </w:r>
            <w:r w:rsidRPr="00102EE7">
              <w:rPr>
                <w:rStyle w:val="Hyperlink"/>
                <w:bCs/>
                <w:noProof/>
              </w:rPr>
              <w:t>Eksperimen dan Analisis</w:t>
            </w:r>
            <w:r>
              <w:rPr>
                <w:noProof/>
                <w:webHidden/>
              </w:rPr>
              <w:tab/>
            </w:r>
            <w:r>
              <w:rPr>
                <w:noProof/>
                <w:webHidden/>
              </w:rPr>
              <w:fldChar w:fldCharType="begin"/>
            </w:r>
            <w:r>
              <w:rPr>
                <w:noProof/>
                <w:webHidden/>
              </w:rPr>
              <w:instrText xml:space="preserve"> PAGEREF _Toc196165281 \h </w:instrText>
            </w:r>
            <w:r>
              <w:rPr>
                <w:noProof/>
                <w:webHidden/>
              </w:rPr>
            </w:r>
            <w:r>
              <w:rPr>
                <w:noProof/>
                <w:webHidden/>
              </w:rPr>
              <w:fldChar w:fldCharType="separate"/>
            </w:r>
            <w:r>
              <w:rPr>
                <w:noProof/>
                <w:webHidden/>
              </w:rPr>
              <w:t>13</w:t>
            </w:r>
            <w:r>
              <w:rPr>
                <w:noProof/>
                <w:webHidden/>
              </w:rPr>
              <w:fldChar w:fldCharType="end"/>
            </w:r>
          </w:hyperlink>
        </w:p>
        <w:p w14:paraId="25E5D40E" w14:textId="1A6636C9" w:rsidR="0093678A" w:rsidRDefault="0093678A">
          <w:pPr>
            <w:pStyle w:val="TOC3"/>
            <w:tabs>
              <w:tab w:val="left" w:pos="1200"/>
              <w:tab w:val="right" w:leader="dot" w:pos="5838"/>
            </w:tabs>
            <w:rPr>
              <w:rFonts w:eastAsiaTheme="minorEastAsia" w:cstheme="minorBidi"/>
              <w:noProof/>
              <w:kern w:val="2"/>
              <w:sz w:val="24"/>
              <w:szCs w:val="24"/>
              <w14:ligatures w14:val="standardContextual"/>
            </w:rPr>
          </w:pPr>
          <w:hyperlink w:anchor="_Toc196165282" w:history="1">
            <w:r w:rsidRPr="00102EE7">
              <w:rPr>
                <w:rStyle w:val="Hyperlink"/>
                <w:bCs/>
                <w:noProof/>
              </w:rPr>
              <w:t>Bab 5</w:t>
            </w:r>
            <w:r>
              <w:rPr>
                <w:rFonts w:eastAsiaTheme="minorEastAsia" w:cstheme="minorBidi"/>
                <w:noProof/>
                <w:kern w:val="2"/>
                <w:sz w:val="24"/>
                <w:szCs w:val="24"/>
                <w14:ligatures w14:val="standardContextual"/>
              </w:rPr>
              <w:tab/>
            </w:r>
            <w:r w:rsidRPr="00102EE7">
              <w:rPr>
                <w:rStyle w:val="Hyperlink"/>
                <w:bCs/>
                <w:noProof/>
              </w:rPr>
              <w:t>Penutup</w:t>
            </w:r>
            <w:r>
              <w:rPr>
                <w:noProof/>
                <w:webHidden/>
              </w:rPr>
              <w:tab/>
            </w:r>
            <w:r>
              <w:rPr>
                <w:noProof/>
                <w:webHidden/>
              </w:rPr>
              <w:fldChar w:fldCharType="begin"/>
            </w:r>
            <w:r>
              <w:rPr>
                <w:noProof/>
                <w:webHidden/>
              </w:rPr>
              <w:instrText xml:space="preserve"> PAGEREF _Toc196165282 \h </w:instrText>
            </w:r>
            <w:r>
              <w:rPr>
                <w:noProof/>
                <w:webHidden/>
              </w:rPr>
            </w:r>
            <w:r>
              <w:rPr>
                <w:noProof/>
                <w:webHidden/>
              </w:rPr>
              <w:fldChar w:fldCharType="separate"/>
            </w:r>
            <w:r>
              <w:rPr>
                <w:noProof/>
                <w:webHidden/>
              </w:rPr>
              <w:t>13</w:t>
            </w:r>
            <w:r>
              <w:rPr>
                <w:noProof/>
                <w:webHidden/>
              </w:rPr>
              <w:fldChar w:fldCharType="end"/>
            </w:r>
          </w:hyperlink>
        </w:p>
        <w:p w14:paraId="7D04F25A" w14:textId="7FF63621"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283" w:history="1">
            <w:r w:rsidRPr="00102EE7">
              <w:rPr>
                <w:rStyle w:val="Hyperlink"/>
                <w:noProof/>
              </w:rPr>
              <w:t>BAB 2 KAJIAN PUSTAKA</w:t>
            </w:r>
            <w:r>
              <w:rPr>
                <w:noProof/>
                <w:webHidden/>
              </w:rPr>
              <w:tab/>
            </w:r>
            <w:r>
              <w:rPr>
                <w:noProof/>
                <w:webHidden/>
              </w:rPr>
              <w:fldChar w:fldCharType="begin"/>
            </w:r>
            <w:r>
              <w:rPr>
                <w:noProof/>
                <w:webHidden/>
              </w:rPr>
              <w:instrText xml:space="preserve"> PAGEREF _Toc196165283 \h </w:instrText>
            </w:r>
            <w:r>
              <w:rPr>
                <w:noProof/>
                <w:webHidden/>
              </w:rPr>
            </w:r>
            <w:r>
              <w:rPr>
                <w:noProof/>
                <w:webHidden/>
              </w:rPr>
              <w:fldChar w:fldCharType="separate"/>
            </w:r>
            <w:r>
              <w:rPr>
                <w:noProof/>
                <w:webHidden/>
              </w:rPr>
              <w:t>15</w:t>
            </w:r>
            <w:r>
              <w:rPr>
                <w:noProof/>
                <w:webHidden/>
              </w:rPr>
              <w:fldChar w:fldCharType="end"/>
            </w:r>
          </w:hyperlink>
        </w:p>
        <w:p w14:paraId="41D25BA9" w14:textId="000517B2" w:rsidR="0093678A" w:rsidRDefault="0093678A">
          <w:pPr>
            <w:pStyle w:val="TOC2"/>
            <w:tabs>
              <w:tab w:val="left" w:pos="960"/>
              <w:tab w:val="right" w:leader="dot" w:pos="5838"/>
            </w:tabs>
            <w:rPr>
              <w:rFonts w:eastAsiaTheme="minorEastAsia" w:cstheme="minorBidi"/>
              <w:b w:val="0"/>
              <w:bCs w:val="0"/>
              <w:noProof/>
              <w:kern w:val="2"/>
              <w:sz w:val="24"/>
              <w:szCs w:val="24"/>
              <w14:ligatures w14:val="standardContextual"/>
            </w:rPr>
          </w:pPr>
          <w:hyperlink w:anchor="_Toc196165284" w:history="1">
            <w:r w:rsidRPr="00102EE7">
              <w:rPr>
                <w:rStyle w:val="Hyperlink"/>
                <w:noProof/>
              </w:rPr>
              <w:t>2.1</w:t>
            </w:r>
            <w:r>
              <w:rPr>
                <w:rFonts w:eastAsiaTheme="minorEastAsia" w:cstheme="minorBidi"/>
                <w:b w:val="0"/>
                <w:bCs w:val="0"/>
                <w:noProof/>
                <w:kern w:val="2"/>
                <w:sz w:val="24"/>
                <w:szCs w:val="24"/>
                <w14:ligatures w14:val="standardContextual"/>
              </w:rPr>
              <w:tab/>
            </w:r>
            <w:r w:rsidRPr="00102EE7">
              <w:rPr>
                <w:rStyle w:val="Hyperlink"/>
                <w:noProof/>
              </w:rPr>
              <w:t>DESKRIPSI PERMASALAHAN</w:t>
            </w:r>
            <w:r>
              <w:rPr>
                <w:noProof/>
                <w:webHidden/>
              </w:rPr>
              <w:tab/>
            </w:r>
            <w:r>
              <w:rPr>
                <w:noProof/>
                <w:webHidden/>
              </w:rPr>
              <w:fldChar w:fldCharType="begin"/>
            </w:r>
            <w:r>
              <w:rPr>
                <w:noProof/>
                <w:webHidden/>
              </w:rPr>
              <w:instrText xml:space="preserve"> PAGEREF _Toc196165284 \h </w:instrText>
            </w:r>
            <w:r>
              <w:rPr>
                <w:noProof/>
                <w:webHidden/>
              </w:rPr>
            </w:r>
            <w:r>
              <w:rPr>
                <w:noProof/>
                <w:webHidden/>
              </w:rPr>
              <w:fldChar w:fldCharType="separate"/>
            </w:r>
            <w:r>
              <w:rPr>
                <w:noProof/>
                <w:webHidden/>
              </w:rPr>
              <w:t>15</w:t>
            </w:r>
            <w:r>
              <w:rPr>
                <w:noProof/>
                <w:webHidden/>
              </w:rPr>
              <w:fldChar w:fldCharType="end"/>
            </w:r>
          </w:hyperlink>
        </w:p>
        <w:p w14:paraId="3E132AB3" w14:textId="47001708"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285" w:history="1">
            <w:r w:rsidRPr="00102EE7">
              <w:rPr>
                <w:rStyle w:val="Hyperlink"/>
                <w:noProof/>
              </w:rPr>
              <w:t>2.2 TEORI PENUNJANG</w:t>
            </w:r>
            <w:r>
              <w:rPr>
                <w:noProof/>
                <w:webHidden/>
              </w:rPr>
              <w:tab/>
            </w:r>
            <w:r>
              <w:rPr>
                <w:noProof/>
                <w:webHidden/>
              </w:rPr>
              <w:fldChar w:fldCharType="begin"/>
            </w:r>
            <w:r>
              <w:rPr>
                <w:noProof/>
                <w:webHidden/>
              </w:rPr>
              <w:instrText xml:space="preserve"> PAGEREF _Toc196165285 \h </w:instrText>
            </w:r>
            <w:r>
              <w:rPr>
                <w:noProof/>
                <w:webHidden/>
              </w:rPr>
            </w:r>
            <w:r>
              <w:rPr>
                <w:noProof/>
                <w:webHidden/>
              </w:rPr>
              <w:fldChar w:fldCharType="separate"/>
            </w:r>
            <w:r>
              <w:rPr>
                <w:noProof/>
                <w:webHidden/>
              </w:rPr>
              <w:t>16</w:t>
            </w:r>
            <w:r>
              <w:rPr>
                <w:noProof/>
                <w:webHidden/>
              </w:rPr>
              <w:fldChar w:fldCharType="end"/>
            </w:r>
          </w:hyperlink>
        </w:p>
        <w:p w14:paraId="0059F9BC" w14:textId="5DD79526"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86" w:history="1">
            <w:r w:rsidRPr="00102EE7">
              <w:rPr>
                <w:rStyle w:val="Hyperlink"/>
                <w:bCs/>
                <w:noProof/>
              </w:rPr>
              <w:t>2.2.1 Software Testing</w:t>
            </w:r>
            <w:r>
              <w:rPr>
                <w:noProof/>
                <w:webHidden/>
              </w:rPr>
              <w:tab/>
            </w:r>
            <w:r>
              <w:rPr>
                <w:noProof/>
                <w:webHidden/>
              </w:rPr>
              <w:fldChar w:fldCharType="begin"/>
            </w:r>
            <w:r>
              <w:rPr>
                <w:noProof/>
                <w:webHidden/>
              </w:rPr>
              <w:instrText xml:space="preserve"> PAGEREF _Toc196165286 \h </w:instrText>
            </w:r>
            <w:r>
              <w:rPr>
                <w:noProof/>
                <w:webHidden/>
              </w:rPr>
            </w:r>
            <w:r>
              <w:rPr>
                <w:noProof/>
                <w:webHidden/>
              </w:rPr>
              <w:fldChar w:fldCharType="separate"/>
            </w:r>
            <w:r>
              <w:rPr>
                <w:noProof/>
                <w:webHidden/>
              </w:rPr>
              <w:t>17</w:t>
            </w:r>
            <w:r>
              <w:rPr>
                <w:noProof/>
                <w:webHidden/>
              </w:rPr>
              <w:fldChar w:fldCharType="end"/>
            </w:r>
          </w:hyperlink>
        </w:p>
        <w:p w14:paraId="16CE5992" w14:textId="4828D1D4"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87" w:history="1">
            <w:r w:rsidRPr="00102EE7">
              <w:rPr>
                <w:rStyle w:val="Hyperlink"/>
                <w:bCs/>
                <w:noProof/>
              </w:rPr>
              <w:t>2.2.2 Software Quality Assurance</w:t>
            </w:r>
            <w:r>
              <w:rPr>
                <w:noProof/>
                <w:webHidden/>
              </w:rPr>
              <w:tab/>
            </w:r>
            <w:r>
              <w:rPr>
                <w:noProof/>
                <w:webHidden/>
              </w:rPr>
              <w:fldChar w:fldCharType="begin"/>
            </w:r>
            <w:r>
              <w:rPr>
                <w:noProof/>
                <w:webHidden/>
              </w:rPr>
              <w:instrText xml:space="preserve"> PAGEREF _Toc196165287 \h </w:instrText>
            </w:r>
            <w:r>
              <w:rPr>
                <w:noProof/>
                <w:webHidden/>
              </w:rPr>
            </w:r>
            <w:r>
              <w:rPr>
                <w:noProof/>
                <w:webHidden/>
              </w:rPr>
              <w:fldChar w:fldCharType="separate"/>
            </w:r>
            <w:r>
              <w:rPr>
                <w:noProof/>
                <w:webHidden/>
              </w:rPr>
              <w:t>17</w:t>
            </w:r>
            <w:r>
              <w:rPr>
                <w:noProof/>
                <w:webHidden/>
              </w:rPr>
              <w:fldChar w:fldCharType="end"/>
            </w:r>
          </w:hyperlink>
        </w:p>
        <w:p w14:paraId="054EF954" w14:textId="5E8E35D1"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88" w:history="1">
            <w:r w:rsidRPr="00102EE7">
              <w:rPr>
                <w:rStyle w:val="Hyperlink"/>
                <w:bCs/>
                <w:noProof/>
              </w:rPr>
              <w:t>2.2.3 Test Case</w:t>
            </w:r>
            <w:r>
              <w:rPr>
                <w:noProof/>
                <w:webHidden/>
              </w:rPr>
              <w:tab/>
            </w:r>
            <w:r>
              <w:rPr>
                <w:noProof/>
                <w:webHidden/>
              </w:rPr>
              <w:fldChar w:fldCharType="begin"/>
            </w:r>
            <w:r>
              <w:rPr>
                <w:noProof/>
                <w:webHidden/>
              </w:rPr>
              <w:instrText xml:space="preserve"> PAGEREF _Toc196165288 \h </w:instrText>
            </w:r>
            <w:r>
              <w:rPr>
                <w:noProof/>
                <w:webHidden/>
              </w:rPr>
            </w:r>
            <w:r>
              <w:rPr>
                <w:noProof/>
                <w:webHidden/>
              </w:rPr>
              <w:fldChar w:fldCharType="separate"/>
            </w:r>
            <w:r>
              <w:rPr>
                <w:noProof/>
                <w:webHidden/>
              </w:rPr>
              <w:t>18</w:t>
            </w:r>
            <w:r>
              <w:rPr>
                <w:noProof/>
                <w:webHidden/>
              </w:rPr>
              <w:fldChar w:fldCharType="end"/>
            </w:r>
          </w:hyperlink>
        </w:p>
        <w:p w14:paraId="41BFD1B4" w14:textId="03A4D0A5"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89" w:history="1">
            <w:r w:rsidRPr="00102EE7">
              <w:rPr>
                <w:rStyle w:val="Hyperlink"/>
                <w:bCs/>
                <w:noProof/>
              </w:rPr>
              <w:t>2.2.4 Chatbot</w:t>
            </w:r>
            <w:r>
              <w:rPr>
                <w:noProof/>
                <w:webHidden/>
              </w:rPr>
              <w:tab/>
            </w:r>
            <w:r>
              <w:rPr>
                <w:noProof/>
                <w:webHidden/>
              </w:rPr>
              <w:fldChar w:fldCharType="begin"/>
            </w:r>
            <w:r>
              <w:rPr>
                <w:noProof/>
                <w:webHidden/>
              </w:rPr>
              <w:instrText xml:space="preserve"> PAGEREF _Toc196165289 \h </w:instrText>
            </w:r>
            <w:r>
              <w:rPr>
                <w:noProof/>
                <w:webHidden/>
              </w:rPr>
            </w:r>
            <w:r>
              <w:rPr>
                <w:noProof/>
                <w:webHidden/>
              </w:rPr>
              <w:fldChar w:fldCharType="separate"/>
            </w:r>
            <w:r>
              <w:rPr>
                <w:noProof/>
                <w:webHidden/>
              </w:rPr>
              <w:t>18</w:t>
            </w:r>
            <w:r>
              <w:rPr>
                <w:noProof/>
                <w:webHidden/>
              </w:rPr>
              <w:fldChar w:fldCharType="end"/>
            </w:r>
          </w:hyperlink>
        </w:p>
        <w:p w14:paraId="76DCCFA5" w14:textId="1EEE3939"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0" w:history="1">
            <w:r w:rsidRPr="00102EE7">
              <w:rPr>
                <w:rStyle w:val="Hyperlink"/>
                <w:bCs/>
                <w:noProof/>
              </w:rPr>
              <w:t>2.2.5 Text Mining</w:t>
            </w:r>
            <w:r>
              <w:rPr>
                <w:noProof/>
                <w:webHidden/>
              </w:rPr>
              <w:tab/>
            </w:r>
            <w:r>
              <w:rPr>
                <w:noProof/>
                <w:webHidden/>
              </w:rPr>
              <w:fldChar w:fldCharType="begin"/>
            </w:r>
            <w:r>
              <w:rPr>
                <w:noProof/>
                <w:webHidden/>
              </w:rPr>
              <w:instrText xml:space="preserve"> PAGEREF _Toc196165290 \h </w:instrText>
            </w:r>
            <w:r>
              <w:rPr>
                <w:noProof/>
                <w:webHidden/>
              </w:rPr>
            </w:r>
            <w:r>
              <w:rPr>
                <w:noProof/>
                <w:webHidden/>
              </w:rPr>
              <w:fldChar w:fldCharType="separate"/>
            </w:r>
            <w:r>
              <w:rPr>
                <w:noProof/>
                <w:webHidden/>
              </w:rPr>
              <w:t>19</w:t>
            </w:r>
            <w:r>
              <w:rPr>
                <w:noProof/>
                <w:webHidden/>
              </w:rPr>
              <w:fldChar w:fldCharType="end"/>
            </w:r>
          </w:hyperlink>
        </w:p>
        <w:p w14:paraId="1016D685" w14:textId="331DD05F"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1" w:history="1">
            <w:r w:rsidRPr="00102EE7">
              <w:rPr>
                <w:rStyle w:val="Hyperlink"/>
                <w:bCs/>
                <w:noProof/>
              </w:rPr>
              <w:t>2.2.6 Context Recognition</w:t>
            </w:r>
            <w:r>
              <w:rPr>
                <w:noProof/>
                <w:webHidden/>
              </w:rPr>
              <w:tab/>
            </w:r>
            <w:r>
              <w:rPr>
                <w:noProof/>
                <w:webHidden/>
              </w:rPr>
              <w:fldChar w:fldCharType="begin"/>
            </w:r>
            <w:r>
              <w:rPr>
                <w:noProof/>
                <w:webHidden/>
              </w:rPr>
              <w:instrText xml:space="preserve"> PAGEREF _Toc196165291 \h </w:instrText>
            </w:r>
            <w:r>
              <w:rPr>
                <w:noProof/>
                <w:webHidden/>
              </w:rPr>
            </w:r>
            <w:r>
              <w:rPr>
                <w:noProof/>
                <w:webHidden/>
              </w:rPr>
              <w:fldChar w:fldCharType="separate"/>
            </w:r>
            <w:r>
              <w:rPr>
                <w:noProof/>
                <w:webHidden/>
              </w:rPr>
              <w:t>21</w:t>
            </w:r>
            <w:r>
              <w:rPr>
                <w:noProof/>
                <w:webHidden/>
              </w:rPr>
              <w:fldChar w:fldCharType="end"/>
            </w:r>
          </w:hyperlink>
        </w:p>
        <w:p w14:paraId="57305D3E" w14:textId="0C6FA173"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2" w:history="1">
            <w:r w:rsidRPr="00102EE7">
              <w:rPr>
                <w:rStyle w:val="Hyperlink"/>
                <w:bCs/>
                <w:noProof/>
              </w:rPr>
              <w:t>2.2.7 Cosine Similarity</w:t>
            </w:r>
            <w:r>
              <w:rPr>
                <w:noProof/>
                <w:webHidden/>
              </w:rPr>
              <w:tab/>
            </w:r>
            <w:r>
              <w:rPr>
                <w:noProof/>
                <w:webHidden/>
              </w:rPr>
              <w:fldChar w:fldCharType="begin"/>
            </w:r>
            <w:r>
              <w:rPr>
                <w:noProof/>
                <w:webHidden/>
              </w:rPr>
              <w:instrText xml:space="preserve"> PAGEREF _Toc196165292 \h </w:instrText>
            </w:r>
            <w:r>
              <w:rPr>
                <w:noProof/>
                <w:webHidden/>
              </w:rPr>
            </w:r>
            <w:r>
              <w:rPr>
                <w:noProof/>
                <w:webHidden/>
              </w:rPr>
              <w:fldChar w:fldCharType="separate"/>
            </w:r>
            <w:r>
              <w:rPr>
                <w:noProof/>
                <w:webHidden/>
              </w:rPr>
              <w:t>22</w:t>
            </w:r>
            <w:r>
              <w:rPr>
                <w:noProof/>
                <w:webHidden/>
              </w:rPr>
              <w:fldChar w:fldCharType="end"/>
            </w:r>
          </w:hyperlink>
        </w:p>
        <w:p w14:paraId="757604D0" w14:textId="7221A979"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3" w:history="1">
            <w:r w:rsidRPr="00102EE7">
              <w:rPr>
                <w:rStyle w:val="Hyperlink"/>
                <w:bCs/>
                <w:noProof/>
              </w:rPr>
              <w:t>2.2.8 Google Spreadsheets</w:t>
            </w:r>
            <w:r>
              <w:rPr>
                <w:noProof/>
                <w:webHidden/>
              </w:rPr>
              <w:tab/>
            </w:r>
            <w:r>
              <w:rPr>
                <w:noProof/>
                <w:webHidden/>
              </w:rPr>
              <w:fldChar w:fldCharType="begin"/>
            </w:r>
            <w:r>
              <w:rPr>
                <w:noProof/>
                <w:webHidden/>
              </w:rPr>
              <w:instrText xml:space="preserve"> PAGEREF _Toc196165293 \h </w:instrText>
            </w:r>
            <w:r>
              <w:rPr>
                <w:noProof/>
                <w:webHidden/>
              </w:rPr>
            </w:r>
            <w:r>
              <w:rPr>
                <w:noProof/>
                <w:webHidden/>
              </w:rPr>
              <w:fldChar w:fldCharType="separate"/>
            </w:r>
            <w:r>
              <w:rPr>
                <w:noProof/>
                <w:webHidden/>
              </w:rPr>
              <w:t>23</w:t>
            </w:r>
            <w:r>
              <w:rPr>
                <w:noProof/>
                <w:webHidden/>
              </w:rPr>
              <w:fldChar w:fldCharType="end"/>
            </w:r>
          </w:hyperlink>
        </w:p>
        <w:p w14:paraId="4BA391FA" w14:textId="5CD4AED1"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294" w:history="1">
            <w:r w:rsidRPr="00102EE7">
              <w:rPr>
                <w:rStyle w:val="Hyperlink"/>
                <w:noProof/>
              </w:rPr>
              <w:t>2.3 PENELITIAN TERKAIT</w:t>
            </w:r>
            <w:r>
              <w:rPr>
                <w:noProof/>
                <w:webHidden/>
              </w:rPr>
              <w:tab/>
            </w:r>
            <w:r>
              <w:rPr>
                <w:noProof/>
                <w:webHidden/>
              </w:rPr>
              <w:fldChar w:fldCharType="begin"/>
            </w:r>
            <w:r>
              <w:rPr>
                <w:noProof/>
                <w:webHidden/>
              </w:rPr>
              <w:instrText xml:space="preserve"> PAGEREF _Toc196165294 \h </w:instrText>
            </w:r>
            <w:r>
              <w:rPr>
                <w:noProof/>
                <w:webHidden/>
              </w:rPr>
            </w:r>
            <w:r>
              <w:rPr>
                <w:noProof/>
                <w:webHidden/>
              </w:rPr>
              <w:fldChar w:fldCharType="separate"/>
            </w:r>
            <w:r>
              <w:rPr>
                <w:noProof/>
                <w:webHidden/>
              </w:rPr>
              <w:t>24</w:t>
            </w:r>
            <w:r>
              <w:rPr>
                <w:noProof/>
                <w:webHidden/>
              </w:rPr>
              <w:fldChar w:fldCharType="end"/>
            </w:r>
          </w:hyperlink>
        </w:p>
        <w:p w14:paraId="5D240BBF" w14:textId="481CBB8E"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5" w:history="1">
            <w:r w:rsidRPr="00102EE7">
              <w:rPr>
                <w:rStyle w:val="Hyperlink"/>
                <w:bCs/>
                <w:noProof/>
              </w:rPr>
              <w:t>2.3.1 Knowledge Based Chatbot With Context Recognition</w:t>
            </w:r>
            <w:r>
              <w:rPr>
                <w:noProof/>
                <w:webHidden/>
              </w:rPr>
              <w:tab/>
            </w:r>
            <w:r>
              <w:rPr>
                <w:noProof/>
                <w:webHidden/>
              </w:rPr>
              <w:fldChar w:fldCharType="begin"/>
            </w:r>
            <w:r>
              <w:rPr>
                <w:noProof/>
                <w:webHidden/>
              </w:rPr>
              <w:instrText xml:space="preserve"> PAGEREF _Toc196165295 \h </w:instrText>
            </w:r>
            <w:r>
              <w:rPr>
                <w:noProof/>
                <w:webHidden/>
              </w:rPr>
            </w:r>
            <w:r>
              <w:rPr>
                <w:noProof/>
                <w:webHidden/>
              </w:rPr>
              <w:fldChar w:fldCharType="separate"/>
            </w:r>
            <w:r>
              <w:rPr>
                <w:noProof/>
                <w:webHidden/>
              </w:rPr>
              <w:t>24</w:t>
            </w:r>
            <w:r>
              <w:rPr>
                <w:noProof/>
                <w:webHidden/>
              </w:rPr>
              <w:fldChar w:fldCharType="end"/>
            </w:r>
          </w:hyperlink>
        </w:p>
        <w:p w14:paraId="4AE375C1" w14:textId="33D0D552"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6" w:history="1">
            <w:r w:rsidRPr="00102EE7">
              <w:rPr>
                <w:rStyle w:val="Hyperlink"/>
                <w:bCs/>
                <w:noProof/>
              </w:rPr>
              <w:t>2.3.2 Aplikasi Penilaian Ujian Essay Otomatis Menggunakan Metode Cosine Similarity</w:t>
            </w:r>
            <w:r>
              <w:rPr>
                <w:noProof/>
                <w:webHidden/>
              </w:rPr>
              <w:tab/>
            </w:r>
            <w:r>
              <w:rPr>
                <w:noProof/>
                <w:webHidden/>
              </w:rPr>
              <w:fldChar w:fldCharType="begin"/>
            </w:r>
            <w:r>
              <w:rPr>
                <w:noProof/>
                <w:webHidden/>
              </w:rPr>
              <w:instrText xml:space="preserve"> PAGEREF _Toc196165296 \h </w:instrText>
            </w:r>
            <w:r>
              <w:rPr>
                <w:noProof/>
                <w:webHidden/>
              </w:rPr>
            </w:r>
            <w:r>
              <w:rPr>
                <w:noProof/>
                <w:webHidden/>
              </w:rPr>
              <w:fldChar w:fldCharType="separate"/>
            </w:r>
            <w:r>
              <w:rPr>
                <w:noProof/>
                <w:webHidden/>
              </w:rPr>
              <w:t>24</w:t>
            </w:r>
            <w:r>
              <w:rPr>
                <w:noProof/>
                <w:webHidden/>
              </w:rPr>
              <w:fldChar w:fldCharType="end"/>
            </w:r>
          </w:hyperlink>
        </w:p>
        <w:p w14:paraId="13293F03" w14:textId="5FAC38AE"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7" w:history="1">
            <w:r w:rsidRPr="00102EE7">
              <w:rPr>
                <w:rStyle w:val="Hyperlink"/>
                <w:bCs/>
                <w:noProof/>
              </w:rPr>
              <w:t>2.3.3 Penerapan Metode Cosine Similarity Dalam Aplikasi Chatbot Layanan Wisata Di Wilayah Malang</w:t>
            </w:r>
            <w:r>
              <w:rPr>
                <w:noProof/>
                <w:webHidden/>
              </w:rPr>
              <w:tab/>
            </w:r>
            <w:r>
              <w:rPr>
                <w:noProof/>
                <w:webHidden/>
              </w:rPr>
              <w:fldChar w:fldCharType="begin"/>
            </w:r>
            <w:r>
              <w:rPr>
                <w:noProof/>
                <w:webHidden/>
              </w:rPr>
              <w:instrText xml:space="preserve"> PAGEREF _Toc196165297 \h </w:instrText>
            </w:r>
            <w:r>
              <w:rPr>
                <w:noProof/>
                <w:webHidden/>
              </w:rPr>
            </w:r>
            <w:r>
              <w:rPr>
                <w:noProof/>
                <w:webHidden/>
              </w:rPr>
              <w:fldChar w:fldCharType="separate"/>
            </w:r>
            <w:r>
              <w:rPr>
                <w:noProof/>
                <w:webHidden/>
              </w:rPr>
              <w:t>24</w:t>
            </w:r>
            <w:r>
              <w:rPr>
                <w:noProof/>
                <w:webHidden/>
              </w:rPr>
              <w:fldChar w:fldCharType="end"/>
            </w:r>
          </w:hyperlink>
        </w:p>
        <w:p w14:paraId="30631E06" w14:textId="2FD0BEFB"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8" w:history="1">
            <w:r w:rsidRPr="00102EE7">
              <w:rPr>
                <w:rStyle w:val="Hyperlink"/>
                <w:bCs/>
                <w:noProof/>
              </w:rPr>
              <w:t>2.3.4 Chatbot Gangguan Mental Berbasis Incremental Knowledge Dengan Metode Temporal Different Learning</w:t>
            </w:r>
            <w:r>
              <w:rPr>
                <w:noProof/>
                <w:webHidden/>
              </w:rPr>
              <w:tab/>
            </w:r>
            <w:r>
              <w:rPr>
                <w:noProof/>
                <w:webHidden/>
              </w:rPr>
              <w:fldChar w:fldCharType="begin"/>
            </w:r>
            <w:r>
              <w:rPr>
                <w:noProof/>
                <w:webHidden/>
              </w:rPr>
              <w:instrText xml:space="preserve"> PAGEREF _Toc196165298 \h </w:instrText>
            </w:r>
            <w:r>
              <w:rPr>
                <w:noProof/>
                <w:webHidden/>
              </w:rPr>
            </w:r>
            <w:r>
              <w:rPr>
                <w:noProof/>
                <w:webHidden/>
              </w:rPr>
              <w:fldChar w:fldCharType="separate"/>
            </w:r>
            <w:r>
              <w:rPr>
                <w:noProof/>
                <w:webHidden/>
              </w:rPr>
              <w:t>25</w:t>
            </w:r>
            <w:r>
              <w:rPr>
                <w:noProof/>
                <w:webHidden/>
              </w:rPr>
              <w:fldChar w:fldCharType="end"/>
            </w:r>
          </w:hyperlink>
        </w:p>
        <w:p w14:paraId="65838E0A" w14:textId="5FD6E004"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299" w:history="1">
            <w:r w:rsidRPr="00102EE7">
              <w:rPr>
                <w:rStyle w:val="Hyperlink"/>
                <w:bCs/>
                <w:noProof/>
              </w:rPr>
              <w:t>2.3.5 Pembangunan Aplikasi Chatbot Informasi Akademik berbasis Cosine Similiarity dan Library Sastrawi Stemmer (Studi Kasus: Teknik Informatika IT PLN)</w:t>
            </w:r>
            <w:r>
              <w:rPr>
                <w:noProof/>
                <w:webHidden/>
              </w:rPr>
              <w:tab/>
            </w:r>
            <w:r>
              <w:rPr>
                <w:noProof/>
                <w:webHidden/>
              </w:rPr>
              <w:fldChar w:fldCharType="begin"/>
            </w:r>
            <w:r>
              <w:rPr>
                <w:noProof/>
                <w:webHidden/>
              </w:rPr>
              <w:instrText xml:space="preserve"> PAGEREF _Toc196165299 \h </w:instrText>
            </w:r>
            <w:r>
              <w:rPr>
                <w:noProof/>
                <w:webHidden/>
              </w:rPr>
            </w:r>
            <w:r>
              <w:rPr>
                <w:noProof/>
                <w:webHidden/>
              </w:rPr>
              <w:fldChar w:fldCharType="separate"/>
            </w:r>
            <w:r>
              <w:rPr>
                <w:noProof/>
                <w:webHidden/>
              </w:rPr>
              <w:t>25</w:t>
            </w:r>
            <w:r>
              <w:rPr>
                <w:noProof/>
                <w:webHidden/>
              </w:rPr>
              <w:fldChar w:fldCharType="end"/>
            </w:r>
          </w:hyperlink>
        </w:p>
        <w:p w14:paraId="02ED08E0" w14:textId="2A0C9D59"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300" w:history="1">
            <w:r w:rsidRPr="00102EE7">
              <w:rPr>
                <w:rStyle w:val="Hyperlink"/>
                <w:bCs/>
                <w:noProof/>
              </w:rPr>
              <w:t>2.3.6 Information Service Chatbot with Context Recognition and Synonym Detection</w:t>
            </w:r>
            <w:r>
              <w:rPr>
                <w:noProof/>
                <w:webHidden/>
              </w:rPr>
              <w:tab/>
            </w:r>
            <w:r>
              <w:rPr>
                <w:noProof/>
                <w:webHidden/>
              </w:rPr>
              <w:fldChar w:fldCharType="begin"/>
            </w:r>
            <w:r>
              <w:rPr>
                <w:noProof/>
                <w:webHidden/>
              </w:rPr>
              <w:instrText xml:space="preserve"> PAGEREF _Toc196165300 \h </w:instrText>
            </w:r>
            <w:r>
              <w:rPr>
                <w:noProof/>
                <w:webHidden/>
              </w:rPr>
            </w:r>
            <w:r>
              <w:rPr>
                <w:noProof/>
                <w:webHidden/>
              </w:rPr>
              <w:fldChar w:fldCharType="separate"/>
            </w:r>
            <w:r>
              <w:rPr>
                <w:noProof/>
                <w:webHidden/>
              </w:rPr>
              <w:t>26</w:t>
            </w:r>
            <w:r>
              <w:rPr>
                <w:noProof/>
                <w:webHidden/>
              </w:rPr>
              <w:fldChar w:fldCharType="end"/>
            </w:r>
          </w:hyperlink>
        </w:p>
        <w:p w14:paraId="5A7A3AC9" w14:textId="59E10D0A"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301" w:history="1">
            <w:r w:rsidRPr="00102EE7">
              <w:rPr>
                <w:rStyle w:val="Hyperlink"/>
                <w:noProof/>
              </w:rPr>
              <w:t>BAB 3 DESKRIPSI SISTEM</w:t>
            </w:r>
            <w:r>
              <w:rPr>
                <w:noProof/>
                <w:webHidden/>
              </w:rPr>
              <w:tab/>
            </w:r>
            <w:r>
              <w:rPr>
                <w:noProof/>
                <w:webHidden/>
              </w:rPr>
              <w:fldChar w:fldCharType="begin"/>
            </w:r>
            <w:r>
              <w:rPr>
                <w:noProof/>
                <w:webHidden/>
              </w:rPr>
              <w:instrText xml:space="preserve"> PAGEREF _Toc196165301 \h </w:instrText>
            </w:r>
            <w:r>
              <w:rPr>
                <w:noProof/>
                <w:webHidden/>
              </w:rPr>
            </w:r>
            <w:r>
              <w:rPr>
                <w:noProof/>
                <w:webHidden/>
              </w:rPr>
              <w:fldChar w:fldCharType="separate"/>
            </w:r>
            <w:r>
              <w:rPr>
                <w:noProof/>
                <w:webHidden/>
              </w:rPr>
              <w:t>27</w:t>
            </w:r>
            <w:r>
              <w:rPr>
                <w:noProof/>
                <w:webHidden/>
              </w:rPr>
              <w:fldChar w:fldCharType="end"/>
            </w:r>
          </w:hyperlink>
        </w:p>
        <w:p w14:paraId="1E2E20D1" w14:textId="08F678F7"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302" w:history="1">
            <w:r w:rsidRPr="00102EE7">
              <w:rPr>
                <w:rStyle w:val="Hyperlink"/>
                <w:noProof/>
              </w:rPr>
              <w:t>3.1 DESKRIPSI SOLUSI</w:t>
            </w:r>
            <w:r>
              <w:rPr>
                <w:noProof/>
                <w:webHidden/>
              </w:rPr>
              <w:tab/>
            </w:r>
            <w:r>
              <w:rPr>
                <w:noProof/>
                <w:webHidden/>
              </w:rPr>
              <w:fldChar w:fldCharType="begin"/>
            </w:r>
            <w:r>
              <w:rPr>
                <w:noProof/>
                <w:webHidden/>
              </w:rPr>
              <w:instrText xml:space="preserve"> PAGEREF _Toc196165302 \h </w:instrText>
            </w:r>
            <w:r>
              <w:rPr>
                <w:noProof/>
                <w:webHidden/>
              </w:rPr>
            </w:r>
            <w:r>
              <w:rPr>
                <w:noProof/>
                <w:webHidden/>
              </w:rPr>
              <w:fldChar w:fldCharType="separate"/>
            </w:r>
            <w:r>
              <w:rPr>
                <w:noProof/>
                <w:webHidden/>
              </w:rPr>
              <w:t>27</w:t>
            </w:r>
            <w:r>
              <w:rPr>
                <w:noProof/>
                <w:webHidden/>
              </w:rPr>
              <w:fldChar w:fldCharType="end"/>
            </w:r>
          </w:hyperlink>
        </w:p>
        <w:p w14:paraId="6AADBCB4" w14:textId="0F393BC3" w:rsidR="0093678A" w:rsidRDefault="0093678A">
          <w:pPr>
            <w:pStyle w:val="TOC2"/>
            <w:tabs>
              <w:tab w:val="right" w:leader="dot" w:pos="5838"/>
            </w:tabs>
            <w:rPr>
              <w:rFonts w:eastAsiaTheme="minorEastAsia" w:cstheme="minorBidi"/>
              <w:b w:val="0"/>
              <w:bCs w:val="0"/>
              <w:noProof/>
              <w:kern w:val="2"/>
              <w:sz w:val="24"/>
              <w:szCs w:val="24"/>
              <w14:ligatures w14:val="standardContextual"/>
            </w:rPr>
          </w:pPr>
          <w:hyperlink w:anchor="_Toc196165303" w:history="1">
            <w:r w:rsidRPr="00102EE7">
              <w:rPr>
                <w:rStyle w:val="Hyperlink"/>
                <w:noProof/>
              </w:rPr>
              <w:t>3.2 DESAIN SISTEM</w:t>
            </w:r>
            <w:r>
              <w:rPr>
                <w:noProof/>
                <w:webHidden/>
              </w:rPr>
              <w:tab/>
            </w:r>
            <w:r>
              <w:rPr>
                <w:noProof/>
                <w:webHidden/>
              </w:rPr>
              <w:fldChar w:fldCharType="begin"/>
            </w:r>
            <w:r>
              <w:rPr>
                <w:noProof/>
                <w:webHidden/>
              </w:rPr>
              <w:instrText xml:space="preserve"> PAGEREF _Toc196165303 \h </w:instrText>
            </w:r>
            <w:r>
              <w:rPr>
                <w:noProof/>
                <w:webHidden/>
              </w:rPr>
            </w:r>
            <w:r>
              <w:rPr>
                <w:noProof/>
                <w:webHidden/>
              </w:rPr>
              <w:fldChar w:fldCharType="separate"/>
            </w:r>
            <w:r>
              <w:rPr>
                <w:noProof/>
                <w:webHidden/>
              </w:rPr>
              <w:t>28</w:t>
            </w:r>
            <w:r>
              <w:rPr>
                <w:noProof/>
                <w:webHidden/>
              </w:rPr>
              <w:fldChar w:fldCharType="end"/>
            </w:r>
          </w:hyperlink>
        </w:p>
        <w:p w14:paraId="2DAC19BE" w14:textId="61171F01" w:rsidR="0093678A" w:rsidRDefault="0093678A" w:rsidP="0093678A">
          <w:pPr>
            <w:pStyle w:val="TOC3"/>
            <w:tabs>
              <w:tab w:val="right" w:leader="dot" w:pos="5838"/>
            </w:tabs>
            <w:rPr>
              <w:rFonts w:eastAsiaTheme="minorEastAsia" w:cstheme="minorBidi"/>
              <w:noProof/>
              <w:kern w:val="2"/>
              <w:sz w:val="24"/>
              <w:szCs w:val="24"/>
              <w14:ligatures w14:val="standardContextual"/>
            </w:rPr>
          </w:pPr>
          <w:hyperlink w:anchor="_Toc196165304" w:history="1">
            <w:r w:rsidRPr="00102EE7">
              <w:rPr>
                <w:rStyle w:val="Hyperlink"/>
                <w:bCs/>
                <w:noProof/>
              </w:rPr>
              <w:t>3.2.1 BACKEND &amp; MODEL</w:t>
            </w:r>
            <w:r>
              <w:rPr>
                <w:noProof/>
                <w:webHidden/>
              </w:rPr>
              <w:tab/>
            </w:r>
            <w:r>
              <w:rPr>
                <w:noProof/>
                <w:webHidden/>
              </w:rPr>
              <w:fldChar w:fldCharType="begin"/>
            </w:r>
            <w:r>
              <w:rPr>
                <w:noProof/>
                <w:webHidden/>
              </w:rPr>
              <w:instrText xml:space="preserve"> PAGEREF _Toc196165304 \h </w:instrText>
            </w:r>
            <w:r>
              <w:rPr>
                <w:noProof/>
                <w:webHidden/>
              </w:rPr>
            </w:r>
            <w:r>
              <w:rPr>
                <w:noProof/>
                <w:webHidden/>
              </w:rPr>
              <w:fldChar w:fldCharType="separate"/>
            </w:r>
            <w:r>
              <w:rPr>
                <w:noProof/>
                <w:webHidden/>
              </w:rPr>
              <w:t>30</w:t>
            </w:r>
            <w:r>
              <w:rPr>
                <w:noProof/>
                <w:webHidden/>
              </w:rPr>
              <w:fldChar w:fldCharType="end"/>
            </w:r>
          </w:hyperlink>
        </w:p>
        <w:p w14:paraId="2B6A6C8C" w14:textId="4F55BFD5" w:rsidR="0093678A" w:rsidRDefault="0093678A" w:rsidP="0093678A">
          <w:pPr>
            <w:pStyle w:val="TOC3"/>
            <w:tabs>
              <w:tab w:val="right" w:leader="dot" w:pos="5838"/>
            </w:tabs>
            <w:rPr>
              <w:rFonts w:eastAsiaTheme="minorEastAsia" w:cstheme="minorBidi"/>
              <w:noProof/>
              <w:kern w:val="2"/>
              <w:sz w:val="24"/>
              <w:szCs w:val="24"/>
              <w14:ligatures w14:val="standardContextual"/>
            </w:rPr>
          </w:pPr>
          <w:hyperlink w:anchor="_Toc196165306" w:history="1">
            <w:r w:rsidRPr="00102EE7">
              <w:rPr>
                <w:rStyle w:val="Hyperlink"/>
                <w:bCs/>
                <w:noProof/>
              </w:rPr>
              <w:t>3.2.2 DATABASE</w:t>
            </w:r>
            <w:r>
              <w:rPr>
                <w:noProof/>
                <w:webHidden/>
              </w:rPr>
              <w:tab/>
            </w:r>
            <w:r>
              <w:rPr>
                <w:noProof/>
                <w:webHidden/>
              </w:rPr>
              <w:fldChar w:fldCharType="begin"/>
            </w:r>
            <w:r>
              <w:rPr>
                <w:noProof/>
                <w:webHidden/>
              </w:rPr>
              <w:instrText xml:space="preserve"> PAGEREF _Toc196165306 \h </w:instrText>
            </w:r>
            <w:r>
              <w:rPr>
                <w:noProof/>
                <w:webHidden/>
              </w:rPr>
            </w:r>
            <w:r>
              <w:rPr>
                <w:noProof/>
                <w:webHidden/>
              </w:rPr>
              <w:fldChar w:fldCharType="separate"/>
            </w:r>
            <w:r>
              <w:rPr>
                <w:noProof/>
                <w:webHidden/>
              </w:rPr>
              <w:t>34</w:t>
            </w:r>
            <w:r>
              <w:rPr>
                <w:noProof/>
                <w:webHidden/>
              </w:rPr>
              <w:fldChar w:fldCharType="end"/>
            </w:r>
          </w:hyperlink>
        </w:p>
        <w:p w14:paraId="2CD30144" w14:textId="76E6BA5A"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308" w:history="1">
            <w:r w:rsidRPr="00102EE7">
              <w:rPr>
                <w:rStyle w:val="Hyperlink"/>
                <w:bCs/>
                <w:noProof/>
              </w:rPr>
              <w:t>3.2.3 FRONTEND</w:t>
            </w:r>
            <w:r>
              <w:rPr>
                <w:noProof/>
                <w:webHidden/>
              </w:rPr>
              <w:tab/>
            </w:r>
            <w:r>
              <w:rPr>
                <w:noProof/>
                <w:webHidden/>
              </w:rPr>
              <w:fldChar w:fldCharType="begin"/>
            </w:r>
            <w:r>
              <w:rPr>
                <w:noProof/>
                <w:webHidden/>
              </w:rPr>
              <w:instrText xml:space="preserve"> PAGEREF _Toc196165308 \h </w:instrText>
            </w:r>
            <w:r>
              <w:rPr>
                <w:noProof/>
                <w:webHidden/>
              </w:rPr>
            </w:r>
            <w:r>
              <w:rPr>
                <w:noProof/>
                <w:webHidden/>
              </w:rPr>
              <w:fldChar w:fldCharType="separate"/>
            </w:r>
            <w:r>
              <w:rPr>
                <w:noProof/>
                <w:webHidden/>
              </w:rPr>
              <w:t>39</w:t>
            </w:r>
            <w:r>
              <w:rPr>
                <w:noProof/>
                <w:webHidden/>
              </w:rPr>
              <w:fldChar w:fldCharType="end"/>
            </w:r>
          </w:hyperlink>
        </w:p>
        <w:p w14:paraId="35E44F57" w14:textId="1A5156D8" w:rsidR="0093678A" w:rsidRDefault="0093678A">
          <w:pPr>
            <w:pStyle w:val="TOC3"/>
            <w:tabs>
              <w:tab w:val="right" w:leader="dot" w:pos="5838"/>
            </w:tabs>
            <w:rPr>
              <w:rFonts w:eastAsiaTheme="minorEastAsia" w:cstheme="minorBidi"/>
              <w:noProof/>
              <w:kern w:val="2"/>
              <w:sz w:val="24"/>
              <w:szCs w:val="24"/>
              <w14:ligatures w14:val="standardContextual"/>
            </w:rPr>
          </w:pPr>
          <w:hyperlink w:anchor="_Toc196165309" w:history="1">
            <w:r w:rsidRPr="00102EE7">
              <w:rPr>
                <w:rStyle w:val="Hyperlink"/>
                <w:bCs/>
                <w:noProof/>
              </w:rPr>
              <w:t>3.2.10 TIMELINE PENGERJAAN</w:t>
            </w:r>
            <w:r>
              <w:rPr>
                <w:noProof/>
                <w:webHidden/>
              </w:rPr>
              <w:tab/>
            </w:r>
            <w:r>
              <w:rPr>
                <w:noProof/>
                <w:webHidden/>
              </w:rPr>
              <w:fldChar w:fldCharType="begin"/>
            </w:r>
            <w:r>
              <w:rPr>
                <w:noProof/>
                <w:webHidden/>
              </w:rPr>
              <w:instrText xml:space="preserve"> PAGEREF _Toc196165309 \h </w:instrText>
            </w:r>
            <w:r>
              <w:rPr>
                <w:noProof/>
                <w:webHidden/>
              </w:rPr>
            </w:r>
            <w:r>
              <w:rPr>
                <w:noProof/>
                <w:webHidden/>
              </w:rPr>
              <w:fldChar w:fldCharType="separate"/>
            </w:r>
            <w:r>
              <w:rPr>
                <w:noProof/>
                <w:webHidden/>
              </w:rPr>
              <w:t>41</w:t>
            </w:r>
            <w:r>
              <w:rPr>
                <w:noProof/>
                <w:webHidden/>
              </w:rPr>
              <w:fldChar w:fldCharType="end"/>
            </w:r>
          </w:hyperlink>
        </w:p>
        <w:p w14:paraId="12C49AF1" w14:textId="3DF1A5C9"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310" w:history="1">
            <w:r w:rsidRPr="00102EE7">
              <w:rPr>
                <w:rStyle w:val="Hyperlink"/>
                <w:noProof/>
              </w:rPr>
              <w:t>BAB 4 EKSPERIMEN DAN ANALISIS</w:t>
            </w:r>
            <w:r>
              <w:rPr>
                <w:noProof/>
                <w:webHidden/>
              </w:rPr>
              <w:tab/>
            </w:r>
            <w:r>
              <w:rPr>
                <w:noProof/>
                <w:webHidden/>
              </w:rPr>
              <w:fldChar w:fldCharType="begin"/>
            </w:r>
            <w:r>
              <w:rPr>
                <w:noProof/>
                <w:webHidden/>
              </w:rPr>
              <w:instrText xml:space="preserve"> PAGEREF _Toc196165310 \h </w:instrText>
            </w:r>
            <w:r>
              <w:rPr>
                <w:noProof/>
                <w:webHidden/>
              </w:rPr>
            </w:r>
            <w:r>
              <w:rPr>
                <w:noProof/>
                <w:webHidden/>
              </w:rPr>
              <w:fldChar w:fldCharType="separate"/>
            </w:r>
            <w:r>
              <w:rPr>
                <w:noProof/>
                <w:webHidden/>
              </w:rPr>
              <w:t>42</w:t>
            </w:r>
            <w:r>
              <w:rPr>
                <w:noProof/>
                <w:webHidden/>
              </w:rPr>
              <w:fldChar w:fldCharType="end"/>
            </w:r>
          </w:hyperlink>
        </w:p>
        <w:p w14:paraId="1B78DD54" w14:textId="53FE932C"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311" w:history="1">
            <w:r w:rsidRPr="00102EE7">
              <w:rPr>
                <w:rStyle w:val="Hyperlink"/>
                <w:noProof/>
              </w:rPr>
              <w:t>BAB 5 PROGRESS PENELITIAN</w:t>
            </w:r>
            <w:r>
              <w:rPr>
                <w:noProof/>
                <w:webHidden/>
              </w:rPr>
              <w:tab/>
            </w:r>
            <w:r>
              <w:rPr>
                <w:noProof/>
                <w:webHidden/>
              </w:rPr>
              <w:fldChar w:fldCharType="begin"/>
            </w:r>
            <w:r>
              <w:rPr>
                <w:noProof/>
                <w:webHidden/>
              </w:rPr>
              <w:instrText xml:space="preserve"> PAGEREF _Toc196165311 \h </w:instrText>
            </w:r>
            <w:r>
              <w:rPr>
                <w:noProof/>
                <w:webHidden/>
              </w:rPr>
            </w:r>
            <w:r>
              <w:rPr>
                <w:noProof/>
                <w:webHidden/>
              </w:rPr>
              <w:fldChar w:fldCharType="separate"/>
            </w:r>
            <w:r>
              <w:rPr>
                <w:noProof/>
                <w:webHidden/>
              </w:rPr>
              <w:t>76</w:t>
            </w:r>
            <w:r>
              <w:rPr>
                <w:noProof/>
                <w:webHidden/>
              </w:rPr>
              <w:fldChar w:fldCharType="end"/>
            </w:r>
          </w:hyperlink>
        </w:p>
        <w:p w14:paraId="06CFA7D3" w14:textId="504BF9E9" w:rsidR="0093678A" w:rsidRDefault="0093678A">
          <w:pPr>
            <w:pStyle w:val="TOC1"/>
            <w:tabs>
              <w:tab w:val="right" w:leader="dot" w:pos="5838"/>
            </w:tabs>
            <w:rPr>
              <w:rFonts w:eastAsiaTheme="minorEastAsia" w:cstheme="minorBidi"/>
              <w:b w:val="0"/>
              <w:bCs w:val="0"/>
              <w:i w:val="0"/>
              <w:iCs w:val="0"/>
              <w:noProof/>
              <w:kern w:val="2"/>
              <w14:ligatures w14:val="standardContextual"/>
            </w:rPr>
          </w:pPr>
          <w:hyperlink w:anchor="_Toc196165312" w:history="1">
            <w:r w:rsidRPr="00102EE7">
              <w:rPr>
                <w:rStyle w:val="Hyperlink"/>
                <w:noProof/>
              </w:rPr>
              <w:t>DAFTAR PUSTAKA</w:t>
            </w:r>
            <w:r>
              <w:rPr>
                <w:noProof/>
                <w:webHidden/>
              </w:rPr>
              <w:tab/>
            </w:r>
            <w:r>
              <w:rPr>
                <w:noProof/>
                <w:webHidden/>
              </w:rPr>
              <w:fldChar w:fldCharType="begin"/>
            </w:r>
            <w:r>
              <w:rPr>
                <w:noProof/>
                <w:webHidden/>
              </w:rPr>
              <w:instrText xml:space="preserve"> PAGEREF _Toc196165312 \h </w:instrText>
            </w:r>
            <w:r>
              <w:rPr>
                <w:noProof/>
                <w:webHidden/>
              </w:rPr>
            </w:r>
            <w:r>
              <w:rPr>
                <w:noProof/>
                <w:webHidden/>
              </w:rPr>
              <w:fldChar w:fldCharType="separate"/>
            </w:r>
            <w:r>
              <w:rPr>
                <w:noProof/>
                <w:webHidden/>
              </w:rPr>
              <w:t>81</w:t>
            </w:r>
            <w:r>
              <w:rPr>
                <w:noProof/>
                <w:webHidden/>
              </w:rPr>
              <w:fldChar w:fldCharType="end"/>
            </w:r>
          </w:hyperlink>
        </w:p>
        <w:p w14:paraId="2DF2C1AF" w14:textId="676607FE" w:rsidR="00116317" w:rsidRPr="009404BB" w:rsidRDefault="00116317">
          <w:pPr>
            <w:rPr>
              <w:sz w:val="20"/>
              <w:szCs w:val="20"/>
            </w:rPr>
          </w:pPr>
          <w:r w:rsidRPr="009404BB">
            <w:rPr>
              <w:noProof/>
              <w:sz w:val="20"/>
              <w:szCs w:val="20"/>
            </w:rPr>
            <w:fldChar w:fldCharType="end"/>
          </w:r>
        </w:p>
      </w:sdtContent>
    </w:sdt>
    <w:p w14:paraId="5A751ED5" w14:textId="77777777" w:rsidR="00633973" w:rsidRPr="009404BB" w:rsidRDefault="00633973" w:rsidP="001E1A55">
      <w:pPr>
        <w:tabs>
          <w:tab w:val="left" w:pos="903"/>
        </w:tabs>
        <w:rPr>
          <w:sz w:val="20"/>
          <w:szCs w:val="20"/>
        </w:rPr>
      </w:pPr>
    </w:p>
    <w:p w14:paraId="7840B1A9" w14:textId="77777777" w:rsidR="00633973" w:rsidRPr="009404BB" w:rsidRDefault="00633973" w:rsidP="001E1A55">
      <w:pPr>
        <w:tabs>
          <w:tab w:val="left" w:pos="903"/>
        </w:tabs>
        <w:rPr>
          <w:sz w:val="20"/>
          <w:szCs w:val="20"/>
        </w:rPr>
      </w:pPr>
    </w:p>
    <w:p w14:paraId="16AB564A" w14:textId="77777777" w:rsidR="00633973" w:rsidRPr="009404BB" w:rsidRDefault="00633973" w:rsidP="001E1A55">
      <w:pPr>
        <w:tabs>
          <w:tab w:val="left" w:pos="903"/>
        </w:tabs>
        <w:rPr>
          <w:sz w:val="20"/>
          <w:szCs w:val="20"/>
        </w:rPr>
      </w:pPr>
    </w:p>
    <w:p w14:paraId="127A1699" w14:textId="77777777" w:rsidR="009404BB" w:rsidRPr="009404BB" w:rsidRDefault="009404BB" w:rsidP="001E1A55">
      <w:pPr>
        <w:tabs>
          <w:tab w:val="left" w:pos="903"/>
        </w:tabs>
        <w:rPr>
          <w:sz w:val="20"/>
          <w:szCs w:val="20"/>
        </w:rPr>
      </w:pPr>
    </w:p>
    <w:p w14:paraId="470D4C50" w14:textId="77777777" w:rsidR="009404BB" w:rsidRPr="009404BB" w:rsidRDefault="009404BB" w:rsidP="001E1A55">
      <w:pPr>
        <w:tabs>
          <w:tab w:val="left" w:pos="903"/>
        </w:tabs>
        <w:rPr>
          <w:sz w:val="20"/>
          <w:szCs w:val="20"/>
        </w:rPr>
      </w:pPr>
    </w:p>
    <w:p w14:paraId="370C22BA" w14:textId="77777777" w:rsidR="009404BB" w:rsidRPr="009404BB" w:rsidRDefault="009404BB" w:rsidP="001E1A55">
      <w:pPr>
        <w:tabs>
          <w:tab w:val="left" w:pos="903"/>
        </w:tabs>
        <w:rPr>
          <w:sz w:val="20"/>
          <w:szCs w:val="20"/>
        </w:rPr>
      </w:pPr>
    </w:p>
    <w:p w14:paraId="497D08F2" w14:textId="77777777" w:rsidR="009404BB" w:rsidRDefault="009404BB" w:rsidP="001E1A55">
      <w:pPr>
        <w:tabs>
          <w:tab w:val="left" w:pos="903"/>
        </w:tabs>
        <w:rPr>
          <w:sz w:val="20"/>
          <w:szCs w:val="20"/>
        </w:rPr>
      </w:pPr>
    </w:p>
    <w:p w14:paraId="126DA04D" w14:textId="77777777" w:rsidR="0009639D" w:rsidRDefault="0009639D" w:rsidP="001E1A55">
      <w:pPr>
        <w:tabs>
          <w:tab w:val="left" w:pos="903"/>
        </w:tabs>
        <w:rPr>
          <w:sz w:val="20"/>
          <w:szCs w:val="20"/>
        </w:rPr>
      </w:pPr>
    </w:p>
    <w:p w14:paraId="55437E65" w14:textId="77777777" w:rsidR="0009639D" w:rsidRDefault="0009639D" w:rsidP="001E1A55">
      <w:pPr>
        <w:tabs>
          <w:tab w:val="left" w:pos="903"/>
        </w:tabs>
        <w:rPr>
          <w:sz w:val="20"/>
          <w:szCs w:val="20"/>
        </w:rPr>
      </w:pPr>
    </w:p>
    <w:p w14:paraId="63C32C8F" w14:textId="77777777" w:rsidR="0009639D" w:rsidRDefault="0009639D" w:rsidP="001E1A55">
      <w:pPr>
        <w:tabs>
          <w:tab w:val="left" w:pos="903"/>
        </w:tabs>
        <w:rPr>
          <w:sz w:val="20"/>
          <w:szCs w:val="20"/>
        </w:rPr>
      </w:pPr>
    </w:p>
    <w:p w14:paraId="584F3534" w14:textId="77777777" w:rsidR="0009639D" w:rsidRPr="009404BB" w:rsidRDefault="0009639D" w:rsidP="0009639D">
      <w:pPr>
        <w:tabs>
          <w:tab w:val="left" w:pos="903"/>
        </w:tabs>
        <w:rPr>
          <w:sz w:val="20"/>
          <w:szCs w:val="20"/>
        </w:rPr>
      </w:pPr>
    </w:p>
    <w:p w14:paraId="71B8F889" w14:textId="77777777" w:rsidR="0009639D" w:rsidRPr="009404BB" w:rsidRDefault="0009639D" w:rsidP="0009639D">
      <w:pPr>
        <w:tabs>
          <w:tab w:val="left" w:pos="903"/>
        </w:tabs>
        <w:rPr>
          <w:sz w:val="20"/>
          <w:szCs w:val="20"/>
        </w:rPr>
      </w:pPr>
    </w:p>
    <w:p w14:paraId="60238825" w14:textId="77777777" w:rsidR="0009639D" w:rsidRPr="009404BB" w:rsidRDefault="0009639D" w:rsidP="0009639D">
      <w:pPr>
        <w:tabs>
          <w:tab w:val="left" w:pos="903"/>
        </w:tabs>
        <w:rPr>
          <w:sz w:val="20"/>
          <w:szCs w:val="20"/>
        </w:rPr>
      </w:pPr>
    </w:p>
    <w:p w14:paraId="4E2ACE54" w14:textId="77777777" w:rsidR="0009639D" w:rsidRPr="009404BB" w:rsidRDefault="0009639D" w:rsidP="0009639D">
      <w:pPr>
        <w:tabs>
          <w:tab w:val="left" w:pos="903"/>
        </w:tabs>
        <w:rPr>
          <w:sz w:val="20"/>
          <w:szCs w:val="20"/>
        </w:rPr>
      </w:pPr>
    </w:p>
    <w:p w14:paraId="5B3A5304" w14:textId="77777777" w:rsidR="0009639D" w:rsidRPr="009404BB" w:rsidRDefault="0009639D" w:rsidP="0009639D">
      <w:pPr>
        <w:tabs>
          <w:tab w:val="left" w:pos="903"/>
        </w:tabs>
        <w:rPr>
          <w:sz w:val="20"/>
          <w:szCs w:val="20"/>
        </w:rPr>
      </w:pPr>
    </w:p>
    <w:p w14:paraId="678FACDF" w14:textId="77777777" w:rsidR="0009639D" w:rsidRPr="009404BB" w:rsidRDefault="0009639D" w:rsidP="0009639D">
      <w:pPr>
        <w:tabs>
          <w:tab w:val="left" w:pos="903"/>
        </w:tabs>
        <w:rPr>
          <w:sz w:val="20"/>
          <w:szCs w:val="20"/>
        </w:rPr>
      </w:pPr>
    </w:p>
    <w:p w14:paraId="0DE7E0D9" w14:textId="77777777" w:rsidR="0009639D" w:rsidRPr="009404BB" w:rsidRDefault="0009639D" w:rsidP="0009639D">
      <w:pPr>
        <w:tabs>
          <w:tab w:val="left" w:pos="903"/>
        </w:tabs>
        <w:rPr>
          <w:sz w:val="20"/>
          <w:szCs w:val="20"/>
        </w:rPr>
      </w:pPr>
    </w:p>
    <w:p w14:paraId="13A9A5A6" w14:textId="77777777" w:rsidR="0009639D" w:rsidRPr="009404BB" w:rsidRDefault="0009639D" w:rsidP="0009639D">
      <w:pPr>
        <w:tabs>
          <w:tab w:val="left" w:pos="903"/>
        </w:tabs>
        <w:rPr>
          <w:sz w:val="20"/>
          <w:szCs w:val="20"/>
        </w:rPr>
      </w:pPr>
    </w:p>
    <w:p w14:paraId="6E448959" w14:textId="77777777" w:rsidR="0009639D" w:rsidRDefault="0009639D" w:rsidP="0009639D">
      <w:pPr>
        <w:tabs>
          <w:tab w:val="left" w:pos="903"/>
        </w:tabs>
        <w:rPr>
          <w:sz w:val="20"/>
          <w:szCs w:val="20"/>
        </w:rPr>
      </w:pPr>
    </w:p>
    <w:p w14:paraId="56561670" w14:textId="77777777" w:rsidR="0009639D" w:rsidRDefault="0009639D" w:rsidP="0009639D">
      <w:pPr>
        <w:tabs>
          <w:tab w:val="left" w:pos="903"/>
        </w:tabs>
        <w:rPr>
          <w:sz w:val="20"/>
          <w:szCs w:val="20"/>
        </w:rPr>
      </w:pPr>
    </w:p>
    <w:p w14:paraId="3FA7B150" w14:textId="77777777" w:rsidR="0009639D" w:rsidRDefault="0009639D" w:rsidP="0009639D">
      <w:pPr>
        <w:tabs>
          <w:tab w:val="left" w:pos="903"/>
        </w:tabs>
        <w:rPr>
          <w:sz w:val="20"/>
          <w:szCs w:val="20"/>
        </w:rPr>
      </w:pPr>
    </w:p>
    <w:p w14:paraId="1F4A0FC0" w14:textId="77777777" w:rsidR="0009639D" w:rsidRPr="009404BB" w:rsidRDefault="0009639D" w:rsidP="0009639D">
      <w:pPr>
        <w:tabs>
          <w:tab w:val="left" w:pos="903"/>
        </w:tabs>
        <w:rPr>
          <w:sz w:val="20"/>
          <w:szCs w:val="20"/>
        </w:rPr>
      </w:pPr>
    </w:p>
    <w:p w14:paraId="774AE960" w14:textId="77777777" w:rsidR="0009639D" w:rsidRPr="009404BB" w:rsidRDefault="0009639D" w:rsidP="0009639D">
      <w:pPr>
        <w:tabs>
          <w:tab w:val="left" w:pos="903"/>
        </w:tabs>
        <w:rPr>
          <w:sz w:val="20"/>
          <w:szCs w:val="20"/>
        </w:rPr>
      </w:pPr>
    </w:p>
    <w:p w14:paraId="0FE803A9" w14:textId="77777777" w:rsidR="0009639D" w:rsidRPr="009404BB" w:rsidRDefault="0009639D" w:rsidP="0009639D">
      <w:pPr>
        <w:tabs>
          <w:tab w:val="left" w:pos="903"/>
        </w:tabs>
        <w:rPr>
          <w:sz w:val="20"/>
          <w:szCs w:val="20"/>
        </w:rPr>
      </w:pPr>
    </w:p>
    <w:p w14:paraId="52E12091" w14:textId="77777777" w:rsidR="0009639D" w:rsidRPr="009404BB" w:rsidRDefault="0009639D" w:rsidP="0009639D">
      <w:pPr>
        <w:tabs>
          <w:tab w:val="left" w:pos="903"/>
        </w:tabs>
        <w:rPr>
          <w:sz w:val="20"/>
          <w:szCs w:val="20"/>
        </w:rPr>
      </w:pPr>
    </w:p>
    <w:p w14:paraId="21AB4108" w14:textId="77777777" w:rsidR="0009639D" w:rsidRPr="009404BB" w:rsidRDefault="0009639D" w:rsidP="0009639D">
      <w:pPr>
        <w:jc w:val="center"/>
        <w:rPr>
          <w:sz w:val="20"/>
        </w:rPr>
      </w:pPr>
      <w:r w:rsidRPr="009404BB">
        <w:rPr>
          <w:sz w:val="20"/>
        </w:rPr>
        <w:t>(Halaman</w:t>
      </w:r>
      <w:r w:rsidRPr="009404BB">
        <w:rPr>
          <w:spacing w:val="-4"/>
          <w:sz w:val="20"/>
        </w:rPr>
        <w:t xml:space="preserve"> </w:t>
      </w:r>
      <w:r w:rsidRPr="009404BB">
        <w:rPr>
          <w:sz w:val="20"/>
        </w:rPr>
        <w:t>ini</w:t>
      </w:r>
      <w:r w:rsidRPr="009404BB">
        <w:rPr>
          <w:spacing w:val="-5"/>
          <w:sz w:val="20"/>
        </w:rPr>
        <w:t xml:space="preserve"> </w:t>
      </w:r>
      <w:r w:rsidRPr="009404BB">
        <w:rPr>
          <w:sz w:val="20"/>
        </w:rPr>
        <w:t>sengaja</w:t>
      </w:r>
      <w:r w:rsidRPr="009404BB">
        <w:rPr>
          <w:spacing w:val="-5"/>
          <w:sz w:val="20"/>
        </w:rPr>
        <w:t xml:space="preserve"> </w:t>
      </w:r>
      <w:r w:rsidRPr="009404BB">
        <w:rPr>
          <w:spacing w:val="-2"/>
          <w:sz w:val="20"/>
        </w:rPr>
        <w:t>dikosongkan)</w:t>
      </w:r>
    </w:p>
    <w:p w14:paraId="41EA8807" w14:textId="77777777" w:rsidR="0009639D" w:rsidRPr="009404BB" w:rsidRDefault="0009639D" w:rsidP="0009639D">
      <w:pPr>
        <w:tabs>
          <w:tab w:val="left" w:pos="903"/>
        </w:tabs>
        <w:rPr>
          <w:sz w:val="20"/>
          <w:szCs w:val="20"/>
        </w:rPr>
      </w:pPr>
    </w:p>
    <w:p w14:paraId="5D715041" w14:textId="77777777" w:rsidR="0009639D" w:rsidRPr="009404BB" w:rsidRDefault="0009639D" w:rsidP="0009639D">
      <w:pPr>
        <w:tabs>
          <w:tab w:val="left" w:pos="903"/>
        </w:tabs>
        <w:rPr>
          <w:sz w:val="20"/>
          <w:szCs w:val="20"/>
        </w:rPr>
      </w:pPr>
    </w:p>
    <w:p w14:paraId="5F20B40A" w14:textId="77777777" w:rsidR="0009639D" w:rsidRPr="009404BB" w:rsidRDefault="0009639D" w:rsidP="0009639D">
      <w:pPr>
        <w:tabs>
          <w:tab w:val="left" w:pos="903"/>
        </w:tabs>
        <w:rPr>
          <w:sz w:val="20"/>
          <w:szCs w:val="20"/>
        </w:rPr>
      </w:pPr>
    </w:p>
    <w:p w14:paraId="04A7C917" w14:textId="77777777" w:rsidR="0009639D" w:rsidRPr="009404BB" w:rsidRDefault="0009639D" w:rsidP="0009639D">
      <w:pPr>
        <w:tabs>
          <w:tab w:val="left" w:pos="903"/>
        </w:tabs>
        <w:rPr>
          <w:sz w:val="20"/>
          <w:szCs w:val="20"/>
        </w:rPr>
      </w:pPr>
    </w:p>
    <w:p w14:paraId="33DA2896" w14:textId="77777777" w:rsidR="0009639D" w:rsidRPr="009404BB" w:rsidRDefault="0009639D" w:rsidP="0009639D">
      <w:pPr>
        <w:tabs>
          <w:tab w:val="left" w:pos="903"/>
        </w:tabs>
        <w:rPr>
          <w:sz w:val="20"/>
          <w:szCs w:val="20"/>
        </w:rPr>
      </w:pPr>
    </w:p>
    <w:p w14:paraId="5353C2EE" w14:textId="77777777" w:rsidR="0009639D" w:rsidRPr="009404BB" w:rsidRDefault="0009639D" w:rsidP="0009639D">
      <w:pPr>
        <w:tabs>
          <w:tab w:val="left" w:pos="903"/>
        </w:tabs>
        <w:rPr>
          <w:sz w:val="20"/>
          <w:szCs w:val="20"/>
        </w:rPr>
      </w:pPr>
    </w:p>
    <w:p w14:paraId="4F6A0664" w14:textId="77777777" w:rsidR="0009639D" w:rsidRPr="009404BB" w:rsidRDefault="0009639D" w:rsidP="0009639D">
      <w:pPr>
        <w:tabs>
          <w:tab w:val="left" w:pos="903"/>
        </w:tabs>
        <w:rPr>
          <w:sz w:val="20"/>
          <w:szCs w:val="20"/>
        </w:rPr>
      </w:pPr>
    </w:p>
    <w:p w14:paraId="318413AE" w14:textId="77777777" w:rsidR="0009639D" w:rsidRPr="009404BB" w:rsidRDefault="0009639D" w:rsidP="0009639D">
      <w:pPr>
        <w:tabs>
          <w:tab w:val="left" w:pos="903"/>
        </w:tabs>
        <w:rPr>
          <w:sz w:val="20"/>
          <w:szCs w:val="20"/>
        </w:rPr>
      </w:pPr>
    </w:p>
    <w:p w14:paraId="32F3BC86" w14:textId="77777777" w:rsidR="0009639D" w:rsidRPr="009404BB" w:rsidRDefault="0009639D" w:rsidP="0009639D">
      <w:pPr>
        <w:tabs>
          <w:tab w:val="left" w:pos="903"/>
        </w:tabs>
        <w:rPr>
          <w:sz w:val="20"/>
          <w:szCs w:val="20"/>
        </w:rPr>
      </w:pPr>
    </w:p>
    <w:p w14:paraId="4B943101" w14:textId="77777777" w:rsidR="0009639D" w:rsidRPr="009404BB" w:rsidRDefault="0009639D" w:rsidP="0009639D">
      <w:pPr>
        <w:tabs>
          <w:tab w:val="left" w:pos="903"/>
        </w:tabs>
        <w:rPr>
          <w:sz w:val="20"/>
          <w:szCs w:val="20"/>
        </w:rPr>
      </w:pPr>
    </w:p>
    <w:p w14:paraId="0F28C26A" w14:textId="77777777" w:rsidR="0009639D" w:rsidRPr="009404BB" w:rsidRDefault="0009639D" w:rsidP="0009639D">
      <w:pPr>
        <w:tabs>
          <w:tab w:val="left" w:pos="903"/>
        </w:tabs>
        <w:rPr>
          <w:sz w:val="20"/>
          <w:szCs w:val="20"/>
        </w:rPr>
      </w:pPr>
    </w:p>
    <w:p w14:paraId="29B72830" w14:textId="77777777" w:rsidR="0009639D" w:rsidRPr="009404BB" w:rsidRDefault="0009639D" w:rsidP="0009639D">
      <w:pPr>
        <w:tabs>
          <w:tab w:val="left" w:pos="903"/>
        </w:tabs>
        <w:rPr>
          <w:sz w:val="20"/>
          <w:szCs w:val="20"/>
        </w:rPr>
      </w:pPr>
    </w:p>
    <w:p w14:paraId="728D7E72" w14:textId="77777777" w:rsidR="0009639D" w:rsidRPr="009404BB" w:rsidRDefault="0009639D" w:rsidP="0009639D">
      <w:pPr>
        <w:tabs>
          <w:tab w:val="left" w:pos="903"/>
        </w:tabs>
        <w:rPr>
          <w:sz w:val="20"/>
          <w:szCs w:val="20"/>
        </w:rPr>
      </w:pPr>
    </w:p>
    <w:p w14:paraId="3938C06B" w14:textId="77777777" w:rsidR="0009639D" w:rsidRPr="009404BB" w:rsidRDefault="0009639D" w:rsidP="0009639D">
      <w:pPr>
        <w:tabs>
          <w:tab w:val="left" w:pos="903"/>
        </w:tabs>
        <w:rPr>
          <w:sz w:val="20"/>
          <w:szCs w:val="20"/>
        </w:rPr>
      </w:pPr>
    </w:p>
    <w:p w14:paraId="513A9D04" w14:textId="77777777" w:rsidR="0009639D" w:rsidRPr="009404BB" w:rsidRDefault="0009639D" w:rsidP="0009639D">
      <w:pPr>
        <w:tabs>
          <w:tab w:val="left" w:pos="903"/>
        </w:tabs>
        <w:rPr>
          <w:sz w:val="20"/>
          <w:szCs w:val="20"/>
        </w:rPr>
      </w:pPr>
    </w:p>
    <w:p w14:paraId="50A67B9E" w14:textId="77777777" w:rsidR="0009639D" w:rsidRPr="009404BB" w:rsidRDefault="0009639D" w:rsidP="0009639D">
      <w:pPr>
        <w:tabs>
          <w:tab w:val="left" w:pos="903"/>
        </w:tabs>
        <w:rPr>
          <w:sz w:val="20"/>
          <w:szCs w:val="20"/>
        </w:rPr>
      </w:pPr>
    </w:p>
    <w:p w14:paraId="1DE13C16" w14:textId="77777777" w:rsidR="0009639D" w:rsidRPr="009404BB" w:rsidRDefault="0009639D" w:rsidP="0009639D">
      <w:pPr>
        <w:tabs>
          <w:tab w:val="left" w:pos="903"/>
        </w:tabs>
        <w:rPr>
          <w:sz w:val="20"/>
          <w:szCs w:val="20"/>
        </w:rPr>
      </w:pPr>
    </w:p>
    <w:p w14:paraId="64CAC9BE" w14:textId="77777777" w:rsidR="0009639D" w:rsidRPr="009404BB" w:rsidRDefault="0009639D" w:rsidP="0009639D">
      <w:pPr>
        <w:tabs>
          <w:tab w:val="left" w:pos="903"/>
        </w:tabs>
        <w:rPr>
          <w:sz w:val="20"/>
          <w:szCs w:val="20"/>
        </w:rPr>
      </w:pPr>
    </w:p>
    <w:p w14:paraId="52AA6F3D" w14:textId="77777777" w:rsidR="0009639D" w:rsidRPr="009404BB" w:rsidRDefault="0009639D" w:rsidP="0009639D">
      <w:pPr>
        <w:tabs>
          <w:tab w:val="left" w:pos="903"/>
        </w:tabs>
        <w:rPr>
          <w:sz w:val="20"/>
          <w:szCs w:val="20"/>
        </w:rPr>
      </w:pPr>
    </w:p>
    <w:p w14:paraId="6F7A629B" w14:textId="77777777" w:rsidR="0009639D" w:rsidRPr="009404BB" w:rsidRDefault="0009639D" w:rsidP="0009639D">
      <w:pPr>
        <w:tabs>
          <w:tab w:val="left" w:pos="903"/>
        </w:tabs>
        <w:rPr>
          <w:sz w:val="20"/>
          <w:szCs w:val="20"/>
        </w:rPr>
      </w:pPr>
    </w:p>
    <w:p w14:paraId="4525C048" w14:textId="77777777" w:rsidR="0009639D" w:rsidRDefault="0009639D" w:rsidP="0009639D">
      <w:pPr>
        <w:pStyle w:val="Heading1"/>
        <w:jc w:val="left"/>
      </w:pPr>
    </w:p>
    <w:p w14:paraId="544E5A41" w14:textId="77777777" w:rsidR="0009639D" w:rsidRPr="0009639D" w:rsidRDefault="0009639D" w:rsidP="0009639D"/>
    <w:p w14:paraId="50188911" w14:textId="77777777" w:rsidR="0009639D" w:rsidRDefault="0009639D" w:rsidP="001E1A55">
      <w:pPr>
        <w:tabs>
          <w:tab w:val="left" w:pos="903"/>
        </w:tabs>
        <w:rPr>
          <w:sz w:val="20"/>
          <w:szCs w:val="20"/>
        </w:rPr>
      </w:pPr>
    </w:p>
    <w:p w14:paraId="2C01AD6A" w14:textId="77777777" w:rsidR="009404BB" w:rsidRDefault="009404BB" w:rsidP="001E1A55">
      <w:pPr>
        <w:tabs>
          <w:tab w:val="left" w:pos="903"/>
        </w:tabs>
        <w:rPr>
          <w:sz w:val="20"/>
          <w:szCs w:val="20"/>
        </w:rPr>
      </w:pPr>
    </w:p>
    <w:p w14:paraId="2DC80E80" w14:textId="77777777" w:rsidR="00BD64E6" w:rsidRDefault="00BD64E6" w:rsidP="001E1A55">
      <w:pPr>
        <w:tabs>
          <w:tab w:val="left" w:pos="903"/>
        </w:tabs>
        <w:rPr>
          <w:sz w:val="20"/>
          <w:szCs w:val="20"/>
        </w:rPr>
      </w:pPr>
    </w:p>
    <w:p w14:paraId="135461D6" w14:textId="77777777" w:rsidR="009404BB" w:rsidRPr="009404BB" w:rsidRDefault="009404BB" w:rsidP="001E1A55">
      <w:pPr>
        <w:tabs>
          <w:tab w:val="left" w:pos="903"/>
        </w:tabs>
        <w:rPr>
          <w:sz w:val="20"/>
          <w:szCs w:val="20"/>
        </w:rPr>
      </w:pPr>
    </w:p>
    <w:p w14:paraId="25458D3D" w14:textId="3089479A" w:rsidR="00EE472A" w:rsidRPr="009404BB" w:rsidRDefault="00EE472A" w:rsidP="002C01CC">
      <w:pPr>
        <w:pStyle w:val="Heading1"/>
      </w:pPr>
      <w:bookmarkStart w:id="2" w:name="_Toc196165270"/>
      <w:r w:rsidRPr="009404BB">
        <w:lastRenderedPageBreak/>
        <w:t>DAFTAR GAMBAR</w:t>
      </w:r>
      <w:bookmarkEnd w:id="2"/>
    </w:p>
    <w:p w14:paraId="71645452" w14:textId="77777777" w:rsidR="00EE472A" w:rsidRPr="009404BB" w:rsidRDefault="00EE472A" w:rsidP="001E1A55">
      <w:pPr>
        <w:tabs>
          <w:tab w:val="left" w:pos="903"/>
        </w:tabs>
        <w:rPr>
          <w:sz w:val="20"/>
          <w:szCs w:val="20"/>
        </w:rPr>
      </w:pPr>
    </w:p>
    <w:p w14:paraId="3058B151" w14:textId="60FBEC8B" w:rsidR="005A673E" w:rsidRPr="009404BB" w:rsidRDefault="005A673E" w:rsidP="005A673E">
      <w:pPr>
        <w:pStyle w:val="TableofFigures"/>
        <w:tabs>
          <w:tab w:val="right" w:leader="dot" w:pos="5838"/>
        </w:tabs>
        <w:rPr>
          <w:noProof/>
        </w:rPr>
      </w:pPr>
      <w:r w:rsidRPr="009404BB">
        <w:rPr>
          <w:sz w:val="20"/>
          <w:szCs w:val="20"/>
        </w:rPr>
        <w:fldChar w:fldCharType="begin"/>
      </w:r>
      <w:r w:rsidRPr="009404BB">
        <w:rPr>
          <w:sz w:val="20"/>
          <w:szCs w:val="20"/>
        </w:rPr>
        <w:instrText xml:space="preserve"> TOC \h \z \c "Gambar 2." </w:instrText>
      </w:r>
      <w:r w:rsidRPr="009404BB">
        <w:rPr>
          <w:sz w:val="20"/>
          <w:szCs w:val="20"/>
        </w:rPr>
        <w:fldChar w:fldCharType="separate"/>
      </w:r>
      <w:hyperlink w:anchor="_Toc187668428" w:history="1">
        <w:r w:rsidRPr="009404BB">
          <w:rPr>
            <w:rStyle w:val="Hyperlink"/>
            <w:b/>
            <w:bCs/>
            <w:noProof/>
          </w:rPr>
          <w:t>Gambar 2. 1 Dokumen Test Case QA Agree</w:t>
        </w:r>
        <w:r w:rsidRPr="009404BB">
          <w:rPr>
            <w:noProof/>
            <w:webHidden/>
          </w:rPr>
          <w:tab/>
        </w:r>
        <w:r w:rsidRPr="009404BB">
          <w:rPr>
            <w:noProof/>
            <w:webHidden/>
          </w:rPr>
          <w:fldChar w:fldCharType="begin"/>
        </w:r>
        <w:r w:rsidRPr="009404BB">
          <w:rPr>
            <w:noProof/>
            <w:webHidden/>
          </w:rPr>
          <w:instrText xml:space="preserve"> PAGEREF _Toc187668428 \h </w:instrText>
        </w:r>
        <w:r w:rsidRPr="009404BB">
          <w:rPr>
            <w:noProof/>
            <w:webHidden/>
          </w:rPr>
        </w:r>
        <w:r w:rsidRPr="009404BB">
          <w:rPr>
            <w:noProof/>
            <w:webHidden/>
          </w:rPr>
          <w:fldChar w:fldCharType="separate"/>
        </w:r>
        <w:r w:rsidR="00461240">
          <w:rPr>
            <w:noProof/>
            <w:webHidden/>
          </w:rPr>
          <w:t>16</w:t>
        </w:r>
        <w:r w:rsidRPr="009404BB">
          <w:rPr>
            <w:noProof/>
            <w:webHidden/>
          </w:rPr>
          <w:fldChar w:fldCharType="end"/>
        </w:r>
      </w:hyperlink>
      <w:r w:rsidRPr="009404BB">
        <w:rPr>
          <w:sz w:val="20"/>
          <w:szCs w:val="20"/>
        </w:rPr>
        <w:fldChar w:fldCharType="end"/>
      </w:r>
      <w:r w:rsidRPr="009404BB">
        <w:rPr>
          <w:sz w:val="20"/>
          <w:szCs w:val="20"/>
        </w:rPr>
        <w:fldChar w:fldCharType="begin"/>
      </w:r>
      <w:r w:rsidRPr="009404BB">
        <w:rPr>
          <w:sz w:val="20"/>
          <w:szCs w:val="20"/>
        </w:rPr>
        <w:instrText xml:space="preserve"> TOC \h \z \c "Gambar 3." </w:instrText>
      </w:r>
      <w:r w:rsidRPr="009404BB">
        <w:rPr>
          <w:sz w:val="20"/>
          <w:szCs w:val="20"/>
        </w:rPr>
        <w:fldChar w:fldCharType="separate"/>
      </w:r>
    </w:p>
    <w:p w14:paraId="5597488A" w14:textId="2FCFF8C8"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6" w:history="1">
        <w:r w:rsidRPr="009404BB">
          <w:rPr>
            <w:rStyle w:val="Hyperlink"/>
            <w:b/>
            <w:bCs/>
            <w:noProof/>
          </w:rPr>
          <w:t>Gambar 3. 1 Desain Sistem Alur Kerja Platform</w:t>
        </w:r>
        <w:r w:rsidRPr="009404BB">
          <w:rPr>
            <w:noProof/>
            <w:webHidden/>
          </w:rPr>
          <w:tab/>
        </w:r>
        <w:r w:rsidRPr="009404BB">
          <w:rPr>
            <w:noProof/>
            <w:webHidden/>
          </w:rPr>
          <w:fldChar w:fldCharType="begin"/>
        </w:r>
        <w:r w:rsidRPr="009404BB">
          <w:rPr>
            <w:noProof/>
            <w:webHidden/>
          </w:rPr>
          <w:instrText xml:space="preserve"> PAGEREF _Toc187668436 \h </w:instrText>
        </w:r>
        <w:r w:rsidRPr="009404BB">
          <w:rPr>
            <w:noProof/>
            <w:webHidden/>
          </w:rPr>
        </w:r>
        <w:r w:rsidRPr="009404BB">
          <w:rPr>
            <w:noProof/>
            <w:webHidden/>
          </w:rPr>
          <w:fldChar w:fldCharType="separate"/>
        </w:r>
        <w:r w:rsidR="00461240">
          <w:rPr>
            <w:noProof/>
            <w:webHidden/>
          </w:rPr>
          <w:t>30</w:t>
        </w:r>
        <w:r w:rsidRPr="009404BB">
          <w:rPr>
            <w:noProof/>
            <w:webHidden/>
          </w:rPr>
          <w:fldChar w:fldCharType="end"/>
        </w:r>
      </w:hyperlink>
    </w:p>
    <w:p w14:paraId="27C6C75A" w14:textId="70FF7E86"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7" w:history="1">
        <w:r w:rsidRPr="009404BB">
          <w:rPr>
            <w:rStyle w:val="Hyperlink"/>
            <w:b/>
            <w:bCs/>
            <w:noProof/>
          </w:rPr>
          <w:t>Gambar 3. 2 Gambaran Step Data Preprocessing</w:t>
        </w:r>
        <w:r w:rsidRPr="009404BB">
          <w:rPr>
            <w:noProof/>
            <w:webHidden/>
          </w:rPr>
          <w:tab/>
        </w:r>
        <w:r w:rsidRPr="009404BB">
          <w:rPr>
            <w:noProof/>
            <w:webHidden/>
          </w:rPr>
          <w:fldChar w:fldCharType="begin"/>
        </w:r>
        <w:r w:rsidRPr="009404BB">
          <w:rPr>
            <w:noProof/>
            <w:webHidden/>
          </w:rPr>
          <w:instrText xml:space="preserve"> PAGEREF _Toc187668437 \h </w:instrText>
        </w:r>
        <w:r w:rsidRPr="009404BB">
          <w:rPr>
            <w:noProof/>
            <w:webHidden/>
          </w:rPr>
        </w:r>
        <w:r w:rsidRPr="009404BB">
          <w:rPr>
            <w:noProof/>
            <w:webHidden/>
          </w:rPr>
          <w:fldChar w:fldCharType="separate"/>
        </w:r>
        <w:r w:rsidR="00461240">
          <w:rPr>
            <w:noProof/>
            <w:webHidden/>
          </w:rPr>
          <w:t>31</w:t>
        </w:r>
        <w:r w:rsidRPr="009404BB">
          <w:rPr>
            <w:noProof/>
            <w:webHidden/>
          </w:rPr>
          <w:fldChar w:fldCharType="end"/>
        </w:r>
      </w:hyperlink>
    </w:p>
    <w:p w14:paraId="0FDA8CC8" w14:textId="02D22EA3"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8" w:history="1">
        <w:r w:rsidRPr="009404BB">
          <w:rPr>
            <w:rStyle w:val="Hyperlink"/>
            <w:b/>
            <w:bCs/>
            <w:noProof/>
          </w:rPr>
          <w:t>Gambar 3. 3 Dokumen Test Case Tim QA Agree</w:t>
        </w:r>
        <w:r w:rsidRPr="009404BB">
          <w:rPr>
            <w:noProof/>
            <w:webHidden/>
          </w:rPr>
          <w:tab/>
        </w:r>
        <w:r w:rsidRPr="009404BB">
          <w:rPr>
            <w:noProof/>
            <w:webHidden/>
          </w:rPr>
          <w:fldChar w:fldCharType="begin"/>
        </w:r>
        <w:r w:rsidRPr="009404BB">
          <w:rPr>
            <w:noProof/>
            <w:webHidden/>
          </w:rPr>
          <w:instrText xml:space="preserve"> PAGEREF _Toc187668438 \h </w:instrText>
        </w:r>
        <w:r w:rsidRPr="009404BB">
          <w:rPr>
            <w:noProof/>
            <w:webHidden/>
          </w:rPr>
        </w:r>
        <w:r w:rsidRPr="009404BB">
          <w:rPr>
            <w:noProof/>
            <w:webHidden/>
          </w:rPr>
          <w:fldChar w:fldCharType="separate"/>
        </w:r>
        <w:r w:rsidR="00461240">
          <w:rPr>
            <w:b/>
            <w:bCs/>
            <w:noProof/>
            <w:webHidden/>
            <w:lang w:val="en-US"/>
          </w:rPr>
          <w:t>Error! Bookmark not defined.</w:t>
        </w:r>
        <w:r w:rsidRPr="009404BB">
          <w:rPr>
            <w:noProof/>
            <w:webHidden/>
          </w:rPr>
          <w:fldChar w:fldCharType="end"/>
        </w:r>
      </w:hyperlink>
    </w:p>
    <w:p w14:paraId="4E579A44" w14:textId="2EE75B68"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9" w:history="1">
        <w:r w:rsidRPr="009404BB">
          <w:rPr>
            <w:rStyle w:val="Hyperlink"/>
            <w:b/>
            <w:bCs/>
            <w:noProof/>
          </w:rPr>
          <w:t>Gambar 3. 4 Potongan kode proses case folding</w:t>
        </w:r>
        <w:r w:rsidRPr="009404BB">
          <w:rPr>
            <w:noProof/>
            <w:webHidden/>
          </w:rPr>
          <w:tab/>
        </w:r>
        <w:r w:rsidRPr="009404BB">
          <w:rPr>
            <w:noProof/>
            <w:webHidden/>
          </w:rPr>
          <w:fldChar w:fldCharType="begin"/>
        </w:r>
        <w:r w:rsidRPr="009404BB">
          <w:rPr>
            <w:noProof/>
            <w:webHidden/>
          </w:rPr>
          <w:instrText xml:space="preserve"> PAGEREF _Toc187668439 \h </w:instrText>
        </w:r>
        <w:r w:rsidRPr="009404BB">
          <w:rPr>
            <w:noProof/>
            <w:webHidden/>
          </w:rPr>
        </w:r>
        <w:r w:rsidRPr="009404BB">
          <w:rPr>
            <w:noProof/>
            <w:webHidden/>
          </w:rPr>
          <w:fldChar w:fldCharType="separate"/>
        </w:r>
        <w:r w:rsidR="00461240">
          <w:rPr>
            <w:noProof/>
            <w:webHidden/>
          </w:rPr>
          <w:t>37</w:t>
        </w:r>
        <w:r w:rsidRPr="009404BB">
          <w:rPr>
            <w:noProof/>
            <w:webHidden/>
          </w:rPr>
          <w:fldChar w:fldCharType="end"/>
        </w:r>
      </w:hyperlink>
    </w:p>
    <w:p w14:paraId="11C5F2BB" w14:textId="345B04D7"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0" w:history="1">
        <w:r w:rsidRPr="009404BB">
          <w:rPr>
            <w:rStyle w:val="Hyperlink"/>
            <w:b/>
            <w:bCs/>
            <w:noProof/>
          </w:rPr>
          <w:t>Gambar 3. 5 Potongan kode proses remove punctuation</w:t>
        </w:r>
        <w:r w:rsidRPr="009404BB">
          <w:rPr>
            <w:noProof/>
            <w:webHidden/>
          </w:rPr>
          <w:tab/>
        </w:r>
        <w:r w:rsidRPr="009404BB">
          <w:rPr>
            <w:noProof/>
            <w:webHidden/>
          </w:rPr>
          <w:fldChar w:fldCharType="begin"/>
        </w:r>
        <w:r w:rsidRPr="009404BB">
          <w:rPr>
            <w:noProof/>
            <w:webHidden/>
          </w:rPr>
          <w:instrText xml:space="preserve"> PAGEREF _Toc187668440 \h </w:instrText>
        </w:r>
        <w:r w:rsidRPr="009404BB">
          <w:rPr>
            <w:noProof/>
            <w:webHidden/>
          </w:rPr>
        </w:r>
        <w:r w:rsidRPr="009404BB">
          <w:rPr>
            <w:noProof/>
            <w:webHidden/>
          </w:rPr>
          <w:fldChar w:fldCharType="separate"/>
        </w:r>
        <w:r w:rsidR="00461240">
          <w:rPr>
            <w:noProof/>
            <w:webHidden/>
          </w:rPr>
          <w:t>37</w:t>
        </w:r>
        <w:r w:rsidRPr="009404BB">
          <w:rPr>
            <w:noProof/>
            <w:webHidden/>
          </w:rPr>
          <w:fldChar w:fldCharType="end"/>
        </w:r>
      </w:hyperlink>
    </w:p>
    <w:p w14:paraId="71FDA31B" w14:textId="71B1C6EA"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1" w:history="1">
        <w:r w:rsidRPr="009404BB">
          <w:rPr>
            <w:rStyle w:val="Hyperlink"/>
            <w:b/>
            <w:bCs/>
            <w:noProof/>
          </w:rPr>
          <w:t>Gambar 3. 6 Potongan kode proses stripping</w:t>
        </w:r>
        <w:r w:rsidRPr="009404BB">
          <w:rPr>
            <w:noProof/>
            <w:webHidden/>
          </w:rPr>
          <w:tab/>
        </w:r>
        <w:r w:rsidRPr="009404BB">
          <w:rPr>
            <w:noProof/>
            <w:webHidden/>
          </w:rPr>
          <w:fldChar w:fldCharType="begin"/>
        </w:r>
        <w:r w:rsidRPr="009404BB">
          <w:rPr>
            <w:noProof/>
            <w:webHidden/>
          </w:rPr>
          <w:instrText xml:space="preserve"> PAGEREF _Toc187668441 \h </w:instrText>
        </w:r>
        <w:r w:rsidRPr="009404BB">
          <w:rPr>
            <w:noProof/>
            <w:webHidden/>
          </w:rPr>
        </w:r>
        <w:r w:rsidRPr="009404BB">
          <w:rPr>
            <w:noProof/>
            <w:webHidden/>
          </w:rPr>
          <w:fldChar w:fldCharType="separate"/>
        </w:r>
        <w:r w:rsidR="00461240">
          <w:rPr>
            <w:noProof/>
            <w:webHidden/>
          </w:rPr>
          <w:t>38</w:t>
        </w:r>
        <w:r w:rsidRPr="009404BB">
          <w:rPr>
            <w:noProof/>
            <w:webHidden/>
          </w:rPr>
          <w:fldChar w:fldCharType="end"/>
        </w:r>
      </w:hyperlink>
    </w:p>
    <w:p w14:paraId="2A674556" w14:textId="5AED96B5"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2" w:history="1">
        <w:r w:rsidRPr="009404BB">
          <w:rPr>
            <w:rStyle w:val="Hyperlink"/>
            <w:b/>
            <w:bCs/>
            <w:noProof/>
          </w:rPr>
          <w:t>Gambar 3. 7 Potongan kode proses tokenizing</w:t>
        </w:r>
        <w:r w:rsidRPr="009404BB">
          <w:rPr>
            <w:noProof/>
            <w:webHidden/>
          </w:rPr>
          <w:tab/>
        </w:r>
        <w:r w:rsidRPr="009404BB">
          <w:rPr>
            <w:noProof/>
            <w:webHidden/>
          </w:rPr>
          <w:fldChar w:fldCharType="begin"/>
        </w:r>
        <w:r w:rsidRPr="009404BB">
          <w:rPr>
            <w:noProof/>
            <w:webHidden/>
          </w:rPr>
          <w:instrText xml:space="preserve"> PAGEREF _Toc187668442 \h </w:instrText>
        </w:r>
        <w:r w:rsidRPr="009404BB">
          <w:rPr>
            <w:noProof/>
            <w:webHidden/>
          </w:rPr>
        </w:r>
        <w:r w:rsidRPr="009404BB">
          <w:rPr>
            <w:noProof/>
            <w:webHidden/>
          </w:rPr>
          <w:fldChar w:fldCharType="separate"/>
        </w:r>
        <w:r w:rsidR="00461240">
          <w:rPr>
            <w:noProof/>
            <w:webHidden/>
          </w:rPr>
          <w:t>38</w:t>
        </w:r>
        <w:r w:rsidRPr="009404BB">
          <w:rPr>
            <w:noProof/>
            <w:webHidden/>
          </w:rPr>
          <w:fldChar w:fldCharType="end"/>
        </w:r>
      </w:hyperlink>
    </w:p>
    <w:p w14:paraId="56DBB7E7" w14:textId="224BC154"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3" w:history="1">
        <w:r w:rsidRPr="009404BB">
          <w:rPr>
            <w:rStyle w:val="Hyperlink"/>
            <w:b/>
            <w:bCs/>
            <w:noProof/>
          </w:rPr>
          <w:t>Gambar 3. 8 Potongan kode proses filtering</w:t>
        </w:r>
        <w:r w:rsidRPr="009404BB">
          <w:rPr>
            <w:noProof/>
            <w:webHidden/>
          </w:rPr>
          <w:tab/>
        </w:r>
        <w:r w:rsidRPr="009404BB">
          <w:rPr>
            <w:noProof/>
            <w:webHidden/>
          </w:rPr>
          <w:fldChar w:fldCharType="begin"/>
        </w:r>
        <w:r w:rsidRPr="009404BB">
          <w:rPr>
            <w:noProof/>
            <w:webHidden/>
          </w:rPr>
          <w:instrText xml:space="preserve"> PAGEREF _Toc187668443 \h </w:instrText>
        </w:r>
        <w:r w:rsidRPr="009404BB">
          <w:rPr>
            <w:noProof/>
            <w:webHidden/>
          </w:rPr>
        </w:r>
        <w:r w:rsidRPr="009404BB">
          <w:rPr>
            <w:noProof/>
            <w:webHidden/>
          </w:rPr>
          <w:fldChar w:fldCharType="separate"/>
        </w:r>
        <w:r w:rsidR="00461240">
          <w:rPr>
            <w:noProof/>
            <w:webHidden/>
          </w:rPr>
          <w:t>38</w:t>
        </w:r>
        <w:r w:rsidRPr="009404BB">
          <w:rPr>
            <w:noProof/>
            <w:webHidden/>
          </w:rPr>
          <w:fldChar w:fldCharType="end"/>
        </w:r>
      </w:hyperlink>
    </w:p>
    <w:p w14:paraId="462AF395" w14:textId="0E1BD0DB"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4" w:history="1">
        <w:r w:rsidRPr="009404BB">
          <w:rPr>
            <w:rStyle w:val="Hyperlink"/>
            <w:b/>
            <w:bCs/>
            <w:noProof/>
          </w:rPr>
          <w:t>Gambar 3. 9 Potongan kode proses stemming</w:t>
        </w:r>
        <w:r w:rsidRPr="009404BB">
          <w:rPr>
            <w:noProof/>
            <w:webHidden/>
          </w:rPr>
          <w:tab/>
        </w:r>
        <w:r w:rsidRPr="009404BB">
          <w:rPr>
            <w:noProof/>
            <w:webHidden/>
          </w:rPr>
          <w:fldChar w:fldCharType="begin"/>
        </w:r>
        <w:r w:rsidRPr="009404BB">
          <w:rPr>
            <w:noProof/>
            <w:webHidden/>
          </w:rPr>
          <w:instrText xml:space="preserve"> PAGEREF _Toc187668444 \h </w:instrText>
        </w:r>
        <w:r w:rsidRPr="009404BB">
          <w:rPr>
            <w:noProof/>
            <w:webHidden/>
          </w:rPr>
        </w:r>
        <w:r w:rsidRPr="009404BB">
          <w:rPr>
            <w:noProof/>
            <w:webHidden/>
          </w:rPr>
          <w:fldChar w:fldCharType="separate"/>
        </w:r>
        <w:r w:rsidR="00461240">
          <w:rPr>
            <w:noProof/>
            <w:webHidden/>
          </w:rPr>
          <w:t>39</w:t>
        </w:r>
        <w:r w:rsidRPr="009404BB">
          <w:rPr>
            <w:noProof/>
            <w:webHidden/>
          </w:rPr>
          <w:fldChar w:fldCharType="end"/>
        </w:r>
      </w:hyperlink>
    </w:p>
    <w:p w14:paraId="78CF6CB9" w14:textId="073D7D25"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5" w:history="1">
        <w:r w:rsidRPr="009404BB">
          <w:rPr>
            <w:rStyle w:val="Hyperlink"/>
            <w:b/>
            <w:bCs/>
            <w:noProof/>
          </w:rPr>
          <w:t>Gambar 3. 10 Gambaran tampilan aplikasi 1</w:t>
        </w:r>
        <w:r w:rsidRPr="009404BB">
          <w:rPr>
            <w:noProof/>
            <w:webHidden/>
          </w:rPr>
          <w:tab/>
        </w:r>
        <w:r w:rsidRPr="009404BB">
          <w:rPr>
            <w:noProof/>
            <w:webHidden/>
          </w:rPr>
          <w:fldChar w:fldCharType="begin"/>
        </w:r>
        <w:r w:rsidRPr="009404BB">
          <w:rPr>
            <w:noProof/>
            <w:webHidden/>
          </w:rPr>
          <w:instrText xml:space="preserve"> PAGEREF _Toc187668445 \h </w:instrText>
        </w:r>
        <w:r w:rsidRPr="009404BB">
          <w:rPr>
            <w:noProof/>
            <w:webHidden/>
          </w:rPr>
        </w:r>
        <w:r w:rsidRPr="009404BB">
          <w:rPr>
            <w:noProof/>
            <w:webHidden/>
          </w:rPr>
          <w:fldChar w:fldCharType="separate"/>
        </w:r>
        <w:r w:rsidR="00461240">
          <w:rPr>
            <w:noProof/>
            <w:webHidden/>
          </w:rPr>
          <w:t>40</w:t>
        </w:r>
        <w:r w:rsidRPr="009404BB">
          <w:rPr>
            <w:noProof/>
            <w:webHidden/>
          </w:rPr>
          <w:fldChar w:fldCharType="end"/>
        </w:r>
      </w:hyperlink>
    </w:p>
    <w:p w14:paraId="488AEDFE" w14:textId="7F2A01CE"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6" w:history="1">
        <w:r w:rsidRPr="009404BB">
          <w:rPr>
            <w:rStyle w:val="Hyperlink"/>
            <w:b/>
            <w:bCs/>
            <w:noProof/>
          </w:rPr>
          <w:t>Gambar 3. 11 Gambaran tampilan aplikasi 2</w:t>
        </w:r>
        <w:r w:rsidRPr="009404BB">
          <w:rPr>
            <w:noProof/>
            <w:webHidden/>
          </w:rPr>
          <w:tab/>
        </w:r>
        <w:r w:rsidRPr="009404BB">
          <w:rPr>
            <w:noProof/>
            <w:webHidden/>
          </w:rPr>
          <w:fldChar w:fldCharType="begin"/>
        </w:r>
        <w:r w:rsidRPr="009404BB">
          <w:rPr>
            <w:noProof/>
            <w:webHidden/>
          </w:rPr>
          <w:instrText xml:space="preserve"> PAGEREF _Toc187668446 \h </w:instrText>
        </w:r>
        <w:r w:rsidRPr="009404BB">
          <w:rPr>
            <w:noProof/>
            <w:webHidden/>
          </w:rPr>
        </w:r>
        <w:r w:rsidRPr="009404BB">
          <w:rPr>
            <w:noProof/>
            <w:webHidden/>
          </w:rPr>
          <w:fldChar w:fldCharType="separate"/>
        </w:r>
        <w:r w:rsidR="00461240">
          <w:rPr>
            <w:noProof/>
            <w:webHidden/>
          </w:rPr>
          <w:t>40</w:t>
        </w:r>
        <w:r w:rsidRPr="009404BB">
          <w:rPr>
            <w:noProof/>
            <w:webHidden/>
          </w:rPr>
          <w:fldChar w:fldCharType="end"/>
        </w:r>
      </w:hyperlink>
    </w:p>
    <w:p w14:paraId="7904C381" w14:textId="1AEA7A0B" w:rsidR="00EE472A" w:rsidRPr="009404BB" w:rsidRDefault="005A673E" w:rsidP="001E1A55">
      <w:pPr>
        <w:tabs>
          <w:tab w:val="left" w:pos="903"/>
        </w:tabs>
        <w:rPr>
          <w:sz w:val="20"/>
          <w:szCs w:val="20"/>
        </w:rPr>
      </w:pPr>
      <w:r w:rsidRPr="009404BB">
        <w:rPr>
          <w:sz w:val="20"/>
          <w:szCs w:val="20"/>
        </w:rPr>
        <w:fldChar w:fldCharType="end"/>
      </w:r>
    </w:p>
    <w:p w14:paraId="12592A3E" w14:textId="77777777" w:rsidR="00EE472A" w:rsidRPr="009404BB" w:rsidRDefault="00EE472A" w:rsidP="001E1A55">
      <w:pPr>
        <w:tabs>
          <w:tab w:val="left" w:pos="903"/>
        </w:tabs>
        <w:rPr>
          <w:sz w:val="20"/>
          <w:szCs w:val="20"/>
        </w:rPr>
      </w:pPr>
    </w:p>
    <w:p w14:paraId="61710EF9" w14:textId="77777777" w:rsidR="00EE472A" w:rsidRPr="009404BB" w:rsidRDefault="00EE472A" w:rsidP="001E1A55">
      <w:pPr>
        <w:tabs>
          <w:tab w:val="left" w:pos="903"/>
        </w:tabs>
        <w:rPr>
          <w:sz w:val="20"/>
          <w:szCs w:val="20"/>
        </w:rPr>
      </w:pPr>
    </w:p>
    <w:p w14:paraId="415DAA07" w14:textId="77777777" w:rsidR="00EE472A" w:rsidRPr="009404BB" w:rsidRDefault="00EE472A" w:rsidP="001E1A55">
      <w:pPr>
        <w:tabs>
          <w:tab w:val="left" w:pos="903"/>
        </w:tabs>
        <w:rPr>
          <w:sz w:val="20"/>
          <w:szCs w:val="20"/>
        </w:rPr>
      </w:pPr>
    </w:p>
    <w:p w14:paraId="578F9AF9" w14:textId="77777777" w:rsidR="00EE472A" w:rsidRPr="009404BB" w:rsidRDefault="00EE472A" w:rsidP="001E1A55">
      <w:pPr>
        <w:tabs>
          <w:tab w:val="left" w:pos="903"/>
        </w:tabs>
        <w:rPr>
          <w:sz w:val="20"/>
          <w:szCs w:val="20"/>
        </w:rPr>
      </w:pPr>
    </w:p>
    <w:p w14:paraId="45E7F421" w14:textId="77777777" w:rsidR="00EE472A" w:rsidRPr="009404BB" w:rsidRDefault="00EE472A" w:rsidP="001E1A55">
      <w:pPr>
        <w:tabs>
          <w:tab w:val="left" w:pos="903"/>
        </w:tabs>
        <w:rPr>
          <w:sz w:val="20"/>
          <w:szCs w:val="20"/>
        </w:rPr>
      </w:pPr>
    </w:p>
    <w:p w14:paraId="122BFB5F" w14:textId="77777777" w:rsidR="00EE472A" w:rsidRPr="009404BB" w:rsidRDefault="00EE472A" w:rsidP="001E1A55">
      <w:pPr>
        <w:tabs>
          <w:tab w:val="left" w:pos="903"/>
        </w:tabs>
        <w:rPr>
          <w:sz w:val="20"/>
          <w:szCs w:val="20"/>
        </w:rPr>
      </w:pPr>
    </w:p>
    <w:p w14:paraId="58CD578E" w14:textId="77777777" w:rsidR="00EE472A" w:rsidRPr="009404BB" w:rsidRDefault="00EE472A" w:rsidP="001E1A55">
      <w:pPr>
        <w:tabs>
          <w:tab w:val="left" w:pos="903"/>
        </w:tabs>
        <w:rPr>
          <w:sz w:val="20"/>
          <w:szCs w:val="20"/>
        </w:rPr>
      </w:pPr>
    </w:p>
    <w:p w14:paraId="0F0DA5F1" w14:textId="77777777" w:rsidR="00EE472A" w:rsidRPr="009404BB" w:rsidRDefault="00EE472A" w:rsidP="001E1A55">
      <w:pPr>
        <w:tabs>
          <w:tab w:val="left" w:pos="903"/>
        </w:tabs>
        <w:rPr>
          <w:sz w:val="20"/>
          <w:szCs w:val="20"/>
        </w:rPr>
      </w:pPr>
    </w:p>
    <w:p w14:paraId="3664A4D1" w14:textId="77777777" w:rsidR="00EE472A" w:rsidRPr="009404BB" w:rsidRDefault="00EE472A" w:rsidP="001E1A55">
      <w:pPr>
        <w:tabs>
          <w:tab w:val="left" w:pos="903"/>
        </w:tabs>
        <w:rPr>
          <w:sz w:val="20"/>
          <w:szCs w:val="20"/>
        </w:rPr>
      </w:pPr>
    </w:p>
    <w:p w14:paraId="2A2FEA92" w14:textId="77777777" w:rsidR="00EE472A" w:rsidRPr="009404BB" w:rsidRDefault="00EE472A" w:rsidP="001E1A55">
      <w:pPr>
        <w:tabs>
          <w:tab w:val="left" w:pos="903"/>
        </w:tabs>
        <w:rPr>
          <w:sz w:val="20"/>
          <w:szCs w:val="20"/>
        </w:rPr>
      </w:pPr>
    </w:p>
    <w:p w14:paraId="18A682CB" w14:textId="77777777" w:rsidR="00EE472A" w:rsidRPr="009404BB" w:rsidRDefault="00EE472A" w:rsidP="001E1A55">
      <w:pPr>
        <w:tabs>
          <w:tab w:val="left" w:pos="903"/>
        </w:tabs>
        <w:rPr>
          <w:sz w:val="20"/>
          <w:szCs w:val="20"/>
        </w:rPr>
      </w:pPr>
    </w:p>
    <w:p w14:paraId="7D771D35" w14:textId="77777777" w:rsidR="00EE472A" w:rsidRPr="009404BB" w:rsidRDefault="00EE472A" w:rsidP="001E1A55">
      <w:pPr>
        <w:tabs>
          <w:tab w:val="left" w:pos="903"/>
        </w:tabs>
        <w:rPr>
          <w:sz w:val="20"/>
          <w:szCs w:val="20"/>
        </w:rPr>
      </w:pPr>
    </w:p>
    <w:p w14:paraId="06FA6372" w14:textId="77777777" w:rsidR="00EE472A" w:rsidRPr="009404BB" w:rsidRDefault="00EE472A" w:rsidP="001E1A55">
      <w:pPr>
        <w:tabs>
          <w:tab w:val="left" w:pos="903"/>
        </w:tabs>
        <w:rPr>
          <w:sz w:val="20"/>
          <w:szCs w:val="20"/>
        </w:rPr>
      </w:pPr>
    </w:p>
    <w:p w14:paraId="1A558FB1" w14:textId="77777777" w:rsidR="00EE472A" w:rsidRPr="009404BB" w:rsidRDefault="00EE472A" w:rsidP="001E1A55">
      <w:pPr>
        <w:tabs>
          <w:tab w:val="left" w:pos="903"/>
        </w:tabs>
        <w:rPr>
          <w:sz w:val="20"/>
          <w:szCs w:val="20"/>
        </w:rPr>
      </w:pPr>
    </w:p>
    <w:p w14:paraId="1D22AA6D" w14:textId="77777777" w:rsidR="00EE472A" w:rsidRPr="009404BB" w:rsidRDefault="00EE472A" w:rsidP="001E1A55">
      <w:pPr>
        <w:tabs>
          <w:tab w:val="left" w:pos="903"/>
        </w:tabs>
        <w:rPr>
          <w:sz w:val="20"/>
          <w:szCs w:val="20"/>
        </w:rPr>
      </w:pPr>
    </w:p>
    <w:p w14:paraId="538F71AD" w14:textId="77777777" w:rsidR="00EE472A" w:rsidRPr="009404BB" w:rsidRDefault="00EE472A" w:rsidP="001E1A55">
      <w:pPr>
        <w:tabs>
          <w:tab w:val="left" w:pos="903"/>
        </w:tabs>
        <w:rPr>
          <w:sz w:val="20"/>
          <w:szCs w:val="20"/>
        </w:rPr>
      </w:pPr>
    </w:p>
    <w:p w14:paraId="780326B8" w14:textId="77777777" w:rsidR="00EE472A" w:rsidRPr="009404BB" w:rsidRDefault="00EE472A" w:rsidP="001E1A55">
      <w:pPr>
        <w:tabs>
          <w:tab w:val="left" w:pos="903"/>
        </w:tabs>
        <w:rPr>
          <w:sz w:val="20"/>
          <w:szCs w:val="20"/>
        </w:rPr>
      </w:pPr>
    </w:p>
    <w:p w14:paraId="31E56A03" w14:textId="77777777" w:rsidR="00EE472A" w:rsidRPr="009404BB" w:rsidRDefault="00EE472A" w:rsidP="001E1A55">
      <w:pPr>
        <w:tabs>
          <w:tab w:val="left" w:pos="903"/>
        </w:tabs>
        <w:rPr>
          <w:sz w:val="20"/>
          <w:szCs w:val="20"/>
        </w:rPr>
      </w:pPr>
    </w:p>
    <w:p w14:paraId="303F08FB" w14:textId="77777777" w:rsidR="00EE472A" w:rsidRPr="009404BB" w:rsidRDefault="00EE472A" w:rsidP="001E1A55">
      <w:pPr>
        <w:tabs>
          <w:tab w:val="left" w:pos="903"/>
        </w:tabs>
        <w:rPr>
          <w:sz w:val="20"/>
          <w:szCs w:val="20"/>
        </w:rPr>
      </w:pPr>
    </w:p>
    <w:p w14:paraId="6BD2D824" w14:textId="77777777" w:rsidR="0009639D" w:rsidRPr="009404BB" w:rsidRDefault="0009639D" w:rsidP="0009639D">
      <w:pPr>
        <w:tabs>
          <w:tab w:val="left" w:pos="903"/>
        </w:tabs>
        <w:rPr>
          <w:sz w:val="20"/>
          <w:szCs w:val="20"/>
        </w:rPr>
      </w:pPr>
    </w:p>
    <w:p w14:paraId="12BAC681" w14:textId="77777777" w:rsidR="0009639D" w:rsidRPr="009404BB" w:rsidRDefault="0009639D" w:rsidP="0009639D">
      <w:pPr>
        <w:tabs>
          <w:tab w:val="left" w:pos="903"/>
        </w:tabs>
        <w:rPr>
          <w:sz w:val="20"/>
          <w:szCs w:val="20"/>
        </w:rPr>
      </w:pPr>
    </w:p>
    <w:p w14:paraId="225E0C38" w14:textId="77777777" w:rsidR="0009639D" w:rsidRPr="009404BB" w:rsidRDefault="0009639D" w:rsidP="0009639D">
      <w:pPr>
        <w:tabs>
          <w:tab w:val="left" w:pos="903"/>
        </w:tabs>
        <w:rPr>
          <w:sz w:val="20"/>
          <w:szCs w:val="20"/>
        </w:rPr>
      </w:pPr>
    </w:p>
    <w:p w14:paraId="0D079385" w14:textId="77777777" w:rsidR="0009639D" w:rsidRPr="009404BB" w:rsidRDefault="0009639D" w:rsidP="0009639D">
      <w:pPr>
        <w:tabs>
          <w:tab w:val="left" w:pos="903"/>
        </w:tabs>
        <w:rPr>
          <w:sz w:val="20"/>
          <w:szCs w:val="20"/>
        </w:rPr>
      </w:pPr>
    </w:p>
    <w:p w14:paraId="76B2FA41" w14:textId="77777777" w:rsidR="0009639D" w:rsidRPr="009404BB" w:rsidRDefault="0009639D" w:rsidP="0009639D">
      <w:pPr>
        <w:tabs>
          <w:tab w:val="left" w:pos="903"/>
        </w:tabs>
        <w:rPr>
          <w:sz w:val="20"/>
          <w:szCs w:val="20"/>
        </w:rPr>
      </w:pPr>
    </w:p>
    <w:p w14:paraId="4B377E82" w14:textId="77777777" w:rsidR="0009639D" w:rsidRPr="009404BB" w:rsidRDefault="0009639D" w:rsidP="0009639D">
      <w:pPr>
        <w:tabs>
          <w:tab w:val="left" w:pos="903"/>
        </w:tabs>
        <w:rPr>
          <w:sz w:val="20"/>
          <w:szCs w:val="20"/>
        </w:rPr>
      </w:pPr>
    </w:p>
    <w:p w14:paraId="2AFD1479" w14:textId="77777777" w:rsidR="0009639D" w:rsidRPr="009404BB" w:rsidRDefault="0009639D" w:rsidP="0009639D">
      <w:pPr>
        <w:tabs>
          <w:tab w:val="left" w:pos="903"/>
        </w:tabs>
        <w:rPr>
          <w:sz w:val="20"/>
          <w:szCs w:val="20"/>
        </w:rPr>
      </w:pPr>
    </w:p>
    <w:p w14:paraId="4A07383A" w14:textId="77777777" w:rsidR="0009639D" w:rsidRPr="009404BB" w:rsidRDefault="0009639D" w:rsidP="0009639D">
      <w:pPr>
        <w:tabs>
          <w:tab w:val="left" w:pos="903"/>
        </w:tabs>
        <w:rPr>
          <w:sz w:val="20"/>
          <w:szCs w:val="20"/>
        </w:rPr>
      </w:pPr>
    </w:p>
    <w:p w14:paraId="1204F3D9" w14:textId="77777777" w:rsidR="0009639D" w:rsidRPr="009404BB" w:rsidRDefault="0009639D" w:rsidP="0009639D">
      <w:pPr>
        <w:tabs>
          <w:tab w:val="left" w:pos="903"/>
        </w:tabs>
        <w:rPr>
          <w:sz w:val="20"/>
          <w:szCs w:val="20"/>
        </w:rPr>
      </w:pPr>
    </w:p>
    <w:p w14:paraId="630B7916" w14:textId="77777777" w:rsidR="0009639D" w:rsidRDefault="0009639D" w:rsidP="0009639D">
      <w:pPr>
        <w:tabs>
          <w:tab w:val="left" w:pos="903"/>
        </w:tabs>
        <w:rPr>
          <w:sz w:val="20"/>
          <w:szCs w:val="20"/>
        </w:rPr>
      </w:pPr>
    </w:p>
    <w:p w14:paraId="31B02CBE" w14:textId="77777777" w:rsidR="0009639D" w:rsidRDefault="0009639D" w:rsidP="0009639D">
      <w:pPr>
        <w:tabs>
          <w:tab w:val="left" w:pos="903"/>
        </w:tabs>
        <w:rPr>
          <w:sz w:val="20"/>
          <w:szCs w:val="20"/>
        </w:rPr>
      </w:pPr>
    </w:p>
    <w:p w14:paraId="7FA4AE90" w14:textId="77777777" w:rsidR="0009639D" w:rsidRDefault="0009639D" w:rsidP="0009639D">
      <w:pPr>
        <w:tabs>
          <w:tab w:val="left" w:pos="903"/>
        </w:tabs>
        <w:rPr>
          <w:sz w:val="20"/>
          <w:szCs w:val="20"/>
        </w:rPr>
      </w:pPr>
    </w:p>
    <w:p w14:paraId="35CD0E53" w14:textId="77777777" w:rsidR="0009639D" w:rsidRPr="009404BB" w:rsidRDefault="0009639D" w:rsidP="0009639D">
      <w:pPr>
        <w:tabs>
          <w:tab w:val="left" w:pos="903"/>
        </w:tabs>
        <w:rPr>
          <w:sz w:val="20"/>
          <w:szCs w:val="20"/>
        </w:rPr>
      </w:pPr>
    </w:p>
    <w:p w14:paraId="4A31361B" w14:textId="77777777" w:rsidR="0009639D" w:rsidRPr="009404BB" w:rsidRDefault="0009639D" w:rsidP="0009639D">
      <w:pPr>
        <w:tabs>
          <w:tab w:val="left" w:pos="903"/>
        </w:tabs>
        <w:rPr>
          <w:sz w:val="20"/>
          <w:szCs w:val="20"/>
        </w:rPr>
      </w:pPr>
    </w:p>
    <w:p w14:paraId="5CF57FFA" w14:textId="77777777" w:rsidR="0009639D" w:rsidRPr="009404BB" w:rsidRDefault="0009639D" w:rsidP="0009639D">
      <w:pPr>
        <w:tabs>
          <w:tab w:val="left" w:pos="903"/>
        </w:tabs>
        <w:rPr>
          <w:sz w:val="20"/>
          <w:szCs w:val="20"/>
        </w:rPr>
      </w:pPr>
    </w:p>
    <w:p w14:paraId="513B6F50" w14:textId="77777777" w:rsidR="0009639D" w:rsidRPr="009404BB" w:rsidRDefault="0009639D" w:rsidP="0009639D">
      <w:pPr>
        <w:tabs>
          <w:tab w:val="left" w:pos="903"/>
        </w:tabs>
        <w:rPr>
          <w:sz w:val="20"/>
          <w:szCs w:val="20"/>
        </w:rPr>
      </w:pPr>
    </w:p>
    <w:p w14:paraId="702A3391" w14:textId="77777777" w:rsidR="0009639D" w:rsidRPr="009404BB" w:rsidRDefault="0009639D" w:rsidP="0009639D">
      <w:pPr>
        <w:ind w:left="1744"/>
        <w:rPr>
          <w:sz w:val="20"/>
        </w:rPr>
      </w:pPr>
      <w:r w:rsidRPr="009404BB">
        <w:rPr>
          <w:sz w:val="20"/>
        </w:rPr>
        <w:t>(Halaman</w:t>
      </w:r>
      <w:r w:rsidRPr="009404BB">
        <w:rPr>
          <w:spacing w:val="-4"/>
          <w:sz w:val="20"/>
        </w:rPr>
        <w:t xml:space="preserve"> </w:t>
      </w:r>
      <w:r w:rsidRPr="009404BB">
        <w:rPr>
          <w:sz w:val="20"/>
        </w:rPr>
        <w:t>ini</w:t>
      </w:r>
      <w:r w:rsidRPr="009404BB">
        <w:rPr>
          <w:spacing w:val="-5"/>
          <w:sz w:val="20"/>
        </w:rPr>
        <w:t xml:space="preserve"> </w:t>
      </w:r>
      <w:r w:rsidRPr="009404BB">
        <w:rPr>
          <w:sz w:val="20"/>
        </w:rPr>
        <w:t>sengaja</w:t>
      </w:r>
      <w:r w:rsidRPr="009404BB">
        <w:rPr>
          <w:spacing w:val="-5"/>
          <w:sz w:val="20"/>
        </w:rPr>
        <w:t xml:space="preserve"> </w:t>
      </w:r>
      <w:r w:rsidRPr="009404BB">
        <w:rPr>
          <w:spacing w:val="-2"/>
          <w:sz w:val="20"/>
        </w:rPr>
        <w:t>dikosongkan)</w:t>
      </w:r>
    </w:p>
    <w:p w14:paraId="1E0923E9" w14:textId="77777777" w:rsidR="0009639D" w:rsidRPr="009404BB" w:rsidRDefault="0009639D" w:rsidP="0009639D">
      <w:pPr>
        <w:tabs>
          <w:tab w:val="left" w:pos="903"/>
        </w:tabs>
        <w:rPr>
          <w:sz w:val="20"/>
          <w:szCs w:val="20"/>
        </w:rPr>
      </w:pPr>
    </w:p>
    <w:p w14:paraId="5FB35A37" w14:textId="77777777" w:rsidR="0009639D" w:rsidRPr="009404BB" w:rsidRDefault="0009639D" w:rsidP="0009639D">
      <w:pPr>
        <w:tabs>
          <w:tab w:val="left" w:pos="903"/>
        </w:tabs>
        <w:rPr>
          <w:sz w:val="20"/>
          <w:szCs w:val="20"/>
        </w:rPr>
      </w:pPr>
    </w:p>
    <w:p w14:paraId="7E98CF23" w14:textId="77777777" w:rsidR="0009639D" w:rsidRPr="009404BB" w:rsidRDefault="0009639D" w:rsidP="0009639D">
      <w:pPr>
        <w:tabs>
          <w:tab w:val="left" w:pos="903"/>
        </w:tabs>
        <w:rPr>
          <w:sz w:val="20"/>
          <w:szCs w:val="20"/>
        </w:rPr>
      </w:pPr>
    </w:p>
    <w:p w14:paraId="474F65C7" w14:textId="77777777" w:rsidR="0009639D" w:rsidRPr="009404BB" w:rsidRDefault="0009639D" w:rsidP="0009639D">
      <w:pPr>
        <w:tabs>
          <w:tab w:val="left" w:pos="903"/>
        </w:tabs>
        <w:rPr>
          <w:sz w:val="20"/>
          <w:szCs w:val="20"/>
        </w:rPr>
      </w:pPr>
    </w:p>
    <w:p w14:paraId="4C006B11" w14:textId="77777777" w:rsidR="0009639D" w:rsidRPr="009404BB" w:rsidRDefault="0009639D" w:rsidP="0009639D">
      <w:pPr>
        <w:tabs>
          <w:tab w:val="left" w:pos="903"/>
        </w:tabs>
        <w:rPr>
          <w:sz w:val="20"/>
          <w:szCs w:val="20"/>
        </w:rPr>
      </w:pPr>
    </w:p>
    <w:p w14:paraId="47185AF8" w14:textId="77777777" w:rsidR="0009639D" w:rsidRPr="009404BB" w:rsidRDefault="0009639D" w:rsidP="0009639D">
      <w:pPr>
        <w:tabs>
          <w:tab w:val="left" w:pos="903"/>
        </w:tabs>
        <w:rPr>
          <w:sz w:val="20"/>
          <w:szCs w:val="20"/>
        </w:rPr>
      </w:pPr>
    </w:p>
    <w:p w14:paraId="0C66B63C" w14:textId="77777777" w:rsidR="0009639D" w:rsidRPr="009404BB" w:rsidRDefault="0009639D" w:rsidP="0009639D">
      <w:pPr>
        <w:tabs>
          <w:tab w:val="left" w:pos="903"/>
        </w:tabs>
        <w:rPr>
          <w:sz w:val="20"/>
          <w:szCs w:val="20"/>
        </w:rPr>
      </w:pPr>
    </w:p>
    <w:p w14:paraId="5B69E2FA" w14:textId="77777777" w:rsidR="0009639D" w:rsidRPr="009404BB" w:rsidRDefault="0009639D" w:rsidP="0009639D">
      <w:pPr>
        <w:tabs>
          <w:tab w:val="left" w:pos="903"/>
        </w:tabs>
        <w:rPr>
          <w:sz w:val="20"/>
          <w:szCs w:val="20"/>
        </w:rPr>
      </w:pPr>
    </w:p>
    <w:p w14:paraId="08358018" w14:textId="77777777" w:rsidR="0009639D" w:rsidRPr="009404BB" w:rsidRDefault="0009639D" w:rsidP="0009639D">
      <w:pPr>
        <w:tabs>
          <w:tab w:val="left" w:pos="903"/>
        </w:tabs>
        <w:rPr>
          <w:sz w:val="20"/>
          <w:szCs w:val="20"/>
        </w:rPr>
      </w:pPr>
    </w:p>
    <w:p w14:paraId="077FC215" w14:textId="77777777" w:rsidR="0009639D" w:rsidRPr="009404BB" w:rsidRDefault="0009639D" w:rsidP="0009639D">
      <w:pPr>
        <w:tabs>
          <w:tab w:val="left" w:pos="903"/>
        </w:tabs>
        <w:rPr>
          <w:sz w:val="20"/>
          <w:szCs w:val="20"/>
        </w:rPr>
      </w:pPr>
    </w:p>
    <w:p w14:paraId="4B455D4B" w14:textId="77777777" w:rsidR="0009639D" w:rsidRPr="009404BB" w:rsidRDefault="0009639D" w:rsidP="0009639D">
      <w:pPr>
        <w:tabs>
          <w:tab w:val="left" w:pos="903"/>
        </w:tabs>
        <w:rPr>
          <w:sz w:val="20"/>
          <w:szCs w:val="20"/>
        </w:rPr>
      </w:pPr>
    </w:p>
    <w:p w14:paraId="3F18F2E4" w14:textId="77777777" w:rsidR="0009639D" w:rsidRPr="009404BB" w:rsidRDefault="0009639D" w:rsidP="0009639D">
      <w:pPr>
        <w:tabs>
          <w:tab w:val="left" w:pos="903"/>
        </w:tabs>
        <w:rPr>
          <w:sz w:val="20"/>
          <w:szCs w:val="20"/>
        </w:rPr>
      </w:pPr>
    </w:p>
    <w:p w14:paraId="3B2AFD34" w14:textId="77777777" w:rsidR="0009639D" w:rsidRPr="009404BB" w:rsidRDefault="0009639D" w:rsidP="0009639D">
      <w:pPr>
        <w:tabs>
          <w:tab w:val="left" w:pos="903"/>
        </w:tabs>
        <w:rPr>
          <w:sz w:val="20"/>
          <w:szCs w:val="20"/>
        </w:rPr>
      </w:pPr>
    </w:p>
    <w:p w14:paraId="7B408EB3" w14:textId="77777777" w:rsidR="0009639D" w:rsidRPr="009404BB" w:rsidRDefault="0009639D" w:rsidP="0009639D">
      <w:pPr>
        <w:tabs>
          <w:tab w:val="left" w:pos="903"/>
        </w:tabs>
        <w:rPr>
          <w:sz w:val="20"/>
          <w:szCs w:val="20"/>
        </w:rPr>
      </w:pPr>
    </w:p>
    <w:p w14:paraId="76AF6EEC" w14:textId="77777777" w:rsidR="0009639D" w:rsidRPr="009404BB" w:rsidRDefault="0009639D" w:rsidP="0009639D">
      <w:pPr>
        <w:tabs>
          <w:tab w:val="left" w:pos="903"/>
        </w:tabs>
        <w:rPr>
          <w:sz w:val="20"/>
          <w:szCs w:val="20"/>
        </w:rPr>
      </w:pPr>
    </w:p>
    <w:p w14:paraId="433F445A" w14:textId="77777777" w:rsidR="0009639D" w:rsidRPr="009404BB" w:rsidRDefault="0009639D" w:rsidP="0009639D">
      <w:pPr>
        <w:tabs>
          <w:tab w:val="left" w:pos="903"/>
        </w:tabs>
        <w:rPr>
          <w:sz w:val="20"/>
          <w:szCs w:val="20"/>
        </w:rPr>
      </w:pPr>
    </w:p>
    <w:p w14:paraId="6D2E0AD5" w14:textId="77777777" w:rsidR="0009639D" w:rsidRPr="009404BB" w:rsidRDefault="0009639D" w:rsidP="0009639D">
      <w:pPr>
        <w:tabs>
          <w:tab w:val="left" w:pos="903"/>
        </w:tabs>
        <w:rPr>
          <w:sz w:val="20"/>
          <w:szCs w:val="20"/>
        </w:rPr>
      </w:pPr>
    </w:p>
    <w:p w14:paraId="1A627AED" w14:textId="77777777" w:rsidR="0009639D" w:rsidRPr="009404BB" w:rsidRDefault="0009639D" w:rsidP="0009639D">
      <w:pPr>
        <w:tabs>
          <w:tab w:val="left" w:pos="903"/>
        </w:tabs>
        <w:rPr>
          <w:sz w:val="20"/>
          <w:szCs w:val="20"/>
        </w:rPr>
      </w:pPr>
    </w:p>
    <w:p w14:paraId="4F129F27" w14:textId="77777777" w:rsidR="0009639D" w:rsidRPr="009404BB" w:rsidRDefault="0009639D" w:rsidP="0009639D">
      <w:pPr>
        <w:tabs>
          <w:tab w:val="left" w:pos="903"/>
        </w:tabs>
        <w:rPr>
          <w:sz w:val="20"/>
          <w:szCs w:val="20"/>
        </w:rPr>
      </w:pPr>
    </w:p>
    <w:p w14:paraId="187078D5" w14:textId="77777777" w:rsidR="0009639D" w:rsidRPr="009404BB" w:rsidRDefault="0009639D" w:rsidP="0009639D">
      <w:pPr>
        <w:tabs>
          <w:tab w:val="left" w:pos="903"/>
        </w:tabs>
        <w:rPr>
          <w:sz w:val="20"/>
          <w:szCs w:val="20"/>
        </w:rPr>
      </w:pPr>
    </w:p>
    <w:p w14:paraId="774D4EBE" w14:textId="77777777" w:rsidR="0009639D" w:rsidRDefault="0009639D" w:rsidP="0009639D">
      <w:pPr>
        <w:pStyle w:val="Heading1"/>
        <w:jc w:val="left"/>
      </w:pPr>
    </w:p>
    <w:p w14:paraId="457D7CBE" w14:textId="77777777" w:rsidR="0009639D" w:rsidRPr="0009639D" w:rsidRDefault="0009639D" w:rsidP="0009639D"/>
    <w:p w14:paraId="75768FED" w14:textId="37DEBEDF" w:rsidR="00EE472A" w:rsidRPr="009404BB" w:rsidRDefault="00EE472A" w:rsidP="002C01CC">
      <w:pPr>
        <w:pStyle w:val="Heading1"/>
      </w:pPr>
      <w:bookmarkStart w:id="3" w:name="_Toc196165271"/>
      <w:r w:rsidRPr="009404BB">
        <w:lastRenderedPageBreak/>
        <w:t>DAFTAR TABEL</w:t>
      </w:r>
      <w:bookmarkEnd w:id="3"/>
    </w:p>
    <w:p w14:paraId="0E60BEB7" w14:textId="77777777" w:rsidR="00EE472A" w:rsidRPr="009404BB" w:rsidRDefault="00EE472A" w:rsidP="001E1A55">
      <w:pPr>
        <w:tabs>
          <w:tab w:val="left" w:pos="903"/>
        </w:tabs>
        <w:rPr>
          <w:sz w:val="20"/>
          <w:szCs w:val="20"/>
        </w:rPr>
      </w:pPr>
    </w:p>
    <w:p w14:paraId="6099166D" w14:textId="15E747EF" w:rsidR="005A673E" w:rsidRPr="009404BB" w:rsidRDefault="005A673E" w:rsidP="005A673E">
      <w:pPr>
        <w:pStyle w:val="TableofFigures"/>
        <w:tabs>
          <w:tab w:val="right" w:leader="dot" w:pos="5838"/>
        </w:tabs>
        <w:rPr>
          <w:noProof/>
        </w:rPr>
      </w:pPr>
      <w:r w:rsidRPr="009404BB">
        <w:rPr>
          <w:sz w:val="20"/>
          <w:szCs w:val="20"/>
        </w:rPr>
        <w:fldChar w:fldCharType="begin"/>
      </w:r>
      <w:r w:rsidRPr="009404BB">
        <w:rPr>
          <w:sz w:val="20"/>
          <w:szCs w:val="20"/>
        </w:rPr>
        <w:instrText xml:space="preserve"> TOC \h \z \c "Tabel 2." </w:instrText>
      </w:r>
      <w:r w:rsidRPr="009404BB">
        <w:rPr>
          <w:sz w:val="20"/>
          <w:szCs w:val="20"/>
        </w:rPr>
        <w:fldChar w:fldCharType="separate"/>
      </w:r>
      <w:hyperlink w:anchor="_Toc187668491" w:history="1">
        <w:r w:rsidRPr="009404BB">
          <w:rPr>
            <w:rStyle w:val="Hyperlink"/>
            <w:b/>
            <w:bCs/>
            <w:noProof/>
          </w:rPr>
          <w:t>Tabel 2. 1 Perbandingan Metode dengan Penelitian Terkait</w:t>
        </w:r>
        <w:r w:rsidRPr="009404BB">
          <w:rPr>
            <w:noProof/>
            <w:webHidden/>
          </w:rPr>
          <w:tab/>
        </w:r>
        <w:r w:rsidRPr="009404BB">
          <w:rPr>
            <w:noProof/>
            <w:webHidden/>
          </w:rPr>
          <w:fldChar w:fldCharType="begin"/>
        </w:r>
        <w:r w:rsidRPr="009404BB">
          <w:rPr>
            <w:noProof/>
            <w:webHidden/>
          </w:rPr>
          <w:instrText xml:space="preserve"> PAGEREF _Toc187668491 \h </w:instrText>
        </w:r>
        <w:r w:rsidRPr="009404BB">
          <w:rPr>
            <w:noProof/>
            <w:webHidden/>
          </w:rPr>
        </w:r>
        <w:r w:rsidRPr="009404BB">
          <w:rPr>
            <w:noProof/>
            <w:webHidden/>
          </w:rPr>
          <w:fldChar w:fldCharType="separate"/>
        </w:r>
        <w:r w:rsidR="00461240">
          <w:rPr>
            <w:noProof/>
            <w:webHidden/>
          </w:rPr>
          <w:t>27</w:t>
        </w:r>
        <w:r w:rsidRPr="009404BB">
          <w:rPr>
            <w:noProof/>
            <w:webHidden/>
          </w:rPr>
          <w:fldChar w:fldCharType="end"/>
        </w:r>
      </w:hyperlink>
      <w:r w:rsidRPr="009404BB">
        <w:rPr>
          <w:sz w:val="20"/>
          <w:szCs w:val="20"/>
        </w:rPr>
        <w:fldChar w:fldCharType="end"/>
      </w:r>
      <w:r w:rsidRPr="009404BB">
        <w:rPr>
          <w:sz w:val="20"/>
          <w:szCs w:val="20"/>
        </w:rPr>
        <w:fldChar w:fldCharType="begin"/>
      </w:r>
      <w:r w:rsidRPr="009404BB">
        <w:rPr>
          <w:sz w:val="20"/>
          <w:szCs w:val="20"/>
        </w:rPr>
        <w:instrText xml:space="preserve"> TOC \h \z \c "Tabel 3." </w:instrText>
      </w:r>
      <w:r w:rsidRPr="009404BB">
        <w:rPr>
          <w:sz w:val="20"/>
          <w:szCs w:val="20"/>
        </w:rPr>
        <w:fldChar w:fldCharType="separate"/>
      </w:r>
    </w:p>
    <w:p w14:paraId="6BFE35FA" w14:textId="1A9FAB28"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00" w:history="1">
        <w:r w:rsidRPr="009404BB">
          <w:rPr>
            <w:rStyle w:val="Hyperlink"/>
            <w:b/>
            <w:bCs/>
            <w:noProof/>
          </w:rPr>
          <w:t>Tabel 3. 1 Format dataset QNA</w:t>
        </w:r>
        <w:r w:rsidRPr="009404BB">
          <w:rPr>
            <w:noProof/>
            <w:webHidden/>
          </w:rPr>
          <w:tab/>
        </w:r>
        <w:r w:rsidRPr="009404BB">
          <w:rPr>
            <w:noProof/>
            <w:webHidden/>
          </w:rPr>
          <w:fldChar w:fldCharType="begin"/>
        </w:r>
        <w:r w:rsidRPr="009404BB">
          <w:rPr>
            <w:noProof/>
            <w:webHidden/>
          </w:rPr>
          <w:instrText xml:space="preserve"> PAGEREF _Toc187668500 \h </w:instrText>
        </w:r>
        <w:r w:rsidRPr="009404BB">
          <w:rPr>
            <w:noProof/>
            <w:webHidden/>
          </w:rPr>
        </w:r>
        <w:r w:rsidRPr="009404BB">
          <w:rPr>
            <w:noProof/>
            <w:webHidden/>
          </w:rPr>
          <w:fldChar w:fldCharType="separate"/>
        </w:r>
        <w:r w:rsidR="00461240">
          <w:rPr>
            <w:noProof/>
            <w:webHidden/>
          </w:rPr>
          <w:t>32</w:t>
        </w:r>
        <w:r w:rsidRPr="009404BB">
          <w:rPr>
            <w:noProof/>
            <w:webHidden/>
          </w:rPr>
          <w:fldChar w:fldCharType="end"/>
        </w:r>
      </w:hyperlink>
    </w:p>
    <w:p w14:paraId="4F75BCA7" w14:textId="15616595" w:rsidR="009E6301" w:rsidRDefault="005A673E" w:rsidP="00E5541B">
      <w:pPr>
        <w:pStyle w:val="TableofFigures"/>
        <w:tabs>
          <w:tab w:val="right" w:leader="dot" w:pos="5838"/>
        </w:tabs>
        <w:rPr>
          <w:noProof/>
        </w:rPr>
      </w:pPr>
      <w:hyperlink w:anchor="_Toc187668501" w:history="1">
        <w:r w:rsidRPr="009404BB">
          <w:rPr>
            <w:rStyle w:val="Hyperlink"/>
            <w:b/>
            <w:bCs/>
            <w:noProof/>
          </w:rPr>
          <w:t>Tabel 3. 2 Jadwal Pengerjaan PA Pembuatan Sistem</w:t>
        </w:r>
        <w:r w:rsidRPr="009404BB">
          <w:rPr>
            <w:noProof/>
            <w:webHidden/>
          </w:rPr>
          <w:tab/>
        </w:r>
        <w:r w:rsidRPr="009404BB">
          <w:rPr>
            <w:noProof/>
            <w:webHidden/>
          </w:rPr>
          <w:fldChar w:fldCharType="begin"/>
        </w:r>
        <w:r w:rsidRPr="009404BB">
          <w:rPr>
            <w:noProof/>
            <w:webHidden/>
          </w:rPr>
          <w:instrText xml:space="preserve"> PAGEREF _Toc187668501 \h </w:instrText>
        </w:r>
        <w:r w:rsidRPr="009404BB">
          <w:rPr>
            <w:noProof/>
            <w:webHidden/>
          </w:rPr>
        </w:r>
        <w:r w:rsidRPr="009404BB">
          <w:rPr>
            <w:noProof/>
            <w:webHidden/>
          </w:rPr>
          <w:fldChar w:fldCharType="separate"/>
        </w:r>
        <w:r w:rsidR="00461240">
          <w:rPr>
            <w:noProof/>
            <w:webHidden/>
          </w:rPr>
          <w:t>41</w:t>
        </w:r>
        <w:r w:rsidRPr="009404BB">
          <w:rPr>
            <w:noProof/>
            <w:webHidden/>
          </w:rPr>
          <w:fldChar w:fldCharType="end"/>
        </w:r>
      </w:hyperlink>
      <w:r w:rsidRPr="009404BB">
        <w:rPr>
          <w:sz w:val="20"/>
          <w:szCs w:val="20"/>
        </w:rPr>
        <w:fldChar w:fldCharType="end"/>
      </w:r>
      <w:r w:rsidRPr="009404BB">
        <w:rPr>
          <w:sz w:val="20"/>
          <w:szCs w:val="20"/>
        </w:rPr>
        <w:fldChar w:fldCharType="begin"/>
      </w:r>
      <w:r w:rsidRPr="009404BB">
        <w:rPr>
          <w:sz w:val="20"/>
          <w:szCs w:val="20"/>
        </w:rPr>
        <w:instrText xml:space="preserve"> TOC \h \z \c "Tabel 4." </w:instrText>
      </w:r>
      <w:r w:rsidRPr="009404BB">
        <w:rPr>
          <w:sz w:val="20"/>
          <w:szCs w:val="20"/>
        </w:rPr>
        <w:fldChar w:fldCharType="separate"/>
      </w:r>
    </w:p>
    <w:p w14:paraId="2DDD40AE" w14:textId="36D6D9A3"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56" w:history="1">
        <w:r w:rsidRPr="00476AE0">
          <w:rPr>
            <w:rStyle w:val="Hyperlink"/>
            <w:b/>
            <w:bCs/>
            <w:noProof/>
          </w:rPr>
          <w:t>Tabel 4. 1 Informasi Hardware</w:t>
        </w:r>
        <w:r>
          <w:rPr>
            <w:noProof/>
            <w:webHidden/>
          </w:rPr>
          <w:tab/>
        </w:r>
        <w:r>
          <w:rPr>
            <w:noProof/>
            <w:webHidden/>
          </w:rPr>
          <w:fldChar w:fldCharType="begin"/>
        </w:r>
        <w:r>
          <w:rPr>
            <w:noProof/>
            <w:webHidden/>
          </w:rPr>
          <w:instrText xml:space="preserve"> PAGEREF _Toc189215656 \h </w:instrText>
        </w:r>
        <w:r>
          <w:rPr>
            <w:noProof/>
            <w:webHidden/>
          </w:rPr>
        </w:r>
        <w:r>
          <w:rPr>
            <w:noProof/>
            <w:webHidden/>
          </w:rPr>
          <w:fldChar w:fldCharType="separate"/>
        </w:r>
        <w:r w:rsidR="00461240">
          <w:rPr>
            <w:noProof/>
            <w:webHidden/>
          </w:rPr>
          <w:t>44</w:t>
        </w:r>
        <w:r>
          <w:rPr>
            <w:noProof/>
            <w:webHidden/>
          </w:rPr>
          <w:fldChar w:fldCharType="end"/>
        </w:r>
      </w:hyperlink>
    </w:p>
    <w:p w14:paraId="1C071D05" w14:textId="108DFEDA"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57" w:history="1">
        <w:r w:rsidRPr="00476AE0">
          <w:rPr>
            <w:rStyle w:val="Hyperlink"/>
            <w:b/>
            <w:bCs/>
            <w:noProof/>
          </w:rPr>
          <w:t>Tabel 4. 2 Informasi Software</w:t>
        </w:r>
        <w:r>
          <w:rPr>
            <w:noProof/>
            <w:webHidden/>
          </w:rPr>
          <w:tab/>
        </w:r>
        <w:r>
          <w:rPr>
            <w:noProof/>
            <w:webHidden/>
          </w:rPr>
          <w:fldChar w:fldCharType="begin"/>
        </w:r>
        <w:r>
          <w:rPr>
            <w:noProof/>
            <w:webHidden/>
          </w:rPr>
          <w:instrText xml:space="preserve"> PAGEREF _Toc189215657 \h </w:instrText>
        </w:r>
        <w:r>
          <w:rPr>
            <w:noProof/>
            <w:webHidden/>
          </w:rPr>
        </w:r>
        <w:r>
          <w:rPr>
            <w:noProof/>
            <w:webHidden/>
          </w:rPr>
          <w:fldChar w:fldCharType="separate"/>
        </w:r>
        <w:r w:rsidR="00461240">
          <w:rPr>
            <w:noProof/>
            <w:webHidden/>
          </w:rPr>
          <w:t>44</w:t>
        </w:r>
        <w:r>
          <w:rPr>
            <w:noProof/>
            <w:webHidden/>
          </w:rPr>
          <w:fldChar w:fldCharType="end"/>
        </w:r>
      </w:hyperlink>
    </w:p>
    <w:p w14:paraId="57F0F912" w14:textId="0E419905"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58" w:history="1">
        <w:r w:rsidRPr="00476AE0">
          <w:rPr>
            <w:rStyle w:val="Hyperlink"/>
            <w:b/>
            <w:bCs/>
            <w:noProof/>
          </w:rPr>
          <w:t>Tabel 4. 3 Sampel Data Pengujian Case Folding</w:t>
        </w:r>
        <w:r>
          <w:rPr>
            <w:noProof/>
            <w:webHidden/>
          </w:rPr>
          <w:tab/>
        </w:r>
        <w:r>
          <w:rPr>
            <w:noProof/>
            <w:webHidden/>
          </w:rPr>
          <w:fldChar w:fldCharType="begin"/>
        </w:r>
        <w:r>
          <w:rPr>
            <w:noProof/>
            <w:webHidden/>
          </w:rPr>
          <w:instrText xml:space="preserve"> PAGEREF _Toc189215658 \h </w:instrText>
        </w:r>
        <w:r>
          <w:rPr>
            <w:noProof/>
            <w:webHidden/>
          </w:rPr>
        </w:r>
        <w:r>
          <w:rPr>
            <w:noProof/>
            <w:webHidden/>
          </w:rPr>
          <w:fldChar w:fldCharType="separate"/>
        </w:r>
        <w:r w:rsidR="00461240">
          <w:rPr>
            <w:noProof/>
            <w:webHidden/>
          </w:rPr>
          <w:t>45</w:t>
        </w:r>
        <w:r>
          <w:rPr>
            <w:noProof/>
            <w:webHidden/>
          </w:rPr>
          <w:fldChar w:fldCharType="end"/>
        </w:r>
      </w:hyperlink>
    </w:p>
    <w:p w14:paraId="5290007A" w14:textId="350730F8"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59" w:history="1">
        <w:r w:rsidRPr="00476AE0">
          <w:rPr>
            <w:rStyle w:val="Hyperlink"/>
            <w:b/>
            <w:bCs/>
            <w:noProof/>
          </w:rPr>
          <w:t>Tabel 4. 4 Sampel Data Pengujian Remove Punctuation</w:t>
        </w:r>
        <w:r>
          <w:rPr>
            <w:noProof/>
            <w:webHidden/>
          </w:rPr>
          <w:tab/>
        </w:r>
        <w:r>
          <w:rPr>
            <w:noProof/>
            <w:webHidden/>
          </w:rPr>
          <w:fldChar w:fldCharType="begin"/>
        </w:r>
        <w:r>
          <w:rPr>
            <w:noProof/>
            <w:webHidden/>
          </w:rPr>
          <w:instrText xml:space="preserve"> PAGEREF _Toc189215659 \h </w:instrText>
        </w:r>
        <w:r>
          <w:rPr>
            <w:noProof/>
            <w:webHidden/>
          </w:rPr>
        </w:r>
        <w:r>
          <w:rPr>
            <w:noProof/>
            <w:webHidden/>
          </w:rPr>
          <w:fldChar w:fldCharType="separate"/>
        </w:r>
        <w:r w:rsidR="00461240">
          <w:rPr>
            <w:noProof/>
            <w:webHidden/>
          </w:rPr>
          <w:t>46</w:t>
        </w:r>
        <w:r>
          <w:rPr>
            <w:noProof/>
            <w:webHidden/>
          </w:rPr>
          <w:fldChar w:fldCharType="end"/>
        </w:r>
      </w:hyperlink>
    </w:p>
    <w:p w14:paraId="796F3975" w14:textId="2A276665"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0" w:history="1">
        <w:r w:rsidRPr="00476AE0">
          <w:rPr>
            <w:rStyle w:val="Hyperlink"/>
            <w:b/>
            <w:bCs/>
            <w:noProof/>
          </w:rPr>
          <w:t>Tabel 4. 5 Sampel Data Pengujian Stripping</w:t>
        </w:r>
        <w:r>
          <w:rPr>
            <w:noProof/>
            <w:webHidden/>
          </w:rPr>
          <w:tab/>
        </w:r>
        <w:r>
          <w:rPr>
            <w:noProof/>
            <w:webHidden/>
          </w:rPr>
          <w:fldChar w:fldCharType="begin"/>
        </w:r>
        <w:r>
          <w:rPr>
            <w:noProof/>
            <w:webHidden/>
          </w:rPr>
          <w:instrText xml:space="preserve"> PAGEREF _Toc189215660 \h </w:instrText>
        </w:r>
        <w:r>
          <w:rPr>
            <w:noProof/>
            <w:webHidden/>
          </w:rPr>
        </w:r>
        <w:r>
          <w:rPr>
            <w:noProof/>
            <w:webHidden/>
          </w:rPr>
          <w:fldChar w:fldCharType="separate"/>
        </w:r>
        <w:r w:rsidR="00461240">
          <w:rPr>
            <w:noProof/>
            <w:webHidden/>
          </w:rPr>
          <w:t>46</w:t>
        </w:r>
        <w:r>
          <w:rPr>
            <w:noProof/>
            <w:webHidden/>
          </w:rPr>
          <w:fldChar w:fldCharType="end"/>
        </w:r>
      </w:hyperlink>
    </w:p>
    <w:p w14:paraId="3AFC4859" w14:textId="61927BE0"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1" w:history="1">
        <w:r w:rsidRPr="00476AE0">
          <w:rPr>
            <w:rStyle w:val="Hyperlink"/>
            <w:b/>
            <w:bCs/>
            <w:noProof/>
          </w:rPr>
          <w:t>Tabel 4. 6 Sampel Data Pengujian Tokenizing</w:t>
        </w:r>
        <w:r>
          <w:rPr>
            <w:noProof/>
            <w:webHidden/>
          </w:rPr>
          <w:tab/>
        </w:r>
        <w:r>
          <w:rPr>
            <w:noProof/>
            <w:webHidden/>
          </w:rPr>
          <w:fldChar w:fldCharType="begin"/>
        </w:r>
        <w:r>
          <w:rPr>
            <w:noProof/>
            <w:webHidden/>
          </w:rPr>
          <w:instrText xml:space="preserve"> PAGEREF _Toc189215661 \h </w:instrText>
        </w:r>
        <w:r>
          <w:rPr>
            <w:noProof/>
            <w:webHidden/>
          </w:rPr>
        </w:r>
        <w:r>
          <w:rPr>
            <w:noProof/>
            <w:webHidden/>
          </w:rPr>
          <w:fldChar w:fldCharType="separate"/>
        </w:r>
        <w:r w:rsidR="00461240">
          <w:rPr>
            <w:noProof/>
            <w:webHidden/>
          </w:rPr>
          <w:t>47</w:t>
        </w:r>
        <w:r>
          <w:rPr>
            <w:noProof/>
            <w:webHidden/>
          </w:rPr>
          <w:fldChar w:fldCharType="end"/>
        </w:r>
      </w:hyperlink>
    </w:p>
    <w:p w14:paraId="7B704822" w14:textId="65E1B36D"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2" w:history="1">
        <w:r w:rsidRPr="00476AE0">
          <w:rPr>
            <w:rStyle w:val="Hyperlink"/>
            <w:b/>
            <w:bCs/>
            <w:noProof/>
          </w:rPr>
          <w:t>Tabel 4. 7 Sampel Data Pengujian Filtering</w:t>
        </w:r>
        <w:r>
          <w:rPr>
            <w:noProof/>
            <w:webHidden/>
          </w:rPr>
          <w:tab/>
        </w:r>
        <w:r>
          <w:rPr>
            <w:noProof/>
            <w:webHidden/>
          </w:rPr>
          <w:fldChar w:fldCharType="begin"/>
        </w:r>
        <w:r>
          <w:rPr>
            <w:noProof/>
            <w:webHidden/>
          </w:rPr>
          <w:instrText xml:space="preserve"> PAGEREF _Toc189215662 \h </w:instrText>
        </w:r>
        <w:r>
          <w:rPr>
            <w:noProof/>
            <w:webHidden/>
          </w:rPr>
        </w:r>
        <w:r>
          <w:rPr>
            <w:noProof/>
            <w:webHidden/>
          </w:rPr>
          <w:fldChar w:fldCharType="separate"/>
        </w:r>
        <w:r w:rsidR="00461240">
          <w:rPr>
            <w:noProof/>
            <w:webHidden/>
          </w:rPr>
          <w:t>48</w:t>
        </w:r>
        <w:r>
          <w:rPr>
            <w:noProof/>
            <w:webHidden/>
          </w:rPr>
          <w:fldChar w:fldCharType="end"/>
        </w:r>
      </w:hyperlink>
    </w:p>
    <w:p w14:paraId="1D8C3D56" w14:textId="770B2CFA"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3" w:history="1">
        <w:r w:rsidRPr="00476AE0">
          <w:rPr>
            <w:rStyle w:val="Hyperlink"/>
            <w:b/>
            <w:bCs/>
            <w:noProof/>
          </w:rPr>
          <w:t>Tabel 4. 8 Sampel Data Pengujian Stemming</w:t>
        </w:r>
        <w:r>
          <w:rPr>
            <w:noProof/>
            <w:webHidden/>
          </w:rPr>
          <w:tab/>
        </w:r>
        <w:r>
          <w:rPr>
            <w:noProof/>
            <w:webHidden/>
          </w:rPr>
          <w:fldChar w:fldCharType="begin"/>
        </w:r>
        <w:r>
          <w:rPr>
            <w:noProof/>
            <w:webHidden/>
          </w:rPr>
          <w:instrText xml:space="preserve"> PAGEREF _Toc189215663 \h </w:instrText>
        </w:r>
        <w:r>
          <w:rPr>
            <w:noProof/>
            <w:webHidden/>
          </w:rPr>
        </w:r>
        <w:r>
          <w:rPr>
            <w:noProof/>
            <w:webHidden/>
          </w:rPr>
          <w:fldChar w:fldCharType="separate"/>
        </w:r>
        <w:r w:rsidR="00461240">
          <w:rPr>
            <w:noProof/>
            <w:webHidden/>
          </w:rPr>
          <w:t>48</w:t>
        </w:r>
        <w:r>
          <w:rPr>
            <w:noProof/>
            <w:webHidden/>
          </w:rPr>
          <w:fldChar w:fldCharType="end"/>
        </w:r>
      </w:hyperlink>
    </w:p>
    <w:p w14:paraId="2819BED2" w14:textId="02A25DB6"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4" w:history="1">
        <w:r w:rsidRPr="00476AE0">
          <w:rPr>
            <w:rStyle w:val="Hyperlink"/>
            <w:b/>
            <w:bCs/>
            <w:noProof/>
          </w:rPr>
          <w:t>Tabel 4. 9 Summary Data Preprocessing</w:t>
        </w:r>
        <w:r>
          <w:rPr>
            <w:noProof/>
            <w:webHidden/>
          </w:rPr>
          <w:tab/>
        </w:r>
        <w:r>
          <w:rPr>
            <w:noProof/>
            <w:webHidden/>
          </w:rPr>
          <w:fldChar w:fldCharType="begin"/>
        </w:r>
        <w:r>
          <w:rPr>
            <w:noProof/>
            <w:webHidden/>
          </w:rPr>
          <w:instrText xml:space="preserve"> PAGEREF _Toc189215664 \h </w:instrText>
        </w:r>
        <w:r>
          <w:rPr>
            <w:noProof/>
            <w:webHidden/>
          </w:rPr>
        </w:r>
        <w:r>
          <w:rPr>
            <w:noProof/>
            <w:webHidden/>
          </w:rPr>
          <w:fldChar w:fldCharType="separate"/>
        </w:r>
        <w:r w:rsidR="00461240">
          <w:rPr>
            <w:noProof/>
            <w:webHidden/>
          </w:rPr>
          <w:t>49</w:t>
        </w:r>
        <w:r>
          <w:rPr>
            <w:noProof/>
            <w:webHidden/>
          </w:rPr>
          <w:fldChar w:fldCharType="end"/>
        </w:r>
      </w:hyperlink>
    </w:p>
    <w:p w14:paraId="7EBA4910" w14:textId="393F1B59"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5" w:history="1">
        <w:r w:rsidRPr="00476AE0">
          <w:rPr>
            <w:rStyle w:val="Hyperlink"/>
            <w:b/>
            <w:bCs/>
            <w:noProof/>
          </w:rPr>
          <w:t>Tabel 4. 10 Sampel Data Vectorizing dengan TF-IDF</w:t>
        </w:r>
        <w:r>
          <w:rPr>
            <w:noProof/>
            <w:webHidden/>
          </w:rPr>
          <w:tab/>
        </w:r>
        <w:r>
          <w:rPr>
            <w:noProof/>
            <w:webHidden/>
          </w:rPr>
          <w:fldChar w:fldCharType="begin"/>
        </w:r>
        <w:r>
          <w:rPr>
            <w:noProof/>
            <w:webHidden/>
          </w:rPr>
          <w:instrText xml:space="preserve"> PAGEREF _Toc189215665 \h </w:instrText>
        </w:r>
        <w:r>
          <w:rPr>
            <w:noProof/>
            <w:webHidden/>
          </w:rPr>
        </w:r>
        <w:r>
          <w:rPr>
            <w:noProof/>
            <w:webHidden/>
          </w:rPr>
          <w:fldChar w:fldCharType="separate"/>
        </w:r>
        <w:r w:rsidR="00461240">
          <w:rPr>
            <w:noProof/>
            <w:webHidden/>
          </w:rPr>
          <w:t>51</w:t>
        </w:r>
        <w:r>
          <w:rPr>
            <w:noProof/>
            <w:webHidden/>
          </w:rPr>
          <w:fldChar w:fldCharType="end"/>
        </w:r>
      </w:hyperlink>
    </w:p>
    <w:p w14:paraId="4B91F5A7" w14:textId="0582890A"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6" w:history="1">
        <w:r w:rsidRPr="00476AE0">
          <w:rPr>
            <w:rStyle w:val="Hyperlink"/>
            <w:b/>
            <w:bCs/>
            <w:noProof/>
          </w:rPr>
          <w:t>Tabel 4. 11 Cosine Similarity</w:t>
        </w:r>
        <w:r>
          <w:rPr>
            <w:noProof/>
            <w:webHidden/>
          </w:rPr>
          <w:tab/>
        </w:r>
        <w:r>
          <w:rPr>
            <w:noProof/>
            <w:webHidden/>
          </w:rPr>
          <w:fldChar w:fldCharType="begin"/>
        </w:r>
        <w:r>
          <w:rPr>
            <w:noProof/>
            <w:webHidden/>
          </w:rPr>
          <w:instrText xml:space="preserve"> PAGEREF _Toc189215666 \h </w:instrText>
        </w:r>
        <w:r>
          <w:rPr>
            <w:noProof/>
            <w:webHidden/>
          </w:rPr>
        </w:r>
        <w:r>
          <w:rPr>
            <w:noProof/>
            <w:webHidden/>
          </w:rPr>
          <w:fldChar w:fldCharType="separate"/>
        </w:r>
        <w:r w:rsidR="00461240">
          <w:rPr>
            <w:noProof/>
            <w:webHidden/>
          </w:rPr>
          <w:t>52</w:t>
        </w:r>
        <w:r>
          <w:rPr>
            <w:noProof/>
            <w:webHidden/>
          </w:rPr>
          <w:fldChar w:fldCharType="end"/>
        </w:r>
      </w:hyperlink>
    </w:p>
    <w:p w14:paraId="3989F7D6" w14:textId="74515D22"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7" w:history="1">
        <w:r w:rsidRPr="00476AE0">
          <w:rPr>
            <w:rStyle w:val="Hyperlink"/>
            <w:b/>
            <w:bCs/>
            <w:noProof/>
          </w:rPr>
          <w:t>Tabel 4. 12 Pertanyaan dengan kosakata sesuai</w:t>
        </w:r>
        <w:r>
          <w:rPr>
            <w:noProof/>
            <w:webHidden/>
          </w:rPr>
          <w:tab/>
        </w:r>
        <w:r>
          <w:rPr>
            <w:noProof/>
            <w:webHidden/>
          </w:rPr>
          <w:fldChar w:fldCharType="begin"/>
        </w:r>
        <w:r>
          <w:rPr>
            <w:noProof/>
            <w:webHidden/>
          </w:rPr>
          <w:instrText xml:space="preserve"> PAGEREF _Toc189215667 \h </w:instrText>
        </w:r>
        <w:r>
          <w:rPr>
            <w:noProof/>
            <w:webHidden/>
          </w:rPr>
        </w:r>
        <w:r>
          <w:rPr>
            <w:noProof/>
            <w:webHidden/>
          </w:rPr>
          <w:fldChar w:fldCharType="separate"/>
        </w:r>
        <w:r w:rsidR="00461240">
          <w:rPr>
            <w:noProof/>
            <w:webHidden/>
          </w:rPr>
          <w:t>55</w:t>
        </w:r>
        <w:r>
          <w:rPr>
            <w:noProof/>
            <w:webHidden/>
          </w:rPr>
          <w:fldChar w:fldCharType="end"/>
        </w:r>
      </w:hyperlink>
    </w:p>
    <w:p w14:paraId="7CF5A35B" w14:textId="692BD231"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8" w:history="1">
        <w:r w:rsidRPr="00476AE0">
          <w:rPr>
            <w:rStyle w:val="Hyperlink"/>
            <w:b/>
            <w:bCs/>
            <w:noProof/>
          </w:rPr>
          <w:t>Tabel 4. 13 Pertanyaan dengan kalimat kompleks</w:t>
        </w:r>
        <w:r>
          <w:rPr>
            <w:noProof/>
            <w:webHidden/>
          </w:rPr>
          <w:tab/>
        </w:r>
        <w:r>
          <w:rPr>
            <w:noProof/>
            <w:webHidden/>
          </w:rPr>
          <w:fldChar w:fldCharType="begin"/>
        </w:r>
        <w:r>
          <w:rPr>
            <w:noProof/>
            <w:webHidden/>
          </w:rPr>
          <w:instrText xml:space="preserve"> PAGEREF _Toc189215668 \h </w:instrText>
        </w:r>
        <w:r>
          <w:rPr>
            <w:noProof/>
            <w:webHidden/>
          </w:rPr>
        </w:r>
        <w:r>
          <w:rPr>
            <w:noProof/>
            <w:webHidden/>
          </w:rPr>
          <w:fldChar w:fldCharType="separate"/>
        </w:r>
        <w:r w:rsidR="00461240">
          <w:rPr>
            <w:noProof/>
            <w:webHidden/>
          </w:rPr>
          <w:t>57</w:t>
        </w:r>
        <w:r>
          <w:rPr>
            <w:noProof/>
            <w:webHidden/>
          </w:rPr>
          <w:fldChar w:fldCharType="end"/>
        </w:r>
      </w:hyperlink>
    </w:p>
    <w:p w14:paraId="7688D95C" w14:textId="106BE3A0"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9" w:history="1">
        <w:r w:rsidRPr="00476AE0">
          <w:rPr>
            <w:rStyle w:val="Hyperlink"/>
            <w:b/>
            <w:bCs/>
            <w:noProof/>
          </w:rPr>
          <w:t>Tabel 4. 14 Pertanyaan dengan kalimat sederhana</w:t>
        </w:r>
        <w:r>
          <w:rPr>
            <w:noProof/>
            <w:webHidden/>
          </w:rPr>
          <w:tab/>
        </w:r>
        <w:r>
          <w:rPr>
            <w:noProof/>
            <w:webHidden/>
          </w:rPr>
          <w:fldChar w:fldCharType="begin"/>
        </w:r>
        <w:r>
          <w:rPr>
            <w:noProof/>
            <w:webHidden/>
          </w:rPr>
          <w:instrText xml:space="preserve"> PAGEREF _Toc189215669 \h </w:instrText>
        </w:r>
        <w:r>
          <w:rPr>
            <w:noProof/>
            <w:webHidden/>
          </w:rPr>
        </w:r>
        <w:r>
          <w:rPr>
            <w:noProof/>
            <w:webHidden/>
          </w:rPr>
          <w:fldChar w:fldCharType="separate"/>
        </w:r>
        <w:r w:rsidR="00461240">
          <w:rPr>
            <w:noProof/>
            <w:webHidden/>
          </w:rPr>
          <w:t>58</w:t>
        </w:r>
        <w:r>
          <w:rPr>
            <w:noProof/>
            <w:webHidden/>
          </w:rPr>
          <w:fldChar w:fldCharType="end"/>
        </w:r>
      </w:hyperlink>
    </w:p>
    <w:p w14:paraId="7B078FA3" w14:textId="54E0920B"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70" w:history="1">
        <w:r w:rsidRPr="00476AE0">
          <w:rPr>
            <w:rStyle w:val="Hyperlink"/>
            <w:b/>
            <w:bCs/>
            <w:noProof/>
          </w:rPr>
          <w:t>Tabel 4. 15 Pertanyaan dengan kosakata sinonim</w:t>
        </w:r>
        <w:r>
          <w:rPr>
            <w:noProof/>
            <w:webHidden/>
          </w:rPr>
          <w:tab/>
        </w:r>
        <w:r>
          <w:rPr>
            <w:noProof/>
            <w:webHidden/>
          </w:rPr>
          <w:fldChar w:fldCharType="begin"/>
        </w:r>
        <w:r>
          <w:rPr>
            <w:noProof/>
            <w:webHidden/>
          </w:rPr>
          <w:instrText xml:space="preserve"> PAGEREF _Toc189215670 \h </w:instrText>
        </w:r>
        <w:r>
          <w:rPr>
            <w:noProof/>
            <w:webHidden/>
          </w:rPr>
        </w:r>
        <w:r>
          <w:rPr>
            <w:noProof/>
            <w:webHidden/>
          </w:rPr>
          <w:fldChar w:fldCharType="separate"/>
        </w:r>
        <w:r w:rsidR="00461240">
          <w:rPr>
            <w:noProof/>
            <w:webHidden/>
          </w:rPr>
          <w:t>60</w:t>
        </w:r>
        <w:r>
          <w:rPr>
            <w:noProof/>
            <w:webHidden/>
          </w:rPr>
          <w:fldChar w:fldCharType="end"/>
        </w:r>
      </w:hyperlink>
    </w:p>
    <w:p w14:paraId="0D729817" w14:textId="751420A7" w:rsidR="005A673E" w:rsidRPr="009404BB" w:rsidRDefault="009E6301" w:rsidP="00E5541B">
      <w:pPr>
        <w:pStyle w:val="TableofFigures"/>
        <w:tabs>
          <w:tab w:val="right" w:leader="dot" w:pos="5838"/>
        </w:tabs>
        <w:rPr>
          <w:noProof/>
        </w:rPr>
      </w:pPr>
      <w:hyperlink w:anchor="_Toc189215671" w:history="1">
        <w:r w:rsidRPr="00476AE0">
          <w:rPr>
            <w:rStyle w:val="Hyperlink"/>
            <w:b/>
            <w:bCs/>
            <w:noProof/>
          </w:rPr>
          <w:t>Tabel 4. 16 Perbandingan pencarian dengan google sheet dan menggunakan chatbot</w:t>
        </w:r>
        <w:r>
          <w:rPr>
            <w:noProof/>
            <w:webHidden/>
          </w:rPr>
          <w:tab/>
        </w:r>
        <w:r>
          <w:rPr>
            <w:noProof/>
            <w:webHidden/>
          </w:rPr>
          <w:fldChar w:fldCharType="begin"/>
        </w:r>
        <w:r>
          <w:rPr>
            <w:noProof/>
            <w:webHidden/>
          </w:rPr>
          <w:instrText xml:space="preserve"> PAGEREF _Toc189215671 \h </w:instrText>
        </w:r>
        <w:r>
          <w:rPr>
            <w:noProof/>
            <w:webHidden/>
          </w:rPr>
        </w:r>
        <w:r>
          <w:rPr>
            <w:noProof/>
            <w:webHidden/>
          </w:rPr>
          <w:fldChar w:fldCharType="separate"/>
        </w:r>
        <w:r w:rsidR="00461240">
          <w:rPr>
            <w:noProof/>
            <w:webHidden/>
          </w:rPr>
          <w:t>61</w:t>
        </w:r>
        <w:r>
          <w:rPr>
            <w:noProof/>
            <w:webHidden/>
          </w:rPr>
          <w:fldChar w:fldCharType="end"/>
        </w:r>
      </w:hyperlink>
      <w:r w:rsidR="005A673E" w:rsidRPr="009404BB">
        <w:rPr>
          <w:sz w:val="20"/>
          <w:szCs w:val="20"/>
        </w:rPr>
        <w:fldChar w:fldCharType="end"/>
      </w:r>
      <w:r w:rsidR="005A673E" w:rsidRPr="009404BB">
        <w:rPr>
          <w:sz w:val="20"/>
          <w:szCs w:val="20"/>
        </w:rPr>
        <w:fldChar w:fldCharType="begin"/>
      </w:r>
      <w:r w:rsidR="005A673E" w:rsidRPr="009404BB">
        <w:rPr>
          <w:sz w:val="20"/>
          <w:szCs w:val="20"/>
        </w:rPr>
        <w:instrText xml:space="preserve"> TOC \h \z \c "Tabel 5." </w:instrText>
      </w:r>
      <w:r w:rsidR="005A673E" w:rsidRPr="009404BB">
        <w:rPr>
          <w:sz w:val="20"/>
          <w:szCs w:val="20"/>
        </w:rPr>
        <w:fldChar w:fldCharType="separate"/>
      </w:r>
    </w:p>
    <w:p w14:paraId="00416CAC" w14:textId="42AEE905"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35" w:history="1">
        <w:r w:rsidRPr="009404BB">
          <w:rPr>
            <w:rStyle w:val="Hyperlink"/>
            <w:b/>
            <w:bCs/>
            <w:noProof/>
          </w:rPr>
          <w:t>Tabel 5. 1 Timeline pengerjaan penelitian</w:t>
        </w:r>
        <w:r w:rsidRPr="009404BB">
          <w:rPr>
            <w:noProof/>
            <w:webHidden/>
          </w:rPr>
          <w:tab/>
        </w:r>
        <w:r w:rsidRPr="009404BB">
          <w:rPr>
            <w:noProof/>
            <w:webHidden/>
          </w:rPr>
          <w:fldChar w:fldCharType="begin"/>
        </w:r>
        <w:r w:rsidRPr="009404BB">
          <w:rPr>
            <w:noProof/>
            <w:webHidden/>
          </w:rPr>
          <w:instrText xml:space="preserve"> PAGEREF _Toc187668535 \h </w:instrText>
        </w:r>
        <w:r w:rsidRPr="009404BB">
          <w:rPr>
            <w:noProof/>
            <w:webHidden/>
          </w:rPr>
        </w:r>
        <w:r w:rsidRPr="009404BB">
          <w:rPr>
            <w:noProof/>
            <w:webHidden/>
          </w:rPr>
          <w:fldChar w:fldCharType="separate"/>
        </w:r>
        <w:r w:rsidR="00461240">
          <w:rPr>
            <w:noProof/>
            <w:webHidden/>
          </w:rPr>
          <w:t>66</w:t>
        </w:r>
        <w:r w:rsidRPr="009404BB">
          <w:rPr>
            <w:noProof/>
            <w:webHidden/>
          </w:rPr>
          <w:fldChar w:fldCharType="end"/>
        </w:r>
      </w:hyperlink>
    </w:p>
    <w:p w14:paraId="4E28EF6A" w14:textId="7B1C72F2" w:rsidR="00EE472A" w:rsidRPr="009404BB" w:rsidRDefault="005A673E" w:rsidP="001E1A55">
      <w:pPr>
        <w:tabs>
          <w:tab w:val="left" w:pos="903"/>
        </w:tabs>
        <w:rPr>
          <w:sz w:val="20"/>
          <w:szCs w:val="20"/>
        </w:rPr>
      </w:pPr>
      <w:r w:rsidRPr="009404BB">
        <w:rPr>
          <w:sz w:val="20"/>
          <w:szCs w:val="20"/>
        </w:rPr>
        <w:fldChar w:fldCharType="end"/>
      </w:r>
    </w:p>
    <w:p w14:paraId="06039708" w14:textId="77777777" w:rsidR="00EE472A" w:rsidRPr="009404BB" w:rsidRDefault="00EE472A" w:rsidP="001E1A55">
      <w:pPr>
        <w:tabs>
          <w:tab w:val="left" w:pos="903"/>
        </w:tabs>
        <w:rPr>
          <w:sz w:val="20"/>
          <w:szCs w:val="20"/>
        </w:rPr>
      </w:pPr>
    </w:p>
    <w:p w14:paraId="0C2ACDE6" w14:textId="77777777" w:rsidR="00EE472A" w:rsidRPr="009404BB" w:rsidRDefault="00EE472A" w:rsidP="001E1A55">
      <w:pPr>
        <w:tabs>
          <w:tab w:val="left" w:pos="903"/>
        </w:tabs>
        <w:rPr>
          <w:sz w:val="20"/>
          <w:szCs w:val="20"/>
        </w:rPr>
      </w:pPr>
    </w:p>
    <w:p w14:paraId="59F169FD" w14:textId="77777777" w:rsidR="00EE472A" w:rsidRPr="009404BB" w:rsidRDefault="00EE472A" w:rsidP="001E1A55">
      <w:pPr>
        <w:tabs>
          <w:tab w:val="left" w:pos="903"/>
        </w:tabs>
        <w:rPr>
          <w:sz w:val="20"/>
          <w:szCs w:val="20"/>
        </w:rPr>
      </w:pPr>
    </w:p>
    <w:p w14:paraId="7F167C7F" w14:textId="77777777" w:rsidR="00EE472A" w:rsidRPr="009404BB" w:rsidRDefault="00EE472A" w:rsidP="001E1A55">
      <w:pPr>
        <w:tabs>
          <w:tab w:val="left" w:pos="903"/>
        </w:tabs>
        <w:rPr>
          <w:sz w:val="20"/>
          <w:szCs w:val="20"/>
        </w:rPr>
      </w:pPr>
    </w:p>
    <w:p w14:paraId="3A4F5080" w14:textId="77777777" w:rsidR="00EE472A" w:rsidRPr="009404BB" w:rsidRDefault="00EE472A" w:rsidP="001E1A55">
      <w:pPr>
        <w:tabs>
          <w:tab w:val="left" w:pos="903"/>
        </w:tabs>
        <w:rPr>
          <w:sz w:val="20"/>
          <w:szCs w:val="20"/>
        </w:rPr>
      </w:pPr>
    </w:p>
    <w:p w14:paraId="7AFEA7DB" w14:textId="77777777" w:rsidR="00EE472A" w:rsidRDefault="00EE472A" w:rsidP="001E1A55">
      <w:pPr>
        <w:tabs>
          <w:tab w:val="left" w:pos="903"/>
        </w:tabs>
        <w:rPr>
          <w:sz w:val="20"/>
          <w:szCs w:val="20"/>
        </w:rPr>
      </w:pPr>
    </w:p>
    <w:p w14:paraId="4881B8E3" w14:textId="77777777" w:rsidR="00BD64E6" w:rsidRPr="009404BB" w:rsidRDefault="00BD64E6" w:rsidP="001E1A55">
      <w:pPr>
        <w:tabs>
          <w:tab w:val="left" w:pos="903"/>
        </w:tabs>
        <w:rPr>
          <w:sz w:val="20"/>
          <w:szCs w:val="20"/>
        </w:rPr>
      </w:pPr>
    </w:p>
    <w:p w14:paraId="27AB2AD3" w14:textId="77777777" w:rsidR="00F40B0F" w:rsidRDefault="00920839" w:rsidP="00EE472A">
      <w:pPr>
        <w:pStyle w:val="Heading1"/>
      </w:pPr>
      <w:bookmarkStart w:id="4" w:name="_Toc196165272"/>
      <w:r w:rsidRPr="009404BB">
        <w:lastRenderedPageBreak/>
        <w:t>BAB 1</w:t>
      </w:r>
      <w:r w:rsidR="00EE472A" w:rsidRPr="009404BB">
        <w:t xml:space="preserve"> </w:t>
      </w:r>
    </w:p>
    <w:p w14:paraId="771C98FE" w14:textId="70FFFD73" w:rsidR="00633973" w:rsidRPr="009404BB" w:rsidRDefault="00EE472A" w:rsidP="00EE472A">
      <w:pPr>
        <w:pStyle w:val="Heading1"/>
      </w:pPr>
      <w:r w:rsidRPr="009404BB">
        <w:t>PENDAHULUAN</w:t>
      </w:r>
      <w:bookmarkEnd w:id="4"/>
    </w:p>
    <w:p w14:paraId="0BFA1553" w14:textId="77777777" w:rsidR="003D3E9B" w:rsidRPr="009404BB" w:rsidRDefault="003D3E9B" w:rsidP="00A50BC5">
      <w:pPr>
        <w:spacing w:line="276" w:lineRule="auto"/>
        <w:ind w:right="461"/>
        <w:rPr>
          <w:color w:val="000000"/>
          <w:sz w:val="20"/>
          <w:szCs w:val="20"/>
        </w:rPr>
      </w:pPr>
    </w:p>
    <w:p w14:paraId="5413EBEB" w14:textId="1C6EFAD0" w:rsidR="00A444F3" w:rsidRPr="009404BB" w:rsidRDefault="00734987" w:rsidP="00A50BC5">
      <w:pPr>
        <w:pStyle w:val="Heading2"/>
        <w:numPr>
          <w:ilvl w:val="1"/>
          <w:numId w:val="5"/>
        </w:numPr>
        <w:ind w:right="461"/>
        <w:rPr>
          <w:rFonts w:cs="Times New Roman"/>
          <w:bCs/>
          <w:szCs w:val="20"/>
        </w:rPr>
      </w:pPr>
      <w:bookmarkStart w:id="5" w:name="_Toc176987377"/>
      <w:bookmarkStart w:id="6" w:name="_Toc196165273"/>
      <w:r w:rsidRPr="009404BB">
        <w:rPr>
          <w:rFonts w:cs="Times New Roman"/>
          <w:bCs/>
          <w:color w:val="000000"/>
          <w:szCs w:val="20"/>
        </w:rPr>
        <w:t>L</w:t>
      </w:r>
      <w:r w:rsidRPr="009404BB">
        <w:rPr>
          <w:rFonts w:cs="Times New Roman"/>
          <w:bCs/>
          <w:szCs w:val="20"/>
        </w:rPr>
        <w:t>ATAR BELAKANG</w:t>
      </w:r>
      <w:bookmarkEnd w:id="5"/>
      <w:bookmarkEnd w:id="6"/>
    </w:p>
    <w:p w14:paraId="3AA3B854" w14:textId="2657DC96" w:rsidR="0025161C" w:rsidRPr="009404BB" w:rsidRDefault="0025161C" w:rsidP="00A50BC5">
      <w:pPr>
        <w:spacing w:line="276" w:lineRule="auto"/>
        <w:ind w:right="461" w:firstLine="340"/>
        <w:jc w:val="both"/>
        <w:rPr>
          <w:sz w:val="20"/>
          <w:szCs w:val="20"/>
        </w:rPr>
      </w:pPr>
      <w:r w:rsidRPr="009404BB">
        <w:rPr>
          <w:sz w:val="20"/>
          <w:szCs w:val="20"/>
        </w:rPr>
        <w:t>Pengembangan perangkat lunak adalah proses yang kompleks dan melibatkan berbagai tahap pengujian untuk memastikan kualitas dan keandalannya. Tim Quality Assurance (QA) memiliki peran penting dalam mengidentifikasi dan memperbaiki cacat perangkat lunak sebelum dirilis kepada pengguna.[1] Salah satu elemen kunci dalam proses pengujian ini adalah pembuatan test case. Test case merupakan serangkaian kondisi atau variabel yang digunakan untuk memastikan bahwa suatu fitur perangkat lunak berfungsi sesuai dengan yang diharapkan. Tim QA membuat test case untuk memastikan setiap fitur berfungsi dengan baik dan pembaruan kode tidak merusak fungsionalitas yang ada.</w:t>
      </w:r>
    </w:p>
    <w:p w14:paraId="35E354B8" w14:textId="255EE014" w:rsidR="0025161C" w:rsidRPr="009404BB" w:rsidRDefault="00A14346" w:rsidP="00A50BC5">
      <w:pPr>
        <w:spacing w:line="276" w:lineRule="auto"/>
        <w:ind w:right="461" w:firstLine="340"/>
        <w:jc w:val="both"/>
        <w:rPr>
          <w:sz w:val="20"/>
          <w:szCs w:val="20"/>
        </w:rPr>
      </w:pPr>
      <w:r w:rsidRPr="009404BB">
        <w:rPr>
          <w:color w:val="000000" w:themeColor="text1"/>
          <w:sz w:val="20"/>
          <w:szCs w:val="20"/>
        </w:rPr>
        <w:t xml:space="preserve">Seiring </w:t>
      </w:r>
      <w:r w:rsidR="00F73B9A" w:rsidRPr="009404BB">
        <w:rPr>
          <w:color w:val="000000" w:themeColor="text1"/>
          <w:sz w:val="20"/>
          <w:szCs w:val="20"/>
        </w:rPr>
        <w:t>berkembangnya sebuah</w:t>
      </w:r>
      <w:r w:rsidRPr="009404BB">
        <w:rPr>
          <w:color w:val="000000" w:themeColor="text1"/>
          <w:sz w:val="20"/>
          <w:szCs w:val="20"/>
        </w:rPr>
        <w:t xml:space="preserve"> perangkat lunak test case mengalami peningkatan yang signifikan, karena</w:t>
      </w:r>
      <w:r w:rsidR="00F73B9A" w:rsidRPr="009404BB">
        <w:rPr>
          <w:color w:val="000000" w:themeColor="text1"/>
          <w:sz w:val="20"/>
          <w:szCs w:val="20"/>
        </w:rPr>
        <w:t xml:space="preserve"> setiap fitur yang dikembangkan pasti membutuhkan pengujian</w:t>
      </w:r>
      <w:r w:rsidR="00E46F07" w:rsidRPr="009404BB">
        <w:rPr>
          <w:color w:val="000000" w:themeColor="text1"/>
          <w:sz w:val="20"/>
          <w:szCs w:val="20"/>
        </w:rPr>
        <w:t>,</w:t>
      </w:r>
      <w:r w:rsidR="00F73B9A" w:rsidRPr="009404BB">
        <w:rPr>
          <w:color w:val="000000" w:themeColor="text1"/>
          <w:sz w:val="20"/>
          <w:szCs w:val="20"/>
        </w:rPr>
        <w:t xml:space="preserve"> yang didalamnya terdapat case case untuk menguji fitur tersebut</w:t>
      </w:r>
      <w:r w:rsidRPr="009404BB">
        <w:rPr>
          <w:color w:val="000000" w:themeColor="text1"/>
          <w:sz w:val="20"/>
          <w:szCs w:val="20"/>
        </w:rPr>
        <w:t xml:space="preserve"> </w:t>
      </w:r>
      <w:r w:rsidR="00F73B9A" w:rsidRPr="009404BB">
        <w:rPr>
          <w:color w:val="000000" w:themeColor="text1"/>
          <w:sz w:val="20"/>
          <w:szCs w:val="20"/>
        </w:rPr>
        <w:t>. Sejalan dengan hal tersebut, dengan</w:t>
      </w:r>
      <w:r w:rsidR="0025161C" w:rsidRPr="009404BB">
        <w:rPr>
          <w:color w:val="000000" w:themeColor="text1"/>
          <w:sz w:val="20"/>
          <w:szCs w:val="20"/>
        </w:rPr>
        <w:t xml:space="preserve"> bertambahnya fitur dan kompleksitas perangkat lunak, jumlah test case yang harus dikelola pun semakin </w:t>
      </w:r>
      <w:r w:rsidR="00E46F07" w:rsidRPr="009404BB">
        <w:rPr>
          <w:color w:val="000000" w:themeColor="text1"/>
          <w:sz w:val="20"/>
          <w:szCs w:val="20"/>
        </w:rPr>
        <w:t>menumpuk</w:t>
      </w:r>
      <w:r w:rsidR="0025161C" w:rsidRPr="009404BB">
        <w:rPr>
          <w:color w:val="000000" w:themeColor="text1"/>
          <w:sz w:val="20"/>
          <w:szCs w:val="20"/>
        </w:rPr>
        <w:t>.</w:t>
      </w:r>
      <w:r w:rsidR="0025161C" w:rsidRPr="009404BB">
        <w:rPr>
          <w:sz w:val="20"/>
          <w:szCs w:val="20"/>
        </w:rPr>
        <w:t xml:space="preserve"> Ini menimbulkan tantangan dalam manajemen dan pencarian test case yang relevan. Seperti </w:t>
      </w:r>
      <w:r w:rsidR="00F73B9A" w:rsidRPr="009404BB">
        <w:rPr>
          <w:sz w:val="20"/>
          <w:szCs w:val="20"/>
        </w:rPr>
        <w:t xml:space="preserve">halnya yang terjadi </w:t>
      </w:r>
      <w:r w:rsidR="0025161C" w:rsidRPr="009404BB">
        <w:rPr>
          <w:sz w:val="20"/>
          <w:szCs w:val="20"/>
        </w:rPr>
        <w:t xml:space="preserve">pada tim Quality Assurance (QA) PT Telkom Indonesia Tribe Agree, </w:t>
      </w:r>
      <w:r w:rsidR="00F73B9A" w:rsidRPr="009404BB">
        <w:rPr>
          <w:sz w:val="20"/>
          <w:szCs w:val="20"/>
        </w:rPr>
        <w:t xml:space="preserve">dokumen </w:t>
      </w:r>
      <w:r w:rsidR="0025161C" w:rsidRPr="009404BB">
        <w:rPr>
          <w:sz w:val="20"/>
          <w:szCs w:val="20"/>
        </w:rPr>
        <w:t>test case</w:t>
      </w:r>
      <w:r w:rsidR="00F73B9A" w:rsidRPr="009404BB">
        <w:rPr>
          <w:sz w:val="20"/>
          <w:szCs w:val="20"/>
        </w:rPr>
        <w:t xml:space="preserve"> saat ini dikelola </w:t>
      </w:r>
      <w:r w:rsidR="0025161C" w:rsidRPr="009404BB">
        <w:rPr>
          <w:sz w:val="20"/>
          <w:szCs w:val="20"/>
        </w:rPr>
        <w:t xml:space="preserve"> </w:t>
      </w:r>
      <w:r w:rsidR="00F73B9A" w:rsidRPr="009404BB">
        <w:rPr>
          <w:sz w:val="20"/>
          <w:szCs w:val="20"/>
        </w:rPr>
        <w:t xml:space="preserve">dengan sistem manual </w:t>
      </w:r>
      <w:r w:rsidR="0025161C" w:rsidRPr="009404BB">
        <w:rPr>
          <w:sz w:val="20"/>
          <w:szCs w:val="20"/>
        </w:rPr>
        <w:t>menggunakan Google Docs.</w:t>
      </w:r>
      <w:r w:rsidR="00F73B9A" w:rsidRPr="009404BB">
        <w:rPr>
          <w:sz w:val="20"/>
          <w:szCs w:val="20"/>
        </w:rPr>
        <w:t xml:space="preserve"> Sistem </w:t>
      </w:r>
      <w:r w:rsidR="0040105D" w:rsidRPr="009404BB">
        <w:rPr>
          <w:sz w:val="20"/>
          <w:szCs w:val="20"/>
        </w:rPr>
        <w:t xml:space="preserve">pengelolaan test case secara manual </w:t>
      </w:r>
      <w:r w:rsidR="0025161C" w:rsidRPr="009404BB">
        <w:rPr>
          <w:sz w:val="20"/>
          <w:szCs w:val="20"/>
        </w:rPr>
        <w:t>menimbulkan tantangan baru, terutama dalam mencari dan mengelola test case</w:t>
      </w:r>
      <w:r w:rsidR="0040105D" w:rsidRPr="009404BB">
        <w:rPr>
          <w:sz w:val="20"/>
          <w:szCs w:val="20"/>
        </w:rPr>
        <w:t xml:space="preserve"> </w:t>
      </w:r>
      <w:r w:rsidR="0025161C" w:rsidRPr="009404BB">
        <w:rPr>
          <w:sz w:val="20"/>
          <w:szCs w:val="20"/>
        </w:rPr>
        <w:t>ketika jumlahnya sudah sangat besar. Test case yang tidak terorganisir dengan baik dapat menyebabkan penurunan efisiensi tim QA, peningkatan waktu pengujian, dan potensi terlewatnya bug dalam perangkat lunak.</w:t>
      </w:r>
    </w:p>
    <w:p w14:paraId="03C84039" w14:textId="3D92E3C6" w:rsidR="003D3E9B" w:rsidRPr="009404BB" w:rsidRDefault="0025161C" w:rsidP="00A50BC5">
      <w:pPr>
        <w:spacing w:line="276" w:lineRule="auto"/>
        <w:ind w:right="461" w:firstLine="340"/>
        <w:jc w:val="both"/>
        <w:rPr>
          <w:sz w:val="20"/>
          <w:szCs w:val="20"/>
        </w:rPr>
      </w:pPr>
      <w:r w:rsidRPr="009404BB">
        <w:rPr>
          <w:sz w:val="20"/>
          <w:szCs w:val="20"/>
        </w:rPr>
        <w:t xml:space="preserve">Untuk mengatasi masalah ini, dibutuhkan solusi teknologi yang dapat mempermudah tim QA dalam manajemen dan pencarian test case. Pengembangan chatbot menjadi solusi yang tepat untuk </w:t>
      </w:r>
      <w:r w:rsidRPr="009404BB">
        <w:rPr>
          <w:sz w:val="20"/>
          <w:szCs w:val="20"/>
        </w:rPr>
        <w:lastRenderedPageBreak/>
        <w:t>menghadapi tantangan ini. Chatbot dapat membantu tim QA dalam mengelola dan mencari test case dengan lebih efisien, mengurangi kebutuhan untuk pencarian manual, dan mempercepat proses pengujian. Dengan adanya chatbot ini, proses manajemen test case yang sebelumnya sulit dan memakan waktu dapat menjadi lebih teratur dan efisien. Hal ini akan mendukung QA tester dalam menjalankan tugasnya dengan lebih baik, serta membantu menciptakan perangkat lunak yang lebih berkualitas dan bebas dari bug.</w:t>
      </w:r>
      <w:r w:rsidR="00144448" w:rsidRPr="009404BB">
        <w:rPr>
          <w:sz w:val="20"/>
          <w:szCs w:val="20"/>
        </w:rPr>
        <w:t xml:space="preserve"> </w:t>
      </w:r>
    </w:p>
    <w:p w14:paraId="345477E4" w14:textId="77777777" w:rsidR="003D3E9B" w:rsidRPr="009404BB" w:rsidRDefault="003D3E9B" w:rsidP="00A50BC5">
      <w:pPr>
        <w:spacing w:line="276" w:lineRule="auto"/>
        <w:ind w:right="461" w:firstLine="340"/>
        <w:jc w:val="both"/>
        <w:rPr>
          <w:sz w:val="20"/>
          <w:szCs w:val="20"/>
        </w:rPr>
      </w:pPr>
    </w:p>
    <w:p w14:paraId="27882D9C" w14:textId="6BCCD3C2" w:rsidR="003D3E9B" w:rsidRPr="009404BB" w:rsidRDefault="001A7B68" w:rsidP="00A50BC5">
      <w:pPr>
        <w:pStyle w:val="Heading2"/>
        <w:ind w:right="461"/>
        <w:rPr>
          <w:rFonts w:cs="Times New Roman"/>
          <w:b w:val="0"/>
          <w:szCs w:val="20"/>
        </w:rPr>
      </w:pPr>
      <w:bookmarkStart w:id="7" w:name="_Toc176987378"/>
      <w:bookmarkStart w:id="8" w:name="_Toc196165274"/>
      <w:r w:rsidRPr="009404BB">
        <w:rPr>
          <w:rFonts w:cs="Times New Roman"/>
          <w:b w:val="0"/>
          <w:szCs w:val="20"/>
        </w:rPr>
        <w:t xml:space="preserve">1.2 </w:t>
      </w:r>
      <w:r w:rsidRPr="009404BB">
        <w:rPr>
          <w:rFonts w:cs="Times New Roman"/>
          <w:bCs/>
          <w:szCs w:val="20"/>
        </w:rPr>
        <w:t>PERMASALAHAN</w:t>
      </w:r>
      <w:bookmarkEnd w:id="7"/>
      <w:bookmarkEnd w:id="8"/>
      <w:r w:rsidRPr="009404BB">
        <w:rPr>
          <w:rFonts w:cs="Times New Roman"/>
          <w:b w:val="0"/>
          <w:color w:val="000000"/>
          <w:szCs w:val="20"/>
        </w:rPr>
        <w:tab/>
      </w:r>
    </w:p>
    <w:p w14:paraId="06826AE4" w14:textId="43C72E04" w:rsidR="0025161C" w:rsidRPr="009404BB" w:rsidRDefault="0025161C" w:rsidP="00A50BC5">
      <w:pPr>
        <w:spacing w:line="276" w:lineRule="auto"/>
        <w:ind w:right="461" w:firstLine="360"/>
        <w:jc w:val="both"/>
        <w:rPr>
          <w:sz w:val="20"/>
          <w:szCs w:val="20"/>
        </w:rPr>
      </w:pPr>
      <w:r w:rsidRPr="009404BB">
        <w:rPr>
          <w:sz w:val="20"/>
          <w:szCs w:val="20"/>
        </w:rPr>
        <w:t>Penelitian ini dilatarbelakangi oleh beberapa permasalahan yang dihadapi oleh tim QA di PT Telkom Indonesia</w:t>
      </w:r>
      <w:r w:rsidR="0040105D" w:rsidRPr="009404BB">
        <w:rPr>
          <w:sz w:val="20"/>
          <w:szCs w:val="20"/>
        </w:rPr>
        <w:t xml:space="preserve"> Tribe Agree</w:t>
      </w:r>
      <w:r w:rsidRPr="009404BB">
        <w:rPr>
          <w:sz w:val="20"/>
          <w:szCs w:val="20"/>
        </w:rPr>
        <w:t xml:space="preserve">, permasalahan utama yang ditemui adalah kurang efektifnya  manajemen dokumen test case. </w:t>
      </w:r>
      <w:r w:rsidR="0040105D" w:rsidRPr="009404BB">
        <w:rPr>
          <w:sz w:val="20"/>
          <w:szCs w:val="20"/>
        </w:rPr>
        <w:t>Dengan menumpaknya jumlah</w:t>
      </w:r>
      <w:r w:rsidRPr="009404BB">
        <w:rPr>
          <w:sz w:val="20"/>
          <w:szCs w:val="20"/>
        </w:rPr>
        <w:t xml:space="preserve"> test case</w:t>
      </w:r>
      <w:r w:rsidR="0040105D" w:rsidRPr="009404BB">
        <w:rPr>
          <w:sz w:val="20"/>
          <w:szCs w:val="20"/>
        </w:rPr>
        <w:t xml:space="preserve"> saat ini dan</w:t>
      </w:r>
      <w:r w:rsidRPr="009404BB">
        <w:rPr>
          <w:sz w:val="20"/>
          <w:szCs w:val="20"/>
        </w:rPr>
        <w:t xml:space="preserve"> </w:t>
      </w:r>
      <w:r w:rsidR="0040105D" w:rsidRPr="009404BB">
        <w:rPr>
          <w:sz w:val="20"/>
          <w:szCs w:val="20"/>
        </w:rPr>
        <w:t>manajemen pencarian test case secara manual</w:t>
      </w:r>
      <w:r w:rsidRPr="009404BB">
        <w:rPr>
          <w:sz w:val="20"/>
          <w:szCs w:val="20"/>
        </w:rPr>
        <w:t xml:space="preserve"> menyebabkan kesulitan bagi tim QA dalam mencari dan mengelola test case yang relevan dan sesuai dengan kebutuhan pengujian. </w:t>
      </w:r>
      <w:r w:rsidR="00AB6695" w:rsidRPr="009404BB">
        <w:rPr>
          <w:sz w:val="20"/>
          <w:szCs w:val="20"/>
        </w:rPr>
        <w:t>Saat ini terdapat 14 produk yang yang dijalankan</w:t>
      </w:r>
      <w:r w:rsidR="00E46F07" w:rsidRPr="009404BB">
        <w:rPr>
          <w:sz w:val="20"/>
          <w:szCs w:val="20"/>
        </w:rPr>
        <w:t>,</w:t>
      </w:r>
      <w:r w:rsidR="00AB6695" w:rsidRPr="009404BB">
        <w:rPr>
          <w:sz w:val="20"/>
          <w:szCs w:val="20"/>
        </w:rPr>
        <w:t xml:space="preserve"> dengan total test case mencapai 2.298 case, rincian produk dan total test case dapat dilihat pada </w:t>
      </w:r>
      <w:r w:rsidR="0021545C" w:rsidRPr="009404BB">
        <w:rPr>
          <w:sz w:val="20"/>
          <w:szCs w:val="20"/>
        </w:rPr>
        <w:t>tabel</w:t>
      </w:r>
      <w:r w:rsidR="00AB6695" w:rsidRPr="009404BB">
        <w:rPr>
          <w:sz w:val="20"/>
          <w:szCs w:val="20"/>
        </w:rPr>
        <w:t xml:space="preserve"> 3.1</w:t>
      </w:r>
      <w:r w:rsidRPr="009404BB">
        <w:rPr>
          <w:sz w:val="20"/>
          <w:szCs w:val="20"/>
        </w:rPr>
        <w:t>.</w:t>
      </w:r>
    </w:p>
    <w:p w14:paraId="544B6519" w14:textId="17DE13F2" w:rsidR="0025161C" w:rsidRPr="009404BB" w:rsidRDefault="0021545C" w:rsidP="00A50BC5">
      <w:pPr>
        <w:spacing w:line="276" w:lineRule="auto"/>
        <w:ind w:right="461" w:firstLine="360"/>
        <w:jc w:val="both"/>
        <w:rPr>
          <w:sz w:val="20"/>
          <w:szCs w:val="20"/>
        </w:rPr>
      </w:pPr>
      <w:r w:rsidRPr="009404BB">
        <w:rPr>
          <w:sz w:val="20"/>
          <w:szCs w:val="20"/>
        </w:rPr>
        <w:t>P</w:t>
      </w:r>
      <w:r w:rsidR="0025161C" w:rsidRPr="009404BB">
        <w:rPr>
          <w:sz w:val="20"/>
          <w:szCs w:val="20"/>
        </w:rPr>
        <w:t>encarian test case yang tersedia masih bergantung pada pencarian manual di dalam dokumen</w:t>
      </w:r>
      <w:r w:rsidRPr="009404BB">
        <w:rPr>
          <w:sz w:val="20"/>
          <w:szCs w:val="20"/>
        </w:rPr>
        <w:t xml:space="preserve"> Google Docs </w:t>
      </w:r>
      <w:r w:rsidR="0025161C" w:rsidRPr="009404BB">
        <w:rPr>
          <w:sz w:val="20"/>
          <w:szCs w:val="20"/>
        </w:rPr>
        <w:t xml:space="preserve">test case, </w:t>
      </w:r>
      <w:r w:rsidRPr="009404BB">
        <w:rPr>
          <w:sz w:val="20"/>
          <w:szCs w:val="20"/>
        </w:rPr>
        <w:t xml:space="preserve">seorang QA harus mencari satu persatu test case yang dimaksud diantara tumpukan data test case yang tersedia. Proses </w:t>
      </w:r>
      <w:r w:rsidR="0025161C" w:rsidRPr="009404BB">
        <w:rPr>
          <w:sz w:val="20"/>
          <w:szCs w:val="20"/>
        </w:rPr>
        <w:t xml:space="preserve">pencarian </w:t>
      </w:r>
      <w:r w:rsidRPr="009404BB">
        <w:rPr>
          <w:sz w:val="20"/>
          <w:szCs w:val="20"/>
        </w:rPr>
        <w:t>manual ini menyebabkan pengujian menjadi tidak efisien, seiring</w:t>
      </w:r>
      <w:r w:rsidR="0025161C" w:rsidRPr="009404BB">
        <w:rPr>
          <w:sz w:val="20"/>
          <w:szCs w:val="20"/>
        </w:rPr>
        <w:t xml:space="preserve"> dengan meningkatnya kompleksitas fitur-fitur perangkat lunak yang dikembangkan</w:t>
      </w:r>
      <w:r w:rsidRPr="009404BB">
        <w:rPr>
          <w:sz w:val="20"/>
          <w:szCs w:val="20"/>
        </w:rPr>
        <w:t xml:space="preserve"> dan</w:t>
      </w:r>
      <w:r w:rsidR="0025161C" w:rsidRPr="009404BB">
        <w:rPr>
          <w:sz w:val="20"/>
          <w:szCs w:val="20"/>
        </w:rPr>
        <w:t xml:space="preserve"> jumlah test case juga semakin bertambah. Keadaan ini memerlukan sistem manajemen yang lebih canggih dan cepat untuk menangani volume test case yang besar dan kompleks.</w:t>
      </w:r>
    </w:p>
    <w:p w14:paraId="0E385DCF" w14:textId="012806D7" w:rsidR="003D3E9B" w:rsidRPr="009404BB" w:rsidRDefault="0037226B" w:rsidP="00A50BC5">
      <w:pPr>
        <w:spacing w:line="276" w:lineRule="auto"/>
        <w:ind w:right="461" w:firstLine="360"/>
        <w:jc w:val="both"/>
        <w:rPr>
          <w:sz w:val="20"/>
          <w:szCs w:val="20"/>
        </w:rPr>
      </w:pPr>
      <w:r w:rsidRPr="009404BB">
        <w:rPr>
          <w:sz w:val="20"/>
          <w:szCs w:val="20"/>
        </w:rPr>
        <w:t>Tim</w:t>
      </w:r>
      <w:r w:rsidR="0025161C" w:rsidRPr="009404BB">
        <w:rPr>
          <w:sz w:val="20"/>
          <w:szCs w:val="20"/>
        </w:rPr>
        <w:t xml:space="preserve"> QA PT Telkom Indonesia membutuhkan solusi yang tidak hanya dapat mengotomatisasi pencarian dan pengelolaan test case, tetapi juga mampu memberikan respons yang akurat dan cepat sesuai dengan kebutuhan pengujian. Oleh karena itu, diperlukan </w:t>
      </w:r>
      <w:r w:rsidR="0025161C" w:rsidRPr="009404BB">
        <w:rPr>
          <w:sz w:val="20"/>
          <w:szCs w:val="20"/>
        </w:rPr>
        <w:lastRenderedPageBreak/>
        <w:t>sebuah sistem yang mampu memberikan manajemen test case yang lebih terstruktur dan efisien, mengurangi waktu pencarian, serta meningkatkan produktivitas dan kepuasan tim QA dalam melaksanakan tugas mereka.</w:t>
      </w:r>
    </w:p>
    <w:p w14:paraId="2373947C" w14:textId="77777777" w:rsidR="00501F53" w:rsidRPr="009404BB" w:rsidRDefault="00501F53" w:rsidP="00A50BC5">
      <w:pPr>
        <w:spacing w:line="276" w:lineRule="auto"/>
        <w:ind w:left="360" w:right="461"/>
        <w:jc w:val="both"/>
        <w:rPr>
          <w:color w:val="000000"/>
          <w:sz w:val="20"/>
          <w:szCs w:val="20"/>
        </w:rPr>
      </w:pPr>
    </w:p>
    <w:p w14:paraId="24141B10" w14:textId="485C5F53" w:rsidR="003D3E9B" w:rsidRPr="009404BB" w:rsidRDefault="001A7B68" w:rsidP="00A50BC5">
      <w:pPr>
        <w:pStyle w:val="Heading2"/>
        <w:ind w:right="461"/>
        <w:rPr>
          <w:rFonts w:cs="Times New Roman"/>
          <w:bCs/>
          <w:szCs w:val="20"/>
        </w:rPr>
      </w:pPr>
      <w:bookmarkStart w:id="9" w:name="_Toc176987379"/>
      <w:bookmarkStart w:id="10" w:name="_Toc196165275"/>
      <w:r w:rsidRPr="006E3F98">
        <w:rPr>
          <w:rFonts w:cs="Times New Roman"/>
          <w:bCs/>
          <w:szCs w:val="20"/>
        </w:rPr>
        <w:t>1.3 TUJUAN</w:t>
      </w:r>
      <w:bookmarkEnd w:id="9"/>
      <w:bookmarkEnd w:id="10"/>
    </w:p>
    <w:p w14:paraId="167AD5A3" w14:textId="6D8AB636" w:rsidR="00C40E34" w:rsidRPr="009404BB" w:rsidRDefault="002D6A4D" w:rsidP="00A50BC5">
      <w:pPr>
        <w:spacing w:line="276" w:lineRule="auto"/>
        <w:ind w:right="461" w:firstLine="360"/>
        <w:jc w:val="both"/>
        <w:rPr>
          <w:sz w:val="20"/>
          <w:szCs w:val="20"/>
        </w:rPr>
      </w:pPr>
      <w:r w:rsidRPr="002D6A4D">
        <w:rPr>
          <w:sz w:val="20"/>
          <w:szCs w:val="20"/>
        </w:rPr>
        <w:t xml:space="preserve">Penelitian proyek akhir ini </w:t>
      </w:r>
      <w:r w:rsidR="00B252AE">
        <w:rPr>
          <w:sz w:val="20"/>
          <w:szCs w:val="20"/>
        </w:rPr>
        <w:t xml:space="preserve">bertujuan untuk membantu </w:t>
      </w:r>
      <w:r w:rsidRPr="002D6A4D">
        <w:rPr>
          <w:sz w:val="20"/>
          <w:szCs w:val="20"/>
        </w:rPr>
        <w:t>tim</w:t>
      </w:r>
      <w:r w:rsidR="00E02F99">
        <w:rPr>
          <w:sz w:val="20"/>
          <w:szCs w:val="20"/>
        </w:rPr>
        <w:t xml:space="preserve"> internal</w:t>
      </w:r>
      <w:r w:rsidRPr="002D6A4D">
        <w:rPr>
          <w:sz w:val="20"/>
          <w:szCs w:val="20"/>
        </w:rPr>
        <w:t xml:space="preserve"> QA </w:t>
      </w:r>
      <w:r w:rsidR="00536292">
        <w:rPr>
          <w:sz w:val="20"/>
          <w:szCs w:val="20"/>
        </w:rPr>
        <w:t>dan pengembang perangkat lunak</w:t>
      </w:r>
      <w:r w:rsidRPr="002D6A4D">
        <w:rPr>
          <w:sz w:val="20"/>
          <w:szCs w:val="20"/>
        </w:rPr>
        <w:t xml:space="preserve"> Agree Telkom Indonesia</w:t>
      </w:r>
      <w:r w:rsidR="00B252AE">
        <w:rPr>
          <w:sz w:val="20"/>
          <w:szCs w:val="20"/>
        </w:rPr>
        <w:t xml:space="preserve"> menghadapi permasalahan</w:t>
      </w:r>
      <w:r w:rsidR="00DF4073">
        <w:rPr>
          <w:sz w:val="20"/>
          <w:szCs w:val="20"/>
        </w:rPr>
        <w:t xml:space="preserve"> </w:t>
      </w:r>
      <w:r w:rsidR="00B252AE" w:rsidRPr="002D6A4D">
        <w:rPr>
          <w:sz w:val="20"/>
          <w:szCs w:val="20"/>
        </w:rPr>
        <w:t xml:space="preserve">pencarian </w:t>
      </w:r>
      <w:r w:rsidR="00536292">
        <w:rPr>
          <w:sz w:val="20"/>
          <w:szCs w:val="20"/>
        </w:rPr>
        <w:t>informasi</w:t>
      </w:r>
      <w:r w:rsidR="00DF4073">
        <w:rPr>
          <w:sz w:val="20"/>
          <w:szCs w:val="20"/>
        </w:rPr>
        <w:t xml:space="preserve"> seputar</w:t>
      </w:r>
      <w:r w:rsidR="00536292">
        <w:rPr>
          <w:sz w:val="20"/>
          <w:szCs w:val="20"/>
        </w:rPr>
        <w:t xml:space="preserve"> </w:t>
      </w:r>
      <w:r w:rsidR="00B252AE" w:rsidRPr="002D6A4D">
        <w:rPr>
          <w:sz w:val="20"/>
          <w:szCs w:val="20"/>
        </w:rPr>
        <w:t>test case</w:t>
      </w:r>
      <w:r w:rsidR="00B252AE">
        <w:rPr>
          <w:sz w:val="20"/>
          <w:szCs w:val="20"/>
        </w:rPr>
        <w:t xml:space="preserve"> </w:t>
      </w:r>
      <w:r w:rsidR="00536292">
        <w:rPr>
          <w:sz w:val="20"/>
          <w:szCs w:val="20"/>
        </w:rPr>
        <w:t>dalam menguji</w:t>
      </w:r>
      <w:r w:rsidR="00B252AE">
        <w:rPr>
          <w:sz w:val="20"/>
          <w:szCs w:val="20"/>
        </w:rPr>
        <w:t xml:space="preserve"> fitur</w:t>
      </w:r>
      <w:r w:rsidR="00661B60">
        <w:rPr>
          <w:sz w:val="20"/>
          <w:szCs w:val="20"/>
        </w:rPr>
        <w:t xml:space="preserve"> pada</w:t>
      </w:r>
      <w:r w:rsidR="00B252AE">
        <w:rPr>
          <w:sz w:val="20"/>
          <w:szCs w:val="20"/>
        </w:rPr>
        <w:t xml:space="preserve"> layanan Agree</w:t>
      </w:r>
      <w:r w:rsidRPr="002D6A4D">
        <w:rPr>
          <w:sz w:val="20"/>
          <w:szCs w:val="20"/>
        </w:rPr>
        <w:t xml:space="preserve">. Saat ini, proses </w:t>
      </w:r>
      <w:r w:rsidR="00661B60">
        <w:rPr>
          <w:sz w:val="20"/>
          <w:szCs w:val="20"/>
        </w:rPr>
        <w:t xml:space="preserve">dokumentasi maupun </w:t>
      </w:r>
      <w:r w:rsidRPr="002D6A4D">
        <w:rPr>
          <w:sz w:val="20"/>
          <w:szCs w:val="20"/>
        </w:rPr>
        <w:t xml:space="preserve">pencarian test case masih dilakukan secara manual melalui Google </w:t>
      </w:r>
      <w:r w:rsidR="00661B60">
        <w:rPr>
          <w:sz w:val="20"/>
          <w:szCs w:val="20"/>
        </w:rPr>
        <w:t>Spreadsheets</w:t>
      </w:r>
      <w:r w:rsidRPr="002D6A4D">
        <w:rPr>
          <w:sz w:val="20"/>
          <w:szCs w:val="20"/>
        </w:rPr>
        <w:t xml:space="preserve">, yang kurang efisien dan </w:t>
      </w:r>
      <w:r w:rsidR="00095CDE">
        <w:rPr>
          <w:sz w:val="20"/>
          <w:szCs w:val="20"/>
        </w:rPr>
        <w:t xml:space="preserve">banyak </w:t>
      </w:r>
      <w:r w:rsidRPr="002D6A4D">
        <w:rPr>
          <w:sz w:val="20"/>
          <w:szCs w:val="20"/>
        </w:rPr>
        <w:t>memakan waktu. Penelitian ini bertujuan untuk mengembangkan chatbot manajemen test case yang mampu mencari</w:t>
      </w:r>
      <w:r w:rsidR="00DF4073">
        <w:rPr>
          <w:sz w:val="20"/>
          <w:szCs w:val="20"/>
        </w:rPr>
        <w:t xml:space="preserve"> informasi seputar</w:t>
      </w:r>
      <w:r w:rsidRPr="002D6A4D">
        <w:rPr>
          <w:sz w:val="20"/>
          <w:szCs w:val="20"/>
        </w:rPr>
        <w:t xml:space="preserve"> test case secara otomatis dan kontekstual, sehingga dapat membantu tim QA dalam meningkatkan efisiensi kerja mereka</w:t>
      </w:r>
      <w:r w:rsidR="00C40E34" w:rsidRPr="009404BB">
        <w:rPr>
          <w:sz w:val="20"/>
          <w:szCs w:val="20"/>
        </w:rPr>
        <w:t xml:space="preserve">. </w:t>
      </w:r>
    </w:p>
    <w:p w14:paraId="1C827637" w14:textId="7299DCD9" w:rsidR="00701917" w:rsidRDefault="002D6A4D" w:rsidP="00701917">
      <w:pPr>
        <w:spacing w:line="276" w:lineRule="auto"/>
        <w:ind w:right="461" w:firstLine="360"/>
        <w:jc w:val="both"/>
        <w:rPr>
          <w:sz w:val="20"/>
          <w:szCs w:val="20"/>
        </w:rPr>
      </w:pPr>
      <w:r w:rsidRPr="002D6A4D">
        <w:rPr>
          <w:sz w:val="20"/>
          <w:szCs w:val="20"/>
        </w:rPr>
        <w:t xml:space="preserve">Tujuan </w:t>
      </w:r>
      <w:r w:rsidR="008C3ADE">
        <w:rPr>
          <w:sz w:val="20"/>
          <w:szCs w:val="20"/>
        </w:rPr>
        <w:t xml:space="preserve">akhir dari </w:t>
      </w:r>
      <w:r w:rsidRPr="002D6A4D">
        <w:rPr>
          <w:sz w:val="20"/>
          <w:szCs w:val="20"/>
        </w:rPr>
        <w:t>penelitian ini adalah untuk mengembangkan chatbot yang dapat memahami konteks pertanyaan pengujian perangkat lunak, mengenali kesamaan antar pertanyaan, memberikan jawaban yang akurat, serta mempercepat pencarian</w:t>
      </w:r>
      <w:r w:rsidR="00A73C07">
        <w:rPr>
          <w:sz w:val="20"/>
          <w:szCs w:val="20"/>
        </w:rPr>
        <w:t xml:space="preserve"> informasi seputar </w:t>
      </w:r>
      <w:r w:rsidRPr="002D6A4D">
        <w:rPr>
          <w:sz w:val="20"/>
          <w:szCs w:val="20"/>
        </w:rPr>
        <w:t>test case</w:t>
      </w:r>
      <w:r w:rsidR="00A73C07">
        <w:rPr>
          <w:sz w:val="20"/>
          <w:szCs w:val="20"/>
        </w:rPr>
        <w:t xml:space="preserve"> pengujian fitur layanan Agree</w:t>
      </w:r>
      <w:r w:rsidRPr="002D6A4D">
        <w:rPr>
          <w:sz w:val="20"/>
          <w:szCs w:val="20"/>
        </w:rPr>
        <w:t>. Chatbot ini akan menggunakan metode Text Preprocessing, TF-IDF, dan Cosine Similarity untuk mengolah pertanyaan dari tim QA dan mencocokkannya dengan</w:t>
      </w:r>
      <w:r w:rsidR="00A73C07">
        <w:rPr>
          <w:sz w:val="20"/>
          <w:szCs w:val="20"/>
        </w:rPr>
        <w:t xml:space="preserve"> data informasi</w:t>
      </w:r>
      <w:r w:rsidRPr="002D6A4D">
        <w:rPr>
          <w:sz w:val="20"/>
          <w:szCs w:val="20"/>
        </w:rPr>
        <w:t xml:space="preserve"> test case yang tersedia dalam dataset. </w:t>
      </w:r>
    </w:p>
    <w:p w14:paraId="65C66028" w14:textId="609572D4" w:rsidR="00F36430" w:rsidRPr="00F36430" w:rsidRDefault="00F36430" w:rsidP="00F36430">
      <w:pPr>
        <w:spacing w:line="276" w:lineRule="auto"/>
        <w:ind w:right="461" w:firstLine="360"/>
        <w:jc w:val="both"/>
        <w:rPr>
          <w:sz w:val="20"/>
          <w:szCs w:val="20"/>
        </w:rPr>
      </w:pPr>
      <w:r w:rsidRPr="00F36430">
        <w:rPr>
          <w:sz w:val="20"/>
          <w:szCs w:val="20"/>
        </w:rPr>
        <w:t xml:space="preserve">Pendekatan yang diajukan dalam penelitian ini mencakup beberapa </w:t>
      </w:r>
      <w:r w:rsidR="00A55D78">
        <w:rPr>
          <w:sz w:val="20"/>
          <w:szCs w:val="20"/>
        </w:rPr>
        <w:t>poin penting</w:t>
      </w:r>
      <w:r w:rsidRPr="00F36430">
        <w:rPr>
          <w:sz w:val="20"/>
          <w:szCs w:val="20"/>
        </w:rPr>
        <w:t>, antara lain:</w:t>
      </w:r>
    </w:p>
    <w:p w14:paraId="0663C064" w14:textId="7B9CB454" w:rsidR="00F36430" w:rsidRPr="00F36430" w:rsidRDefault="00F36430" w:rsidP="00F36430">
      <w:pPr>
        <w:spacing w:line="276" w:lineRule="auto"/>
        <w:ind w:right="461"/>
        <w:jc w:val="both"/>
        <w:rPr>
          <w:sz w:val="20"/>
          <w:szCs w:val="20"/>
        </w:rPr>
      </w:pPr>
      <w:r w:rsidRPr="00F36430">
        <w:rPr>
          <w:sz w:val="20"/>
          <w:szCs w:val="20"/>
        </w:rPr>
        <w:t>1. Mampu memahami pertanyaan dalam berbagai struktur kalimat yang digunakan tim QA dalam mencari</w:t>
      </w:r>
      <w:r w:rsidR="004D4C8C">
        <w:rPr>
          <w:sz w:val="20"/>
          <w:szCs w:val="20"/>
        </w:rPr>
        <w:t xml:space="preserve"> informasi</w:t>
      </w:r>
      <w:r w:rsidRPr="00F36430">
        <w:rPr>
          <w:sz w:val="20"/>
          <w:szCs w:val="20"/>
        </w:rPr>
        <w:t xml:space="preserve"> test case.</w:t>
      </w:r>
    </w:p>
    <w:p w14:paraId="2EAAF3F1" w14:textId="366A9353" w:rsidR="00F36430" w:rsidRPr="00F36430" w:rsidRDefault="00F36430" w:rsidP="00F36430">
      <w:pPr>
        <w:spacing w:line="276" w:lineRule="auto"/>
        <w:ind w:right="461"/>
        <w:jc w:val="both"/>
        <w:rPr>
          <w:sz w:val="20"/>
          <w:szCs w:val="20"/>
        </w:rPr>
      </w:pPr>
      <w:r w:rsidRPr="00F36430">
        <w:rPr>
          <w:sz w:val="20"/>
          <w:szCs w:val="20"/>
        </w:rPr>
        <w:t>2. Menyediakan hasil pencarian test case yang relevan dengan menggunakan Cosine Similarity untuk mengukur kesamaan teks.</w:t>
      </w:r>
    </w:p>
    <w:p w14:paraId="65CDC3E8" w14:textId="2192E3F7" w:rsidR="00F36430" w:rsidRPr="00F36430" w:rsidRDefault="00F36430" w:rsidP="00F36430">
      <w:pPr>
        <w:spacing w:line="276" w:lineRule="auto"/>
        <w:ind w:right="461"/>
        <w:jc w:val="both"/>
        <w:rPr>
          <w:sz w:val="20"/>
          <w:szCs w:val="20"/>
        </w:rPr>
      </w:pPr>
      <w:r w:rsidRPr="00F36430">
        <w:rPr>
          <w:sz w:val="20"/>
          <w:szCs w:val="20"/>
        </w:rPr>
        <w:t>3. Memastikan jawaban lebih akurat dan sesuai konteks dengan penerapan metode TF-IDF dalam pemberian bobot kata.</w:t>
      </w:r>
    </w:p>
    <w:p w14:paraId="6281EA7B" w14:textId="40D2BB47" w:rsidR="00F36430" w:rsidRPr="009404BB" w:rsidRDefault="00F36430" w:rsidP="00F36430">
      <w:pPr>
        <w:spacing w:line="276" w:lineRule="auto"/>
        <w:ind w:right="461"/>
        <w:jc w:val="both"/>
        <w:rPr>
          <w:sz w:val="20"/>
          <w:szCs w:val="20"/>
        </w:rPr>
      </w:pPr>
      <w:r w:rsidRPr="00F36430">
        <w:rPr>
          <w:sz w:val="20"/>
          <w:szCs w:val="20"/>
        </w:rPr>
        <w:lastRenderedPageBreak/>
        <w:t xml:space="preserve">4. Mengoptimalkan pencarian </w:t>
      </w:r>
      <w:r w:rsidR="00F02149">
        <w:rPr>
          <w:sz w:val="20"/>
          <w:szCs w:val="20"/>
        </w:rPr>
        <w:t xml:space="preserve">informasi seputar </w:t>
      </w:r>
      <w:r w:rsidRPr="00F36430">
        <w:rPr>
          <w:sz w:val="20"/>
          <w:szCs w:val="20"/>
        </w:rPr>
        <w:t xml:space="preserve">test case </w:t>
      </w:r>
      <w:r>
        <w:rPr>
          <w:sz w:val="20"/>
          <w:szCs w:val="20"/>
        </w:rPr>
        <w:t>lebih</w:t>
      </w:r>
      <w:r w:rsidRPr="00F36430">
        <w:rPr>
          <w:sz w:val="20"/>
          <w:szCs w:val="20"/>
        </w:rPr>
        <w:t xml:space="preserve"> efisien, sehingga mengurangi waktu yang diperlukan dalam proses pengujian</w:t>
      </w:r>
      <w:r w:rsidR="004E7699">
        <w:rPr>
          <w:sz w:val="20"/>
          <w:szCs w:val="20"/>
        </w:rPr>
        <w:t xml:space="preserve"> perangkat lunak</w:t>
      </w:r>
      <w:r w:rsidR="002D6A4D" w:rsidRPr="009404BB">
        <w:rPr>
          <w:sz w:val="20"/>
          <w:szCs w:val="20"/>
        </w:rPr>
        <w:t>.</w:t>
      </w:r>
    </w:p>
    <w:p w14:paraId="3ED649C7" w14:textId="632763B0" w:rsidR="00C40E34" w:rsidRPr="009404BB" w:rsidRDefault="00F36430" w:rsidP="00A50BC5">
      <w:pPr>
        <w:spacing w:line="276" w:lineRule="auto"/>
        <w:ind w:right="461" w:firstLine="360"/>
        <w:jc w:val="both"/>
        <w:rPr>
          <w:sz w:val="20"/>
          <w:szCs w:val="20"/>
        </w:rPr>
      </w:pPr>
      <w:r w:rsidRPr="00F36430">
        <w:rPr>
          <w:sz w:val="20"/>
          <w:szCs w:val="20"/>
        </w:rPr>
        <w:t>Dengan pendekatan ini, diharapkan dapat tercipta sebuah chatbot yang mampu mempermudah pencarian</w:t>
      </w:r>
      <w:r w:rsidR="00DE5D17">
        <w:rPr>
          <w:sz w:val="20"/>
          <w:szCs w:val="20"/>
        </w:rPr>
        <w:t xml:space="preserve"> informasi</w:t>
      </w:r>
      <w:r w:rsidRPr="00F36430">
        <w:rPr>
          <w:sz w:val="20"/>
          <w:szCs w:val="20"/>
        </w:rPr>
        <w:t xml:space="preserve"> test case, meningkatkan produktivitas tim QA, serta memastikan pengujian </w:t>
      </w:r>
      <w:r w:rsidR="00976DBF">
        <w:rPr>
          <w:sz w:val="20"/>
          <w:szCs w:val="20"/>
        </w:rPr>
        <w:t xml:space="preserve">perangkat lunak </w:t>
      </w:r>
      <w:r w:rsidRPr="00F36430">
        <w:rPr>
          <w:sz w:val="20"/>
          <w:szCs w:val="20"/>
        </w:rPr>
        <w:t>dilakukan secara lebih sistematis dan efisien.</w:t>
      </w:r>
    </w:p>
    <w:p w14:paraId="63B668A6" w14:textId="77777777" w:rsidR="003D3E9B" w:rsidRPr="009404BB" w:rsidRDefault="003D3E9B" w:rsidP="00A50BC5">
      <w:pPr>
        <w:spacing w:line="276" w:lineRule="auto"/>
        <w:ind w:right="461" w:firstLine="360"/>
        <w:jc w:val="both"/>
        <w:rPr>
          <w:sz w:val="20"/>
          <w:szCs w:val="20"/>
        </w:rPr>
      </w:pPr>
    </w:p>
    <w:p w14:paraId="67D99313" w14:textId="0C1C9D25" w:rsidR="003D3E9B" w:rsidRPr="009404BB" w:rsidRDefault="001A7B68" w:rsidP="00A50BC5">
      <w:pPr>
        <w:pStyle w:val="Heading2"/>
        <w:ind w:right="461"/>
        <w:rPr>
          <w:rFonts w:cs="Times New Roman"/>
          <w:bCs/>
          <w:szCs w:val="20"/>
        </w:rPr>
      </w:pPr>
      <w:bookmarkStart w:id="11" w:name="_Toc176987380"/>
      <w:bookmarkStart w:id="12" w:name="_Toc196165276"/>
      <w:r w:rsidRPr="009404BB">
        <w:rPr>
          <w:rFonts w:cs="Times New Roman"/>
          <w:bCs/>
          <w:szCs w:val="20"/>
        </w:rPr>
        <w:t>1.4 MANFAAT</w:t>
      </w:r>
      <w:bookmarkEnd w:id="11"/>
      <w:bookmarkEnd w:id="12"/>
    </w:p>
    <w:p w14:paraId="68403598" w14:textId="320142B8" w:rsidR="00C40E34" w:rsidRPr="009404BB" w:rsidRDefault="00C40E34" w:rsidP="00A50BC5">
      <w:pPr>
        <w:spacing w:line="276" w:lineRule="auto"/>
        <w:ind w:right="461" w:firstLine="340"/>
        <w:jc w:val="both"/>
        <w:rPr>
          <w:sz w:val="20"/>
          <w:szCs w:val="20"/>
        </w:rPr>
      </w:pPr>
      <w:r w:rsidRPr="009404BB">
        <w:rPr>
          <w:sz w:val="20"/>
          <w:szCs w:val="20"/>
        </w:rPr>
        <w:t>Hasil dari penelitian ini diharapkan dapat memberikan berbagai manfaat yang signifikan untuk</w:t>
      </w:r>
      <w:r w:rsidR="00CE61FE">
        <w:rPr>
          <w:sz w:val="20"/>
          <w:szCs w:val="20"/>
        </w:rPr>
        <w:t xml:space="preserve"> </w:t>
      </w:r>
      <w:r w:rsidRPr="009404BB">
        <w:rPr>
          <w:sz w:val="20"/>
          <w:szCs w:val="20"/>
        </w:rPr>
        <w:t>Agree Telkom Indonesia</w:t>
      </w:r>
      <w:r w:rsidR="00CE61FE">
        <w:rPr>
          <w:sz w:val="20"/>
          <w:szCs w:val="20"/>
        </w:rPr>
        <w:t xml:space="preserve"> khususnya tim internal QA Agree dan tim pengembang </w:t>
      </w:r>
      <w:r w:rsidR="00477CDC">
        <w:rPr>
          <w:sz w:val="20"/>
          <w:szCs w:val="20"/>
        </w:rPr>
        <w:t>perangkat lunak</w:t>
      </w:r>
      <w:r w:rsidR="00CE61FE">
        <w:rPr>
          <w:sz w:val="20"/>
          <w:szCs w:val="20"/>
        </w:rPr>
        <w:t xml:space="preserve"> Agree</w:t>
      </w:r>
      <w:r w:rsidRPr="009404BB">
        <w:rPr>
          <w:sz w:val="20"/>
          <w:szCs w:val="20"/>
        </w:rPr>
        <w:t>. Chatbot ini akan meningkatkan produktivitas tim QA dengan mengotomatisasi proses pencarian dan pengelolaan</w:t>
      </w:r>
      <w:r w:rsidR="00CE61FE">
        <w:rPr>
          <w:sz w:val="20"/>
          <w:szCs w:val="20"/>
        </w:rPr>
        <w:t xml:space="preserve"> seputar</w:t>
      </w:r>
      <w:r w:rsidRPr="009404BB">
        <w:rPr>
          <w:sz w:val="20"/>
          <w:szCs w:val="20"/>
        </w:rPr>
        <w:t xml:space="preserve"> test case</w:t>
      </w:r>
      <w:r w:rsidR="009344A4">
        <w:rPr>
          <w:sz w:val="20"/>
          <w:szCs w:val="20"/>
        </w:rPr>
        <w:t xml:space="preserve"> pengujian</w:t>
      </w:r>
      <w:r w:rsidR="00297D21">
        <w:rPr>
          <w:sz w:val="20"/>
          <w:szCs w:val="20"/>
        </w:rPr>
        <w:t xml:space="preserve"> perangkat lunak</w:t>
      </w:r>
      <w:r w:rsidRPr="009404BB">
        <w:rPr>
          <w:sz w:val="20"/>
          <w:szCs w:val="20"/>
        </w:rPr>
        <w:t>. Dengan otomatisasi ini, tim QA tidak perlu lagi menghabiskan waktu dan tenaga untuk proses manual yang memakan waktu, sehingga mereka dapat fokus pada tugas-tugas yang lebih strategis dan mendukung pengujian perangkat lunak.</w:t>
      </w:r>
    </w:p>
    <w:p w14:paraId="4147EE11" w14:textId="734F008B" w:rsidR="0058716B" w:rsidRPr="009404BB" w:rsidRDefault="00C40E34" w:rsidP="00A50BC5">
      <w:pPr>
        <w:spacing w:line="276" w:lineRule="auto"/>
        <w:ind w:right="461" w:firstLine="340"/>
        <w:jc w:val="both"/>
        <w:rPr>
          <w:color w:val="000000"/>
          <w:sz w:val="20"/>
          <w:szCs w:val="20"/>
        </w:rPr>
      </w:pPr>
      <w:r w:rsidRPr="009404BB">
        <w:rPr>
          <w:sz w:val="20"/>
          <w:szCs w:val="20"/>
        </w:rPr>
        <w:t>Selain itu, chatbot ini diharapkan dapat meningkatkan pengalaman pengguna dengan menyediakan jawaban yang relevan dan akurat secara real-time. Dengan cara ini, tim QA akan mendapatkan informasi yang mereka butuhkan dengan cepat dan tepat, sehingga meningkatkan kepuasan mereka dalam berinteraksi dengan sistem dan memperbaiki efisiensi dalam proses pengujian.</w:t>
      </w:r>
    </w:p>
    <w:p w14:paraId="5763CF2F" w14:textId="77777777" w:rsidR="00C40E34" w:rsidRPr="009404BB" w:rsidRDefault="00C40E34" w:rsidP="00A50BC5">
      <w:pPr>
        <w:spacing w:line="276" w:lineRule="auto"/>
        <w:ind w:right="461" w:firstLine="340"/>
        <w:jc w:val="both"/>
        <w:rPr>
          <w:color w:val="000000"/>
          <w:sz w:val="20"/>
          <w:szCs w:val="20"/>
        </w:rPr>
      </w:pPr>
    </w:p>
    <w:p w14:paraId="7F84CB01" w14:textId="1AC152B8" w:rsidR="003D3E9B" w:rsidRPr="009404BB" w:rsidRDefault="001A7B68" w:rsidP="00A50BC5">
      <w:pPr>
        <w:pStyle w:val="Heading2"/>
        <w:ind w:right="461"/>
        <w:rPr>
          <w:rFonts w:cs="Times New Roman"/>
          <w:bCs/>
          <w:szCs w:val="20"/>
        </w:rPr>
      </w:pPr>
      <w:bookmarkStart w:id="13" w:name="_2bn6wsx" w:colFirst="0" w:colLast="0"/>
      <w:bookmarkStart w:id="14" w:name="_Toc176987381"/>
      <w:bookmarkStart w:id="15" w:name="_Toc196165277"/>
      <w:bookmarkEnd w:id="13"/>
      <w:r w:rsidRPr="009404BB">
        <w:rPr>
          <w:rFonts w:cs="Times New Roman"/>
          <w:bCs/>
          <w:color w:val="000000"/>
          <w:szCs w:val="20"/>
        </w:rPr>
        <w:t>1.5 S</w:t>
      </w:r>
      <w:r w:rsidRPr="009404BB">
        <w:rPr>
          <w:rFonts w:cs="Times New Roman"/>
          <w:bCs/>
          <w:szCs w:val="20"/>
        </w:rPr>
        <w:t>ISTEMATIKA PENULISAN</w:t>
      </w:r>
      <w:bookmarkEnd w:id="14"/>
      <w:bookmarkEnd w:id="15"/>
    </w:p>
    <w:p w14:paraId="246CD47C" w14:textId="77777777" w:rsidR="003D3E9B" w:rsidRPr="009404BB" w:rsidRDefault="00734987" w:rsidP="00A50BC5">
      <w:pPr>
        <w:spacing w:line="276" w:lineRule="auto"/>
        <w:ind w:right="461" w:firstLine="340"/>
        <w:jc w:val="both"/>
        <w:rPr>
          <w:color w:val="000000"/>
          <w:sz w:val="20"/>
          <w:szCs w:val="20"/>
        </w:rPr>
      </w:pPr>
      <w:r w:rsidRPr="009404BB">
        <w:rPr>
          <w:color w:val="000000"/>
          <w:sz w:val="20"/>
          <w:szCs w:val="20"/>
        </w:rPr>
        <w:t xml:space="preserve">Sistematika </w:t>
      </w:r>
      <w:r w:rsidRPr="009404BB">
        <w:rPr>
          <w:sz w:val="20"/>
          <w:szCs w:val="20"/>
        </w:rPr>
        <w:t xml:space="preserve">penulisan </w:t>
      </w:r>
      <w:r w:rsidRPr="009404BB">
        <w:rPr>
          <w:color w:val="000000"/>
          <w:sz w:val="20"/>
          <w:szCs w:val="20"/>
        </w:rPr>
        <w:t>dalam penyusunan buku proyek akhir ini adalah sebagai berikut:</w:t>
      </w:r>
    </w:p>
    <w:p w14:paraId="53DAD8AD" w14:textId="77777777" w:rsidR="001A7B68" w:rsidRPr="009404BB" w:rsidRDefault="001A7B68" w:rsidP="00A50BC5">
      <w:pPr>
        <w:pStyle w:val="Heading3"/>
        <w:ind w:right="461"/>
        <w:rPr>
          <w:rFonts w:cs="Times New Roman"/>
          <w:bCs/>
          <w:szCs w:val="20"/>
        </w:rPr>
      </w:pPr>
      <w:bookmarkStart w:id="16" w:name="_Toc176987382"/>
      <w:bookmarkStart w:id="17" w:name="_Toc196165278"/>
      <w:r w:rsidRPr="009404BB">
        <w:rPr>
          <w:rFonts w:cs="Times New Roman"/>
          <w:bCs/>
          <w:szCs w:val="20"/>
        </w:rPr>
        <w:t>Bab 1</w:t>
      </w:r>
      <w:r w:rsidRPr="009404BB">
        <w:rPr>
          <w:rFonts w:cs="Times New Roman"/>
          <w:bCs/>
          <w:szCs w:val="20"/>
        </w:rPr>
        <w:tab/>
        <w:t>Pendahuluan</w:t>
      </w:r>
      <w:bookmarkEnd w:id="16"/>
      <w:bookmarkEnd w:id="17"/>
    </w:p>
    <w:p w14:paraId="3A4C6986" w14:textId="51A50398" w:rsidR="003D3E9B" w:rsidRPr="009404BB" w:rsidRDefault="001E7DA5" w:rsidP="00A50BC5">
      <w:pPr>
        <w:spacing w:line="276" w:lineRule="auto"/>
        <w:ind w:left="720" w:right="461"/>
        <w:jc w:val="both"/>
        <w:rPr>
          <w:color w:val="000000"/>
          <w:sz w:val="20"/>
          <w:szCs w:val="20"/>
        </w:rPr>
      </w:pPr>
      <w:r w:rsidRPr="009404BB">
        <w:rPr>
          <w:color w:val="000000"/>
          <w:sz w:val="20"/>
          <w:szCs w:val="20"/>
        </w:rPr>
        <w:t>Pada bab ini berisi tentang latar belakang, perumusan masalah, batasan masalah, tujuan, sasaran, serta sistematika pembahasan dari penelitian ini.</w:t>
      </w:r>
    </w:p>
    <w:p w14:paraId="0A4F529E" w14:textId="77777777" w:rsidR="001A7B68" w:rsidRPr="009404BB" w:rsidRDefault="001A7B68" w:rsidP="00A50BC5">
      <w:pPr>
        <w:spacing w:line="276" w:lineRule="auto"/>
        <w:ind w:right="461"/>
        <w:jc w:val="both"/>
        <w:rPr>
          <w:color w:val="000000"/>
          <w:sz w:val="20"/>
          <w:szCs w:val="20"/>
        </w:rPr>
      </w:pPr>
    </w:p>
    <w:p w14:paraId="2078FB3F" w14:textId="144B1749" w:rsidR="003D3E9B" w:rsidRPr="009404BB" w:rsidRDefault="001A7B68" w:rsidP="00A50BC5">
      <w:pPr>
        <w:pStyle w:val="Heading3"/>
        <w:ind w:right="461"/>
        <w:rPr>
          <w:rFonts w:cs="Times New Roman"/>
          <w:bCs/>
          <w:szCs w:val="20"/>
        </w:rPr>
      </w:pPr>
      <w:bookmarkStart w:id="18" w:name="_Toc176987383"/>
      <w:bookmarkStart w:id="19" w:name="_Toc196165279"/>
      <w:r w:rsidRPr="009404BB">
        <w:rPr>
          <w:rFonts w:cs="Times New Roman"/>
          <w:bCs/>
          <w:szCs w:val="20"/>
        </w:rPr>
        <w:lastRenderedPageBreak/>
        <w:t>Bab 2</w:t>
      </w:r>
      <w:r w:rsidRPr="009404BB">
        <w:rPr>
          <w:rFonts w:cs="Times New Roman"/>
          <w:bCs/>
          <w:szCs w:val="20"/>
        </w:rPr>
        <w:tab/>
        <w:t>Kajian Pustaka</w:t>
      </w:r>
      <w:bookmarkEnd w:id="18"/>
      <w:bookmarkEnd w:id="19"/>
    </w:p>
    <w:p w14:paraId="5C4B50E3" w14:textId="3D7C264C" w:rsidR="003D3E9B" w:rsidRPr="009404BB" w:rsidRDefault="001E7DA5" w:rsidP="00A50BC5">
      <w:pPr>
        <w:spacing w:line="276" w:lineRule="auto"/>
        <w:ind w:left="720" w:right="461"/>
        <w:jc w:val="both"/>
        <w:rPr>
          <w:color w:val="000000"/>
          <w:sz w:val="20"/>
          <w:szCs w:val="20"/>
        </w:rPr>
      </w:pPr>
      <w:r w:rsidRPr="009404BB">
        <w:rPr>
          <w:color w:val="000000"/>
          <w:sz w:val="20"/>
          <w:szCs w:val="20"/>
        </w:rPr>
        <w:t>Bab ini membahas mengenai hasil studi literatur yang dilakukan, penelitian terkait yang berkaitan dengan penyelesaian proyek akhir. Studi literatur dilakukan pada media buku ataupun sumber sumberlainnya.</w:t>
      </w:r>
    </w:p>
    <w:p w14:paraId="2457B6D8" w14:textId="77777777" w:rsidR="001A7B68" w:rsidRPr="009404BB" w:rsidRDefault="001A7B68" w:rsidP="00A50BC5">
      <w:pPr>
        <w:spacing w:line="276" w:lineRule="auto"/>
        <w:ind w:right="461" w:firstLine="340"/>
        <w:jc w:val="both"/>
        <w:rPr>
          <w:sz w:val="20"/>
          <w:szCs w:val="20"/>
        </w:rPr>
      </w:pPr>
    </w:p>
    <w:p w14:paraId="23C29CF0" w14:textId="77777777" w:rsidR="001A7B68" w:rsidRPr="009404BB" w:rsidRDefault="001A7B68" w:rsidP="00A50BC5">
      <w:pPr>
        <w:pStyle w:val="Heading3"/>
        <w:ind w:right="461"/>
        <w:rPr>
          <w:rFonts w:cs="Times New Roman"/>
          <w:bCs/>
          <w:szCs w:val="20"/>
        </w:rPr>
      </w:pPr>
      <w:bookmarkStart w:id="20" w:name="_Toc176987384"/>
      <w:bookmarkStart w:id="21" w:name="_Toc196165280"/>
      <w:r w:rsidRPr="009404BB">
        <w:rPr>
          <w:rFonts w:cs="Times New Roman"/>
          <w:bCs/>
          <w:szCs w:val="20"/>
        </w:rPr>
        <w:t>Bab 3</w:t>
      </w:r>
      <w:r w:rsidRPr="009404BB">
        <w:rPr>
          <w:rFonts w:cs="Times New Roman"/>
          <w:bCs/>
          <w:szCs w:val="20"/>
        </w:rPr>
        <w:tab/>
        <w:t>Deskripsi Sistem</w:t>
      </w:r>
      <w:bookmarkEnd w:id="20"/>
      <w:bookmarkEnd w:id="21"/>
    </w:p>
    <w:p w14:paraId="35D40381" w14:textId="6908EEDE" w:rsidR="003D3E9B" w:rsidRPr="009404BB" w:rsidRDefault="001E7DA5" w:rsidP="00A50BC5">
      <w:pPr>
        <w:spacing w:line="276" w:lineRule="auto"/>
        <w:ind w:left="720" w:right="461"/>
        <w:jc w:val="both"/>
        <w:rPr>
          <w:color w:val="000000"/>
          <w:sz w:val="20"/>
          <w:szCs w:val="20"/>
        </w:rPr>
      </w:pPr>
      <w:r w:rsidRPr="009404BB">
        <w:rPr>
          <w:color w:val="000000"/>
          <w:sz w:val="20"/>
          <w:szCs w:val="20"/>
        </w:rPr>
        <w:t>Bab ini membahas mengenai perencanaan sistem, meliputi perancangan hirarki, perancangan proses, dan perancangan pengguna interface. Selain itu juga meliputi pembahasan arsitektur dari sistem yang akan dibuat</w:t>
      </w:r>
      <w:r w:rsidR="00075F59" w:rsidRPr="009404BB">
        <w:rPr>
          <w:color w:val="000000"/>
          <w:sz w:val="20"/>
          <w:szCs w:val="20"/>
        </w:rPr>
        <w:t>.</w:t>
      </w:r>
    </w:p>
    <w:p w14:paraId="111BACCE" w14:textId="77777777" w:rsidR="001A7B68" w:rsidRPr="009404BB" w:rsidRDefault="001A7B68" w:rsidP="00A50BC5">
      <w:pPr>
        <w:spacing w:line="276" w:lineRule="auto"/>
        <w:ind w:right="461"/>
        <w:jc w:val="both"/>
        <w:rPr>
          <w:sz w:val="20"/>
          <w:szCs w:val="20"/>
        </w:rPr>
      </w:pPr>
    </w:p>
    <w:p w14:paraId="21972DBA" w14:textId="0020FC27" w:rsidR="003D3E9B" w:rsidRPr="009404BB" w:rsidRDefault="00734987" w:rsidP="00A50BC5">
      <w:pPr>
        <w:pStyle w:val="Heading3"/>
        <w:ind w:right="461"/>
        <w:rPr>
          <w:rFonts w:cs="Times New Roman"/>
          <w:bCs/>
          <w:szCs w:val="20"/>
        </w:rPr>
      </w:pPr>
      <w:bookmarkStart w:id="22" w:name="_Toc176987385"/>
      <w:bookmarkStart w:id="23" w:name="_Toc196165281"/>
      <w:r w:rsidRPr="009404BB">
        <w:rPr>
          <w:rFonts w:cs="Times New Roman"/>
          <w:bCs/>
          <w:szCs w:val="20"/>
        </w:rPr>
        <w:t>B</w:t>
      </w:r>
      <w:r w:rsidR="001A7B68" w:rsidRPr="009404BB">
        <w:rPr>
          <w:rFonts w:cs="Times New Roman"/>
          <w:bCs/>
          <w:szCs w:val="20"/>
        </w:rPr>
        <w:t>ab 4</w:t>
      </w:r>
      <w:r w:rsidR="001A7B68" w:rsidRPr="009404BB">
        <w:rPr>
          <w:rFonts w:cs="Times New Roman"/>
          <w:bCs/>
          <w:szCs w:val="20"/>
        </w:rPr>
        <w:tab/>
        <w:t>Eksperimen dan Analisis</w:t>
      </w:r>
      <w:bookmarkEnd w:id="22"/>
      <w:bookmarkEnd w:id="23"/>
    </w:p>
    <w:p w14:paraId="3FC20572" w14:textId="77777777" w:rsidR="003D3E9B" w:rsidRPr="009404BB" w:rsidRDefault="00734987" w:rsidP="00A50BC5">
      <w:pPr>
        <w:spacing w:line="276" w:lineRule="auto"/>
        <w:ind w:left="720" w:right="461"/>
        <w:jc w:val="both"/>
        <w:rPr>
          <w:sz w:val="20"/>
          <w:szCs w:val="20"/>
        </w:rPr>
      </w:pPr>
      <w:r w:rsidRPr="009404BB">
        <w:rPr>
          <w:sz w:val="20"/>
          <w:szCs w:val="20"/>
        </w:rPr>
        <w:t>Penjelasan tentang apa saja yang dibahas pada Bab 4. Penjelasan memuat bagian-bagian penting pada Eksperimen dan Analisis.</w:t>
      </w:r>
    </w:p>
    <w:p w14:paraId="275E21DA" w14:textId="77777777" w:rsidR="001A7B68" w:rsidRPr="009404BB" w:rsidRDefault="001A7B68" w:rsidP="00A50BC5">
      <w:pPr>
        <w:spacing w:line="276" w:lineRule="auto"/>
        <w:ind w:right="461"/>
        <w:jc w:val="both"/>
        <w:rPr>
          <w:sz w:val="20"/>
          <w:szCs w:val="20"/>
        </w:rPr>
      </w:pPr>
    </w:p>
    <w:p w14:paraId="25E46AB7" w14:textId="77777777" w:rsidR="001A7B68" w:rsidRPr="009404BB" w:rsidRDefault="001A7B68" w:rsidP="00A50BC5">
      <w:pPr>
        <w:pStyle w:val="Heading3"/>
        <w:ind w:right="461"/>
        <w:rPr>
          <w:rFonts w:cs="Times New Roman"/>
          <w:bCs/>
          <w:szCs w:val="20"/>
        </w:rPr>
      </w:pPr>
      <w:bookmarkStart w:id="24" w:name="_Toc176987386"/>
      <w:bookmarkStart w:id="25" w:name="_Toc196165282"/>
      <w:r w:rsidRPr="009404BB">
        <w:rPr>
          <w:rFonts w:cs="Times New Roman"/>
          <w:bCs/>
          <w:szCs w:val="20"/>
        </w:rPr>
        <w:t>Bab 5</w:t>
      </w:r>
      <w:r w:rsidRPr="009404BB">
        <w:rPr>
          <w:rFonts w:cs="Times New Roman"/>
          <w:bCs/>
          <w:szCs w:val="20"/>
        </w:rPr>
        <w:tab/>
        <w:t>Penutup</w:t>
      </w:r>
      <w:bookmarkEnd w:id="24"/>
      <w:bookmarkEnd w:id="25"/>
    </w:p>
    <w:p w14:paraId="5A998692" w14:textId="2AE206C4" w:rsidR="003D3E9B" w:rsidRPr="009404BB" w:rsidRDefault="00734987" w:rsidP="00A50BC5">
      <w:pPr>
        <w:spacing w:line="276" w:lineRule="auto"/>
        <w:ind w:left="720" w:right="461"/>
        <w:jc w:val="both"/>
        <w:rPr>
          <w:sz w:val="20"/>
          <w:szCs w:val="20"/>
        </w:rPr>
      </w:pPr>
      <w:r w:rsidRPr="009404BB">
        <w:rPr>
          <w:sz w:val="20"/>
          <w:szCs w:val="20"/>
        </w:rPr>
        <w:t>Penjelasan mengenai apa saja yang dibahas pada pada Bab 5. Penjelasan memuat bagian-bagian penting pada Penutup.</w:t>
      </w:r>
    </w:p>
    <w:p w14:paraId="141700A6" w14:textId="77777777" w:rsidR="002058EA" w:rsidRPr="009404BB" w:rsidRDefault="002058EA" w:rsidP="00A50BC5">
      <w:pPr>
        <w:spacing w:line="276" w:lineRule="auto"/>
        <w:ind w:left="720" w:right="461"/>
        <w:jc w:val="both"/>
        <w:rPr>
          <w:sz w:val="20"/>
          <w:szCs w:val="20"/>
        </w:rPr>
      </w:pPr>
    </w:p>
    <w:p w14:paraId="6A02EDCF" w14:textId="77777777" w:rsidR="002058EA" w:rsidRPr="009404BB" w:rsidRDefault="002058EA" w:rsidP="00A50BC5">
      <w:pPr>
        <w:spacing w:line="276" w:lineRule="auto"/>
        <w:ind w:left="720" w:right="461"/>
        <w:jc w:val="both"/>
        <w:rPr>
          <w:sz w:val="20"/>
          <w:szCs w:val="20"/>
        </w:rPr>
      </w:pPr>
    </w:p>
    <w:p w14:paraId="37AAAECB" w14:textId="77777777" w:rsidR="002058EA" w:rsidRPr="009404BB" w:rsidRDefault="002058EA" w:rsidP="00A50BC5">
      <w:pPr>
        <w:spacing w:line="276" w:lineRule="auto"/>
        <w:ind w:left="720" w:right="461"/>
        <w:jc w:val="both"/>
        <w:rPr>
          <w:sz w:val="20"/>
          <w:szCs w:val="20"/>
        </w:rPr>
      </w:pPr>
    </w:p>
    <w:p w14:paraId="6F611D5C" w14:textId="77777777" w:rsidR="002058EA" w:rsidRPr="009404BB" w:rsidRDefault="002058EA" w:rsidP="00A50BC5">
      <w:pPr>
        <w:spacing w:line="276" w:lineRule="auto"/>
        <w:ind w:left="720" w:right="461"/>
        <w:jc w:val="both"/>
        <w:rPr>
          <w:sz w:val="20"/>
          <w:szCs w:val="20"/>
        </w:rPr>
      </w:pPr>
    </w:p>
    <w:p w14:paraId="354D8215" w14:textId="77777777" w:rsidR="002058EA" w:rsidRPr="009404BB" w:rsidRDefault="002058EA" w:rsidP="00A50BC5">
      <w:pPr>
        <w:spacing w:line="276" w:lineRule="auto"/>
        <w:ind w:left="720" w:right="461"/>
        <w:jc w:val="both"/>
        <w:rPr>
          <w:sz w:val="20"/>
          <w:szCs w:val="20"/>
        </w:rPr>
      </w:pPr>
    </w:p>
    <w:p w14:paraId="61BCF555" w14:textId="77777777" w:rsidR="002058EA" w:rsidRPr="009404BB" w:rsidRDefault="002058EA" w:rsidP="00A50BC5">
      <w:pPr>
        <w:spacing w:line="276" w:lineRule="auto"/>
        <w:ind w:left="720" w:right="461"/>
        <w:jc w:val="both"/>
        <w:rPr>
          <w:sz w:val="20"/>
          <w:szCs w:val="20"/>
        </w:rPr>
      </w:pPr>
    </w:p>
    <w:p w14:paraId="4A652EF6" w14:textId="77777777" w:rsidR="002058EA" w:rsidRPr="009404BB" w:rsidRDefault="002058EA" w:rsidP="00A50BC5">
      <w:pPr>
        <w:spacing w:line="276" w:lineRule="auto"/>
        <w:ind w:left="720" w:right="461"/>
        <w:jc w:val="both"/>
        <w:rPr>
          <w:sz w:val="20"/>
          <w:szCs w:val="20"/>
        </w:rPr>
      </w:pPr>
    </w:p>
    <w:p w14:paraId="4D140C26" w14:textId="77777777" w:rsidR="002058EA" w:rsidRPr="009404BB" w:rsidRDefault="002058EA" w:rsidP="00A50BC5">
      <w:pPr>
        <w:spacing w:line="276" w:lineRule="auto"/>
        <w:ind w:left="720" w:right="461"/>
        <w:jc w:val="both"/>
        <w:rPr>
          <w:sz w:val="20"/>
          <w:szCs w:val="20"/>
        </w:rPr>
      </w:pPr>
    </w:p>
    <w:p w14:paraId="7670FE5F" w14:textId="77777777" w:rsidR="002058EA" w:rsidRPr="009404BB" w:rsidRDefault="002058EA" w:rsidP="00A50BC5">
      <w:pPr>
        <w:spacing w:line="276" w:lineRule="auto"/>
        <w:ind w:left="720" w:right="461"/>
        <w:jc w:val="both"/>
        <w:rPr>
          <w:sz w:val="20"/>
          <w:szCs w:val="20"/>
        </w:rPr>
      </w:pPr>
    </w:p>
    <w:p w14:paraId="67F0DDBB" w14:textId="77777777" w:rsidR="002058EA" w:rsidRPr="009404BB" w:rsidRDefault="002058EA" w:rsidP="00A50BC5">
      <w:pPr>
        <w:spacing w:line="276" w:lineRule="auto"/>
        <w:ind w:left="720" w:right="461"/>
        <w:jc w:val="both"/>
        <w:rPr>
          <w:sz w:val="20"/>
          <w:szCs w:val="20"/>
        </w:rPr>
      </w:pPr>
    </w:p>
    <w:p w14:paraId="5E3E5043" w14:textId="77777777" w:rsidR="002058EA" w:rsidRPr="009404BB" w:rsidRDefault="002058EA" w:rsidP="00A50BC5">
      <w:pPr>
        <w:spacing w:line="276" w:lineRule="auto"/>
        <w:ind w:left="720" w:right="461"/>
        <w:jc w:val="both"/>
        <w:rPr>
          <w:sz w:val="20"/>
          <w:szCs w:val="20"/>
        </w:rPr>
      </w:pPr>
    </w:p>
    <w:p w14:paraId="794C6708" w14:textId="77777777" w:rsidR="002058EA" w:rsidRPr="009404BB" w:rsidRDefault="002058EA" w:rsidP="00116317">
      <w:pPr>
        <w:spacing w:line="276" w:lineRule="auto"/>
        <w:ind w:right="461"/>
        <w:jc w:val="both"/>
        <w:rPr>
          <w:sz w:val="20"/>
          <w:szCs w:val="20"/>
        </w:rPr>
      </w:pPr>
    </w:p>
    <w:p w14:paraId="75B646BE" w14:textId="77777777" w:rsidR="00116317" w:rsidRDefault="00116317" w:rsidP="00116317">
      <w:pPr>
        <w:spacing w:line="276" w:lineRule="auto"/>
        <w:ind w:right="461"/>
        <w:jc w:val="both"/>
        <w:rPr>
          <w:sz w:val="20"/>
          <w:szCs w:val="20"/>
        </w:rPr>
      </w:pPr>
    </w:p>
    <w:p w14:paraId="380346EC" w14:textId="77777777" w:rsidR="00015850" w:rsidRDefault="00015850" w:rsidP="00116317">
      <w:pPr>
        <w:spacing w:line="276" w:lineRule="auto"/>
        <w:ind w:right="461"/>
        <w:jc w:val="both"/>
        <w:rPr>
          <w:sz w:val="20"/>
          <w:szCs w:val="20"/>
        </w:rPr>
      </w:pPr>
    </w:p>
    <w:p w14:paraId="3FCF2F94" w14:textId="77777777" w:rsidR="00015850" w:rsidRDefault="00015850" w:rsidP="00116317">
      <w:pPr>
        <w:spacing w:line="276" w:lineRule="auto"/>
        <w:ind w:right="461"/>
        <w:jc w:val="both"/>
        <w:rPr>
          <w:sz w:val="20"/>
          <w:szCs w:val="20"/>
        </w:rPr>
      </w:pPr>
    </w:p>
    <w:p w14:paraId="316BF6CF" w14:textId="77777777" w:rsidR="00015850" w:rsidRDefault="00015850" w:rsidP="00116317">
      <w:pPr>
        <w:spacing w:line="276" w:lineRule="auto"/>
        <w:ind w:right="461"/>
        <w:jc w:val="both"/>
        <w:rPr>
          <w:sz w:val="20"/>
          <w:szCs w:val="20"/>
        </w:rPr>
      </w:pPr>
    </w:p>
    <w:p w14:paraId="190EDC97" w14:textId="77777777" w:rsidR="00015850" w:rsidRDefault="00015850" w:rsidP="00116317">
      <w:pPr>
        <w:spacing w:line="276" w:lineRule="auto"/>
        <w:ind w:right="461"/>
        <w:jc w:val="both"/>
        <w:rPr>
          <w:sz w:val="20"/>
          <w:szCs w:val="20"/>
        </w:rPr>
      </w:pPr>
    </w:p>
    <w:p w14:paraId="0417958F" w14:textId="77777777" w:rsidR="00015850" w:rsidRDefault="00015850" w:rsidP="00116317">
      <w:pPr>
        <w:spacing w:line="276" w:lineRule="auto"/>
        <w:ind w:right="461"/>
        <w:jc w:val="both"/>
        <w:rPr>
          <w:sz w:val="20"/>
          <w:szCs w:val="20"/>
        </w:rPr>
      </w:pPr>
    </w:p>
    <w:p w14:paraId="08B64033" w14:textId="77777777" w:rsidR="00015850" w:rsidRDefault="00015850" w:rsidP="00116317">
      <w:pPr>
        <w:spacing w:line="276" w:lineRule="auto"/>
        <w:ind w:right="461"/>
        <w:jc w:val="both"/>
        <w:rPr>
          <w:sz w:val="20"/>
          <w:szCs w:val="20"/>
        </w:rPr>
      </w:pPr>
    </w:p>
    <w:p w14:paraId="0B83A128" w14:textId="77777777" w:rsidR="00015850" w:rsidRDefault="00015850" w:rsidP="00116317">
      <w:pPr>
        <w:spacing w:line="276" w:lineRule="auto"/>
        <w:ind w:right="461"/>
        <w:jc w:val="both"/>
        <w:rPr>
          <w:sz w:val="20"/>
          <w:szCs w:val="20"/>
        </w:rPr>
      </w:pPr>
    </w:p>
    <w:p w14:paraId="627F28F8" w14:textId="77777777" w:rsidR="00015850" w:rsidRDefault="00015850" w:rsidP="00116317">
      <w:pPr>
        <w:spacing w:line="276" w:lineRule="auto"/>
        <w:ind w:right="461"/>
        <w:jc w:val="both"/>
        <w:rPr>
          <w:sz w:val="20"/>
          <w:szCs w:val="20"/>
        </w:rPr>
      </w:pPr>
    </w:p>
    <w:p w14:paraId="5E14719D" w14:textId="77777777" w:rsidR="00015850" w:rsidRDefault="00015850" w:rsidP="00116317">
      <w:pPr>
        <w:spacing w:line="276" w:lineRule="auto"/>
        <w:ind w:right="461"/>
        <w:jc w:val="both"/>
        <w:rPr>
          <w:sz w:val="20"/>
          <w:szCs w:val="20"/>
        </w:rPr>
      </w:pPr>
    </w:p>
    <w:p w14:paraId="3AB9D6C8" w14:textId="77777777" w:rsidR="00015850" w:rsidRDefault="00015850" w:rsidP="00116317">
      <w:pPr>
        <w:spacing w:line="276" w:lineRule="auto"/>
        <w:ind w:right="461"/>
        <w:jc w:val="both"/>
        <w:rPr>
          <w:sz w:val="20"/>
          <w:szCs w:val="20"/>
        </w:rPr>
      </w:pPr>
    </w:p>
    <w:p w14:paraId="3CBA2D4E" w14:textId="77777777" w:rsidR="006448FD" w:rsidRDefault="006448FD" w:rsidP="00116317">
      <w:pPr>
        <w:spacing w:line="276" w:lineRule="auto"/>
        <w:ind w:right="461"/>
        <w:jc w:val="both"/>
        <w:rPr>
          <w:sz w:val="20"/>
          <w:szCs w:val="20"/>
        </w:rPr>
      </w:pPr>
    </w:p>
    <w:p w14:paraId="0BF308D6" w14:textId="77777777" w:rsidR="006448FD" w:rsidRDefault="006448FD" w:rsidP="00116317">
      <w:pPr>
        <w:spacing w:line="276" w:lineRule="auto"/>
        <w:ind w:right="461"/>
        <w:jc w:val="both"/>
        <w:rPr>
          <w:sz w:val="20"/>
          <w:szCs w:val="20"/>
        </w:rPr>
      </w:pPr>
    </w:p>
    <w:p w14:paraId="2796936C" w14:textId="77777777" w:rsidR="006448FD" w:rsidRDefault="006448FD" w:rsidP="00116317">
      <w:pPr>
        <w:spacing w:line="276" w:lineRule="auto"/>
        <w:ind w:right="461"/>
        <w:jc w:val="both"/>
        <w:rPr>
          <w:sz w:val="20"/>
          <w:szCs w:val="20"/>
        </w:rPr>
      </w:pPr>
    </w:p>
    <w:p w14:paraId="799234A8" w14:textId="77777777" w:rsidR="006448FD" w:rsidRDefault="006448FD" w:rsidP="00116317">
      <w:pPr>
        <w:spacing w:line="276" w:lineRule="auto"/>
        <w:ind w:right="461"/>
        <w:jc w:val="both"/>
        <w:rPr>
          <w:sz w:val="20"/>
          <w:szCs w:val="20"/>
        </w:rPr>
      </w:pPr>
    </w:p>
    <w:p w14:paraId="0068CD7D" w14:textId="77777777" w:rsidR="006B6AAF" w:rsidRPr="009404BB" w:rsidRDefault="006B6AAF" w:rsidP="006B6AAF">
      <w:pPr>
        <w:ind w:left="1744"/>
        <w:rPr>
          <w:sz w:val="20"/>
        </w:rPr>
      </w:pPr>
      <w:r w:rsidRPr="009404BB">
        <w:rPr>
          <w:sz w:val="20"/>
        </w:rPr>
        <w:t>(Halaman</w:t>
      </w:r>
      <w:r w:rsidRPr="009404BB">
        <w:rPr>
          <w:spacing w:val="-4"/>
          <w:sz w:val="20"/>
        </w:rPr>
        <w:t xml:space="preserve"> </w:t>
      </w:r>
      <w:r w:rsidRPr="009404BB">
        <w:rPr>
          <w:sz w:val="20"/>
        </w:rPr>
        <w:t>ini</w:t>
      </w:r>
      <w:r w:rsidRPr="009404BB">
        <w:rPr>
          <w:spacing w:val="-5"/>
          <w:sz w:val="20"/>
        </w:rPr>
        <w:t xml:space="preserve"> </w:t>
      </w:r>
      <w:r w:rsidRPr="009404BB">
        <w:rPr>
          <w:sz w:val="20"/>
        </w:rPr>
        <w:t>sengaja</w:t>
      </w:r>
      <w:r w:rsidRPr="009404BB">
        <w:rPr>
          <w:spacing w:val="-5"/>
          <w:sz w:val="20"/>
        </w:rPr>
        <w:t xml:space="preserve"> </w:t>
      </w:r>
      <w:r w:rsidRPr="009404BB">
        <w:rPr>
          <w:spacing w:val="-2"/>
          <w:sz w:val="20"/>
        </w:rPr>
        <w:t>dikosongkan)</w:t>
      </w:r>
    </w:p>
    <w:p w14:paraId="59F10599" w14:textId="77777777" w:rsidR="006448FD" w:rsidRDefault="006448FD" w:rsidP="00116317">
      <w:pPr>
        <w:spacing w:line="276" w:lineRule="auto"/>
        <w:ind w:right="461"/>
        <w:jc w:val="both"/>
        <w:rPr>
          <w:sz w:val="20"/>
          <w:szCs w:val="20"/>
        </w:rPr>
      </w:pPr>
    </w:p>
    <w:p w14:paraId="1D950256" w14:textId="77777777" w:rsidR="006448FD" w:rsidRDefault="006448FD" w:rsidP="00116317">
      <w:pPr>
        <w:spacing w:line="276" w:lineRule="auto"/>
        <w:ind w:right="461"/>
        <w:jc w:val="both"/>
        <w:rPr>
          <w:sz w:val="20"/>
          <w:szCs w:val="20"/>
        </w:rPr>
      </w:pPr>
    </w:p>
    <w:p w14:paraId="2C68949F" w14:textId="77777777" w:rsidR="006448FD" w:rsidRDefault="006448FD" w:rsidP="00116317">
      <w:pPr>
        <w:spacing w:line="276" w:lineRule="auto"/>
        <w:ind w:right="461"/>
        <w:jc w:val="both"/>
        <w:rPr>
          <w:sz w:val="20"/>
          <w:szCs w:val="20"/>
        </w:rPr>
      </w:pPr>
    </w:p>
    <w:p w14:paraId="3CF4741B" w14:textId="77777777" w:rsidR="006448FD" w:rsidRDefault="006448FD" w:rsidP="00116317">
      <w:pPr>
        <w:spacing w:line="276" w:lineRule="auto"/>
        <w:ind w:right="461"/>
        <w:jc w:val="both"/>
        <w:rPr>
          <w:sz w:val="20"/>
          <w:szCs w:val="20"/>
        </w:rPr>
      </w:pPr>
    </w:p>
    <w:p w14:paraId="4C3197C1" w14:textId="77777777" w:rsidR="006448FD" w:rsidRDefault="006448FD" w:rsidP="00116317">
      <w:pPr>
        <w:spacing w:line="276" w:lineRule="auto"/>
        <w:ind w:right="461"/>
        <w:jc w:val="both"/>
        <w:rPr>
          <w:sz w:val="20"/>
          <w:szCs w:val="20"/>
        </w:rPr>
      </w:pPr>
    </w:p>
    <w:p w14:paraId="0FDD449A" w14:textId="77777777" w:rsidR="006448FD" w:rsidRDefault="006448FD" w:rsidP="00116317">
      <w:pPr>
        <w:spacing w:line="276" w:lineRule="auto"/>
        <w:ind w:right="461"/>
        <w:jc w:val="both"/>
        <w:rPr>
          <w:sz w:val="20"/>
          <w:szCs w:val="20"/>
        </w:rPr>
      </w:pPr>
    </w:p>
    <w:p w14:paraId="126941D0" w14:textId="77777777" w:rsidR="006448FD" w:rsidRDefault="006448FD" w:rsidP="00116317">
      <w:pPr>
        <w:spacing w:line="276" w:lineRule="auto"/>
        <w:ind w:right="461"/>
        <w:jc w:val="both"/>
        <w:rPr>
          <w:sz w:val="20"/>
          <w:szCs w:val="20"/>
        </w:rPr>
      </w:pPr>
    </w:p>
    <w:p w14:paraId="1E71CDE9" w14:textId="77777777" w:rsidR="006448FD" w:rsidRDefault="006448FD" w:rsidP="00116317">
      <w:pPr>
        <w:spacing w:line="276" w:lineRule="auto"/>
        <w:ind w:right="461"/>
        <w:jc w:val="both"/>
        <w:rPr>
          <w:sz w:val="20"/>
          <w:szCs w:val="20"/>
        </w:rPr>
      </w:pPr>
    </w:p>
    <w:p w14:paraId="3B89841B" w14:textId="77777777" w:rsidR="006448FD" w:rsidRDefault="006448FD" w:rsidP="00116317">
      <w:pPr>
        <w:spacing w:line="276" w:lineRule="auto"/>
        <w:ind w:right="461"/>
        <w:jc w:val="both"/>
        <w:rPr>
          <w:sz w:val="20"/>
          <w:szCs w:val="20"/>
        </w:rPr>
      </w:pPr>
    </w:p>
    <w:p w14:paraId="31EB9C1C" w14:textId="77777777" w:rsidR="006448FD" w:rsidRDefault="006448FD" w:rsidP="00116317">
      <w:pPr>
        <w:spacing w:line="276" w:lineRule="auto"/>
        <w:ind w:right="461"/>
        <w:jc w:val="both"/>
        <w:rPr>
          <w:sz w:val="20"/>
          <w:szCs w:val="20"/>
        </w:rPr>
      </w:pPr>
    </w:p>
    <w:p w14:paraId="79114026" w14:textId="77777777" w:rsidR="006448FD" w:rsidRDefault="006448FD" w:rsidP="00116317">
      <w:pPr>
        <w:spacing w:line="276" w:lineRule="auto"/>
        <w:ind w:right="461"/>
        <w:jc w:val="both"/>
        <w:rPr>
          <w:sz w:val="20"/>
          <w:szCs w:val="20"/>
        </w:rPr>
      </w:pPr>
    </w:p>
    <w:p w14:paraId="101FF4D1" w14:textId="77777777" w:rsidR="006448FD" w:rsidRDefault="006448FD" w:rsidP="00116317">
      <w:pPr>
        <w:spacing w:line="276" w:lineRule="auto"/>
        <w:ind w:right="461"/>
        <w:jc w:val="both"/>
        <w:rPr>
          <w:sz w:val="20"/>
          <w:szCs w:val="20"/>
        </w:rPr>
      </w:pPr>
    </w:p>
    <w:p w14:paraId="08BE6E81" w14:textId="77777777" w:rsidR="006448FD" w:rsidRDefault="006448FD" w:rsidP="00116317">
      <w:pPr>
        <w:spacing w:line="276" w:lineRule="auto"/>
        <w:ind w:right="461"/>
        <w:jc w:val="both"/>
        <w:rPr>
          <w:sz w:val="20"/>
          <w:szCs w:val="20"/>
        </w:rPr>
      </w:pPr>
    </w:p>
    <w:p w14:paraId="586C8ACA" w14:textId="77777777" w:rsidR="006448FD" w:rsidRDefault="006448FD" w:rsidP="00116317">
      <w:pPr>
        <w:spacing w:line="276" w:lineRule="auto"/>
        <w:ind w:right="461"/>
        <w:jc w:val="both"/>
        <w:rPr>
          <w:sz w:val="20"/>
          <w:szCs w:val="20"/>
        </w:rPr>
      </w:pPr>
    </w:p>
    <w:p w14:paraId="5C8ADE73" w14:textId="77777777" w:rsidR="006448FD" w:rsidRDefault="006448FD" w:rsidP="00116317">
      <w:pPr>
        <w:spacing w:line="276" w:lineRule="auto"/>
        <w:ind w:right="461"/>
        <w:jc w:val="both"/>
        <w:rPr>
          <w:sz w:val="20"/>
          <w:szCs w:val="20"/>
        </w:rPr>
      </w:pPr>
    </w:p>
    <w:p w14:paraId="4E73B880" w14:textId="77777777" w:rsidR="006448FD" w:rsidRDefault="006448FD" w:rsidP="00116317">
      <w:pPr>
        <w:spacing w:line="276" w:lineRule="auto"/>
        <w:ind w:right="461"/>
        <w:jc w:val="both"/>
        <w:rPr>
          <w:sz w:val="20"/>
          <w:szCs w:val="20"/>
        </w:rPr>
      </w:pPr>
    </w:p>
    <w:p w14:paraId="36691185" w14:textId="77777777" w:rsidR="006448FD" w:rsidRDefault="006448FD" w:rsidP="00116317">
      <w:pPr>
        <w:spacing w:line="276" w:lineRule="auto"/>
        <w:ind w:right="461"/>
        <w:jc w:val="both"/>
        <w:rPr>
          <w:sz w:val="20"/>
          <w:szCs w:val="20"/>
        </w:rPr>
      </w:pPr>
    </w:p>
    <w:p w14:paraId="25A6D534" w14:textId="77777777" w:rsidR="006448FD" w:rsidRPr="009404BB" w:rsidRDefault="006448FD" w:rsidP="00116317">
      <w:pPr>
        <w:spacing w:line="276" w:lineRule="auto"/>
        <w:ind w:right="461"/>
        <w:jc w:val="both"/>
        <w:rPr>
          <w:sz w:val="20"/>
          <w:szCs w:val="20"/>
        </w:rPr>
      </w:pPr>
    </w:p>
    <w:p w14:paraId="4ECC788A" w14:textId="6A20EFAE" w:rsidR="003D3E9B" w:rsidRPr="009404BB" w:rsidRDefault="00116317" w:rsidP="00116317">
      <w:pPr>
        <w:pStyle w:val="Heading1"/>
      </w:pPr>
      <w:bookmarkStart w:id="26" w:name="_Toc196165283"/>
      <w:r w:rsidRPr="009404BB">
        <w:lastRenderedPageBreak/>
        <w:t>BAB 2</w:t>
      </w:r>
      <w:r w:rsidR="00734987" w:rsidRPr="009404BB">
        <w:br/>
      </w:r>
      <w:bookmarkStart w:id="27" w:name="_Toc176987387"/>
      <w:r w:rsidR="00734987" w:rsidRPr="009404BB">
        <w:t>KAJIAN PUSTAKA</w:t>
      </w:r>
      <w:bookmarkEnd w:id="26"/>
      <w:bookmarkEnd w:id="27"/>
    </w:p>
    <w:p w14:paraId="15391662" w14:textId="77777777" w:rsidR="003D3E9B" w:rsidRPr="009404BB" w:rsidRDefault="003D3E9B" w:rsidP="00A50BC5">
      <w:pPr>
        <w:spacing w:line="276" w:lineRule="auto"/>
        <w:ind w:right="461" w:firstLine="360"/>
        <w:jc w:val="both"/>
        <w:rPr>
          <w:sz w:val="20"/>
          <w:szCs w:val="20"/>
        </w:rPr>
      </w:pPr>
    </w:p>
    <w:p w14:paraId="4A1C75AF" w14:textId="149C571E" w:rsidR="003D3E9B" w:rsidRPr="009404BB" w:rsidRDefault="00734987" w:rsidP="00A50BC5">
      <w:pPr>
        <w:pStyle w:val="Heading2"/>
        <w:numPr>
          <w:ilvl w:val="1"/>
          <w:numId w:val="3"/>
        </w:numPr>
        <w:ind w:right="461"/>
        <w:rPr>
          <w:rFonts w:cs="Times New Roman"/>
          <w:bCs/>
          <w:szCs w:val="20"/>
        </w:rPr>
      </w:pPr>
      <w:bookmarkStart w:id="28" w:name="_Toc176987388"/>
      <w:bookmarkStart w:id="29" w:name="_Toc196165284"/>
      <w:r w:rsidRPr="009404BB">
        <w:rPr>
          <w:rFonts w:cs="Times New Roman"/>
          <w:bCs/>
          <w:szCs w:val="20"/>
        </w:rPr>
        <w:t>DESKRIPSI PERMASALAHAN</w:t>
      </w:r>
      <w:bookmarkEnd w:id="28"/>
      <w:bookmarkEnd w:id="29"/>
    </w:p>
    <w:p w14:paraId="40DB8A60" w14:textId="745100F3" w:rsidR="003D3E9B" w:rsidRPr="009404BB" w:rsidRDefault="00075F59" w:rsidP="00A50BC5">
      <w:pPr>
        <w:spacing w:line="276" w:lineRule="auto"/>
        <w:ind w:right="461" w:firstLine="340"/>
        <w:jc w:val="both"/>
        <w:rPr>
          <w:sz w:val="20"/>
          <w:szCs w:val="20"/>
        </w:rPr>
      </w:pPr>
      <w:r w:rsidRPr="009404BB">
        <w:rPr>
          <w:sz w:val="20"/>
          <w:szCs w:val="20"/>
        </w:rPr>
        <w:t xml:space="preserve">Dalam pengembangan perangkat lunak,  proses pengujian perangkat lunak sangat penting untuk memastikan bahwa produk perangkat lunak berfungsi dengan baik. Pengujian, atau testing adalah proses yang dilakukan untuk mencari kesalahan atau kekurangan dalam sistem atau </w:t>
      </w:r>
      <w:r w:rsidR="00CF5E58" w:rsidRPr="009404BB">
        <w:rPr>
          <w:sz w:val="20"/>
          <w:szCs w:val="20"/>
        </w:rPr>
        <w:t>fitur</w:t>
      </w:r>
      <w:r w:rsidRPr="009404BB">
        <w:rPr>
          <w:sz w:val="20"/>
          <w:szCs w:val="20"/>
        </w:rPr>
        <w:t xml:space="preserve"> dengan tujuan memastikan bahwa produk akhir sesuai dengan spesifikasi yang telah ditentukan dan memenuhi kebutuhan pengguna. Software Quality Assurance (QA) adalah peran yang sangat krusial untuk memastikan bahwa produk yang dihasilkan memenuhi standar kualitas yang telah ditetapkan. Salah satu </w:t>
      </w:r>
      <w:r w:rsidR="008D42E1" w:rsidRPr="009404BB">
        <w:rPr>
          <w:sz w:val="20"/>
          <w:szCs w:val="20"/>
        </w:rPr>
        <w:t>tugas</w:t>
      </w:r>
      <w:r w:rsidRPr="009404BB">
        <w:rPr>
          <w:sz w:val="20"/>
          <w:szCs w:val="20"/>
        </w:rPr>
        <w:t xml:space="preserve"> utama yang digunakan oleh tim QA untuk mencapai tujuan ini adalah dengan membuat test case. Setiap kali ada perubahan atau penambahan fitur dalam perangkat lunak, test case digunakan oleh tim QA untuk mendeteksi adanya bug. Dengan demikian, test case merupakan alat penting bagi tim QA dalam menjaga kualitas dan stabilitas perangkat lunak.</w:t>
      </w:r>
    </w:p>
    <w:p w14:paraId="06ECE8AA" w14:textId="00859184" w:rsidR="000A4AC8" w:rsidRPr="009404BB" w:rsidRDefault="000A4AC8" w:rsidP="00A50BC5">
      <w:pPr>
        <w:spacing w:line="276" w:lineRule="auto"/>
        <w:ind w:right="461" w:firstLine="340"/>
        <w:jc w:val="both"/>
        <w:rPr>
          <w:sz w:val="20"/>
          <w:szCs w:val="20"/>
        </w:rPr>
      </w:pPr>
    </w:p>
    <w:p w14:paraId="49A66AE5" w14:textId="794CE4B6" w:rsidR="000A4AC8" w:rsidRPr="009404BB" w:rsidRDefault="000E32CA" w:rsidP="006342E8">
      <w:pPr>
        <w:pStyle w:val="Caption"/>
        <w:jc w:val="center"/>
        <w:rPr>
          <w:b/>
          <w:bCs/>
          <w:i w:val="0"/>
          <w:iCs w:val="0"/>
          <w:color w:val="000000" w:themeColor="text1"/>
          <w:sz w:val="20"/>
          <w:szCs w:val="20"/>
        </w:rPr>
      </w:pPr>
      <w:bookmarkStart w:id="30" w:name="_Toc187666651"/>
      <w:bookmarkStart w:id="31" w:name="_Toc187668428"/>
      <w:r w:rsidRPr="000E32CA">
        <w:rPr>
          <w:noProof/>
          <w:sz w:val="20"/>
          <w:szCs w:val="20"/>
        </w:rPr>
        <w:drawing>
          <wp:anchor distT="0" distB="0" distL="114300" distR="114300" simplePos="0" relativeHeight="251748864" behindDoc="0" locked="0" layoutInCell="1" allowOverlap="1" wp14:anchorId="5CA323F1" wp14:editId="382E3724">
            <wp:simplePos x="0" y="0"/>
            <wp:positionH relativeFrom="column">
              <wp:posOffset>-219710</wp:posOffset>
            </wp:positionH>
            <wp:positionV relativeFrom="paragraph">
              <wp:posOffset>206375</wp:posOffset>
            </wp:positionV>
            <wp:extent cx="4069715" cy="1786890"/>
            <wp:effectExtent l="0" t="0" r="0" b="3810"/>
            <wp:wrapSquare wrapText="bothSides"/>
            <wp:docPr id="53641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1543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9715" cy="1786890"/>
                    </a:xfrm>
                    <a:prstGeom prst="rect">
                      <a:avLst/>
                    </a:prstGeom>
                  </pic:spPr>
                </pic:pic>
              </a:graphicData>
            </a:graphic>
            <wp14:sizeRelH relativeFrom="page">
              <wp14:pctWidth>0</wp14:pctWidth>
            </wp14:sizeRelH>
            <wp14:sizeRelV relativeFrom="page">
              <wp14:pctHeight>0</wp14:pctHeight>
            </wp14:sizeRelV>
          </wp:anchor>
        </w:drawing>
      </w:r>
      <w:r w:rsidR="006342E8" w:rsidRPr="009404BB">
        <w:rPr>
          <w:b/>
          <w:bCs/>
          <w:i w:val="0"/>
          <w:iCs w:val="0"/>
          <w:color w:val="000000" w:themeColor="text1"/>
          <w:sz w:val="20"/>
          <w:szCs w:val="20"/>
        </w:rPr>
        <w:t xml:space="preserve">Gambar 2. </w:t>
      </w:r>
      <w:r w:rsidR="006342E8" w:rsidRPr="009404BB">
        <w:rPr>
          <w:b/>
          <w:bCs/>
          <w:i w:val="0"/>
          <w:iCs w:val="0"/>
          <w:color w:val="000000" w:themeColor="text1"/>
          <w:sz w:val="20"/>
          <w:szCs w:val="20"/>
        </w:rPr>
        <w:fldChar w:fldCharType="begin"/>
      </w:r>
      <w:r w:rsidR="006342E8" w:rsidRPr="009404BB">
        <w:rPr>
          <w:b/>
          <w:bCs/>
          <w:i w:val="0"/>
          <w:iCs w:val="0"/>
          <w:color w:val="000000" w:themeColor="text1"/>
          <w:sz w:val="20"/>
          <w:szCs w:val="20"/>
        </w:rPr>
        <w:instrText xml:space="preserve"> SEQ Gambar_2. \* ARABIC </w:instrText>
      </w:r>
      <w:r w:rsidR="006342E8" w:rsidRPr="009404BB">
        <w:rPr>
          <w:b/>
          <w:bCs/>
          <w:i w:val="0"/>
          <w:iCs w:val="0"/>
          <w:color w:val="000000" w:themeColor="text1"/>
          <w:sz w:val="20"/>
          <w:szCs w:val="20"/>
        </w:rPr>
        <w:fldChar w:fldCharType="separate"/>
      </w:r>
      <w:r w:rsidR="00461240">
        <w:rPr>
          <w:b/>
          <w:bCs/>
          <w:i w:val="0"/>
          <w:iCs w:val="0"/>
          <w:noProof/>
          <w:color w:val="000000" w:themeColor="text1"/>
          <w:sz w:val="20"/>
          <w:szCs w:val="20"/>
        </w:rPr>
        <w:t>1</w:t>
      </w:r>
      <w:r w:rsidR="006342E8" w:rsidRPr="009404BB">
        <w:rPr>
          <w:b/>
          <w:bCs/>
          <w:i w:val="0"/>
          <w:iCs w:val="0"/>
          <w:color w:val="000000" w:themeColor="text1"/>
          <w:sz w:val="20"/>
          <w:szCs w:val="20"/>
        </w:rPr>
        <w:fldChar w:fldCharType="end"/>
      </w:r>
      <w:r w:rsidR="006342E8" w:rsidRPr="009404BB">
        <w:rPr>
          <w:b/>
          <w:bCs/>
          <w:i w:val="0"/>
          <w:iCs w:val="0"/>
          <w:color w:val="000000" w:themeColor="text1"/>
          <w:sz w:val="20"/>
          <w:szCs w:val="20"/>
        </w:rPr>
        <w:t xml:space="preserve"> Dokumen Test Case QA Agree</w:t>
      </w:r>
      <w:bookmarkEnd w:id="30"/>
      <w:bookmarkEnd w:id="31"/>
    </w:p>
    <w:p w14:paraId="13131923" w14:textId="2D8FDAC2" w:rsidR="004850B9" w:rsidRPr="009404BB" w:rsidRDefault="004850B9" w:rsidP="00A50BC5">
      <w:pPr>
        <w:spacing w:line="276" w:lineRule="auto"/>
        <w:ind w:right="461" w:firstLine="340"/>
        <w:jc w:val="both"/>
        <w:rPr>
          <w:sz w:val="20"/>
          <w:szCs w:val="20"/>
        </w:rPr>
      </w:pPr>
    </w:p>
    <w:p w14:paraId="742E888D" w14:textId="77777777" w:rsidR="004850B9" w:rsidRPr="009404BB" w:rsidRDefault="004850B9" w:rsidP="007016E0">
      <w:pPr>
        <w:spacing w:line="276" w:lineRule="auto"/>
        <w:ind w:right="461"/>
        <w:jc w:val="both"/>
        <w:rPr>
          <w:sz w:val="20"/>
          <w:szCs w:val="20"/>
        </w:rPr>
      </w:pPr>
    </w:p>
    <w:p w14:paraId="592712DA" w14:textId="1CE212C7" w:rsidR="000A4AC8" w:rsidRPr="009404BB" w:rsidRDefault="000A4AC8" w:rsidP="00A50BC5">
      <w:pPr>
        <w:spacing w:line="276" w:lineRule="auto"/>
        <w:ind w:right="461" w:firstLine="340"/>
        <w:jc w:val="both"/>
        <w:rPr>
          <w:sz w:val="20"/>
          <w:szCs w:val="20"/>
        </w:rPr>
      </w:pPr>
      <w:r w:rsidRPr="009404BB">
        <w:rPr>
          <w:sz w:val="20"/>
          <w:szCs w:val="20"/>
        </w:rPr>
        <w:lastRenderedPageBreak/>
        <w:t>Pada gambar 2.1 ditampilkan dokumen test case QA Agree</w:t>
      </w:r>
      <w:r w:rsidR="0010534E" w:rsidRPr="009404BB">
        <w:rPr>
          <w:sz w:val="20"/>
          <w:szCs w:val="20"/>
        </w:rPr>
        <w:t xml:space="preserve"> Telkom Indonesia</w:t>
      </w:r>
      <w:r w:rsidRPr="009404BB">
        <w:rPr>
          <w:sz w:val="20"/>
          <w:szCs w:val="20"/>
        </w:rPr>
        <w:t xml:space="preserve">. Pada dokumen tersebut terdapat </w:t>
      </w:r>
      <w:r w:rsidR="0017177C" w:rsidRPr="009404BB">
        <w:rPr>
          <w:sz w:val="20"/>
          <w:szCs w:val="20"/>
        </w:rPr>
        <w:t>data</w:t>
      </w:r>
      <w:r w:rsidRPr="009404BB">
        <w:rPr>
          <w:sz w:val="20"/>
          <w:szCs w:val="20"/>
        </w:rPr>
        <w:t xml:space="preserve"> test case </w:t>
      </w:r>
      <w:r w:rsidR="0017177C" w:rsidRPr="009404BB">
        <w:rPr>
          <w:sz w:val="20"/>
          <w:szCs w:val="20"/>
        </w:rPr>
        <w:t xml:space="preserve">dari kumpulan skenario pengujian fitur </w:t>
      </w:r>
      <w:r w:rsidRPr="009404BB">
        <w:rPr>
          <w:sz w:val="20"/>
          <w:szCs w:val="20"/>
        </w:rPr>
        <w:t xml:space="preserve">beserta berbagai macam atribut pengujiannya seperti test step (langkah pengujian), prerequisites (prasyarat pengujian) dan expected result (ekspektasi pengujian). Masing masing atribut pengujian saling berhubungan dengan test case, dan dibutuhkan oleh QA saat melakukan pengujian. </w:t>
      </w:r>
    </w:p>
    <w:p w14:paraId="32484880" w14:textId="585EB45A" w:rsidR="00372004" w:rsidRPr="009404BB" w:rsidRDefault="0017177C" w:rsidP="00A50BC5">
      <w:pPr>
        <w:spacing w:line="276" w:lineRule="auto"/>
        <w:ind w:right="461" w:firstLine="340"/>
        <w:jc w:val="both"/>
        <w:rPr>
          <w:sz w:val="20"/>
          <w:szCs w:val="20"/>
        </w:rPr>
      </w:pPr>
      <w:r w:rsidRPr="009404BB">
        <w:rPr>
          <w:sz w:val="20"/>
          <w:szCs w:val="20"/>
        </w:rPr>
        <w:t>Dalam</w:t>
      </w:r>
      <w:r w:rsidR="00075F59" w:rsidRPr="009404BB">
        <w:rPr>
          <w:sz w:val="20"/>
          <w:szCs w:val="20"/>
        </w:rPr>
        <w:t xml:space="preserve"> prakteknya, tim QA</w:t>
      </w:r>
      <w:r w:rsidR="000A4AC8" w:rsidRPr="009404BB">
        <w:rPr>
          <w:sz w:val="20"/>
          <w:szCs w:val="20"/>
        </w:rPr>
        <w:t xml:space="preserve"> </w:t>
      </w:r>
      <w:r w:rsidR="00075F59" w:rsidRPr="009404BB">
        <w:rPr>
          <w:sz w:val="20"/>
          <w:szCs w:val="20"/>
        </w:rPr>
        <w:t xml:space="preserve">Agree Telkom Indonesia yang bertanggung jawab atas pengujian perangkat lunak menghadapi beberapa permasalahan signifikan terkait pengelolaan test case. Seiring dengan bertambahnya fitur dan peningkatan kompleksitas perangkat lunak, jumlah test case yang harus dikelola oleh tim QA juga semakin bertambah. Test case yang menumpuk dan tidak terorganisir dengan baik menyebabkan kesulitan dalam mencari dan mengelola test case yang relevan dengan kebutuhan pengujian. </w:t>
      </w:r>
      <w:r w:rsidR="00FC4882" w:rsidRPr="009404BB">
        <w:rPr>
          <w:sz w:val="20"/>
          <w:szCs w:val="20"/>
        </w:rPr>
        <w:t>Ditambah saat ini pencarian test case tersebut masih dilakukan secara manual dalam sebuah dokumen, k</w:t>
      </w:r>
      <w:r w:rsidR="00075F59" w:rsidRPr="009404BB">
        <w:rPr>
          <w:sz w:val="20"/>
          <w:szCs w:val="20"/>
        </w:rPr>
        <w:t>etidakmampuan dengan cepat menemukan test case yang sesuai dapat memperlambat proses pengujian dan mengakibatkan penurunan efektivitas tim QA.</w:t>
      </w:r>
    </w:p>
    <w:p w14:paraId="6C9CE5AE" w14:textId="15E0CC9D" w:rsidR="00075F59" w:rsidRPr="009404BB" w:rsidRDefault="00075F59" w:rsidP="00A50BC5">
      <w:pPr>
        <w:spacing w:line="276" w:lineRule="auto"/>
        <w:ind w:right="461" w:firstLine="340"/>
        <w:jc w:val="both"/>
        <w:rPr>
          <w:sz w:val="20"/>
          <w:szCs w:val="20"/>
        </w:rPr>
      </w:pPr>
      <w:r w:rsidRPr="009404BB">
        <w:rPr>
          <w:sz w:val="20"/>
          <w:szCs w:val="20"/>
        </w:rPr>
        <w:t>Seiring dengan semakin kompleksnya fitur-fitur dalam perangkat lunak, jumlah dan kompleksitas test case juga meningkat. Ini menciptakan tantangan baru dalam hal pengelolaan dan pencarian test case, yang memerlukan sistem yang lebih canggih untuk menangani volume data yang besar dan kebutuhan pengujian yang semakin rumit. Tanpa alat bantu yang tepat, tim QA akan kesulitan untuk mengikuti perkembangan ini yang dapat menghambat kecepatan dan kualitas pengujian.</w:t>
      </w:r>
    </w:p>
    <w:p w14:paraId="77D11322" w14:textId="77777777" w:rsidR="00695BDB" w:rsidRPr="009404BB" w:rsidRDefault="00695BDB" w:rsidP="00A50BC5">
      <w:pPr>
        <w:spacing w:line="276" w:lineRule="auto"/>
        <w:ind w:right="461"/>
        <w:jc w:val="both"/>
        <w:rPr>
          <w:sz w:val="20"/>
          <w:szCs w:val="20"/>
        </w:rPr>
      </w:pPr>
    </w:p>
    <w:p w14:paraId="38D7F0EB" w14:textId="0E419ECF" w:rsidR="003D3E9B" w:rsidRPr="009404BB" w:rsidRDefault="00372004" w:rsidP="00A50BC5">
      <w:pPr>
        <w:pStyle w:val="Heading2"/>
        <w:ind w:right="461"/>
        <w:rPr>
          <w:rFonts w:cs="Times New Roman"/>
          <w:bCs/>
          <w:szCs w:val="20"/>
        </w:rPr>
      </w:pPr>
      <w:bookmarkStart w:id="32" w:name="_Toc176987389"/>
      <w:bookmarkStart w:id="33" w:name="_Toc196165285"/>
      <w:r w:rsidRPr="009404BB">
        <w:rPr>
          <w:rFonts w:cs="Times New Roman"/>
          <w:bCs/>
          <w:szCs w:val="20"/>
        </w:rPr>
        <w:t>2.2 TEORI PENUNJANG</w:t>
      </w:r>
      <w:bookmarkEnd w:id="32"/>
      <w:bookmarkEnd w:id="33"/>
    </w:p>
    <w:p w14:paraId="4F423A8A" w14:textId="77777777" w:rsidR="003D3E9B" w:rsidRPr="009404BB" w:rsidRDefault="00734987" w:rsidP="00A50BC5">
      <w:pPr>
        <w:spacing w:line="276" w:lineRule="auto"/>
        <w:ind w:left="294" w:right="461"/>
        <w:jc w:val="both"/>
        <w:rPr>
          <w:sz w:val="20"/>
          <w:szCs w:val="20"/>
        </w:rPr>
      </w:pPr>
      <w:r w:rsidRPr="009404BB">
        <w:rPr>
          <w:sz w:val="20"/>
          <w:szCs w:val="20"/>
        </w:rPr>
        <w:t>Berikut adalah beberapa teori penunjang yang berhubungan dengan penelitian ini:</w:t>
      </w:r>
    </w:p>
    <w:p w14:paraId="2CF76AAA" w14:textId="77777777" w:rsidR="00414653" w:rsidRPr="009404BB" w:rsidRDefault="00414653" w:rsidP="00A50BC5">
      <w:pPr>
        <w:spacing w:line="276" w:lineRule="auto"/>
        <w:ind w:right="461"/>
        <w:jc w:val="both"/>
        <w:rPr>
          <w:sz w:val="20"/>
          <w:szCs w:val="20"/>
        </w:rPr>
      </w:pPr>
    </w:p>
    <w:p w14:paraId="3ACCB1CD" w14:textId="3A5CD9CC" w:rsidR="003D3E9B" w:rsidRPr="009404BB" w:rsidRDefault="00372004" w:rsidP="00A50BC5">
      <w:pPr>
        <w:pStyle w:val="Heading3"/>
        <w:ind w:right="461"/>
        <w:rPr>
          <w:rFonts w:cs="Times New Roman"/>
          <w:bCs/>
          <w:szCs w:val="20"/>
        </w:rPr>
      </w:pPr>
      <w:bookmarkStart w:id="34" w:name="_Toc176987390"/>
      <w:bookmarkStart w:id="35" w:name="_Toc196165286"/>
      <w:r w:rsidRPr="009404BB">
        <w:rPr>
          <w:rFonts w:cs="Times New Roman"/>
          <w:bCs/>
          <w:szCs w:val="20"/>
        </w:rPr>
        <w:lastRenderedPageBreak/>
        <w:t xml:space="preserve">2.2.1 </w:t>
      </w:r>
      <w:r w:rsidR="008D42E1" w:rsidRPr="009404BB">
        <w:rPr>
          <w:rFonts w:cs="Times New Roman"/>
          <w:bCs/>
          <w:szCs w:val="20"/>
        </w:rPr>
        <w:t>Software Testing</w:t>
      </w:r>
      <w:bookmarkEnd w:id="34"/>
      <w:bookmarkEnd w:id="35"/>
    </w:p>
    <w:p w14:paraId="59CDCE01" w14:textId="2C602C2C" w:rsidR="003D3E9B" w:rsidRPr="009404BB" w:rsidRDefault="00101656" w:rsidP="00A50BC5">
      <w:pPr>
        <w:spacing w:line="276" w:lineRule="auto"/>
        <w:ind w:right="461" w:firstLine="720"/>
        <w:jc w:val="both"/>
        <w:rPr>
          <w:color w:val="000000"/>
          <w:sz w:val="20"/>
          <w:szCs w:val="20"/>
        </w:rPr>
      </w:pPr>
      <w:r w:rsidRPr="009404BB">
        <w:rPr>
          <w:color w:val="000000"/>
          <w:sz w:val="20"/>
          <w:szCs w:val="20"/>
        </w:rPr>
        <w:t>Software Testing adalah proses menjalankan sebuah sistem oleh seorang penguji perangkat lunak dengan tujuan menghasilkan kasus uji dan mendeteksi bug atau kesalahan pada perangkat lunak tersebut.</w:t>
      </w:r>
      <w:r w:rsidR="008755FA" w:rsidRPr="009404BB">
        <w:rPr>
          <w:color w:val="000000"/>
          <w:sz w:val="20"/>
          <w:szCs w:val="20"/>
        </w:rPr>
        <w:t xml:space="preserve">[3] </w:t>
      </w:r>
      <w:r w:rsidRPr="009404BB">
        <w:rPr>
          <w:color w:val="000000"/>
          <w:sz w:val="20"/>
          <w:szCs w:val="20"/>
        </w:rPr>
        <w:t>Proses pengujian ini bisa dilakukan secara manual atau otomatis. Pengujian manual dilakukan tanpa menggunakan alat atau tools, merupakan metode tradisional yang harus dilalui setiap perangkat lunak sebelum bisa dilakukan pengujian otomatis. Dalam pengujian manual, penguji menyiapkan dan mengeksekusi kasus uji untuk mengidentifikasi cacat pada perangkat lunak. Sementara itu, pengujian otomatis dilakukan dengan menggunakan bahasa scripting seperti Python, JavaScript, atau Tool Command Language untuk mengotomatisasi proses pengujian[</w:t>
      </w:r>
      <w:r w:rsidR="009A06B0" w:rsidRPr="009404BB">
        <w:rPr>
          <w:color w:val="000000"/>
          <w:sz w:val="20"/>
          <w:szCs w:val="20"/>
        </w:rPr>
        <w:t>4</w:t>
      </w:r>
      <w:r w:rsidRPr="009404BB">
        <w:rPr>
          <w:color w:val="000000"/>
          <w:sz w:val="20"/>
          <w:szCs w:val="20"/>
        </w:rPr>
        <w:t>].</w:t>
      </w:r>
    </w:p>
    <w:p w14:paraId="3633BCC3" w14:textId="77777777" w:rsidR="00414653" w:rsidRPr="009404BB" w:rsidRDefault="00414653" w:rsidP="00A50BC5">
      <w:pPr>
        <w:spacing w:line="276" w:lineRule="auto"/>
        <w:ind w:right="461" w:firstLine="720"/>
        <w:jc w:val="both"/>
        <w:rPr>
          <w:sz w:val="20"/>
          <w:szCs w:val="20"/>
        </w:rPr>
      </w:pPr>
    </w:p>
    <w:p w14:paraId="4764CF9C" w14:textId="3BA361F8" w:rsidR="003D3E9B" w:rsidRPr="009404BB" w:rsidRDefault="00372004" w:rsidP="00A50BC5">
      <w:pPr>
        <w:pStyle w:val="Heading3"/>
        <w:ind w:right="461"/>
        <w:rPr>
          <w:rFonts w:cs="Times New Roman"/>
          <w:bCs/>
          <w:szCs w:val="20"/>
        </w:rPr>
      </w:pPr>
      <w:bookmarkStart w:id="36" w:name="_Toc176987391"/>
      <w:bookmarkStart w:id="37" w:name="_Toc196165287"/>
      <w:r w:rsidRPr="009404BB">
        <w:rPr>
          <w:rFonts w:cs="Times New Roman"/>
          <w:bCs/>
          <w:szCs w:val="20"/>
        </w:rPr>
        <w:t>2.2.</w:t>
      </w:r>
      <w:r w:rsidR="00A833DC" w:rsidRPr="009404BB">
        <w:rPr>
          <w:rFonts w:cs="Times New Roman"/>
          <w:bCs/>
          <w:szCs w:val="20"/>
        </w:rPr>
        <w:t xml:space="preserve">2 </w:t>
      </w:r>
      <w:r w:rsidR="00101656" w:rsidRPr="009404BB">
        <w:rPr>
          <w:rFonts w:cs="Times New Roman"/>
          <w:bCs/>
          <w:szCs w:val="20"/>
        </w:rPr>
        <w:t>Software Quality Assurance</w:t>
      </w:r>
      <w:bookmarkEnd w:id="36"/>
      <w:bookmarkEnd w:id="37"/>
    </w:p>
    <w:p w14:paraId="017D65F3" w14:textId="5797D5B1" w:rsidR="003D3E9B" w:rsidRPr="009404BB" w:rsidRDefault="00101656" w:rsidP="00A50BC5">
      <w:pPr>
        <w:spacing w:line="276" w:lineRule="auto"/>
        <w:ind w:right="461" w:firstLine="340"/>
        <w:jc w:val="both"/>
        <w:rPr>
          <w:sz w:val="20"/>
          <w:szCs w:val="20"/>
        </w:rPr>
      </w:pPr>
      <w:r w:rsidRPr="009404BB">
        <w:rPr>
          <w:rStyle w:val="apple-tab-span"/>
          <w:color w:val="000000"/>
          <w:sz w:val="20"/>
          <w:szCs w:val="20"/>
        </w:rPr>
        <w:tab/>
      </w:r>
      <w:r w:rsidRPr="009404BB">
        <w:rPr>
          <w:color w:val="000000"/>
          <w:sz w:val="20"/>
          <w:szCs w:val="20"/>
        </w:rPr>
        <w:t>Software Quality Assurance (SQA) merupakan proses untuk memastikan bahwa perangkat lunak atau aplikasi yang direncanakan dari awal dievaluasi meliputi standar produk,proses dan prosedur dalam aplikasi[</w:t>
      </w:r>
      <w:r w:rsidR="008755FA" w:rsidRPr="009404BB">
        <w:rPr>
          <w:color w:val="000000"/>
          <w:sz w:val="20"/>
          <w:szCs w:val="20"/>
        </w:rPr>
        <w:t>1</w:t>
      </w:r>
      <w:r w:rsidRPr="009404BB">
        <w:rPr>
          <w:color w:val="000000"/>
          <w:sz w:val="20"/>
          <w:szCs w:val="20"/>
        </w:rPr>
        <w:t>]. Software Quality Assurance juga dapat memastikan bahwa standar proses dan prosedur yang dibuat sesuai dengan Software Development Life Cycle (SDLC) pada saat proses planning atau perencanaan.</w:t>
      </w:r>
    </w:p>
    <w:p w14:paraId="6A005B1B"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Pada Software Quality Assurance orang yang melakukan pekerjaan ini dinamai Quality Assurance Tester (QA Tester) yang bertugas untuk membuat alur pengujian,membuat laporan pengujian,</w:t>
      </w:r>
      <w:r w:rsidR="004C4FA7" w:rsidRPr="009404BB">
        <w:rPr>
          <w:color w:val="000000"/>
          <w:sz w:val="20"/>
          <w:szCs w:val="20"/>
        </w:rPr>
        <w:t xml:space="preserve"> </w:t>
      </w:r>
      <w:r w:rsidRPr="009404BB">
        <w:rPr>
          <w:color w:val="000000"/>
          <w:sz w:val="20"/>
          <w:szCs w:val="20"/>
        </w:rPr>
        <w:t>memberikan masukan aplikasi yang diuji dan banyak lainnya. Untuk pekerjaan ini dibutuhkan kemampuan kemampuan sebagai berikut:</w:t>
      </w:r>
    </w:p>
    <w:p w14:paraId="07C9232E" w14:textId="77777777" w:rsidR="008755FA" w:rsidRPr="009404BB" w:rsidRDefault="008755FA" w:rsidP="00A50BC5">
      <w:pPr>
        <w:spacing w:line="276" w:lineRule="auto"/>
        <w:ind w:right="461" w:firstLine="340"/>
        <w:jc w:val="both"/>
        <w:rPr>
          <w:color w:val="000000"/>
          <w:sz w:val="20"/>
          <w:szCs w:val="20"/>
        </w:rPr>
      </w:pPr>
    </w:p>
    <w:p w14:paraId="5AA551F3"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1. Mindset Pengujian </w:t>
      </w:r>
    </w:p>
    <w:p w14:paraId="76717D7F"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2. Analisa dan pengujian fungsional </w:t>
      </w:r>
    </w:p>
    <w:p w14:paraId="3E90D38C"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3. Perbaikan proses </w:t>
      </w:r>
    </w:p>
    <w:p w14:paraId="74B11055"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4. Perbaikan performa </w:t>
      </w:r>
    </w:p>
    <w:p w14:paraId="0E6CA372"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lastRenderedPageBreak/>
        <w:t xml:space="preserve">5. Otomatisasi </w:t>
      </w:r>
    </w:p>
    <w:p w14:paraId="031B4CE8" w14:textId="47CC9493" w:rsidR="00A833DC" w:rsidRPr="009404BB" w:rsidRDefault="00101656" w:rsidP="00A50BC5">
      <w:pPr>
        <w:spacing w:line="276" w:lineRule="auto"/>
        <w:ind w:right="461" w:firstLine="340"/>
        <w:jc w:val="both"/>
        <w:rPr>
          <w:color w:val="000000"/>
          <w:sz w:val="20"/>
          <w:szCs w:val="20"/>
        </w:rPr>
      </w:pPr>
      <w:r w:rsidRPr="009404BB">
        <w:rPr>
          <w:color w:val="000000"/>
          <w:sz w:val="20"/>
          <w:szCs w:val="20"/>
        </w:rPr>
        <w:t>6. User Acceptance Test.</w:t>
      </w:r>
    </w:p>
    <w:p w14:paraId="4472E23F" w14:textId="77777777" w:rsidR="00414653" w:rsidRPr="009404BB" w:rsidRDefault="00414653" w:rsidP="00A50BC5">
      <w:pPr>
        <w:spacing w:line="276" w:lineRule="auto"/>
        <w:ind w:right="461" w:firstLine="340"/>
        <w:jc w:val="both"/>
        <w:rPr>
          <w:color w:val="000000"/>
          <w:sz w:val="20"/>
          <w:szCs w:val="20"/>
        </w:rPr>
      </w:pPr>
    </w:p>
    <w:p w14:paraId="5D1E78C6" w14:textId="212190C6" w:rsidR="003D3E9B" w:rsidRPr="009404BB" w:rsidRDefault="00A833DC" w:rsidP="00A50BC5">
      <w:pPr>
        <w:pStyle w:val="Heading3"/>
        <w:ind w:right="461"/>
        <w:rPr>
          <w:rFonts w:cs="Times New Roman"/>
          <w:bCs/>
          <w:szCs w:val="20"/>
        </w:rPr>
      </w:pPr>
      <w:bookmarkStart w:id="38" w:name="_Toc176987392"/>
      <w:bookmarkStart w:id="39" w:name="_Toc196165288"/>
      <w:r w:rsidRPr="009404BB">
        <w:rPr>
          <w:rFonts w:cs="Times New Roman"/>
          <w:bCs/>
          <w:szCs w:val="20"/>
        </w:rPr>
        <w:t xml:space="preserve">2.2.3 </w:t>
      </w:r>
      <w:r w:rsidR="00101656" w:rsidRPr="009404BB">
        <w:rPr>
          <w:rFonts w:cs="Times New Roman"/>
          <w:bCs/>
          <w:szCs w:val="20"/>
        </w:rPr>
        <w:t>Test Case</w:t>
      </w:r>
      <w:bookmarkEnd w:id="38"/>
      <w:bookmarkEnd w:id="39"/>
      <w:r w:rsidR="00101656" w:rsidRPr="009404BB">
        <w:rPr>
          <w:rFonts w:cs="Times New Roman"/>
          <w:bCs/>
          <w:szCs w:val="20"/>
        </w:rPr>
        <w:t xml:space="preserve"> </w:t>
      </w:r>
    </w:p>
    <w:p w14:paraId="6196D405" w14:textId="77777777" w:rsidR="00414653" w:rsidRPr="009404BB" w:rsidRDefault="00101656" w:rsidP="00A50BC5">
      <w:pPr>
        <w:spacing w:line="276" w:lineRule="auto"/>
        <w:ind w:right="461" w:firstLine="340"/>
        <w:jc w:val="both"/>
        <w:rPr>
          <w:color w:val="000000"/>
          <w:sz w:val="20"/>
          <w:szCs w:val="20"/>
        </w:rPr>
      </w:pPr>
      <w:r w:rsidRPr="009404BB">
        <w:rPr>
          <w:color w:val="000000"/>
          <w:sz w:val="20"/>
          <w:szCs w:val="20"/>
        </w:rPr>
        <w:t>Test case merupakan kasus uji atau sekumpulan prosedur test yang memuat kondisi operasi yang dibutuhkan untuk melakukan pengujian sistem bersamaan dengan hasil yang diharapkan dari proses operasi tersebut.</w:t>
      </w:r>
      <w:r w:rsidR="009A06B0" w:rsidRPr="009404BB">
        <w:rPr>
          <w:color w:val="000000"/>
          <w:sz w:val="20"/>
          <w:szCs w:val="20"/>
        </w:rPr>
        <w:t>[4]</w:t>
      </w:r>
      <w:r w:rsidRPr="009404BB">
        <w:rPr>
          <w:color w:val="000000"/>
          <w:sz w:val="20"/>
          <w:szCs w:val="20"/>
        </w:rPr>
        <w:t xml:space="preserve"> Seorang software tester diharapkan dapat membuat test case sebagai panduan untuk mendeteksi sistem dari kegagalan dan menuliskan hasil uji. </w:t>
      </w:r>
    </w:p>
    <w:p w14:paraId="750C1E24" w14:textId="72EBFC7B" w:rsidR="003D3E9B"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Dalam hal pembuatan test case tidak </w:t>
      </w:r>
      <w:r w:rsidR="00414653" w:rsidRPr="009404BB">
        <w:rPr>
          <w:color w:val="000000"/>
          <w:sz w:val="20"/>
          <w:szCs w:val="20"/>
        </w:rPr>
        <w:t>terdapat</w:t>
      </w:r>
      <w:r w:rsidRPr="009404BB">
        <w:rPr>
          <w:color w:val="000000"/>
          <w:sz w:val="20"/>
          <w:szCs w:val="20"/>
        </w:rPr>
        <w:t xml:space="preserve"> template khusus yang secara spesifik harus diikuti namun biasanya terdiri dari </w:t>
      </w:r>
      <w:r w:rsidR="00CF5E58" w:rsidRPr="009404BB">
        <w:rPr>
          <w:color w:val="000000"/>
          <w:sz w:val="20"/>
          <w:szCs w:val="20"/>
        </w:rPr>
        <w:t>fitur</w:t>
      </w:r>
      <w:r w:rsidRPr="009404BB">
        <w:rPr>
          <w:color w:val="000000"/>
          <w:sz w:val="20"/>
          <w:szCs w:val="20"/>
        </w:rPr>
        <w:t xml:space="preserve"> utama seperti section modul yang berisi nama uji kasus atau test id yang berisi kode uji kasus, section precondition berisi kondisi sebelum melakukan uji kasus, section test step berisi langkah uji kasus dan section result berisi hasil dari uji kasus. Test Case dapat dibuat menggunakan tool Microsoft Excel ataupun google spreadsheet.</w:t>
      </w:r>
      <w:r w:rsidR="00414653" w:rsidRPr="009404BB">
        <w:rPr>
          <w:color w:val="000000"/>
          <w:sz w:val="20"/>
          <w:szCs w:val="20"/>
        </w:rPr>
        <w:t>[5]</w:t>
      </w:r>
    </w:p>
    <w:p w14:paraId="10BD3532" w14:textId="77777777" w:rsidR="00414653" w:rsidRPr="009404BB" w:rsidRDefault="00414653" w:rsidP="00A50BC5">
      <w:pPr>
        <w:spacing w:line="276" w:lineRule="auto"/>
        <w:ind w:right="461" w:firstLine="340"/>
        <w:jc w:val="both"/>
        <w:rPr>
          <w:sz w:val="20"/>
          <w:szCs w:val="20"/>
        </w:rPr>
      </w:pPr>
    </w:p>
    <w:p w14:paraId="31C05E23" w14:textId="41B2ED7A" w:rsidR="003D3E9B" w:rsidRPr="009404BB" w:rsidRDefault="00A833DC" w:rsidP="00A50BC5">
      <w:pPr>
        <w:pStyle w:val="Heading3"/>
        <w:ind w:right="461"/>
        <w:rPr>
          <w:rFonts w:cs="Times New Roman"/>
          <w:bCs/>
          <w:szCs w:val="20"/>
        </w:rPr>
      </w:pPr>
      <w:bookmarkStart w:id="40" w:name="_Toc176987393"/>
      <w:bookmarkStart w:id="41" w:name="_Toc196165289"/>
      <w:r w:rsidRPr="009404BB">
        <w:rPr>
          <w:rFonts w:cs="Times New Roman"/>
          <w:bCs/>
          <w:szCs w:val="20"/>
        </w:rPr>
        <w:t xml:space="preserve">2.2.4 </w:t>
      </w:r>
      <w:r w:rsidR="006111B9" w:rsidRPr="009404BB">
        <w:rPr>
          <w:rFonts w:cs="Times New Roman"/>
          <w:bCs/>
          <w:szCs w:val="20"/>
        </w:rPr>
        <w:t>Chatbot</w:t>
      </w:r>
      <w:bookmarkEnd w:id="40"/>
      <w:bookmarkEnd w:id="41"/>
    </w:p>
    <w:p w14:paraId="3BE83929" w14:textId="3AEF61AF" w:rsidR="003D3E9B" w:rsidRPr="009404BB" w:rsidRDefault="006111B9" w:rsidP="00A50BC5">
      <w:pPr>
        <w:spacing w:line="276" w:lineRule="auto"/>
        <w:ind w:right="461" w:firstLine="340"/>
        <w:jc w:val="both"/>
        <w:rPr>
          <w:sz w:val="20"/>
          <w:szCs w:val="20"/>
        </w:rPr>
      </w:pPr>
      <w:r w:rsidRPr="009404BB">
        <w:rPr>
          <w:sz w:val="20"/>
          <w:szCs w:val="20"/>
        </w:rPr>
        <w:t>Chatbot adalah program komputer yang dirancang untuk meniru  percakapan dengan pengguna manusia, terutama melalui internet. Mereka  mampu membalas email, mengirim pesan, dan secara mandiri mengotomatiskan bantuan dengan menggunakan campuran software komputer [</w:t>
      </w:r>
      <w:r w:rsidR="00414653" w:rsidRPr="009404BB">
        <w:rPr>
          <w:sz w:val="20"/>
          <w:szCs w:val="20"/>
        </w:rPr>
        <w:t>8</w:t>
      </w:r>
      <w:r w:rsidRPr="009404BB">
        <w:rPr>
          <w:sz w:val="20"/>
          <w:szCs w:val="20"/>
        </w:rPr>
        <w:t>]. Chatbot sering kali menjadi solusi alternatif untuk layanan pelanggan, bantuan situs web, dan lain lain [</w:t>
      </w:r>
      <w:r w:rsidR="00414653" w:rsidRPr="009404BB">
        <w:rPr>
          <w:sz w:val="20"/>
          <w:szCs w:val="20"/>
        </w:rPr>
        <w:t>9</w:t>
      </w:r>
      <w:r w:rsidRPr="009404BB">
        <w:rPr>
          <w:sz w:val="20"/>
          <w:szCs w:val="20"/>
        </w:rPr>
        <w:t>]. Tujuan utama chatbot adalah meyakinkan pengguna bahwa mereka sedang berinteraksi dengan manusia, bukan mesin [</w:t>
      </w:r>
      <w:r w:rsidR="00414653" w:rsidRPr="009404BB">
        <w:rPr>
          <w:sz w:val="20"/>
          <w:szCs w:val="20"/>
        </w:rPr>
        <w:t>10</w:t>
      </w:r>
      <w:r w:rsidRPr="009404BB">
        <w:rPr>
          <w:sz w:val="20"/>
          <w:szCs w:val="20"/>
        </w:rPr>
        <w:t>]. Chatbot yang menggunakan machine learning juga sering disebut sebagai smart bot yang dapat menangani permintaan dalam bahasa natural yang bebas, tidak sebatas perintah yang sudah ditentukan polanya.</w:t>
      </w:r>
    </w:p>
    <w:p w14:paraId="56E5A891" w14:textId="72308B93" w:rsidR="003D3E9B" w:rsidRPr="009404BB" w:rsidRDefault="006111B9" w:rsidP="00A50BC5">
      <w:pPr>
        <w:spacing w:line="276" w:lineRule="auto"/>
        <w:ind w:right="461" w:firstLine="340"/>
        <w:jc w:val="both"/>
        <w:rPr>
          <w:sz w:val="20"/>
          <w:szCs w:val="20"/>
        </w:rPr>
      </w:pPr>
      <w:r w:rsidRPr="009404BB">
        <w:rPr>
          <w:sz w:val="20"/>
          <w:szCs w:val="20"/>
        </w:rPr>
        <w:t xml:space="preserve">Perkembangan Chatbot mengalami kemajuan, terdapat beberapa kategori yang dapat menjadi panduan untuk fitur dan </w:t>
      </w:r>
      <w:r w:rsidRPr="009404BB">
        <w:rPr>
          <w:sz w:val="20"/>
          <w:szCs w:val="20"/>
        </w:rPr>
        <w:lastRenderedPageBreak/>
        <w:t>fungsi chatbot. Kategori pertama adalah "Goal Based" yang membagi chatbot berdasarkan tujuannya, seperti chatbot berbasis aktivitas, percakapan, dan informasi. Kategori kedua adalah "Knowledge Based" yang membedakan chatbot berdasarkan pengetahuan yang dimiliki, apakah bersifat terbuka atau tertutup. Kategori ketiga adalah "Service Based" yang membagi chatbot berdasarkan penggunaannya, seperti chatbot antar-pribadi, intra-pribadi, dan antar-agensi. Terakhir, kategori "Response Generated-Based" membedakan chatbot berdasarkan cara mereka memberikan tanggapan, seperti model berbasis template, generatif, pencarian, dan mesin pencari. Dengan memahami kategori-kategori ini, pengembang chatbot dapat merancang dan membangun chatbot yang sesuai dengan kebutuhan dan tujuan penggunaan[</w:t>
      </w:r>
      <w:r w:rsidR="00F966CD" w:rsidRPr="009404BB">
        <w:rPr>
          <w:sz w:val="20"/>
          <w:szCs w:val="20"/>
        </w:rPr>
        <w:t>10</w:t>
      </w:r>
      <w:r w:rsidRPr="009404BB">
        <w:rPr>
          <w:sz w:val="20"/>
          <w:szCs w:val="20"/>
        </w:rPr>
        <w:t>].</w:t>
      </w:r>
    </w:p>
    <w:p w14:paraId="37937E68" w14:textId="77777777" w:rsidR="00165AF1" w:rsidRPr="009404BB" w:rsidRDefault="00165AF1" w:rsidP="00A50BC5">
      <w:pPr>
        <w:spacing w:line="276" w:lineRule="auto"/>
        <w:ind w:right="461" w:firstLine="340"/>
        <w:jc w:val="both"/>
        <w:rPr>
          <w:sz w:val="20"/>
          <w:szCs w:val="20"/>
        </w:rPr>
      </w:pPr>
    </w:p>
    <w:p w14:paraId="4380B83D" w14:textId="57A03FC6" w:rsidR="003D3E9B" w:rsidRPr="009404BB" w:rsidRDefault="00A833DC" w:rsidP="00A50BC5">
      <w:pPr>
        <w:pStyle w:val="Heading3"/>
        <w:ind w:right="461"/>
        <w:rPr>
          <w:rFonts w:cs="Times New Roman"/>
          <w:bCs/>
          <w:szCs w:val="20"/>
        </w:rPr>
      </w:pPr>
      <w:bookmarkStart w:id="42" w:name="_Toc176987394"/>
      <w:bookmarkStart w:id="43" w:name="_Toc196165290"/>
      <w:r w:rsidRPr="009404BB">
        <w:rPr>
          <w:rFonts w:cs="Times New Roman"/>
          <w:bCs/>
          <w:szCs w:val="20"/>
        </w:rPr>
        <w:t>2.2.</w:t>
      </w:r>
      <w:r w:rsidR="00032D89" w:rsidRPr="009404BB">
        <w:rPr>
          <w:rFonts w:cs="Times New Roman"/>
          <w:bCs/>
          <w:szCs w:val="20"/>
        </w:rPr>
        <w:t>5</w:t>
      </w:r>
      <w:r w:rsidRPr="009404BB">
        <w:rPr>
          <w:rFonts w:cs="Times New Roman"/>
          <w:bCs/>
          <w:szCs w:val="20"/>
        </w:rPr>
        <w:t xml:space="preserve"> </w:t>
      </w:r>
      <w:r w:rsidR="00032D89" w:rsidRPr="009404BB">
        <w:rPr>
          <w:rFonts w:cs="Times New Roman"/>
          <w:bCs/>
          <w:szCs w:val="20"/>
        </w:rPr>
        <w:t>Text Mining</w:t>
      </w:r>
      <w:bookmarkEnd w:id="42"/>
      <w:bookmarkEnd w:id="43"/>
      <w:r w:rsidR="00032D89" w:rsidRPr="009404BB">
        <w:rPr>
          <w:rFonts w:cs="Times New Roman"/>
          <w:bCs/>
          <w:szCs w:val="20"/>
        </w:rPr>
        <w:t xml:space="preserve"> </w:t>
      </w:r>
    </w:p>
    <w:p w14:paraId="3C28D5C6" w14:textId="4604AF95" w:rsidR="005C0706" w:rsidRPr="009404BB" w:rsidRDefault="0091491F" w:rsidP="00A50BC5">
      <w:pPr>
        <w:spacing w:line="276" w:lineRule="auto"/>
        <w:ind w:right="461" w:firstLine="340"/>
        <w:jc w:val="both"/>
        <w:rPr>
          <w:sz w:val="20"/>
          <w:szCs w:val="20"/>
        </w:rPr>
      </w:pPr>
      <w:r w:rsidRPr="009404BB">
        <w:rPr>
          <w:sz w:val="20"/>
          <w:szCs w:val="20"/>
        </w:rPr>
        <w:t xml:space="preserve">Text mining adalah proses ekstraksi informasi yang berguna dari teks yang tidak terstruktur atau semi-terstruktur. Tujuan utama dari text mining adalah untuk menganalisis, mengelompokkan, dan mengungkap pola atau wawasan dari dokumen teks. Dengan menggunakan teknik-teknik pemrosesan bahasa alami (natural language processing) dan algoritma data mining, text mining dapat mengidentifikasi entitas, hubungan antara entitas, sentimen, topik, dan tren dalam teks. </w:t>
      </w:r>
      <w:r w:rsidR="006111B9" w:rsidRPr="009404BB">
        <w:rPr>
          <w:sz w:val="20"/>
          <w:szCs w:val="20"/>
        </w:rPr>
        <w:t xml:space="preserve"> </w:t>
      </w:r>
    </w:p>
    <w:p w14:paraId="6C44AEFA" w14:textId="77777777" w:rsidR="0091491F" w:rsidRPr="009404BB" w:rsidRDefault="0091491F" w:rsidP="00A50BC5">
      <w:pPr>
        <w:spacing w:line="276" w:lineRule="auto"/>
        <w:ind w:right="461" w:firstLine="340"/>
        <w:jc w:val="both"/>
        <w:rPr>
          <w:sz w:val="20"/>
          <w:szCs w:val="20"/>
        </w:rPr>
      </w:pPr>
      <w:r w:rsidRPr="009404BB">
        <w:rPr>
          <w:sz w:val="20"/>
          <w:szCs w:val="20"/>
        </w:rPr>
        <w:t xml:space="preserve">Salah satu implementasi text mining adalah tahap text preprocessing. Text preprocessing adalah tahapan dimana aplikasi melakukan seleksi data yang akan diproses pada setiap dokumen. Proses text preprocessing terdiri 7 dari : </w:t>
      </w:r>
    </w:p>
    <w:p w14:paraId="0C4F108D" w14:textId="77777777" w:rsidR="0091491F" w:rsidRPr="009404BB" w:rsidRDefault="0091491F" w:rsidP="00A50BC5">
      <w:pPr>
        <w:spacing w:line="276" w:lineRule="auto"/>
        <w:ind w:right="461" w:firstLine="340"/>
        <w:jc w:val="both"/>
        <w:rPr>
          <w:sz w:val="20"/>
          <w:szCs w:val="20"/>
        </w:rPr>
      </w:pPr>
    </w:p>
    <w:p w14:paraId="00EB8251" w14:textId="65F2FD58" w:rsidR="0091491F" w:rsidRPr="009404BB" w:rsidRDefault="0091491F" w:rsidP="00A50BC5">
      <w:pPr>
        <w:pStyle w:val="ListParagraph"/>
        <w:numPr>
          <w:ilvl w:val="0"/>
          <w:numId w:val="6"/>
        </w:numPr>
        <w:spacing w:line="276" w:lineRule="auto"/>
        <w:ind w:right="461"/>
        <w:jc w:val="both"/>
        <w:rPr>
          <w:sz w:val="20"/>
          <w:szCs w:val="20"/>
        </w:rPr>
      </w:pPr>
      <w:r w:rsidRPr="009404BB">
        <w:rPr>
          <w:sz w:val="20"/>
          <w:szCs w:val="20"/>
        </w:rPr>
        <w:t xml:space="preserve">Case Folding </w:t>
      </w:r>
    </w:p>
    <w:p w14:paraId="542EC752" w14:textId="7AAA8636" w:rsidR="0091491F" w:rsidRPr="009404BB" w:rsidRDefault="0091491F" w:rsidP="00A50BC5">
      <w:pPr>
        <w:pStyle w:val="ListParagraph"/>
        <w:spacing w:line="276" w:lineRule="auto"/>
        <w:ind w:left="426" w:right="461" w:firstLine="274"/>
        <w:jc w:val="both"/>
        <w:rPr>
          <w:sz w:val="20"/>
          <w:szCs w:val="20"/>
        </w:rPr>
      </w:pPr>
      <w:r w:rsidRPr="009404BB">
        <w:rPr>
          <w:sz w:val="20"/>
          <w:szCs w:val="20"/>
        </w:rPr>
        <w:t>Case folding adalah salah satu bentuk text preprocessing yang paling sederhana dan efektif meskipun sering diabaikan. Tujuan dari case folding untuk mengubah semua huruf dalam dokumen menjadi huruf kecil[</w:t>
      </w:r>
      <w:r w:rsidR="003A7D6F" w:rsidRPr="009404BB">
        <w:rPr>
          <w:sz w:val="20"/>
          <w:szCs w:val="20"/>
        </w:rPr>
        <w:t>6</w:t>
      </w:r>
      <w:r w:rsidRPr="009404BB">
        <w:rPr>
          <w:sz w:val="20"/>
          <w:szCs w:val="20"/>
        </w:rPr>
        <w:t xml:space="preserve">]. Sementara itu, karakter lain </w:t>
      </w:r>
      <w:r w:rsidRPr="009404BB">
        <w:rPr>
          <w:sz w:val="20"/>
          <w:szCs w:val="20"/>
        </w:rPr>
        <w:lastRenderedPageBreak/>
        <w:t>yang bukan termasuk huruf dan angka, seperti tanda baca dan spasi akan diabaikan[</w:t>
      </w:r>
      <w:r w:rsidR="003A7D6F" w:rsidRPr="009404BB">
        <w:rPr>
          <w:sz w:val="20"/>
          <w:szCs w:val="20"/>
        </w:rPr>
        <w:t>7</w:t>
      </w:r>
      <w:r w:rsidRPr="009404BB">
        <w:rPr>
          <w:sz w:val="20"/>
          <w:szCs w:val="20"/>
        </w:rPr>
        <w:t xml:space="preserve">]. </w:t>
      </w:r>
    </w:p>
    <w:p w14:paraId="4893EE5E"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Contoh: </w:t>
      </w:r>
    </w:p>
    <w:p w14:paraId="39262303"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 Sebelum: “Apakah CHATBOT Dapat Berkomunikasi? ” </w:t>
      </w:r>
    </w:p>
    <w:p w14:paraId="356262C6" w14:textId="6E2C6B88" w:rsidR="00165AF1" w:rsidRPr="009404BB" w:rsidRDefault="0091491F" w:rsidP="00A50BC5">
      <w:pPr>
        <w:pStyle w:val="ListParagraph"/>
        <w:spacing w:line="276" w:lineRule="auto"/>
        <w:ind w:left="426" w:right="461"/>
        <w:jc w:val="both"/>
        <w:rPr>
          <w:sz w:val="20"/>
          <w:szCs w:val="20"/>
        </w:rPr>
      </w:pPr>
      <w:r w:rsidRPr="009404BB">
        <w:rPr>
          <w:sz w:val="20"/>
          <w:szCs w:val="20"/>
        </w:rPr>
        <w:t>- Sesudah: “apakah chatbot dapat berkomunikasi?</w:t>
      </w:r>
    </w:p>
    <w:p w14:paraId="4CD18FFE" w14:textId="77777777" w:rsidR="003A7D6F" w:rsidRPr="009404BB" w:rsidRDefault="003A7D6F" w:rsidP="007016E0">
      <w:pPr>
        <w:spacing w:line="276" w:lineRule="auto"/>
        <w:ind w:right="461"/>
        <w:jc w:val="both"/>
        <w:rPr>
          <w:sz w:val="20"/>
          <w:szCs w:val="20"/>
        </w:rPr>
      </w:pPr>
    </w:p>
    <w:p w14:paraId="76DE5C4F" w14:textId="4B883BDC" w:rsidR="0091491F" w:rsidRPr="009404BB" w:rsidRDefault="0091491F" w:rsidP="00A50BC5">
      <w:pPr>
        <w:pStyle w:val="ListParagraph"/>
        <w:numPr>
          <w:ilvl w:val="0"/>
          <w:numId w:val="6"/>
        </w:numPr>
        <w:spacing w:line="276" w:lineRule="auto"/>
        <w:ind w:right="461"/>
        <w:jc w:val="both"/>
        <w:rPr>
          <w:sz w:val="20"/>
          <w:szCs w:val="20"/>
        </w:rPr>
      </w:pPr>
      <w:r w:rsidRPr="009404BB">
        <w:rPr>
          <w:sz w:val="20"/>
          <w:szCs w:val="20"/>
        </w:rPr>
        <w:t xml:space="preserve">Remove Punctuation </w:t>
      </w:r>
    </w:p>
    <w:p w14:paraId="2CB69D65" w14:textId="77777777" w:rsidR="0091491F" w:rsidRPr="009404BB" w:rsidRDefault="0091491F" w:rsidP="00A50BC5">
      <w:pPr>
        <w:pStyle w:val="ListParagraph"/>
        <w:spacing w:line="276" w:lineRule="auto"/>
        <w:ind w:left="426" w:right="461" w:firstLine="274"/>
        <w:jc w:val="both"/>
        <w:rPr>
          <w:sz w:val="20"/>
          <w:szCs w:val="20"/>
        </w:rPr>
      </w:pPr>
      <w:r w:rsidRPr="009404BB">
        <w:rPr>
          <w:sz w:val="20"/>
          <w:szCs w:val="20"/>
        </w:rPr>
        <w:t xml:space="preserve">Remove punctuation adalah salah satu langkah penting dalam text preprocessing yang bertujuan untuk membersihkan teks dari karakterkarakter yang tidak relevan dan mempermudah proses analisis teks selanjutnya. Proses remove punctuation biasanya dilakukan dengan cara menghapus tanda baca seperti koma, titik, tanda seru, tanda tanya, tanda kurung, tanda petik, dan sebagainya. </w:t>
      </w:r>
    </w:p>
    <w:p w14:paraId="2A1B19CE"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Contoh: </w:t>
      </w:r>
    </w:p>
    <w:p w14:paraId="2F4DB4EF"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 Sebelum: “apakah chatbot dapat berkomunikasi? ” </w:t>
      </w:r>
    </w:p>
    <w:p w14:paraId="02E648B7" w14:textId="32329469"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 Sesudah: “apakah chatbot dapat berkomunikasi “ </w:t>
      </w:r>
    </w:p>
    <w:p w14:paraId="58C034E1" w14:textId="77777777" w:rsidR="0091491F" w:rsidRPr="009404BB" w:rsidRDefault="0091491F" w:rsidP="00A50BC5">
      <w:pPr>
        <w:pStyle w:val="ListParagraph"/>
        <w:spacing w:line="276" w:lineRule="auto"/>
        <w:ind w:left="700" w:right="461"/>
        <w:jc w:val="both"/>
        <w:rPr>
          <w:sz w:val="20"/>
          <w:szCs w:val="20"/>
        </w:rPr>
      </w:pPr>
    </w:p>
    <w:p w14:paraId="04CBF383" w14:textId="01AB059C"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Stripping</w:t>
      </w:r>
      <w:r w:rsidR="0091491F" w:rsidRPr="009404BB">
        <w:rPr>
          <w:sz w:val="20"/>
          <w:szCs w:val="20"/>
        </w:rPr>
        <w:t xml:space="preserve"> </w:t>
      </w:r>
    </w:p>
    <w:p w14:paraId="1F49ACC7" w14:textId="415D0361" w:rsidR="0091491F" w:rsidRPr="009404BB" w:rsidRDefault="003A7D6F" w:rsidP="00A50BC5">
      <w:pPr>
        <w:pStyle w:val="ListParagraph"/>
        <w:spacing w:line="276" w:lineRule="auto"/>
        <w:ind w:left="426" w:right="461" w:firstLine="274"/>
        <w:jc w:val="both"/>
        <w:rPr>
          <w:sz w:val="20"/>
          <w:szCs w:val="20"/>
        </w:rPr>
      </w:pPr>
      <w:r w:rsidRPr="009404BB">
        <w:rPr>
          <w:sz w:val="20"/>
          <w:szCs w:val="20"/>
        </w:rPr>
        <w:t>Stripping adalah proses penghapusan spasi putih berlebih dari teks. Spasi putih berlebih meliputi spasi ganda, tab, newline character, dan karakter whitespace lainnya yang tidak diperlukan. Proses ini bertujuan untuk membuat teks lebih konsisten dan memudahkan proses selanjutnya.</w:t>
      </w:r>
      <w:r w:rsidR="0091491F" w:rsidRPr="009404BB">
        <w:rPr>
          <w:sz w:val="20"/>
          <w:szCs w:val="20"/>
        </w:rPr>
        <w:t xml:space="preserve"> </w:t>
      </w:r>
    </w:p>
    <w:p w14:paraId="68760D01"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Contoh: </w:t>
      </w:r>
    </w:p>
    <w:p w14:paraId="4C51452F"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t xml:space="preserve">- Sebelum: “apakah chatbot dapat berkomunikasi “ </w:t>
      </w:r>
    </w:p>
    <w:p w14:paraId="5D8DA2A9" w14:textId="4B8F1CD0" w:rsidR="0091491F" w:rsidRPr="009404BB" w:rsidRDefault="003A7D6F" w:rsidP="00A50BC5">
      <w:pPr>
        <w:pStyle w:val="ListParagraph"/>
        <w:spacing w:line="276" w:lineRule="auto"/>
        <w:ind w:left="426" w:right="461"/>
        <w:jc w:val="both"/>
        <w:rPr>
          <w:sz w:val="20"/>
          <w:szCs w:val="20"/>
        </w:rPr>
      </w:pPr>
      <w:r w:rsidRPr="009404BB">
        <w:rPr>
          <w:sz w:val="20"/>
          <w:szCs w:val="20"/>
        </w:rPr>
        <w:t>- Sesudah: “apakah chatbot dapat berkomunikasi“</w:t>
      </w:r>
    </w:p>
    <w:p w14:paraId="4A8394E1" w14:textId="77777777" w:rsidR="003A7D6F" w:rsidRPr="009404BB" w:rsidRDefault="003A7D6F" w:rsidP="00A50BC5">
      <w:pPr>
        <w:pStyle w:val="ListParagraph"/>
        <w:spacing w:line="276" w:lineRule="auto"/>
        <w:ind w:left="700" w:right="461"/>
        <w:jc w:val="both"/>
        <w:rPr>
          <w:sz w:val="20"/>
          <w:szCs w:val="20"/>
        </w:rPr>
      </w:pPr>
    </w:p>
    <w:p w14:paraId="40D97008" w14:textId="21740017"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Tokenizing</w:t>
      </w:r>
      <w:r w:rsidR="0091491F" w:rsidRPr="009404BB">
        <w:rPr>
          <w:sz w:val="20"/>
          <w:szCs w:val="20"/>
        </w:rPr>
        <w:t xml:space="preserve"> </w:t>
      </w:r>
    </w:p>
    <w:p w14:paraId="70ABBEFE" w14:textId="42027BC2" w:rsidR="0091491F" w:rsidRPr="009404BB" w:rsidRDefault="003A7D6F" w:rsidP="00A50BC5">
      <w:pPr>
        <w:pStyle w:val="ListParagraph"/>
        <w:spacing w:line="276" w:lineRule="auto"/>
        <w:ind w:left="426" w:right="461" w:firstLine="274"/>
        <w:jc w:val="both"/>
        <w:rPr>
          <w:sz w:val="20"/>
          <w:szCs w:val="20"/>
        </w:rPr>
      </w:pPr>
      <w:r w:rsidRPr="009404BB">
        <w:rPr>
          <w:sz w:val="20"/>
          <w:szCs w:val="20"/>
        </w:rPr>
        <w:t>Tokenizing adalah proses pemisahan teks menjadi potongan-potongan yang disebut sebagai token untuk kemudian dianalisa. Kata, angka, simbol, tanda baca dan entitas penting lainnya dapat dianggap sebagai token[6].</w:t>
      </w:r>
      <w:r w:rsidR="0091491F" w:rsidRPr="009404BB">
        <w:rPr>
          <w:sz w:val="20"/>
          <w:szCs w:val="20"/>
        </w:rPr>
        <w:t xml:space="preserve"> </w:t>
      </w:r>
    </w:p>
    <w:p w14:paraId="07CAF92F"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Contoh: </w:t>
      </w:r>
    </w:p>
    <w:p w14:paraId="5BADFFAD"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lastRenderedPageBreak/>
        <w:t xml:space="preserve">- Sebelum: “apakah chatbot dapat berkomunikasi“ </w:t>
      </w:r>
    </w:p>
    <w:p w14:paraId="1D5B896B" w14:textId="5B3D59E1" w:rsidR="0091491F" w:rsidRPr="009404BB" w:rsidRDefault="003A7D6F" w:rsidP="00A50BC5">
      <w:pPr>
        <w:pStyle w:val="ListParagraph"/>
        <w:spacing w:line="276" w:lineRule="auto"/>
        <w:ind w:left="426" w:right="461"/>
        <w:jc w:val="both"/>
        <w:rPr>
          <w:sz w:val="20"/>
          <w:szCs w:val="20"/>
        </w:rPr>
      </w:pPr>
      <w:r w:rsidRPr="009404BB">
        <w:rPr>
          <w:sz w:val="20"/>
          <w:szCs w:val="20"/>
        </w:rPr>
        <w:t>- Sesudah: ['apakah', 'chatbot', 'dapat', 'berkomunikasi']</w:t>
      </w:r>
      <w:r w:rsidR="0091491F" w:rsidRPr="009404BB">
        <w:rPr>
          <w:sz w:val="20"/>
          <w:szCs w:val="20"/>
        </w:rPr>
        <w:t xml:space="preserve"> </w:t>
      </w:r>
    </w:p>
    <w:p w14:paraId="6F2A6C72" w14:textId="77777777" w:rsidR="003A7D6F" w:rsidRPr="009404BB" w:rsidRDefault="003A7D6F" w:rsidP="00A50BC5">
      <w:pPr>
        <w:pStyle w:val="ListParagraph"/>
        <w:spacing w:line="276" w:lineRule="auto"/>
        <w:ind w:left="700" w:right="461"/>
        <w:jc w:val="both"/>
        <w:rPr>
          <w:sz w:val="20"/>
          <w:szCs w:val="20"/>
        </w:rPr>
      </w:pPr>
    </w:p>
    <w:p w14:paraId="5BB37CB3" w14:textId="31873466"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Filtering</w:t>
      </w:r>
      <w:r w:rsidR="0091491F" w:rsidRPr="009404BB">
        <w:rPr>
          <w:sz w:val="20"/>
          <w:szCs w:val="20"/>
        </w:rPr>
        <w:t xml:space="preserve"> </w:t>
      </w:r>
    </w:p>
    <w:p w14:paraId="0FC3CD06" w14:textId="2BCF7CB6" w:rsidR="0091491F" w:rsidRPr="009404BB" w:rsidRDefault="003A7D6F" w:rsidP="00A50BC5">
      <w:pPr>
        <w:pStyle w:val="ListParagraph"/>
        <w:spacing w:line="276" w:lineRule="auto"/>
        <w:ind w:left="426" w:right="461" w:firstLine="274"/>
        <w:jc w:val="both"/>
        <w:rPr>
          <w:sz w:val="20"/>
          <w:szCs w:val="20"/>
        </w:rPr>
      </w:pPr>
      <w:r w:rsidRPr="009404BB">
        <w:rPr>
          <w:sz w:val="20"/>
          <w:szCs w:val="20"/>
        </w:rPr>
        <w:t>Filtering adalah tahap mengambil kata-kata penting dari hasil token[6]. Kata umum yang biasanya muncul dan tidak memiliki makna disebut dengan stopword, misalnya penggunaan kata penghubung seperti 8 “dan, yang, setelah, apakah, dapat, dan lainnya”. Penghilangan stopword ini dapat mengurangi ukuran index dan waktu pemrosesan[7].</w:t>
      </w:r>
      <w:r w:rsidR="0091491F" w:rsidRPr="009404BB">
        <w:rPr>
          <w:sz w:val="20"/>
          <w:szCs w:val="20"/>
        </w:rPr>
        <w:t xml:space="preserve"> </w:t>
      </w:r>
    </w:p>
    <w:p w14:paraId="659D2B88"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Contoh: </w:t>
      </w:r>
    </w:p>
    <w:p w14:paraId="782E4682"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t xml:space="preserve">- Sebelum: ['apakah', 'chatbot', 'dapat', 'berkomunikasi'] </w:t>
      </w:r>
    </w:p>
    <w:p w14:paraId="4B978E7B" w14:textId="60715DF4" w:rsidR="0091491F" w:rsidRPr="009404BB" w:rsidRDefault="003A7D6F" w:rsidP="00A50BC5">
      <w:pPr>
        <w:pStyle w:val="ListParagraph"/>
        <w:spacing w:line="276" w:lineRule="auto"/>
        <w:ind w:left="426" w:right="461"/>
        <w:jc w:val="both"/>
        <w:rPr>
          <w:sz w:val="20"/>
          <w:szCs w:val="20"/>
        </w:rPr>
      </w:pPr>
      <w:r w:rsidRPr="009404BB">
        <w:rPr>
          <w:sz w:val="20"/>
          <w:szCs w:val="20"/>
        </w:rPr>
        <w:t>- Sesudah: ['chatbot', 'berkomunikasi']</w:t>
      </w:r>
      <w:r w:rsidR="0091491F" w:rsidRPr="009404BB">
        <w:rPr>
          <w:sz w:val="20"/>
          <w:szCs w:val="20"/>
        </w:rPr>
        <w:t xml:space="preserve"> </w:t>
      </w:r>
    </w:p>
    <w:p w14:paraId="43295E8B" w14:textId="77777777" w:rsidR="0091491F" w:rsidRPr="009404BB" w:rsidRDefault="0091491F" w:rsidP="00A50BC5">
      <w:pPr>
        <w:pStyle w:val="ListParagraph"/>
        <w:spacing w:line="276" w:lineRule="auto"/>
        <w:ind w:left="700" w:right="461"/>
        <w:jc w:val="both"/>
        <w:rPr>
          <w:sz w:val="20"/>
          <w:szCs w:val="20"/>
        </w:rPr>
      </w:pPr>
    </w:p>
    <w:p w14:paraId="1041DC34" w14:textId="15C5F88E"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Stemming</w:t>
      </w:r>
      <w:r w:rsidR="0091491F" w:rsidRPr="009404BB">
        <w:rPr>
          <w:sz w:val="20"/>
          <w:szCs w:val="20"/>
        </w:rPr>
        <w:t xml:space="preserve"> </w:t>
      </w:r>
    </w:p>
    <w:p w14:paraId="49A9705C" w14:textId="0E1D4D11" w:rsidR="0091491F" w:rsidRPr="009404BB" w:rsidRDefault="003A7D6F" w:rsidP="00A50BC5">
      <w:pPr>
        <w:pStyle w:val="ListParagraph"/>
        <w:spacing w:line="276" w:lineRule="auto"/>
        <w:ind w:left="426" w:right="461" w:firstLine="274"/>
        <w:jc w:val="both"/>
        <w:rPr>
          <w:sz w:val="20"/>
          <w:szCs w:val="20"/>
        </w:rPr>
      </w:pPr>
      <w:r w:rsidRPr="009404BB">
        <w:rPr>
          <w:sz w:val="20"/>
          <w:szCs w:val="20"/>
        </w:rPr>
        <w:t>Stemming adalah proses mengubah kata ke bentuk dasarnya. Misalnya kata “mendengarkan”, “dengarkan”, “didengarkan” akan ditransformasi menjadi kata “dengar”[6]. Selain itu juga untuk melakukan pengelompokan kata-kata lain yang memiliki kata dasar dan arti yang serupa namun memiliki bentuk yang berbeda karena mendapatkan imbuhan yang berbeda pula[7].</w:t>
      </w:r>
      <w:r w:rsidR="0091491F" w:rsidRPr="009404BB">
        <w:rPr>
          <w:sz w:val="20"/>
          <w:szCs w:val="20"/>
        </w:rPr>
        <w:t xml:space="preserve"> </w:t>
      </w:r>
    </w:p>
    <w:p w14:paraId="04485F7A"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Contoh: </w:t>
      </w:r>
    </w:p>
    <w:p w14:paraId="583A337D"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t xml:space="preserve">- Sebelum: ['chatbot', 'berkomunikasi'] </w:t>
      </w:r>
    </w:p>
    <w:p w14:paraId="3CE8CFA8" w14:textId="71515516" w:rsidR="0091491F" w:rsidRPr="009404BB" w:rsidRDefault="003A7D6F" w:rsidP="00A50BC5">
      <w:pPr>
        <w:pStyle w:val="ListParagraph"/>
        <w:spacing w:line="276" w:lineRule="auto"/>
        <w:ind w:left="426" w:right="461"/>
        <w:jc w:val="both"/>
        <w:rPr>
          <w:sz w:val="20"/>
          <w:szCs w:val="20"/>
        </w:rPr>
      </w:pPr>
      <w:r w:rsidRPr="009404BB">
        <w:rPr>
          <w:sz w:val="20"/>
          <w:szCs w:val="20"/>
        </w:rPr>
        <w:t>- Sesudah: ['chatbot', 'komunikasi']</w:t>
      </w:r>
      <w:r w:rsidR="0091491F" w:rsidRPr="009404BB">
        <w:rPr>
          <w:sz w:val="20"/>
          <w:szCs w:val="20"/>
        </w:rPr>
        <w:t xml:space="preserve"> </w:t>
      </w:r>
    </w:p>
    <w:p w14:paraId="55F60FFF" w14:textId="77777777" w:rsidR="0091491F" w:rsidRPr="009404BB" w:rsidRDefault="0091491F" w:rsidP="00A50BC5">
      <w:pPr>
        <w:spacing w:line="276" w:lineRule="auto"/>
        <w:ind w:right="461" w:firstLine="340"/>
        <w:jc w:val="both"/>
        <w:rPr>
          <w:sz w:val="20"/>
          <w:szCs w:val="20"/>
        </w:rPr>
      </w:pPr>
    </w:p>
    <w:p w14:paraId="170F5534" w14:textId="6EABB7D7" w:rsidR="003D3E9B" w:rsidRPr="009404BB" w:rsidRDefault="00A833DC" w:rsidP="00A50BC5">
      <w:pPr>
        <w:pStyle w:val="Heading3"/>
        <w:ind w:right="461"/>
        <w:rPr>
          <w:rFonts w:cs="Times New Roman"/>
          <w:bCs/>
          <w:szCs w:val="20"/>
        </w:rPr>
      </w:pPr>
      <w:bookmarkStart w:id="44" w:name="_Toc176987395"/>
      <w:bookmarkStart w:id="45" w:name="_Toc196165291"/>
      <w:r w:rsidRPr="009404BB">
        <w:rPr>
          <w:rFonts w:cs="Times New Roman"/>
          <w:bCs/>
          <w:szCs w:val="20"/>
        </w:rPr>
        <w:t>2.2.</w:t>
      </w:r>
      <w:r w:rsidR="000838B3" w:rsidRPr="009404BB">
        <w:rPr>
          <w:rFonts w:cs="Times New Roman"/>
          <w:bCs/>
          <w:szCs w:val="20"/>
        </w:rPr>
        <w:t>6</w:t>
      </w:r>
      <w:r w:rsidRPr="009404BB">
        <w:rPr>
          <w:rFonts w:cs="Times New Roman"/>
          <w:bCs/>
          <w:szCs w:val="20"/>
        </w:rPr>
        <w:t xml:space="preserve"> </w:t>
      </w:r>
      <w:r w:rsidR="000838B3" w:rsidRPr="009404BB">
        <w:rPr>
          <w:rFonts w:cs="Times New Roman"/>
          <w:bCs/>
          <w:szCs w:val="20"/>
        </w:rPr>
        <w:t>Context Recognition</w:t>
      </w:r>
      <w:bookmarkEnd w:id="44"/>
      <w:bookmarkEnd w:id="45"/>
      <w:r w:rsidR="000838B3" w:rsidRPr="009404BB">
        <w:rPr>
          <w:rFonts w:cs="Times New Roman"/>
          <w:bCs/>
          <w:szCs w:val="20"/>
        </w:rPr>
        <w:t xml:space="preserve"> </w:t>
      </w:r>
    </w:p>
    <w:p w14:paraId="6840D4A6" w14:textId="408CA8B6" w:rsidR="00B6019D" w:rsidRPr="00B6019D" w:rsidRDefault="000838B3" w:rsidP="00B6019D">
      <w:pPr>
        <w:pStyle w:val="ListParagraph"/>
        <w:spacing w:line="276" w:lineRule="auto"/>
        <w:ind w:left="0" w:right="461"/>
        <w:jc w:val="both"/>
        <w:rPr>
          <w:sz w:val="20"/>
          <w:szCs w:val="20"/>
        </w:rPr>
      </w:pPr>
      <w:r w:rsidRPr="009404BB">
        <w:rPr>
          <w:sz w:val="20"/>
          <w:szCs w:val="20"/>
        </w:rPr>
        <w:t xml:space="preserve">         </w:t>
      </w:r>
      <w:r w:rsidR="00B6019D" w:rsidRPr="00B6019D">
        <w:rPr>
          <w:sz w:val="20"/>
          <w:szCs w:val="20"/>
        </w:rPr>
        <w:t>Context Recognition merupakan kemampuan sistem atau model untuk memahami makna suatu informasi berdasarkan konteks penggunaannya. Dalam bidang Natural Language Processing (NLP), pengenalan konteks sangat krusial untuk menghasilkan respons yang akurat, karena arti dari suatu kata atau frasa dapat bervariasi tergantung pada kalimat atau maksud keseluruhan pengguna.</w:t>
      </w:r>
    </w:p>
    <w:p w14:paraId="1A2AD48D" w14:textId="77777777" w:rsidR="00B6019D" w:rsidRPr="00B6019D" w:rsidRDefault="00B6019D" w:rsidP="00B6019D">
      <w:pPr>
        <w:pStyle w:val="ListParagraph"/>
        <w:spacing w:line="276" w:lineRule="auto"/>
        <w:ind w:right="461"/>
        <w:jc w:val="both"/>
        <w:rPr>
          <w:sz w:val="20"/>
          <w:szCs w:val="20"/>
        </w:rPr>
      </w:pPr>
    </w:p>
    <w:p w14:paraId="16205050" w14:textId="155B1FAC" w:rsidR="00B6019D" w:rsidRPr="009404BB" w:rsidRDefault="00B6019D" w:rsidP="00B6019D">
      <w:pPr>
        <w:pStyle w:val="ListParagraph"/>
        <w:spacing w:line="276" w:lineRule="auto"/>
        <w:ind w:left="0" w:right="461" w:firstLine="567"/>
        <w:jc w:val="both"/>
        <w:rPr>
          <w:sz w:val="20"/>
          <w:szCs w:val="20"/>
        </w:rPr>
      </w:pPr>
      <w:r w:rsidRPr="009404BB">
        <w:rPr>
          <w:sz w:val="20"/>
          <w:szCs w:val="20"/>
        </w:rPr>
        <w:t>Dalam pemrosesan bahasa alami, Context Recognition sangat penting karena memungkinkan model untuk membedakan makna dan membuat tanggapan yang lebih relevan [11].</w:t>
      </w:r>
      <w:r>
        <w:rPr>
          <w:sz w:val="20"/>
          <w:szCs w:val="20"/>
        </w:rPr>
        <w:t xml:space="preserve"> C</w:t>
      </w:r>
      <w:r w:rsidRPr="00B6019D">
        <w:rPr>
          <w:sz w:val="20"/>
          <w:szCs w:val="20"/>
        </w:rPr>
        <w:t>ontext recognition memungkinkan sistem untuk menangkap maksud pertanyaan meskipun disampaikan dengan berbagai variasi bahasa, termasuk penggunaan sinonim, parafrase, atau struktur kalimat yang berbeda. Sebagai contoh, chatbot yang dibangun dalam penelitian ini memanfaatkan ekspansi sinonim dan pemrosesan semantik ringan untuk mengenali pertanyaan yang memiliki makna serupa, seperti “bagaimana cara login” dan “proses masuk aplikasi”, lalu mengaitkannya dengan jawaban yang relevan. Dengan demikian, kemampuan mengenali konteks membantu chatbot memberikan respons yang lebih fleksibel dan tepat, meskipun input dari pengguna tidak selalu menggunakan frasa atau kata kunci yang identik dengan data pelatihan.</w:t>
      </w:r>
    </w:p>
    <w:p w14:paraId="23546C23" w14:textId="77777777" w:rsidR="00165AF1" w:rsidRPr="009404BB" w:rsidRDefault="00165AF1" w:rsidP="00A50BC5">
      <w:pPr>
        <w:pStyle w:val="ListParagraph"/>
        <w:spacing w:line="276" w:lineRule="auto"/>
        <w:ind w:left="0" w:right="461" w:firstLine="720"/>
        <w:jc w:val="both"/>
        <w:rPr>
          <w:sz w:val="20"/>
          <w:szCs w:val="20"/>
        </w:rPr>
      </w:pPr>
    </w:p>
    <w:p w14:paraId="271F4A4A" w14:textId="6791AC6B" w:rsidR="005C0706" w:rsidRPr="009404BB" w:rsidRDefault="00A833DC" w:rsidP="00A50BC5">
      <w:pPr>
        <w:pStyle w:val="Heading3"/>
        <w:ind w:right="461"/>
        <w:rPr>
          <w:rFonts w:cs="Times New Roman"/>
          <w:bCs/>
          <w:szCs w:val="20"/>
        </w:rPr>
      </w:pPr>
      <w:bookmarkStart w:id="46" w:name="_Toc176987396"/>
      <w:bookmarkStart w:id="47" w:name="_Toc196165292"/>
      <w:r w:rsidRPr="009404BB">
        <w:rPr>
          <w:rFonts w:cs="Times New Roman"/>
          <w:bCs/>
          <w:szCs w:val="20"/>
        </w:rPr>
        <w:t>2.2.</w:t>
      </w:r>
      <w:r w:rsidR="000838B3" w:rsidRPr="009404BB">
        <w:rPr>
          <w:rFonts w:cs="Times New Roman"/>
          <w:bCs/>
          <w:szCs w:val="20"/>
        </w:rPr>
        <w:t>7</w:t>
      </w:r>
      <w:r w:rsidRPr="009404BB">
        <w:rPr>
          <w:rFonts w:cs="Times New Roman"/>
          <w:bCs/>
          <w:szCs w:val="20"/>
        </w:rPr>
        <w:t xml:space="preserve"> </w:t>
      </w:r>
      <w:r w:rsidR="00022E77" w:rsidRPr="009404BB">
        <w:rPr>
          <w:rFonts w:cs="Times New Roman"/>
          <w:bCs/>
          <w:szCs w:val="20"/>
        </w:rPr>
        <w:t>Cosine Similarity</w:t>
      </w:r>
      <w:bookmarkEnd w:id="46"/>
      <w:bookmarkEnd w:id="47"/>
    </w:p>
    <w:p w14:paraId="018AA089" w14:textId="1126BFC2" w:rsidR="00022E77" w:rsidRPr="009404BB" w:rsidRDefault="00022E77" w:rsidP="00A50BC5">
      <w:pPr>
        <w:pStyle w:val="ListParagraph"/>
        <w:spacing w:line="276" w:lineRule="auto"/>
        <w:ind w:left="426" w:right="461"/>
        <w:jc w:val="both"/>
        <w:rPr>
          <w:sz w:val="20"/>
          <w:szCs w:val="20"/>
        </w:rPr>
      </w:pPr>
      <w:r w:rsidRPr="009404BB">
        <w:rPr>
          <w:sz w:val="20"/>
          <w:szCs w:val="20"/>
        </w:rPr>
        <w:t>Cosine similarity adalah sebuah metode yang digunakan untuk</w:t>
      </w:r>
    </w:p>
    <w:p w14:paraId="3E3D5819" w14:textId="77777777" w:rsidR="00022E77" w:rsidRPr="009404BB" w:rsidRDefault="00022E77" w:rsidP="00A50BC5">
      <w:pPr>
        <w:spacing w:line="276" w:lineRule="auto"/>
        <w:ind w:right="461"/>
        <w:jc w:val="both"/>
        <w:rPr>
          <w:sz w:val="20"/>
          <w:szCs w:val="20"/>
        </w:rPr>
      </w:pPr>
      <w:r w:rsidRPr="009404BB">
        <w:rPr>
          <w:sz w:val="20"/>
          <w:szCs w:val="20"/>
        </w:rPr>
        <w:t>mengukur tingkat kesamaan atau kemiripan antara dua vektor dalam ruang multidimensi. Dalam chatbot, cosine similarity digunakan untuk membandingkan kesamaan antara input pengguna dengan pola-pola yang ada dalam knowledge base atau database chatbot.</w:t>
      </w:r>
    </w:p>
    <w:p w14:paraId="526996FE" w14:textId="77777777" w:rsidR="00022E77" w:rsidRPr="009404BB" w:rsidRDefault="00022E77" w:rsidP="00A50BC5">
      <w:pPr>
        <w:spacing w:line="276" w:lineRule="auto"/>
        <w:ind w:left="426" w:right="461"/>
        <w:jc w:val="both"/>
        <w:rPr>
          <w:sz w:val="20"/>
          <w:szCs w:val="20"/>
        </w:rPr>
      </w:pPr>
      <w:r w:rsidRPr="009404BB">
        <w:rPr>
          <w:sz w:val="20"/>
          <w:szCs w:val="20"/>
        </w:rPr>
        <w:t>Ketika diplot pada ruang multidimensi, di mana setiap dimensi</w:t>
      </w:r>
    </w:p>
    <w:p w14:paraId="37D26065" w14:textId="77777777" w:rsidR="00022E77" w:rsidRPr="009404BB" w:rsidRDefault="00022E77" w:rsidP="00A50BC5">
      <w:pPr>
        <w:spacing w:line="276" w:lineRule="auto"/>
        <w:ind w:right="461"/>
        <w:jc w:val="both"/>
        <w:rPr>
          <w:sz w:val="20"/>
          <w:szCs w:val="20"/>
        </w:rPr>
      </w:pPr>
      <w:r w:rsidRPr="009404BB">
        <w:rPr>
          <w:sz w:val="20"/>
          <w:szCs w:val="20"/>
        </w:rPr>
        <w:t>berhubungan dengan kata dalam dokumen, cosine similarity menangkap</w:t>
      </w:r>
    </w:p>
    <w:p w14:paraId="1CC8DF88" w14:textId="5E049D5B" w:rsidR="00022E77" w:rsidRPr="009404BB" w:rsidRDefault="00022E77" w:rsidP="00A50BC5">
      <w:pPr>
        <w:spacing w:line="276" w:lineRule="auto"/>
        <w:ind w:right="461"/>
        <w:jc w:val="both"/>
        <w:rPr>
          <w:sz w:val="20"/>
          <w:szCs w:val="20"/>
        </w:rPr>
      </w:pPr>
      <w:r w:rsidRPr="009404BB">
        <w:rPr>
          <w:sz w:val="20"/>
          <w:szCs w:val="20"/>
        </w:rPr>
        <w:t xml:space="preserve">orientasi (sudut) dokumen dan bukan besarnya. Karena untuk menghitung besarnya, yang harus dilakukan adalah menghitung jarak Euclidean. Cosine similarity sangat baik untuk mencari kemiripan antara dua dokumen berdasarkan kata yang muncul, karena meskipun dua dokumen yang mirip berjauhan berdasarkan jarak Euclidean karena ukurannya, dokumen dokumen tersebut masih bisa memiliki sudut yang lebih kecil jika dibandingkan. </w:t>
      </w:r>
      <w:r w:rsidRPr="009404BB">
        <w:rPr>
          <w:sz w:val="20"/>
          <w:szCs w:val="20"/>
        </w:rPr>
        <w:lastRenderedPageBreak/>
        <w:t>Semakin kecil sudutnya, semakin tinggi nilai kemiripannya. Rumus untuk Cosine Similarity adalah [</w:t>
      </w:r>
      <w:r w:rsidR="00BC68FE" w:rsidRPr="009404BB">
        <w:rPr>
          <w:sz w:val="20"/>
          <w:szCs w:val="20"/>
        </w:rPr>
        <w:t>2</w:t>
      </w:r>
      <w:r w:rsidRPr="009404BB">
        <w:rPr>
          <w:sz w:val="20"/>
          <w:szCs w:val="20"/>
        </w:rPr>
        <w:t>]:</w:t>
      </w:r>
    </w:p>
    <w:p w14:paraId="613419E7" w14:textId="77777777" w:rsidR="00022E77" w:rsidRPr="009404BB" w:rsidRDefault="00022E77" w:rsidP="00A50BC5">
      <w:pPr>
        <w:spacing w:line="276" w:lineRule="auto"/>
        <w:ind w:right="461"/>
        <w:jc w:val="both"/>
        <w:rPr>
          <w:sz w:val="20"/>
          <w:szCs w:val="20"/>
        </w:rPr>
      </w:pPr>
    </w:p>
    <w:p w14:paraId="26D2A749" w14:textId="77777777" w:rsidR="00022E77" w:rsidRPr="009404BB" w:rsidRDefault="00022E77" w:rsidP="00A50BC5">
      <w:pPr>
        <w:spacing w:line="276" w:lineRule="auto"/>
        <w:ind w:right="461" w:firstLine="720"/>
        <w:jc w:val="both"/>
        <w:rPr>
          <w:sz w:val="20"/>
          <w:szCs w:val="20"/>
        </w:rPr>
      </w:pPr>
      <w:r w:rsidRPr="009404BB">
        <w:rPr>
          <w:sz w:val="20"/>
          <w:szCs w:val="20"/>
        </w:rPr>
        <w:t xml:space="preserve">Cos α = </w:t>
      </w:r>
      <w:r w:rsidRPr="009404BB">
        <w:rPr>
          <w:rFonts w:ascii="Cambria Math" w:hAnsi="Cambria Math" w:cs="Cambria Math"/>
          <w:sz w:val="20"/>
          <w:szCs w:val="20"/>
        </w:rPr>
        <w:t>𝐴</w:t>
      </w:r>
      <w:r w:rsidRPr="009404BB">
        <w:rPr>
          <w:sz w:val="20"/>
          <w:szCs w:val="20"/>
        </w:rPr>
        <w:t>∙</w:t>
      </w:r>
      <w:r w:rsidRPr="009404BB">
        <w:rPr>
          <w:rFonts w:ascii="Cambria Math" w:hAnsi="Cambria Math" w:cs="Cambria Math"/>
          <w:sz w:val="20"/>
          <w:szCs w:val="20"/>
        </w:rPr>
        <w:t>𝐵</w:t>
      </w:r>
      <w:r w:rsidRPr="009404BB">
        <w:rPr>
          <w:sz w:val="20"/>
          <w:szCs w:val="20"/>
        </w:rPr>
        <w:t xml:space="preserve"> |</w:t>
      </w:r>
      <w:r w:rsidRPr="009404BB">
        <w:rPr>
          <w:rFonts w:ascii="Cambria Math" w:hAnsi="Cambria Math" w:cs="Cambria Math"/>
          <w:sz w:val="20"/>
          <w:szCs w:val="20"/>
        </w:rPr>
        <w:t>𝐴</w:t>
      </w:r>
      <w:r w:rsidRPr="009404BB">
        <w:rPr>
          <w:sz w:val="20"/>
          <w:szCs w:val="20"/>
        </w:rPr>
        <w:t>||</w:t>
      </w:r>
      <w:r w:rsidRPr="009404BB">
        <w:rPr>
          <w:rFonts w:ascii="Cambria Math" w:hAnsi="Cambria Math" w:cs="Cambria Math"/>
          <w:sz w:val="20"/>
          <w:szCs w:val="20"/>
        </w:rPr>
        <w:t>𝐵</w:t>
      </w:r>
      <w:r w:rsidRPr="009404BB">
        <w:rPr>
          <w:sz w:val="20"/>
          <w:szCs w:val="20"/>
        </w:rPr>
        <w:t xml:space="preserve">| = ∑ </w:t>
      </w:r>
      <w:r w:rsidRPr="009404BB">
        <w:rPr>
          <w:rFonts w:ascii="Cambria Math" w:hAnsi="Cambria Math" w:cs="Cambria Math"/>
          <w:sz w:val="20"/>
          <w:szCs w:val="20"/>
        </w:rPr>
        <w:t>⬚</w:t>
      </w:r>
      <w:r w:rsidRPr="009404BB">
        <w:rPr>
          <w:sz w:val="20"/>
          <w:szCs w:val="20"/>
        </w:rPr>
        <w:t xml:space="preserve"> </w:t>
      </w:r>
      <w:r w:rsidRPr="009404BB">
        <w:rPr>
          <w:rFonts w:ascii="Cambria Math" w:hAnsi="Cambria Math" w:cs="Cambria Math"/>
          <w:sz w:val="20"/>
          <w:szCs w:val="20"/>
        </w:rPr>
        <w:t>𝑛</w:t>
      </w:r>
      <w:r w:rsidRPr="009404BB">
        <w:rPr>
          <w:sz w:val="20"/>
          <w:szCs w:val="20"/>
        </w:rPr>
        <w:t xml:space="preserve"> </w:t>
      </w:r>
      <w:r w:rsidRPr="009404BB">
        <w:rPr>
          <w:rFonts w:ascii="Cambria Math" w:hAnsi="Cambria Math" w:cs="Cambria Math"/>
          <w:sz w:val="20"/>
          <w:szCs w:val="20"/>
        </w:rPr>
        <w:t>𝑖</w:t>
      </w:r>
      <w:r w:rsidRPr="009404BB">
        <w:rPr>
          <w:sz w:val="20"/>
          <w:szCs w:val="20"/>
        </w:rPr>
        <w:t xml:space="preserve"> =1 </w:t>
      </w:r>
      <w:r w:rsidRPr="009404BB">
        <w:rPr>
          <w:rFonts w:ascii="Cambria Math" w:hAnsi="Cambria Math" w:cs="Cambria Math"/>
          <w:sz w:val="20"/>
          <w:szCs w:val="20"/>
        </w:rPr>
        <w:t>𝐴𝑖</w:t>
      </w:r>
      <w:r w:rsidRPr="009404BB">
        <w:rPr>
          <w:sz w:val="20"/>
          <w:szCs w:val="20"/>
        </w:rPr>
        <w:t xml:space="preserve"> </w:t>
      </w:r>
      <w:r w:rsidRPr="009404BB">
        <w:rPr>
          <w:rFonts w:ascii="Cambria Math" w:hAnsi="Cambria Math" w:cs="Cambria Math"/>
          <w:sz w:val="20"/>
          <w:szCs w:val="20"/>
        </w:rPr>
        <w:t>𝑥</w:t>
      </w:r>
      <w:r w:rsidRPr="009404BB">
        <w:rPr>
          <w:sz w:val="20"/>
          <w:szCs w:val="20"/>
        </w:rPr>
        <w:t xml:space="preserve"> </w:t>
      </w:r>
      <w:r w:rsidRPr="009404BB">
        <w:rPr>
          <w:rFonts w:ascii="Cambria Math" w:hAnsi="Cambria Math" w:cs="Cambria Math"/>
          <w:sz w:val="20"/>
          <w:szCs w:val="20"/>
        </w:rPr>
        <w:t>𝐵𝑖</w:t>
      </w:r>
      <w:r w:rsidRPr="009404BB">
        <w:rPr>
          <w:sz w:val="20"/>
          <w:szCs w:val="20"/>
        </w:rPr>
        <w:t xml:space="preserve"> √∑ </w:t>
      </w:r>
      <w:r w:rsidRPr="009404BB">
        <w:rPr>
          <w:rFonts w:ascii="Cambria Math" w:hAnsi="Cambria Math" w:cs="Cambria Math"/>
          <w:sz w:val="20"/>
          <w:szCs w:val="20"/>
        </w:rPr>
        <w:t>𝑛</w:t>
      </w:r>
      <w:r w:rsidRPr="009404BB">
        <w:rPr>
          <w:sz w:val="20"/>
          <w:szCs w:val="20"/>
        </w:rPr>
        <w:t xml:space="preserve"> </w:t>
      </w:r>
      <w:r w:rsidRPr="009404BB">
        <w:rPr>
          <w:rFonts w:ascii="Cambria Math" w:hAnsi="Cambria Math" w:cs="Cambria Math"/>
          <w:sz w:val="20"/>
          <w:szCs w:val="20"/>
        </w:rPr>
        <w:t>𝑖</w:t>
      </w:r>
      <w:r w:rsidRPr="009404BB">
        <w:rPr>
          <w:sz w:val="20"/>
          <w:szCs w:val="20"/>
        </w:rPr>
        <w:t xml:space="preserve"> =1 </w:t>
      </w:r>
      <w:r w:rsidRPr="009404BB">
        <w:rPr>
          <w:rFonts w:ascii="Cambria Math" w:hAnsi="Cambria Math" w:cs="Cambria Math"/>
          <w:sz w:val="20"/>
          <w:szCs w:val="20"/>
        </w:rPr>
        <w:t>⬚</w:t>
      </w:r>
    </w:p>
    <w:p w14:paraId="7A68525D" w14:textId="64A16D29" w:rsidR="00022E77" w:rsidRPr="009404BB" w:rsidRDefault="00022E77" w:rsidP="00A50BC5">
      <w:pPr>
        <w:spacing w:line="276" w:lineRule="auto"/>
        <w:ind w:left="720" w:right="461" w:firstLine="720"/>
        <w:jc w:val="both"/>
        <w:rPr>
          <w:sz w:val="20"/>
          <w:szCs w:val="20"/>
        </w:rPr>
      </w:pPr>
      <w:r w:rsidRPr="009404BB">
        <w:rPr>
          <w:sz w:val="20"/>
          <w:szCs w:val="20"/>
        </w:rPr>
        <w:t xml:space="preserve">( </w:t>
      </w:r>
      <w:r w:rsidRPr="009404BB">
        <w:rPr>
          <w:rFonts w:ascii="Cambria Math" w:hAnsi="Cambria Math" w:cs="Cambria Math"/>
          <w:sz w:val="20"/>
          <w:szCs w:val="20"/>
        </w:rPr>
        <w:t>𝐴𝑖</w:t>
      </w:r>
      <w:r w:rsidRPr="009404BB">
        <w:rPr>
          <w:sz w:val="20"/>
          <w:szCs w:val="20"/>
        </w:rPr>
        <w:t xml:space="preserve"> ) 2 </w:t>
      </w:r>
      <w:r w:rsidRPr="009404BB">
        <w:rPr>
          <w:rFonts w:ascii="Cambria Math" w:hAnsi="Cambria Math" w:cs="Cambria Math"/>
          <w:sz w:val="20"/>
          <w:szCs w:val="20"/>
        </w:rPr>
        <w:t>𝑥</w:t>
      </w:r>
      <w:r w:rsidRPr="009404BB">
        <w:rPr>
          <w:sz w:val="20"/>
          <w:szCs w:val="20"/>
        </w:rPr>
        <w:t xml:space="preserve"> √∑ </w:t>
      </w:r>
      <w:r w:rsidRPr="009404BB">
        <w:rPr>
          <w:rFonts w:ascii="Cambria Math" w:hAnsi="Cambria Math" w:cs="Cambria Math"/>
          <w:sz w:val="20"/>
          <w:szCs w:val="20"/>
        </w:rPr>
        <w:t>𝑛</w:t>
      </w:r>
      <w:r w:rsidRPr="009404BB">
        <w:rPr>
          <w:sz w:val="20"/>
          <w:szCs w:val="20"/>
        </w:rPr>
        <w:t xml:space="preserve"> </w:t>
      </w:r>
      <w:r w:rsidRPr="009404BB">
        <w:rPr>
          <w:rFonts w:ascii="Cambria Math" w:hAnsi="Cambria Math" w:cs="Cambria Math"/>
          <w:sz w:val="20"/>
          <w:szCs w:val="20"/>
        </w:rPr>
        <w:t>𝑖</w:t>
      </w:r>
      <w:r w:rsidRPr="009404BB">
        <w:rPr>
          <w:sz w:val="20"/>
          <w:szCs w:val="20"/>
        </w:rPr>
        <w:t xml:space="preserve"> =1 </w:t>
      </w:r>
      <w:r w:rsidRPr="009404BB">
        <w:rPr>
          <w:rFonts w:ascii="Cambria Math" w:hAnsi="Cambria Math" w:cs="Cambria Math"/>
          <w:sz w:val="20"/>
          <w:szCs w:val="20"/>
        </w:rPr>
        <w:t>⬚</w:t>
      </w:r>
      <w:r w:rsidRPr="009404BB">
        <w:rPr>
          <w:sz w:val="20"/>
          <w:szCs w:val="20"/>
        </w:rPr>
        <w:t xml:space="preserve">( </w:t>
      </w:r>
      <w:r w:rsidRPr="009404BB">
        <w:rPr>
          <w:rFonts w:ascii="Cambria Math" w:hAnsi="Cambria Math" w:cs="Cambria Math"/>
          <w:sz w:val="20"/>
          <w:szCs w:val="20"/>
        </w:rPr>
        <w:t>𝐵𝑖</w:t>
      </w:r>
      <w:r w:rsidRPr="009404BB">
        <w:rPr>
          <w:sz w:val="20"/>
          <w:szCs w:val="20"/>
        </w:rPr>
        <w:t xml:space="preserve"> ) 2 </w:t>
      </w:r>
      <w:r w:rsidR="00BC68FE" w:rsidRPr="009404BB">
        <w:rPr>
          <w:sz w:val="20"/>
          <w:szCs w:val="20"/>
        </w:rPr>
        <w:t xml:space="preserve"> </w:t>
      </w:r>
      <w:r w:rsidRPr="009404BB">
        <w:rPr>
          <w:sz w:val="20"/>
          <w:szCs w:val="20"/>
        </w:rPr>
        <w:t xml:space="preserve">(4) </w:t>
      </w:r>
    </w:p>
    <w:p w14:paraId="0F2CB87E" w14:textId="77777777" w:rsidR="00022E77" w:rsidRPr="009404BB" w:rsidRDefault="00022E77" w:rsidP="00A50BC5">
      <w:pPr>
        <w:spacing w:line="276" w:lineRule="auto"/>
        <w:ind w:right="461"/>
        <w:jc w:val="both"/>
        <w:rPr>
          <w:sz w:val="20"/>
          <w:szCs w:val="20"/>
        </w:rPr>
      </w:pPr>
    </w:p>
    <w:p w14:paraId="41AE733E" w14:textId="77777777" w:rsidR="00022E77" w:rsidRPr="009404BB" w:rsidRDefault="00022E77" w:rsidP="00A50BC5">
      <w:pPr>
        <w:spacing w:line="276" w:lineRule="auto"/>
        <w:ind w:right="461"/>
        <w:jc w:val="both"/>
        <w:rPr>
          <w:sz w:val="20"/>
          <w:szCs w:val="20"/>
        </w:rPr>
      </w:pPr>
      <w:r w:rsidRPr="009404BB">
        <w:rPr>
          <w:sz w:val="20"/>
          <w:szCs w:val="20"/>
        </w:rPr>
        <w:t xml:space="preserve">Keterangan : </w:t>
      </w:r>
    </w:p>
    <w:p w14:paraId="5C87F793" w14:textId="77777777" w:rsidR="00022E77" w:rsidRPr="009404BB" w:rsidRDefault="00022E77" w:rsidP="00A50BC5">
      <w:pPr>
        <w:spacing w:line="276" w:lineRule="auto"/>
        <w:ind w:right="461"/>
        <w:jc w:val="both"/>
        <w:rPr>
          <w:sz w:val="20"/>
          <w:szCs w:val="20"/>
        </w:rPr>
      </w:pPr>
      <w:r w:rsidRPr="009404BB">
        <w:rPr>
          <w:sz w:val="20"/>
          <w:szCs w:val="20"/>
        </w:rPr>
        <w:t xml:space="preserve">A </w:t>
      </w:r>
      <w:r w:rsidRPr="009404BB">
        <w:rPr>
          <w:sz w:val="20"/>
          <w:szCs w:val="20"/>
        </w:rPr>
        <w:tab/>
        <w:t xml:space="preserve">= Vektor A, yang akan dibandingkan kemiripannya </w:t>
      </w:r>
    </w:p>
    <w:p w14:paraId="6731AB60" w14:textId="77777777" w:rsidR="00022E77" w:rsidRPr="009404BB" w:rsidRDefault="00022E77" w:rsidP="00A50BC5">
      <w:pPr>
        <w:spacing w:line="276" w:lineRule="auto"/>
        <w:ind w:right="461"/>
        <w:jc w:val="both"/>
        <w:rPr>
          <w:sz w:val="20"/>
          <w:szCs w:val="20"/>
        </w:rPr>
      </w:pPr>
      <w:r w:rsidRPr="009404BB">
        <w:rPr>
          <w:sz w:val="20"/>
          <w:szCs w:val="20"/>
        </w:rPr>
        <w:t xml:space="preserve">B </w:t>
      </w:r>
      <w:r w:rsidRPr="009404BB">
        <w:rPr>
          <w:sz w:val="20"/>
          <w:szCs w:val="20"/>
        </w:rPr>
        <w:tab/>
        <w:t xml:space="preserve">= Vektor B, yang akan dibandingkan kemiripannya </w:t>
      </w:r>
    </w:p>
    <w:p w14:paraId="77886E12" w14:textId="77777777" w:rsidR="00022E77" w:rsidRPr="009404BB" w:rsidRDefault="00022E77" w:rsidP="00A50BC5">
      <w:pPr>
        <w:spacing w:line="276" w:lineRule="auto"/>
        <w:ind w:right="461"/>
        <w:jc w:val="both"/>
        <w:rPr>
          <w:sz w:val="20"/>
          <w:szCs w:val="20"/>
        </w:rPr>
      </w:pPr>
      <w:r w:rsidRPr="009404BB">
        <w:rPr>
          <w:sz w:val="20"/>
          <w:szCs w:val="20"/>
        </w:rPr>
        <w:t xml:space="preserve">A • B </w:t>
      </w:r>
      <w:r w:rsidRPr="009404BB">
        <w:rPr>
          <w:sz w:val="20"/>
          <w:szCs w:val="20"/>
        </w:rPr>
        <w:tab/>
        <w:t xml:space="preserve">= dot product antara vektor A dan vektor B </w:t>
      </w:r>
    </w:p>
    <w:p w14:paraId="47F38D78" w14:textId="77777777" w:rsidR="00022E77" w:rsidRPr="009404BB" w:rsidRDefault="00022E77" w:rsidP="00A50BC5">
      <w:pPr>
        <w:spacing w:line="276" w:lineRule="auto"/>
        <w:ind w:right="461"/>
        <w:jc w:val="both"/>
        <w:rPr>
          <w:sz w:val="20"/>
          <w:szCs w:val="20"/>
        </w:rPr>
      </w:pPr>
      <w:r w:rsidRPr="009404BB">
        <w:rPr>
          <w:sz w:val="20"/>
          <w:szCs w:val="20"/>
        </w:rPr>
        <w:t xml:space="preserve">|A| </w:t>
      </w:r>
      <w:r w:rsidRPr="009404BB">
        <w:rPr>
          <w:sz w:val="20"/>
          <w:szCs w:val="20"/>
        </w:rPr>
        <w:tab/>
        <w:t xml:space="preserve">= panjang vektor A </w:t>
      </w:r>
    </w:p>
    <w:p w14:paraId="658701D8" w14:textId="77777777" w:rsidR="00022E77" w:rsidRPr="009404BB" w:rsidRDefault="00022E77" w:rsidP="00A50BC5">
      <w:pPr>
        <w:spacing w:line="276" w:lineRule="auto"/>
        <w:ind w:right="461"/>
        <w:jc w:val="both"/>
        <w:rPr>
          <w:sz w:val="20"/>
          <w:szCs w:val="20"/>
        </w:rPr>
      </w:pPr>
      <w:r w:rsidRPr="009404BB">
        <w:rPr>
          <w:sz w:val="20"/>
          <w:szCs w:val="20"/>
        </w:rPr>
        <w:t xml:space="preserve">|B| </w:t>
      </w:r>
      <w:r w:rsidRPr="009404BB">
        <w:rPr>
          <w:sz w:val="20"/>
          <w:szCs w:val="20"/>
        </w:rPr>
        <w:tab/>
        <w:t xml:space="preserve">= panjang vektor B </w:t>
      </w:r>
    </w:p>
    <w:p w14:paraId="0224B4A4" w14:textId="075E9FBA" w:rsidR="005C0706" w:rsidRPr="009404BB" w:rsidRDefault="00022E77" w:rsidP="00A50BC5">
      <w:pPr>
        <w:pStyle w:val="ListParagraph"/>
        <w:spacing w:line="276" w:lineRule="auto"/>
        <w:ind w:left="0" w:right="461" w:firstLine="720"/>
        <w:jc w:val="both"/>
        <w:rPr>
          <w:sz w:val="20"/>
          <w:szCs w:val="20"/>
        </w:rPr>
      </w:pPr>
      <w:r w:rsidRPr="009404BB">
        <w:rPr>
          <w:sz w:val="20"/>
          <w:szCs w:val="20"/>
        </w:rPr>
        <w:t xml:space="preserve">|A||B| </w:t>
      </w:r>
      <w:r w:rsidRPr="009404BB">
        <w:rPr>
          <w:sz w:val="20"/>
          <w:szCs w:val="20"/>
        </w:rPr>
        <w:tab/>
        <w:t>= cross product antara |A| dan |B|</w:t>
      </w:r>
    </w:p>
    <w:p w14:paraId="5FC3FFFA" w14:textId="77777777" w:rsidR="00165AF1" w:rsidRPr="009404BB" w:rsidRDefault="00165AF1" w:rsidP="00A50BC5">
      <w:pPr>
        <w:spacing w:line="276" w:lineRule="auto"/>
        <w:ind w:right="461"/>
        <w:jc w:val="both"/>
        <w:rPr>
          <w:sz w:val="20"/>
          <w:szCs w:val="20"/>
        </w:rPr>
      </w:pPr>
    </w:p>
    <w:p w14:paraId="553186B6" w14:textId="5FB85EF9" w:rsidR="005C0706" w:rsidRPr="009404BB" w:rsidRDefault="00A833DC" w:rsidP="00A50BC5">
      <w:pPr>
        <w:pStyle w:val="Heading3"/>
        <w:ind w:right="461"/>
        <w:rPr>
          <w:rFonts w:cs="Times New Roman"/>
          <w:bCs/>
          <w:szCs w:val="20"/>
        </w:rPr>
      </w:pPr>
      <w:bookmarkStart w:id="48" w:name="_Toc176987398"/>
      <w:bookmarkStart w:id="49" w:name="_Toc196165293"/>
      <w:r w:rsidRPr="009404BB">
        <w:rPr>
          <w:rFonts w:cs="Times New Roman"/>
          <w:bCs/>
          <w:szCs w:val="20"/>
        </w:rPr>
        <w:t>2.2.</w:t>
      </w:r>
      <w:r w:rsidR="001A7DDA" w:rsidRPr="009404BB">
        <w:rPr>
          <w:rFonts w:cs="Times New Roman"/>
          <w:bCs/>
          <w:szCs w:val="20"/>
        </w:rPr>
        <w:t>8</w:t>
      </w:r>
      <w:r w:rsidRPr="009404BB">
        <w:rPr>
          <w:rFonts w:cs="Times New Roman"/>
          <w:bCs/>
          <w:szCs w:val="20"/>
        </w:rPr>
        <w:t xml:space="preserve"> </w:t>
      </w:r>
      <w:r w:rsidR="00BE5E4F" w:rsidRPr="009404BB">
        <w:rPr>
          <w:rFonts w:cs="Times New Roman"/>
          <w:bCs/>
          <w:szCs w:val="20"/>
        </w:rPr>
        <w:t>Google Spreadsheets</w:t>
      </w:r>
      <w:bookmarkEnd w:id="48"/>
      <w:bookmarkEnd w:id="49"/>
    </w:p>
    <w:p w14:paraId="6809D5E6" w14:textId="2C64132B" w:rsidR="005C0706" w:rsidRPr="009404BB" w:rsidRDefault="00091F17" w:rsidP="00A50BC5">
      <w:pPr>
        <w:pStyle w:val="ListParagraph"/>
        <w:spacing w:line="276" w:lineRule="auto"/>
        <w:ind w:left="0" w:right="461"/>
        <w:jc w:val="both"/>
        <w:rPr>
          <w:sz w:val="20"/>
          <w:szCs w:val="20"/>
        </w:rPr>
      </w:pPr>
      <w:r w:rsidRPr="009404BB">
        <w:rPr>
          <w:sz w:val="20"/>
          <w:szCs w:val="20"/>
        </w:rPr>
        <w:t xml:space="preserve">         </w:t>
      </w:r>
      <w:r w:rsidR="00BE5E4F" w:rsidRPr="009404BB">
        <w:rPr>
          <w:sz w:val="20"/>
          <w:szCs w:val="20"/>
        </w:rPr>
        <w:t>Google Sheets adalah aplikasi spreadsheet berbasis web yang merupakan bagian dari Google Workspace. Aplikasi ini memungkinkan pengguna untuk membuat, mengedit, dan berbagi spreadsheet secara online, baik melalui browser di komputer maupun melalui aplikasi mobile di smartphone dan tablet. Sebagai salah satu alat yang paling dikenal dari Google, Google Sheets memungkinkan pengguna untuk memasukkan data dalam berbagai format, termasuk teks, angka, dan formula, yang dapat diolah secara otomatis oleh sistem. Salah satu keunggulan utama Google Sheets adalah kemampuannya untuk mendukung kolaborasi secara real-time. Beberapa pengguna dapat mengakses dan mengedit spreadsheet yang sama pada waktu yang bersamaan, dengan perubahan yang terlihat secara langsung oleh semua pengguna. Selain itu, fitur komentar dan catatan membantu memfasilitasi komunikasi dan koordinasi dalam pengelolaan data.</w:t>
      </w:r>
    </w:p>
    <w:p w14:paraId="5C5FB3F7" w14:textId="77777777" w:rsidR="00BE5E4F" w:rsidRPr="009404BB" w:rsidRDefault="00BE5E4F" w:rsidP="00A50BC5">
      <w:pPr>
        <w:pStyle w:val="ListParagraph"/>
        <w:spacing w:line="276" w:lineRule="auto"/>
        <w:ind w:left="0" w:right="461" w:firstLine="720"/>
        <w:jc w:val="both"/>
        <w:rPr>
          <w:sz w:val="20"/>
          <w:szCs w:val="20"/>
        </w:rPr>
      </w:pPr>
      <w:r w:rsidRPr="009404BB">
        <w:rPr>
          <w:sz w:val="20"/>
          <w:szCs w:val="20"/>
        </w:rPr>
        <w:t xml:space="preserve">Google Sheets juga terintegrasi secara mendalam dengan aplikasi Google lainnya, seperti Google Docs, Google Forms, dan Google Drive. Semua file Google Sheets disimpan secara otomatis di Google Drive, memastikan akses mudah dari mana saja dan </w:t>
      </w:r>
      <w:r w:rsidRPr="009404BB">
        <w:rPr>
          <w:sz w:val="20"/>
          <w:szCs w:val="20"/>
        </w:rPr>
        <w:lastRenderedPageBreak/>
        <w:t>kapan saja selama terhubung dengan internet. Ini juga berarti bahwa pekerjaan pengguna secara otomatis tersimpan, sehingga mengurangi risiko kehilangan data.</w:t>
      </w:r>
    </w:p>
    <w:p w14:paraId="5E87FBA5" w14:textId="77777777" w:rsidR="003D3E9B" w:rsidRPr="009404BB" w:rsidRDefault="003D3E9B" w:rsidP="00A50BC5">
      <w:pPr>
        <w:spacing w:line="276" w:lineRule="auto"/>
        <w:ind w:right="461"/>
        <w:jc w:val="both"/>
        <w:rPr>
          <w:color w:val="000000"/>
          <w:sz w:val="20"/>
          <w:szCs w:val="20"/>
        </w:rPr>
      </w:pPr>
    </w:p>
    <w:p w14:paraId="21CDDEE1" w14:textId="6EE5DF36" w:rsidR="003D3E9B" w:rsidRPr="009404BB" w:rsidRDefault="0025234A" w:rsidP="0025234A">
      <w:pPr>
        <w:pStyle w:val="Heading2"/>
        <w:ind w:right="461"/>
        <w:rPr>
          <w:rFonts w:cs="Times New Roman"/>
          <w:bCs/>
          <w:szCs w:val="20"/>
        </w:rPr>
      </w:pPr>
      <w:bookmarkStart w:id="50" w:name="_Toc176987399"/>
      <w:bookmarkStart w:id="51" w:name="_Toc196165294"/>
      <w:r w:rsidRPr="009404BB">
        <w:rPr>
          <w:rFonts w:cs="Times New Roman"/>
          <w:bCs/>
          <w:szCs w:val="20"/>
        </w:rPr>
        <w:t xml:space="preserve">2.3 </w:t>
      </w:r>
      <w:r w:rsidR="00734987" w:rsidRPr="009404BB">
        <w:rPr>
          <w:rFonts w:cs="Times New Roman"/>
          <w:bCs/>
          <w:szCs w:val="20"/>
        </w:rPr>
        <w:t>PENELITIAN TERKAIT</w:t>
      </w:r>
      <w:bookmarkEnd w:id="50"/>
      <w:bookmarkEnd w:id="51"/>
      <w:r w:rsidR="008F3579" w:rsidRPr="009404BB">
        <w:rPr>
          <w:rFonts w:cs="Times New Roman"/>
          <w:bCs/>
          <w:szCs w:val="20"/>
        </w:rPr>
        <w:t xml:space="preserve"> </w:t>
      </w:r>
    </w:p>
    <w:p w14:paraId="71EC33D4" w14:textId="0C3B5129" w:rsidR="003D3E9B" w:rsidRPr="009404BB" w:rsidRDefault="00A833DC" w:rsidP="00A50BC5">
      <w:pPr>
        <w:pStyle w:val="Heading3"/>
        <w:ind w:left="426" w:right="461" w:hanging="426"/>
        <w:rPr>
          <w:rFonts w:cs="Times New Roman"/>
          <w:bCs/>
          <w:szCs w:val="20"/>
        </w:rPr>
      </w:pPr>
      <w:bookmarkStart w:id="52" w:name="_Toc176987400"/>
      <w:bookmarkStart w:id="53" w:name="_Toc196165295"/>
      <w:r w:rsidRPr="009404BB">
        <w:rPr>
          <w:rFonts w:cs="Times New Roman"/>
          <w:bCs/>
          <w:szCs w:val="20"/>
        </w:rPr>
        <w:t xml:space="preserve">2.3.1 </w:t>
      </w:r>
      <w:r w:rsidR="00022E77" w:rsidRPr="009404BB">
        <w:rPr>
          <w:rFonts w:cs="Times New Roman"/>
          <w:bCs/>
          <w:szCs w:val="20"/>
        </w:rPr>
        <w:t>Knowledge Based Chatbot With Context Recognition</w:t>
      </w:r>
      <w:bookmarkEnd w:id="52"/>
      <w:bookmarkEnd w:id="53"/>
    </w:p>
    <w:p w14:paraId="62637644" w14:textId="367B2941" w:rsidR="00022E77" w:rsidRPr="009404BB" w:rsidRDefault="00022E77" w:rsidP="00A50BC5">
      <w:pPr>
        <w:spacing w:line="276" w:lineRule="auto"/>
        <w:ind w:right="461" w:firstLine="567"/>
        <w:jc w:val="both"/>
        <w:rPr>
          <w:sz w:val="20"/>
          <w:szCs w:val="20"/>
        </w:rPr>
      </w:pPr>
      <w:r w:rsidRPr="009404BB">
        <w:rPr>
          <w:sz w:val="20"/>
          <w:szCs w:val="20"/>
        </w:rPr>
        <w:t>Penelitian ini dilakukan oleh Rico Arisandy Wijaya[1</w:t>
      </w:r>
      <w:r w:rsidR="004042AF" w:rsidRPr="009404BB">
        <w:rPr>
          <w:sz w:val="20"/>
          <w:szCs w:val="20"/>
        </w:rPr>
        <w:t>0</w:t>
      </w:r>
      <w:r w:rsidRPr="009404BB">
        <w:rPr>
          <w:sz w:val="20"/>
          <w:szCs w:val="20"/>
        </w:rPr>
        <w:t>]. Penelitian ini bertujuan untuk mengatasi masalah yang terjadi pada saat penerimaan mahasiswa baru di EEPIS dimana lebih dari 200 pertanyaan masuk setiap hari dan beberapa pertanyaan menggunakan jawaban yang sama. Dalam penelitian ini, chatbot dikembangkan dengan menggunakan metode context recognition dan cosine similarity untuk mengenali konteks dari pertanyaan yang diajukan oleh pengguna. Hasil dari penelitian ini menunjukkan bahwa chatbot yang dikembangkan dapat memberikan jawaban yang sesuai dengan konteks pertanyaan yang diajukan oleh pengguna.</w:t>
      </w:r>
    </w:p>
    <w:p w14:paraId="7DA02A39" w14:textId="596E7156" w:rsidR="00EC6827" w:rsidRPr="009404BB" w:rsidRDefault="00EC6827" w:rsidP="00A50BC5">
      <w:pPr>
        <w:spacing w:line="276" w:lineRule="auto"/>
        <w:ind w:right="461"/>
        <w:jc w:val="both"/>
        <w:rPr>
          <w:sz w:val="20"/>
          <w:szCs w:val="20"/>
        </w:rPr>
      </w:pPr>
      <w:r w:rsidRPr="009404BB">
        <w:rPr>
          <w:color w:val="000000"/>
          <w:sz w:val="20"/>
          <w:szCs w:val="20"/>
          <w:bdr w:val="none" w:sz="0" w:space="0" w:color="auto" w:frame="1"/>
        </w:rPr>
        <w:fldChar w:fldCharType="begin"/>
      </w:r>
      <w:r w:rsidRPr="009404BB">
        <w:rPr>
          <w:color w:val="000000"/>
          <w:sz w:val="20"/>
          <w:szCs w:val="20"/>
          <w:bdr w:val="none" w:sz="0" w:space="0" w:color="auto" w:frame="1"/>
        </w:rPr>
        <w:instrText xml:space="preserve"> INCLUDEPICTURE "https://lh7-rt.googleusercontent.com/docsz/AD_4nXeLE7-Ray3ow4lxRJf0Tfd3XfejbuYz7Rn36PkJF_nEnlEWVep9ORVSvh1czmoF-4ZZRajOJrz3IKBclAgVy8GJqM7nXdJeUySWjYLtwcrelVvID7pN4tz5nl2cBR8ZIkalnpoURR2vBGKhiWXHCw?key=gH56sudMNvyLuL68P3lyvQ" \* MERGEFORMATINET </w:instrText>
      </w:r>
      <w:r w:rsidRPr="009404BB">
        <w:rPr>
          <w:color w:val="000000"/>
          <w:sz w:val="20"/>
          <w:szCs w:val="20"/>
          <w:bdr w:val="none" w:sz="0" w:space="0" w:color="auto" w:frame="1"/>
        </w:rPr>
        <w:fldChar w:fldCharType="separate"/>
      </w:r>
      <w:r w:rsidRPr="009404BB">
        <w:rPr>
          <w:color w:val="000000"/>
          <w:sz w:val="20"/>
          <w:szCs w:val="20"/>
          <w:bdr w:val="none" w:sz="0" w:space="0" w:color="auto" w:frame="1"/>
        </w:rPr>
        <w:fldChar w:fldCharType="end"/>
      </w:r>
    </w:p>
    <w:p w14:paraId="5B7001E8" w14:textId="3AD6928F" w:rsidR="003D3E9B" w:rsidRPr="009404BB" w:rsidRDefault="00A833DC" w:rsidP="00A50BC5">
      <w:pPr>
        <w:pStyle w:val="Heading3"/>
        <w:ind w:left="426" w:right="461" w:hanging="426"/>
        <w:rPr>
          <w:rFonts w:cs="Times New Roman"/>
          <w:bCs/>
          <w:szCs w:val="20"/>
        </w:rPr>
      </w:pPr>
      <w:bookmarkStart w:id="54" w:name="_Toc176987401"/>
      <w:bookmarkStart w:id="55" w:name="_Toc196165296"/>
      <w:r w:rsidRPr="009404BB">
        <w:rPr>
          <w:rFonts w:cs="Times New Roman"/>
          <w:bCs/>
          <w:szCs w:val="20"/>
        </w:rPr>
        <w:t xml:space="preserve">2.3.2 </w:t>
      </w:r>
      <w:r w:rsidR="00022E77" w:rsidRPr="009404BB">
        <w:rPr>
          <w:rFonts w:cs="Times New Roman"/>
          <w:bCs/>
          <w:szCs w:val="20"/>
        </w:rPr>
        <w:t>Aplikasi Penilaian Ujian Essay Otomatis Menggunakan Metode Cosine Similarity</w:t>
      </w:r>
      <w:bookmarkEnd w:id="54"/>
      <w:bookmarkEnd w:id="55"/>
    </w:p>
    <w:p w14:paraId="73060289" w14:textId="69A00297" w:rsidR="003D3E9B" w:rsidRPr="009404BB" w:rsidRDefault="00022E77" w:rsidP="00A50BC5">
      <w:pPr>
        <w:ind w:right="461" w:firstLine="426"/>
        <w:jc w:val="both"/>
        <w:rPr>
          <w:sz w:val="20"/>
          <w:szCs w:val="20"/>
        </w:rPr>
      </w:pPr>
      <w:r w:rsidRPr="009404BB">
        <w:rPr>
          <w:sz w:val="20"/>
          <w:szCs w:val="20"/>
        </w:rPr>
        <w:t>Penelitian ini dilakukan oleh Rahimi Fitri, Arifin Noor Asyikin[</w:t>
      </w:r>
      <w:r w:rsidR="004042AF" w:rsidRPr="009404BB">
        <w:rPr>
          <w:sz w:val="20"/>
          <w:szCs w:val="20"/>
        </w:rPr>
        <w:t>12</w:t>
      </w:r>
      <w:r w:rsidRPr="009404BB">
        <w:rPr>
          <w:sz w:val="20"/>
          <w:szCs w:val="20"/>
        </w:rPr>
        <w:t>]. Penelitian ini mengembangkan sistem penilaian esai otomatis menggunakan metode cosine similarity. Ujian esai tanpa pilihan jawaban memerlukan waktu dan objektivitas dalam penilaian. Metode cosine similarity digunakan untuk mengukur kemiripan antara jawaban siswa dan kunci jawaban pengajar. Sistem ini diuji pada ujian bahasa Inggris dan menunjukkan tingkat kesesuaian rata-rata sebesar 89,48% dengan penilaian pengajar. Ini membantu mengurangi beban pengajar dan memberikan penilaian yang lebih objektif.</w:t>
      </w:r>
    </w:p>
    <w:p w14:paraId="489C3921" w14:textId="77777777" w:rsidR="003D3E9B" w:rsidRPr="009404BB" w:rsidRDefault="003D3E9B" w:rsidP="00A50BC5">
      <w:pPr>
        <w:ind w:left="142" w:right="461"/>
        <w:jc w:val="center"/>
        <w:rPr>
          <w:sz w:val="20"/>
          <w:szCs w:val="20"/>
        </w:rPr>
      </w:pPr>
    </w:p>
    <w:p w14:paraId="21026FD2" w14:textId="7E8D7578" w:rsidR="00022E77" w:rsidRPr="009404BB" w:rsidRDefault="00022E77" w:rsidP="00A50BC5">
      <w:pPr>
        <w:pStyle w:val="Heading3"/>
        <w:ind w:left="426" w:right="461" w:hanging="426"/>
        <w:rPr>
          <w:rFonts w:cs="Times New Roman"/>
          <w:bCs/>
          <w:szCs w:val="20"/>
        </w:rPr>
      </w:pPr>
      <w:bookmarkStart w:id="56" w:name="_Toc176987402"/>
      <w:bookmarkStart w:id="57" w:name="_Toc196165297"/>
      <w:r w:rsidRPr="009404BB">
        <w:rPr>
          <w:rFonts w:cs="Times New Roman"/>
          <w:bCs/>
          <w:szCs w:val="20"/>
        </w:rPr>
        <w:t>2.3.3 Penerapan Metode Cosine Similarity Dalam Aplikasi Chatbot Layanan Wisata Di Wilayah Malang</w:t>
      </w:r>
      <w:bookmarkEnd w:id="56"/>
      <w:bookmarkEnd w:id="57"/>
    </w:p>
    <w:p w14:paraId="7588886D" w14:textId="1631D4E7" w:rsidR="00022E77" w:rsidRPr="009404BB" w:rsidRDefault="00022E77" w:rsidP="00A50BC5">
      <w:pPr>
        <w:ind w:right="461" w:firstLine="426"/>
        <w:jc w:val="both"/>
        <w:rPr>
          <w:sz w:val="20"/>
          <w:szCs w:val="20"/>
        </w:rPr>
      </w:pPr>
      <w:r w:rsidRPr="009404BB">
        <w:rPr>
          <w:sz w:val="20"/>
          <w:szCs w:val="20"/>
        </w:rPr>
        <w:t>Penelitian ini dilakukan oleh Ridwan Rismanto, Yoppy Yunhasnawa, Ragata Anggada Bhakti[</w:t>
      </w:r>
      <w:r w:rsidR="004042AF" w:rsidRPr="009404BB">
        <w:rPr>
          <w:sz w:val="20"/>
          <w:szCs w:val="20"/>
        </w:rPr>
        <w:t>13</w:t>
      </w:r>
      <w:r w:rsidRPr="009404BB">
        <w:rPr>
          <w:sz w:val="20"/>
          <w:szCs w:val="20"/>
        </w:rPr>
        <w:t xml:space="preserve">]. Penelitian ini mencoba mengimplementasikan chatbot sebagai media informasi mengenai </w:t>
      </w:r>
      <w:r w:rsidRPr="009404BB">
        <w:rPr>
          <w:sz w:val="20"/>
          <w:szCs w:val="20"/>
        </w:rPr>
        <w:lastRenderedPageBreak/>
        <w:t>Layanan Publik Wisata di Wilayah Malang. Chatbot menggunakan metode Tf-Idf dan Cosine Similarity dalam pemrosesan bahasa natural untuk memberikan jawaban yang relevan terhadap pertanyaan pengguna. Pengujian yang dilakukan menunjukkan hasil waktu eksekusi yang lebih cepat dan recall mencapai 100%. Meskipun demikian, terdapat nilai precision yang relatif kecil sebesar 0,01% dalam hasil pengujian. Penelitian ini bertujuan untuk menggantikan customer service dan menyampaikan informasi dengan lebih mudah dipahami oleh pengguna.</w:t>
      </w:r>
    </w:p>
    <w:p w14:paraId="2B049CC8" w14:textId="77777777" w:rsidR="006A380B" w:rsidRPr="009404BB" w:rsidRDefault="006A380B" w:rsidP="00A50BC5">
      <w:pPr>
        <w:ind w:right="461" w:firstLine="426"/>
        <w:jc w:val="both"/>
        <w:rPr>
          <w:sz w:val="20"/>
          <w:szCs w:val="20"/>
        </w:rPr>
      </w:pPr>
    </w:p>
    <w:p w14:paraId="6A78574B" w14:textId="2A949C13" w:rsidR="006A380B" w:rsidRPr="009404BB" w:rsidRDefault="006A380B" w:rsidP="002C01CC">
      <w:pPr>
        <w:pStyle w:val="Heading3"/>
        <w:ind w:left="426" w:right="461" w:hanging="426"/>
        <w:rPr>
          <w:rFonts w:cs="Times New Roman"/>
          <w:bCs/>
          <w:szCs w:val="20"/>
        </w:rPr>
      </w:pPr>
      <w:bookmarkStart w:id="58" w:name="_Toc196165298"/>
      <w:r w:rsidRPr="009404BB">
        <w:rPr>
          <w:rFonts w:cs="Times New Roman"/>
          <w:bCs/>
          <w:szCs w:val="20"/>
        </w:rPr>
        <w:t>2.3.4 Chatbot Gangguan Mental Berbasis Incremental Knowledge</w:t>
      </w:r>
      <w:r w:rsidR="002C01CC" w:rsidRPr="009404BB">
        <w:rPr>
          <w:rFonts w:cs="Times New Roman"/>
          <w:bCs/>
          <w:szCs w:val="20"/>
        </w:rPr>
        <w:t xml:space="preserve"> </w:t>
      </w:r>
      <w:r w:rsidRPr="009404BB">
        <w:rPr>
          <w:rFonts w:cs="Times New Roman"/>
          <w:bCs/>
          <w:szCs w:val="20"/>
        </w:rPr>
        <w:t>Dengan Metode Temporal Different Learning</w:t>
      </w:r>
      <w:bookmarkEnd w:id="58"/>
    </w:p>
    <w:p w14:paraId="25B9D2AE" w14:textId="58A9112D" w:rsidR="006A380B" w:rsidRPr="009404BB" w:rsidRDefault="006A380B" w:rsidP="00A50BC5">
      <w:pPr>
        <w:ind w:right="461" w:firstLine="426"/>
        <w:jc w:val="both"/>
        <w:rPr>
          <w:sz w:val="20"/>
          <w:szCs w:val="20"/>
        </w:rPr>
      </w:pPr>
      <w:r w:rsidRPr="009404BB">
        <w:rPr>
          <w:sz w:val="20"/>
          <w:szCs w:val="20"/>
        </w:rPr>
        <w:t>Penelitian Penelitian ini dilakukan oleh Rifki Dwi Achsani Taqkwim[14]. Penelitian ini bertujuan untuk merancang sebuah aplikasi edukasi kesehatan mental berbasis chatbot dengan memanfaatkan metode Temporal Difference Learning. Kesehatan mental adalah isu kompleks yang dipengaruhi oleh berbagai faktor, termasuk tingkat pemahaman dan sikap masyarakat dalam menanggapinya. Sayangnya, masih banyak individu yang kurang memahami isu ini, enggan mencari informasi di internet, serta kurang menunjukkan empati terhadap permasalahan tersebut. Untuk menjawab tantangan ini, penelitian ini mengusulkan pengembangan chatbot berbasis LINE Messenger yang didukung oleh metode Temporal Difference Learning. Chatbot ini akan dirancang untuk berinteraksi seperti seorang profesional kesehatan. Teknologi text mining akan diterapkan untuk menyajikan informasi tentang gangguan mental berdasarkan input pengguna. Diharapkan, aplikasi ini dapat menjadi sarana edukasi yang praktis, efisien, dan terjangkau tanpa batasan biaya, lokasi, maupun waktu.</w:t>
      </w:r>
    </w:p>
    <w:p w14:paraId="0FC4FA18" w14:textId="77777777" w:rsidR="004B1EC6" w:rsidRPr="009404BB" w:rsidRDefault="004B1EC6" w:rsidP="00A50BC5">
      <w:pPr>
        <w:ind w:right="461" w:firstLine="426"/>
        <w:jc w:val="both"/>
        <w:rPr>
          <w:sz w:val="20"/>
          <w:szCs w:val="20"/>
        </w:rPr>
      </w:pPr>
    </w:p>
    <w:p w14:paraId="550B08E7" w14:textId="39DBB201" w:rsidR="004B1EC6" w:rsidRPr="009404BB" w:rsidRDefault="004B1EC6" w:rsidP="002C01CC">
      <w:pPr>
        <w:pStyle w:val="Heading3"/>
        <w:ind w:left="426" w:right="461" w:hanging="426"/>
        <w:rPr>
          <w:rFonts w:cs="Times New Roman"/>
          <w:bCs/>
          <w:szCs w:val="20"/>
        </w:rPr>
      </w:pPr>
      <w:bookmarkStart w:id="59" w:name="_Toc196165299"/>
      <w:r w:rsidRPr="009404BB">
        <w:rPr>
          <w:rFonts w:cs="Times New Roman"/>
          <w:bCs/>
          <w:szCs w:val="20"/>
        </w:rPr>
        <w:t>2.3.5 Pembangunan Aplikasi Chatbot Informasi Akademik berbasis</w:t>
      </w:r>
      <w:r w:rsidR="002C01CC" w:rsidRPr="009404BB">
        <w:rPr>
          <w:rFonts w:cs="Times New Roman"/>
          <w:bCs/>
          <w:szCs w:val="20"/>
        </w:rPr>
        <w:t xml:space="preserve"> </w:t>
      </w:r>
      <w:r w:rsidRPr="009404BB">
        <w:rPr>
          <w:rFonts w:cs="Times New Roman"/>
          <w:bCs/>
          <w:szCs w:val="20"/>
        </w:rPr>
        <w:t>Cosine Similiarity dan Library Sastrawi Stemmer (Studi Kasus: Teknik</w:t>
      </w:r>
      <w:r w:rsidR="002C01CC" w:rsidRPr="009404BB">
        <w:rPr>
          <w:rFonts w:cs="Times New Roman"/>
          <w:bCs/>
          <w:szCs w:val="20"/>
        </w:rPr>
        <w:t xml:space="preserve"> </w:t>
      </w:r>
      <w:r w:rsidRPr="009404BB">
        <w:rPr>
          <w:rFonts w:cs="Times New Roman"/>
          <w:bCs/>
          <w:szCs w:val="20"/>
        </w:rPr>
        <w:t>Informatika IT PLN)</w:t>
      </w:r>
      <w:bookmarkEnd w:id="59"/>
    </w:p>
    <w:p w14:paraId="4639586F" w14:textId="3833F355" w:rsidR="00022E77" w:rsidRPr="009404BB" w:rsidRDefault="004B1EC6" w:rsidP="00A50BC5">
      <w:pPr>
        <w:ind w:right="461" w:firstLine="426"/>
        <w:jc w:val="both"/>
        <w:rPr>
          <w:sz w:val="20"/>
          <w:szCs w:val="20"/>
        </w:rPr>
      </w:pPr>
      <w:r w:rsidRPr="009404BB">
        <w:rPr>
          <w:sz w:val="20"/>
          <w:szCs w:val="20"/>
        </w:rPr>
        <w:t xml:space="preserve">Penelitian dilakukan oleh Rosida Nur Aziza, Tiara Sukma Ardanti, Efy Yosrita, Rahma Farah Ningrum[15]. Penelitian ini bertujuan untuk memberikan informasi akademik yang cepat dan akurat kepada mahasiswa Program Studi Teknik Informatika IT PLN. Permasalahan yang dihadapi adalah ketidakjelasan dan </w:t>
      </w:r>
      <w:r w:rsidRPr="009404BB">
        <w:rPr>
          <w:sz w:val="20"/>
          <w:szCs w:val="20"/>
        </w:rPr>
        <w:lastRenderedPageBreak/>
        <w:t>ketidakakuratan informasi yang diperoleh melalui media sosial program studi atau antar mahasiswa, serta lambatnya respons terhadap pertanyaan yang diajukan melalui chat. Untuk mengatasi permasalahan ini, penelitian ini merancang sebuah aplikasi chatbot yang mampu menjawab pertanyaan secara otomatis. Chatbot ini dirancang untuk berjalan pada platform Telegram, dengan memanfaatkan library Sastrawi Stemmer untuk proses prapemrosesan teks, metode TF-IDF untuk memberikan bobot pada kata-kata, serta Cosine Similarity untuk menentukan tingkat kesamaan antar objek. Pengujian dilakukan untuk mengevaluasi kinerja chatbot ini, meskipun detail hasil pengujian tidak disertakan dalam abstrak yang tersedia.</w:t>
      </w:r>
    </w:p>
    <w:p w14:paraId="4BCC5DC5" w14:textId="77777777" w:rsidR="004F3C38" w:rsidRPr="009404BB" w:rsidRDefault="004F3C38" w:rsidP="00A50BC5">
      <w:pPr>
        <w:ind w:right="461" w:firstLine="426"/>
        <w:jc w:val="both"/>
        <w:rPr>
          <w:sz w:val="20"/>
          <w:szCs w:val="20"/>
        </w:rPr>
      </w:pPr>
    </w:p>
    <w:p w14:paraId="688C0326" w14:textId="3C48A1D0" w:rsidR="004F3C38" w:rsidRPr="009404BB" w:rsidRDefault="004F3C38" w:rsidP="004F3C38">
      <w:pPr>
        <w:pStyle w:val="Heading3"/>
        <w:ind w:left="426" w:right="461" w:hanging="426"/>
        <w:rPr>
          <w:rFonts w:cs="Times New Roman"/>
          <w:bCs/>
          <w:szCs w:val="20"/>
        </w:rPr>
      </w:pPr>
      <w:bookmarkStart w:id="60" w:name="_Toc196165300"/>
      <w:r w:rsidRPr="009404BB">
        <w:rPr>
          <w:rFonts w:cs="Times New Roman"/>
          <w:bCs/>
          <w:szCs w:val="20"/>
        </w:rPr>
        <w:t>2.3.6 Information Service Chatbot with Context Recognition and Synonym Detection</w:t>
      </w:r>
      <w:bookmarkEnd w:id="60"/>
    </w:p>
    <w:p w14:paraId="28264394" w14:textId="49746D0C" w:rsidR="004F3C38" w:rsidRPr="009404BB" w:rsidRDefault="005075B5" w:rsidP="002C01CC">
      <w:pPr>
        <w:ind w:right="461" w:firstLine="426"/>
        <w:jc w:val="both"/>
        <w:rPr>
          <w:sz w:val="20"/>
          <w:szCs w:val="20"/>
        </w:rPr>
      </w:pPr>
      <w:r w:rsidRPr="009404BB">
        <w:rPr>
          <w:sz w:val="20"/>
          <w:szCs w:val="20"/>
        </w:rPr>
        <w:t>Penelitian dilakukan oleh Entin Martiana Kusumaningtyas, Ahmad Syauqi Ahsan, dan Ahmed Indrafata Akmal[16]. Penelitian ini dilatarbelakangi oleh kebutuhan PT Traspac Makmur Sejahtera, sebuah perusahaan yang bergerak di bidang pengembangan perangkat lunak, untuk meningkatkan efisiensi operasional dan memberikan layanan teknologi informasi yang lebih optimal. Salah satu inovasi yang dikembangkan adalah chatbot berbasis metode Text Preprocessing, TF-IDF, dan Cosine Similarity. Chatbot ini dirancang untuk membantu pengguna dalam menemukan informasi secara cepat dan akurat, dengan Cosine Similarity digunakan untuk mengukur kemiripan antara pertanyaan pengguna dan data yang tersimpan. Metode ini memungkinkan chatbot memahami makna pertanyaan meskipun terdapat perbedaan dalam kata-kata yang digunakan. Penelitian ini menjadi langkah strategis untuk menghadirkan solusi berbasis teknologi dalam pengelolaan informasi yang lebih efisien.</w:t>
      </w:r>
    </w:p>
    <w:p w14:paraId="72D1A66F" w14:textId="77777777" w:rsidR="003939AB" w:rsidRPr="009404BB" w:rsidRDefault="00D85EC0" w:rsidP="00A50BC5">
      <w:pPr>
        <w:ind w:right="461"/>
        <w:rPr>
          <w:sz w:val="20"/>
          <w:szCs w:val="20"/>
          <w:bdr w:val="none" w:sz="0" w:space="0" w:color="auto" w:frame="1"/>
        </w:rPr>
      </w:pPr>
      <w:r w:rsidRPr="009404BB">
        <w:rPr>
          <w:sz w:val="20"/>
          <w:szCs w:val="20"/>
          <w:bdr w:val="none" w:sz="0" w:space="0" w:color="auto" w:frame="1"/>
        </w:rPr>
        <w:t>Perbandingan penelitian yang dilakukan dengan penelitian terkait diatas adalah sebagai berikut:</w:t>
      </w:r>
      <w:r w:rsidR="00C927C9" w:rsidRPr="009404BB">
        <w:rPr>
          <w:sz w:val="20"/>
          <w:szCs w:val="20"/>
          <w:bdr w:val="none" w:sz="0" w:space="0" w:color="auto" w:frame="1"/>
        </w:rPr>
        <w:t xml:space="preserve"> </w:t>
      </w:r>
    </w:p>
    <w:p w14:paraId="20E7A17B" w14:textId="49D6B060" w:rsidR="006342E8" w:rsidRPr="009404BB" w:rsidRDefault="00EC6827" w:rsidP="006342E8">
      <w:pPr>
        <w:ind w:right="461"/>
        <w:rPr>
          <w:sz w:val="20"/>
          <w:szCs w:val="20"/>
          <w:bdr w:val="none" w:sz="0" w:space="0" w:color="auto" w:frame="1"/>
        </w:rPr>
      </w:pPr>
      <w:r w:rsidRPr="009404BB">
        <w:rPr>
          <w:sz w:val="20"/>
          <w:szCs w:val="20"/>
          <w:bdr w:val="none" w:sz="0" w:space="0" w:color="auto" w:frame="1"/>
        </w:rPr>
        <w:fldChar w:fldCharType="begin"/>
      </w:r>
      <w:r w:rsidRPr="009404BB">
        <w:rPr>
          <w:sz w:val="20"/>
          <w:szCs w:val="20"/>
          <w:bdr w:val="none" w:sz="0" w:space="0" w:color="auto" w:frame="1"/>
        </w:rPr>
        <w:instrText xml:space="preserve"> INCLUDEPICTURE "https://lh7-rt.googleusercontent.com/docsz/AD_4nXdPOc7GpRUeaeg9PkzFnZoCmsjND6Sn2Wk0ocPotLFcqH2_NuEAqew1yGamDkYvxyD2U4ujCRsuI2xYNBEjKGnEbVLSKCUjbU-Wq48QEScUYpxwi_EYhjOjupx6keLoKEmGaWoJgX3D8ud5nJ_E?key=gH56sudMNvyLuL68P3lyvQ" \* MERGEFORMATINET </w:instrText>
      </w:r>
      <w:r w:rsidRPr="009404BB">
        <w:rPr>
          <w:sz w:val="20"/>
          <w:szCs w:val="20"/>
          <w:bdr w:val="none" w:sz="0" w:space="0" w:color="auto" w:frame="1"/>
        </w:rPr>
        <w:fldChar w:fldCharType="separate"/>
      </w:r>
      <w:r w:rsidRPr="009404BB">
        <w:rPr>
          <w:sz w:val="20"/>
          <w:szCs w:val="20"/>
          <w:bdr w:val="none" w:sz="0" w:space="0" w:color="auto" w:frame="1"/>
        </w:rPr>
        <w:fldChar w:fldCharType="end"/>
      </w:r>
    </w:p>
    <w:p w14:paraId="23A0A65E" w14:textId="53C6A863" w:rsidR="006342E8" w:rsidRPr="009404BB" w:rsidRDefault="006342E8" w:rsidP="006342E8">
      <w:pPr>
        <w:pStyle w:val="Caption"/>
        <w:jc w:val="center"/>
        <w:rPr>
          <w:b/>
          <w:bCs/>
          <w:i w:val="0"/>
          <w:iCs w:val="0"/>
          <w:color w:val="000000" w:themeColor="text1"/>
          <w:sz w:val="20"/>
          <w:szCs w:val="20"/>
        </w:rPr>
      </w:pPr>
      <w:bookmarkStart w:id="61" w:name="_Toc187668491"/>
      <w:r w:rsidRPr="000E32CA">
        <w:rPr>
          <w:b/>
          <w:bCs/>
          <w:i w:val="0"/>
          <w:iCs w:val="0"/>
          <w:color w:val="000000" w:themeColor="text1"/>
          <w:sz w:val="20"/>
          <w:szCs w:val="20"/>
        </w:rPr>
        <w:t xml:space="preserve">Tabel 2. </w:t>
      </w:r>
      <w:r w:rsidRPr="000E32CA">
        <w:rPr>
          <w:b/>
          <w:bCs/>
          <w:i w:val="0"/>
          <w:iCs w:val="0"/>
          <w:color w:val="000000" w:themeColor="text1"/>
          <w:sz w:val="20"/>
          <w:szCs w:val="20"/>
        </w:rPr>
        <w:fldChar w:fldCharType="begin"/>
      </w:r>
      <w:r w:rsidRPr="000E32CA">
        <w:rPr>
          <w:b/>
          <w:bCs/>
          <w:i w:val="0"/>
          <w:iCs w:val="0"/>
          <w:color w:val="000000" w:themeColor="text1"/>
          <w:sz w:val="20"/>
          <w:szCs w:val="20"/>
        </w:rPr>
        <w:instrText xml:space="preserve"> SEQ Tabel_2. \* ARABIC </w:instrText>
      </w:r>
      <w:r w:rsidRPr="000E32CA">
        <w:rPr>
          <w:b/>
          <w:bCs/>
          <w:i w:val="0"/>
          <w:iCs w:val="0"/>
          <w:color w:val="000000" w:themeColor="text1"/>
          <w:sz w:val="20"/>
          <w:szCs w:val="20"/>
        </w:rPr>
        <w:fldChar w:fldCharType="separate"/>
      </w:r>
      <w:r w:rsidR="00461240">
        <w:rPr>
          <w:b/>
          <w:bCs/>
          <w:i w:val="0"/>
          <w:iCs w:val="0"/>
          <w:noProof/>
          <w:color w:val="000000" w:themeColor="text1"/>
          <w:sz w:val="20"/>
          <w:szCs w:val="20"/>
        </w:rPr>
        <w:t>1</w:t>
      </w:r>
      <w:r w:rsidRPr="000E32CA">
        <w:rPr>
          <w:b/>
          <w:bCs/>
          <w:i w:val="0"/>
          <w:iCs w:val="0"/>
          <w:color w:val="000000" w:themeColor="text1"/>
          <w:sz w:val="20"/>
          <w:szCs w:val="20"/>
        </w:rPr>
        <w:fldChar w:fldCharType="end"/>
      </w:r>
      <w:r w:rsidRPr="000E32CA">
        <w:rPr>
          <w:b/>
          <w:bCs/>
          <w:i w:val="0"/>
          <w:iCs w:val="0"/>
          <w:color w:val="000000" w:themeColor="text1"/>
          <w:sz w:val="20"/>
          <w:szCs w:val="20"/>
        </w:rPr>
        <w:t xml:space="preserve"> Perbandingan Metode dengan Penelitian Terkait</w:t>
      </w:r>
      <w:bookmarkEnd w:id="61"/>
    </w:p>
    <w:tbl>
      <w:tblPr>
        <w:tblpPr w:leftFromText="180" w:rightFromText="180" w:vertAnchor="text" w:horzAnchor="margin" w:tblpXSpec="center" w:tblpY="127"/>
        <w:tblW w:w="5671" w:type="dxa"/>
        <w:tblLayout w:type="fixed"/>
        <w:tblCellMar>
          <w:top w:w="15" w:type="dxa"/>
          <w:left w:w="15" w:type="dxa"/>
          <w:bottom w:w="15" w:type="dxa"/>
          <w:right w:w="15" w:type="dxa"/>
        </w:tblCellMar>
        <w:tblLook w:val="04A0" w:firstRow="1" w:lastRow="0" w:firstColumn="1" w:lastColumn="0" w:noHBand="0" w:noVBand="1"/>
      </w:tblPr>
      <w:tblGrid>
        <w:gridCol w:w="1418"/>
        <w:gridCol w:w="1134"/>
        <w:gridCol w:w="1134"/>
        <w:gridCol w:w="992"/>
        <w:gridCol w:w="993"/>
      </w:tblGrid>
      <w:tr w:rsidR="00CB0E4D" w:rsidRPr="009404BB" w14:paraId="46B6620A" w14:textId="2B0DDA6B" w:rsidTr="00CB0E4D">
        <w:trPr>
          <w:trHeight w:val="631"/>
        </w:trPr>
        <w:tc>
          <w:tcPr>
            <w:tcW w:w="1418" w:type="dxa"/>
            <w:tcBorders>
              <w:top w:val="single" w:sz="8" w:space="0" w:color="000000"/>
              <w:left w:val="single" w:sz="8" w:space="0" w:color="000000"/>
              <w:right w:val="single" w:sz="8" w:space="0" w:color="000000"/>
            </w:tcBorders>
            <w:tcMar>
              <w:top w:w="100" w:type="dxa"/>
              <w:left w:w="100" w:type="dxa"/>
              <w:bottom w:w="100" w:type="dxa"/>
              <w:right w:w="100" w:type="dxa"/>
            </w:tcMar>
            <w:vAlign w:val="center"/>
            <w:hideMark/>
          </w:tcPr>
          <w:p w14:paraId="3907E4A4" w14:textId="1F8923F1" w:rsidR="00CB0E4D" w:rsidRPr="009404BB" w:rsidRDefault="00CB0E4D" w:rsidP="00CB0E4D">
            <w:pPr>
              <w:ind w:right="180"/>
              <w:jc w:val="right"/>
              <w:rPr>
                <w:sz w:val="20"/>
                <w:szCs w:val="20"/>
              </w:rPr>
            </w:pPr>
            <w:r>
              <w:rPr>
                <w:color w:val="000000"/>
                <w:sz w:val="20"/>
                <w:szCs w:val="20"/>
              </w:rPr>
              <w:lastRenderedPageBreak/>
              <w:t>Output</w:t>
            </w:r>
          </w:p>
        </w:tc>
        <w:tc>
          <w:tcPr>
            <w:tcW w:w="1134" w:type="dxa"/>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52DFE9FC" w14:textId="77777777" w:rsidR="00CB0E4D" w:rsidRDefault="00CB0E4D" w:rsidP="000E32CA">
            <w:pPr>
              <w:ind w:right="104"/>
              <w:jc w:val="center"/>
              <w:rPr>
                <w:sz w:val="20"/>
                <w:szCs w:val="20"/>
              </w:rPr>
            </w:pPr>
          </w:p>
          <w:p w14:paraId="7EDB4636" w14:textId="1BC0EA0E" w:rsidR="00CB0E4D" w:rsidRPr="009404BB" w:rsidRDefault="00CB0E4D" w:rsidP="000E32CA">
            <w:pPr>
              <w:ind w:right="104"/>
              <w:jc w:val="center"/>
              <w:rPr>
                <w:color w:val="000000"/>
                <w:sz w:val="20"/>
                <w:szCs w:val="20"/>
              </w:rPr>
            </w:pPr>
            <w:r>
              <w:rPr>
                <w:sz w:val="20"/>
                <w:szCs w:val="20"/>
              </w:rPr>
              <w:t>[10]</w:t>
            </w:r>
          </w:p>
        </w:tc>
        <w:tc>
          <w:tcPr>
            <w:tcW w:w="1134" w:type="dxa"/>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39296FEB" w14:textId="77777777" w:rsidR="00CB0E4D" w:rsidRDefault="00CB0E4D" w:rsidP="000E32CA">
            <w:pPr>
              <w:ind w:right="104"/>
              <w:jc w:val="center"/>
              <w:rPr>
                <w:sz w:val="20"/>
                <w:szCs w:val="20"/>
              </w:rPr>
            </w:pPr>
          </w:p>
          <w:p w14:paraId="3D216F44" w14:textId="73204CA6" w:rsidR="00CB0E4D" w:rsidRPr="009404BB" w:rsidRDefault="00CB0E4D" w:rsidP="000E32CA">
            <w:pPr>
              <w:ind w:right="104"/>
              <w:jc w:val="center"/>
              <w:rPr>
                <w:sz w:val="20"/>
                <w:szCs w:val="20"/>
              </w:rPr>
            </w:pPr>
            <w:r>
              <w:rPr>
                <w:sz w:val="20"/>
                <w:szCs w:val="20"/>
              </w:rPr>
              <w:t>[12]</w:t>
            </w:r>
          </w:p>
        </w:tc>
        <w:tc>
          <w:tcPr>
            <w:tcW w:w="992" w:type="dxa"/>
            <w:tcBorders>
              <w:top w:val="single" w:sz="8" w:space="0" w:color="000000"/>
              <w:left w:val="single" w:sz="8" w:space="0" w:color="000000"/>
              <w:right w:val="single" w:sz="8" w:space="0" w:color="000000"/>
            </w:tcBorders>
          </w:tcPr>
          <w:p w14:paraId="75302599" w14:textId="77777777" w:rsidR="00CB0E4D" w:rsidRDefault="00CB0E4D" w:rsidP="000E32CA">
            <w:pPr>
              <w:ind w:right="104"/>
              <w:jc w:val="center"/>
              <w:rPr>
                <w:sz w:val="20"/>
                <w:szCs w:val="20"/>
              </w:rPr>
            </w:pPr>
          </w:p>
          <w:p w14:paraId="0C5C3B71" w14:textId="76820614" w:rsidR="00CB0E4D" w:rsidRPr="009404BB" w:rsidRDefault="00CB0E4D" w:rsidP="000E32CA">
            <w:pPr>
              <w:ind w:right="104"/>
              <w:jc w:val="center"/>
              <w:rPr>
                <w:sz w:val="20"/>
                <w:szCs w:val="20"/>
              </w:rPr>
            </w:pPr>
            <w:r>
              <w:rPr>
                <w:sz w:val="20"/>
                <w:szCs w:val="20"/>
              </w:rPr>
              <w:t>[15]</w:t>
            </w:r>
          </w:p>
        </w:tc>
        <w:tc>
          <w:tcPr>
            <w:tcW w:w="993" w:type="dxa"/>
            <w:tcBorders>
              <w:top w:val="single" w:sz="8" w:space="0" w:color="000000"/>
              <w:left w:val="single" w:sz="8" w:space="0" w:color="000000"/>
              <w:right w:val="single" w:sz="8" w:space="0" w:color="000000"/>
            </w:tcBorders>
          </w:tcPr>
          <w:p w14:paraId="73E62963" w14:textId="77777777" w:rsidR="00CB0E4D" w:rsidRDefault="00CB0E4D" w:rsidP="00CB0E4D">
            <w:pPr>
              <w:ind w:right="461"/>
              <w:jc w:val="center"/>
              <w:rPr>
                <w:sz w:val="20"/>
                <w:szCs w:val="20"/>
              </w:rPr>
            </w:pPr>
          </w:p>
          <w:p w14:paraId="4D811575" w14:textId="531F53FE" w:rsidR="00CB0E4D" w:rsidRPr="009404BB" w:rsidRDefault="00CB0E4D" w:rsidP="000E32CA">
            <w:pPr>
              <w:ind w:right="139"/>
              <w:jc w:val="center"/>
              <w:rPr>
                <w:sz w:val="20"/>
                <w:szCs w:val="20"/>
              </w:rPr>
            </w:pPr>
            <w:r>
              <w:rPr>
                <w:sz w:val="20"/>
                <w:szCs w:val="20"/>
              </w:rPr>
              <w:t>PA</w:t>
            </w:r>
          </w:p>
        </w:tc>
      </w:tr>
      <w:tr w:rsidR="000E32CA" w:rsidRPr="009404BB" w14:paraId="476C1451" w14:textId="6C211A7E" w:rsidTr="000E32CA">
        <w:trPr>
          <w:trHeight w:val="443"/>
        </w:trPr>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DBE768" w14:textId="7926C11B" w:rsidR="000E32CA" w:rsidRPr="009404BB" w:rsidRDefault="000E32CA" w:rsidP="000E32CA">
            <w:pPr>
              <w:jc w:val="center"/>
              <w:rPr>
                <w:sz w:val="20"/>
                <w:szCs w:val="20"/>
              </w:rPr>
            </w:pPr>
            <w:r>
              <w:rPr>
                <w:sz w:val="20"/>
                <w:szCs w:val="20"/>
              </w:rPr>
              <w:t>Preprocessing</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496F73" w14:textId="2C42C750" w:rsidR="000E32CA" w:rsidRPr="009404BB" w:rsidRDefault="000E32CA" w:rsidP="000E32CA">
            <w:pPr>
              <w:ind w:right="176"/>
              <w:jc w:val="center"/>
              <w:rPr>
                <w:color w:val="000000"/>
                <w:sz w:val="20"/>
                <w:szCs w:val="20"/>
              </w:rPr>
            </w:pPr>
            <w:r>
              <w:rPr>
                <w:color w:val="000000"/>
                <w:sz w:val="20"/>
                <w:szCs w:val="20"/>
              </w:rPr>
              <w:t>V</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45737C" w14:textId="27E56AD7" w:rsidR="000E32CA" w:rsidRPr="009404BB" w:rsidRDefault="000E32CA" w:rsidP="000E32CA">
            <w:pPr>
              <w:jc w:val="center"/>
              <w:rPr>
                <w:sz w:val="20"/>
                <w:szCs w:val="20"/>
              </w:rPr>
            </w:pPr>
            <w:r>
              <w:rPr>
                <w:sz w:val="20"/>
                <w:szCs w:val="20"/>
              </w:rPr>
              <w:t>V</w:t>
            </w:r>
          </w:p>
        </w:tc>
        <w:tc>
          <w:tcPr>
            <w:tcW w:w="992" w:type="dxa"/>
            <w:tcBorders>
              <w:top w:val="single" w:sz="8" w:space="0" w:color="000000"/>
              <w:left w:val="single" w:sz="8" w:space="0" w:color="000000"/>
              <w:bottom w:val="single" w:sz="8" w:space="0" w:color="000000"/>
              <w:right w:val="single" w:sz="8" w:space="0" w:color="000000"/>
            </w:tcBorders>
            <w:vAlign w:val="center"/>
          </w:tcPr>
          <w:p w14:paraId="2CCD4F80" w14:textId="02287AD9" w:rsidR="000E32CA" w:rsidRPr="009404BB" w:rsidRDefault="000E32CA" w:rsidP="000E32CA">
            <w:pPr>
              <w:jc w:val="center"/>
              <w:rPr>
                <w:sz w:val="20"/>
                <w:szCs w:val="20"/>
              </w:rPr>
            </w:pPr>
            <w:r>
              <w:rPr>
                <w:color w:val="000000"/>
                <w:sz w:val="20"/>
                <w:szCs w:val="20"/>
              </w:rPr>
              <w:t>V</w:t>
            </w:r>
          </w:p>
        </w:tc>
        <w:tc>
          <w:tcPr>
            <w:tcW w:w="993" w:type="dxa"/>
            <w:tcBorders>
              <w:top w:val="single" w:sz="8" w:space="0" w:color="000000"/>
              <w:left w:val="single" w:sz="8" w:space="0" w:color="000000"/>
              <w:bottom w:val="single" w:sz="8" w:space="0" w:color="000000"/>
              <w:right w:val="single" w:sz="8" w:space="0" w:color="000000"/>
            </w:tcBorders>
            <w:shd w:val="clear" w:color="auto" w:fill="00B050"/>
            <w:vAlign w:val="center"/>
          </w:tcPr>
          <w:p w14:paraId="4D0250AE" w14:textId="4BD21D50" w:rsidR="000E32CA" w:rsidRPr="009404BB" w:rsidRDefault="000E32CA" w:rsidP="000E32CA">
            <w:pPr>
              <w:jc w:val="center"/>
              <w:rPr>
                <w:sz w:val="20"/>
                <w:szCs w:val="20"/>
              </w:rPr>
            </w:pPr>
            <w:r>
              <w:rPr>
                <w:sz w:val="20"/>
                <w:szCs w:val="20"/>
              </w:rPr>
              <w:t>V</w:t>
            </w:r>
          </w:p>
        </w:tc>
      </w:tr>
      <w:tr w:rsidR="000E32CA" w:rsidRPr="009404BB" w14:paraId="55C1BCB6" w14:textId="6CDDF541" w:rsidTr="000E32CA">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545114" w14:textId="4AE6A179" w:rsidR="000E32CA" w:rsidRPr="009404BB" w:rsidRDefault="000E32CA" w:rsidP="000E32CA">
            <w:pPr>
              <w:jc w:val="center"/>
              <w:rPr>
                <w:sz w:val="20"/>
                <w:szCs w:val="20"/>
              </w:rPr>
            </w:pPr>
            <w:r>
              <w:rPr>
                <w:sz w:val="20"/>
                <w:szCs w:val="20"/>
              </w:rPr>
              <w:t>Cosine Similarity</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B72416" w14:textId="716BE42F" w:rsidR="000E32CA" w:rsidRPr="009404BB" w:rsidRDefault="000E32CA" w:rsidP="000E32CA">
            <w:pPr>
              <w:ind w:right="176"/>
              <w:jc w:val="center"/>
              <w:rPr>
                <w:color w:val="000000"/>
                <w:sz w:val="20"/>
                <w:szCs w:val="20"/>
              </w:rPr>
            </w:pPr>
            <w:r>
              <w:rPr>
                <w:color w:val="000000"/>
                <w:sz w:val="20"/>
                <w:szCs w:val="20"/>
              </w:rPr>
              <w:t>V</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F04633" w14:textId="3C94026F" w:rsidR="000E32CA" w:rsidRPr="009404BB" w:rsidRDefault="000E32CA" w:rsidP="000E32CA">
            <w:pPr>
              <w:jc w:val="center"/>
              <w:rPr>
                <w:sz w:val="20"/>
                <w:szCs w:val="20"/>
              </w:rPr>
            </w:pPr>
            <w:r>
              <w:rPr>
                <w:sz w:val="20"/>
                <w:szCs w:val="20"/>
              </w:rPr>
              <w:t>V</w:t>
            </w:r>
          </w:p>
        </w:tc>
        <w:tc>
          <w:tcPr>
            <w:tcW w:w="992" w:type="dxa"/>
            <w:tcBorders>
              <w:top w:val="single" w:sz="8" w:space="0" w:color="000000"/>
              <w:left w:val="single" w:sz="8" w:space="0" w:color="000000"/>
              <w:bottom w:val="single" w:sz="8" w:space="0" w:color="000000"/>
              <w:right w:val="single" w:sz="8" w:space="0" w:color="000000"/>
            </w:tcBorders>
            <w:vAlign w:val="center"/>
          </w:tcPr>
          <w:p w14:paraId="6595CB41" w14:textId="6BD9C3EB" w:rsidR="000E32CA" w:rsidRPr="009404BB" w:rsidRDefault="000E32CA" w:rsidP="000E32CA">
            <w:pPr>
              <w:jc w:val="center"/>
              <w:rPr>
                <w:sz w:val="20"/>
                <w:szCs w:val="20"/>
              </w:rPr>
            </w:pPr>
            <w:r>
              <w:rPr>
                <w:color w:val="000000"/>
                <w:sz w:val="20"/>
                <w:szCs w:val="20"/>
              </w:rPr>
              <w:t>V</w:t>
            </w:r>
          </w:p>
        </w:tc>
        <w:tc>
          <w:tcPr>
            <w:tcW w:w="993" w:type="dxa"/>
            <w:tcBorders>
              <w:top w:val="single" w:sz="8" w:space="0" w:color="000000"/>
              <w:left w:val="single" w:sz="8" w:space="0" w:color="000000"/>
              <w:bottom w:val="single" w:sz="8" w:space="0" w:color="000000"/>
              <w:right w:val="single" w:sz="8" w:space="0" w:color="000000"/>
            </w:tcBorders>
            <w:shd w:val="clear" w:color="auto" w:fill="00B050"/>
            <w:vAlign w:val="center"/>
          </w:tcPr>
          <w:p w14:paraId="1A16BAD9" w14:textId="10359805" w:rsidR="000E32CA" w:rsidRPr="009404BB" w:rsidRDefault="000E32CA" w:rsidP="000E32CA">
            <w:pPr>
              <w:jc w:val="center"/>
              <w:rPr>
                <w:sz w:val="20"/>
                <w:szCs w:val="20"/>
              </w:rPr>
            </w:pPr>
            <w:r>
              <w:rPr>
                <w:sz w:val="20"/>
                <w:szCs w:val="20"/>
              </w:rPr>
              <w:t>V</w:t>
            </w:r>
          </w:p>
        </w:tc>
      </w:tr>
      <w:tr w:rsidR="000E32CA" w:rsidRPr="009404BB" w14:paraId="3CE90AC2" w14:textId="750AD099" w:rsidTr="000E32CA">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42BE95" w14:textId="77777777" w:rsidR="000E32CA" w:rsidRDefault="000E32CA" w:rsidP="000E32CA">
            <w:pPr>
              <w:jc w:val="center"/>
              <w:rPr>
                <w:sz w:val="20"/>
                <w:szCs w:val="20"/>
              </w:rPr>
            </w:pPr>
            <w:r>
              <w:rPr>
                <w:sz w:val="20"/>
                <w:szCs w:val="20"/>
              </w:rPr>
              <w:t>Synonym</w:t>
            </w:r>
          </w:p>
          <w:p w14:paraId="04717613" w14:textId="63CD6A9D" w:rsidR="000E32CA" w:rsidRPr="009404BB" w:rsidRDefault="000E32CA" w:rsidP="000E32CA">
            <w:pPr>
              <w:jc w:val="center"/>
              <w:rPr>
                <w:sz w:val="20"/>
                <w:szCs w:val="20"/>
              </w:rPr>
            </w:pPr>
            <w:r>
              <w:rPr>
                <w:sz w:val="20"/>
                <w:szCs w:val="20"/>
              </w:rPr>
              <w:t>Checking</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CB7638" w14:textId="688B1BB4" w:rsidR="000E32CA" w:rsidRPr="009404BB" w:rsidRDefault="000E32CA" w:rsidP="000E32CA">
            <w:pPr>
              <w:ind w:right="176"/>
              <w:jc w:val="center"/>
              <w:rPr>
                <w:color w:val="000000"/>
                <w:sz w:val="20"/>
                <w:szCs w:val="20"/>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83087B" w14:textId="3BB2AB85" w:rsidR="000E32CA" w:rsidRPr="009404BB" w:rsidRDefault="000E32CA" w:rsidP="000E32CA">
            <w:pPr>
              <w:jc w:val="center"/>
              <w:rPr>
                <w:sz w:val="20"/>
                <w:szCs w:val="20"/>
              </w:rPr>
            </w:pPr>
          </w:p>
        </w:tc>
        <w:tc>
          <w:tcPr>
            <w:tcW w:w="992" w:type="dxa"/>
            <w:tcBorders>
              <w:top w:val="single" w:sz="8" w:space="0" w:color="000000"/>
              <w:left w:val="single" w:sz="8" w:space="0" w:color="000000"/>
              <w:bottom w:val="single" w:sz="8" w:space="0" w:color="000000"/>
              <w:right w:val="single" w:sz="8" w:space="0" w:color="000000"/>
            </w:tcBorders>
            <w:vAlign w:val="center"/>
          </w:tcPr>
          <w:p w14:paraId="1D68F899" w14:textId="506AF311" w:rsidR="000E32CA" w:rsidRPr="009404BB" w:rsidRDefault="000E32CA" w:rsidP="000E32CA">
            <w:pPr>
              <w:jc w:val="center"/>
              <w:rPr>
                <w:sz w:val="20"/>
                <w:szCs w:val="20"/>
              </w:rPr>
            </w:pPr>
          </w:p>
        </w:tc>
        <w:tc>
          <w:tcPr>
            <w:tcW w:w="993" w:type="dxa"/>
            <w:tcBorders>
              <w:top w:val="single" w:sz="8" w:space="0" w:color="000000"/>
              <w:left w:val="single" w:sz="8" w:space="0" w:color="000000"/>
              <w:bottom w:val="single" w:sz="8" w:space="0" w:color="000000"/>
              <w:right w:val="single" w:sz="8" w:space="0" w:color="000000"/>
            </w:tcBorders>
            <w:shd w:val="clear" w:color="auto" w:fill="00B050"/>
            <w:vAlign w:val="center"/>
          </w:tcPr>
          <w:p w14:paraId="3AF17F82" w14:textId="2202C64A" w:rsidR="000E32CA" w:rsidRPr="009404BB" w:rsidRDefault="000E32CA" w:rsidP="000E32CA">
            <w:pPr>
              <w:jc w:val="center"/>
              <w:rPr>
                <w:sz w:val="20"/>
                <w:szCs w:val="20"/>
              </w:rPr>
            </w:pPr>
            <w:r>
              <w:rPr>
                <w:sz w:val="20"/>
                <w:szCs w:val="20"/>
              </w:rPr>
              <w:t>V</w:t>
            </w:r>
          </w:p>
        </w:tc>
      </w:tr>
    </w:tbl>
    <w:p w14:paraId="68C5682B" w14:textId="77777777" w:rsidR="00AE442D" w:rsidRPr="009404BB" w:rsidRDefault="00AE442D" w:rsidP="00A50BC5">
      <w:pPr>
        <w:spacing w:line="276" w:lineRule="auto"/>
        <w:ind w:right="461"/>
        <w:jc w:val="both"/>
        <w:rPr>
          <w:sz w:val="20"/>
          <w:szCs w:val="20"/>
        </w:rPr>
      </w:pPr>
    </w:p>
    <w:p w14:paraId="17F5F5F6" w14:textId="77777777" w:rsidR="006342E8" w:rsidRDefault="006342E8" w:rsidP="006342E8">
      <w:bookmarkStart w:id="62" w:name="_Toc176987403"/>
    </w:p>
    <w:p w14:paraId="62DCB727" w14:textId="77777777" w:rsidR="008134C2" w:rsidRDefault="008134C2" w:rsidP="006342E8"/>
    <w:p w14:paraId="54A460A3" w14:textId="77777777" w:rsidR="008134C2" w:rsidRDefault="008134C2" w:rsidP="006342E8"/>
    <w:p w14:paraId="6B2D087E" w14:textId="77777777" w:rsidR="008134C2" w:rsidRDefault="008134C2" w:rsidP="006342E8"/>
    <w:p w14:paraId="33DA0193" w14:textId="77777777" w:rsidR="008134C2" w:rsidRDefault="008134C2" w:rsidP="006342E8"/>
    <w:p w14:paraId="1439B3D8" w14:textId="77777777" w:rsidR="008134C2" w:rsidRDefault="008134C2" w:rsidP="006342E8"/>
    <w:p w14:paraId="49FB570C" w14:textId="77777777" w:rsidR="008134C2" w:rsidRDefault="008134C2" w:rsidP="006342E8"/>
    <w:p w14:paraId="66AB2305" w14:textId="77777777" w:rsidR="008134C2" w:rsidRDefault="008134C2" w:rsidP="006342E8"/>
    <w:p w14:paraId="7AC58743" w14:textId="77777777" w:rsidR="008134C2" w:rsidRDefault="008134C2" w:rsidP="006342E8"/>
    <w:p w14:paraId="5A094784" w14:textId="77777777" w:rsidR="008134C2" w:rsidRDefault="008134C2" w:rsidP="006342E8"/>
    <w:p w14:paraId="2C034BCE" w14:textId="77777777" w:rsidR="008134C2" w:rsidRDefault="008134C2" w:rsidP="006342E8"/>
    <w:p w14:paraId="41950D3D" w14:textId="77777777" w:rsidR="008134C2" w:rsidRDefault="008134C2" w:rsidP="006342E8"/>
    <w:p w14:paraId="3FD59A4C" w14:textId="77777777" w:rsidR="008134C2" w:rsidRDefault="008134C2" w:rsidP="006342E8"/>
    <w:p w14:paraId="46E704DD" w14:textId="77777777" w:rsidR="008134C2" w:rsidRDefault="008134C2" w:rsidP="006342E8"/>
    <w:p w14:paraId="09B3C4BD" w14:textId="77777777" w:rsidR="008134C2" w:rsidRDefault="008134C2" w:rsidP="006342E8"/>
    <w:p w14:paraId="09744834" w14:textId="77777777" w:rsidR="008134C2" w:rsidRDefault="008134C2" w:rsidP="006342E8"/>
    <w:p w14:paraId="03B6612F" w14:textId="77777777" w:rsidR="008134C2" w:rsidRDefault="008134C2" w:rsidP="006342E8"/>
    <w:p w14:paraId="7A568421" w14:textId="77777777" w:rsidR="008134C2" w:rsidRDefault="008134C2" w:rsidP="006342E8"/>
    <w:p w14:paraId="23E12914" w14:textId="77777777" w:rsidR="008134C2" w:rsidRPr="009404BB" w:rsidRDefault="008134C2" w:rsidP="006342E8"/>
    <w:p w14:paraId="4B1B6972" w14:textId="0943A97F" w:rsidR="003D3E9B" w:rsidRPr="009404BB" w:rsidRDefault="00CE610A" w:rsidP="00116317">
      <w:pPr>
        <w:pStyle w:val="Heading1"/>
      </w:pPr>
      <w:bookmarkStart w:id="63" w:name="_Toc196165301"/>
      <w:r w:rsidRPr="009404BB">
        <w:lastRenderedPageBreak/>
        <w:t>BAB 3</w:t>
      </w:r>
      <w:r w:rsidRPr="009404BB">
        <w:br/>
        <w:t>DESKRIPSI SISTEM</w:t>
      </w:r>
      <w:bookmarkEnd w:id="62"/>
      <w:bookmarkEnd w:id="63"/>
    </w:p>
    <w:p w14:paraId="75A90CC2" w14:textId="77777777" w:rsidR="003D3E9B" w:rsidRPr="009404BB" w:rsidRDefault="003D3E9B" w:rsidP="00A50BC5">
      <w:pPr>
        <w:spacing w:line="276" w:lineRule="auto"/>
        <w:ind w:right="461"/>
        <w:rPr>
          <w:sz w:val="20"/>
          <w:szCs w:val="20"/>
        </w:rPr>
      </w:pPr>
    </w:p>
    <w:p w14:paraId="715B6037" w14:textId="4E800956" w:rsidR="003D3E9B" w:rsidRPr="009404BB" w:rsidRDefault="00CE610A" w:rsidP="00A50BC5">
      <w:pPr>
        <w:pStyle w:val="Heading2"/>
        <w:ind w:right="461"/>
        <w:rPr>
          <w:rFonts w:cs="Times New Roman"/>
          <w:bCs/>
          <w:szCs w:val="20"/>
        </w:rPr>
      </w:pPr>
      <w:bookmarkStart w:id="64" w:name="_Toc176987404"/>
      <w:bookmarkStart w:id="65" w:name="_Toc196165302"/>
      <w:r w:rsidRPr="009404BB">
        <w:rPr>
          <w:rFonts w:cs="Times New Roman"/>
          <w:bCs/>
          <w:szCs w:val="20"/>
        </w:rPr>
        <w:t>3.1 DESKRIPSI SOLUSI</w:t>
      </w:r>
      <w:bookmarkEnd w:id="64"/>
      <w:bookmarkEnd w:id="65"/>
    </w:p>
    <w:p w14:paraId="70FA4CF6" w14:textId="04B2547F" w:rsidR="00D85EC0" w:rsidRPr="009404BB" w:rsidRDefault="00D85EC0" w:rsidP="00A50BC5">
      <w:pPr>
        <w:spacing w:line="276" w:lineRule="auto"/>
        <w:ind w:right="461" w:firstLine="340"/>
        <w:jc w:val="both"/>
        <w:rPr>
          <w:sz w:val="20"/>
          <w:szCs w:val="20"/>
        </w:rPr>
      </w:pPr>
      <w:r w:rsidRPr="009404BB">
        <w:rPr>
          <w:sz w:val="20"/>
          <w:szCs w:val="20"/>
        </w:rPr>
        <w:t>Seiring meningkatnya kompleksitas pengembangan perangkat lunak pada PT Telkom Indonesia Tribe Agree menyebabkan jumlah test case yang perlu dikelola juga meningkat, menciptakan tantangan besar bagi tim QA dalam mengelola dan mencari test case secara efisien. Oleh karena itu, proyek akhir ini mengusulkan pengembangan sebuah chatbot berbasis context recognition.</w:t>
      </w:r>
    </w:p>
    <w:p w14:paraId="4D676916" w14:textId="77777777" w:rsidR="00D85EC0" w:rsidRPr="009404BB" w:rsidRDefault="00D85EC0" w:rsidP="00A50BC5">
      <w:pPr>
        <w:spacing w:line="276" w:lineRule="auto"/>
        <w:ind w:right="461" w:firstLine="340"/>
        <w:jc w:val="both"/>
        <w:rPr>
          <w:sz w:val="20"/>
          <w:szCs w:val="20"/>
        </w:rPr>
      </w:pPr>
      <w:r w:rsidRPr="009404BB">
        <w:rPr>
          <w:sz w:val="20"/>
          <w:szCs w:val="20"/>
        </w:rPr>
        <w:t>Penelitian dirancang dengan menggunakan context recognition dan cosine similarity, beberapa alasan menggunakan pendekatan ini diantaranya. Chatbot dapat melakukan pencarian test case dengan lebih cepat dan akurat, mengurangi waktu yang biasanya dihabiskan oleh tim QA untuk melakukan pencarian manual. Kedua, chatbot ini mampu memberikan hasil pencarian yang lebih relevan dan akurat dengan memanfaatkan pemahaman semantik dan kesamaan konteks. Ini berarti bahwa pengguna tidak perlu khawatir tentang penggunaan terminologi yang tepat atau format query saat mencari test case, karena chatbot dapat menangani berbagai variasi input dengan efektif. Ketiga, dengan mengotomatisasi pencarian dan pengelolaan test case, chatbot ini juga membantu mengurangi beban kerja manual tim QA, sehingga memungkinkan mereka untuk fokus pada aspek-aspek lain dari proses pengujian yang lebih strategis dan kritis.</w:t>
      </w:r>
    </w:p>
    <w:p w14:paraId="702303C0" w14:textId="77B87461" w:rsidR="004603BA" w:rsidRPr="009404BB" w:rsidRDefault="00D85EC0" w:rsidP="00A50BC5">
      <w:pPr>
        <w:spacing w:line="276" w:lineRule="auto"/>
        <w:ind w:right="461" w:firstLine="340"/>
        <w:jc w:val="both"/>
        <w:rPr>
          <w:sz w:val="20"/>
          <w:szCs w:val="20"/>
        </w:rPr>
      </w:pPr>
      <w:r w:rsidRPr="009404BB">
        <w:rPr>
          <w:sz w:val="20"/>
          <w:szCs w:val="20"/>
        </w:rPr>
        <w:t>Dengan penerapan chatbot ini, tim QA di PT Telkom Indonesia Tribe Agree diharapkan dapat lebih mudah dalam mengelola test case yang terus bertambah jumlahnya, mengurangi waktu pencarian, dan meningkatkan kualitas hasil pengujian. Chatbot ini juga diharapkan mampu memberikan pengalaman yang lebih baik bagi pengguna, dengan interaksi yang lebih natural dan tidak terbatas oleh skenario tertentu.</w:t>
      </w:r>
      <w:bookmarkStart w:id="66" w:name="_Toc176987405"/>
    </w:p>
    <w:p w14:paraId="0CA21112" w14:textId="77777777" w:rsidR="00662486" w:rsidRPr="009404BB" w:rsidRDefault="00662486" w:rsidP="00A50BC5">
      <w:pPr>
        <w:ind w:right="461"/>
        <w:rPr>
          <w:sz w:val="20"/>
          <w:szCs w:val="20"/>
        </w:rPr>
      </w:pPr>
    </w:p>
    <w:p w14:paraId="7BE8D75A" w14:textId="77777777" w:rsidR="00662486" w:rsidRPr="009404BB" w:rsidRDefault="00662486" w:rsidP="00A50BC5">
      <w:pPr>
        <w:ind w:right="461"/>
        <w:rPr>
          <w:sz w:val="20"/>
          <w:szCs w:val="20"/>
        </w:rPr>
      </w:pPr>
    </w:p>
    <w:p w14:paraId="7CDCB69B" w14:textId="54A1C99F" w:rsidR="003D3E9B" w:rsidRPr="009404BB" w:rsidRDefault="00CE610A" w:rsidP="00A50BC5">
      <w:pPr>
        <w:pStyle w:val="Heading2"/>
        <w:ind w:right="461"/>
        <w:rPr>
          <w:rFonts w:cs="Times New Roman"/>
          <w:bCs/>
          <w:szCs w:val="20"/>
        </w:rPr>
      </w:pPr>
      <w:bookmarkStart w:id="67" w:name="_Toc196165303"/>
      <w:r w:rsidRPr="009404BB">
        <w:rPr>
          <w:rFonts w:cs="Times New Roman"/>
          <w:bCs/>
          <w:szCs w:val="20"/>
        </w:rPr>
        <w:lastRenderedPageBreak/>
        <w:t>3.2 DESAIN SISTEM</w:t>
      </w:r>
      <w:bookmarkEnd w:id="66"/>
      <w:bookmarkEnd w:id="67"/>
      <w:r w:rsidR="00BD6C2C" w:rsidRPr="009404BB">
        <w:rPr>
          <w:rFonts w:cs="Times New Roman"/>
          <w:bCs/>
          <w:szCs w:val="20"/>
        </w:rPr>
        <w:t xml:space="preserve"> </w:t>
      </w:r>
    </w:p>
    <w:p w14:paraId="7FDD435B" w14:textId="638F803A" w:rsidR="002B67E2" w:rsidRPr="009404BB" w:rsidRDefault="00AA0E22" w:rsidP="00A50BC5">
      <w:pPr>
        <w:spacing w:line="276" w:lineRule="auto"/>
        <w:ind w:right="461" w:firstLine="340"/>
        <w:jc w:val="both"/>
        <w:rPr>
          <w:sz w:val="20"/>
          <w:szCs w:val="20"/>
        </w:rPr>
      </w:pPr>
      <w:r w:rsidRPr="009404BB">
        <w:rPr>
          <w:sz w:val="20"/>
          <w:szCs w:val="20"/>
        </w:rPr>
        <w:t>Dalam proyek akhir ini, kami menyusun desain sistem mengenai alur kerja aplikasi secara keseluruhan berdasarkan gambar 3.1</w:t>
      </w:r>
    </w:p>
    <w:p w14:paraId="17CDFD65" w14:textId="0B6F84C5" w:rsidR="00591476" w:rsidRPr="009404BB" w:rsidRDefault="00662486" w:rsidP="002C01CC">
      <w:pPr>
        <w:spacing w:line="276" w:lineRule="auto"/>
        <w:ind w:right="461"/>
        <w:jc w:val="both"/>
        <w:rPr>
          <w:sz w:val="20"/>
          <w:szCs w:val="20"/>
        </w:rPr>
      </w:pPr>
      <w:r w:rsidRPr="009404BB">
        <w:rPr>
          <w:noProof/>
          <w:sz w:val="20"/>
          <w:szCs w:val="20"/>
        </w:rPr>
        <w:drawing>
          <wp:anchor distT="0" distB="0" distL="114300" distR="114300" simplePos="0" relativeHeight="251706880" behindDoc="0" locked="0" layoutInCell="1" allowOverlap="1" wp14:anchorId="696A371A" wp14:editId="457964DA">
            <wp:simplePos x="0" y="0"/>
            <wp:positionH relativeFrom="column">
              <wp:posOffset>-287655</wp:posOffset>
            </wp:positionH>
            <wp:positionV relativeFrom="paragraph">
              <wp:posOffset>203200</wp:posOffset>
            </wp:positionV>
            <wp:extent cx="4114800" cy="2618740"/>
            <wp:effectExtent l="0" t="0" r="0" b="0"/>
            <wp:wrapThrough wrapText="bothSides">
              <wp:wrapPolygon edited="0">
                <wp:start x="0" y="0"/>
                <wp:lineTo x="0" y="21474"/>
                <wp:lineTo x="21533" y="21474"/>
                <wp:lineTo x="21533" y="0"/>
                <wp:lineTo x="0" y="0"/>
              </wp:wrapPolygon>
            </wp:wrapThrough>
            <wp:docPr id="3886568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56852"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4114800" cy="2618740"/>
                    </a:xfrm>
                    <a:prstGeom prst="rect">
                      <a:avLst/>
                    </a:prstGeom>
                  </pic:spPr>
                </pic:pic>
              </a:graphicData>
            </a:graphic>
            <wp14:sizeRelH relativeFrom="page">
              <wp14:pctWidth>0</wp14:pctWidth>
            </wp14:sizeRelH>
            <wp14:sizeRelV relativeFrom="page">
              <wp14:pctHeight>0</wp14:pctHeight>
            </wp14:sizeRelV>
          </wp:anchor>
        </w:drawing>
      </w:r>
    </w:p>
    <w:p w14:paraId="08E9DD4E" w14:textId="32F0E74F" w:rsidR="00591476" w:rsidRPr="009404BB" w:rsidRDefault="006342E8" w:rsidP="002C01CC">
      <w:pPr>
        <w:pStyle w:val="Caption"/>
        <w:jc w:val="center"/>
        <w:rPr>
          <w:b/>
          <w:bCs/>
          <w:i w:val="0"/>
          <w:iCs w:val="0"/>
          <w:color w:val="000000" w:themeColor="text1"/>
          <w:sz w:val="20"/>
          <w:szCs w:val="20"/>
        </w:rPr>
      </w:pPr>
      <w:bookmarkStart w:id="68" w:name="_Toc187666659"/>
      <w:bookmarkStart w:id="69" w:name="_Toc187668436"/>
      <w:r w:rsidRPr="00855B88">
        <w:rPr>
          <w:b/>
          <w:bCs/>
          <w:i w:val="0"/>
          <w:iCs w:val="0"/>
          <w:color w:val="000000" w:themeColor="text1"/>
          <w:sz w:val="20"/>
          <w:szCs w:val="20"/>
        </w:rPr>
        <w:t xml:space="preserve">Gambar 3. </w:t>
      </w:r>
      <w:r w:rsidRPr="00855B88">
        <w:rPr>
          <w:b/>
          <w:bCs/>
          <w:i w:val="0"/>
          <w:iCs w:val="0"/>
          <w:color w:val="000000" w:themeColor="text1"/>
          <w:sz w:val="20"/>
          <w:szCs w:val="20"/>
        </w:rPr>
        <w:fldChar w:fldCharType="begin"/>
      </w:r>
      <w:r w:rsidRPr="00855B88">
        <w:rPr>
          <w:b/>
          <w:bCs/>
          <w:i w:val="0"/>
          <w:iCs w:val="0"/>
          <w:color w:val="000000" w:themeColor="text1"/>
          <w:sz w:val="20"/>
          <w:szCs w:val="20"/>
        </w:rPr>
        <w:instrText xml:space="preserve"> SEQ Gambar_3. \* ARABIC </w:instrText>
      </w:r>
      <w:r w:rsidRPr="00855B88">
        <w:rPr>
          <w:b/>
          <w:bCs/>
          <w:i w:val="0"/>
          <w:iCs w:val="0"/>
          <w:color w:val="000000" w:themeColor="text1"/>
          <w:sz w:val="20"/>
          <w:szCs w:val="20"/>
        </w:rPr>
        <w:fldChar w:fldCharType="separate"/>
      </w:r>
      <w:r w:rsidR="00461240">
        <w:rPr>
          <w:b/>
          <w:bCs/>
          <w:i w:val="0"/>
          <w:iCs w:val="0"/>
          <w:noProof/>
          <w:color w:val="000000" w:themeColor="text1"/>
          <w:sz w:val="20"/>
          <w:szCs w:val="20"/>
        </w:rPr>
        <w:t>1</w:t>
      </w:r>
      <w:r w:rsidRPr="00855B88">
        <w:rPr>
          <w:b/>
          <w:bCs/>
          <w:i w:val="0"/>
          <w:iCs w:val="0"/>
          <w:color w:val="000000" w:themeColor="text1"/>
          <w:sz w:val="20"/>
          <w:szCs w:val="20"/>
        </w:rPr>
        <w:fldChar w:fldCharType="end"/>
      </w:r>
      <w:r w:rsidRPr="00855B88">
        <w:rPr>
          <w:b/>
          <w:bCs/>
          <w:i w:val="0"/>
          <w:iCs w:val="0"/>
          <w:color w:val="000000" w:themeColor="text1"/>
          <w:sz w:val="20"/>
          <w:szCs w:val="20"/>
        </w:rPr>
        <w:t xml:space="preserve"> Desain Sistem Alur Kerja Platform</w:t>
      </w:r>
      <w:bookmarkEnd w:id="68"/>
      <w:bookmarkEnd w:id="69"/>
      <w:r w:rsidR="00591476" w:rsidRPr="00855B88">
        <w:rPr>
          <w:b/>
          <w:bCs/>
          <w:i w:val="0"/>
          <w:iCs w:val="0"/>
          <w:color w:val="000000" w:themeColor="text1"/>
          <w:sz w:val="20"/>
          <w:szCs w:val="20"/>
        </w:rPr>
        <w:fldChar w:fldCharType="begin"/>
      </w:r>
      <w:r w:rsidR="00591476" w:rsidRPr="00855B88">
        <w:rPr>
          <w:b/>
          <w:bCs/>
          <w:i w:val="0"/>
          <w:iCs w:val="0"/>
          <w:color w:val="000000" w:themeColor="text1"/>
          <w:sz w:val="20"/>
          <w:szCs w:val="20"/>
        </w:rPr>
        <w:instrText xml:space="preserve"> INCLUDEPICTURE "blob:https://web.whatsapp.com/86827159-3299-48e1-905d-55ce5c4ccf29" \* MERGEFORMATINET </w:instrText>
      </w:r>
      <w:r w:rsidR="00591476" w:rsidRPr="00855B88">
        <w:rPr>
          <w:b/>
          <w:bCs/>
          <w:i w:val="0"/>
          <w:iCs w:val="0"/>
          <w:color w:val="000000" w:themeColor="text1"/>
          <w:sz w:val="20"/>
          <w:szCs w:val="20"/>
        </w:rPr>
        <w:fldChar w:fldCharType="separate"/>
      </w:r>
      <w:r w:rsidR="00591476" w:rsidRPr="00855B88">
        <w:rPr>
          <w:b/>
          <w:bCs/>
          <w:i w:val="0"/>
          <w:iCs w:val="0"/>
          <w:color w:val="000000" w:themeColor="text1"/>
          <w:sz w:val="20"/>
          <w:szCs w:val="20"/>
        </w:rPr>
        <w:fldChar w:fldCharType="end"/>
      </w:r>
    </w:p>
    <w:p w14:paraId="302B959D" w14:textId="14A4BBCC" w:rsidR="00095EE7" w:rsidRPr="009404BB" w:rsidRDefault="0010534E" w:rsidP="00A50BC5">
      <w:pPr>
        <w:spacing w:line="276" w:lineRule="auto"/>
        <w:ind w:right="461" w:firstLine="340"/>
        <w:jc w:val="both"/>
        <w:rPr>
          <w:sz w:val="20"/>
          <w:szCs w:val="20"/>
        </w:rPr>
      </w:pPr>
      <w:r w:rsidRPr="009404BB">
        <w:rPr>
          <w:sz w:val="20"/>
          <w:szCs w:val="20"/>
        </w:rPr>
        <w:t xml:space="preserve">Pada Gambar 3.1 dijelaskan beberapa tahapan yang dilakukan untuk mencapai kemampuan pencarian respons yang optimal. Langkah pertama adalah preprocessing, yang berfungsi untuk memproses teks input serta kolom pertanyaan dalam dataset. Selanjutnya, dilakukan text vectorizing, yaitu proses mengubah teks hasil preprocessing menjadi bentuk representasi vektor. Langkah terakhir melibatkan penyaringan dengan memanfaatkan metode cosine similarity. Metode ini berperan dalam mengukur tingkat kemiripan antara kata kunci yang dihasilkan dengan kata kunci yang terdapat dalam dataset. Salah satu keunggulan dari metode cosine similarity adalah tidak terpengaruh oleh panjang dokumen serta </w:t>
      </w:r>
      <w:r w:rsidRPr="009404BB">
        <w:rPr>
          <w:sz w:val="20"/>
          <w:szCs w:val="20"/>
        </w:rPr>
        <w:lastRenderedPageBreak/>
        <w:t>kemampuannya memberikan hasil dengan tingkat akurasi yang tinggi. Secara keseluruhan, chatbot memanfaatkan metode cosine similarity untuk menemukan dan menyajikan respons yang relevan sesuai dengan permintaan pengguna.</w:t>
      </w:r>
    </w:p>
    <w:p w14:paraId="752439DA" w14:textId="20A6A773" w:rsidR="00D85EC0" w:rsidRPr="009404BB" w:rsidRDefault="0081300D" w:rsidP="002C01CC">
      <w:pPr>
        <w:keepNext/>
        <w:spacing w:line="276" w:lineRule="auto"/>
        <w:ind w:right="461"/>
        <w:jc w:val="both"/>
        <w:rPr>
          <w:sz w:val="20"/>
          <w:szCs w:val="20"/>
        </w:rPr>
      </w:pPr>
      <w:r w:rsidRPr="009404BB">
        <w:rPr>
          <w:noProof/>
          <w:sz w:val="20"/>
          <w:szCs w:val="20"/>
        </w:rPr>
        <w:drawing>
          <wp:anchor distT="0" distB="0" distL="114300" distR="114300" simplePos="0" relativeHeight="251705856" behindDoc="0" locked="0" layoutInCell="1" allowOverlap="1" wp14:anchorId="31A7D949" wp14:editId="69BD2F80">
            <wp:simplePos x="0" y="0"/>
            <wp:positionH relativeFrom="column">
              <wp:posOffset>-210820</wp:posOffset>
            </wp:positionH>
            <wp:positionV relativeFrom="paragraph">
              <wp:posOffset>301625</wp:posOffset>
            </wp:positionV>
            <wp:extent cx="3785870" cy="439420"/>
            <wp:effectExtent l="0" t="0" r="0" b="5080"/>
            <wp:wrapThrough wrapText="bothSides">
              <wp:wrapPolygon edited="0">
                <wp:start x="0" y="0"/>
                <wp:lineTo x="0" y="21225"/>
                <wp:lineTo x="21520" y="21225"/>
                <wp:lineTo x="21520" y="0"/>
                <wp:lineTo x="0" y="0"/>
              </wp:wrapPolygon>
            </wp:wrapThrough>
            <wp:docPr id="963200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0048" name="Picture 963200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85870" cy="439420"/>
                    </a:xfrm>
                    <a:prstGeom prst="rect">
                      <a:avLst/>
                    </a:prstGeom>
                  </pic:spPr>
                </pic:pic>
              </a:graphicData>
            </a:graphic>
            <wp14:sizeRelH relativeFrom="page">
              <wp14:pctWidth>0</wp14:pctWidth>
            </wp14:sizeRelH>
            <wp14:sizeRelV relativeFrom="page">
              <wp14:pctHeight>0</wp14:pctHeight>
            </wp14:sizeRelV>
          </wp:anchor>
        </w:drawing>
      </w:r>
    </w:p>
    <w:p w14:paraId="14943A7E" w14:textId="59189F5D" w:rsidR="006342E8" w:rsidRPr="009404BB" w:rsidRDefault="006342E8" w:rsidP="006342E8">
      <w:pPr>
        <w:pStyle w:val="Caption"/>
        <w:jc w:val="center"/>
        <w:rPr>
          <w:b/>
          <w:bCs/>
          <w:i w:val="0"/>
          <w:iCs w:val="0"/>
          <w:color w:val="000000"/>
          <w:sz w:val="20"/>
          <w:szCs w:val="20"/>
        </w:rPr>
      </w:pPr>
      <w:bookmarkStart w:id="70" w:name="_Toc187666660"/>
      <w:bookmarkStart w:id="71" w:name="_Toc187668437"/>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461240">
        <w:rPr>
          <w:b/>
          <w:bCs/>
          <w:i w:val="0"/>
          <w:iCs w:val="0"/>
          <w:noProof/>
          <w:color w:val="000000" w:themeColor="text1"/>
          <w:sz w:val="20"/>
          <w:szCs w:val="20"/>
        </w:rPr>
        <w:t>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Gambaran Step Data Preprocessing</w:t>
      </w:r>
      <w:bookmarkEnd w:id="70"/>
      <w:bookmarkEnd w:id="71"/>
    </w:p>
    <w:p w14:paraId="04AFEF23" w14:textId="749E4222" w:rsidR="00B2058E" w:rsidRPr="009404BB" w:rsidRDefault="00B2058E" w:rsidP="00A50BC5">
      <w:pPr>
        <w:spacing w:line="276" w:lineRule="auto"/>
        <w:ind w:right="461" w:firstLine="340"/>
        <w:jc w:val="both"/>
        <w:rPr>
          <w:sz w:val="20"/>
          <w:szCs w:val="20"/>
        </w:rPr>
      </w:pPr>
      <w:r w:rsidRPr="009404BB">
        <w:rPr>
          <w:sz w:val="20"/>
          <w:szCs w:val="20"/>
        </w:rPr>
        <w:t>Gambar 3.2 menggambarkan proses preprocessing dalam chatbot yang melibatkan beberapa tahapan penting, seperti case folding, remove punctuation, stripping, tokenizing, filtering, dan stemming. Tahap case folding berfungsi untuk mengubah semua huruf menjadi huruf kecil, sementara remove punctuation bertujuan untuk menghapus tanda baca. Stripping digunakan untuk menghilangkan karakter-karakter yang tidak diperlukan. Tokenizing adalah proses memecah teks menjadi unit-unit yang lebih kecil, sedangkan filtering menghapus kata-kata yang tidak relevan. Terakhir, stemming digunakan untuk mengubah kata ke bentuk dasarnya. Semua langkah ini dilakukan untuk mempersiapkan teks input dan pertanyaan dalam dataset sebelum diproses lebih lanjut oleh chatbot.</w:t>
      </w:r>
    </w:p>
    <w:p w14:paraId="531FDC2A" w14:textId="77777777" w:rsidR="007016E0" w:rsidRPr="009404BB" w:rsidRDefault="007016E0" w:rsidP="00A50BC5">
      <w:pPr>
        <w:spacing w:line="276" w:lineRule="auto"/>
        <w:ind w:right="461" w:firstLine="340"/>
        <w:jc w:val="both"/>
        <w:rPr>
          <w:sz w:val="20"/>
          <w:szCs w:val="20"/>
        </w:rPr>
      </w:pPr>
    </w:p>
    <w:p w14:paraId="4E787856" w14:textId="7EAD53CE" w:rsidR="00890530" w:rsidRPr="00890530" w:rsidRDefault="007016E0" w:rsidP="00890530">
      <w:pPr>
        <w:pStyle w:val="Heading3"/>
        <w:ind w:right="461"/>
        <w:rPr>
          <w:rFonts w:cs="Times New Roman"/>
          <w:bCs/>
          <w:szCs w:val="20"/>
        </w:rPr>
      </w:pPr>
      <w:bookmarkStart w:id="72" w:name="_Toc176987406"/>
      <w:bookmarkStart w:id="73" w:name="_Toc196165304"/>
      <w:r w:rsidRPr="009404BB">
        <w:rPr>
          <w:rFonts w:cs="Times New Roman"/>
          <w:bCs/>
          <w:szCs w:val="20"/>
        </w:rPr>
        <w:t>3.2.</w:t>
      </w:r>
      <w:r w:rsidR="00510EFC">
        <w:rPr>
          <w:rFonts w:cs="Times New Roman"/>
          <w:bCs/>
          <w:szCs w:val="20"/>
        </w:rPr>
        <w:t>1 BACKEND &amp; MODEL</w:t>
      </w:r>
      <w:bookmarkEnd w:id="73"/>
    </w:p>
    <w:p w14:paraId="43591FBD" w14:textId="390C8234" w:rsidR="00510EFC" w:rsidRPr="009404BB" w:rsidRDefault="00510EFC" w:rsidP="00510EFC">
      <w:pPr>
        <w:keepNext/>
        <w:keepLines/>
        <w:spacing w:before="40" w:line="276" w:lineRule="auto"/>
        <w:ind w:right="461" w:firstLine="567"/>
        <w:jc w:val="both"/>
        <w:rPr>
          <w:sz w:val="20"/>
          <w:szCs w:val="20"/>
        </w:rPr>
      </w:pPr>
      <w:r w:rsidRPr="00510EFC">
        <w:rPr>
          <w:sz w:val="20"/>
          <w:szCs w:val="20"/>
        </w:rPr>
        <w:t>Backend</w:t>
      </w:r>
      <w:r>
        <w:rPr>
          <w:sz w:val="20"/>
          <w:szCs w:val="20"/>
        </w:rPr>
        <w:t xml:space="preserve"> dan model </w:t>
      </w:r>
      <w:r w:rsidRPr="00510EFC">
        <w:rPr>
          <w:sz w:val="20"/>
          <w:szCs w:val="20"/>
        </w:rPr>
        <w:t>merupakan bagian inti dari sistem yang bertanggung jawab untuk seluruh logika proses pencarian jawaban. Komponen-komponen dalam backend mencakup proses preprocessing, pemeriksaan sinonim, transformasi teks menjadi vektor, pencocokan dokumen, dan pengembalian hasil jawaban. Penjelasan tiap komponen adalah sebagai berikut:</w:t>
      </w:r>
      <w:r w:rsidRPr="009404BB">
        <w:rPr>
          <w:sz w:val="20"/>
          <w:szCs w:val="20"/>
        </w:rPr>
        <w:t xml:space="preserve"> </w:t>
      </w:r>
    </w:p>
    <w:p w14:paraId="7CEA7547" w14:textId="77777777" w:rsidR="00510EFC" w:rsidRDefault="00510EFC" w:rsidP="00510EFC"/>
    <w:p w14:paraId="7FF3633C" w14:textId="77777777" w:rsidR="008134C2" w:rsidRDefault="008134C2" w:rsidP="00510EFC"/>
    <w:p w14:paraId="42F6D4CB" w14:textId="65776B01" w:rsidR="00890530" w:rsidRPr="00D53139" w:rsidRDefault="00510EFC" w:rsidP="00510EFC">
      <w:pPr>
        <w:rPr>
          <w:b/>
          <w:bCs/>
          <w:sz w:val="20"/>
          <w:szCs w:val="20"/>
        </w:rPr>
      </w:pPr>
      <w:r w:rsidRPr="00510EFC">
        <w:rPr>
          <w:b/>
          <w:sz w:val="20"/>
          <w:szCs w:val="20"/>
        </w:rPr>
        <w:lastRenderedPageBreak/>
        <w:t xml:space="preserve">3.2.1.1 </w:t>
      </w:r>
      <w:r w:rsidRPr="00510EFC">
        <w:rPr>
          <w:b/>
          <w:bCs/>
          <w:sz w:val="20"/>
          <w:szCs w:val="20"/>
        </w:rPr>
        <w:t>API</w:t>
      </w:r>
    </w:p>
    <w:p w14:paraId="69B1DC24" w14:textId="7B8C78CD" w:rsidR="00510EFC" w:rsidRDefault="00510EFC" w:rsidP="00D53139">
      <w:pPr>
        <w:spacing w:line="276" w:lineRule="auto"/>
        <w:ind w:right="461"/>
        <w:jc w:val="both"/>
        <w:rPr>
          <w:sz w:val="20"/>
          <w:szCs w:val="20"/>
        </w:rPr>
      </w:pPr>
      <w:r>
        <w:tab/>
      </w:r>
      <w:r w:rsidR="00890530" w:rsidRPr="00890530">
        <w:rPr>
          <w:sz w:val="20"/>
          <w:szCs w:val="20"/>
        </w:rPr>
        <w:t>API bertindak sebagai perantara utama yang menghubungkan frontend dengan backend. API menerima input berupa teks pertanyaan dari pengguna, dan setelah proses selesai dilakukan di sisi backend, API akan mengirimkan kembali hasil berupa jawaban dalam format JSON.</w:t>
      </w:r>
    </w:p>
    <w:p w14:paraId="0B8554E8" w14:textId="77777777" w:rsidR="00890530" w:rsidRDefault="00890530" w:rsidP="00890530">
      <w:pPr>
        <w:ind w:right="461"/>
        <w:jc w:val="both"/>
      </w:pPr>
    </w:p>
    <w:p w14:paraId="3140DA6D" w14:textId="77777777" w:rsidR="00D53139" w:rsidRDefault="00890530" w:rsidP="00D53139">
      <w:r w:rsidRPr="00510EFC">
        <w:rPr>
          <w:b/>
          <w:sz w:val="20"/>
          <w:szCs w:val="20"/>
        </w:rPr>
        <w:t>3.2.1.</w:t>
      </w:r>
      <w:r>
        <w:rPr>
          <w:b/>
          <w:sz w:val="20"/>
          <w:szCs w:val="20"/>
        </w:rPr>
        <w:t>2</w:t>
      </w:r>
      <w:r w:rsidRPr="00510EFC">
        <w:rPr>
          <w:b/>
          <w:sz w:val="20"/>
          <w:szCs w:val="20"/>
        </w:rPr>
        <w:t xml:space="preserve"> </w:t>
      </w:r>
      <w:r w:rsidRPr="00890530">
        <w:rPr>
          <w:b/>
          <w:sz w:val="20"/>
          <w:szCs w:val="20"/>
        </w:rPr>
        <w:t>PREPROCESSING</w:t>
      </w:r>
      <w:r>
        <w:tab/>
      </w:r>
    </w:p>
    <w:p w14:paraId="4C8BFAF1" w14:textId="7D923C66" w:rsidR="00890530" w:rsidRPr="00D53139" w:rsidRDefault="00D53139" w:rsidP="00D012F0">
      <w:pPr>
        <w:spacing w:line="276" w:lineRule="auto"/>
        <w:ind w:right="461" w:firstLine="360"/>
        <w:jc w:val="both"/>
        <w:rPr>
          <w:b/>
          <w:sz w:val="20"/>
          <w:szCs w:val="20"/>
        </w:rPr>
      </w:pPr>
      <w:r>
        <w:t xml:space="preserve">    </w:t>
      </w:r>
      <w:r w:rsidR="00890530" w:rsidRPr="00D53139">
        <w:rPr>
          <w:sz w:val="20"/>
          <w:szCs w:val="20"/>
        </w:rPr>
        <w:t>Pada gambar 3.2 ditampilkan tahap preprocessing,</w:t>
      </w:r>
      <w:r w:rsidR="00890530" w:rsidRPr="00D53139">
        <w:rPr>
          <w:sz w:val="20"/>
          <w:szCs w:val="20"/>
        </w:rPr>
        <w:t xml:space="preserve"> </w:t>
      </w:r>
      <w:r w:rsidR="00890530" w:rsidRPr="00D53139">
        <w:rPr>
          <w:sz w:val="20"/>
          <w:szCs w:val="20"/>
        </w:rPr>
        <w:t>preprocessing adalah proses di mana dokumen Spreadsheets diubah menjadi PDF lalu teks diekstraksi dari dokumen PDF. Ekstraksi teks ini dilakukan menggunakan alat ekstraksi teks khusus yang dapat membaca konten PDF dan mengonversinya menjadi teks yang dapat diolah lebih lanjut. Setelah teks diekstraksi, langkah berikutnya adalah pembersihan teks. Pada tahap ini, noise, karakter-karakter spesial, dan formatting yang tidak diperlukan dihapus untuk memastikan bahwa teks yang dihasilkan bersih dan konsisten. Normalisasi teks juga dilakukan, seperti mengubah semua huruf menjadi huruf kecil untuk memastikan bahwa data siap untuk tahap embedding. Tujuan dari preprocessing adalah untuk mempersiapkan data agar dapat diolah dengan lebih baik oleh algoritma yang akan digunakan pada tahap selanjutnya. Berikut adalah hasil dari masing-masing tahap text preprocessing:</w:t>
      </w:r>
    </w:p>
    <w:p w14:paraId="3126BBC1" w14:textId="77777777" w:rsidR="00890530" w:rsidRPr="009404BB" w:rsidRDefault="00890530" w:rsidP="00890530">
      <w:pPr>
        <w:pStyle w:val="Heading3"/>
        <w:numPr>
          <w:ilvl w:val="0"/>
          <w:numId w:val="14"/>
        </w:numPr>
        <w:tabs>
          <w:tab w:val="left" w:pos="911"/>
        </w:tabs>
        <w:spacing w:before="230"/>
        <w:ind w:left="720" w:right="461" w:hanging="360"/>
        <w:jc w:val="both"/>
        <w:rPr>
          <w:rFonts w:cs="Times New Roman"/>
          <w:bCs/>
          <w:szCs w:val="20"/>
        </w:rPr>
      </w:pPr>
      <w:bookmarkStart w:id="74" w:name="_Toc187674100"/>
      <w:bookmarkStart w:id="75" w:name="_Toc196165305"/>
      <w:r w:rsidRPr="009404BB">
        <w:rPr>
          <w:rFonts w:cs="Times New Roman"/>
          <w:bCs/>
          <w:szCs w:val="20"/>
        </w:rPr>
        <w:t xml:space="preserve">Case </w:t>
      </w:r>
      <w:r w:rsidRPr="009404BB">
        <w:rPr>
          <w:rFonts w:cs="Times New Roman"/>
          <w:bCs/>
          <w:spacing w:val="-2"/>
          <w:szCs w:val="20"/>
        </w:rPr>
        <w:t>folding</w:t>
      </w:r>
      <w:bookmarkEnd w:id="74"/>
      <w:bookmarkEnd w:id="75"/>
      <w:r w:rsidRPr="009404BB">
        <w:rPr>
          <w:rFonts w:cs="Times New Roman"/>
          <w:bCs/>
          <w:spacing w:val="-2"/>
          <w:szCs w:val="20"/>
        </w:rPr>
        <w:t xml:space="preserve"> </w:t>
      </w:r>
    </w:p>
    <w:p w14:paraId="35FDAA8A" w14:textId="77777777" w:rsidR="00890530" w:rsidRPr="009404BB" w:rsidRDefault="00890530" w:rsidP="00890530">
      <w:pPr>
        <w:pStyle w:val="BodyText"/>
        <w:ind w:left="285" w:right="461" w:firstLine="426"/>
        <w:jc w:val="both"/>
      </w:pPr>
      <w:r w:rsidRPr="009404BB">
        <w:rPr>
          <w:noProof/>
        </w:rPr>
        <mc:AlternateContent>
          <mc:Choice Requires="wps">
            <w:drawing>
              <wp:anchor distT="0" distB="0" distL="114300" distR="114300" simplePos="0" relativeHeight="251750912" behindDoc="0" locked="0" layoutInCell="1" allowOverlap="1" wp14:anchorId="6C2DDA53" wp14:editId="361D97A4">
                <wp:simplePos x="0" y="0"/>
                <wp:positionH relativeFrom="column">
                  <wp:posOffset>103505</wp:posOffset>
                </wp:positionH>
                <wp:positionV relativeFrom="paragraph">
                  <wp:posOffset>746760</wp:posOffset>
                </wp:positionV>
                <wp:extent cx="3451225" cy="522605"/>
                <wp:effectExtent l="12700" t="12700" r="15875" b="10795"/>
                <wp:wrapTopAndBottom/>
                <wp:docPr id="1243948330" name="Kotak Teks 1"/>
                <wp:cNvGraphicFramePr/>
                <a:graphic xmlns:a="http://schemas.openxmlformats.org/drawingml/2006/main">
                  <a:graphicData uri="http://schemas.microsoft.com/office/word/2010/wordprocessingShape">
                    <wps:wsp>
                      <wps:cNvSpPr txBox="1"/>
                      <wps:spPr>
                        <a:xfrm>
                          <a:off x="0" y="0"/>
                          <a:ext cx="3451225" cy="52260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3F47DAA8"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text = ‘Bagaimana, menguji Registrasi?’</w:t>
                            </w:r>
                          </w:p>
                          <w:p w14:paraId="429C44DC"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text_lower = text.lower()</w:t>
                            </w:r>
                          </w:p>
                          <w:p w14:paraId="000A7FFF"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2DDD0579"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print(text_lower)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2DDA53" id="_x0000_t202" coordsize="21600,21600" o:spt="202" path="m,l,21600r21600,l21600,xe">
                <v:stroke joinstyle="miter"/>
                <v:path gradientshapeok="t" o:connecttype="rect"/>
              </v:shapetype>
              <v:shape id="Kotak Teks 1" o:spid="_x0000_s1026" type="#_x0000_t202" style="position:absolute;left:0;text-align:left;margin-left:8.15pt;margin-top:58.8pt;width:271.75pt;height:41.15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" fillcolor="white [3212]" strokecolor="#d6e3bc [1302]" strokeweight="2pt">
                <v:stroke opacity="46003f"/>
                <v:textbox>
                  <w:txbxContent>
                    <w:p w14:paraId="3F47DAA8"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text = ‘Bagaimana, menguji Registrasi?’</w:t>
                      </w:r>
                    </w:p>
                    <w:p w14:paraId="429C44DC"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text_lower = text.lower()</w:t>
                      </w:r>
                    </w:p>
                    <w:p w14:paraId="000A7FFF"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2DDD0579"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print(text_lower)</w:t>
                      </w:r>
                    </w:p>
                  </w:txbxContent>
                </v:textbox>
                <w10:wrap type="topAndBottom"/>
              </v:shape>
            </w:pict>
          </mc:Fallback>
        </mc:AlternateContent>
      </w:r>
      <w:r w:rsidRPr="009404BB">
        <w:t>Case folding adalah proses mengubah semua huruf dalam masukan pengguna menjadi huruf kecil (non-kapital). Hanya huruf ‘a’ hingga ‘z’ yang akan diproses, sedangkan angka serta tanda baca lainnya akan diabaikan.</w:t>
      </w:r>
    </w:p>
    <w:p w14:paraId="5F84384A" w14:textId="77777777" w:rsidR="00890530" w:rsidRPr="009404BB" w:rsidRDefault="00890530" w:rsidP="00890530">
      <w:pPr>
        <w:pStyle w:val="BodyText"/>
        <w:spacing w:before="9"/>
        <w:ind w:right="461"/>
      </w:pPr>
    </w:p>
    <w:p w14:paraId="6E7045A6" w14:textId="77777777" w:rsidR="00890530" w:rsidRPr="009404BB" w:rsidRDefault="00890530" w:rsidP="00890530">
      <w:pPr>
        <w:pStyle w:val="Caption"/>
        <w:jc w:val="center"/>
        <w:rPr>
          <w:b/>
          <w:bCs/>
          <w:i w:val="0"/>
          <w:iCs w:val="0"/>
          <w:spacing w:val="-2"/>
          <w:sz w:val="20"/>
          <w:szCs w:val="20"/>
        </w:rPr>
      </w:pPr>
      <w:bookmarkStart w:id="76" w:name="_Toc187666662"/>
      <w:bookmarkStart w:id="77" w:name="_Toc187668439"/>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Pr>
          <w:b/>
          <w:bCs/>
          <w:i w:val="0"/>
          <w:iCs w:val="0"/>
          <w:noProof/>
          <w:color w:val="000000" w:themeColor="text1"/>
          <w:sz w:val="20"/>
          <w:szCs w:val="20"/>
        </w:rPr>
        <w:t>3</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Potongan kode proses case folding</w:t>
      </w:r>
      <w:bookmarkEnd w:id="76"/>
      <w:bookmarkEnd w:id="77"/>
    </w:p>
    <w:p w14:paraId="642CD82E" w14:textId="77777777" w:rsidR="00890530" w:rsidRPr="009404BB" w:rsidRDefault="00890530" w:rsidP="00890530">
      <w:pPr>
        <w:pStyle w:val="BodyText"/>
        <w:spacing w:before="9"/>
        <w:ind w:left="142" w:right="461"/>
        <w:jc w:val="center"/>
      </w:pPr>
    </w:p>
    <w:p w14:paraId="276E45B0" w14:textId="77777777" w:rsidR="00890530" w:rsidRPr="009404BB" w:rsidRDefault="00890530" w:rsidP="00890530">
      <w:pPr>
        <w:pStyle w:val="BodyText"/>
        <w:numPr>
          <w:ilvl w:val="0"/>
          <w:numId w:val="14"/>
        </w:numPr>
        <w:ind w:left="567" w:right="461"/>
        <w:rPr>
          <w:rFonts w:eastAsia="Calibri"/>
          <w:b/>
          <w:bCs/>
          <w:lang w:val="en-ID"/>
        </w:rPr>
      </w:pPr>
      <w:r w:rsidRPr="009404BB">
        <w:rPr>
          <w:rFonts w:eastAsia="Calibri"/>
          <w:b/>
          <w:bCs/>
          <w:lang w:val="en-ID"/>
        </w:rPr>
        <w:t xml:space="preserve">  Remove Punctuation</w:t>
      </w:r>
    </w:p>
    <w:p w14:paraId="4C7436C5" w14:textId="77777777" w:rsidR="00890530" w:rsidRPr="0009639D" w:rsidRDefault="00890530" w:rsidP="00890530">
      <w:pPr>
        <w:pStyle w:val="BodyText"/>
        <w:ind w:left="426" w:right="461" w:firstLine="283"/>
        <w:jc w:val="both"/>
        <w:rPr>
          <w:rFonts w:eastAsia="Calibri"/>
          <w:lang w:val="en-ID"/>
        </w:rPr>
      </w:pPr>
      <w:r w:rsidRPr="009404BB">
        <w:rPr>
          <w:noProof/>
        </w:rPr>
        <mc:AlternateContent>
          <mc:Choice Requires="wps">
            <w:drawing>
              <wp:anchor distT="0" distB="0" distL="114300" distR="114300" simplePos="0" relativeHeight="251751936" behindDoc="0" locked="0" layoutInCell="1" allowOverlap="1" wp14:anchorId="284F413A" wp14:editId="03860EF6">
                <wp:simplePos x="0" y="0"/>
                <wp:positionH relativeFrom="column">
                  <wp:posOffset>103505</wp:posOffset>
                </wp:positionH>
                <wp:positionV relativeFrom="paragraph">
                  <wp:posOffset>532130</wp:posOffset>
                </wp:positionV>
                <wp:extent cx="3451225" cy="522605"/>
                <wp:effectExtent l="12700" t="12700" r="15875" b="10795"/>
                <wp:wrapTopAndBottom/>
                <wp:docPr id="470175477" name="Kotak Teks 1"/>
                <wp:cNvGraphicFramePr/>
                <a:graphic xmlns:a="http://schemas.openxmlformats.org/drawingml/2006/main">
                  <a:graphicData uri="http://schemas.microsoft.com/office/word/2010/wordprocessingShape">
                    <wps:wsp>
                      <wps:cNvSpPr txBox="1"/>
                      <wps:spPr>
                        <a:xfrm>
                          <a:off x="0" y="0"/>
                          <a:ext cx="3451225" cy="52260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1327B067" w14:textId="77777777" w:rsidR="00890530" w:rsidRDefault="00890530" w:rsidP="00890530">
                            <w:pPr>
                              <w:ind w:left="426"/>
                              <w:rPr>
                                <w:rFonts w:ascii="Courier" w:hAnsi="Courier"/>
                                <w:sz w:val="14"/>
                                <w:szCs w:val="14"/>
                              </w:rPr>
                            </w:pPr>
                            <w:r w:rsidRPr="008605F5">
                              <w:rPr>
                                <w:rFonts w:ascii="Courier" w:hAnsi="Courier"/>
                                <w:sz w:val="14"/>
                                <w:szCs w:val="14"/>
                              </w:rPr>
                              <w:t>text_no_punct = text_lower.translate(str.maketrans('', '', string.punctuation))</w:t>
                            </w:r>
                          </w:p>
                          <w:p w14:paraId="74A71E6E"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A4758F2"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print(text_no_punct)</w:t>
                            </w:r>
                          </w:p>
                          <w:p w14:paraId="2E2C26D7" w14:textId="77777777" w:rsidR="00890530" w:rsidRPr="003333C7" w:rsidRDefault="00890530" w:rsidP="00890530">
                            <w:pPr>
                              <w:rPr>
                                <w:rFonts w:ascii="Courier" w:hAnsi="Courie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F413A" id="_x0000_s1027" type="#_x0000_t202" style="position:absolute;left:0;text-align:left;margin-left:8.15pt;margin-top:41.9pt;width:271.75pt;height:41.15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" fillcolor="white [3212]" strokecolor="#d6e3bc [1302]" strokeweight="2pt">
                <v:stroke opacity="46003f"/>
                <v:textbox>
                  <w:txbxContent>
                    <w:p w14:paraId="1327B067" w14:textId="77777777" w:rsidR="00890530" w:rsidRDefault="00890530" w:rsidP="00890530">
                      <w:pPr>
                        <w:ind w:left="426"/>
                        <w:rPr>
                          <w:rFonts w:ascii="Courier" w:hAnsi="Courier"/>
                          <w:sz w:val="14"/>
                          <w:szCs w:val="14"/>
                        </w:rPr>
                      </w:pPr>
                      <w:r w:rsidRPr="008605F5">
                        <w:rPr>
                          <w:rFonts w:ascii="Courier" w:hAnsi="Courier"/>
                          <w:sz w:val="14"/>
                          <w:szCs w:val="14"/>
                        </w:rPr>
                        <w:t>text_no_punct = text_lower.translate(str.maketrans('', '', string.punctuation))</w:t>
                      </w:r>
                    </w:p>
                    <w:p w14:paraId="74A71E6E"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A4758F2"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print(text_no_punct)</w:t>
                      </w:r>
                    </w:p>
                    <w:p w14:paraId="2E2C26D7" w14:textId="77777777" w:rsidR="00890530" w:rsidRPr="003333C7" w:rsidRDefault="00890530" w:rsidP="00890530">
                      <w:pPr>
                        <w:rPr>
                          <w:rFonts w:ascii="Courier" w:hAnsi="Courier"/>
                          <w:sz w:val="14"/>
                          <w:szCs w:val="14"/>
                        </w:rPr>
                      </w:pPr>
                    </w:p>
                  </w:txbxContent>
                </v:textbox>
                <w10:wrap type="topAndBottom"/>
              </v:shape>
            </w:pict>
          </mc:Fallback>
        </mc:AlternateContent>
      </w:r>
      <w:r w:rsidRPr="009404BB">
        <w:rPr>
          <w:rFonts w:eastAsia="Calibri"/>
          <w:lang w:val="en-ID"/>
        </w:rPr>
        <w:t xml:space="preserve">Remove punctuation adalah tahap menghapus semua tanda baca dalam kalimat. Tanda baca dianggap tidak relevan karena tidak berpengaruh dalam text preprocessing. </w:t>
      </w:r>
    </w:p>
    <w:p w14:paraId="2166087F" w14:textId="77777777" w:rsidR="00890530" w:rsidRPr="009404BB" w:rsidRDefault="00890530" w:rsidP="00890530">
      <w:pPr>
        <w:pStyle w:val="Caption"/>
        <w:jc w:val="center"/>
        <w:rPr>
          <w:b/>
          <w:bCs/>
          <w:i w:val="0"/>
          <w:iCs w:val="0"/>
          <w:sz w:val="20"/>
          <w:szCs w:val="20"/>
        </w:rPr>
      </w:pPr>
      <w:bookmarkStart w:id="78" w:name="_Toc187666663"/>
      <w:bookmarkStart w:id="79" w:name="_Toc187668440"/>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Pr>
          <w:b/>
          <w:bCs/>
          <w:i w:val="0"/>
          <w:iCs w:val="0"/>
          <w:noProof/>
          <w:color w:val="000000" w:themeColor="text1"/>
          <w:sz w:val="20"/>
          <w:szCs w:val="20"/>
        </w:rPr>
        <w:t>4</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Potongan kode proses remove punctuation</w:t>
      </w:r>
      <w:bookmarkEnd w:id="78"/>
      <w:bookmarkEnd w:id="79"/>
    </w:p>
    <w:p w14:paraId="6260BD50" w14:textId="77777777" w:rsidR="00890530" w:rsidRPr="009404BB" w:rsidRDefault="00890530" w:rsidP="00890530">
      <w:pPr>
        <w:pStyle w:val="BodyText"/>
        <w:ind w:right="461"/>
      </w:pPr>
    </w:p>
    <w:p w14:paraId="344B8359" w14:textId="77777777" w:rsidR="00890530" w:rsidRPr="009404BB" w:rsidRDefault="00890530" w:rsidP="00890530">
      <w:pPr>
        <w:pStyle w:val="BodyText"/>
        <w:ind w:left="426" w:right="461"/>
        <w:jc w:val="both"/>
        <w:rPr>
          <w:b/>
          <w:bCs/>
        </w:rPr>
      </w:pPr>
      <w:r w:rsidRPr="009404BB">
        <w:rPr>
          <w:b/>
          <w:bCs/>
        </w:rPr>
        <w:t xml:space="preserve">c. </w:t>
      </w:r>
      <w:r w:rsidRPr="009404BB">
        <w:rPr>
          <w:b/>
          <w:bCs/>
        </w:rPr>
        <w:tab/>
        <w:t>Stripping</w:t>
      </w:r>
    </w:p>
    <w:p w14:paraId="4FFACCA4" w14:textId="77777777" w:rsidR="00890530" w:rsidRPr="009404BB" w:rsidRDefault="00890530" w:rsidP="00890530">
      <w:pPr>
        <w:pStyle w:val="BodyText"/>
        <w:ind w:left="426" w:right="461" w:firstLine="283"/>
        <w:jc w:val="both"/>
      </w:pPr>
      <w:r w:rsidRPr="009404BB">
        <w:rPr>
          <w:noProof/>
        </w:rPr>
        <mc:AlternateContent>
          <mc:Choice Requires="wps">
            <w:drawing>
              <wp:anchor distT="0" distB="0" distL="114300" distR="114300" simplePos="0" relativeHeight="251752960" behindDoc="0" locked="0" layoutInCell="1" allowOverlap="1" wp14:anchorId="48F8B262" wp14:editId="07E02A3A">
                <wp:simplePos x="0" y="0"/>
                <wp:positionH relativeFrom="column">
                  <wp:posOffset>271145</wp:posOffset>
                </wp:positionH>
                <wp:positionV relativeFrom="paragraph">
                  <wp:posOffset>657225</wp:posOffset>
                </wp:positionV>
                <wp:extent cx="3322320" cy="423545"/>
                <wp:effectExtent l="12700" t="12700" r="17780" b="8255"/>
                <wp:wrapTopAndBottom/>
                <wp:docPr id="20747188" name="Kotak Teks 1"/>
                <wp:cNvGraphicFramePr/>
                <a:graphic xmlns:a="http://schemas.openxmlformats.org/drawingml/2006/main">
                  <a:graphicData uri="http://schemas.microsoft.com/office/word/2010/wordprocessingShape">
                    <wps:wsp>
                      <wps:cNvSpPr txBox="1"/>
                      <wps:spPr>
                        <a:xfrm>
                          <a:off x="0" y="0"/>
                          <a:ext cx="3322320" cy="42354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6EDAC14C" w14:textId="77777777" w:rsidR="00890530" w:rsidRDefault="00890530" w:rsidP="00890530">
                            <w:pPr>
                              <w:ind w:left="426"/>
                              <w:rPr>
                                <w:rFonts w:ascii="Courier" w:hAnsi="Courier"/>
                                <w:sz w:val="14"/>
                                <w:szCs w:val="14"/>
                              </w:rPr>
                            </w:pPr>
                            <w:r w:rsidRPr="008504B6">
                              <w:rPr>
                                <w:rFonts w:ascii="Courier" w:hAnsi="Courier"/>
                                <w:sz w:val="14"/>
                                <w:szCs w:val="14"/>
                              </w:rPr>
                              <w:t>text_stripped = text_no_punct.strip()</w:t>
                            </w:r>
                          </w:p>
                          <w:p w14:paraId="59366D7B"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812DEAE"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8504B6">
                              <w:rPr>
                                <w:rFonts w:ascii="Courier" w:hAnsi="Courier"/>
                                <w:sz w:val="14"/>
                                <w:szCs w:val="14"/>
                              </w:rPr>
                              <w:t>text_stripped</w:t>
                            </w:r>
                            <w:r>
                              <w:rPr>
                                <w:rFonts w:ascii="Courier" w:hAnsi="Courie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8B262" id="_x0000_s1028" type="#_x0000_t202" style="position:absolute;left:0;text-align:left;margin-left:21.35pt;margin-top:51.75pt;width:261.6pt;height:33.35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" fillcolor="white [3212]" strokecolor="#d6e3bc [1302]" strokeweight="2pt">
                <v:stroke opacity="46003f"/>
                <v:textbox>
                  <w:txbxContent>
                    <w:p w14:paraId="6EDAC14C" w14:textId="77777777" w:rsidR="00890530" w:rsidRDefault="00890530" w:rsidP="00890530">
                      <w:pPr>
                        <w:ind w:left="426"/>
                        <w:rPr>
                          <w:rFonts w:ascii="Courier" w:hAnsi="Courier"/>
                          <w:sz w:val="14"/>
                          <w:szCs w:val="14"/>
                        </w:rPr>
                      </w:pPr>
                      <w:r w:rsidRPr="008504B6">
                        <w:rPr>
                          <w:rFonts w:ascii="Courier" w:hAnsi="Courier"/>
                          <w:sz w:val="14"/>
                          <w:szCs w:val="14"/>
                        </w:rPr>
                        <w:t>text_stripped = text_no_punct.strip()</w:t>
                      </w:r>
                    </w:p>
                    <w:p w14:paraId="59366D7B"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812DEAE"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8504B6">
                        <w:rPr>
                          <w:rFonts w:ascii="Courier" w:hAnsi="Courier"/>
                          <w:sz w:val="14"/>
                          <w:szCs w:val="14"/>
                        </w:rPr>
                        <w:t>text_stripped</w:t>
                      </w:r>
                      <w:r>
                        <w:rPr>
                          <w:rFonts w:ascii="Courier" w:hAnsi="Courier"/>
                          <w:sz w:val="14"/>
                          <w:szCs w:val="14"/>
                        </w:rPr>
                        <w:t>)</w:t>
                      </w:r>
                    </w:p>
                  </w:txbxContent>
                </v:textbox>
                <w10:wrap type="topAndBottom"/>
              </v:shape>
            </w:pict>
          </mc:Fallback>
        </mc:AlternateContent>
      </w:r>
      <w:r w:rsidRPr="009404BB">
        <w:t xml:space="preserve">Stripping bertujuan untuk menghilangkan spasi tambahan yang tidak diperlukan, seperti spasi di awal dan akhir teks. Selain itu, jumlah spasi di antara dua kata yang berlebihan akan diringkas menjadi satu. </w:t>
      </w:r>
    </w:p>
    <w:p w14:paraId="63898B37" w14:textId="77777777" w:rsidR="00890530" w:rsidRPr="009404BB" w:rsidRDefault="00890530" w:rsidP="00890530">
      <w:pPr>
        <w:pStyle w:val="BodyText"/>
        <w:ind w:right="461"/>
        <w:jc w:val="both"/>
      </w:pPr>
    </w:p>
    <w:p w14:paraId="2EAE9C71" w14:textId="77777777" w:rsidR="00890530" w:rsidRPr="009404BB" w:rsidRDefault="00890530" w:rsidP="00890530">
      <w:pPr>
        <w:pStyle w:val="Caption"/>
        <w:jc w:val="center"/>
        <w:rPr>
          <w:b/>
          <w:bCs/>
          <w:i w:val="0"/>
          <w:iCs w:val="0"/>
          <w:spacing w:val="-2"/>
          <w:sz w:val="20"/>
          <w:szCs w:val="20"/>
        </w:rPr>
      </w:pPr>
      <w:bookmarkStart w:id="80" w:name="_Toc187666664"/>
      <w:bookmarkStart w:id="81" w:name="_Toc187668441"/>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Pr>
          <w:b/>
          <w:bCs/>
          <w:i w:val="0"/>
          <w:iCs w:val="0"/>
          <w:noProof/>
          <w:color w:val="000000" w:themeColor="text1"/>
          <w:sz w:val="20"/>
          <w:szCs w:val="20"/>
        </w:rPr>
        <w:t>5</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Potongan kode proses stripping</w:t>
      </w:r>
      <w:bookmarkEnd w:id="80"/>
      <w:bookmarkEnd w:id="81"/>
    </w:p>
    <w:p w14:paraId="7BB45E42" w14:textId="77777777" w:rsidR="00890530" w:rsidRDefault="00890530" w:rsidP="00890530">
      <w:pPr>
        <w:pStyle w:val="BodyText"/>
        <w:ind w:left="142" w:right="461"/>
        <w:jc w:val="center"/>
        <w:rPr>
          <w:spacing w:val="-2"/>
        </w:rPr>
      </w:pPr>
    </w:p>
    <w:p w14:paraId="5191078E" w14:textId="77777777" w:rsidR="00890530" w:rsidRPr="009404BB" w:rsidRDefault="00890530" w:rsidP="00890530">
      <w:pPr>
        <w:pStyle w:val="BodyText"/>
        <w:ind w:left="142" w:right="461"/>
        <w:jc w:val="center"/>
        <w:rPr>
          <w:spacing w:val="-2"/>
        </w:rPr>
      </w:pPr>
    </w:p>
    <w:p w14:paraId="43DBBCE9" w14:textId="77777777" w:rsidR="00890530" w:rsidRPr="009404BB" w:rsidRDefault="00890530" w:rsidP="00890530">
      <w:pPr>
        <w:pStyle w:val="BodyText"/>
        <w:ind w:left="142" w:right="461"/>
        <w:jc w:val="center"/>
        <w:rPr>
          <w:spacing w:val="-2"/>
        </w:rPr>
      </w:pPr>
    </w:p>
    <w:p w14:paraId="5FEB06D1" w14:textId="77777777" w:rsidR="00890530" w:rsidRPr="009404BB" w:rsidRDefault="00890530" w:rsidP="00890530">
      <w:pPr>
        <w:pStyle w:val="BodyText"/>
        <w:ind w:left="285" w:right="461" w:firstLine="141"/>
        <w:jc w:val="both"/>
        <w:rPr>
          <w:rFonts w:eastAsia="Calibri"/>
          <w:b/>
          <w:bCs/>
          <w:spacing w:val="-2"/>
          <w:lang w:val="en-ID"/>
        </w:rPr>
      </w:pPr>
      <w:r w:rsidRPr="009404BB">
        <w:rPr>
          <w:rFonts w:eastAsia="Calibri"/>
          <w:b/>
          <w:bCs/>
          <w:spacing w:val="-2"/>
          <w:lang w:val="en-ID"/>
        </w:rPr>
        <w:t>d. Tokenizing</w:t>
      </w:r>
    </w:p>
    <w:p w14:paraId="56716767" w14:textId="77777777" w:rsidR="00890530" w:rsidRPr="009404BB" w:rsidRDefault="00890530" w:rsidP="00890530">
      <w:pPr>
        <w:pStyle w:val="BodyText"/>
        <w:ind w:left="426" w:right="461" w:firstLine="283"/>
        <w:jc w:val="both"/>
        <w:rPr>
          <w:rFonts w:eastAsia="Calibri"/>
          <w:spacing w:val="-2"/>
          <w:lang w:val="en-ID"/>
        </w:rPr>
      </w:pPr>
      <w:r w:rsidRPr="009404BB">
        <w:rPr>
          <w:noProof/>
        </w:rPr>
        <mc:AlternateContent>
          <mc:Choice Requires="wps">
            <w:drawing>
              <wp:anchor distT="0" distB="0" distL="114300" distR="114300" simplePos="0" relativeHeight="251753984" behindDoc="0" locked="0" layoutInCell="1" allowOverlap="1" wp14:anchorId="3DC0B7A1" wp14:editId="25517D0C">
                <wp:simplePos x="0" y="0"/>
                <wp:positionH relativeFrom="column">
                  <wp:posOffset>271145</wp:posOffset>
                </wp:positionH>
                <wp:positionV relativeFrom="paragraph">
                  <wp:posOffset>669290</wp:posOffset>
                </wp:positionV>
                <wp:extent cx="3322320" cy="433705"/>
                <wp:effectExtent l="12700" t="12700" r="17780" b="10795"/>
                <wp:wrapTopAndBottom/>
                <wp:docPr id="1585855236" name="Kotak Teks 1"/>
                <wp:cNvGraphicFramePr/>
                <a:graphic xmlns:a="http://schemas.openxmlformats.org/drawingml/2006/main">
                  <a:graphicData uri="http://schemas.microsoft.com/office/word/2010/wordprocessingShape">
                    <wps:wsp>
                      <wps:cNvSpPr txBox="1"/>
                      <wps:spPr>
                        <a:xfrm>
                          <a:off x="0" y="0"/>
                          <a:ext cx="3322320" cy="43370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26F56845" w14:textId="77777777" w:rsidR="00890530" w:rsidRDefault="00890530" w:rsidP="00890530">
                            <w:pPr>
                              <w:ind w:left="426"/>
                              <w:rPr>
                                <w:rFonts w:ascii="Courier" w:hAnsi="Courier"/>
                                <w:sz w:val="14"/>
                                <w:szCs w:val="14"/>
                              </w:rPr>
                            </w:pPr>
                            <w:r w:rsidRPr="008504B6">
                              <w:rPr>
                                <w:rFonts w:ascii="Courier" w:hAnsi="Courier"/>
                                <w:sz w:val="14"/>
                                <w:szCs w:val="14"/>
                              </w:rPr>
                              <w:t>tokens = word_tokenize(text_stripped)</w:t>
                            </w:r>
                          </w:p>
                          <w:p w14:paraId="2FADD53E"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3ADA6B83"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0B7A1" id="_x0000_s1029" type="#_x0000_t202" style="position:absolute;left:0;text-align:left;margin-left:21.35pt;margin-top:52.7pt;width:261.6pt;height:34.15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" fillcolor="white [3212]" strokecolor="#d6e3bc [1302]" strokeweight="2pt">
                <v:stroke opacity="46003f"/>
                <v:textbox>
                  <w:txbxContent>
                    <w:p w14:paraId="26F56845" w14:textId="77777777" w:rsidR="00890530" w:rsidRDefault="00890530" w:rsidP="00890530">
                      <w:pPr>
                        <w:ind w:left="426"/>
                        <w:rPr>
                          <w:rFonts w:ascii="Courier" w:hAnsi="Courier"/>
                          <w:sz w:val="14"/>
                          <w:szCs w:val="14"/>
                        </w:rPr>
                      </w:pPr>
                      <w:r w:rsidRPr="008504B6">
                        <w:rPr>
                          <w:rFonts w:ascii="Courier" w:hAnsi="Courier"/>
                          <w:sz w:val="14"/>
                          <w:szCs w:val="14"/>
                        </w:rPr>
                        <w:t>tokens = word_tokenize(text_stripped)</w:t>
                      </w:r>
                    </w:p>
                    <w:p w14:paraId="2FADD53E"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3ADA6B83"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print(tokens)</w:t>
                      </w:r>
                    </w:p>
                  </w:txbxContent>
                </v:textbox>
                <w10:wrap type="topAndBottom"/>
              </v:shape>
            </w:pict>
          </mc:Fallback>
        </mc:AlternateContent>
      </w:r>
      <w:r w:rsidRPr="009404BB">
        <w:rPr>
          <w:rFonts w:eastAsia="Calibri"/>
          <w:spacing w:val="-2"/>
          <w:lang w:val="en-ID"/>
        </w:rPr>
        <w:t>Tokenizing adalah proses memecah kalimat menjadi beberapa bagian berdasarkan kata penyusunnya. Setiap kata hasil tokenizing akan menjadi kata kunci yang akan dibandingkan dengan kata kunci yang ada di database.</w:t>
      </w:r>
    </w:p>
    <w:p w14:paraId="5798AE56" w14:textId="77777777" w:rsidR="00890530" w:rsidRPr="009404BB" w:rsidRDefault="00890530" w:rsidP="00890530">
      <w:pPr>
        <w:pStyle w:val="BodyText"/>
        <w:ind w:right="461"/>
        <w:jc w:val="both"/>
      </w:pPr>
    </w:p>
    <w:p w14:paraId="176503DE" w14:textId="77777777" w:rsidR="00890530" w:rsidRPr="009404BB" w:rsidRDefault="00890530" w:rsidP="00890530">
      <w:pPr>
        <w:pStyle w:val="Caption"/>
        <w:jc w:val="center"/>
        <w:rPr>
          <w:b/>
          <w:bCs/>
          <w:i w:val="0"/>
          <w:iCs w:val="0"/>
          <w:sz w:val="20"/>
          <w:szCs w:val="20"/>
        </w:rPr>
      </w:pPr>
      <w:bookmarkStart w:id="82" w:name="_Toc187666665"/>
      <w:bookmarkStart w:id="83" w:name="_Toc187668442"/>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Pr>
          <w:b/>
          <w:bCs/>
          <w:i w:val="0"/>
          <w:iCs w:val="0"/>
          <w:noProof/>
          <w:color w:val="000000" w:themeColor="text1"/>
          <w:sz w:val="20"/>
          <w:szCs w:val="20"/>
        </w:rPr>
        <w:t>6</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Potongan kode proses tokenizing</w:t>
      </w:r>
      <w:bookmarkEnd w:id="82"/>
      <w:bookmarkEnd w:id="83"/>
    </w:p>
    <w:p w14:paraId="19522156" w14:textId="77777777" w:rsidR="00890530" w:rsidRPr="009404BB" w:rsidRDefault="00890530" w:rsidP="00890530">
      <w:pPr>
        <w:pStyle w:val="BodyText"/>
        <w:ind w:left="142" w:right="461"/>
        <w:jc w:val="center"/>
      </w:pPr>
    </w:p>
    <w:p w14:paraId="7ED590DE" w14:textId="77777777" w:rsidR="00890530" w:rsidRPr="009404BB" w:rsidRDefault="00890530" w:rsidP="00890530">
      <w:pPr>
        <w:pStyle w:val="BodyText"/>
        <w:tabs>
          <w:tab w:val="center" w:pos="426"/>
        </w:tabs>
        <w:ind w:left="285" w:right="461" w:firstLine="141"/>
        <w:jc w:val="both"/>
        <w:rPr>
          <w:rFonts w:eastAsia="Calibri"/>
          <w:b/>
          <w:bCs/>
          <w:spacing w:val="-2"/>
          <w:lang w:val="en-ID"/>
        </w:rPr>
      </w:pPr>
      <w:r w:rsidRPr="009404BB">
        <w:rPr>
          <w:rFonts w:eastAsia="Calibri"/>
          <w:b/>
          <w:bCs/>
          <w:spacing w:val="-2"/>
          <w:lang w:val="en-ID"/>
        </w:rPr>
        <w:lastRenderedPageBreak/>
        <w:t>e. Filtering</w:t>
      </w:r>
    </w:p>
    <w:p w14:paraId="6223906E" w14:textId="77777777" w:rsidR="00890530" w:rsidRPr="0009639D" w:rsidRDefault="00890530" w:rsidP="00890530">
      <w:pPr>
        <w:pStyle w:val="BodyText"/>
        <w:ind w:left="426" w:right="461" w:firstLine="141"/>
        <w:jc w:val="both"/>
        <w:rPr>
          <w:rFonts w:eastAsia="Calibri"/>
          <w:spacing w:val="-2"/>
          <w:lang w:val="en-ID"/>
        </w:rPr>
      </w:pPr>
      <w:r w:rsidRPr="009404BB">
        <w:rPr>
          <w:noProof/>
        </w:rPr>
        <mc:AlternateContent>
          <mc:Choice Requires="wps">
            <w:drawing>
              <wp:anchor distT="0" distB="0" distL="114300" distR="114300" simplePos="0" relativeHeight="251755008" behindDoc="0" locked="0" layoutInCell="1" allowOverlap="1" wp14:anchorId="4236FBDE" wp14:editId="52694A91">
                <wp:simplePos x="0" y="0"/>
                <wp:positionH relativeFrom="column">
                  <wp:posOffset>90805</wp:posOffset>
                </wp:positionH>
                <wp:positionV relativeFrom="paragraph">
                  <wp:posOffset>732155</wp:posOffset>
                </wp:positionV>
                <wp:extent cx="3502660" cy="673100"/>
                <wp:effectExtent l="12700" t="12700" r="15240" b="12700"/>
                <wp:wrapTopAndBottom/>
                <wp:docPr id="840219718" name="Kotak Teks 1"/>
                <wp:cNvGraphicFramePr/>
                <a:graphic xmlns:a="http://schemas.openxmlformats.org/drawingml/2006/main">
                  <a:graphicData uri="http://schemas.microsoft.com/office/word/2010/wordprocessingShape">
                    <wps:wsp>
                      <wps:cNvSpPr txBox="1"/>
                      <wps:spPr>
                        <a:xfrm>
                          <a:off x="0" y="0"/>
                          <a:ext cx="3502660" cy="673100"/>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685B5F13" w14:textId="77777777" w:rsidR="00890530" w:rsidRDefault="00890530" w:rsidP="00890530">
                            <w:pPr>
                              <w:ind w:left="426"/>
                              <w:rPr>
                                <w:rFonts w:ascii="Courier" w:hAnsi="Courier"/>
                                <w:sz w:val="14"/>
                                <w:szCs w:val="14"/>
                              </w:rPr>
                            </w:pPr>
                            <w:r w:rsidRPr="008504B6">
                              <w:rPr>
                                <w:rFonts w:ascii="Courier" w:hAnsi="Courier"/>
                                <w:sz w:val="14"/>
                                <w:szCs w:val="14"/>
                              </w:rPr>
                              <w:t>stop_words = set(stopwords.words('indonesian'))</w:t>
                            </w:r>
                          </w:p>
                          <w:p w14:paraId="145B379E" w14:textId="77777777" w:rsidR="00890530" w:rsidRDefault="00890530" w:rsidP="00890530">
                            <w:pPr>
                              <w:ind w:left="426"/>
                              <w:rPr>
                                <w:rFonts w:ascii="Courier" w:hAnsi="Courier"/>
                                <w:sz w:val="14"/>
                                <w:szCs w:val="14"/>
                              </w:rPr>
                            </w:pPr>
                            <w:r w:rsidRPr="008504B6">
                              <w:rPr>
                                <w:rFonts w:ascii="Courier" w:hAnsi="Courier"/>
                                <w:sz w:val="14"/>
                                <w:szCs w:val="14"/>
                              </w:rPr>
                              <w:t>filtered_tokens = [word for word in tokens if word not in stop_words]</w:t>
                            </w:r>
                          </w:p>
                          <w:p w14:paraId="0A716877"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3BC15C52"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print(filtered</w:t>
                            </w:r>
                            <w:r w:rsidRPr="008504B6">
                              <w:rPr>
                                <w:rFonts w:ascii="Courier" w:hAnsi="Courier"/>
                                <w:sz w:val="14"/>
                                <w:szCs w:val="14"/>
                              </w:rPr>
                              <w:t>_</w:t>
                            </w:r>
                            <w:r>
                              <w:rPr>
                                <w:rFonts w:ascii="Courier" w:hAnsi="Courier"/>
                                <w:sz w:val="14"/>
                                <w:szCs w:val="14"/>
                              </w:rPr>
                              <w:t>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6FBDE" id="_x0000_s1030" type="#_x0000_t202" style="position:absolute;left:0;text-align:left;margin-left:7.15pt;margin-top:57.65pt;width:275.8pt;height:53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" fillcolor="white [3212]" strokecolor="#d6e3bc [1302]" strokeweight="2pt">
                <v:stroke opacity="46003f"/>
                <v:textbox>
                  <w:txbxContent>
                    <w:p w14:paraId="685B5F13" w14:textId="77777777" w:rsidR="00890530" w:rsidRDefault="00890530" w:rsidP="00890530">
                      <w:pPr>
                        <w:ind w:left="426"/>
                        <w:rPr>
                          <w:rFonts w:ascii="Courier" w:hAnsi="Courier"/>
                          <w:sz w:val="14"/>
                          <w:szCs w:val="14"/>
                        </w:rPr>
                      </w:pPr>
                      <w:r w:rsidRPr="008504B6">
                        <w:rPr>
                          <w:rFonts w:ascii="Courier" w:hAnsi="Courier"/>
                          <w:sz w:val="14"/>
                          <w:szCs w:val="14"/>
                        </w:rPr>
                        <w:t>stop_words = set(stopwords.words('indonesian'))</w:t>
                      </w:r>
                    </w:p>
                    <w:p w14:paraId="145B379E" w14:textId="77777777" w:rsidR="00890530" w:rsidRDefault="00890530" w:rsidP="00890530">
                      <w:pPr>
                        <w:ind w:left="426"/>
                        <w:rPr>
                          <w:rFonts w:ascii="Courier" w:hAnsi="Courier"/>
                          <w:sz w:val="14"/>
                          <w:szCs w:val="14"/>
                        </w:rPr>
                      </w:pPr>
                      <w:r w:rsidRPr="008504B6">
                        <w:rPr>
                          <w:rFonts w:ascii="Courier" w:hAnsi="Courier"/>
                          <w:sz w:val="14"/>
                          <w:szCs w:val="14"/>
                        </w:rPr>
                        <w:t>filtered_tokens = [word for word in tokens if word not in stop_words]</w:t>
                      </w:r>
                    </w:p>
                    <w:p w14:paraId="0A716877"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3BC15C52"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print(filtered</w:t>
                      </w:r>
                      <w:r w:rsidRPr="008504B6">
                        <w:rPr>
                          <w:rFonts w:ascii="Courier" w:hAnsi="Courier"/>
                          <w:sz w:val="14"/>
                          <w:szCs w:val="14"/>
                        </w:rPr>
                        <w:t>_</w:t>
                      </w:r>
                      <w:r>
                        <w:rPr>
                          <w:rFonts w:ascii="Courier" w:hAnsi="Courier"/>
                          <w:sz w:val="14"/>
                          <w:szCs w:val="14"/>
                        </w:rPr>
                        <w:t>tokens)</w:t>
                      </w:r>
                    </w:p>
                  </w:txbxContent>
                </v:textbox>
                <w10:wrap type="topAndBottom"/>
              </v:shape>
            </w:pict>
          </mc:Fallback>
        </mc:AlternateContent>
      </w:r>
      <w:r w:rsidRPr="009404BB">
        <w:rPr>
          <w:rFonts w:eastAsia="Calibri"/>
          <w:spacing w:val="-2"/>
          <w:lang w:val="en-ID"/>
        </w:rPr>
        <w:t>Filtering adalah langkah untuk menyaring kata-kata penting dari sebuah kalimat. Kata-kata ini kemudian dibandingkan dengan daftar stopwords—kata umum seperti ‘yang’, ‘dan’, ‘di’, atau ‘dari’—yang dianggap tidak memiliki nilai informasi.</w:t>
      </w:r>
    </w:p>
    <w:p w14:paraId="0968A880" w14:textId="77777777" w:rsidR="00890530" w:rsidRPr="0009639D" w:rsidRDefault="00890530" w:rsidP="00890530">
      <w:pPr>
        <w:pStyle w:val="Caption"/>
        <w:jc w:val="center"/>
        <w:rPr>
          <w:b/>
          <w:bCs/>
          <w:i w:val="0"/>
          <w:iCs w:val="0"/>
          <w:spacing w:val="-2"/>
          <w:sz w:val="20"/>
          <w:szCs w:val="20"/>
        </w:rPr>
      </w:pPr>
      <w:bookmarkStart w:id="84" w:name="_Toc187666666"/>
      <w:bookmarkStart w:id="85" w:name="_Toc187668443"/>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Pr>
          <w:b/>
          <w:bCs/>
          <w:i w:val="0"/>
          <w:iCs w:val="0"/>
          <w:noProof/>
          <w:color w:val="000000" w:themeColor="text1"/>
          <w:sz w:val="20"/>
          <w:szCs w:val="20"/>
        </w:rPr>
        <w:t>7</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Potongan kode proses filtering</w:t>
      </w:r>
      <w:bookmarkEnd w:id="84"/>
      <w:bookmarkEnd w:id="85"/>
    </w:p>
    <w:p w14:paraId="0F14F67E" w14:textId="77777777" w:rsidR="00890530" w:rsidRPr="009404BB" w:rsidRDefault="00890530" w:rsidP="00890530">
      <w:pPr>
        <w:pStyle w:val="BodyText"/>
        <w:ind w:left="285" w:right="461" w:firstLine="141"/>
        <w:jc w:val="both"/>
        <w:rPr>
          <w:rFonts w:eastAsia="Calibri"/>
          <w:b/>
          <w:bCs/>
          <w:spacing w:val="-2"/>
          <w:lang w:val="en-ID"/>
        </w:rPr>
      </w:pPr>
      <w:r w:rsidRPr="009404BB">
        <w:rPr>
          <w:rFonts w:eastAsia="Calibri"/>
          <w:b/>
          <w:bCs/>
          <w:spacing w:val="-2"/>
          <w:lang w:val="en-ID"/>
        </w:rPr>
        <w:t>f. Stemming</w:t>
      </w:r>
    </w:p>
    <w:p w14:paraId="3240F7E5" w14:textId="77777777" w:rsidR="00890530" w:rsidRPr="009404BB" w:rsidRDefault="00890530" w:rsidP="00890530">
      <w:pPr>
        <w:pStyle w:val="BodyText"/>
        <w:ind w:left="285" w:right="461" w:firstLine="141"/>
        <w:jc w:val="both"/>
        <w:rPr>
          <w:rFonts w:eastAsia="Calibri"/>
          <w:spacing w:val="-2"/>
          <w:lang w:val="en-ID"/>
        </w:rPr>
      </w:pPr>
      <w:r w:rsidRPr="009404BB">
        <w:rPr>
          <w:rFonts w:eastAsia="Calibri"/>
          <w:spacing w:val="-2"/>
          <w:lang w:val="en-ID"/>
        </w:rPr>
        <w:t xml:space="preserve">Stemming dilakukan untuk menghapus imbuhan pada kata, sehingga diperoleh kata dasar. Hal ini penting karena satu kata dapat memiliki berbagai bentuk tergantung konteksnya, dan kata kunci dalam database hanya berisi kata-kata dasar untuk </w:t>
      </w:r>
      <w:r w:rsidRPr="009404BB">
        <w:rPr>
          <w:noProof/>
        </w:rPr>
        <mc:AlternateContent>
          <mc:Choice Requires="wps">
            <w:drawing>
              <wp:anchor distT="0" distB="0" distL="114300" distR="114300" simplePos="0" relativeHeight="251756032" behindDoc="0" locked="0" layoutInCell="1" allowOverlap="1" wp14:anchorId="2C5E6B21" wp14:editId="3D408B48">
                <wp:simplePos x="0" y="0"/>
                <wp:positionH relativeFrom="column">
                  <wp:posOffset>64770</wp:posOffset>
                </wp:positionH>
                <wp:positionV relativeFrom="paragraph">
                  <wp:posOffset>593090</wp:posOffset>
                </wp:positionV>
                <wp:extent cx="3477260" cy="673100"/>
                <wp:effectExtent l="12700" t="12700" r="15240" b="12700"/>
                <wp:wrapTopAndBottom/>
                <wp:docPr id="373156105" name="Kotak Teks 1"/>
                <wp:cNvGraphicFramePr/>
                <a:graphic xmlns:a="http://schemas.openxmlformats.org/drawingml/2006/main">
                  <a:graphicData uri="http://schemas.microsoft.com/office/word/2010/wordprocessingShape">
                    <wps:wsp>
                      <wps:cNvSpPr txBox="1"/>
                      <wps:spPr>
                        <a:xfrm>
                          <a:off x="0" y="0"/>
                          <a:ext cx="3477260" cy="673100"/>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03FF8D62" w14:textId="77777777" w:rsidR="00890530" w:rsidRPr="00B54A3E" w:rsidRDefault="00890530" w:rsidP="00890530">
                            <w:pPr>
                              <w:ind w:left="426"/>
                              <w:rPr>
                                <w:rFonts w:ascii="Courier" w:hAnsi="Courier"/>
                                <w:sz w:val="14"/>
                                <w:szCs w:val="14"/>
                              </w:rPr>
                            </w:pPr>
                            <w:r w:rsidRPr="00B54A3E">
                              <w:rPr>
                                <w:rFonts w:ascii="Courier" w:hAnsi="Courier"/>
                                <w:sz w:val="14"/>
                                <w:szCs w:val="14"/>
                              </w:rPr>
                              <w:t>stemmer = StemmerFactory().create_stemmer()</w:t>
                            </w:r>
                          </w:p>
                          <w:p w14:paraId="7DDFA909" w14:textId="77777777" w:rsidR="00890530" w:rsidRDefault="00890530" w:rsidP="00890530">
                            <w:pPr>
                              <w:ind w:left="426"/>
                              <w:rPr>
                                <w:rFonts w:ascii="Courier" w:hAnsi="Courier"/>
                                <w:sz w:val="14"/>
                                <w:szCs w:val="14"/>
                              </w:rPr>
                            </w:pPr>
                            <w:r w:rsidRPr="00B54A3E">
                              <w:rPr>
                                <w:rFonts w:ascii="Courier" w:hAnsi="Courier"/>
                                <w:sz w:val="14"/>
                                <w:szCs w:val="14"/>
                              </w:rPr>
                              <w:t>stemmed_tokens = [stemmer.stem(word) for word in filtered_tokens]</w:t>
                            </w:r>
                          </w:p>
                          <w:p w14:paraId="0864C691"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D226BBD"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B54A3E">
                              <w:rPr>
                                <w:rFonts w:ascii="Courier" w:hAnsi="Courier"/>
                                <w:sz w:val="14"/>
                                <w:szCs w:val="14"/>
                              </w:rPr>
                              <w:t>stemmed</w:t>
                            </w:r>
                            <w:r w:rsidRPr="008504B6">
                              <w:rPr>
                                <w:rFonts w:ascii="Courier" w:hAnsi="Courier"/>
                                <w:sz w:val="14"/>
                                <w:szCs w:val="14"/>
                              </w:rPr>
                              <w:t>_</w:t>
                            </w:r>
                            <w:r>
                              <w:rPr>
                                <w:rFonts w:ascii="Courier" w:hAnsi="Courier"/>
                                <w:sz w:val="14"/>
                                <w:szCs w:val="14"/>
                              </w:rPr>
                              <w:t>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E6B21" id="_x0000_s1031" type="#_x0000_t202" style="position:absolute;left:0;text-align:left;margin-left:5.1pt;margin-top:46.7pt;width:273.8pt;height:53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" fillcolor="white [3212]" strokecolor="#d6e3bc [1302]" strokeweight="2pt">
                <v:stroke opacity="46003f"/>
                <v:textbox>
                  <w:txbxContent>
                    <w:p w14:paraId="03FF8D62" w14:textId="77777777" w:rsidR="00890530" w:rsidRPr="00B54A3E" w:rsidRDefault="00890530" w:rsidP="00890530">
                      <w:pPr>
                        <w:ind w:left="426"/>
                        <w:rPr>
                          <w:rFonts w:ascii="Courier" w:hAnsi="Courier"/>
                          <w:sz w:val="14"/>
                          <w:szCs w:val="14"/>
                        </w:rPr>
                      </w:pPr>
                      <w:r w:rsidRPr="00B54A3E">
                        <w:rPr>
                          <w:rFonts w:ascii="Courier" w:hAnsi="Courier"/>
                          <w:sz w:val="14"/>
                          <w:szCs w:val="14"/>
                        </w:rPr>
                        <w:t>stemmer = StemmerFactory().create_stemmer()</w:t>
                      </w:r>
                    </w:p>
                    <w:p w14:paraId="7DDFA909" w14:textId="77777777" w:rsidR="00890530" w:rsidRDefault="00890530" w:rsidP="00890530">
                      <w:pPr>
                        <w:ind w:left="426"/>
                        <w:rPr>
                          <w:rFonts w:ascii="Courier" w:hAnsi="Courier"/>
                          <w:sz w:val="14"/>
                          <w:szCs w:val="14"/>
                        </w:rPr>
                      </w:pPr>
                      <w:r w:rsidRPr="00B54A3E">
                        <w:rPr>
                          <w:rFonts w:ascii="Courier" w:hAnsi="Courier"/>
                          <w:sz w:val="14"/>
                          <w:szCs w:val="14"/>
                        </w:rPr>
                        <w:t>stemmed_tokens = [stemmer.stem(word) for word in filtered_tokens]</w:t>
                      </w:r>
                    </w:p>
                    <w:p w14:paraId="0864C691"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D226BBD"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B54A3E">
                        <w:rPr>
                          <w:rFonts w:ascii="Courier" w:hAnsi="Courier"/>
                          <w:sz w:val="14"/>
                          <w:szCs w:val="14"/>
                        </w:rPr>
                        <w:t>stemmed</w:t>
                      </w:r>
                      <w:r w:rsidRPr="008504B6">
                        <w:rPr>
                          <w:rFonts w:ascii="Courier" w:hAnsi="Courier"/>
                          <w:sz w:val="14"/>
                          <w:szCs w:val="14"/>
                        </w:rPr>
                        <w:t>_</w:t>
                      </w:r>
                      <w:r>
                        <w:rPr>
                          <w:rFonts w:ascii="Courier" w:hAnsi="Courier"/>
                          <w:sz w:val="14"/>
                          <w:szCs w:val="14"/>
                        </w:rPr>
                        <w:t>tokens)</w:t>
                      </w:r>
                    </w:p>
                  </w:txbxContent>
                </v:textbox>
                <w10:wrap type="topAndBottom"/>
              </v:shape>
            </w:pict>
          </mc:Fallback>
        </mc:AlternateContent>
      </w:r>
      <w:r w:rsidRPr="009404BB">
        <w:rPr>
          <w:rFonts w:eastAsia="Calibri"/>
          <w:spacing w:val="-2"/>
          <w:lang w:val="en-ID"/>
        </w:rPr>
        <w:t>memastikan akurasi pencocokan</w:t>
      </w:r>
      <w:r w:rsidRPr="009404BB">
        <w:t>.</w:t>
      </w:r>
    </w:p>
    <w:p w14:paraId="0172E7E8" w14:textId="77777777" w:rsidR="00890530" w:rsidRPr="009404BB" w:rsidRDefault="00890530" w:rsidP="00890530">
      <w:pPr>
        <w:pStyle w:val="BodyText"/>
        <w:spacing w:before="12"/>
        <w:ind w:right="461"/>
      </w:pPr>
    </w:p>
    <w:p w14:paraId="30376F59" w14:textId="77777777" w:rsidR="00890530" w:rsidRPr="0009639D" w:rsidRDefault="00890530" w:rsidP="00890530">
      <w:pPr>
        <w:pStyle w:val="Caption"/>
        <w:jc w:val="center"/>
        <w:rPr>
          <w:b/>
          <w:bCs/>
          <w:i w:val="0"/>
          <w:iCs w:val="0"/>
          <w:sz w:val="20"/>
          <w:szCs w:val="20"/>
        </w:rPr>
      </w:pPr>
      <w:bookmarkStart w:id="86" w:name="_Toc187666667"/>
      <w:bookmarkStart w:id="87" w:name="_Toc187668444"/>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Pr>
          <w:b/>
          <w:bCs/>
          <w:i w:val="0"/>
          <w:iCs w:val="0"/>
          <w:noProof/>
          <w:color w:val="000000" w:themeColor="text1"/>
          <w:sz w:val="20"/>
          <w:szCs w:val="20"/>
        </w:rPr>
        <w:t>8</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Potongan kode proses stemming</w:t>
      </w:r>
      <w:bookmarkEnd w:id="86"/>
      <w:bookmarkEnd w:id="87"/>
    </w:p>
    <w:p w14:paraId="5669EF25" w14:textId="59B7686C" w:rsidR="00890530" w:rsidRDefault="00890530" w:rsidP="00890530">
      <w:pPr>
        <w:ind w:right="461"/>
        <w:jc w:val="both"/>
        <w:rPr>
          <w:sz w:val="20"/>
          <w:szCs w:val="20"/>
        </w:rPr>
      </w:pPr>
    </w:p>
    <w:p w14:paraId="7625FC76" w14:textId="77777777" w:rsidR="00890530" w:rsidRDefault="00890530" w:rsidP="00890530">
      <w:pPr>
        <w:ind w:right="461"/>
        <w:jc w:val="both"/>
      </w:pPr>
    </w:p>
    <w:p w14:paraId="24A898A0" w14:textId="7013137A" w:rsidR="00D53139" w:rsidRPr="00D53139" w:rsidRDefault="00890530" w:rsidP="00890530">
      <w:pPr>
        <w:rPr>
          <w:b/>
          <w:bCs/>
          <w:sz w:val="20"/>
          <w:szCs w:val="20"/>
        </w:rPr>
      </w:pPr>
      <w:r w:rsidRPr="00510EFC">
        <w:rPr>
          <w:b/>
          <w:sz w:val="20"/>
          <w:szCs w:val="20"/>
        </w:rPr>
        <w:t>3.2.1.</w:t>
      </w:r>
      <w:r>
        <w:rPr>
          <w:b/>
          <w:sz w:val="20"/>
          <w:szCs w:val="20"/>
        </w:rPr>
        <w:t>3</w:t>
      </w:r>
      <w:r w:rsidRPr="00510EFC">
        <w:rPr>
          <w:b/>
          <w:sz w:val="20"/>
          <w:szCs w:val="20"/>
        </w:rPr>
        <w:t xml:space="preserve"> </w:t>
      </w:r>
      <w:r w:rsidR="00D53139" w:rsidRPr="00D53139">
        <w:rPr>
          <w:b/>
          <w:bCs/>
          <w:sz w:val="20"/>
          <w:szCs w:val="20"/>
        </w:rPr>
        <w:t>C</w:t>
      </w:r>
      <w:r w:rsidR="00D53139">
        <w:rPr>
          <w:b/>
          <w:bCs/>
          <w:sz w:val="20"/>
          <w:szCs w:val="20"/>
        </w:rPr>
        <w:t>HECK</w:t>
      </w:r>
      <w:r w:rsidR="00D53139" w:rsidRPr="00D53139">
        <w:rPr>
          <w:b/>
          <w:bCs/>
          <w:sz w:val="20"/>
          <w:szCs w:val="20"/>
        </w:rPr>
        <w:t xml:space="preserve"> S</w:t>
      </w:r>
      <w:r w:rsidR="00D53139">
        <w:rPr>
          <w:b/>
          <w:bCs/>
          <w:sz w:val="20"/>
          <w:szCs w:val="20"/>
        </w:rPr>
        <w:t>YNONYM</w:t>
      </w:r>
    </w:p>
    <w:p w14:paraId="7770110A" w14:textId="3D26AAF9" w:rsidR="00890530" w:rsidRDefault="00890530" w:rsidP="00D53139">
      <w:pPr>
        <w:spacing w:line="276" w:lineRule="auto"/>
        <w:ind w:right="461"/>
        <w:jc w:val="both"/>
        <w:rPr>
          <w:sz w:val="20"/>
          <w:szCs w:val="20"/>
        </w:rPr>
      </w:pPr>
      <w:r>
        <w:tab/>
      </w:r>
      <w:r w:rsidR="00D53139" w:rsidRPr="00D53139">
        <w:rPr>
          <w:sz w:val="20"/>
          <w:szCs w:val="20"/>
        </w:rPr>
        <w:t>Tahapan ini digunakan untuk mengenali kata-kata yang memiliki makna serupa dengan kata dalam input pengguna. Dengan mengenali sinonim, sistem dapat memahami konteks pertanyaan meskipun redaksi atau kata yang digunakan berbeda dari data pelatihan. Komponen ini meningkatkan kemampuan sistem dalam mengenali maksud pengguna secara lebih mendalam.</w:t>
      </w:r>
    </w:p>
    <w:p w14:paraId="0F99E356" w14:textId="77777777" w:rsidR="00890530" w:rsidRDefault="00890530" w:rsidP="00890530">
      <w:pPr>
        <w:ind w:right="461"/>
        <w:jc w:val="both"/>
      </w:pPr>
    </w:p>
    <w:p w14:paraId="4FC3EE39" w14:textId="2A96EDE1" w:rsidR="00D53139" w:rsidRPr="00D53139" w:rsidRDefault="00890530" w:rsidP="00890530">
      <w:pPr>
        <w:rPr>
          <w:b/>
          <w:bCs/>
          <w:sz w:val="20"/>
          <w:szCs w:val="20"/>
        </w:rPr>
      </w:pPr>
      <w:r w:rsidRPr="00510EFC">
        <w:rPr>
          <w:b/>
          <w:sz w:val="20"/>
          <w:szCs w:val="20"/>
        </w:rPr>
        <w:lastRenderedPageBreak/>
        <w:t>3.2.1.</w:t>
      </w:r>
      <w:r>
        <w:rPr>
          <w:b/>
          <w:sz w:val="20"/>
          <w:szCs w:val="20"/>
        </w:rPr>
        <w:t>4</w:t>
      </w:r>
      <w:r w:rsidRPr="00510EFC">
        <w:rPr>
          <w:b/>
          <w:sz w:val="20"/>
          <w:szCs w:val="20"/>
        </w:rPr>
        <w:t xml:space="preserve"> </w:t>
      </w:r>
      <w:r w:rsidR="00D53139" w:rsidRPr="00D53139">
        <w:rPr>
          <w:b/>
          <w:bCs/>
          <w:sz w:val="20"/>
          <w:szCs w:val="20"/>
        </w:rPr>
        <w:t>TEXT VECTORIZING</w:t>
      </w:r>
    </w:p>
    <w:p w14:paraId="0D7E2543" w14:textId="2224B95B" w:rsidR="00890530" w:rsidRDefault="00890530" w:rsidP="00D53139">
      <w:pPr>
        <w:spacing w:line="276" w:lineRule="auto"/>
        <w:ind w:right="461"/>
        <w:jc w:val="both"/>
        <w:rPr>
          <w:sz w:val="20"/>
          <w:szCs w:val="20"/>
        </w:rPr>
      </w:pPr>
      <w:r>
        <w:tab/>
      </w:r>
      <w:r w:rsidR="00D53139" w:rsidRPr="009404BB">
        <w:rPr>
          <w:sz w:val="20"/>
          <w:szCs w:val="20"/>
        </w:rPr>
        <w:t>Setelah dilakukan preprocessing pada teks input dan menghasilkan kumpulan kata, tahap selanjutnya adalah melakukan konversi teks input yang bertipe string dari sumbernya menjadi bentuk bilangan desimal yang selanjutnya dapat dipergunakan untuk dilakukan perhitungan untuk proses pencarian response yang tepat untuk diberikan kembali kepada client. Metode yang digunakan untuk melakukan proses text vectorizing adalah term frequency-inverse document frequency (TF-IDF). Metode ini digunakan untuk mengubah bentuk teks dari string menjadi vektor dengan cara mengalikan nilai frekuensi kemunculan suatu kata dalam teks dengan nilai kelangkaan relatif suatu kata dalam dokumen.</w:t>
      </w:r>
    </w:p>
    <w:p w14:paraId="07FC1141" w14:textId="77777777" w:rsidR="00890530" w:rsidRDefault="00890530" w:rsidP="00890530">
      <w:pPr>
        <w:ind w:right="461"/>
        <w:jc w:val="both"/>
        <w:rPr>
          <w:sz w:val="20"/>
          <w:szCs w:val="20"/>
        </w:rPr>
      </w:pPr>
    </w:p>
    <w:p w14:paraId="63CA8F87" w14:textId="72ECF054" w:rsidR="00890530" w:rsidRPr="00510EFC" w:rsidRDefault="00890530" w:rsidP="00890530">
      <w:pPr>
        <w:rPr>
          <w:b/>
          <w:sz w:val="20"/>
          <w:szCs w:val="20"/>
        </w:rPr>
      </w:pPr>
      <w:r w:rsidRPr="00510EFC">
        <w:rPr>
          <w:b/>
          <w:sz w:val="20"/>
          <w:szCs w:val="20"/>
        </w:rPr>
        <w:t>3.2.1.</w:t>
      </w:r>
      <w:r>
        <w:rPr>
          <w:b/>
          <w:sz w:val="20"/>
          <w:szCs w:val="20"/>
        </w:rPr>
        <w:t>5</w:t>
      </w:r>
      <w:r w:rsidRPr="00510EFC">
        <w:rPr>
          <w:b/>
          <w:sz w:val="20"/>
          <w:szCs w:val="20"/>
        </w:rPr>
        <w:t xml:space="preserve"> </w:t>
      </w:r>
      <w:r w:rsidR="00D53139" w:rsidRPr="00D53139">
        <w:rPr>
          <w:b/>
          <w:bCs/>
          <w:sz w:val="20"/>
          <w:szCs w:val="20"/>
        </w:rPr>
        <w:t>SETUP QUERY STATEMENT</w:t>
      </w:r>
    </w:p>
    <w:p w14:paraId="6CF11C2F" w14:textId="2DCF1A59" w:rsidR="00890530" w:rsidRDefault="00890530" w:rsidP="0081300D">
      <w:pPr>
        <w:spacing w:line="276" w:lineRule="auto"/>
        <w:ind w:right="461"/>
        <w:jc w:val="both"/>
        <w:rPr>
          <w:sz w:val="20"/>
          <w:szCs w:val="20"/>
        </w:rPr>
      </w:pPr>
      <w:r>
        <w:tab/>
      </w:r>
      <w:r w:rsidR="0081300D" w:rsidRPr="0081300D">
        <w:rPr>
          <w:sz w:val="20"/>
          <w:szCs w:val="20"/>
        </w:rPr>
        <w:t>Vektor dari input pengguna kemudian digunakan untuk menyusun query yang akan dikirim ke sistem pencocokan dokumen. Query ini akan dibandingkan dengan representasi vektor dari seluruh dokumen yang terdapat dalam basis data.</w:t>
      </w:r>
    </w:p>
    <w:p w14:paraId="5559742C" w14:textId="77777777" w:rsidR="00890530" w:rsidRDefault="00890530" w:rsidP="00890530">
      <w:pPr>
        <w:ind w:right="461"/>
        <w:jc w:val="both"/>
        <w:rPr>
          <w:sz w:val="20"/>
          <w:szCs w:val="20"/>
        </w:rPr>
      </w:pPr>
    </w:p>
    <w:p w14:paraId="5A1CB9E9" w14:textId="211B6C5C" w:rsidR="00890530" w:rsidRPr="00510EFC" w:rsidRDefault="00890530" w:rsidP="00890530">
      <w:pPr>
        <w:rPr>
          <w:b/>
          <w:sz w:val="20"/>
          <w:szCs w:val="20"/>
        </w:rPr>
      </w:pPr>
      <w:r w:rsidRPr="00510EFC">
        <w:rPr>
          <w:b/>
          <w:sz w:val="20"/>
          <w:szCs w:val="20"/>
        </w:rPr>
        <w:t>3.2.1.</w:t>
      </w:r>
      <w:r>
        <w:rPr>
          <w:b/>
          <w:sz w:val="20"/>
          <w:szCs w:val="20"/>
        </w:rPr>
        <w:t>6</w:t>
      </w:r>
      <w:r w:rsidRPr="00510EFC">
        <w:rPr>
          <w:b/>
          <w:sz w:val="20"/>
          <w:szCs w:val="20"/>
        </w:rPr>
        <w:t xml:space="preserve"> </w:t>
      </w:r>
      <w:r w:rsidR="00D53139" w:rsidRPr="00D53139">
        <w:rPr>
          <w:b/>
          <w:bCs/>
          <w:sz w:val="20"/>
          <w:szCs w:val="20"/>
        </w:rPr>
        <w:t>FILTER CLOSEST DOCUMENT TO THE INPUT</w:t>
      </w:r>
    </w:p>
    <w:p w14:paraId="1B14F2F8" w14:textId="0725B0CB" w:rsidR="00890530" w:rsidRDefault="00890530" w:rsidP="00D53139">
      <w:pPr>
        <w:spacing w:line="276" w:lineRule="auto"/>
        <w:ind w:right="461"/>
        <w:jc w:val="both"/>
        <w:rPr>
          <w:sz w:val="20"/>
          <w:szCs w:val="20"/>
        </w:rPr>
      </w:pPr>
      <w:r>
        <w:tab/>
      </w:r>
      <w:r w:rsidR="00D53139" w:rsidRPr="009404BB">
        <w:rPr>
          <w:sz w:val="20"/>
          <w:szCs w:val="20"/>
        </w:rPr>
        <w:t>Proses pencarian respons dilakukan dengan menghitung kesamaan antara teks input dan data yang tersedia. Metode yang digunakan adalah cosine similarity, yang berguna untuk mengukur kedekatan antara keyword yang dihasilkan setelah proses sebelumnya dengan keyword yang ada dalam database. Cosine similarity dipilih karena mampu mengatasi variasi jumlah keyword pada setiap jawaban dan tidak terpengaruh oleh panjang pendeknya dokumen yang dibandingkan. Hal ini memberikan hasil akurasi yang tinggi dalam perhitungan kesamaan menggunakan cosine similarity pada perbandingan keyword.</w:t>
      </w:r>
    </w:p>
    <w:p w14:paraId="5A0DAFC3" w14:textId="77777777" w:rsidR="00890530" w:rsidRDefault="00890530" w:rsidP="00890530">
      <w:pPr>
        <w:ind w:right="461"/>
        <w:jc w:val="both"/>
        <w:rPr>
          <w:sz w:val="20"/>
          <w:szCs w:val="20"/>
        </w:rPr>
      </w:pPr>
    </w:p>
    <w:p w14:paraId="12C3B962" w14:textId="2B944AF1" w:rsidR="00890530" w:rsidRPr="00510EFC" w:rsidRDefault="00890530" w:rsidP="00890530">
      <w:pPr>
        <w:rPr>
          <w:b/>
          <w:sz w:val="20"/>
          <w:szCs w:val="20"/>
        </w:rPr>
      </w:pPr>
      <w:r w:rsidRPr="00510EFC">
        <w:rPr>
          <w:b/>
          <w:sz w:val="20"/>
          <w:szCs w:val="20"/>
        </w:rPr>
        <w:t>3.2.1.</w:t>
      </w:r>
      <w:r>
        <w:rPr>
          <w:b/>
          <w:sz w:val="20"/>
          <w:szCs w:val="20"/>
        </w:rPr>
        <w:t>7</w:t>
      </w:r>
      <w:r w:rsidRPr="00510EFC">
        <w:rPr>
          <w:b/>
          <w:sz w:val="20"/>
          <w:szCs w:val="20"/>
        </w:rPr>
        <w:t xml:space="preserve"> </w:t>
      </w:r>
      <w:r w:rsidR="00D53139" w:rsidRPr="00D53139">
        <w:rPr>
          <w:b/>
          <w:bCs/>
          <w:sz w:val="20"/>
          <w:szCs w:val="20"/>
        </w:rPr>
        <w:t>RETURN RESULT (.json)</w:t>
      </w:r>
    </w:p>
    <w:p w14:paraId="4A08F1BA" w14:textId="54390914" w:rsidR="00890530" w:rsidRPr="0081300D" w:rsidRDefault="00890530" w:rsidP="0081300D">
      <w:pPr>
        <w:spacing w:line="276" w:lineRule="auto"/>
        <w:ind w:right="461"/>
        <w:jc w:val="both"/>
        <w:rPr>
          <w:sz w:val="20"/>
          <w:szCs w:val="20"/>
        </w:rPr>
      </w:pPr>
      <w:r>
        <w:lastRenderedPageBreak/>
        <w:tab/>
      </w:r>
      <w:r w:rsidR="0081300D" w:rsidRPr="0081300D">
        <w:rPr>
          <w:sz w:val="20"/>
          <w:szCs w:val="20"/>
        </w:rPr>
        <w:t>Setelah dokumen yang paling relevan ditemukan, hasil jawaban akan dikembalikan dalam format JSON dan diteruskan melalui API ke aplikasi chatbot di frontend.</w:t>
      </w:r>
    </w:p>
    <w:p w14:paraId="2DE551D9" w14:textId="77777777" w:rsidR="00510EFC" w:rsidRDefault="00510EFC" w:rsidP="007016E0">
      <w:pPr>
        <w:pStyle w:val="Heading3"/>
        <w:ind w:right="461"/>
        <w:rPr>
          <w:rFonts w:cs="Times New Roman"/>
          <w:bCs/>
          <w:szCs w:val="20"/>
        </w:rPr>
      </w:pPr>
    </w:p>
    <w:p w14:paraId="52C39D50" w14:textId="6A3C530A" w:rsidR="007016E0" w:rsidRPr="009404BB" w:rsidRDefault="00510EFC" w:rsidP="007016E0">
      <w:pPr>
        <w:pStyle w:val="Heading3"/>
        <w:ind w:right="461"/>
        <w:rPr>
          <w:rFonts w:cs="Times New Roman"/>
          <w:bCs/>
          <w:szCs w:val="20"/>
        </w:rPr>
      </w:pPr>
      <w:bookmarkStart w:id="88" w:name="_Toc196165306"/>
      <w:r>
        <w:rPr>
          <w:rFonts w:cs="Times New Roman"/>
          <w:bCs/>
          <w:szCs w:val="20"/>
        </w:rPr>
        <w:t xml:space="preserve">3.2.2 </w:t>
      </w:r>
      <w:r w:rsidR="007016E0" w:rsidRPr="009404BB">
        <w:rPr>
          <w:rFonts w:cs="Times New Roman"/>
          <w:bCs/>
          <w:szCs w:val="20"/>
        </w:rPr>
        <w:t>DATA</w:t>
      </w:r>
      <w:bookmarkEnd w:id="72"/>
      <w:r w:rsidR="00D012F0">
        <w:rPr>
          <w:rFonts w:cs="Times New Roman"/>
          <w:bCs/>
          <w:szCs w:val="20"/>
        </w:rPr>
        <w:t>BASE</w:t>
      </w:r>
      <w:bookmarkEnd w:id="88"/>
    </w:p>
    <w:p w14:paraId="4F41E554" w14:textId="274AA7A9" w:rsidR="00C647BC" w:rsidRPr="009404BB" w:rsidRDefault="007016E0" w:rsidP="00B5193C">
      <w:pPr>
        <w:keepNext/>
        <w:keepLines/>
        <w:spacing w:before="40" w:line="276" w:lineRule="auto"/>
        <w:ind w:right="461" w:firstLine="720"/>
        <w:jc w:val="both"/>
        <w:rPr>
          <w:sz w:val="20"/>
          <w:szCs w:val="20"/>
        </w:rPr>
      </w:pPr>
      <w:r w:rsidRPr="009404BB">
        <w:rPr>
          <w:sz w:val="20"/>
          <w:szCs w:val="20"/>
        </w:rPr>
        <w:t>Dalam pengembangan chatbot</w:t>
      </w:r>
      <w:r w:rsidR="00D012F0">
        <w:rPr>
          <w:sz w:val="20"/>
          <w:szCs w:val="20"/>
        </w:rPr>
        <w:t>,</w:t>
      </w:r>
      <w:r w:rsidRPr="009404BB">
        <w:rPr>
          <w:sz w:val="20"/>
          <w:szCs w:val="20"/>
        </w:rPr>
        <w:t xml:space="preserve"> dataset adalah salah aspek krusial, sumber data yang digunakan memegang peran penting dalam menentukan keakuratan dan efektivitas sistem. Data yang diperlukan untuk knowledge base penelitian ini mencakup dokumen terkait pengujian perangkat lunak seperti dokumen test case, yang didalamnya terdapat berbagai data pengujian seperti skenario test, test case, test step, expected result testing. Dokumen test case tersebut dapat diperoleh dari  kolaborasi dengan tim QA internal Agree Telkom Indonesia. </w:t>
      </w:r>
    </w:p>
    <w:p w14:paraId="4D14FBB1" w14:textId="77777777" w:rsidR="00C647BC" w:rsidRPr="009404BB" w:rsidRDefault="00C647BC" w:rsidP="00A50BC5">
      <w:pPr>
        <w:ind w:right="461"/>
        <w:jc w:val="both"/>
        <w:rPr>
          <w:sz w:val="20"/>
          <w:szCs w:val="20"/>
        </w:rPr>
      </w:pPr>
    </w:p>
    <w:p w14:paraId="380F4799" w14:textId="3E9809CF" w:rsidR="00227944" w:rsidRPr="009404BB" w:rsidRDefault="00227944" w:rsidP="00A50BC5">
      <w:pPr>
        <w:pStyle w:val="Heading3"/>
        <w:ind w:right="461"/>
        <w:rPr>
          <w:rFonts w:cs="Times New Roman"/>
          <w:bCs/>
          <w:szCs w:val="20"/>
        </w:rPr>
      </w:pPr>
      <w:bookmarkStart w:id="89" w:name="_Toc176987407"/>
      <w:bookmarkStart w:id="90" w:name="_Toc196165307"/>
      <w:r w:rsidRPr="009404BB">
        <w:rPr>
          <w:rFonts w:cs="Times New Roman"/>
          <w:bCs/>
          <w:szCs w:val="20"/>
        </w:rPr>
        <w:t>3.2.</w:t>
      </w:r>
      <w:r w:rsidR="0081300D">
        <w:rPr>
          <w:rFonts w:cs="Times New Roman"/>
          <w:bCs/>
          <w:szCs w:val="20"/>
        </w:rPr>
        <w:t>2</w:t>
      </w:r>
      <w:r w:rsidRPr="009404BB">
        <w:rPr>
          <w:rFonts w:cs="Times New Roman"/>
          <w:bCs/>
          <w:szCs w:val="20"/>
        </w:rPr>
        <w:t xml:space="preserve">.1 </w:t>
      </w:r>
      <w:r w:rsidR="00E438B6" w:rsidRPr="009404BB">
        <w:rPr>
          <w:rFonts w:cs="Times New Roman"/>
          <w:bCs/>
          <w:szCs w:val="20"/>
        </w:rPr>
        <w:t>PERUBAHAN FORMAT DATASET</w:t>
      </w:r>
      <w:bookmarkEnd w:id="89"/>
      <w:bookmarkEnd w:id="90"/>
      <w:r w:rsidR="008F3579" w:rsidRPr="009404BB">
        <w:rPr>
          <w:rFonts w:cs="Times New Roman"/>
          <w:bCs/>
          <w:szCs w:val="20"/>
        </w:rPr>
        <w:t xml:space="preserve"> </w:t>
      </w:r>
    </w:p>
    <w:p w14:paraId="05B30CD2" w14:textId="3E27CBF7" w:rsidR="00E67330" w:rsidRPr="009404BB" w:rsidRDefault="000821CC" w:rsidP="00D012F0">
      <w:pPr>
        <w:spacing w:line="276" w:lineRule="auto"/>
        <w:ind w:right="461" w:firstLine="720"/>
        <w:jc w:val="both"/>
        <w:rPr>
          <w:sz w:val="20"/>
          <w:szCs w:val="20"/>
        </w:rPr>
      </w:pPr>
      <w:r w:rsidRPr="009404BB">
        <w:rPr>
          <w:sz w:val="20"/>
          <w:szCs w:val="20"/>
        </w:rPr>
        <w:t>Saat ini d</w:t>
      </w:r>
      <w:r w:rsidR="0000385B" w:rsidRPr="009404BB">
        <w:rPr>
          <w:sz w:val="20"/>
          <w:szCs w:val="20"/>
        </w:rPr>
        <w:t xml:space="preserve">okumen test </w:t>
      </w:r>
      <w:r w:rsidRPr="009404BB">
        <w:rPr>
          <w:sz w:val="20"/>
          <w:szCs w:val="20"/>
        </w:rPr>
        <w:t xml:space="preserve">case </w:t>
      </w:r>
      <w:r w:rsidR="0000385B" w:rsidRPr="009404BB">
        <w:rPr>
          <w:sz w:val="20"/>
          <w:szCs w:val="20"/>
        </w:rPr>
        <w:t xml:space="preserve">QA </w:t>
      </w:r>
      <w:r w:rsidRPr="009404BB">
        <w:rPr>
          <w:sz w:val="20"/>
          <w:szCs w:val="20"/>
        </w:rPr>
        <w:t xml:space="preserve">Telkom </w:t>
      </w:r>
      <w:r w:rsidR="0000385B" w:rsidRPr="009404BB">
        <w:rPr>
          <w:sz w:val="20"/>
          <w:szCs w:val="20"/>
        </w:rPr>
        <w:t xml:space="preserve">Agree </w:t>
      </w:r>
      <w:r w:rsidRPr="009404BB">
        <w:rPr>
          <w:sz w:val="20"/>
          <w:szCs w:val="20"/>
        </w:rPr>
        <w:t>terkumpul dalam sebuah dokumen google docs, seperti yan</w:t>
      </w:r>
      <w:r w:rsidR="000E32CA">
        <w:rPr>
          <w:sz w:val="20"/>
          <w:szCs w:val="20"/>
        </w:rPr>
        <w:t>g tertera pada gambar 2.1</w:t>
      </w:r>
      <w:r w:rsidRPr="009404BB">
        <w:rPr>
          <w:sz w:val="20"/>
          <w:szCs w:val="20"/>
        </w:rPr>
        <w:t xml:space="preserve"> </w:t>
      </w:r>
      <w:r w:rsidR="00B5193C">
        <w:rPr>
          <w:sz w:val="20"/>
          <w:szCs w:val="20"/>
        </w:rPr>
        <w:t xml:space="preserve">dan </w:t>
      </w:r>
      <w:r w:rsidRPr="009404BB">
        <w:rPr>
          <w:sz w:val="20"/>
          <w:szCs w:val="20"/>
        </w:rPr>
        <w:t>dijelaskan pada sub</w:t>
      </w:r>
      <w:r w:rsidR="0008457A" w:rsidRPr="009404BB">
        <w:rPr>
          <w:sz w:val="20"/>
          <w:szCs w:val="20"/>
        </w:rPr>
        <w:t>-bab 3.2.1 Dataset. Dataset yang ada saat ini perlu diolah lagi menjadi format QnA agar mudah digunakan pada proses selanjutnya</w:t>
      </w:r>
      <w:r w:rsidR="003B6B5F" w:rsidRPr="009404BB">
        <w:rPr>
          <w:sz w:val="20"/>
          <w:szCs w:val="20"/>
        </w:rPr>
        <w:t>, proses pengolahan tersebut termasuk dalam klasifikasi. Hasil pengolahan dataset dapat dilihat pada gambar dibawah.</w:t>
      </w:r>
    </w:p>
    <w:p w14:paraId="63673F8B" w14:textId="0ABBC5EF" w:rsidR="006342E8" w:rsidRPr="009404BB" w:rsidRDefault="006342E8" w:rsidP="006342E8">
      <w:pPr>
        <w:rPr>
          <w:sz w:val="20"/>
          <w:szCs w:val="20"/>
        </w:rPr>
      </w:pPr>
    </w:p>
    <w:p w14:paraId="37D300C9" w14:textId="6991D365" w:rsidR="006342E8" w:rsidRPr="009404BB" w:rsidRDefault="006342E8" w:rsidP="006342E8">
      <w:pPr>
        <w:pStyle w:val="Caption"/>
        <w:jc w:val="center"/>
        <w:rPr>
          <w:b/>
          <w:bCs/>
          <w:i w:val="0"/>
          <w:iCs w:val="0"/>
          <w:sz w:val="20"/>
          <w:szCs w:val="20"/>
        </w:rPr>
      </w:pPr>
      <w:bookmarkStart w:id="91" w:name="_Toc187668500"/>
      <w:r w:rsidRPr="009404BB">
        <w:rPr>
          <w:b/>
          <w:bCs/>
          <w:i w:val="0"/>
          <w:iCs w:val="0"/>
          <w:color w:val="000000" w:themeColor="text1"/>
          <w:sz w:val="20"/>
          <w:szCs w:val="20"/>
        </w:rPr>
        <w:t xml:space="preserve">Tabel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Tabel_3. \* ARABIC </w:instrText>
      </w:r>
      <w:r w:rsidRPr="009404BB">
        <w:rPr>
          <w:b/>
          <w:bCs/>
          <w:i w:val="0"/>
          <w:iCs w:val="0"/>
          <w:color w:val="000000" w:themeColor="text1"/>
          <w:sz w:val="20"/>
          <w:szCs w:val="20"/>
        </w:rPr>
        <w:fldChar w:fldCharType="separate"/>
      </w:r>
      <w:r w:rsidR="00461240">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Format dataset QNA</w:t>
      </w:r>
      <w:bookmarkEnd w:id="91"/>
    </w:p>
    <w:tbl>
      <w:tblPr>
        <w:tblW w:w="538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1"/>
        <w:gridCol w:w="1701"/>
        <w:gridCol w:w="2835"/>
      </w:tblGrid>
      <w:tr w:rsidR="00920839" w:rsidRPr="009404BB" w14:paraId="03896523" w14:textId="05FB6318" w:rsidTr="006342E8">
        <w:trPr>
          <w:trHeight w:val="431"/>
        </w:trPr>
        <w:tc>
          <w:tcPr>
            <w:tcW w:w="851" w:type="dxa"/>
          </w:tcPr>
          <w:p w14:paraId="7CDA5551" w14:textId="6BF52F9A" w:rsidR="0092098C" w:rsidRPr="009404BB" w:rsidRDefault="0092098C" w:rsidP="0092098C">
            <w:pPr>
              <w:pStyle w:val="TableParagraph"/>
              <w:spacing w:before="101"/>
              <w:ind w:left="16" w:right="17"/>
              <w:jc w:val="center"/>
              <w:rPr>
                <w:spacing w:val="-2"/>
                <w:sz w:val="20"/>
                <w:szCs w:val="20"/>
              </w:rPr>
            </w:pPr>
            <w:r w:rsidRPr="009404BB">
              <w:rPr>
                <w:spacing w:val="-2"/>
                <w:sz w:val="20"/>
                <w:szCs w:val="20"/>
              </w:rPr>
              <w:t>NO</w:t>
            </w:r>
          </w:p>
        </w:tc>
        <w:tc>
          <w:tcPr>
            <w:tcW w:w="1701" w:type="dxa"/>
          </w:tcPr>
          <w:p w14:paraId="6289FD76" w14:textId="72EA6E3E" w:rsidR="0092098C" w:rsidRPr="009404BB" w:rsidRDefault="0092098C" w:rsidP="008073D5">
            <w:pPr>
              <w:pStyle w:val="TableParagraph"/>
              <w:spacing w:before="101"/>
              <w:ind w:left="16" w:right="461"/>
              <w:jc w:val="center"/>
              <w:rPr>
                <w:sz w:val="20"/>
                <w:szCs w:val="20"/>
              </w:rPr>
            </w:pPr>
            <w:r w:rsidRPr="009404BB">
              <w:rPr>
                <w:spacing w:val="-2"/>
                <w:sz w:val="20"/>
                <w:szCs w:val="20"/>
              </w:rPr>
              <w:t>ANSWER</w:t>
            </w:r>
          </w:p>
        </w:tc>
        <w:tc>
          <w:tcPr>
            <w:tcW w:w="2835" w:type="dxa"/>
          </w:tcPr>
          <w:p w14:paraId="18154ED0" w14:textId="7CE43070" w:rsidR="0092098C" w:rsidRPr="009404BB" w:rsidRDefault="0092098C" w:rsidP="008073D5">
            <w:pPr>
              <w:pStyle w:val="TableParagraph"/>
              <w:spacing w:before="101"/>
              <w:ind w:left="16" w:right="461"/>
              <w:jc w:val="center"/>
              <w:rPr>
                <w:spacing w:val="-2"/>
                <w:sz w:val="20"/>
                <w:szCs w:val="20"/>
              </w:rPr>
            </w:pPr>
            <w:r w:rsidRPr="009404BB">
              <w:rPr>
                <w:spacing w:val="-2"/>
                <w:sz w:val="20"/>
                <w:szCs w:val="20"/>
              </w:rPr>
              <w:t>QUESTION</w:t>
            </w:r>
          </w:p>
        </w:tc>
      </w:tr>
      <w:tr w:rsidR="00920839" w:rsidRPr="009404BB" w14:paraId="7442A6EE" w14:textId="047D32CB" w:rsidTr="006342E8">
        <w:trPr>
          <w:trHeight w:val="659"/>
        </w:trPr>
        <w:tc>
          <w:tcPr>
            <w:tcW w:w="851" w:type="dxa"/>
          </w:tcPr>
          <w:p w14:paraId="52ABFA8A" w14:textId="42A626CD" w:rsidR="001E4FAC" w:rsidRPr="009404BB" w:rsidRDefault="001E4FAC" w:rsidP="001E4FAC">
            <w:pPr>
              <w:pStyle w:val="TableParagraph"/>
              <w:spacing w:before="98"/>
              <w:ind w:left="100" w:right="461"/>
              <w:jc w:val="center"/>
              <w:rPr>
                <w:sz w:val="20"/>
                <w:szCs w:val="20"/>
              </w:rPr>
            </w:pPr>
            <w:r w:rsidRPr="009404BB">
              <w:rPr>
                <w:spacing w:val="-2"/>
                <w:sz w:val="20"/>
                <w:szCs w:val="20"/>
              </w:rPr>
              <w:t>1</w:t>
            </w:r>
          </w:p>
        </w:tc>
        <w:tc>
          <w:tcPr>
            <w:tcW w:w="1701" w:type="dxa"/>
          </w:tcPr>
          <w:p w14:paraId="48F9B28D" w14:textId="57BF430D" w:rsidR="001E4FAC" w:rsidRPr="009404BB" w:rsidRDefault="001E4FAC" w:rsidP="001E4FAC">
            <w:pPr>
              <w:pStyle w:val="TableParagraph"/>
              <w:spacing w:before="98"/>
              <w:ind w:left="100" w:right="461"/>
              <w:rPr>
                <w:sz w:val="20"/>
                <w:szCs w:val="20"/>
              </w:rPr>
            </w:pPr>
            <w:r w:rsidRPr="009404BB">
              <w:rPr>
                <w:sz w:val="20"/>
                <w:szCs w:val="20"/>
              </w:rPr>
              <w:t>Apa saja skenario dasar dalam pengujian fitur registrasi?</w:t>
            </w:r>
          </w:p>
        </w:tc>
        <w:tc>
          <w:tcPr>
            <w:tcW w:w="2835" w:type="dxa"/>
          </w:tcPr>
          <w:p w14:paraId="5212562F" w14:textId="2E1F433A" w:rsidR="001E4FAC" w:rsidRPr="009404BB" w:rsidRDefault="002C38F2" w:rsidP="00B72A0F">
            <w:pPr>
              <w:pStyle w:val="TableParagraph"/>
              <w:spacing w:before="98"/>
              <w:ind w:left="100" w:right="120"/>
              <w:rPr>
                <w:sz w:val="20"/>
                <w:szCs w:val="20"/>
              </w:rPr>
            </w:pPr>
            <w:r w:rsidRPr="002C38F2">
              <w:rPr>
                <w:sz w:val="20"/>
                <w:szCs w:val="20"/>
              </w:rPr>
              <w:t xml:space="preserve">Skenario pengujian untuk fitur registrasi secara umum terbagi menjadi dua kategori, yaitu: Register (Success) dan Register Gagal (Failed). Pengujian ini mencakup dua pendekatan utama, yakni Positive Case dan </w:t>
            </w:r>
            <w:r w:rsidRPr="002C38F2">
              <w:rPr>
                <w:sz w:val="20"/>
                <w:szCs w:val="20"/>
              </w:rPr>
              <w:lastRenderedPageBreak/>
              <w:t>Negative Case. Positive Case bertujuan untuk memastikan sistem berfungsi sesuai harapan saat pengguna memasukkan data yang valid, seperti mengisi seluruh form dengan benar. Sementara itu, Negative Case digunakan untuk menguji sistem ketika pengguna melakukan kesalahan, seperti memasukkan email yang tidak valid atau membiarkan field kosong, guna memastikan sistem dapat menangani error dengan tepat.</w:t>
            </w:r>
          </w:p>
        </w:tc>
      </w:tr>
      <w:tr w:rsidR="00920839" w:rsidRPr="009404BB" w14:paraId="16847910" w14:textId="24812B02" w:rsidTr="006342E8">
        <w:trPr>
          <w:trHeight w:val="659"/>
        </w:trPr>
        <w:tc>
          <w:tcPr>
            <w:tcW w:w="851" w:type="dxa"/>
          </w:tcPr>
          <w:p w14:paraId="5A5370FA" w14:textId="0D617EFF" w:rsidR="001E4FAC" w:rsidRPr="009404BB" w:rsidRDefault="001E4FAC" w:rsidP="001E4FAC">
            <w:pPr>
              <w:pStyle w:val="TableParagraph"/>
              <w:spacing w:before="101"/>
              <w:ind w:left="100" w:right="461"/>
              <w:jc w:val="center"/>
              <w:rPr>
                <w:sz w:val="20"/>
                <w:szCs w:val="20"/>
              </w:rPr>
            </w:pPr>
            <w:r w:rsidRPr="009404BB">
              <w:rPr>
                <w:sz w:val="20"/>
                <w:szCs w:val="20"/>
              </w:rPr>
              <w:lastRenderedPageBreak/>
              <w:t>2</w:t>
            </w:r>
          </w:p>
        </w:tc>
        <w:tc>
          <w:tcPr>
            <w:tcW w:w="1701" w:type="dxa"/>
          </w:tcPr>
          <w:p w14:paraId="3C0AED20" w14:textId="6843F1E4" w:rsidR="001E4FAC" w:rsidRPr="009404BB" w:rsidRDefault="00B72A0F" w:rsidP="001E4FAC">
            <w:pPr>
              <w:pStyle w:val="TableParagraph"/>
              <w:spacing w:before="101"/>
              <w:ind w:left="100" w:right="461"/>
              <w:rPr>
                <w:sz w:val="20"/>
                <w:szCs w:val="20"/>
              </w:rPr>
            </w:pPr>
            <w:r w:rsidRPr="009404BB">
              <w:rPr>
                <w:sz w:val="20"/>
                <w:szCs w:val="20"/>
              </w:rPr>
              <w:t>Apa saja Testcase untuk menguji fitur Registrasi?</w:t>
            </w:r>
          </w:p>
        </w:tc>
        <w:tc>
          <w:tcPr>
            <w:tcW w:w="2835" w:type="dxa"/>
          </w:tcPr>
          <w:p w14:paraId="0A5BAEB7" w14:textId="592440F0" w:rsidR="001E4FAC" w:rsidRPr="009404BB" w:rsidRDefault="002C38F2" w:rsidP="00B72A0F">
            <w:pPr>
              <w:pStyle w:val="TableParagraph"/>
              <w:spacing w:before="101"/>
              <w:ind w:left="100" w:right="120"/>
              <w:rPr>
                <w:sz w:val="20"/>
                <w:szCs w:val="20"/>
              </w:rPr>
            </w:pPr>
            <w:r w:rsidRPr="002C38F2">
              <w:rPr>
                <w:sz w:val="20"/>
                <w:szCs w:val="20"/>
              </w:rPr>
              <w:t xml:space="preserve">Dalam pengujian fitur registrasi pada layanan Agree, test case dapat dikelompokkan ke dalam dua jenis utama, yaitu Positive Case dan Negative Case. Positive Case bertujuan untuk memastikan bahwa sistem berfungsi sebagaimana mestinya ketika pengguna memberikan input yang valid. Sementara itu, Negative Case bertujuan untuk menguji bagaimana sistem merespons input yang salah, tidak lengkap, atau kondisi yang tidak sesuai. Berikut ini adalah beberapa contoh test case yang digunakan untuk menguji proses registrasi di Agree: 1. Validasi Registrasi dengan Data Lengkap dan Benar (Positive Case) 2. Validasi Notifikasi Email Verifikasi (Positive Case) 3. </w:t>
            </w:r>
            <w:r w:rsidRPr="002C38F2">
              <w:rPr>
                <w:sz w:val="20"/>
                <w:szCs w:val="20"/>
              </w:rPr>
              <w:lastRenderedPageBreak/>
              <w:t>Validasi Registrasi dengan Email yang Sudah Terdaftar (Negative Case) 4. Validasi Registrasi dengan Email Tidak Valid (Negative Case) 5. Validasi Panjang dan Kompleksitas Password (Negative Case) 6. Validasi Kolom yang Wajib Diisi (Mandatory Fields) (Negative Case) 7. Pengujian Penerimaan Syarat dan Ketentuan (Negative Case jika tidak dicentang) 8. Pengujian Registrasi dengan Koneksi Internet Terputus (Negative Case) Dengan kombinasi test case ini, proses registrasi dapat diuji secara menyeluruh dari berbagai kemungkinan kondisi yang dihadapi pengguna.</w:t>
            </w:r>
          </w:p>
        </w:tc>
      </w:tr>
      <w:tr w:rsidR="00920839" w:rsidRPr="009404BB" w14:paraId="28C99A51" w14:textId="7A4A64CA" w:rsidTr="006342E8">
        <w:trPr>
          <w:trHeight w:val="662"/>
        </w:trPr>
        <w:tc>
          <w:tcPr>
            <w:tcW w:w="851" w:type="dxa"/>
          </w:tcPr>
          <w:p w14:paraId="0B37F148" w14:textId="67F91B74" w:rsidR="001E4FAC" w:rsidRPr="009404BB" w:rsidRDefault="001E4FAC" w:rsidP="001E4FAC">
            <w:pPr>
              <w:pStyle w:val="TableParagraph"/>
              <w:spacing w:before="101"/>
              <w:ind w:left="100" w:right="461"/>
              <w:jc w:val="center"/>
              <w:rPr>
                <w:sz w:val="20"/>
                <w:szCs w:val="20"/>
              </w:rPr>
            </w:pPr>
            <w:r w:rsidRPr="009404BB">
              <w:rPr>
                <w:sz w:val="20"/>
                <w:szCs w:val="20"/>
              </w:rPr>
              <w:lastRenderedPageBreak/>
              <w:t>3</w:t>
            </w:r>
          </w:p>
        </w:tc>
        <w:tc>
          <w:tcPr>
            <w:tcW w:w="1701" w:type="dxa"/>
            <w:vAlign w:val="bottom"/>
          </w:tcPr>
          <w:p w14:paraId="6C9D345D" w14:textId="5D6FA32A" w:rsidR="001E4FAC" w:rsidRPr="009404BB" w:rsidRDefault="00B72A0F" w:rsidP="001E4FAC">
            <w:pPr>
              <w:pStyle w:val="TableParagraph"/>
              <w:spacing w:before="101"/>
              <w:ind w:left="100" w:right="461"/>
              <w:rPr>
                <w:sz w:val="20"/>
                <w:szCs w:val="20"/>
              </w:rPr>
            </w:pPr>
            <w:r w:rsidRPr="009404BB">
              <w:rPr>
                <w:sz w:val="20"/>
                <w:szCs w:val="20"/>
              </w:rPr>
              <w:t>Apa prasyarat yang harus dilengkapi dalam menguji fitur Registrasi</w:t>
            </w:r>
            <w:r w:rsidR="002C38F2">
              <w:rPr>
                <w:sz w:val="20"/>
                <w:szCs w:val="20"/>
              </w:rPr>
              <w:t>?</w:t>
            </w:r>
          </w:p>
          <w:p w14:paraId="124810B3" w14:textId="77777777" w:rsidR="00B72A0F" w:rsidRPr="009404BB" w:rsidRDefault="00B72A0F" w:rsidP="001E4FAC">
            <w:pPr>
              <w:pStyle w:val="TableParagraph"/>
              <w:spacing w:before="101"/>
              <w:ind w:left="100" w:right="461"/>
              <w:rPr>
                <w:sz w:val="20"/>
                <w:szCs w:val="20"/>
              </w:rPr>
            </w:pPr>
          </w:p>
          <w:p w14:paraId="73251195" w14:textId="00615C2E" w:rsidR="00B72A0F" w:rsidRPr="009404BB" w:rsidRDefault="00B72A0F" w:rsidP="001E4FAC">
            <w:pPr>
              <w:pStyle w:val="TableParagraph"/>
              <w:spacing w:before="101"/>
              <w:ind w:left="100" w:right="461"/>
              <w:rPr>
                <w:sz w:val="20"/>
                <w:szCs w:val="20"/>
              </w:rPr>
            </w:pPr>
          </w:p>
        </w:tc>
        <w:tc>
          <w:tcPr>
            <w:tcW w:w="2835" w:type="dxa"/>
          </w:tcPr>
          <w:p w14:paraId="13099013" w14:textId="1CA17E4D" w:rsidR="001E4FAC" w:rsidRPr="009404BB" w:rsidRDefault="00B72A0F" w:rsidP="00B72A0F">
            <w:pPr>
              <w:pStyle w:val="TableParagraph"/>
              <w:spacing w:before="101"/>
              <w:ind w:left="100" w:right="120"/>
              <w:rPr>
                <w:sz w:val="20"/>
                <w:szCs w:val="20"/>
              </w:rPr>
            </w:pPr>
            <w:r w:rsidRPr="009404BB">
              <w:rPr>
                <w:sz w:val="20"/>
                <w:szCs w:val="20"/>
              </w:rPr>
              <w:t>Langkah pertama atau prasyarat dalam menguji fitur Registrasi Berhasil adalah memastikan bahwa pengguna belum memiliki akun di sistem. Dengan kata lain, sebelum melakukan pengujian untuk skenario Registrasi Berhasil.</w:t>
            </w:r>
          </w:p>
        </w:tc>
      </w:tr>
      <w:tr w:rsidR="00920839" w:rsidRPr="009404BB" w14:paraId="29597F32" w14:textId="77777777" w:rsidTr="006342E8">
        <w:trPr>
          <w:trHeight w:val="662"/>
        </w:trPr>
        <w:tc>
          <w:tcPr>
            <w:tcW w:w="851" w:type="dxa"/>
          </w:tcPr>
          <w:p w14:paraId="59A99E51" w14:textId="7F559D7D" w:rsidR="001E4FAC" w:rsidRPr="009404BB" w:rsidRDefault="001E4FAC" w:rsidP="001E4FAC">
            <w:pPr>
              <w:pStyle w:val="TableParagraph"/>
              <w:spacing w:before="101"/>
              <w:ind w:left="100" w:right="461"/>
              <w:jc w:val="center"/>
              <w:rPr>
                <w:sz w:val="20"/>
                <w:szCs w:val="20"/>
              </w:rPr>
            </w:pPr>
            <w:r w:rsidRPr="009404BB">
              <w:rPr>
                <w:sz w:val="20"/>
                <w:szCs w:val="20"/>
              </w:rPr>
              <w:t>4</w:t>
            </w:r>
          </w:p>
        </w:tc>
        <w:tc>
          <w:tcPr>
            <w:tcW w:w="1701" w:type="dxa"/>
            <w:vAlign w:val="bottom"/>
          </w:tcPr>
          <w:p w14:paraId="6795D256" w14:textId="73ADA3A0" w:rsidR="001E4FAC" w:rsidRPr="009404BB" w:rsidRDefault="002C38F2" w:rsidP="001E4FAC">
            <w:pPr>
              <w:pStyle w:val="TableParagraph"/>
              <w:spacing w:before="101"/>
              <w:ind w:left="100" w:right="461"/>
              <w:rPr>
                <w:sz w:val="20"/>
                <w:szCs w:val="20"/>
              </w:rPr>
            </w:pPr>
            <w:r w:rsidRPr="002C38F2">
              <w:rPr>
                <w:sz w:val="20"/>
                <w:szCs w:val="20"/>
              </w:rPr>
              <w:t>Bagaimana step menguji test case registrasi?</w:t>
            </w:r>
          </w:p>
          <w:p w14:paraId="6981847B" w14:textId="77777777" w:rsidR="00B72A0F" w:rsidRPr="009404BB" w:rsidRDefault="00B72A0F" w:rsidP="001E4FAC">
            <w:pPr>
              <w:pStyle w:val="TableParagraph"/>
              <w:spacing w:before="101"/>
              <w:ind w:left="100" w:right="461"/>
              <w:rPr>
                <w:sz w:val="20"/>
                <w:szCs w:val="20"/>
              </w:rPr>
            </w:pPr>
          </w:p>
          <w:p w14:paraId="0F0187F0" w14:textId="77777777" w:rsidR="00B72A0F" w:rsidRPr="009404BB" w:rsidRDefault="00B72A0F" w:rsidP="001E4FAC">
            <w:pPr>
              <w:pStyle w:val="TableParagraph"/>
              <w:spacing w:before="101"/>
              <w:ind w:left="100" w:right="461"/>
              <w:rPr>
                <w:sz w:val="20"/>
                <w:szCs w:val="20"/>
              </w:rPr>
            </w:pPr>
          </w:p>
          <w:p w14:paraId="5583DCB9" w14:textId="77777777" w:rsidR="00B72A0F" w:rsidRPr="009404BB" w:rsidRDefault="00B72A0F" w:rsidP="001E4FAC">
            <w:pPr>
              <w:pStyle w:val="TableParagraph"/>
              <w:spacing w:before="101"/>
              <w:ind w:left="100" w:right="461"/>
              <w:rPr>
                <w:sz w:val="20"/>
                <w:szCs w:val="20"/>
              </w:rPr>
            </w:pPr>
          </w:p>
          <w:p w14:paraId="23941E60" w14:textId="77777777" w:rsidR="00B72A0F" w:rsidRPr="009404BB" w:rsidRDefault="00B72A0F" w:rsidP="001E4FAC">
            <w:pPr>
              <w:pStyle w:val="TableParagraph"/>
              <w:spacing w:before="101"/>
              <w:ind w:left="100" w:right="461"/>
              <w:rPr>
                <w:sz w:val="20"/>
                <w:szCs w:val="20"/>
              </w:rPr>
            </w:pPr>
          </w:p>
          <w:p w14:paraId="25CC0D2E" w14:textId="77777777" w:rsidR="00B72A0F" w:rsidRPr="009404BB" w:rsidRDefault="00B72A0F" w:rsidP="001E4FAC">
            <w:pPr>
              <w:pStyle w:val="TableParagraph"/>
              <w:spacing w:before="101"/>
              <w:ind w:left="100" w:right="461"/>
              <w:rPr>
                <w:sz w:val="20"/>
                <w:szCs w:val="20"/>
              </w:rPr>
            </w:pPr>
          </w:p>
          <w:p w14:paraId="5FBF6E0A" w14:textId="77777777" w:rsidR="00B72A0F" w:rsidRPr="009404BB" w:rsidRDefault="00B72A0F" w:rsidP="001E4FAC">
            <w:pPr>
              <w:pStyle w:val="TableParagraph"/>
              <w:spacing w:before="101"/>
              <w:ind w:left="100" w:right="461"/>
              <w:rPr>
                <w:sz w:val="20"/>
                <w:szCs w:val="20"/>
              </w:rPr>
            </w:pPr>
          </w:p>
          <w:p w14:paraId="259B54C9" w14:textId="77777777" w:rsidR="00B72A0F" w:rsidRPr="009404BB" w:rsidRDefault="00B72A0F" w:rsidP="001E4FAC">
            <w:pPr>
              <w:pStyle w:val="TableParagraph"/>
              <w:spacing w:before="101"/>
              <w:ind w:left="100" w:right="461"/>
              <w:rPr>
                <w:sz w:val="20"/>
                <w:szCs w:val="20"/>
              </w:rPr>
            </w:pPr>
          </w:p>
          <w:p w14:paraId="35C48CF2" w14:textId="77777777" w:rsidR="00B72A0F" w:rsidRPr="009404BB" w:rsidRDefault="00B72A0F" w:rsidP="001E4FAC">
            <w:pPr>
              <w:pStyle w:val="TableParagraph"/>
              <w:spacing w:before="101"/>
              <w:ind w:left="100" w:right="461"/>
              <w:rPr>
                <w:sz w:val="20"/>
                <w:szCs w:val="20"/>
              </w:rPr>
            </w:pPr>
          </w:p>
          <w:p w14:paraId="5B2B6E47" w14:textId="740B2F55" w:rsidR="00B72A0F" w:rsidRPr="009404BB" w:rsidRDefault="00B72A0F" w:rsidP="001E4FAC">
            <w:pPr>
              <w:pStyle w:val="TableParagraph"/>
              <w:spacing w:before="101"/>
              <w:ind w:left="100" w:right="461"/>
              <w:rPr>
                <w:sz w:val="20"/>
                <w:szCs w:val="20"/>
              </w:rPr>
            </w:pPr>
          </w:p>
        </w:tc>
        <w:tc>
          <w:tcPr>
            <w:tcW w:w="2835" w:type="dxa"/>
          </w:tcPr>
          <w:p w14:paraId="2C32865E" w14:textId="6FAB4D30" w:rsidR="001E4FAC" w:rsidRPr="009404BB" w:rsidRDefault="002C38F2" w:rsidP="00B72A0F">
            <w:pPr>
              <w:pStyle w:val="TableParagraph"/>
              <w:spacing w:before="101"/>
              <w:ind w:left="100" w:right="120"/>
              <w:rPr>
                <w:sz w:val="20"/>
                <w:szCs w:val="20"/>
              </w:rPr>
            </w:pPr>
            <w:r w:rsidRPr="002C38F2">
              <w:rPr>
                <w:sz w:val="20"/>
                <w:szCs w:val="20"/>
              </w:rPr>
              <w:lastRenderedPageBreak/>
              <w:t xml:space="preserve">Berikut adalah step yang perlu dilakukan dalam menguji fitur Registrasi untuk test case Positive Case dan Negative Case pada layanan Agree. Untuk Positive Case: 1.) Buka halaman registrasi 2.) Masukkan data pendaftaran </w:t>
            </w:r>
            <w:r w:rsidRPr="002C38F2">
              <w:rPr>
                <w:sz w:val="20"/>
                <w:szCs w:val="20"/>
              </w:rPr>
              <w:lastRenderedPageBreak/>
              <w:t xml:space="preserve">yang valid sesuai format (email, password, nama lengkap, dll.) 3.) Klik tombol 'Daftar' atau 'Registrasi' 4.) Verifikasi validasi form, pastikan sistem memvalidasi setiap input 5.) Jika data valid, sistem memproses registrasi dan menyimpan data pengguna ke database 6.) Sistem mengirimkan kode OTP (One-Time Password) ke email atau nomor HP 7.) User diarahkan ke halaman verifikasi akun 8.) Masukkan kode OTP yang valid 9.) Sistem memverifikasi OTP 10.) Sistem menampilkan notifikasi bahwa registrasi berhasil 11.) Verifikasi data pengguna tersimpan di database 12.) Lakukan login untuk memastikan akun aktif. Sementara itu, untuk Negative Case: 1.) Buka halaman registrasi 2.) Masukkan data tidak valid, seperti email tidak sesuai format, password terlalu pendek, email yang sudah terdaftar, atau field wajib yang dikosongkan 3.) Klik tombol 'Daftar' 4.) Sistem memunculkan notifikasi atau pesan error yang sesuai 5.) Pastikan sistem tidak menyimpan data yang tidak valid ke database. Step-step ini membantu memastikan bahwa sistem registrasi mampu menangani input valid dan tidak </w:t>
            </w:r>
            <w:r w:rsidRPr="002C38F2">
              <w:rPr>
                <w:sz w:val="20"/>
                <w:szCs w:val="20"/>
              </w:rPr>
              <w:lastRenderedPageBreak/>
              <w:t>valid dengan benar.</w:t>
            </w:r>
          </w:p>
        </w:tc>
      </w:tr>
      <w:tr w:rsidR="00920839" w:rsidRPr="009404BB" w14:paraId="676096C3" w14:textId="77777777" w:rsidTr="006342E8">
        <w:trPr>
          <w:trHeight w:val="662"/>
        </w:trPr>
        <w:tc>
          <w:tcPr>
            <w:tcW w:w="851" w:type="dxa"/>
          </w:tcPr>
          <w:p w14:paraId="42F55097" w14:textId="7F8B55D0" w:rsidR="001E4FAC" w:rsidRPr="009404BB" w:rsidRDefault="001E4FAC" w:rsidP="001E4FAC">
            <w:pPr>
              <w:pStyle w:val="TableParagraph"/>
              <w:spacing w:before="101"/>
              <w:ind w:left="100" w:right="461"/>
              <w:jc w:val="center"/>
              <w:rPr>
                <w:sz w:val="20"/>
                <w:szCs w:val="20"/>
              </w:rPr>
            </w:pPr>
            <w:r w:rsidRPr="009404BB">
              <w:rPr>
                <w:sz w:val="20"/>
                <w:szCs w:val="20"/>
              </w:rPr>
              <w:lastRenderedPageBreak/>
              <w:t>5</w:t>
            </w:r>
          </w:p>
        </w:tc>
        <w:tc>
          <w:tcPr>
            <w:tcW w:w="1701" w:type="dxa"/>
            <w:vAlign w:val="bottom"/>
          </w:tcPr>
          <w:p w14:paraId="7760E1A8" w14:textId="67AA31C6" w:rsidR="001E4FAC" w:rsidRPr="009404BB" w:rsidRDefault="00B72A0F" w:rsidP="00B72A0F">
            <w:pPr>
              <w:pStyle w:val="TableParagraph"/>
              <w:spacing w:before="101"/>
              <w:ind w:right="461"/>
              <w:rPr>
                <w:sz w:val="20"/>
                <w:szCs w:val="20"/>
              </w:rPr>
            </w:pPr>
            <w:r w:rsidRPr="009404BB">
              <w:rPr>
                <w:sz w:val="20"/>
                <w:szCs w:val="20"/>
              </w:rPr>
              <w:t>Apa expected result untuk menguji Registrasi</w:t>
            </w:r>
            <w:r w:rsidR="002C38F2">
              <w:rPr>
                <w:sz w:val="20"/>
                <w:szCs w:val="20"/>
              </w:rPr>
              <w:t>?</w:t>
            </w:r>
          </w:p>
          <w:p w14:paraId="40EA077A" w14:textId="77777777" w:rsidR="00B72A0F" w:rsidRPr="009404BB" w:rsidRDefault="00B72A0F" w:rsidP="00B72A0F">
            <w:pPr>
              <w:pStyle w:val="TableParagraph"/>
              <w:spacing w:before="101"/>
              <w:ind w:right="461"/>
              <w:rPr>
                <w:sz w:val="20"/>
                <w:szCs w:val="20"/>
              </w:rPr>
            </w:pPr>
          </w:p>
          <w:p w14:paraId="0981904A" w14:textId="77777777" w:rsidR="00B72A0F" w:rsidRPr="009404BB" w:rsidRDefault="00B72A0F" w:rsidP="00B72A0F">
            <w:pPr>
              <w:pStyle w:val="TableParagraph"/>
              <w:spacing w:before="101"/>
              <w:ind w:right="461"/>
              <w:rPr>
                <w:sz w:val="20"/>
                <w:szCs w:val="20"/>
              </w:rPr>
            </w:pPr>
          </w:p>
          <w:p w14:paraId="0CC9751E" w14:textId="77777777" w:rsidR="00B72A0F" w:rsidRPr="009404BB" w:rsidRDefault="00B72A0F" w:rsidP="00B72A0F">
            <w:pPr>
              <w:pStyle w:val="TableParagraph"/>
              <w:spacing w:before="101"/>
              <w:ind w:right="461"/>
              <w:rPr>
                <w:sz w:val="20"/>
                <w:szCs w:val="20"/>
              </w:rPr>
            </w:pPr>
          </w:p>
          <w:p w14:paraId="0DE140B9" w14:textId="77777777" w:rsidR="00B72A0F" w:rsidRPr="009404BB" w:rsidRDefault="00B72A0F" w:rsidP="00B72A0F">
            <w:pPr>
              <w:pStyle w:val="TableParagraph"/>
              <w:spacing w:before="101"/>
              <w:ind w:right="461"/>
              <w:rPr>
                <w:sz w:val="20"/>
                <w:szCs w:val="20"/>
              </w:rPr>
            </w:pPr>
          </w:p>
          <w:p w14:paraId="582199AE" w14:textId="3F75A28A" w:rsidR="00B72A0F" w:rsidRPr="009404BB" w:rsidRDefault="00B72A0F" w:rsidP="00B72A0F">
            <w:pPr>
              <w:pStyle w:val="TableParagraph"/>
              <w:spacing w:before="101"/>
              <w:ind w:right="461"/>
              <w:rPr>
                <w:sz w:val="20"/>
                <w:szCs w:val="20"/>
              </w:rPr>
            </w:pPr>
          </w:p>
        </w:tc>
        <w:tc>
          <w:tcPr>
            <w:tcW w:w="2835" w:type="dxa"/>
          </w:tcPr>
          <w:p w14:paraId="1C118679" w14:textId="6979C6C4" w:rsidR="001E4FAC" w:rsidRPr="009404BB" w:rsidRDefault="002C38F2" w:rsidP="00B72A0F">
            <w:pPr>
              <w:pStyle w:val="TableParagraph"/>
              <w:spacing w:before="101"/>
              <w:ind w:left="100" w:right="120"/>
              <w:rPr>
                <w:sz w:val="20"/>
                <w:szCs w:val="20"/>
              </w:rPr>
            </w:pPr>
            <w:r w:rsidRPr="002C38F2">
              <w:rPr>
                <w:sz w:val="20"/>
                <w:szCs w:val="20"/>
              </w:rPr>
              <w:t>Test Case: Logout Layanan Agree; Deskripsi Singkat: Pengguna berhasil logout dari aplikasi dengan mengklik tombol logout yang tersedia; Expected Result: 1.) Sistem mengakhiri sesi pengguna dan pengguna diarahkan ke halaman login atau landing page utama. 2.) Semua data sesi dihapus dan pengguna tidak bisa mengakses halaman yang memerlukan login kecuali login kembali.</w:t>
            </w:r>
          </w:p>
        </w:tc>
      </w:tr>
    </w:tbl>
    <w:p w14:paraId="6C342E68" w14:textId="77777777" w:rsidR="0092098C" w:rsidRPr="009404BB" w:rsidRDefault="0092098C" w:rsidP="0092098C">
      <w:pPr>
        <w:rPr>
          <w:sz w:val="20"/>
          <w:szCs w:val="20"/>
        </w:rPr>
      </w:pPr>
    </w:p>
    <w:p w14:paraId="520B526D" w14:textId="0738551E" w:rsidR="003273DA" w:rsidRPr="009404BB" w:rsidRDefault="009E62D1" w:rsidP="00D012F0">
      <w:pPr>
        <w:spacing w:line="276" w:lineRule="auto"/>
        <w:ind w:right="461"/>
        <w:jc w:val="both"/>
        <w:rPr>
          <w:sz w:val="20"/>
          <w:szCs w:val="20"/>
        </w:rPr>
      </w:pPr>
      <w:r w:rsidRPr="009404BB">
        <w:rPr>
          <w:sz w:val="20"/>
          <w:szCs w:val="20"/>
        </w:rPr>
        <w:t xml:space="preserve">          </w:t>
      </w:r>
      <w:r w:rsidR="00B72A0F" w:rsidRPr="009404BB">
        <w:rPr>
          <w:sz w:val="20"/>
          <w:szCs w:val="20"/>
        </w:rPr>
        <w:t>Kumpulan data QnA ini disimpan dalam dataset yang menjadi dasar pengembangan aplikasi chatbot test case</w:t>
      </w:r>
      <w:r w:rsidR="005F4301">
        <w:rPr>
          <w:sz w:val="20"/>
          <w:szCs w:val="20"/>
        </w:rPr>
        <w:t xml:space="preserve"> QA Agree</w:t>
      </w:r>
      <w:r w:rsidR="00B72A0F" w:rsidRPr="009404BB">
        <w:rPr>
          <w:sz w:val="20"/>
          <w:szCs w:val="20"/>
        </w:rPr>
        <w:t xml:space="preserve">. Dataset ini mencakup data </w:t>
      </w:r>
      <w:r w:rsidR="002C38F2">
        <w:rPr>
          <w:sz w:val="20"/>
          <w:szCs w:val="20"/>
        </w:rPr>
        <w:t>6</w:t>
      </w:r>
      <w:r w:rsidR="00B72A0F" w:rsidRPr="009404BB">
        <w:rPr>
          <w:sz w:val="20"/>
          <w:szCs w:val="20"/>
        </w:rPr>
        <w:t xml:space="preserve"> modul aplikasi, </w:t>
      </w:r>
      <w:r w:rsidR="002C38F2">
        <w:rPr>
          <w:sz w:val="20"/>
          <w:szCs w:val="20"/>
        </w:rPr>
        <w:t>15</w:t>
      </w:r>
      <w:r w:rsidR="00B72A0F" w:rsidRPr="009404BB">
        <w:rPr>
          <w:sz w:val="20"/>
          <w:szCs w:val="20"/>
        </w:rPr>
        <w:t xml:space="preserve"> fitur, </w:t>
      </w:r>
      <w:r w:rsidR="00E74F2A">
        <w:rPr>
          <w:sz w:val="20"/>
          <w:szCs w:val="20"/>
        </w:rPr>
        <w:t>150</w:t>
      </w:r>
      <w:r w:rsidR="00B72A0F" w:rsidRPr="009404BB">
        <w:rPr>
          <w:sz w:val="20"/>
          <w:szCs w:val="20"/>
        </w:rPr>
        <w:t xml:space="preserve"> </w:t>
      </w:r>
      <w:r w:rsidR="002C38F2">
        <w:rPr>
          <w:sz w:val="20"/>
          <w:szCs w:val="20"/>
        </w:rPr>
        <w:t>informasi seputar</w:t>
      </w:r>
      <w:r w:rsidR="00B72A0F" w:rsidRPr="009404BB">
        <w:rPr>
          <w:sz w:val="20"/>
          <w:szCs w:val="20"/>
        </w:rPr>
        <w:t xml:space="preserve"> test case, yang dirancang untuk mencakup berbagai aspek pengujian perangkat lunak secara mendalam. Selain itu, dataset ini juga dilengkapi dengan </w:t>
      </w:r>
      <w:r w:rsidR="00305B77">
        <w:rPr>
          <w:sz w:val="20"/>
          <w:szCs w:val="20"/>
        </w:rPr>
        <w:t>2</w:t>
      </w:r>
      <w:r w:rsidR="00B72A0F" w:rsidRPr="009404BB">
        <w:rPr>
          <w:sz w:val="20"/>
          <w:szCs w:val="20"/>
        </w:rPr>
        <w:t>.</w:t>
      </w:r>
      <w:r w:rsidR="00E74F2A">
        <w:rPr>
          <w:sz w:val="20"/>
          <w:szCs w:val="20"/>
        </w:rPr>
        <w:t>25</w:t>
      </w:r>
      <w:r w:rsidR="00B72A0F" w:rsidRPr="009404BB">
        <w:rPr>
          <w:sz w:val="20"/>
          <w:szCs w:val="20"/>
        </w:rPr>
        <w:t>0 data QnA, di mana setiap jawaban memiliki variasi pertanyaan untuk memastikan chatbot mampu menangkap berbagai bentuk pertanyaan dari pengguna. Format file dataset menggunakan csv, yang mempermudah proses pengolahan data, integrasi dengan aplikasi, serta pembaruan dataset. Struktur dataset yang terorganisir ini dirancang untuk mendukung kemampuan chatbot dalam memberikan jawaban yang akurat dan relevan sesuai konteks pengujian.</w:t>
      </w:r>
    </w:p>
    <w:p w14:paraId="627FCC0F" w14:textId="77777777" w:rsidR="00B54A3E" w:rsidRPr="009404BB" w:rsidRDefault="00B54A3E" w:rsidP="00A50BC5">
      <w:pPr>
        <w:ind w:right="461"/>
        <w:jc w:val="both"/>
        <w:rPr>
          <w:sz w:val="20"/>
          <w:szCs w:val="20"/>
        </w:rPr>
      </w:pPr>
    </w:p>
    <w:p w14:paraId="72D15E66" w14:textId="77D30333" w:rsidR="00B54A3E" w:rsidRDefault="0095177D" w:rsidP="004D0EA0">
      <w:pPr>
        <w:pStyle w:val="Heading3"/>
        <w:ind w:left="426" w:right="461" w:hanging="426"/>
        <w:rPr>
          <w:rFonts w:cs="Times New Roman"/>
          <w:bCs/>
          <w:szCs w:val="20"/>
        </w:rPr>
      </w:pPr>
      <w:bookmarkStart w:id="92" w:name="_Toc176987411"/>
      <w:bookmarkStart w:id="93" w:name="_Toc196165308"/>
      <w:r w:rsidRPr="009404BB">
        <w:rPr>
          <w:rFonts w:cs="Times New Roman"/>
          <w:bCs/>
          <w:szCs w:val="20"/>
        </w:rPr>
        <w:lastRenderedPageBreak/>
        <w:t>3.2.</w:t>
      </w:r>
      <w:r w:rsidR="00D012F0">
        <w:rPr>
          <w:rFonts w:cs="Times New Roman"/>
          <w:bCs/>
          <w:szCs w:val="20"/>
        </w:rPr>
        <w:t>3</w:t>
      </w:r>
      <w:r w:rsidRPr="009404BB">
        <w:rPr>
          <w:rFonts w:cs="Times New Roman"/>
          <w:bCs/>
          <w:szCs w:val="20"/>
        </w:rPr>
        <w:t xml:space="preserve"> </w:t>
      </w:r>
      <w:bookmarkEnd w:id="92"/>
      <w:r w:rsidR="00D012F0">
        <w:rPr>
          <w:rFonts w:cs="Times New Roman"/>
          <w:bCs/>
          <w:szCs w:val="20"/>
        </w:rPr>
        <w:t>FRONTEND</w:t>
      </w:r>
      <w:bookmarkEnd w:id="93"/>
    </w:p>
    <w:p w14:paraId="4250EA3B" w14:textId="77777777" w:rsidR="00D012F0" w:rsidRDefault="00D012F0" w:rsidP="00D012F0">
      <w:pPr>
        <w:keepNext/>
        <w:keepLines/>
        <w:spacing w:before="40" w:line="276" w:lineRule="auto"/>
        <w:ind w:right="461" w:firstLine="567"/>
        <w:jc w:val="both"/>
        <w:rPr>
          <w:sz w:val="20"/>
          <w:szCs w:val="20"/>
        </w:rPr>
      </w:pPr>
      <w:r w:rsidRPr="00D012F0">
        <w:rPr>
          <w:sz w:val="20"/>
          <w:szCs w:val="20"/>
        </w:rPr>
        <w:t>Frontend merupakan bagian antarmuka sistem yang secara langsung digunakan oleh pengguna. Pada sistem ini, frontend diwakili oleh Chatbot Application. Aplikasi ini dirancang untuk menerima masukan berupa teks pertanyaan dari pengguna dan menampilkan respons dalam bentuk jawaban yang relevan. Masukan tersebut kemudian diteruskan ke backend melalui Application Programming Interface (API), dan jawaban yang telah diproses akan dikirimkan kembali ke frontend untuk ditampilkan kepada pengguna.</w:t>
      </w:r>
      <w:r w:rsidRPr="009404BB">
        <w:rPr>
          <w:sz w:val="20"/>
          <w:szCs w:val="20"/>
        </w:rPr>
        <w:t xml:space="preserve"> </w:t>
      </w:r>
    </w:p>
    <w:p w14:paraId="67DF7E86" w14:textId="44C12FBB" w:rsidR="00D012F0" w:rsidRPr="009404BB" w:rsidRDefault="00D012F0" w:rsidP="00D012F0">
      <w:pPr>
        <w:keepNext/>
        <w:keepLines/>
        <w:spacing w:before="40" w:line="276" w:lineRule="auto"/>
        <w:ind w:right="461" w:firstLine="567"/>
        <w:jc w:val="both"/>
        <w:rPr>
          <w:sz w:val="20"/>
          <w:szCs w:val="20"/>
        </w:rPr>
      </w:pPr>
      <w:r w:rsidRPr="00D012F0">
        <w:rPr>
          <w:sz w:val="20"/>
          <w:szCs w:val="20"/>
        </w:rPr>
        <w:t>Fungsi utama dari frontend adalah sebagai media komunikasi antara pengguna dan sistem. Desain antarmuka yang sederhana namun interaktif memungkinkan pengguna untuk berinteraksi secara mudah dan efisien.</w:t>
      </w:r>
    </w:p>
    <w:p w14:paraId="21C339D8" w14:textId="3536B658" w:rsidR="00D012F0" w:rsidRDefault="00D012F0" w:rsidP="00D012F0">
      <w:r>
        <w:tab/>
      </w:r>
    </w:p>
    <w:p w14:paraId="3B074DFE" w14:textId="7322CF90" w:rsidR="00D012F0" w:rsidRPr="00D012F0" w:rsidRDefault="00D012F0" w:rsidP="00D012F0">
      <w:pPr>
        <w:rPr>
          <w:b/>
          <w:bCs/>
          <w:sz w:val="20"/>
          <w:szCs w:val="20"/>
        </w:rPr>
      </w:pPr>
      <w:r w:rsidRPr="00510EFC">
        <w:rPr>
          <w:b/>
          <w:sz w:val="20"/>
          <w:szCs w:val="20"/>
        </w:rPr>
        <w:t>3.2.</w:t>
      </w:r>
      <w:r>
        <w:rPr>
          <w:b/>
          <w:sz w:val="20"/>
          <w:szCs w:val="20"/>
        </w:rPr>
        <w:t>3</w:t>
      </w:r>
      <w:r w:rsidRPr="00510EFC">
        <w:rPr>
          <w:b/>
          <w:sz w:val="20"/>
          <w:szCs w:val="20"/>
        </w:rPr>
        <w:t xml:space="preserve">.1 </w:t>
      </w:r>
      <w:r>
        <w:rPr>
          <w:b/>
          <w:bCs/>
          <w:sz w:val="20"/>
          <w:szCs w:val="20"/>
        </w:rPr>
        <w:t>MOCKUP</w:t>
      </w:r>
    </w:p>
    <w:p w14:paraId="65B4A3C8" w14:textId="079A0928" w:rsidR="0095177D" w:rsidRDefault="00B54A3E" w:rsidP="004D0EA0">
      <w:pPr>
        <w:spacing w:line="276" w:lineRule="auto"/>
        <w:ind w:right="461" w:firstLine="284"/>
        <w:jc w:val="both"/>
        <w:rPr>
          <w:sz w:val="20"/>
          <w:szCs w:val="20"/>
        </w:rPr>
      </w:pPr>
      <w:r w:rsidRPr="009404BB">
        <w:rPr>
          <w:sz w:val="20"/>
          <w:szCs w:val="20"/>
        </w:rPr>
        <w:t>Mockup Aplikasi berisi gambaran desain awal antarmuka pengguna yang dirancang untuk aplikasi chatbot manajemen test case. Tujuan dari mockup adalah sebagai memberikan visualisasi awal alur kerja chatbot ketika digunakan sebelum tahap pengembangan lebih lanjut.</w:t>
      </w:r>
    </w:p>
    <w:p w14:paraId="1F3DCDD4" w14:textId="77777777" w:rsidR="00D012F0" w:rsidRPr="009404BB" w:rsidRDefault="00D012F0" w:rsidP="004D0EA0">
      <w:pPr>
        <w:spacing w:line="276" w:lineRule="auto"/>
        <w:ind w:right="461" w:firstLine="284"/>
        <w:jc w:val="both"/>
        <w:rPr>
          <w:sz w:val="20"/>
          <w:szCs w:val="20"/>
        </w:rPr>
      </w:pPr>
    </w:p>
    <w:p w14:paraId="63E4827A" w14:textId="018E7055" w:rsidR="00320360" w:rsidRPr="009404BB" w:rsidRDefault="0095177D" w:rsidP="002C01CC">
      <w:pPr>
        <w:keepNext/>
        <w:ind w:right="461"/>
        <w:jc w:val="center"/>
        <w:rPr>
          <w:sz w:val="20"/>
          <w:szCs w:val="20"/>
        </w:rPr>
      </w:pPr>
      <w:r w:rsidRPr="009404BB">
        <w:rPr>
          <w:noProof/>
          <w:sz w:val="20"/>
          <w:szCs w:val="20"/>
        </w:rPr>
        <w:lastRenderedPageBreak/>
        <w:drawing>
          <wp:inline distT="0" distB="0" distL="0" distR="0" wp14:anchorId="44E1D9BD" wp14:editId="62F787D0">
            <wp:extent cx="2766021" cy="1965027"/>
            <wp:effectExtent l="0" t="0" r="3175" b="3810"/>
            <wp:docPr id="19089865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86507" name="Picture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66021" cy="1965027"/>
                    </a:xfrm>
                    <a:prstGeom prst="rect">
                      <a:avLst/>
                    </a:prstGeom>
                  </pic:spPr>
                </pic:pic>
              </a:graphicData>
            </a:graphic>
          </wp:inline>
        </w:drawing>
      </w:r>
    </w:p>
    <w:p w14:paraId="34962F91" w14:textId="62EA3F6C" w:rsidR="00391459" w:rsidRPr="009404BB" w:rsidRDefault="00391459" w:rsidP="00391459">
      <w:pPr>
        <w:pStyle w:val="Caption"/>
        <w:jc w:val="center"/>
        <w:rPr>
          <w:b/>
          <w:bCs/>
          <w:i w:val="0"/>
          <w:iCs w:val="0"/>
          <w:sz w:val="20"/>
          <w:szCs w:val="20"/>
        </w:rPr>
      </w:pPr>
      <w:bookmarkStart w:id="94" w:name="_Toc187666668"/>
      <w:bookmarkStart w:id="95" w:name="_Toc187668445"/>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461240">
        <w:rPr>
          <w:b/>
          <w:bCs/>
          <w:i w:val="0"/>
          <w:iCs w:val="0"/>
          <w:noProof/>
          <w:color w:val="000000" w:themeColor="text1"/>
          <w:sz w:val="20"/>
          <w:szCs w:val="20"/>
        </w:rPr>
        <w:t>9</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Gambaran tampilan aplikasi 1</w:t>
      </w:r>
      <w:bookmarkEnd w:id="94"/>
      <w:bookmarkEnd w:id="95"/>
    </w:p>
    <w:p w14:paraId="207A4318" w14:textId="3DB702C8" w:rsidR="00320360" w:rsidRPr="009404BB" w:rsidRDefault="000821CC" w:rsidP="002C01CC">
      <w:pPr>
        <w:keepNext/>
        <w:ind w:right="461"/>
        <w:jc w:val="center"/>
        <w:rPr>
          <w:sz w:val="20"/>
          <w:szCs w:val="20"/>
        </w:rPr>
      </w:pPr>
      <w:r w:rsidRPr="009404BB">
        <w:rPr>
          <w:noProof/>
          <w:sz w:val="20"/>
          <w:szCs w:val="20"/>
        </w:rPr>
        <w:drawing>
          <wp:inline distT="0" distB="0" distL="0" distR="0" wp14:anchorId="6C8853A6" wp14:editId="1853D108">
            <wp:extent cx="2888342" cy="2051926"/>
            <wp:effectExtent l="0" t="0" r="0" b="5715"/>
            <wp:docPr id="10657237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23730"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99186" cy="2059630"/>
                    </a:xfrm>
                    <a:prstGeom prst="rect">
                      <a:avLst/>
                    </a:prstGeom>
                  </pic:spPr>
                </pic:pic>
              </a:graphicData>
            </a:graphic>
          </wp:inline>
        </w:drawing>
      </w:r>
    </w:p>
    <w:p w14:paraId="295202E5" w14:textId="6002C07C" w:rsidR="00391459" w:rsidRPr="009404BB" w:rsidRDefault="00391459" w:rsidP="00391459">
      <w:pPr>
        <w:pStyle w:val="Caption"/>
        <w:jc w:val="center"/>
        <w:rPr>
          <w:b/>
          <w:bCs/>
          <w:i w:val="0"/>
          <w:iCs w:val="0"/>
          <w:sz w:val="20"/>
          <w:szCs w:val="20"/>
        </w:rPr>
      </w:pPr>
      <w:bookmarkStart w:id="96" w:name="_Toc187666669"/>
      <w:bookmarkStart w:id="97" w:name="_Toc187668446"/>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461240">
        <w:rPr>
          <w:b/>
          <w:bCs/>
          <w:i w:val="0"/>
          <w:iCs w:val="0"/>
          <w:noProof/>
          <w:color w:val="000000" w:themeColor="text1"/>
          <w:sz w:val="20"/>
          <w:szCs w:val="20"/>
        </w:rPr>
        <w:t>10</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Gambaran tampilan aplikasi 2</w:t>
      </w:r>
      <w:bookmarkEnd w:id="96"/>
      <w:bookmarkEnd w:id="97"/>
    </w:p>
    <w:p w14:paraId="56225405" w14:textId="083094D3" w:rsidR="00235B15" w:rsidRDefault="0095177D" w:rsidP="00A50BC5">
      <w:pPr>
        <w:spacing w:line="276" w:lineRule="auto"/>
        <w:ind w:right="461"/>
        <w:jc w:val="both"/>
        <w:rPr>
          <w:sz w:val="20"/>
          <w:szCs w:val="20"/>
        </w:rPr>
      </w:pPr>
      <w:r w:rsidRPr="009404BB">
        <w:rPr>
          <w:sz w:val="20"/>
          <w:szCs w:val="20"/>
        </w:rPr>
        <w:t xml:space="preserve">     Gambar 3.</w:t>
      </w:r>
      <w:r w:rsidR="00235B15" w:rsidRPr="009404BB">
        <w:rPr>
          <w:sz w:val="20"/>
          <w:szCs w:val="20"/>
        </w:rPr>
        <w:t>10</w:t>
      </w:r>
      <w:r w:rsidR="000821CC" w:rsidRPr="009404BB">
        <w:rPr>
          <w:sz w:val="20"/>
          <w:szCs w:val="20"/>
        </w:rPr>
        <w:t xml:space="preserve"> dan 3.</w:t>
      </w:r>
      <w:r w:rsidR="00235B15" w:rsidRPr="009404BB">
        <w:rPr>
          <w:sz w:val="20"/>
          <w:szCs w:val="20"/>
        </w:rPr>
        <w:t>11</w:t>
      </w:r>
      <w:r w:rsidRPr="009404BB">
        <w:rPr>
          <w:sz w:val="20"/>
          <w:szCs w:val="20"/>
        </w:rPr>
        <w:t xml:space="preserve">, adalah desain web untuk tampilan dari chatbot yang sedang dikembangkan. Tampilan tersebut mencakup beberapa </w:t>
      </w:r>
      <w:r w:rsidR="00CF5E58" w:rsidRPr="009404BB">
        <w:rPr>
          <w:sz w:val="20"/>
          <w:szCs w:val="20"/>
        </w:rPr>
        <w:t>fitur</w:t>
      </w:r>
      <w:r w:rsidRPr="009404BB">
        <w:rPr>
          <w:sz w:val="20"/>
          <w:szCs w:val="20"/>
        </w:rPr>
        <w:t xml:space="preserve"> yang dapat dilihat oleh pengguna, termasuk balon chat di sebelah kanan yang berisi pertanyaan dari pengguna, balon chat di sebelah kiri yang berisi respon dari chatbot, formulir input teks yang memungkinkan pengguna untuk mengetikkan pertanyaan, dan ikon pesawat untuk mengirim pesan ke chatbot.</w:t>
      </w:r>
    </w:p>
    <w:p w14:paraId="1E0439C0" w14:textId="77777777" w:rsidR="00D012F0" w:rsidRPr="009404BB" w:rsidRDefault="00D012F0" w:rsidP="00A50BC5">
      <w:pPr>
        <w:spacing w:line="276" w:lineRule="auto"/>
        <w:ind w:right="461"/>
        <w:jc w:val="both"/>
        <w:rPr>
          <w:sz w:val="20"/>
          <w:szCs w:val="20"/>
        </w:rPr>
      </w:pPr>
    </w:p>
    <w:p w14:paraId="484EFB9B" w14:textId="30F71A4C" w:rsidR="003B6B5F" w:rsidRPr="009404BB" w:rsidRDefault="003B6B5F" w:rsidP="00A50BC5">
      <w:pPr>
        <w:pStyle w:val="Heading3"/>
        <w:ind w:left="426" w:right="461" w:hanging="426"/>
        <w:rPr>
          <w:rFonts w:cs="Times New Roman"/>
          <w:bCs/>
          <w:szCs w:val="20"/>
        </w:rPr>
      </w:pPr>
      <w:bookmarkStart w:id="98" w:name="_Toc176987412"/>
      <w:bookmarkStart w:id="99" w:name="_Toc196165309"/>
      <w:r w:rsidRPr="009404BB">
        <w:rPr>
          <w:rFonts w:cs="Times New Roman"/>
          <w:bCs/>
          <w:szCs w:val="20"/>
        </w:rPr>
        <w:t>3.2.</w:t>
      </w:r>
      <w:r w:rsidR="006A4345" w:rsidRPr="009404BB">
        <w:rPr>
          <w:rFonts w:cs="Times New Roman"/>
          <w:bCs/>
          <w:szCs w:val="20"/>
        </w:rPr>
        <w:t>10</w:t>
      </w:r>
      <w:r w:rsidRPr="009404BB">
        <w:rPr>
          <w:rFonts w:cs="Times New Roman"/>
          <w:bCs/>
          <w:szCs w:val="20"/>
        </w:rPr>
        <w:t xml:space="preserve"> TIMELINE PENGERJAAN</w:t>
      </w:r>
      <w:bookmarkEnd w:id="98"/>
      <w:bookmarkEnd w:id="99"/>
    </w:p>
    <w:p w14:paraId="700F5E3C" w14:textId="6CE5A153" w:rsidR="00860895" w:rsidRPr="009404BB" w:rsidRDefault="00860895" w:rsidP="00860895">
      <w:pPr>
        <w:rPr>
          <w:sz w:val="20"/>
          <w:szCs w:val="20"/>
        </w:rPr>
      </w:pPr>
    </w:p>
    <w:p w14:paraId="2969FC1D" w14:textId="5FA44272" w:rsidR="002A73FF" w:rsidRPr="009404BB" w:rsidRDefault="002A73FF" w:rsidP="00A50BC5">
      <w:pPr>
        <w:spacing w:line="276" w:lineRule="auto"/>
        <w:ind w:right="461"/>
        <w:jc w:val="both"/>
        <w:rPr>
          <w:sz w:val="20"/>
          <w:szCs w:val="20"/>
        </w:rPr>
      </w:pPr>
    </w:p>
    <w:p w14:paraId="0BDB0920" w14:textId="3034142C" w:rsidR="004D0EA0" w:rsidRPr="009404BB" w:rsidRDefault="00391459" w:rsidP="00391459">
      <w:pPr>
        <w:pStyle w:val="Caption"/>
        <w:jc w:val="center"/>
        <w:rPr>
          <w:b/>
          <w:bCs/>
          <w:i w:val="0"/>
          <w:iCs w:val="0"/>
          <w:sz w:val="20"/>
          <w:szCs w:val="20"/>
        </w:rPr>
      </w:pPr>
      <w:bookmarkStart w:id="100" w:name="_Toc187668501"/>
      <w:r w:rsidRPr="009404BB">
        <w:rPr>
          <w:b/>
          <w:bCs/>
          <w:i w:val="0"/>
          <w:iCs w:val="0"/>
          <w:color w:val="000000" w:themeColor="text1"/>
          <w:sz w:val="20"/>
          <w:szCs w:val="20"/>
        </w:rPr>
        <w:t xml:space="preserve">Tabel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Tabel_3. \* ARABIC </w:instrText>
      </w:r>
      <w:r w:rsidRPr="009404BB">
        <w:rPr>
          <w:b/>
          <w:bCs/>
          <w:i w:val="0"/>
          <w:iCs w:val="0"/>
          <w:color w:val="000000" w:themeColor="text1"/>
          <w:sz w:val="20"/>
          <w:szCs w:val="20"/>
        </w:rPr>
        <w:fldChar w:fldCharType="separate"/>
      </w:r>
      <w:r w:rsidR="00461240">
        <w:rPr>
          <w:b/>
          <w:bCs/>
          <w:i w:val="0"/>
          <w:iCs w:val="0"/>
          <w:noProof/>
          <w:color w:val="000000" w:themeColor="text1"/>
          <w:sz w:val="20"/>
          <w:szCs w:val="20"/>
        </w:rPr>
        <w:t>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Jadwal Pengerjaan PA Pembuatan Sistem</w:t>
      </w:r>
      <w:bookmarkEnd w:id="100"/>
    </w:p>
    <w:p w14:paraId="6CF9B9E8" w14:textId="77777777" w:rsidR="004D0EA0" w:rsidRPr="009404BB" w:rsidRDefault="004D0EA0" w:rsidP="004D0EA0">
      <w:pPr>
        <w:pStyle w:val="BodyText"/>
        <w:spacing w:before="73"/>
      </w:pPr>
    </w:p>
    <w:tbl>
      <w:tblPr>
        <w:tblW w:w="0" w:type="auto"/>
        <w:tblInd w:w="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1"/>
        <w:gridCol w:w="3223"/>
        <w:gridCol w:w="1559"/>
      </w:tblGrid>
      <w:tr w:rsidR="004D0EA0" w:rsidRPr="009404BB" w14:paraId="6D7E4785" w14:textId="77777777" w:rsidTr="00920839">
        <w:trPr>
          <w:trHeight w:val="452"/>
        </w:trPr>
        <w:tc>
          <w:tcPr>
            <w:tcW w:w="691" w:type="dxa"/>
          </w:tcPr>
          <w:p w14:paraId="435DFCB5" w14:textId="77777777" w:rsidR="004D0EA0" w:rsidRPr="009404BB" w:rsidRDefault="004D0EA0" w:rsidP="008073D5">
            <w:pPr>
              <w:pStyle w:val="TableParagraph"/>
              <w:spacing w:before="99"/>
              <w:ind w:left="210"/>
              <w:rPr>
                <w:sz w:val="20"/>
                <w:szCs w:val="20"/>
              </w:rPr>
            </w:pPr>
            <w:r w:rsidRPr="009404BB">
              <w:rPr>
                <w:spacing w:val="-5"/>
                <w:sz w:val="20"/>
                <w:szCs w:val="20"/>
              </w:rPr>
              <w:t>No</w:t>
            </w:r>
          </w:p>
        </w:tc>
        <w:tc>
          <w:tcPr>
            <w:tcW w:w="3223" w:type="dxa"/>
          </w:tcPr>
          <w:p w14:paraId="07B47650" w14:textId="77777777" w:rsidR="004D0EA0" w:rsidRPr="009404BB" w:rsidRDefault="004D0EA0" w:rsidP="008073D5">
            <w:pPr>
              <w:pStyle w:val="TableParagraph"/>
              <w:spacing w:before="99"/>
              <w:ind w:left="1034"/>
              <w:rPr>
                <w:sz w:val="20"/>
                <w:szCs w:val="20"/>
              </w:rPr>
            </w:pPr>
            <w:r w:rsidRPr="009404BB">
              <w:rPr>
                <w:sz w:val="20"/>
                <w:szCs w:val="20"/>
              </w:rPr>
              <w:t>Nama</w:t>
            </w:r>
            <w:r w:rsidRPr="009404BB">
              <w:rPr>
                <w:spacing w:val="-7"/>
                <w:sz w:val="20"/>
                <w:szCs w:val="20"/>
              </w:rPr>
              <w:t xml:space="preserve"> </w:t>
            </w:r>
            <w:r w:rsidRPr="009404BB">
              <w:rPr>
                <w:spacing w:val="-2"/>
                <w:sz w:val="20"/>
                <w:szCs w:val="20"/>
              </w:rPr>
              <w:t>Kegiatan</w:t>
            </w:r>
          </w:p>
        </w:tc>
        <w:tc>
          <w:tcPr>
            <w:tcW w:w="1559" w:type="dxa"/>
          </w:tcPr>
          <w:p w14:paraId="312B8446" w14:textId="77777777" w:rsidR="004D0EA0" w:rsidRPr="009404BB" w:rsidRDefault="004D0EA0" w:rsidP="00920839">
            <w:pPr>
              <w:pStyle w:val="TableParagraph"/>
              <w:spacing w:before="99"/>
              <w:ind w:left="257" w:right="-1"/>
              <w:rPr>
                <w:sz w:val="20"/>
                <w:szCs w:val="20"/>
              </w:rPr>
            </w:pPr>
            <w:r w:rsidRPr="009404BB">
              <w:rPr>
                <w:sz w:val="20"/>
                <w:szCs w:val="20"/>
              </w:rPr>
              <w:t>Waktu</w:t>
            </w:r>
            <w:r w:rsidRPr="009404BB">
              <w:rPr>
                <w:spacing w:val="-2"/>
                <w:sz w:val="20"/>
                <w:szCs w:val="20"/>
              </w:rPr>
              <w:t xml:space="preserve"> (Bulan)</w:t>
            </w:r>
          </w:p>
        </w:tc>
      </w:tr>
      <w:tr w:rsidR="004D0EA0" w:rsidRPr="009404BB" w14:paraId="0C6E7496" w14:textId="77777777" w:rsidTr="00920839">
        <w:trPr>
          <w:trHeight w:val="431"/>
        </w:trPr>
        <w:tc>
          <w:tcPr>
            <w:tcW w:w="691" w:type="dxa"/>
          </w:tcPr>
          <w:p w14:paraId="208AAE35" w14:textId="77777777" w:rsidR="004D0EA0" w:rsidRPr="009404BB" w:rsidRDefault="004D0EA0" w:rsidP="008073D5">
            <w:pPr>
              <w:pStyle w:val="TableParagraph"/>
              <w:spacing w:before="101"/>
              <w:ind w:left="100"/>
              <w:rPr>
                <w:sz w:val="20"/>
                <w:szCs w:val="20"/>
              </w:rPr>
            </w:pPr>
            <w:r w:rsidRPr="009404BB">
              <w:rPr>
                <w:spacing w:val="-10"/>
                <w:sz w:val="20"/>
                <w:szCs w:val="20"/>
              </w:rPr>
              <w:t>1</w:t>
            </w:r>
          </w:p>
        </w:tc>
        <w:tc>
          <w:tcPr>
            <w:tcW w:w="3223" w:type="dxa"/>
          </w:tcPr>
          <w:p w14:paraId="0349E885" w14:textId="77777777" w:rsidR="004D0EA0" w:rsidRPr="009404BB" w:rsidRDefault="004D0EA0" w:rsidP="008073D5">
            <w:pPr>
              <w:pStyle w:val="TableParagraph"/>
              <w:spacing w:before="101"/>
              <w:ind w:left="100"/>
              <w:rPr>
                <w:sz w:val="20"/>
                <w:szCs w:val="20"/>
              </w:rPr>
            </w:pPr>
            <w:r w:rsidRPr="009404BB">
              <w:rPr>
                <w:sz w:val="20"/>
                <w:szCs w:val="20"/>
              </w:rPr>
              <w:t>Menganalisis</w:t>
            </w:r>
            <w:r w:rsidRPr="009404BB">
              <w:rPr>
                <w:spacing w:val="-9"/>
                <w:sz w:val="20"/>
                <w:szCs w:val="20"/>
              </w:rPr>
              <w:t xml:space="preserve"> </w:t>
            </w:r>
            <w:r w:rsidRPr="009404BB">
              <w:rPr>
                <w:sz w:val="20"/>
                <w:szCs w:val="20"/>
              </w:rPr>
              <w:t>kebutuhan</w:t>
            </w:r>
            <w:r w:rsidRPr="009404BB">
              <w:rPr>
                <w:spacing w:val="-6"/>
                <w:sz w:val="20"/>
                <w:szCs w:val="20"/>
              </w:rPr>
              <w:t xml:space="preserve"> </w:t>
            </w:r>
            <w:r w:rsidRPr="009404BB">
              <w:rPr>
                <w:spacing w:val="-4"/>
                <w:sz w:val="20"/>
                <w:szCs w:val="20"/>
              </w:rPr>
              <w:t>user</w:t>
            </w:r>
          </w:p>
        </w:tc>
        <w:tc>
          <w:tcPr>
            <w:tcW w:w="1559" w:type="dxa"/>
          </w:tcPr>
          <w:p w14:paraId="4569F1CF" w14:textId="77777777" w:rsidR="004D0EA0" w:rsidRPr="009404BB" w:rsidRDefault="004D0EA0" w:rsidP="008073D5">
            <w:pPr>
              <w:pStyle w:val="TableParagraph"/>
              <w:spacing w:before="101"/>
              <w:ind w:left="100"/>
              <w:rPr>
                <w:sz w:val="20"/>
                <w:szCs w:val="20"/>
              </w:rPr>
            </w:pPr>
            <w:r w:rsidRPr="009404BB">
              <w:rPr>
                <w:spacing w:val="-10"/>
                <w:sz w:val="20"/>
                <w:szCs w:val="20"/>
              </w:rPr>
              <w:t>1</w:t>
            </w:r>
          </w:p>
        </w:tc>
      </w:tr>
      <w:tr w:rsidR="004D0EA0" w:rsidRPr="009404BB" w14:paraId="12569F2E" w14:textId="77777777" w:rsidTr="00920839">
        <w:trPr>
          <w:trHeight w:val="428"/>
        </w:trPr>
        <w:tc>
          <w:tcPr>
            <w:tcW w:w="691" w:type="dxa"/>
          </w:tcPr>
          <w:p w14:paraId="047B5592" w14:textId="77777777" w:rsidR="004D0EA0" w:rsidRPr="009404BB" w:rsidRDefault="004D0EA0" w:rsidP="008073D5">
            <w:pPr>
              <w:pStyle w:val="TableParagraph"/>
              <w:spacing w:before="98"/>
              <w:ind w:left="100"/>
              <w:rPr>
                <w:sz w:val="20"/>
                <w:szCs w:val="20"/>
              </w:rPr>
            </w:pPr>
            <w:r w:rsidRPr="009404BB">
              <w:rPr>
                <w:spacing w:val="-10"/>
                <w:sz w:val="20"/>
                <w:szCs w:val="20"/>
              </w:rPr>
              <w:t>2</w:t>
            </w:r>
          </w:p>
        </w:tc>
        <w:tc>
          <w:tcPr>
            <w:tcW w:w="3223" w:type="dxa"/>
          </w:tcPr>
          <w:p w14:paraId="0A8E6290" w14:textId="77777777" w:rsidR="004D0EA0" w:rsidRPr="009404BB" w:rsidRDefault="004D0EA0" w:rsidP="008073D5">
            <w:pPr>
              <w:pStyle w:val="TableParagraph"/>
              <w:spacing w:before="98"/>
              <w:ind w:left="100"/>
              <w:rPr>
                <w:sz w:val="20"/>
                <w:szCs w:val="20"/>
              </w:rPr>
            </w:pPr>
            <w:r w:rsidRPr="009404BB">
              <w:rPr>
                <w:sz w:val="20"/>
                <w:szCs w:val="20"/>
              </w:rPr>
              <w:t>Mengumpulkan</w:t>
            </w:r>
            <w:r w:rsidRPr="009404BB">
              <w:rPr>
                <w:spacing w:val="-12"/>
                <w:sz w:val="20"/>
                <w:szCs w:val="20"/>
              </w:rPr>
              <w:t xml:space="preserve"> </w:t>
            </w:r>
            <w:r w:rsidRPr="009404BB">
              <w:rPr>
                <w:spacing w:val="-2"/>
                <w:sz w:val="20"/>
                <w:szCs w:val="20"/>
              </w:rPr>
              <w:t>dataset</w:t>
            </w:r>
          </w:p>
        </w:tc>
        <w:tc>
          <w:tcPr>
            <w:tcW w:w="1559" w:type="dxa"/>
          </w:tcPr>
          <w:p w14:paraId="1367DB59" w14:textId="77777777" w:rsidR="004D0EA0" w:rsidRPr="009404BB" w:rsidRDefault="004D0EA0" w:rsidP="008073D5">
            <w:pPr>
              <w:pStyle w:val="TableParagraph"/>
              <w:spacing w:before="98"/>
              <w:ind w:left="100"/>
              <w:rPr>
                <w:sz w:val="20"/>
                <w:szCs w:val="20"/>
              </w:rPr>
            </w:pPr>
            <w:r w:rsidRPr="009404BB">
              <w:rPr>
                <w:spacing w:val="-10"/>
                <w:sz w:val="20"/>
                <w:szCs w:val="20"/>
              </w:rPr>
              <w:t>2</w:t>
            </w:r>
          </w:p>
        </w:tc>
      </w:tr>
      <w:tr w:rsidR="004D0EA0" w:rsidRPr="009404BB" w14:paraId="0D49DB10" w14:textId="77777777" w:rsidTr="00920839">
        <w:trPr>
          <w:trHeight w:val="431"/>
        </w:trPr>
        <w:tc>
          <w:tcPr>
            <w:tcW w:w="691" w:type="dxa"/>
          </w:tcPr>
          <w:p w14:paraId="202563E1" w14:textId="77777777" w:rsidR="004D0EA0" w:rsidRPr="009404BB" w:rsidRDefault="004D0EA0" w:rsidP="004D0EA0">
            <w:pPr>
              <w:pStyle w:val="TableParagraph"/>
              <w:spacing w:before="101"/>
              <w:ind w:left="100"/>
              <w:rPr>
                <w:sz w:val="20"/>
                <w:szCs w:val="20"/>
              </w:rPr>
            </w:pPr>
            <w:r w:rsidRPr="009404BB">
              <w:rPr>
                <w:spacing w:val="-10"/>
                <w:sz w:val="20"/>
                <w:szCs w:val="20"/>
              </w:rPr>
              <w:t>3</w:t>
            </w:r>
          </w:p>
        </w:tc>
        <w:tc>
          <w:tcPr>
            <w:tcW w:w="3223" w:type="dxa"/>
          </w:tcPr>
          <w:p w14:paraId="5575831B" w14:textId="1721C8BB" w:rsidR="004D0EA0" w:rsidRPr="009404BB" w:rsidRDefault="004D0EA0" w:rsidP="004D0EA0">
            <w:pPr>
              <w:pStyle w:val="TableParagraph"/>
              <w:spacing w:before="101"/>
              <w:ind w:left="100"/>
              <w:rPr>
                <w:sz w:val="20"/>
                <w:szCs w:val="20"/>
              </w:rPr>
            </w:pPr>
            <w:r w:rsidRPr="009404BB">
              <w:rPr>
                <w:sz w:val="20"/>
                <w:szCs w:val="20"/>
              </w:rPr>
              <w:t>Mengembangkan</w:t>
            </w:r>
            <w:r w:rsidRPr="009404BB">
              <w:rPr>
                <w:spacing w:val="-10"/>
                <w:sz w:val="20"/>
                <w:szCs w:val="20"/>
              </w:rPr>
              <w:t xml:space="preserve"> </w:t>
            </w:r>
            <w:r w:rsidRPr="009404BB">
              <w:rPr>
                <w:spacing w:val="-2"/>
                <w:sz w:val="20"/>
                <w:szCs w:val="20"/>
              </w:rPr>
              <w:t>model</w:t>
            </w:r>
            <w:r w:rsidRPr="009404BB">
              <w:rPr>
                <w:sz w:val="20"/>
                <w:szCs w:val="20"/>
              </w:rPr>
              <w:t xml:space="preserve"> </w:t>
            </w:r>
          </w:p>
        </w:tc>
        <w:tc>
          <w:tcPr>
            <w:tcW w:w="1559" w:type="dxa"/>
          </w:tcPr>
          <w:p w14:paraId="183390E2" w14:textId="7C27A612" w:rsidR="004D0EA0" w:rsidRPr="009404BB" w:rsidRDefault="004D0EA0" w:rsidP="004D0EA0">
            <w:pPr>
              <w:pStyle w:val="TableParagraph"/>
              <w:spacing w:before="101"/>
              <w:ind w:left="100"/>
              <w:rPr>
                <w:sz w:val="20"/>
                <w:szCs w:val="20"/>
              </w:rPr>
            </w:pPr>
            <w:r w:rsidRPr="009404BB">
              <w:rPr>
                <w:sz w:val="20"/>
                <w:szCs w:val="20"/>
              </w:rPr>
              <w:t xml:space="preserve">3 – </w:t>
            </w:r>
            <w:r w:rsidRPr="009404BB">
              <w:rPr>
                <w:spacing w:val="-10"/>
                <w:sz w:val="20"/>
                <w:szCs w:val="20"/>
              </w:rPr>
              <w:t>5</w:t>
            </w:r>
          </w:p>
        </w:tc>
      </w:tr>
      <w:tr w:rsidR="004D0EA0" w:rsidRPr="009404BB" w14:paraId="4F3ED36C" w14:textId="77777777" w:rsidTr="00920839">
        <w:trPr>
          <w:trHeight w:val="429"/>
        </w:trPr>
        <w:tc>
          <w:tcPr>
            <w:tcW w:w="691" w:type="dxa"/>
          </w:tcPr>
          <w:p w14:paraId="6565A7B0" w14:textId="77777777" w:rsidR="004D0EA0" w:rsidRPr="009404BB" w:rsidRDefault="004D0EA0" w:rsidP="004D0EA0">
            <w:pPr>
              <w:pStyle w:val="TableParagraph"/>
              <w:spacing w:before="98"/>
              <w:ind w:left="100"/>
              <w:rPr>
                <w:sz w:val="20"/>
                <w:szCs w:val="20"/>
              </w:rPr>
            </w:pPr>
            <w:r w:rsidRPr="009404BB">
              <w:rPr>
                <w:spacing w:val="-10"/>
                <w:sz w:val="20"/>
                <w:szCs w:val="20"/>
              </w:rPr>
              <w:t>4</w:t>
            </w:r>
          </w:p>
        </w:tc>
        <w:tc>
          <w:tcPr>
            <w:tcW w:w="3223" w:type="dxa"/>
          </w:tcPr>
          <w:p w14:paraId="07DEF198" w14:textId="149732DD" w:rsidR="004D0EA0" w:rsidRPr="009404BB" w:rsidRDefault="004D0EA0" w:rsidP="004D0EA0">
            <w:pPr>
              <w:pStyle w:val="TableParagraph"/>
              <w:spacing w:before="98"/>
              <w:ind w:left="100"/>
              <w:rPr>
                <w:sz w:val="20"/>
                <w:szCs w:val="20"/>
              </w:rPr>
            </w:pPr>
            <w:r w:rsidRPr="009404BB">
              <w:rPr>
                <w:sz w:val="20"/>
                <w:szCs w:val="20"/>
              </w:rPr>
              <w:t>Menguji</w:t>
            </w:r>
            <w:r w:rsidRPr="009404BB">
              <w:rPr>
                <w:spacing w:val="-7"/>
                <w:sz w:val="20"/>
                <w:szCs w:val="20"/>
              </w:rPr>
              <w:t xml:space="preserve"> </w:t>
            </w:r>
            <w:r w:rsidRPr="009404BB">
              <w:rPr>
                <w:sz w:val="20"/>
                <w:szCs w:val="20"/>
              </w:rPr>
              <w:t>kinerja</w:t>
            </w:r>
            <w:r w:rsidRPr="009404BB">
              <w:rPr>
                <w:spacing w:val="-5"/>
                <w:sz w:val="20"/>
                <w:szCs w:val="20"/>
              </w:rPr>
              <w:t xml:space="preserve"> </w:t>
            </w:r>
            <w:r w:rsidRPr="009404BB">
              <w:rPr>
                <w:spacing w:val="-2"/>
                <w:sz w:val="20"/>
                <w:szCs w:val="20"/>
              </w:rPr>
              <w:t>model</w:t>
            </w:r>
            <w:r w:rsidRPr="009404BB">
              <w:rPr>
                <w:sz w:val="20"/>
                <w:szCs w:val="20"/>
              </w:rPr>
              <w:t xml:space="preserve"> </w:t>
            </w:r>
          </w:p>
        </w:tc>
        <w:tc>
          <w:tcPr>
            <w:tcW w:w="1559" w:type="dxa"/>
          </w:tcPr>
          <w:p w14:paraId="0EE701DA" w14:textId="0DBB7D22" w:rsidR="004D0EA0" w:rsidRPr="009404BB" w:rsidRDefault="004D0EA0" w:rsidP="004D0EA0">
            <w:pPr>
              <w:pStyle w:val="TableParagraph"/>
              <w:spacing w:before="98"/>
              <w:ind w:left="100"/>
              <w:rPr>
                <w:sz w:val="20"/>
                <w:szCs w:val="20"/>
              </w:rPr>
            </w:pPr>
            <w:r w:rsidRPr="009404BB">
              <w:rPr>
                <w:sz w:val="20"/>
                <w:szCs w:val="20"/>
              </w:rPr>
              <w:t>5 - 6</w:t>
            </w:r>
          </w:p>
        </w:tc>
      </w:tr>
      <w:tr w:rsidR="004D0EA0" w:rsidRPr="009404BB" w14:paraId="30B86A18" w14:textId="77777777" w:rsidTr="00920839">
        <w:trPr>
          <w:trHeight w:val="431"/>
        </w:trPr>
        <w:tc>
          <w:tcPr>
            <w:tcW w:w="691" w:type="dxa"/>
          </w:tcPr>
          <w:p w14:paraId="3841BE29" w14:textId="77777777" w:rsidR="004D0EA0" w:rsidRPr="009404BB" w:rsidRDefault="004D0EA0" w:rsidP="004D0EA0">
            <w:pPr>
              <w:pStyle w:val="TableParagraph"/>
              <w:spacing w:before="101"/>
              <w:ind w:left="100"/>
              <w:rPr>
                <w:sz w:val="20"/>
                <w:szCs w:val="20"/>
              </w:rPr>
            </w:pPr>
            <w:r w:rsidRPr="009404BB">
              <w:rPr>
                <w:spacing w:val="-10"/>
                <w:sz w:val="20"/>
                <w:szCs w:val="20"/>
              </w:rPr>
              <w:t>5</w:t>
            </w:r>
          </w:p>
        </w:tc>
        <w:tc>
          <w:tcPr>
            <w:tcW w:w="3223" w:type="dxa"/>
          </w:tcPr>
          <w:p w14:paraId="4D290243" w14:textId="078708F4" w:rsidR="004D0EA0" w:rsidRPr="009404BB" w:rsidRDefault="004D0EA0" w:rsidP="004D0EA0">
            <w:pPr>
              <w:pStyle w:val="TableParagraph"/>
              <w:spacing w:before="101"/>
              <w:ind w:left="100"/>
              <w:rPr>
                <w:sz w:val="20"/>
                <w:szCs w:val="20"/>
              </w:rPr>
            </w:pPr>
            <w:r w:rsidRPr="009404BB">
              <w:rPr>
                <w:sz w:val="20"/>
                <w:szCs w:val="20"/>
              </w:rPr>
              <w:t>Menentukan</w:t>
            </w:r>
            <w:r w:rsidRPr="009404BB">
              <w:rPr>
                <w:spacing w:val="-8"/>
                <w:sz w:val="20"/>
                <w:szCs w:val="20"/>
              </w:rPr>
              <w:t xml:space="preserve"> </w:t>
            </w:r>
            <w:r w:rsidRPr="009404BB">
              <w:rPr>
                <w:spacing w:val="-2"/>
                <w:sz w:val="20"/>
                <w:szCs w:val="20"/>
              </w:rPr>
              <w:t>Backend</w:t>
            </w:r>
          </w:p>
        </w:tc>
        <w:tc>
          <w:tcPr>
            <w:tcW w:w="1559" w:type="dxa"/>
          </w:tcPr>
          <w:p w14:paraId="3948963D" w14:textId="1866B936" w:rsidR="004D0EA0" w:rsidRPr="009404BB" w:rsidRDefault="004D0EA0" w:rsidP="004D0EA0">
            <w:pPr>
              <w:pStyle w:val="TableParagraph"/>
              <w:spacing w:before="101"/>
              <w:ind w:left="100"/>
              <w:rPr>
                <w:sz w:val="20"/>
                <w:szCs w:val="20"/>
              </w:rPr>
            </w:pPr>
            <w:r w:rsidRPr="009404BB">
              <w:rPr>
                <w:spacing w:val="-10"/>
                <w:sz w:val="20"/>
                <w:szCs w:val="20"/>
              </w:rPr>
              <w:t>6 - 7</w:t>
            </w:r>
          </w:p>
        </w:tc>
      </w:tr>
      <w:tr w:rsidR="004D0EA0" w:rsidRPr="009404BB" w14:paraId="70AC7981" w14:textId="77777777" w:rsidTr="00920839">
        <w:trPr>
          <w:trHeight w:val="428"/>
        </w:trPr>
        <w:tc>
          <w:tcPr>
            <w:tcW w:w="691" w:type="dxa"/>
          </w:tcPr>
          <w:p w14:paraId="2DCADC95" w14:textId="77777777" w:rsidR="004D0EA0" w:rsidRPr="009404BB" w:rsidRDefault="004D0EA0" w:rsidP="004D0EA0">
            <w:pPr>
              <w:pStyle w:val="TableParagraph"/>
              <w:spacing w:before="98"/>
              <w:ind w:left="100"/>
              <w:rPr>
                <w:sz w:val="20"/>
                <w:szCs w:val="20"/>
              </w:rPr>
            </w:pPr>
            <w:r w:rsidRPr="009404BB">
              <w:rPr>
                <w:spacing w:val="-10"/>
                <w:sz w:val="20"/>
                <w:szCs w:val="20"/>
              </w:rPr>
              <w:t>6</w:t>
            </w:r>
          </w:p>
        </w:tc>
        <w:tc>
          <w:tcPr>
            <w:tcW w:w="3223" w:type="dxa"/>
          </w:tcPr>
          <w:p w14:paraId="5A7D0D01" w14:textId="77777777" w:rsidR="004D0EA0" w:rsidRPr="009404BB" w:rsidRDefault="004D0EA0" w:rsidP="004D0EA0">
            <w:pPr>
              <w:pStyle w:val="TableParagraph"/>
              <w:spacing w:before="98"/>
              <w:ind w:left="100"/>
              <w:rPr>
                <w:sz w:val="20"/>
                <w:szCs w:val="20"/>
              </w:rPr>
            </w:pPr>
            <w:r w:rsidRPr="009404BB">
              <w:rPr>
                <w:sz w:val="20"/>
                <w:szCs w:val="20"/>
              </w:rPr>
              <w:t>Mengembangkan</w:t>
            </w:r>
            <w:r w:rsidRPr="009404BB">
              <w:rPr>
                <w:spacing w:val="-10"/>
                <w:sz w:val="20"/>
                <w:szCs w:val="20"/>
              </w:rPr>
              <w:t xml:space="preserve"> </w:t>
            </w:r>
            <w:r w:rsidRPr="009404BB">
              <w:rPr>
                <w:spacing w:val="-2"/>
                <w:sz w:val="20"/>
                <w:szCs w:val="20"/>
              </w:rPr>
              <w:t>UI/UX</w:t>
            </w:r>
          </w:p>
        </w:tc>
        <w:tc>
          <w:tcPr>
            <w:tcW w:w="1559" w:type="dxa"/>
          </w:tcPr>
          <w:p w14:paraId="0A68C724" w14:textId="43791916" w:rsidR="004D0EA0" w:rsidRPr="009404BB" w:rsidRDefault="004D0EA0" w:rsidP="004D0EA0">
            <w:pPr>
              <w:pStyle w:val="TableParagraph"/>
              <w:spacing w:before="98"/>
              <w:ind w:left="100"/>
              <w:rPr>
                <w:sz w:val="20"/>
                <w:szCs w:val="20"/>
              </w:rPr>
            </w:pPr>
            <w:r w:rsidRPr="009404BB">
              <w:rPr>
                <w:sz w:val="20"/>
                <w:szCs w:val="20"/>
              </w:rPr>
              <w:t xml:space="preserve">7 – </w:t>
            </w:r>
            <w:r w:rsidRPr="009404BB">
              <w:rPr>
                <w:spacing w:val="-10"/>
                <w:sz w:val="20"/>
                <w:szCs w:val="20"/>
              </w:rPr>
              <w:t>9</w:t>
            </w:r>
          </w:p>
        </w:tc>
      </w:tr>
      <w:tr w:rsidR="004D0EA0" w:rsidRPr="009404BB" w14:paraId="063CA0A3" w14:textId="77777777" w:rsidTr="00920839">
        <w:trPr>
          <w:trHeight w:val="431"/>
        </w:trPr>
        <w:tc>
          <w:tcPr>
            <w:tcW w:w="691" w:type="dxa"/>
          </w:tcPr>
          <w:p w14:paraId="23BE4A5E" w14:textId="77777777" w:rsidR="004D0EA0" w:rsidRPr="009404BB" w:rsidRDefault="004D0EA0" w:rsidP="004D0EA0">
            <w:pPr>
              <w:pStyle w:val="TableParagraph"/>
              <w:spacing w:before="101"/>
              <w:ind w:left="100"/>
              <w:rPr>
                <w:sz w:val="20"/>
                <w:szCs w:val="20"/>
              </w:rPr>
            </w:pPr>
            <w:r w:rsidRPr="009404BB">
              <w:rPr>
                <w:spacing w:val="-10"/>
                <w:sz w:val="20"/>
                <w:szCs w:val="20"/>
              </w:rPr>
              <w:t>7</w:t>
            </w:r>
          </w:p>
        </w:tc>
        <w:tc>
          <w:tcPr>
            <w:tcW w:w="3223" w:type="dxa"/>
          </w:tcPr>
          <w:p w14:paraId="5637BF67" w14:textId="77777777" w:rsidR="004D0EA0" w:rsidRPr="009404BB" w:rsidRDefault="004D0EA0" w:rsidP="004D0EA0">
            <w:pPr>
              <w:pStyle w:val="TableParagraph"/>
              <w:spacing w:before="101"/>
              <w:ind w:left="100"/>
              <w:rPr>
                <w:sz w:val="20"/>
                <w:szCs w:val="20"/>
              </w:rPr>
            </w:pPr>
            <w:r w:rsidRPr="009404BB">
              <w:rPr>
                <w:sz w:val="20"/>
                <w:szCs w:val="20"/>
              </w:rPr>
              <w:t>Mengintegrasikan</w:t>
            </w:r>
            <w:r w:rsidRPr="009404BB">
              <w:rPr>
                <w:spacing w:val="-11"/>
                <w:sz w:val="20"/>
                <w:szCs w:val="20"/>
              </w:rPr>
              <w:t xml:space="preserve"> </w:t>
            </w:r>
            <w:r w:rsidRPr="009404BB">
              <w:rPr>
                <w:spacing w:val="-5"/>
                <w:sz w:val="20"/>
                <w:szCs w:val="20"/>
              </w:rPr>
              <w:t>API</w:t>
            </w:r>
          </w:p>
        </w:tc>
        <w:tc>
          <w:tcPr>
            <w:tcW w:w="1559" w:type="dxa"/>
          </w:tcPr>
          <w:p w14:paraId="33B6C8A8" w14:textId="5CCFDD89" w:rsidR="004D0EA0" w:rsidRPr="009404BB" w:rsidRDefault="004D0EA0" w:rsidP="004D0EA0">
            <w:pPr>
              <w:pStyle w:val="TableParagraph"/>
              <w:spacing w:before="101"/>
              <w:ind w:left="100"/>
              <w:rPr>
                <w:sz w:val="20"/>
                <w:szCs w:val="20"/>
              </w:rPr>
            </w:pPr>
            <w:r w:rsidRPr="009404BB">
              <w:rPr>
                <w:sz w:val="20"/>
                <w:szCs w:val="20"/>
              </w:rPr>
              <w:t xml:space="preserve">9 - </w:t>
            </w:r>
            <w:r w:rsidRPr="009404BB">
              <w:rPr>
                <w:spacing w:val="-5"/>
                <w:sz w:val="20"/>
                <w:szCs w:val="20"/>
              </w:rPr>
              <w:t>10</w:t>
            </w:r>
          </w:p>
        </w:tc>
      </w:tr>
      <w:tr w:rsidR="004D0EA0" w:rsidRPr="009404BB" w14:paraId="6A3AF3A5" w14:textId="77777777" w:rsidTr="00920839">
        <w:trPr>
          <w:trHeight w:val="428"/>
        </w:trPr>
        <w:tc>
          <w:tcPr>
            <w:tcW w:w="691" w:type="dxa"/>
          </w:tcPr>
          <w:p w14:paraId="5EEB4B41" w14:textId="77777777" w:rsidR="004D0EA0" w:rsidRPr="009404BB" w:rsidRDefault="004D0EA0" w:rsidP="004D0EA0">
            <w:pPr>
              <w:pStyle w:val="TableParagraph"/>
              <w:spacing w:before="98"/>
              <w:ind w:left="100"/>
              <w:rPr>
                <w:sz w:val="20"/>
                <w:szCs w:val="20"/>
              </w:rPr>
            </w:pPr>
            <w:r w:rsidRPr="009404BB">
              <w:rPr>
                <w:spacing w:val="-10"/>
                <w:sz w:val="20"/>
                <w:szCs w:val="20"/>
              </w:rPr>
              <w:t>8</w:t>
            </w:r>
          </w:p>
        </w:tc>
        <w:tc>
          <w:tcPr>
            <w:tcW w:w="3223" w:type="dxa"/>
          </w:tcPr>
          <w:p w14:paraId="03B2E5BE" w14:textId="3CFF0D37" w:rsidR="004D0EA0" w:rsidRPr="009404BB" w:rsidRDefault="004D0EA0" w:rsidP="004D0EA0">
            <w:pPr>
              <w:pStyle w:val="TableParagraph"/>
              <w:spacing w:before="98"/>
              <w:ind w:left="100"/>
              <w:rPr>
                <w:sz w:val="20"/>
                <w:szCs w:val="20"/>
              </w:rPr>
            </w:pPr>
            <w:r w:rsidRPr="009404BB">
              <w:rPr>
                <w:sz w:val="20"/>
                <w:szCs w:val="20"/>
              </w:rPr>
              <w:t>Memastikan</w:t>
            </w:r>
            <w:r w:rsidRPr="009404BB">
              <w:rPr>
                <w:spacing w:val="-6"/>
                <w:sz w:val="20"/>
                <w:szCs w:val="20"/>
              </w:rPr>
              <w:t xml:space="preserve"> </w:t>
            </w:r>
            <w:r w:rsidRPr="009404BB">
              <w:rPr>
                <w:sz w:val="20"/>
                <w:szCs w:val="20"/>
              </w:rPr>
              <w:t>kesiapan</w:t>
            </w:r>
            <w:r w:rsidRPr="009404BB">
              <w:rPr>
                <w:spacing w:val="-6"/>
                <w:sz w:val="20"/>
                <w:szCs w:val="20"/>
              </w:rPr>
              <w:t xml:space="preserve"> </w:t>
            </w:r>
            <w:r w:rsidRPr="009404BB">
              <w:rPr>
                <w:spacing w:val="-2"/>
                <w:sz w:val="20"/>
                <w:szCs w:val="20"/>
              </w:rPr>
              <w:t>infrastruktur</w:t>
            </w:r>
            <w:r w:rsidRPr="009404BB">
              <w:rPr>
                <w:sz w:val="20"/>
                <w:szCs w:val="20"/>
              </w:rPr>
              <w:t xml:space="preserve"> </w:t>
            </w:r>
          </w:p>
        </w:tc>
        <w:tc>
          <w:tcPr>
            <w:tcW w:w="1559" w:type="dxa"/>
          </w:tcPr>
          <w:p w14:paraId="0124576F" w14:textId="77777777" w:rsidR="004D0EA0" w:rsidRPr="009404BB" w:rsidRDefault="004D0EA0" w:rsidP="004D0EA0">
            <w:pPr>
              <w:pStyle w:val="TableParagraph"/>
              <w:spacing w:before="98"/>
              <w:ind w:left="100"/>
              <w:rPr>
                <w:sz w:val="20"/>
                <w:szCs w:val="20"/>
              </w:rPr>
            </w:pPr>
            <w:r w:rsidRPr="009404BB">
              <w:rPr>
                <w:sz w:val="20"/>
                <w:szCs w:val="20"/>
              </w:rPr>
              <w:t>10 -</w:t>
            </w:r>
            <w:r w:rsidRPr="009404BB">
              <w:rPr>
                <w:spacing w:val="-3"/>
                <w:sz w:val="20"/>
                <w:szCs w:val="20"/>
              </w:rPr>
              <w:t xml:space="preserve"> </w:t>
            </w:r>
            <w:r w:rsidRPr="009404BB">
              <w:rPr>
                <w:spacing w:val="-5"/>
                <w:sz w:val="20"/>
                <w:szCs w:val="20"/>
              </w:rPr>
              <w:t>11</w:t>
            </w:r>
          </w:p>
        </w:tc>
      </w:tr>
      <w:tr w:rsidR="004D0EA0" w:rsidRPr="009404BB" w14:paraId="2D6AA25B" w14:textId="77777777" w:rsidTr="00920839">
        <w:trPr>
          <w:trHeight w:val="431"/>
        </w:trPr>
        <w:tc>
          <w:tcPr>
            <w:tcW w:w="691" w:type="dxa"/>
          </w:tcPr>
          <w:p w14:paraId="72A1F53A" w14:textId="77777777" w:rsidR="004D0EA0" w:rsidRPr="009404BB" w:rsidRDefault="004D0EA0" w:rsidP="004D0EA0">
            <w:pPr>
              <w:pStyle w:val="TableParagraph"/>
              <w:spacing w:before="101"/>
              <w:ind w:left="100"/>
              <w:rPr>
                <w:sz w:val="20"/>
                <w:szCs w:val="20"/>
              </w:rPr>
            </w:pPr>
            <w:r w:rsidRPr="009404BB">
              <w:rPr>
                <w:spacing w:val="-10"/>
                <w:sz w:val="20"/>
                <w:szCs w:val="20"/>
              </w:rPr>
              <w:t>9</w:t>
            </w:r>
          </w:p>
        </w:tc>
        <w:tc>
          <w:tcPr>
            <w:tcW w:w="3223" w:type="dxa"/>
          </w:tcPr>
          <w:p w14:paraId="4A49BA24" w14:textId="6B3BB6ED" w:rsidR="004D0EA0" w:rsidRPr="009404BB" w:rsidRDefault="004D0EA0" w:rsidP="004D0EA0">
            <w:pPr>
              <w:pStyle w:val="TableParagraph"/>
              <w:spacing w:before="101"/>
              <w:ind w:left="100"/>
              <w:rPr>
                <w:sz w:val="20"/>
                <w:szCs w:val="20"/>
              </w:rPr>
            </w:pPr>
            <w:r w:rsidRPr="009404BB">
              <w:rPr>
                <w:sz w:val="20"/>
                <w:szCs w:val="20"/>
              </w:rPr>
              <w:t>Melakukan</w:t>
            </w:r>
            <w:r w:rsidRPr="009404BB">
              <w:rPr>
                <w:spacing w:val="-5"/>
                <w:sz w:val="20"/>
                <w:szCs w:val="20"/>
              </w:rPr>
              <w:t xml:space="preserve"> </w:t>
            </w:r>
            <w:r w:rsidRPr="009404BB">
              <w:rPr>
                <w:sz w:val="20"/>
                <w:szCs w:val="20"/>
              </w:rPr>
              <w:t>uji</w:t>
            </w:r>
            <w:r w:rsidRPr="009404BB">
              <w:rPr>
                <w:spacing w:val="-5"/>
                <w:sz w:val="20"/>
                <w:szCs w:val="20"/>
              </w:rPr>
              <w:t xml:space="preserve"> </w:t>
            </w:r>
            <w:r w:rsidRPr="009404BB">
              <w:rPr>
                <w:spacing w:val="-4"/>
                <w:sz w:val="20"/>
                <w:szCs w:val="20"/>
              </w:rPr>
              <w:t>coba keseluruhan</w:t>
            </w:r>
          </w:p>
        </w:tc>
        <w:tc>
          <w:tcPr>
            <w:tcW w:w="1559" w:type="dxa"/>
          </w:tcPr>
          <w:p w14:paraId="0976CB87" w14:textId="77777777" w:rsidR="004D0EA0" w:rsidRPr="009404BB" w:rsidRDefault="004D0EA0" w:rsidP="004D0EA0">
            <w:pPr>
              <w:pStyle w:val="TableParagraph"/>
              <w:spacing w:before="101"/>
              <w:ind w:left="100"/>
              <w:rPr>
                <w:sz w:val="20"/>
                <w:szCs w:val="20"/>
              </w:rPr>
            </w:pPr>
            <w:r w:rsidRPr="009404BB">
              <w:rPr>
                <w:sz w:val="20"/>
                <w:szCs w:val="20"/>
              </w:rPr>
              <w:t>11 -</w:t>
            </w:r>
            <w:r w:rsidRPr="009404BB">
              <w:rPr>
                <w:spacing w:val="-3"/>
                <w:sz w:val="20"/>
                <w:szCs w:val="20"/>
              </w:rPr>
              <w:t xml:space="preserve"> </w:t>
            </w:r>
            <w:r w:rsidRPr="009404BB">
              <w:rPr>
                <w:spacing w:val="-5"/>
                <w:sz w:val="20"/>
                <w:szCs w:val="20"/>
              </w:rPr>
              <w:t>12</w:t>
            </w:r>
          </w:p>
        </w:tc>
      </w:tr>
    </w:tbl>
    <w:p w14:paraId="6742E733" w14:textId="4D9178FF" w:rsidR="003B6B5F" w:rsidRPr="009404BB" w:rsidRDefault="003B6B5F" w:rsidP="00A50BC5">
      <w:pPr>
        <w:spacing w:line="276" w:lineRule="auto"/>
        <w:ind w:right="461"/>
        <w:jc w:val="both"/>
        <w:rPr>
          <w:sz w:val="20"/>
          <w:szCs w:val="20"/>
        </w:rPr>
      </w:pPr>
    </w:p>
    <w:p w14:paraId="1BFBF3EF" w14:textId="07311B24" w:rsidR="003B6B5F" w:rsidRPr="009404BB" w:rsidRDefault="003B6B5F" w:rsidP="00A50BC5">
      <w:pPr>
        <w:spacing w:line="276" w:lineRule="auto"/>
        <w:ind w:right="461"/>
        <w:jc w:val="both"/>
        <w:rPr>
          <w:sz w:val="20"/>
          <w:szCs w:val="20"/>
        </w:rPr>
      </w:pPr>
    </w:p>
    <w:p w14:paraId="7D298AD8" w14:textId="4282ADD3" w:rsidR="00A50BC5" w:rsidRPr="009404BB" w:rsidRDefault="00A50BC5" w:rsidP="00A50BC5">
      <w:pPr>
        <w:spacing w:line="276" w:lineRule="auto"/>
        <w:ind w:right="461"/>
        <w:jc w:val="both"/>
        <w:rPr>
          <w:sz w:val="20"/>
          <w:szCs w:val="20"/>
        </w:rPr>
      </w:pPr>
    </w:p>
    <w:p w14:paraId="19F31C3E" w14:textId="78E7F231" w:rsidR="00A50BC5" w:rsidRPr="009404BB" w:rsidRDefault="00A50BC5" w:rsidP="00A50BC5">
      <w:pPr>
        <w:spacing w:line="276" w:lineRule="auto"/>
        <w:ind w:right="461"/>
        <w:jc w:val="both"/>
        <w:rPr>
          <w:sz w:val="20"/>
          <w:szCs w:val="20"/>
        </w:rPr>
      </w:pPr>
    </w:p>
    <w:p w14:paraId="750EB663" w14:textId="7AA4FAA1" w:rsidR="00A50BC5" w:rsidRDefault="00A50BC5" w:rsidP="00A50BC5">
      <w:pPr>
        <w:spacing w:line="276" w:lineRule="auto"/>
        <w:ind w:right="461"/>
        <w:jc w:val="both"/>
        <w:rPr>
          <w:sz w:val="20"/>
          <w:szCs w:val="20"/>
        </w:rPr>
      </w:pPr>
    </w:p>
    <w:p w14:paraId="57A1EF9C" w14:textId="77777777" w:rsidR="00EF0D77" w:rsidRDefault="00EF0D77" w:rsidP="00A50BC5">
      <w:pPr>
        <w:spacing w:line="276" w:lineRule="auto"/>
        <w:ind w:right="461"/>
        <w:jc w:val="both"/>
        <w:rPr>
          <w:sz w:val="20"/>
          <w:szCs w:val="20"/>
        </w:rPr>
      </w:pPr>
    </w:p>
    <w:p w14:paraId="037A77E8" w14:textId="77777777" w:rsidR="00EF0D77" w:rsidRDefault="00EF0D77" w:rsidP="00A50BC5">
      <w:pPr>
        <w:spacing w:line="276" w:lineRule="auto"/>
        <w:ind w:right="461"/>
        <w:jc w:val="both"/>
        <w:rPr>
          <w:sz w:val="20"/>
          <w:szCs w:val="20"/>
        </w:rPr>
      </w:pPr>
    </w:p>
    <w:p w14:paraId="731AA4E8" w14:textId="77777777" w:rsidR="00EF0D77" w:rsidRDefault="00EF0D77" w:rsidP="00A50BC5">
      <w:pPr>
        <w:spacing w:line="276" w:lineRule="auto"/>
        <w:ind w:right="461"/>
        <w:jc w:val="both"/>
        <w:rPr>
          <w:sz w:val="20"/>
          <w:szCs w:val="20"/>
        </w:rPr>
      </w:pPr>
    </w:p>
    <w:p w14:paraId="78F525C6" w14:textId="77777777" w:rsidR="00EF0D77" w:rsidRDefault="00EF0D77" w:rsidP="00A50BC5">
      <w:pPr>
        <w:spacing w:line="276" w:lineRule="auto"/>
        <w:ind w:right="461"/>
        <w:jc w:val="both"/>
        <w:rPr>
          <w:sz w:val="20"/>
          <w:szCs w:val="20"/>
        </w:rPr>
      </w:pPr>
    </w:p>
    <w:p w14:paraId="5EBA54F6" w14:textId="77777777" w:rsidR="00EF0D77" w:rsidRDefault="00EF0D77" w:rsidP="00A50BC5">
      <w:pPr>
        <w:spacing w:line="276" w:lineRule="auto"/>
        <w:ind w:right="461"/>
        <w:jc w:val="both"/>
        <w:rPr>
          <w:sz w:val="20"/>
          <w:szCs w:val="20"/>
        </w:rPr>
      </w:pPr>
    </w:p>
    <w:p w14:paraId="7D138A17" w14:textId="77777777" w:rsidR="00EF0D77" w:rsidRDefault="00EF0D77" w:rsidP="00A50BC5">
      <w:pPr>
        <w:spacing w:line="276" w:lineRule="auto"/>
        <w:ind w:right="461"/>
        <w:jc w:val="both"/>
        <w:rPr>
          <w:sz w:val="20"/>
          <w:szCs w:val="20"/>
        </w:rPr>
      </w:pPr>
    </w:p>
    <w:p w14:paraId="77B14A29" w14:textId="77777777" w:rsidR="00EF0D77" w:rsidRDefault="00EF0D77" w:rsidP="00A50BC5">
      <w:pPr>
        <w:spacing w:line="276" w:lineRule="auto"/>
        <w:ind w:right="461"/>
        <w:jc w:val="both"/>
        <w:rPr>
          <w:sz w:val="20"/>
          <w:szCs w:val="20"/>
        </w:rPr>
      </w:pPr>
    </w:p>
    <w:p w14:paraId="59B77A17" w14:textId="77777777" w:rsidR="00EF0D77" w:rsidRPr="009404BB" w:rsidRDefault="00EF0D77" w:rsidP="00A50BC5">
      <w:pPr>
        <w:spacing w:line="276" w:lineRule="auto"/>
        <w:ind w:right="461"/>
        <w:jc w:val="both"/>
        <w:rPr>
          <w:sz w:val="20"/>
          <w:szCs w:val="20"/>
        </w:rPr>
      </w:pPr>
    </w:p>
    <w:p w14:paraId="20867958" w14:textId="6A86B65B" w:rsidR="00A50BC5" w:rsidRPr="009404BB" w:rsidRDefault="00A50BC5" w:rsidP="00A50BC5">
      <w:pPr>
        <w:spacing w:line="276" w:lineRule="auto"/>
        <w:ind w:right="461"/>
        <w:jc w:val="both"/>
        <w:rPr>
          <w:sz w:val="20"/>
          <w:szCs w:val="20"/>
        </w:rPr>
      </w:pPr>
    </w:p>
    <w:p w14:paraId="665A59F8" w14:textId="6296C152" w:rsidR="00A50BC5" w:rsidRPr="009404BB" w:rsidRDefault="00A50BC5" w:rsidP="00A50BC5">
      <w:pPr>
        <w:spacing w:line="276" w:lineRule="auto"/>
        <w:ind w:right="461"/>
        <w:jc w:val="both"/>
        <w:rPr>
          <w:sz w:val="20"/>
          <w:szCs w:val="20"/>
        </w:rPr>
      </w:pPr>
    </w:p>
    <w:p w14:paraId="615B7005" w14:textId="77777777" w:rsidR="00A50BC5" w:rsidRPr="009404BB" w:rsidRDefault="00A50BC5" w:rsidP="00A50BC5">
      <w:pPr>
        <w:spacing w:line="276" w:lineRule="auto"/>
        <w:ind w:right="461"/>
        <w:jc w:val="both"/>
        <w:rPr>
          <w:sz w:val="20"/>
          <w:szCs w:val="20"/>
        </w:rPr>
      </w:pPr>
    </w:p>
    <w:p w14:paraId="77EE10B0" w14:textId="77777777" w:rsidR="00A50BC5" w:rsidRDefault="00A50BC5" w:rsidP="00A50BC5">
      <w:pPr>
        <w:spacing w:line="276" w:lineRule="auto"/>
        <w:ind w:right="461"/>
        <w:jc w:val="both"/>
        <w:rPr>
          <w:sz w:val="20"/>
          <w:szCs w:val="20"/>
        </w:rPr>
      </w:pPr>
    </w:p>
    <w:p w14:paraId="5FF2B220" w14:textId="77777777" w:rsidR="00AE563E" w:rsidRDefault="00AE563E" w:rsidP="00A50BC5">
      <w:pPr>
        <w:spacing w:line="276" w:lineRule="auto"/>
        <w:ind w:right="461"/>
        <w:jc w:val="both"/>
        <w:rPr>
          <w:sz w:val="20"/>
          <w:szCs w:val="20"/>
        </w:rPr>
      </w:pPr>
    </w:p>
    <w:p w14:paraId="6458A7B9" w14:textId="77777777" w:rsidR="00AE563E" w:rsidRDefault="00AE563E" w:rsidP="00A50BC5">
      <w:pPr>
        <w:spacing w:line="276" w:lineRule="auto"/>
        <w:ind w:right="461"/>
        <w:jc w:val="both"/>
        <w:rPr>
          <w:sz w:val="20"/>
          <w:szCs w:val="20"/>
        </w:rPr>
      </w:pPr>
    </w:p>
    <w:p w14:paraId="56500F57" w14:textId="77777777" w:rsidR="00AE563E" w:rsidRDefault="00AE563E" w:rsidP="00A50BC5">
      <w:pPr>
        <w:spacing w:line="276" w:lineRule="auto"/>
        <w:ind w:right="461"/>
        <w:jc w:val="both"/>
        <w:rPr>
          <w:sz w:val="20"/>
          <w:szCs w:val="20"/>
        </w:rPr>
      </w:pPr>
    </w:p>
    <w:p w14:paraId="5B00F247" w14:textId="77777777" w:rsidR="00AE563E" w:rsidRDefault="00AE563E" w:rsidP="00A50BC5">
      <w:pPr>
        <w:spacing w:line="276" w:lineRule="auto"/>
        <w:ind w:right="461"/>
        <w:jc w:val="both"/>
        <w:rPr>
          <w:sz w:val="20"/>
          <w:szCs w:val="20"/>
        </w:rPr>
      </w:pPr>
    </w:p>
    <w:p w14:paraId="23530726" w14:textId="77777777" w:rsidR="00AE563E" w:rsidRDefault="00AE563E" w:rsidP="00A50BC5">
      <w:pPr>
        <w:spacing w:line="276" w:lineRule="auto"/>
        <w:ind w:right="461"/>
        <w:jc w:val="both"/>
        <w:rPr>
          <w:sz w:val="20"/>
          <w:szCs w:val="20"/>
        </w:rPr>
      </w:pPr>
    </w:p>
    <w:p w14:paraId="6D1A0C16" w14:textId="77777777" w:rsidR="00AE563E" w:rsidRDefault="00AE563E" w:rsidP="00A50BC5">
      <w:pPr>
        <w:spacing w:line="276" w:lineRule="auto"/>
        <w:ind w:right="461"/>
        <w:jc w:val="both"/>
        <w:rPr>
          <w:sz w:val="20"/>
          <w:szCs w:val="20"/>
        </w:rPr>
      </w:pPr>
    </w:p>
    <w:p w14:paraId="2F028CAD" w14:textId="77777777" w:rsidR="00AE563E" w:rsidRDefault="00AE563E" w:rsidP="00A50BC5">
      <w:pPr>
        <w:spacing w:line="276" w:lineRule="auto"/>
        <w:ind w:right="461"/>
        <w:jc w:val="both"/>
        <w:rPr>
          <w:sz w:val="20"/>
          <w:szCs w:val="20"/>
        </w:rPr>
      </w:pPr>
    </w:p>
    <w:p w14:paraId="77FA2BBC" w14:textId="77777777" w:rsidR="00AE563E" w:rsidRDefault="00AE563E" w:rsidP="00A50BC5">
      <w:pPr>
        <w:spacing w:line="276" w:lineRule="auto"/>
        <w:ind w:right="461"/>
        <w:jc w:val="both"/>
        <w:rPr>
          <w:sz w:val="20"/>
          <w:szCs w:val="20"/>
        </w:rPr>
      </w:pPr>
    </w:p>
    <w:p w14:paraId="105498D7" w14:textId="77777777" w:rsidR="00AE563E" w:rsidRDefault="00AE563E" w:rsidP="00A50BC5">
      <w:pPr>
        <w:spacing w:line="276" w:lineRule="auto"/>
        <w:ind w:right="461"/>
        <w:jc w:val="both"/>
        <w:rPr>
          <w:sz w:val="20"/>
          <w:szCs w:val="20"/>
        </w:rPr>
      </w:pPr>
    </w:p>
    <w:p w14:paraId="6ADB3E89" w14:textId="77777777" w:rsidR="00BD467D" w:rsidRPr="009404BB" w:rsidRDefault="00BD467D" w:rsidP="00BD467D">
      <w:pPr>
        <w:ind w:left="1744"/>
        <w:rPr>
          <w:sz w:val="20"/>
        </w:rPr>
      </w:pPr>
      <w:r w:rsidRPr="009404BB">
        <w:rPr>
          <w:sz w:val="20"/>
        </w:rPr>
        <w:t>(Halaman</w:t>
      </w:r>
      <w:r w:rsidRPr="009404BB">
        <w:rPr>
          <w:spacing w:val="-4"/>
          <w:sz w:val="20"/>
        </w:rPr>
        <w:t xml:space="preserve"> </w:t>
      </w:r>
      <w:r w:rsidRPr="009404BB">
        <w:rPr>
          <w:sz w:val="20"/>
        </w:rPr>
        <w:t>ini</w:t>
      </w:r>
      <w:r w:rsidRPr="009404BB">
        <w:rPr>
          <w:spacing w:val="-5"/>
          <w:sz w:val="20"/>
        </w:rPr>
        <w:t xml:space="preserve"> </w:t>
      </w:r>
      <w:r w:rsidRPr="009404BB">
        <w:rPr>
          <w:sz w:val="20"/>
        </w:rPr>
        <w:t>sengaja</w:t>
      </w:r>
      <w:r w:rsidRPr="009404BB">
        <w:rPr>
          <w:spacing w:val="-5"/>
          <w:sz w:val="20"/>
        </w:rPr>
        <w:t xml:space="preserve"> </w:t>
      </w:r>
      <w:r w:rsidRPr="009404BB">
        <w:rPr>
          <w:spacing w:val="-2"/>
          <w:sz w:val="20"/>
        </w:rPr>
        <w:t>dikosongkan)</w:t>
      </w:r>
    </w:p>
    <w:p w14:paraId="52648F09" w14:textId="77777777" w:rsidR="00AE563E" w:rsidRDefault="00AE563E" w:rsidP="00A50BC5">
      <w:pPr>
        <w:spacing w:line="276" w:lineRule="auto"/>
        <w:ind w:right="461"/>
        <w:jc w:val="both"/>
        <w:rPr>
          <w:sz w:val="20"/>
          <w:szCs w:val="20"/>
        </w:rPr>
      </w:pPr>
    </w:p>
    <w:p w14:paraId="2B1928EC" w14:textId="77777777" w:rsidR="00AE563E" w:rsidRDefault="00AE563E" w:rsidP="00A50BC5">
      <w:pPr>
        <w:spacing w:line="276" w:lineRule="auto"/>
        <w:ind w:right="461"/>
        <w:jc w:val="both"/>
        <w:rPr>
          <w:sz w:val="20"/>
          <w:szCs w:val="20"/>
        </w:rPr>
      </w:pPr>
    </w:p>
    <w:p w14:paraId="62AC5802" w14:textId="77777777" w:rsidR="00AE563E" w:rsidRDefault="00AE563E" w:rsidP="00A50BC5">
      <w:pPr>
        <w:spacing w:line="276" w:lineRule="auto"/>
        <w:ind w:right="461"/>
        <w:jc w:val="both"/>
        <w:rPr>
          <w:sz w:val="20"/>
          <w:szCs w:val="20"/>
        </w:rPr>
      </w:pPr>
    </w:p>
    <w:p w14:paraId="41F5E56A" w14:textId="77777777" w:rsidR="00AE563E" w:rsidRDefault="00AE563E" w:rsidP="00A50BC5">
      <w:pPr>
        <w:spacing w:line="276" w:lineRule="auto"/>
        <w:ind w:right="461"/>
        <w:jc w:val="both"/>
        <w:rPr>
          <w:sz w:val="20"/>
          <w:szCs w:val="20"/>
        </w:rPr>
      </w:pPr>
    </w:p>
    <w:p w14:paraId="68FE70B5" w14:textId="77777777" w:rsidR="00AE563E" w:rsidRDefault="00AE563E" w:rsidP="00A50BC5">
      <w:pPr>
        <w:spacing w:line="276" w:lineRule="auto"/>
        <w:ind w:right="461"/>
        <w:jc w:val="both"/>
        <w:rPr>
          <w:sz w:val="20"/>
          <w:szCs w:val="20"/>
        </w:rPr>
      </w:pPr>
    </w:p>
    <w:p w14:paraId="42AFDFE3" w14:textId="77777777" w:rsidR="00AE563E" w:rsidRDefault="00AE563E" w:rsidP="00A50BC5">
      <w:pPr>
        <w:spacing w:line="276" w:lineRule="auto"/>
        <w:ind w:right="461"/>
        <w:jc w:val="both"/>
        <w:rPr>
          <w:sz w:val="20"/>
          <w:szCs w:val="20"/>
        </w:rPr>
      </w:pPr>
    </w:p>
    <w:p w14:paraId="052DFA9D" w14:textId="77777777" w:rsidR="00AE563E" w:rsidRDefault="00AE563E" w:rsidP="00A50BC5">
      <w:pPr>
        <w:spacing w:line="276" w:lineRule="auto"/>
        <w:ind w:right="461"/>
        <w:jc w:val="both"/>
        <w:rPr>
          <w:sz w:val="20"/>
          <w:szCs w:val="20"/>
        </w:rPr>
      </w:pPr>
    </w:p>
    <w:p w14:paraId="627F3904" w14:textId="77777777" w:rsidR="00AE563E" w:rsidRDefault="00AE563E" w:rsidP="00A50BC5">
      <w:pPr>
        <w:spacing w:line="276" w:lineRule="auto"/>
        <w:ind w:right="461"/>
        <w:jc w:val="both"/>
        <w:rPr>
          <w:sz w:val="20"/>
          <w:szCs w:val="20"/>
        </w:rPr>
      </w:pPr>
    </w:p>
    <w:p w14:paraId="3AF6B509" w14:textId="4E449A69" w:rsidR="00AE563E" w:rsidRDefault="00AE563E" w:rsidP="00A50BC5">
      <w:pPr>
        <w:spacing w:line="276" w:lineRule="auto"/>
        <w:ind w:right="461"/>
        <w:jc w:val="both"/>
        <w:rPr>
          <w:sz w:val="20"/>
          <w:szCs w:val="20"/>
        </w:rPr>
      </w:pPr>
    </w:p>
    <w:p w14:paraId="7A696E99" w14:textId="77777777" w:rsidR="0093678A" w:rsidRPr="009404BB" w:rsidRDefault="0093678A" w:rsidP="00A50BC5">
      <w:pPr>
        <w:spacing w:line="276" w:lineRule="auto"/>
        <w:ind w:right="461"/>
        <w:jc w:val="both"/>
        <w:rPr>
          <w:sz w:val="20"/>
          <w:szCs w:val="20"/>
        </w:rPr>
      </w:pPr>
    </w:p>
    <w:p w14:paraId="2D7CF9B1" w14:textId="77777777" w:rsidR="00A50BC5" w:rsidRPr="009404BB" w:rsidRDefault="00A50BC5" w:rsidP="00A50BC5">
      <w:pPr>
        <w:spacing w:line="276" w:lineRule="auto"/>
        <w:ind w:right="461"/>
        <w:jc w:val="both"/>
        <w:rPr>
          <w:sz w:val="20"/>
          <w:szCs w:val="20"/>
        </w:rPr>
      </w:pPr>
    </w:p>
    <w:p w14:paraId="45E7CB95" w14:textId="77777777" w:rsidR="002C01CC" w:rsidRDefault="002C01CC" w:rsidP="00A50BC5">
      <w:pPr>
        <w:spacing w:line="276" w:lineRule="auto"/>
        <w:ind w:right="461"/>
        <w:jc w:val="both"/>
        <w:rPr>
          <w:sz w:val="20"/>
          <w:szCs w:val="20"/>
        </w:rPr>
      </w:pPr>
    </w:p>
    <w:p w14:paraId="795ACABE" w14:textId="77777777" w:rsidR="00EF0D77" w:rsidRPr="009404BB" w:rsidRDefault="00EF0D77" w:rsidP="00A50BC5">
      <w:pPr>
        <w:spacing w:line="276" w:lineRule="auto"/>
        <w:ind w:right="461"/>
        <w:jc w:val="both"/>
        <w:rPr>
          <w:sz w:val="20"/>
          <w:szCs w:val="20"/>
        </w:rPr>
      </w:pPr>
    </w:p>
    <w:p w14:paraId="2FA99100" w14:textId="2EFDC493" w:rsidR="000D7904" w:rsidRPr="009404BB" w:rsidRDefault="000D7904" w:rsidP="00116317">
      <w:pPr>
        <w:pStyle w:val="Heading1"/>
      </w:pPr>
      <w:bookmarkStart w:id="101" w:name="_Toc196165310"/>
      <w:r w:rsidRPr="009404BB">
        <w:lastRenderedPageBreak/>
        <w:t>BAB 4</w:t>
      </w:r>
      <w:r w:rsidRPr="009404BB">
        <w:br/>
        <w:t>EKSPERIMEN DAN ANALISIS</w:t>
      </w:r>
      <w:bookmarkStart w:id="102" w:name="_bookmark52"/>
      <w:bookmarkEnd w:id="101"/>
      <w:bookmarkEnd w:id="102"/>
    </w:p>
    <w:p w14:paraId="6CBEB505" w14:textId="3E37542F" w:rsidR="000D7904" w:rsidRPr="009404BB" w:rsidRDefault="000D7904" w:rsidP="00A50BC5">
      <w:pPr>
        <w:pStyle w:val="Heading4"/>
        <w:numPr>
          <w:ilvl w:val="1"/>
          <w:numId w:val="7"/>
        </w:numPr>
        <w:tabs>
          <w:tab w:val="left" w:pos="536"/>
        </w:tabs>
        <w:spacing w:before="232" w:line="229" w:lineRule="exact"/>
        <w:ind w:left="536" w:right="461" w:hanging="352"/>
        <w:rPr>
          <w:rFonts w:ascii="Times New Roman" w:hAnsi="Times New Roman" w:cs="Times New Roman"/>
          <w:b/>
          <w:bCs/>
          <w:i w:val="0"/>
          <w:color w:val="000000" w:themeColor="text1"/>
          <w:sz w:val="20"/>
          <w:szCs w:val="20"/>
        </w:rPr>
      </w:pPr>
      <w:r w:rsidRPr="009404BB">
        <w:rPr>
          <w:rFonts w:ascii="Times New Roman" w:hAnsi="Times New Roman" w:cs="Times New Roman"/>
          <w:b/>
          <w:bCs/>
          <w:i w:val="0"/>
          <w:color w:val="000000" w:themeColor="text1"/>
          <w:spacing w:val="-2"/>
          <w:sz w:val="20"/>
          <w:szCs w:val="20"/>
        </w:rPr>
        <w:t>PARAMETER</w:t>
      </w:r>
      <w:r w:rsidRPr="009404BB">
        <w:rPr>
          <w:rFonts w:ascii="Times New Roman" w:hAnsi="Times New Roman" w:cs="Times New Roman"/>
          <w:b/>
          <w:bCs/>
          <w:i w:val="0"/>
          <w:color w:val="000000" w:themeColor="text1"/>
          <w:spacing w:val="3"/>
          <w:sz w:val="20"/>
          <w:szCs w:val="20"/>
        </w:rPr>
        <w:t xml:space="preserve"> </w:t>
      </w:r>
      <w:r w:rsidRPr="009404BB">
        <w:rPr>
          <w:rFonts w:ascii="Times New Roman" w:hAnsi="Times New Roman" w:cs="Times New Roman"/>
          <w:b/>
          <w:bCs/>
          <w:i w:val="0"/>
          <w:color w:val="000000" w:themeColor="text1"/>
          <w:spacing w:val="-2"/>
          <w:sz w:val="20"/>
          <w:szCs w:val="20"/>
        </w:rPr>
        <w:t>EKSPERIMEN</w:t>
      </w:r>
    </w:p>
    <w:p w14:paraId="6B336717" w14:textId="56C9C934" w:rsidR="000D7904" w:rsidRDefault="000D7904" w:rsidP="00A50BC5">
      <w:pPr>
        <w:pStyle w:val="BodyText"/>
        <w:ind w:left="167" w:right="461" w:firstLine="427"/>
        <w:jc w:val="both"/>
      </w:pPr>
      <w:r w:rsidRPr="009404BB">
        <w:t>Pada Bab ini, dilakukan identifikasi sejumlah parameter eksperimen yang akan</w:t>
      </w:r>
      <w:r w:rsidRPr="009404BB">
        <w:rPr>
          <w:spacing w:val="-8"/>
        </w:rPr>
        <w:t xml:space="preserve"> </w:t>
      </w:r>
      <w:r w:rsidRPr="009404BB">
        <w:t>diuji</w:t>
      </w:r>
      <w:r w:rsidRPr="009404BB">
        <w:rPr>
          <w:spacing w:val="-13"/>
        </w:rPr>
        <w:t xml:space="preserve"> </w:t>
      </w:r>
      <w:r w:rsidRPr="009404BB">
        <w:t>untuk</w:t>
      </w:r>
      <w:r w:rsidRPr="009404BB">
        <w:rPr>
          <w:spacing w:val="-10"/>
        </w:rPr>
        <w:t xml:space="preserve"> </w:t>
      </w:r>
      <w:r w:rsidRPr="009404BB">
        <w:t>mengukur</w:t>
      </w:r>
      <w:r w:rsidRPr="009404BB">
        <w:rPr>
          <w:spacing w:val="-9"/>
        </w:rPr>
        <w:t xml:space="preserve"> </w:t>
      </w:r>
      <w:r w:rsidRPr="009404BB">
        <w:t>tingkat</w:t>
      </w:r>
      <w:r w:rsidRPr="009404BB">
        <w:rPr>
          <w:spacing w:val="-10"/>
        </w:rPr>
        <w:t xml:space="preserve"> </w:t>
      </w:r>
      <w:r w:rsidRPr="009404BB">
        <w:t>keberhasilan</w:t>
      </w:r>
      <w:r w:rsidRPr="009404BB">
        <w:rPr>
          <w:spacing w:val="-8"/>
        </w:rPr>
        <w:t xml:space="preserve"> </w:t>
      </w:r>
      <w:r w:rsidRPr="009404BB">
        <w:t>sistem</w:t>
      </w:r>
      <w:r w:rsidRPr="009404BB">
        <w:rPr>
          <w:spacing w:val="-9"/>
        </w:rPr>
        <w:t xml:space="preserve"> </w:t>
      </w:r>
      <w:r w:rsidRPr="009404BB">
        <w:t>yang</w:t>
      </w:r>
      <w:r w:rsidRPr="009404BB">
        <w:rPr>
          <w:spacing w:val="-11"/>
        </w:rPr>
        <w:t xml:space="preserve"> </w:t>
      </w:r>
      <w:r w:rsidRPr="009404BB">
        <w:t>telah</w:t>
      </w:r>
      <w:r w:rsidRPr="009404BB">
        <w:rPr>
          <w:spacing w:val="-3"/>
        </w:rPr>
        <w:t xml:space="preserve"> </w:t>
      </w:r>
      <w:r w:rsidRPr="009404BB">
        <w:t>dikembangkan. Keberhasilan</w:t>
      </w:r>
      <w:r w:rsidRPr="009404BB">
        <w:rPr>
          <w:spacing w:val="-13"/>
        </w:rPr>
        <w:t xml:space="preserve"> </w:t>
      </w:r>
      <w:r w:rsidRPr="009404BB">
        <w:t>eksperimen</w:t>
      </w:r>
      <w:r w:rsidRPr="009404BB">
        <w:rPr>
          <w:spacing w:val="-12"/>
        </w:rPr>
        <w:t xml:space="preserve"> </w:t>
      </w:r>
      <w:r w:rsidRPr="009404BB">
        <w:t>akan</w:t>
      </w:r>
      <w:r w:rsidRPr="009404BB">
        <w:rPr>
          <w:spacing w:val="-13"/>
        </w:rPr>
        <w:t xml:space="preserve"> </w:t>
      </w:r>
      <w:r w:rsidRPr="009404BB">
        <w:t>dievaluasi</w:t>
      </w:r>
      <w:r w:rsidRPr="009404BB">
        <w:rPr>
          <w:spacing w:val="-12"/>
        </w:rPr>
        <w:t xml:space="preserve"> </w:t>
      </w:r>
      <w:r w:rsidRPr="009404BB">
        <w:t>berdasarkan</w:t>
      </w:r>
      <w:r w:rsidRPr="009404BB">
        <w:rPr>
          <w:spacing w:val="-13"/>
        </w:rPr>
        <w:t xml:space="preserve"> </w:t>
      </w:r>
      <w:r w:rsidRPr="009404BB">
        <w:t>sejauh</w:t>
      </w:r>
      <w:r w:rsidRPr="009404BB">
        <w:rPr>
          <w:spacing w:val="-12"/>
        </w:rPr>
        <w:t xml:space="preserve"> </w:t>
      </w:r>
      <w:r w:rsidRPr="009404BB">
        <w:t>mana</w:t>
      </w:r>
      <w:r w:rsidRPr="009404BB">
        <w:rPr>
          <w:spacing w:val="-13"/>
        </w:rPr>
        <w:t xml:space="preserve"> </w:t>
      </w:r>
      <w:r w:rsidRPr="009404BB">
        <w:t>sistem</w:t>
      </w:r>
      <w:r w:rsidRPr="009404BB">
        <w:rPr>
          <w:spacing w:val="-12"/>
        </w:rPr>
        <w:t xml:space="preserve"> </w:t>
      </w:r>
      <w:r w:rsidRPr="009404BB">
        <w:t>mampu melewati</w:t>
      </w:r>
      <w:r w:rsidRPr="009404BB">
        <w:rPr>
          <w:spacing w:val="-2"/>
        </w:rPr>
        <w:t xml:space="preserve"> </w:t>
      </w:r>
      <w:r w:rsidRPr="009404BB">
        <w:t>serangkaian tahapan</w:t>
      </w:r>
      <w:r w:rsidRPr="009404BB">
        <w:rPr>
          <w:spacing w:val="-3"/>
        </w:rPr>
        <w:t xml:space="preserve"> </w:t>
      </w:r>
      <w:r w:rsidRPr="009404BB">
        <w:t>yang</w:t>
      </w:r>
      <w:r w:rsidRPr="009404BB">
        <w:rPr>
          <w:spacing w:val="-3"/>
        </w:rPr>
        <w:t xml:space="preserve"> </w:t>
      </w:r>
      <w:r w:rsidRPr="009404BB">
        <w:t>telah</w:t>
      </w:r>
      <w:r w:rsidRPr="009404BB">
        <w:rPr>
          <w:spacing w:val="-1"/>
        </w:rPr>
        <w:t xml:space="preserve"> </w:t>
      </w:r>
      <w:r w:rsidRPr="009404BB">
        <w:t>ditetapkan.</w:t>
      </w:r>
      <w:r w:rsidRPr="009404BB">
        <w:rPr>
          <w:spacing w:val="-3"/>
        </w:rPr>
        <w:t xml:space="preserve"> </w:t>
      </w:r>
      <w:r w:rsidRPr="009404BB">
        <w:t>Tahap</w:t>
      </w:r>
      <w:r w:rsidRPr="009404BB">
        <w:rPr>
          <w:spacing w:val="-4"/>
        </w:rPr>
        <w:t xml:space="preserve"> </w:t>
      </w:r>
      <w:r w:rsidRPr="009404BB">
        <w:t>awal</w:t>
      </w:r>
      <w:r w:rsidRPr="009404BB">
        <w:rPr>
          <w:spacing w:val="-2"/>
        </w:rPr>
        <w:t xml:space="preserve"> </w:t>
      </w:r>
      <w:r w:rsidRPr="009404BB">
        <w:t>yang</w:t>
      </w:r>
      <w:r w:rsidRPr="009404BB">
        <w:rPr>
          <w:spacing w:val="-1"/>
        </w:rPr>
        <w:t xml:space="preserve"> </w:t>
      </w:r>
      <w:r w:rsidRPr="009404BB">
        <w:t>akan</w:t>
      </w:r>
      <w:r w:rsidRPr="009404BB">
        <w:rPr>
          <w:spacing w:val="-3"/>
        </w:rPr>
        <w:t xml:space="preserve"> </w:t>
      </w:r>
      <w:r w:rsidRPr="009404BB">
        <w:t>diuji adalah proses pra-pemrosesan teks, yang mencakup langkah-langkah seperti konversi</w:t>
      </w:r>
      <w:r w:rsidRPr="009404BB">
        <w:rPr>
          <w:spacing w:val="-3"/>
        </w:rPr>
        <w:t xml:space="preserve"> </w:t>
      </w:r>
      <w:r w:rsidRPr="009404BB">
        <w:t>huruf</w:t>
      </w:r>
      <w:r w:rsidRPr="009404BB">
        <w:rPr>
          <w:spacing w:val="-3"/>
        </w:rPr>
        <w:t xml:space="preserve"> </w:t>
      </w:r>
      <w:r w:rsidRPr="009404BB">
        <w:t>besar</w:t>
      </w:r>
      <w:r w:rsidRPr="009404BB">
        <w:rPr>
          <w:spacing w:val="-3"/>
        </w:rPr>
        <w:t xml:space="preserve"> </w:t>
      </w:r>
      <w:r w:rsidRPr="009404BB">
        <w:t>menjadi</w:t>
      </w:r>
      <w:r w:rsidRPr="009404BB">
        <w:rPr>
          <w:spacing w:val="-5"/>
        </w:rPr>
        <w:t xml:space="preserve"> </w:t>
      </w:r>
      <w:r w:rsidRPr="009404BB">
        <w:t>huruf</w:t>
      </w:r>
      <w:r w:rsidRPr="009404BB">
        <w:rPr>
          <w:spacing w:val="-4"/>
        </w:rPr>
        <w:t xml:space="preserve"> </w:t>
      </w:r>
      <w:r w:rsidRPr="009404BB">
        <w:t>kecil</w:t>
      </w:r>
      <w:r w:rsidRPr="009404BB">
        <w:rPr>
          <w:spacing w:val="-3"/>
        </w:rPr>
        <w:t xml:space="preserve"> </w:t>
      </w:r>
      <w:r w:rsidRPr="009404BB">
        <w:t>(case</w:t>
      </w:r>
      <w:r w:rsidRPr="009404BB">
        <w:rPr>
          <w:spacing w:val="-3"/>
        </w:rPr>
        <w:t xml:space="preserve"> </w:t>
      </w:r>
      <w:r w:rsidRPr="009404BB">
        <w:t>folding),</w:t>
      </w:r>
      <w:r w:rsidRPr="009404BB">
        <w:rPr>
          <w:spacing w:val="-3"/>
        </w:rPr>
        <w:t xml:space="preserve"> </w:t>
      </w:r>
      <w:r w:rsidRPr="009404BB">
        <w:t>penghilangan</w:t>
      </w:r>
      <w:r w:rsidRPr="009404BB">
        <w:rPr>
          <w:spacing w:val="-2"/>
        </w:rPr>
        <w:t xml:space="preserve"> </w:t>
      </w:r>
      <w:r w:rsidRPr="009404BB">
        <w:t>tanda</w:t>
      </w:r>
      <w:r w:rsidRPr="009404BB">
        <w:rPr>
          <w:spacing w:val="-3"/>
        </w:rPr>
        <w:t xml:space="preserve"> </w:t>
      </w:r>
      <w:r w:rsidRPr="009404BB">
        <w:t>baca (remove punctuation), penghilangan whitespace berlebih (stripping), tokenisasi (tokenizing), penghilangan stop word (filtering), dan mengubah kata ke bentuk kata dasarnya (stemming).</w:t>
      </w:r>
    </w:p>
    <w:p w14:paraId="65F6C1CD" w14:textId="3129C4E3" w:rsidR="00E92744" w:rsidRPr="009404BB" w:rsidRDefault="00E92744" w:rsidP="00A50BC5">
      <w:pPr>
        <w:pStyle w:val="BodyText"/>
        <w:ind w:left="167" w:right="461" w:firstLine="427"/>
        <w:jc w:val="both"/>
      </w:pPr>
      <w:r w:rsidRPr="00E92744">
        <w:t>Selanjutnya, dilakukan pengujian sistem dalam mengenali sinonim atau synonym checking sebagai bagian dari proses pencarian informasi yang lebih fleksibel. Proses ini menggunakan fungsi untuk mengambil sinonim dari kata yang dimasukkan pengguna berdasarkan data sinonim yang telah disediakan. Keberhasilan sistem akan tercermin pada hasil eksperimen, jika sistem mampu mengidentifikasi sinonim dari kata yang digunakan dalam pertanyaan pengguna dan mencocokkannya dengan kata kunci yang ada dalam dataset, maka sistem dapat dinyatakan berhasil mengenali sinonim.</w:t>
      </w:r>
    </w:p>
    <w:p w14:paraId="58184C93" w14:textId="41B64D75" w:rsidR="000D7904" w:rsidRPr="009404BB" w:rsidRDefault="000D7904" w:rsidP="00A50BC5">
      <w:pPr>
        <w:pStyle w:val="BodyText"/>
        <w:spacing w:before="1"/>
        <w:ind w:left="167" w:right="461" w:firstLine="427"/>
        <w:jc w:val="both"/>
      </w:pPr>
      <w:r w:rsidRPr="009404BB">
        <w:t>Se</w:t>
      </w:r>
      <w:r w:rsidR="00E92744">
        <w:t>telah itu</w:t>
      </w:r>
      <w:r w:rsidR="009C6BD6">
        <w:t xml:space="preserve"> </w:t>
      </w:r>
      <w:r w:rsidRPr="009404BB">
        <w:t xml:space="preserve">sistem </w:t>
      </w:r>
      <w:r w:rsidR="009C6BD6">
        <w:t>akan</w:t>
      </w:r>
      <w:r w:rsidRPr="009404BB">
        <w:t xml:space="preserve"> mengubah teks menjadi vektor menggunakan metode TF-IDF. Keberhasilan sistem akan tercermin pada hasil eksperimen, jika sistem berhasil mengubah teks menjadi vektor numerik, maka sistem dapat dinyatakan berhasil.</w:t>
      </w:r>
    </w:p>
    <w:p w14:paraId="373E8C4E" w14:textId="77777777" w:rsidR="000D7904" w:rsidRPr="009404BB" w:rsidRDefault="000D7904" w:rsidP="00A50BC5">
      <w:pPr>
        <w:pStyle w:val="BodyText"/>
        <w:ind w:left="167" w:right="461" w:firstLine="427"/>
        <w:jc w:val="both"/>
      </w:pPr>
      <w:r w:rsidRPr="009404BB">
        <w:t>Tahap terakhir</w:t>
      </w:r>
      <w:r w:rsidRPr="009404BB">
        <w:rPr>
          <w:spacing w:val="-1"/>
        </w:rPr>
        <w:t xml:space="preserve"> </w:t>
      </w:r>
      <w:r w:rsidRPr="009404BB">
        <w:t>berfokus</w:t>
      </w:r>
      <w:r w:rsidRPr="009404BB">
        <w:rPr>
          <w:spacing w:val="-1"/>
        </w:rPr>
        <w:t xml:space="preserve"> </w:t>
      </w:r>
      <w:r w:rsidRPr="009404BB">
        <w:t>pada</w:t>
      </w:r>
      <w:r w:rsidRPr="009404BB">
        <w:rPr>
          <w:spacing w:val="-2"/>
        </w:rPr>
        <w:t xml:space="preserve"> </w:t>
      </w:r>
      <w:r w:rsidRPr="009404BB">
        <w:t>pencarian</w:t>
      </w:r>
      <w:r w:rsidRPr="009404BB">
        <w:rPr>
          <w:spacing w:val="-1"/>
        </w:rPr>
        <w:t xml:space="preserve"> </w:t>
      </w:r>
      <w:r w:rsidRPr="009404BB">
        <w:t>jawaban,</w:t>
      </w:r>
      <w:r w:rsidRPr="009404BB">
        <w:rPr>
          <w:spacing w:val="-1"/>
        </w:rPr>
        <w:t xml:space="preserve"> </w:t>
      </w:r>
      <w:r w:rsidRPr="009404BB">
        <w:t>di</w:t>
      </w:r>
      <w:r w:rsidRPr="009404BB">
        <w:rPr>
          <w:spacing w:val="-2"/>
        </w:rPr>
        <w:t xml:space="preserve"> </w:t>
      </w:r>
      <w:r w:rsidRPr="009404BB">
        <w:t>mana</w:t>
      </w:r>
      <w:r w:rsidRPr="009404BB">
        <w:rPr>
          <w:spacing w:val="-2"/>
        </w:rPr>
        <w:t xml:space="preserve"> </w:t>
      </w:r>
      <w:r w:rsidRPr="009404BB">
        <w:t>sistem akan</w:t>
      </w:r>
      <w:r w:rsidRPr="009404BB">
        <w:rPr>
          <w:spacing w:val="-1"/>
        </w:rPr>
        <w:t xml:space="preserve"> </w:t>
      </w:r>
      <w:r w:rsidRPr="009404BB">
        <w:t xml:space="preserve">diuji </w:t>
      </w:r>
      <w:r w:rsidRPr="009404BB">
        <w:rPr>
          <w:spacing w:val="-2"/>
        </w:rPr>
        <w:t xml:space="preserve">kemampuannya dalam mencari jawaban dengan menggunakan perhitungan cosine </w:t>
      </w:r>
      <w:r w:rsidRPr="009404BB">
        <w:t>similarity. Keberhasilan sistem akan tercermin pada hasil eksperimen, jika kata kunci dengan nilai cosine similarity tertinggi yang dihasilkan memiliki jawaban yang</w:t>
      </w:r>
      <w:r w:rsidRPr="009404BB">
        <w:rPr>
          <w:spacing w:val="-11"/>
        </w:rPr>
        <w:t xml:space="preserve"> </w:t>
      </w:r>
      <w:r w:rsidRPr="009404BB">
        <w:t>sesuai</w:t>
      </w:r>
      <w:r w:rsidRPr="009404BB">
        <w:rPr>
          <w:spacing w:val="-11"/>
        </w:rPr>
        <w:t xml:space="preserve"> </w:t>
      </w:r>
      <w:r w:rsidRPr="009404BB">
        <w:t>dengan</w:t>
      </w:r>
      <w:r w:rsidRPr="009404BB">
        <w:rPr>
          <w:spacing w:val="-11"/>
        </w:rPr>
        <w:t xml:space="preserve"> </w:t>
      </w:r>
      <w:r w:rsidRPr="009404BB">
        <w:t>pertanyaan</w:t>
      </w:r>
      <w:r w:rsidRPr="009404BB">
        <w:rPr>
          <w:spacing w:val="-10"/>
        </w:rPr>
        <w:t xml:space="preserve"> </w:t>
      </w:r>
      <w:r w:rsidRPr="009404BB">
        <w:t>pengguna,</w:t>
      </w:r>
      <w:r w:rsidRPr="009404BB">
        <w:rPr>
          <w:spacing w:val="-10"/>
        </w:rPr>
        <w:t xml:space="preserve"> </w:t>
      </w:r>
      <w:r w:rsidRPr="009404BB">
        <w:t>maka</w:t>
      </w:r>
      <w:r w:rsidRPr="009404BB">
        <w:rPr>
          <w:spacing w:val="-11"/>
        </w:rPr>
        <w:t xml:space="preserve"> </w:t>
      </w:r>
      <w:r w:rsidRPr="009404BB">
        <w:t>sistem</w:t>
      </w:r>
      <w:r w:rsidRPr="009404BB">
        <w:rPr>
          <w:spacing w:val="-10"/>
        </w:rPr>
        <w:t xml:space="preserve"> </w:t>
      </w:r>
      <w:r w:rsidRPr="009404BB">
        <w:t>dapat</w:t>
      </w:r>
      <w:r w:rsidRPr="009404BB">
        <w:rPr>
          <w:spacing w:val="-11"/>
        </w:rPr>
        <w:t xml:space="preserve"> </w:t>
      </w:r>
      <w:r w:rsidRPr="009404BB">
        <w:t>dinyatakan</w:t>
      </w:r>
      <w:r w:rsidRPr="009404BB">
        <w:rPr>
          <w:spacing w:val="-10"/>
        </w:rPr>
        <w:t xml:space="preserve"> </w:t>
      </w:r>
      <w:r w:rsidRPr="009404BB">
        <w:rPr>
          <w:spacing w:val="-2"/>
        </w:rPr>
        <w:t>berhasil.</w:t>
      </w:r>
    </w:p>
    <w:p w14:paraId="75994B33" w14:textId="77777777" w:rsidR="000D7904" w:rsidRPr="009404BB" w:rsidRDefault="000D7904" w:rsidP="00A50BC5">
      <w:pPr>
        <w:pStyle w:val="BodyText"/>
        <w:ind w:right="461"/>
      </w:pPr>
    </w:p>
    <w:p w14:paraId="14E6CC94" w14:textId="77777777" w:rsidR="000D7904" w:rsidRPr="009404BB" w:rsidRDefault="000D7904" w:rsidP="00A50BC5">
      <w:pPr>
        <w:pStyle w:val="Heading4"/>
        <w:numPr>
          <w:ilvl w:val="1"/>
          <w:numId w:val="7"/>
        </w:numPr>
        <w:tabs>
          <w:tab w:val="left" w:pos="536"/>
        </w:tabs>
        <w:ind w:left="536" w:right="461" w:hanging="352"/>
        <w:rPr>
          <w:rFonts w:ascii="Times New Roman" w:hAnsi="Times New Roman" w:cs="Times New Roman"/>
          <w:b/>
          <w:bCs/>
          <w:i w:val="0"/>
          <w:color w:val="000000" w:themeColor="text1"/>
          <w:sz w:val="20"/>
          <w:szCs w:val="20"/>
        </w:rPr>
      </w:pPr>
      <w:bookmarkStart w:id="103" w:name="_bookmark53"/>
      <w:bookmarkEnd w:id="103"/>
      <w:r w:rsidRPr="009404BB">
        <w:rPr>
          <w:rFonts w:ascii="Times New Roman" w:hAnsi="Times New Roman" w:cs="Times New Roman"/>
          <w:b/>
          <w:bCs/>
          <w:i w:val="0"/>
          <w:color w:val="000000" w:themeColor="text1"/>
          <w:spacing w:val="-2"/>
          <w:sz w:val="20"/>
          <w:szCs w:val="20"/>
        </w:rPr>
        <w:lastRenderedPageBreak/>
        <w:t>KARAKTERISTIK</w:t>
      </w:r>
      <w:r w:rsidRPr="009404BB">
        <w:rPr>
          <w:rFonts w:ascii="Times New Roman" w:hAnsi="Times New Roman" w:cs="Times New Roman"/>
          <w:b/>
          <w:bCs/>
          <w:i w:val="0"/>
          <w:color w:val="000000" w:themeColor="text1"/>
          <w:spacing w:val="7"/>
          <w:sz w:val="20"/>
          <w:szCs w:val="20"/>
        </w:rPr>
        <w:t xml:space="preserve"> </w:t>
      </w:r>
      <w:r w:rsidRPr="009404BB">
        <w:rPr>
          <w:rFonts w:ascii="Times New Roman" w:hAnsi="Times New Roman" w:cs="Times New Roman"/>
          <w:b/>
          <w:bCs/>
          <w:i w:val="0"/>
          <w:color w:val="000000" w:themeColor="text1"/>
          <w:spacing w:val="-4"/>
          <w:sz w:val="20"/>
          <w:szCs w:val="20"/>
        </w:rPr>
        <w:t>DATA</w:t>
      </w:r>
    </w:p>
    <w:p w14:paraId="754316B7" w14:textId="084A8BA2" w:rsidR="000D7904" w:rsidRPr="009404BB" w:rsidRDefault="000D7904" w:rsidP="00A50BC5">
      <w:pPr>
        <w:pStyle w:val="BodyText"/>
        <w:spacing w:before="1" w:line="276" w:lineRule="auto"/>
        <w:ind w:left="167" w:right="461" w:firstLine="427"/>
        <w:jc w:val="both"/>
      </w:pPr>
      <w:r w:rsidRPr="009404BB">
        <w:t>Data masukan yang digunakan dalam eksperimen ini berasal dari</w:t>
      </w:r>
      <w:r w:rsidR="002B7999" w:rsidRPr="009404BB">
        <w:t xml:space="preserve"> </w:t>
      </w:r>
      <w:r w:rsidRPr="009404BB">
        <w:t>input pengguna berupa pertanyaan teks yang dimasukkan</w:t>
      </w:r>
      <w:r w:rsidR="002B7999" w:rsidRPr="009404BB">
        <w:t xml:space="preserve"> pada google colab bagian interaksi pengguna</w:t>
      </w:r>
      <w:r w:rsidRPr="009404BB">
        <w:t>. Data keluaran dari hasil eksperimen meliputi keluaran dari prapemrosesan teks dan perhitungan jawaban. Hasil uji coba prapemrosesan teks berupa kumpulan kata kunci, sedangkan hasil uji coba pencarian jawaban berupa respons yang diambil dari</w:t>
      </w:r>
      <w:r w:rsidRPr="009404BB">
        <w:rPr>
          <w:spacing w:val="-2"/>
        </w:rPr>
        <w:t xml:space="preserve"> </w:t>
      </w:r>
      <w:r w:rsidRPr="009404BB">
        <w:t>basis</w:t>
      </w:r>
      <w:r w:rsidRPr="009404BB">
        <w:rPr>
          <w:spacing w:val="-3"/>
        </w:rPr>
        <w:t xml:space="preserve"> </w:t>
      </w:r>
      <w:r w:rsidRPr="009404BB">
        <w:t>data</w:t>
      </w:r>
      <w:r w:rsidRPr="009404BB">
        <w:rPr>
          <w:spacing w:val="-1"/>
        </w:rPr>
        <w:t xml:space="preserve"> </w:t>
      </w:r>
      <w:r w:rsidRPr="009404BB">
        <w:t>dalam</w:t>
      </w:r>
      <w:r w:rsidRPr="009404BB">
        <w:rPr>
          <w:spacing w:val="-3"/>
        </w:rPr>
        <w:t xml:space="preserve"> </w:t>
      </w:r>
      <w:r w:rsidRPr="009404BB">
        <w:t>bentuk</w:t>
      </w:r>
      <w:r w:rsidRPr="009404BB">
        <w:rPr>
          <w:spacing w:val="-1"/>
        </w:rPr>
        <w:t xml:space="preserve"> </w:t>
      </w:r>
      <w:r w:rsidRPr="009404BB">
        <w:t>teks,</w:t>
      </w:r>
      <w:r w:rsidRPr="009404BB">
        <w:rPr>
          <w:spacing w:val="-2"/>
        </w:rPr>
        <w:t xml:space="preserve"> </w:t>
      </w:r>
      <w:r w:rsidRPr="009404BB">
        <w:t>yang</w:t>
      </w:r>
      <w:r w:rsidRPr="009404BB">
        <w:rPr>
          <w:spacing w:val="-3"/>
        </w:rPr>
        <w:t xml:space="preserve"> </w:t>
      </w:r>
      <w:r w:rsidRPr="009404BB">
        <w:t>kemudian</w:t>
      </w:r>
      <w:r w:rsidRPr="009404BB">
        <w:rPr>
          <w:spacing w:val="-3"/>
        </w:rPr>
        <w:t xml:space="preserve"> </w:t>
      </w:r>
      <w:r w:rsidRPr="009404BB">
        <w:t>disampaikan</w:t>
      </w:r>
      <w:r w:rsidRPr="009404BB">
        <w:rPr>
          <w:spacing w:val="-1"/>
        </w:rPr>
        <w:t xml:space="preserve"> </w:t>
      </w:r>
      <w:r w:rsidRPr="009404BB">
        <w:t>kepada</w:t>
      </w:r>
      <w:r w:rsidRPr="009404BB">
        <w:rPr>
          <w:spacing w:val="-4"/>
        </w:rPr>
        <w:t xml:space="preserve"> </w:t>
      </w:r>
      <w:r w:rsidRPr="009404BB">
        <w:t>pengguna</w:t>
      </w:r>
      <w:r w:rsidR="0009639D">
        <w:t>.</w:t>
      </w:r>
    </w:p>
    <w:p w14:paraId="29CB593A" w14:textId="77777777" w:rsidR="000D7904" w:rsidRPr="009404BB" w:rsidRDefault="000D7904" w:rsidP="00A50BC5">
      <w:pPr>
        <w:pStyle w:val="BodyText"/>
        <w:spacing w:before="4"/>
        <w:ind w:right="461"/>
      </w:pPr>
    </w:p>
    <w:p w14:paraId="792ACB87" w14:textId="77777777" w:rsidR="000D7904" w:rsidRPr="009404BB" w:rsidRDefault="000D7904" w:rsidP="00A50BC5">
      <w:pPr>
        <w:pStyle w:val="Heading4"/>
        <w:numPr>
          <w:ilvl w:val="1"/>
          <w:numId w:val="7"/>
        </w:numPr>
        <w:tabs>
          <w:tab w:val="left" w:pos="519"/>
        </w:tabs>
        <w:ind w:left="519" w:right="461" w:hanging="352"/>
        <w:rPr>
          <w:rFonts w:ascii="Times New Roman" w:hAnsi="Times New Roman" w:cs="Times New Roman"/>
          <w:b/>
          <w:bCs/>
          <w:i w:val="0"/>
          <w:color w:val="000000" w:themeColor="text1"/>
          <w:sz w:val="20"/>
          <w:szCs w:val="20"/>
        </w:rPr>
      </w:pPr>
      <w:bookmarkStart w:id="104" w:name="_bookmark54"/>
      <w:bookmarkEnd w:id="104"/>
      <w:r w:rsidRPr="009404BB">
        <w:rPr>
          <w:rFonts w:ascii="Times New Roman" w:hAnsi="Times New Roman" w:cs="Times New Roman"/>
          <w:b/>
          <w:bCs/>
          <w:i w:val="0"/>
          <w:color w:val="000000" w:themeColor="text1"/>
          <w:sz w:val="20"/>
          <w:szCs w:val="20"/>
        </w:rPr>
        <w:t>TEMPAT</w:t>
      </w:r>
      <w:r w:rsidRPr="009404BB">
        <w:rPr>
          <w:rFonts w:ascii="Times New Roman" w:hAnsi="Times New Roman" w:cs="Times New Roman"/>
          <w:b/>
          <w:bCs/>
          <w:i w:val="0"/>
          <w:color w:val="000000" w:themeColor="text1"/>
          <w:spacing w:val="-8"/>
          <w:sz w:val="20"/>
          <w:szCs w:val="20"/>
        </w:rPr>
        <w:t xml:space="preserve"> </w:t>
      </w:r>
      <w:r w:rsidRPr="009404BB">
        <w:rPr>
          <w:rFonts w:ascii="Times New Roman" w:hAnsi="Times New Roman" w:cs="Times New Roman"/>
          <w:b/>
          <w:bCs/>
          <w:i w:val="0"/>
          <w:color w:val="000000" w:themeColor="text1"/>
          <w:sz w:val="20"/>
          <w:szCs w:val="20"/>
        </w:rPr>
        <w:t>UJI</w:t>
      </w:r>
      <w:r w:rsidRPr="009404BB">
        <w:rPr>
          <w:rFonts w:ascii="Times New Roman" w:hAnsi="Times New Roman" w:cs="Times New Roman"/>
          <w:b/>
          <w:bCs/>
          <w:i w:val="0"/>
          <w:color w:val="000000" w:themeColor="text1"/>
          <w:spacing w:val="-5"/>
          <w:sz w:val="20"/>
          <w:szCs w:val="20"/>
        </w:rPr>
        <w:t xml:space="preserve"> </w:t>
      </w:r>
      <w:r w:rsidRPr="009404BB">
        <w:rPr>
          <w:rFonts w:ascii="Times New Roman" w:hAnsi="Times New Roman" w:cs="Times New Roman"/>
          <w:b/>
          <w:bCs/>
          <w:i w:val="0"/>
          <w:color w:val="000000" w:themeColor="text1"/>
          <w:spacing w:val="-4"/>
          <w:sz w:val="20"/>
          <w:szCs w:val="20"/>
        </w:rPr>
        <w:t>COBA</w:t>
      </w:r>
    </w:p>
    <w:p w14:paraId="79CEE27D" w14:textId="40FEB3DF" w:rsidR="000D7904" w:rsidRPr="009404BB" w:rsidRDefault="000D7904" w:rsidP="00A50BC5">
      <w:pPr>
        <w:pStyle w:val="BodyText"/>
        <w:spacing w:before="1"/>
        <w:ind w:left="309" w:right="461" w:firstLine="424"/>
      </w:pPr>
      <w:r w:rsidRPr="009404BB">
        <w:t>Uji</w:t>
      </w:r>
      <w:r w:rsidRPr="009404BB">
        <w:rPr>
          <w:spacing w:val="80"/>
        </w:rPr>
        <w:t xml:space="preserve"> </w:t>
      </w:r>
      <w:r w:rsidRPr="009404BB">
        <w:t>coba</w:t>
      </w:r>
      <w:r w:rsidR="00D42B89" w:rsidRPr="009404BB">
        <w:rPr>
          <w:spacing w:val="80"/>
        </w:rPr>
        <w:t xml:space="preserve"> </w:t>
      </w:r>
      <w:r w:rsidRPr="009404BB">
        <w:t>dilaksanakan</w:t>
      </w:r>
      <w:r w:rsidR="00D42B89" w:rsidRPr="009404BB">
        <w:t xml:space="preserve"> di rumah dan di Laboratorium Knowladge Engineering PENS</w:t>
      </w:r>
      <w:r w:rsidR="00B57624" w:rsidRPr="009404BB">
        <w:t xml:space="preserve"> menggunakan </w:t>
      </w:r>
      <w:r w:rsidR="00D42B89" w:rsidRPr="009404BB">
        <w:t xml:space="preserve">tools </w:t>
      </w:r>
      <w:r w:rsidR="00B57624" w:rsidRPr="009404BB">
        <w:t>google colab</w:t>
      </w:r>
      <w:r w:rsidRPr="009404BB">
        <w:t>.</w:t>
      </w:r>
    </w:p>
    <w:p w14:paraId="22857025" w14:textId="77777777" w:rsidR="000D7904" w:rsidRPr="009404BB" w:rsidRDefault="000D7904" w:rsidP="00A50BC5">
      <w:pPr>
        <w:pStyle w:val="BodyText"/>
        <w:ind w:right="461"/>
      </w:pPr>
    </w:p>
    <w:p w14:paraId="59C04EBA" w14:textId="77777777" w:rsidR="002C01CC" w:rsidRPr="009404BB" w:rsidRDefault="002C01CC" w:rsidP="002C01CC">
      <w:pPr>
        <w:pStyle w:val="Heading4"/>
        <w:numPr>
          <w:ilvl w:val="1"/>
          <w:numId w:val="7"/>
        </w:numPr>
        <w:tabs>
          <w:tab w:val="left" w:pos="536"/>
        </w:tabs>
        <w:spacing w:before="70" w:line="227" w:lineRule="exact"/>
        <w:ind w:left="536" w:right="461" w:hanging="352"/>
        <w:rPr>
          <w:rFonts w:ascii="Times New Roman" w:hAnsi="Times New Roman" w:cs="Times New Roman"/>
          <w:b/>
          <w:bCs/>
          <w:i w:val="0"/>
          <w:color w:val="000000" w:themeColor="text1"/>
          <w:sz w:val="20"/>
          <w:szCs w:val="20"/>
        </w:rPr>
      </w:pPr>
      <w:r w:rsidRPr="009404BB">
        <w:rPr>
          <w:rFonts w:ascii="Times New Roman" w:hAnsi="Times New Roman" w:cs="Times New Roman"/>
          <w:b/>
          <w:bCs/>
          <w:i w:val="0"/>
          <w:color w:val="000000" w:themeColor="text1"/>
          <w:sz w:val="20"/>
          <w:szCs w:val="20"/>
        </w:rPr>
        <w:t>WAKTU</w:t>
      </w:r>
      <w:r w:rsidRPr="009404BB">
        <w:rPr>
          <w:rFonts w:ascii="Times New Roman" w:hAnsi="Times New Roman" w:cs="Times New Roman"/>
          <w:b/>
          <w:bCs/>
          <w:i w:val="0"/>
          <w:color w:val="000000" w:themeColor="text1"/>
          <w:spacing w:val="-8"/>
          <w:sz w:val="20"/>
          <w:szCs w:val="20"/>
        </w:rPr>
        <w:t xml:space="preserve"> </w:t>
      </w:r>
      <w:r w:rsidRPr="009404BB">
        <w:rPr>
          <w:rFonts w:ascii="Times New Roman" w:hAnsi="Times New Roman" w:cs="Times New Roman"/>
          <w:b/>
          <w:bCs/>
          <w:i w:val="0"/>
          <w:color w:val="000000" w:themeColor="text1"/>
          <w:sz w:val="20"/>
          <w:szCs w:val="20"/>
        </w:rPr>
        <w:t>UJI</w:t>
      </w:r>
      <w:r w:rsidRPr="009404BB">
        <w:rPr>
          <w:rFonts w:ascii="Times New Roman" w:hAnsi="Times New Roman" w:cs="Times New Roman"/>
          <w:b/>
          <w:bCs/>
          <w:i w:val="0"/>
          <w:color w:val="000000" w:themeColor="text1"/>
          <w:spacing w:val="-5"/>
          <w:sz w:val="20"/>
          <w:szCs w:val="20"/>
        </w:rPr>
        <w:t xml:space="preserve"> </w:t>
      </w:r>
      <w:r w:rsidRPr="009404BB">
        <w:rPr>
          <w:rFonts w:ascii="Times New Roman" w:hAnsi="Times New Roman" w:cs="Times New Roman"/>
          <w:b/>
          <w:bCs/>
          <w:i w:val="0"/>
          <w:color w:val="000000" w:themeColor="text1"/>
          <w:spacing w:val="-4"/>
          <w:sz w:val="20"/>
          <w:szCs w:val="20"/>
        </w:rPr>
        <w:t>COBA</w:t>
      </w:r>
    </w:p>
    <w:p w14:paraId="419913D5" w14:textId="5D1DFB1D" w:rsidR="002C01CC" w:rsidRPr="009404BB" w:rsidRDefault="002C01CC" w:rsidP="002C01CC">
      <w:pPr>
        <w:pStyle w:val="BodyText"/>
        <w:spacing w:before="2" w:line="232" w:lineRule="auto"/>
        <w:ind w:left="309" w:right="461" w:firstLine="441"/>
        <w:jc w:val="both"/>
      </w:pPr>
      <w:r w:rsidRPr="009404BB">
        <w:t xml:space="preserve">Uji coba dilaksanakan mulai dari bulan November 2024 sampai dengan </w:t>
      </w:r>
      <w:r w:rsidR="00C93DF4">
        <w:t>April</w:t>
      </w:r>
      <w:r w:rsidRPr="009404BB">
        <w:t xml:space="preserve"> 2025.</w:t>
      </w:r>
    </w:p>
    <w:p w14:paraId="289A9930" w14:textId="77777777" w:rsidR="002C01CC" w:rsidRPr="009404BB" w:rsidRDefault="002C01CC" w:rsidP="002C01CC">
      <w:pPr>
        <w:pStyle w:val="Heading4"/>
        <w:numPr>
          <w:ilvl w:val="1"/>
          <w:numId w:val="7"/>
        </w:numPr>
        <w:tabs>
          <w:tab w:val="left" w:pos="485"/>
        </w:tabs>
        <w:spacing w:before="228"/>
        <w:ind w:left="485" w:right="461" w:hanging="301"/>
        <w:rPr>
          <w:rFonts w:ascii="Times New Roman" w:hAnsi="Times New Roman" w:cs="Times New Roman"/>
          <w:b/>
          <w:bCs/>
          <w:i w:val="0"/>
          <w:color w:val="000000" w:themeColor="text1"/>
          <w:sz w:val="20"/>
          <w:szCs w:val="20"/>
        </w:rPr>
      </w:pPr>
      <w:bookmarkStart w:id="105" w:name="_bookmark56"/>
      <w:bookmarkEnd w:id="105"/>
      <w:r w:rsidRPr="009404BB">
        <w:rPr>
          <w:rFonts w:ascii="Times New Roman" w:hAnsi="Times New Roman" w:cs="Times New Roman"/>
          <w:b/>
          <w:bCs/>
          <w:i w:val="0"/>
          <w:color w:val="000000" w:themeColor="text1"/>
          <w:sz w:val="20"/>
          <w:szCs w:val="20"/>
        </w:rPr>
        <w:t>SPESIFIKASI</w:t>
      </w:r>
      <w:r w:rsidRPr="009404BB">
        <w:rPr>
          <w:rFonts w:ascii="Times New Roman" w:hAnsi="Times New Roman" w:cs="Times New Roman"/>
          <w:b/>
          <w:bCs/>
          <w:i w:val="0"/>
          <w:color w:val="000000" w:themeColor="text1"/>
          <w:spacing w:val="-10"/>
          <w:sz w:val="20"/>
          <w:szCs w:val="20"/>
        </w:rPr>
        <w:t xml:space="preserve"> </w:t>
      </w:r>
      <w:r w:rsidRPr="009404BB">
        <w:rPr>
          <w:rFonts w:ascii="Times New Roman" w:hAnsi="Times New Roman" w:cs="Times New Roman"/>
          <w:b/>
          <w:bCs/>
          <w:i w:val="0"/>
          <w:color w:val="000000" w:themeColor="text1"/>
          <w:sz w:val="20"/>
          <w:szCs w:val="20"/>
        </w:rPr>
        <w:t>PERALATAN</w:t>
      </w:r>
      <w:r w:rsidRPr="009404BB">
        <w:rPr>
          <w:rFonts w:ascii="Times New Roman" w:hAnsi="Times New Roman" w:cs="Times New Roman"/>
          <w:b/>
          <w:bCs/>
          <w:i w:val="0"/>
          <w:color w:val="000000" w:themeColor="text1"/>
          <w:spacing w:val="-10"/>
          <w:sz w:val="20"/>
          <w:szCs w:val="20"/>
        </w:rPr>
        <w:t xml:space="preserve"> </w:t>
      </w:r>
      <w:r w:rsidRPr="009404BB">
        <w:rPr>
          <w:rFonts w:ascii="Times New Roman" w:hAnsi="Times New Roman" w:cs="Times New Roman"/>
          <w:b/>
          <w:bCs/>
          <w:i w:val="0"/>
          <w:color w:val="000000" w:themeColor="text1"/>
          <w:sz w:val="20"/>
          <w:szCs w:val="20"/>
        </w:rPr>
        <w:t>UJI</w:t>
      </w:r>
      <w:r w:rsidRPr="009404BB">
        <w:rPr>
          <w:rFonts w:ascii="Times New Roman" w:hAnsi="Times New Roman" w:cs="Times New Roman"/>
          <w:b/>
          <w:bCs/>
          <w:i w:val="0"/>
          <w:color w:val="000000" w:themeColor="text1"/>
          <w:spacing w:val="-10"/>
          <w:sz w:val="20"/>
          <w:szCs w:val="20"/>
        </w:rPr>
        <w:t xml:space="preserve"> </w:t>
      </w:r>
      <w:r w:rsidRPr="009404BB">
        <w:rPr>
          <w:rFonts w:ascii="Times New Roman" w:hAnsi="Times New Roman" w:cs="Times New Roman"/>
          <w:b/>
          <w:bCs/>
          <w:i w:val="0"/>
          <w:color w:val="000000" w:themeColor="text1"/>
          <w:spacing w:val="-4"/>
          <w:sz w:val="20"/>
          <w:szCs w:val="20"/>
        </w:rPr>
        <w:t>COBA</w:t>
      </w:r>
    </w:p>
    <w:p w14:paraId="5572250E" w14:textId="2EDB78CE" w:rsidR="002C01CC" w:rsidRPr="009404BB" w:rsidRDefault="002C01CC" w:rsidP="0009639D">
      <w:pPr>
        <w:pStyle w:val="BodyText"/>
        <w:ind w:left="309" w:right="461" w:firstLine="424"/>
        <w:jc w:val="both"/>
      </w:pPr>
      <w:r w:rsidRPr="009404BB">
        <w:t>Proses pembuatan, implementasi, dan kompilasi aplikasi dilakukan pada PC (Personal Computer). Spesifikasi PC yang digunakan serta perangkat software ditunjukkan pada tabel berikut:</w:t>
      </w:r>
    </w:p>
    <w:p w14:paraId="17045D09" w14:textId="3FACCE28" w:rsidR="002C01CC" w:rsidRPr="009404BB" w:rsidRDefault="002C01CC" w:rsidP="002C01CC">
      <w:pPr>
        <w:pStyle w:val="Caption"/>
        <w:jc w:val="center"/>
        <w:rPr>
          <w:b/>
          <w:bCs/>
          <w:i w:val="0"/>
          <w:iCs w:val="0"/>
          <w:color w:val="000000" w:themeColor="text1"/>
          <w:sz w:val="20"/>
          <w:szCs w:val="20"/>
        </w:rPr>
      </w:pPr>
      <w:bookmarkStart w:id="106" w:name="_Toc189215656"/>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Informasi Hardware</w:t>
      </w:r>
      <w:bookmarkEnd w:id="106"/>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3659"/>
      </w:tblGrid>
      <w:tr w:rsidR="002C01CC" w:rsidRPr="009404BB" w14:paraId="003E8494" w14:textId="77777777" w:rsidTr="002C01CC">
        <w:trPr>
          <w:trHeight w:val="457"/>
        </w:trPr>
        <w:tc>
          <w:tcPr>
            <w:tcW w:w="1697" w:type="dxa"/>
          </w:tcPr>
          <w:p w14:paraId="1D71D8AB" w14:textId="77777777" w:rsidR="002C01CC" w:rsidRPr="009404BB" w:rsidRDefault="002C01CC" w:rsidP="008073D5">
            <w:pPr>
              <w:pStyle w:val="TableParagraph"/>
              <w:spacing w:line="228" w:lineRule="exact"/>
              <w:ind w:left="107" w:right="461"/>
              <w:rPr>
                <w:sz w:val="20"/>
                <w:szCs w:val="20"/>
              </w:rPr>
            </w:pPr>
            <w:r w:rsidRPr="009404BB">
              <w:rPr>
                <w:spacing w:val="-5"/>
                <w:sz w:val="20"/>
                <w:szCs w:val="20"/>
              </w:rPr>
              <w:t>CPU</w:t>
            </w:r>
          </w:p>
        </w:tc>
        <w:tc>
          <w:tcPr>
            <w:tcW w:w="3659" w:type="dxa"/>
          </w:tcPr>
          <w:p w14:paraId="3391ED04" w14:textId="77777777" w:rsidR="002C01CC" w:rsidRPr="009404BB" w:rsidRDefault="002C01CC" w:rsidP="008073D5">
            <w:pPr>
              <w:pStyle w:val="TableParagraph"/>
              <w:spacing w:line="210" w:lineRule="exact"/>
              <w:ind w:left="105" w:right="461"/>
              <w:rPr>
                <w:color w:val="000000" w:themeColor="text1"/>
                <w:sz w:val="20"/>
                <w:szCs w:val="20"/>
              </w:rPr>
            </w:pPr>
            <w:r w:rsidRPr="009404BB">
              <w:rPr>
                <w:rFonts w:eastAsia="SimSun"/>
                <w:color w:val="000000" w:themeColor="text1"/>
                <w:sz w:val="20"/>
                <w:szCs w:val="20"/>
                <w:lang w:val="en-US"/>
              </w:rPr>
              <w:t>2,3 GHz Dual-Core Intel Core i5</w:t>
            </w:r>
          </w:p>
        </w:tc>
      </w:tr>
      <w:tr w:rsidR="002C01CC" w:rsidRPr="009404BB" w14:paraId="071D5A92" w14:textId="77777777" w:rsidTr="002C01CC">
        <w:trPr>
          <w:trHeight w:val="230"/>
        </w:trPr>
        <w:tc>
          <w:tcPr>
            <w:tcW w:w="1697" w:type="dxa"/>
          </w:tcPr>
          <w:p w14:paraId="7970D83C" w14:textId="77777777" w:rsidR="002C01CC" w:rsidRPr="009404BB" w:rsidRDefault="002C01CC" w:rsidP="008073D5">
            <w:pPr>
              <w:pStyle w:val="TableParagraph"/>
              <w:spacing w:line="210" w:lineRule="exact"/>
              <w:ind w:left="107" w:right="461"/>
              <w:rPr>
                <w:sz w:val="20"/>
                <w:szCs w:val="20"/>
              </w:rPr>
            </w:pPr>
            <w:r w:rsidRPr="009404BB">
              <w:rPr>
                <w:spacing w:val="-5"/>
                <w:sz w:val="20"/>
                <w:szCs w:val="20"/>
              </w:rPr>
              <w:t>OS</w:t>
            </w:r>
          </w:p>
        </w:tc>
        <w:tc>
          <w:tcPr>
            <w:tcW w:w="3659" w:type="dxa"/>
          </w:tcPr>
          <w:p w14:paraId="79247805" w14:textId="77777777" w:rsidR="002C01CC" w:rsidRPr="009404BB" w:rsidRDefault="002C01CC" w:rsidP="008073D5">
            <w:pPr>
              <w:pStyle w:val="TableParagraph"/>
              <w:spacing w:line="210" w:lineRule="exact"/>
              <w:ind w:left="105" w:right="461"/>
              <w:rPr>
                <w:sz w:val="20"/>
                <w:szCs w:val="20"/>
              </w:rPr>
            </w:pPr>
            <w:r w:rsidRPr="009404BB">
              <w:rPr>
                <w:sz w:val="20"/>
                <w:szCs w:val="20"/>
              </w:rPr>
              <w:t>OS Ventura</w:t>
            </w:r>
          </w:p>
        </w:tc>
      </w:tr>
      <w:tr w:rsidR="002C01CC" w:rsidRPr="009404BB" w14:paraId="0D0BEC7C" w14:textId="77777777" w:rsidTr="002C01CC">
        <w:trPr>
          <w:trHeight w:val="230"/>
        </w:trPr>
        <w:tc>
          <w:tcPr>
            <w:tcW w:w="1697" w:type="dxa"/>
          </w:tcPr>
          <w:p w14:paraId="0C28452B" w14:textId="77777777" w:rsidR="002C01CC" w:rsidRPr="009404BB" w:rsidRDefault="002C01CC" w:rsidP="008073D5">
            <w:pPr>
              <w:pStyle w:val="TableParagraph"/>
              <w:spacing w:line="210" w:lineRule="exact"/>
              <w:ind w:left="107" w:right="461"/>
              <w:rPr>
                <w:sz w:val="20"/>
                <w:szCs w:val="20"/>
              </w:rPr>
            </w:pPr>
            <w:r w:rsidRPr="009404BB">
              <w:rPr>
                <w:spacing w:val="-5"/>
                <w:sz w:val="20"/>
                <w:szCs w:val="20"/>
              </w:rPr>
              <w:t>RAM</w:t>
            </w:r>
          </w:p>
        </w:tc>
        <w:tc>
          <w:tcPr>
            <w:tcW w:w="3659" w:type="dxa"/>
          </w:tcPr>
          <w:p w14:paraId="7FF249F3" w14:textId="77777777" w:rsidR="002C01CC" w:rsidRPr="009404BB" w:rsidRDefault="002C01CC" w:rsidP="008073D5">
            <w:pPr>
              <w:pStyle w:val="TableParagraph"/>
              <w:spacing w:line="210" w:lineRule="exact"/>
              <w:ind w:left="105" w:right="461"/>
              <w:rPr>
                <w:sz w:val="20"/>
                <w:szCs w:val="20"/>
              </w:rPr>
            </w:pPr>
            <w:r w:rsidRPr="009404BB">
              <w:rPr>
                <w:sz w:val="20"/>
                <w:szCs w:val="20"/>
              </w:rPr>
              <w:t xml:space="preserve">8 </w:t>
            </w:r>
            <w:r w:rsidRPr="009404BB">
              <w:rPr>
                <w:spacing w:val="-5"/>
                <w:sz w:val="20"/>
                <w:szCs w:val="20"/>
              </w:rPr>
              <w:t>GB</w:t>
            </w:r>
          </w:p>
        </w:tc>
      </w:tr>
    </w:tbl>
    <w:p w14:paraId="1D7C189B" w14:textId="77777777" w:rsidR="002C01CC" w:rsidRPr="009404BB" w:rsidRDefault="002C01CC" w:rsidP="002C01CC">
      <w:pPr>
        <w:pStyle w:val="BodyText"/>
        <w:spacing w:before="23"/>
        <w:ind w:right="461"/>
      </w:pPr>
    </w:p>
    <w:p w14:paraId="3CC8B7B1" w14:textId="212CC32A" w:rsidR="002C01CC" w:rsidRPr="009404BB" w:rsidRDefault="002C01CC" w:rsidP="002C01CC">
      <w:pPr>
        <w:pStyle w:val="Caption"/>
        <w:jc w:val="center"/>
        <w:rPr>
          <w:b/>
          <w:bCs/>
          <w:i w:val="0"/>
          <w:iCs w:val="0"/>
          <w:sz w:val="20"/>
          <w:szCs w:val="20"/>
        </w:rPr>
      </w:pPr>
      <w:bookmarkStart w:id="107" w:name="_Toc189215657"/>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Informasi Software</w:t>
      </w:r>
      <w:bookmarkEnd w:id="107"/>
    </w:p>
    <w:tbl>
      <w:tblPr>
        <w:tblW w:w="0" w:type="auto"/>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3650"/>
      </w:tblGrid>
      <w:tr w:rsidR="002C01CC" w:rsidRPr="009404BB" w14:paraId="6C8760FC" w14:textId="77777777" w:rsidTr="002C01CC">
        <w:trPr>
          <w:trHeight w:val="229"/>
        </w:trPr>
        <w:tc>
          <w:tcPr>
            <w:tcW w:w="1702" w:type="dxa"/>
          </w:tcPr>
          <w:p w14:paraId="7B3BE2C7" w14:textId="77777777" w:rsidR="002C01CC" w:rsidRPr="009404BB" w:rsidRDefault="002C01CC" w:rsidP="008073D5">
            <w:pPr>
              <w:pStyle w:val="TableParagraph"/>
              <w:spacing w:line="210" w:lineRule="exact"/>
              <w:ind w:left="107" w:right="461"/>
              <w:rPr>
                <w:sz w:val="20"/>
                <w:szCs w:val="20"/>
              </w:rPr>
            </w:pPr>
            <w:r w:rsidRPr="009404BB">
              <w:rPr>
                <w:spacing w:val="-2"/>
                <w:sz w:val="20"/>
                <w:szCs w:val="20"/>
              </w:rPr>
              <w:t>Python</w:t>
            </w:r>
          </w:p>
        </w:tc>
        <w:tc>
          <w:tcPr>
            <w:tcW w:w="3650" w:type="dxa"/>
          </w:tcPr>
          <w:p w14:paraId="4377F88F" w14:textId="77777777" w:rsidR="002C01CC" w:rsidRPr="009404BB" w:rsidRDefault="002C01CC" w:rsidP="008073D5">
            <w:pPr>
              <w:pStyle w:val="TableParagraph"/>
              <w:spacing w:line="210" w:lineRule="exact"/>
              <w:ind w:left="107" w:right="461"/>
              <w:rPr>
                <w:sz w:val="20"/>
                <w:szCs w:val="20"/>
              </w:rPr>
            </w:pPr>
            <w:r w:rsidRPr="009404BB">
              <w:rPr>
                <w:spacing w:val="-2"/>
                <w:sz w:val="20"/>
                <w:szCs w:val="20"/>
              </w:rPr>
              <w:t>3.11.0</w:t>
            </w:r>
          </w:p>
        </w:tc>
      </w:tr>
      <w:tr w:rsidR="002C01CC" w:rsidRPr="009404BB" w14:paraId="57F0AD88" w14:textId="77777777" w:rsidTr="002C01CC">
        <w:trPr>
          <w:trHeight w:val="230"/>
        </w:trPr>
        <w:tc>
          <w:tcPr>
            <w:tcW w:w="1702" w:type="dxa"/>
          </w:tcPr>
          <w:p w14:paraId="20A097FD" w14:textId="77777777" w:rsidR="002C01CC" w:rsidRPr="009404BB" w:rsidRDefault="002C01CC" w:rsidP="008073D5">
            <w:pPr>
              <w:pStyle w:val="TableParagraph"/>
              <w:spacing w:line="210" w:lineRule="exact"/>
              <w:ind w:left="107" w:right="461"/>
              <w:rPr>
                <w:sz w:val="20"/>
                <w:szCs w:val="20"/>
              </w:rPr>
            </w:pPr>
            <w:r w:rsidRPr="009404BB">
              <w:rPr>
                <w:sz w:val="20"/>
                <w:szCs w:val="20"/>
              </w:rPr>
              <w:t>Library</w:t>
            </w:r>
          </w:p>
        </w:tc>
        <w:tc>
          <w:tcPr>
            <w:tcW w:w="3650" w:type="dxa"/>
          </w:tcPr>
          <w:p w14:paraId="4BF382E0" w14:textId="77777777" w:rsidR="002C01CC" w:rsidRPr="009404BB" w:rsidRDefault="002C01CC" w:rsidP="008073D5">
            <w:pPr>
              <w:pStyle w:val="TableParagraph"/>
              <w:spacing w:line="210" w:lineRule="exact"/>
              <w:ind w:left="107" w:right="461"/>
              <w:rPr>
                <w:sz w:val="20"/>
                <w:szCs w:val="20"/>
              </w:rPr>
            </w:pPr>
            <w:r w:rsidRPr="009404BB">
              <w:rPr>
                <w:sz w:val="20"/>
                <w:szCs w:val="20"/>
              </w:rPr>
              <w:t>NLTK, Sastrawi, Sklearn</w:t>
            </w:r>
          </w:p>
        </w:tc>
      </w:tr>
      <w:tr w:rsidR="002C01CC" w:rsidRPr="009404BB" w14:paraId="3D5F342F" w14:textId="77777777" w:rsidTr="002C01CC">
        <w:trPr>
          <w:trHeight w:val="230"/>
        </w:trPr>
        <w:tc>
          <w:tcPr>
            <w:tcW w:w="1702" w:type="dxa"/>
          </w:tcPr>
          <w:p w14:paraId="473E124C" w14:textId="77777777" w:rsidR="002C01CC" w:rsidRPr="009404BB" w:rsidRDefault="002C01CC" w:rsidP="008073D5">
            <w:pPr>
              <w:pStyle w:val="TableParagraph"/>
              <w:spacing w:line="210" w:lineRule="exact"/>
              <w:ind w:left="107" w:right="461"/>
              <w:rPr>
                <w:sz w:val="20"/>
                <w:szCs w:val="20"/>
              </w:rPr>
            </w:pPr>
            <w:r w:rsidRPr="009404BB">
              <w:rPr>
                <w:sz w:val="20"/>
                <w:szCs w:val="20"/>
              </w:rPr>
              <w:t>Code</w:t>
            </w:r>
            <w:r w:rsidRPr="009404BB">
              <w:rPr>
                <w:spacing w:val="-2"/>
                <w:sz w:val="20"/>
                <w:szCs w:val="20"/>
              </w:rPr>
              <w:t xml:space="preserve"> editor</w:t>
            </w:r>
          </w:p>
        </w:tc>
        <w:tc>
          <w:tcPr>
            <w:tcW w:w="3650" w:type="dxa"/>
          </w:tcPr>
          <w:p w14:paraId="3350C9EC" w14:textId="77777777" w:rsidR="002C01CC" w:rsidRPr="009404BB" w:rsidRDefault="002C01CC" w:rsidP="008073D5">
            <w:pPr>
              <w:pStyle w:val="TableParagraph"/>
              <w:spacing w:line="210" w:lineRule="exact"/>
              <w:ind w:left="107" w:right="461"/>
              <w:rPr>
                <w:sz w:val="20"/>
                <w:szCs w:val="20"/>
              </w:rPr>
            </w:pPr>
            <w:r w:rsidRPr="009404BB">
              <w:rPr>
                <w:sz w:val="20"/>
                <w:szCs w:val="20"/>
              </w:rPr>
              <w:t>Google Colab</w:t>
            </w:r>
          </w:p>
        </w:tc>
      </w:tr>
    </w:tbl>
    <w:p w14:paraId="10D3DDB5" w14:textId="2A907F2A" w:rsidR="002C01CC" w:rsidRPr="009404BB" w:rsidRDefault="002C01CC" w:rsidP="002C01CC">
      <w:pPr>
        <w:pStyle w:val="BodyText"/>
        <w:ind w:left="309" w:right="461" w:firstLine="424"/>
        <w:jc w:val="both"/>
        <w:sectPr w:rsidR="002C01CC" w:rsidRPr="009404BB" w:rsidSect="00920839">
          <w:footerReference w:type="default" r:id="rId15"/>
          <w:pgSz w:w="8400" w:h="11900"/>
          <w:pgMar w:top="1418" w:right="1134" w:bottom="1134" w:left="1418" w:header="0" w:footer="714" w:gutter="0"/>
          <w:cols w:space="720"/>
          <w:docGrid w:linePitch="326"/>
        </w:sectPr>
      </w:pPr>
    </w:p>
    <w:p w14:paraId="6CE03CBE" w14:textId="77777777" w:rsidR="000D7904" w:rsidRPr="009404BB" w:rsidRDefault="000D7904" w:rsidP="00A50BC5">
      <w:pPr>
        <w:pStyle w:val="BodyText"/>
        <w:spacing w:before="24"/>
        <w:ind w:right="461"/>
      </w:pPr>
      <w:bookmarkStart w:id="108" w:name="_bookmark55"/>
      <w:bookmarkEnd w:id="108"/>
    </w:p>
    <w:p w14:paraId="685DD2D6" w14:textId="575F44F8" w:rsidR="000D7904" w:rsidRDefault="000D7904" w:rsidP="00A50BC5">
      <w:pPr>
        <w:pStyle w:val="Heading4"/>
        <w:numPr>
          <w:ilvl w:val="1"/>
          <w:numId w:val="7"/>
        </w:numPr>
        <w:tabs>
          <w:tab w:val="left" w:pos="485"/>
        </w:tabs>
        <w:spacing w:before="1"/>
        <w:ind w:left="485" w:right="461" w:hanging="301"/>
        <w:rPr>
          <w:rFonts w:ascii="Times New Roman" w:hAnsi="Times New Roman" w:cs="Times New Roman"/>
          <w:b/>
          <w:bCs/>
          <w:i w:val="0"/>
          <w:color w:val="000000" w:themeColor="text1"/>
          <w:spacing w:val="-2"/>
          <w:sz w:val="20"/>
          <w:szCs w:val="20"/>
        </w:rPr>
      </w:pPr>
      <w:bookmarkStart w:id="109" w:name="_bookmark57"/>
      <w:bookmarkEnd w:id="109"/>
      <w:r w:rsidRPr="009404BB">
        <w:rPr>
          <w:rFonts w:ascii="Times New Roman" w:hAnsi="Times New Roman" w:cs="Times New Roman"/>
          <w:b/>
          <w:bCs/>
          <w:i w:val="0"/>
          <w:color w:val="000000" w:themeColor="text1"/>
          <w:sz w:val="20"/>
          <w:szCs w:val="20"/>
        </w:rPr>
        <w:t>HASIL</w:t>
      </w:r>
      <w:r w:rsidRPr="009404BB">
        <w:rPr>
          <w:rFonts w:ascii="Times New Roman" w:hAnsi="Times New Roman" w:cs="Times New Roman"/>
          <w:b/>
          <w:bCs/>
          <w:i w:val="0"/>
          <w:color w:val="000000" w:themeColor="text1"/>
          <w:spacing w:val="-9"/>
          <w:sz w:val="20"/>
          <w:szCs w:val="20"/>
        </w:rPr>
        <w:t xml:space="preserve"> </w:t>
      </w:r>
      <w:r w:rsidRPr="009404BB">
        <w:rPr>
          <w:rFonts w:ascii="Times New Roman" w:hAnsi="Times New Roman" w:cs="Times New Roman"/>
          <w:b/>
          <w:bCs/>
          <w:i w:val="0"/>
          <w:color w:val="000000" w:themeColor="text1"/>
          <w:spacing w:val="-2"/>
          <w:sz w:val="20"/>
          <w:szCs w:val="20"/>
        </w:rPr>
        <w:t>EKSPERIMEN</w:t>
      </w:r>
    </w:p>
    <w:p w14:paraId="70ECAB89" w14:textId="065DFA7F" w:rsidR="00430EBF" w:rsidRPr="009404BB" w:rsidRDefault="00472757" w:rsidP="00472757">
      <w:pPr>
        <w:pStyle w:val="BodyText"/>
        <w:spacing w:before="1"/>
        <w:ind w:left="284" w:right="461" w:firstLine="142"/>
        <w:jc w:val="both"/>
      </w:pPr>
      <w:r>
        <w:t>Pada bab ini, akan disajikan hasil dari berbagai eksperimen yang telah dilakukan untuk mengukur tingkat keberhasilan sistem yang dikembangkan. Eksperimen yang dilakukan meliputi beberapa tahapan penting, yaitu text preprocessing, text vectorizing, cosine similarity dan pengenalan sinonim. Setiap tahapan ini bertujuan untuk memastikan bahwa sistem chatbot dapat memberikan respons yang optimal dan relevan terhadap berbagai pertanyaan pengguna.</w:t>
      </w:r>
    </w:p>
    <w:p w14:paraId="0B4DE690" w14:textId="77777777" w:rsidR="00430EBF" w:rsidRPr="00430EBF" w:rsidRDefault="00430EBF" w:rsidP="00430EBF"/>
    <w:p w14:paraId="726E42C4" w14:textId="77777777" w:rsidR="000D7904" w:rsidRPr="009404BB" w:rsidRDefault="000D7904" w:rsidP="00A50BC5">
      <w:pPr>
        <w:pStyle w:val="Heading5"/>
        <w:numPr>
          <w:ilvl w:val="2"/>
          <w:numId w:val="7"/>
        </w:numPr>
        <w:tabs>
          <w:tab w:val="left" w:pos="618"/>
        </w:tabs>
        <w:ind w:left="618" w:right="461" w:hanging="451"/>
        <w:jc w:val="both"/>
        <w:rPr>
          <w:rFonts w:ascii="Times New Roman" w:hAnsi="Times New Roman" w:cs="Times New Roman"/>
          <w:b/>
          <w:bCs/>
          <w:color w:val="000000" w:themeColor="text1"/>
          <w:sz w:val="20"/>
          <w:szCs w:val="20"/>
        </w:rPr>
      </w:pPr>
      <w:bookmarkStart w:id="110" w:name="_bookmark58"/>
      <w:bookmarkEnd w:id="110"/>
      <w:r w:rsidRPr="009404BB">
        <w:rPr>
          <w:rFonts w:ascii="Times New Roman" w:hAnsi="Times New Roman" w:cs="Times New Roman"/>
          <w:b/>
          <w:bCs/>
          <w:color w:val="000000" w:themeColor="text1"/>
          <w:sz w:val="20"/>
          <w:szCs w:val="20"/>
        </w:rPr>
        <w:t>Eksperimen</w:t>
      </w:r>
      <w:r w:rsidRPr="009404BB">
        <w:rPr>
          <w:rFonts w:ascii="Times New Roman" w:hAnsi="Times New Roman" w:cs="Times New Roman"/>
          <w:b/>
          <w:bCs/>
          <w:color w:val="000000" w:themeColor="text1"/>
          <w:spacing w:val="-9"/>
          <w:sz w:val="20"/>
          <w:szCs w:val="20"/>
        </w:rPr>
        <w:t xml:space="preserve"> </w:t>
      </w:r>
      <w:r w:rsidRPr="009404BB">
        <w:rPr>
          <w:rFonts w:ascii="Times New Roman" w:hAnsi="Times New Roman" w:cs="Times New Roman"/>
          <w:b/>
          <w:bCs/>
          <w:color w:val="000000" w:themeColor="text1"/>
          <w:sz w:val="20"/>
          <w:szCs w:val="20"/>
        </w:rPr>
        <w:t>Text</w:t>
      </w:r>
      <w:r w:rsidRPr="009404BB">
        <w:rPr>
          <w:rFonts w:ascii="Times New Roman" w:hAnsi="Times New Roman" w:cs="Times New Roman"/>
          <w:b/>
          <w:bCs/>
          <w:color w:val="000000" w:themeColor="text1"/>
          <w:spacing w:val="-8"/>
          <w:sz w:val="20"/>
          <w:szCs w:val="20"/>
        </w:rPr>
        <w:t xml:space="preserve"> </w:t>
      </w:r>
      <w:r w:rsidRPr="009404BB">
        <w:rPr>
          <w:rFonts w:ascii="Times New Roman" w:hAnsi="Times New Roman" w:cs="Times New Roman"/>
          <w:b/>
          <w:bCs/>
          <w:color w:val="000000" w:themeColor="text1"/>
          <w:spacing w:val="-2"/>
          <w:sz w:val="20"/>
          <w:szCs w:val="20"/>
        </w:rPr>
        <w:t>Preprocessing</w:t>
      </w:r>
    </w:p>
    <w:p w14:paraId="7FEB22DF" w14:textId="2D7E01C1" w:rsidR="00F60397" w:rsidRPr="009404BB" w:rsidRDefault="000D7904" w:rsidP="00E92744">
      <w:pPr>
        <w:pStyle w:val="BodyText"/>
        <w:spacing w:before="1"/>
        <w:ind w:left="167" w:right="461" w:firstLine="256"/>
        <w:jc w:val="both"/>
      </w:pPr>
      <w:r w:rsidRPr="009404BB">
        <w:t>Pengujian Pemrosesan Teks adalah pengujian yang dilakukan untuk mengetahui apakah masukan pengguna yang kemudian diolah menggunakan metode penambangan teks telah menghasilkan keluaran yang sesuai. Dari hasil pengujian Pemrosesan Teks tersebut terdapat beberapa tahapan, mulai dari pengujian</w:t>
      </w:r>
      <w:r w:rsidRPr="009404BB">
        <w:rPr>
          <w:spacing w:val="-2"/>
        </w:rPr>
        <w:t xml:space="preserve"> </w:t>
      </w:r>
      <w:r w:rsidRPr="009404BB">
        <w:t>pengubahan</w:t>
      </w:r>
      <w:r w:rsidRPr="009404BB">
        <w:rPr>
          <w:spacing w:val="-2"/>
        </w:rPr>
        <w:t xml:space="preserve"> </w:t>
      </w:r>
      <w:r w:rsidRPr="009404BB">
        <w:t>semua</w:t>
      </w:r>
      <w:r w:rsidRPr="009404BB">
        <w:rPr>
          <w:spacing w:val="-3"/>
        </w:rPr>
        <w:t xml:space="preserve"> </w:t>
      </w:r>
      <w:r w:rsidRPr="009404BB">
        <w:t>karakter</w:t>
      </w:r>
      <w:r w:rsidRPr="009404BB">
        <w:rPr>
          <w:spacing w:val="-2"/>
        </w:rPr>
        <w:t xml:space="preserve"> </w:t>
      </w:r>
      <w:r w:rsidRPr="009404BB">
        <w:t>alfabet</w:t>
      </w:r>
      <w:r w:rsidRPr="009404BB">
        <w:rPr>
          <w:spacing w:val="-3"/>
        </w:rPr>
        <w:t xml:space="preserve"> </w:t>
      </w:r>
      <w:r w:rsidRPr="009404BB">
        <w:t>menjadi</w:t>
      </w:r>
      <w:r w:rsidRPr="009404BB">
        <w:rPr>
          <w:spacing w:val="-4"/>
        </w:rPr>
        <w:t xml:space="preserve"> </w:t>
      </w:r>
      <w:r w:rsidRPr="009404BB">
        <w:t>huruf</w:t>
      </w:r>
      <w:r w:rsidRPr="009404BB">
        <w:rPr>
          <w:spacing w:val="-2"/>
        </w:rPr>
        <w:t xml:space="preserve"> </w:t>
      </w:r>
      <w:r w:rsidRPr="009404BB">
        <w:t>kecil</w:t>
      </w:r>
      <w:r w:rsidRPr="009404BB">
        <w:rPr>
          <w:spacing w:val="-1"/>
        </w:rPr>
        <w:t xml:space="preserve"> </w:t>
      </w:r>
      <w:r w:rsidRPr="009404BB">
        <w:t>(case</w:t>
      </w:r>
      <w:r w:rsidRPr="009404BB">
        <w:rPr>
          <w:spacing w:val="-3"/>
        </w:rPr>
        <w:t xml:space="preserve"> </w:t>
      </w:r>
      <w:r w:rsidRPr="009404BB">
        <w:t>folding), penghapusan tanda baca yang tidak sesuai (remove punctuation), penghapusan spasi berlebih (stripping), pemecahan teks menjadi token (tokenizing), penyaringan</w:t>
      </w:r>
      <w:r w:rsidRPr="009404BB">
        <w:rPr>
          <w:spacing w:val="-11"/>
        </w:rPr>
        <w:t xml:space="preserve"> </w:t>
      </w:r>
      <w:r w:rsidRPr="009404BB">
        <w:t>kata-kata</w:t>
      </w:r>
      <w:r w:rsidRPr="009404BB">
        <w:rPr>
          <w:spacing w:val="-9"/>
        </w:rPr>
        <w:t xml:space="preserve"> </w:t>
      </w:r>
      <w:r w:rsidRPr="009404BB">
        <w:t>yang</w:t>
      </w:r>
      <w:r w:rsidRPr="009404BB">
        <w:rPr>
          <w:spacing w:val="-11"/>
        </w:rPr>
        <w:t xml:space="preserve"> </w:t>
      </w:r>
      <w:r w:rsidRPr="009404BB">
        <w:t>tidak</w:t>
      </w:r>
      <w:r w:rsidRPr="009404BB">
        <w:rPr>
          <w:spacing w:val="-8"/>
        </w:rPr>
        <w:t xml:space="preserve"> </w:t>
      </w:r>
      <w:r w:rsidRPr="009404BB">
        <w:t>dibutuhkan</w:t>
      </w:r>
      <w:r w:rsidRPr="009404BB">
        <w:rPr>
          <w:spacing w:val="-11"/>
        </w:rPr>
        <w:t xml:space="preserve"> </w:t>
      </w:r>
      <w:r w:rsidRPr="009404BB">
        <w:t>(filtering),</w:t>
      </w:r>
      <w:r w:rsidRPr="009404BB">
        <w:rPr>
          <w:spacing w:val="-12"/>
        </w:rPr>
        <w:t xml:space="preserve"> </w:t>
      </w:r>
      <w:r w:rsidRPr="009404BB">
        <w:t>hingga</w:t>
      </w:r>
      <w:r w:rsidRPr="009404BB">
        <w:rPr>
          <w:spacing w:val="-9"/>
        </w:rPr>
        <w:t xml:space="preserve"> </w:t>
      </w:r>
      <w:r w:rsidRPr="009404BB">
        <w:t>pengubahan</w:t>
      </w:r>
      <w:r w:rsidRPr="009404BB">
        <w:rPr>
          <w:spacing w:val="-11"/>
        </w:rPr>
        <w:t xml:space="preserve"> </w:t>
      </w:r>
      <w:r w:rsidRPr="009404BB">
        <w:t>kata- kata menjadi kata dasar (stemming).</w:t>
      </w:r>
    </w:p>
    <w:p w14:paraId="45F2F07D" w14:textId="77777777" w:rsidR="00F60397" w:rsidRPr="009404BB" w:rsidRDefault="00F60397" w:rsidP="00A50BC5">
      <w:pPr>
        <w:pStyle w:val="BodyText"/>
        <w:spacing w:before="1"/>
        <w:ind w:left="167" w:right="461" w:firstLine="256"/>
        <w:jc w:val="both"/>
      </w:pPr>
    </w:p>
    <w:p w14:paraId="55AC3B93" w14:textId="5A16A586" w:rsidR="00EC73B9" w:rsidRPr="009404BB" w:rsidRDefault="00104CB5" w:rsidP="00104CB5">
      <w:pPr>
        <w:pStyle w:val="Caption"/>
        <w:jc w:val="center"/>
        <w:rPr>
          <w:b/>
          <w:bCs/>
          <w:i w:val="0"/>
          <w:iCs w:val="0"/>
          <w:color w:val="000000" w:themeColor="text1"/>
          <w:sz w:val="20"/>
          <w:szCs w:val="20"/>
        </w:rPr>
      </w:pPr>
      <w:bookmarkStart w:id="111" w:name="_Toc189215658"/>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3</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Pengujian Case Folding</w:t>
      </w:r>
      <w:bookmarkEnd w:id="111"/>
    </w:p>
    <w:p w14:paraId="4B7653EA" w14:textId="77777777" w:rsidR="00EC73B9" w:rsidRPr="009404BB" w:rsidRDefault="00EC73B9" w:rsidP="00A50BC5">
      <w:pPr>
        <w:pStyle w:val="BodyText"/>
        <w:spacing w:before="5"/>
        <w:ind w:right="461"/>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EC73B9" w:rsidRPr="009404BB" w14:paraId="6AE296BF" w14:textId="77777777" w:rsidTr="0009639D">
        <w:trPr>
          <w:trHeight w:val="431"/>
        </w:trPr>
        <w:tc>
          <w:tcPr>
            <w:tcW w:w="2480" w:type="dxa"/>
          </w:tcPr>
          <w:p w14:paraId="157E05DC" w14:textId="77777777" w:rsidR="00EC73B9" w:rsidRPr="009404BB" w:rsidRDefault="00EC73B9" w:rsidP="00A50BC5">
            <w:pPr>
              <w:pStyle w:val="TableParagraph"/>
              <w:spacing w:before="101"/>
              <w:ind w:left="16" w:right="461"/>
              <w:jc w:val="center"/>
              <w:rPr>
                <w:sz w:val="20"/>
                <w:szCs w:val="20"/>
              </w:rPr>
            </w:pPr>
            <w:r w:rsidRPr="009404BB">
              <w:rPr>
                <w:spacing w:val="-2"/>
                <w:sz w:val="20"/>
                <w:szCs w:val="20"/>
              </w:rPr>
              <w:t>INPUT</w:t>
            </w:r>
          </w:p>
        </w:tc>
        <w:tc>
          <w:tcPr>
            <w:tcW w:w="2693" w:type="dxa"/>
          </w:tcPr>
          <w:p w14:paraId="1EB39833" w14:textId="77777777" w:rsidR="00EC73B9" w:rsidRPr="009404BB" w:rsidRDefault="00EC73B9" w:rsidP="0009639D">
            <w:pPr>
              <w:pStyle w:val="TableParagraph"/>
              <w:spacing w:before="101"/>
              <w:ind w:left="-195" w:right="461" w:firstLine="214"/>
              <w:jc w:val="center"/>
              <w:rPr>
                <w:sz w:val="20"/>
                <w:szCs w:val="20"/>
              </w:rPr>
            </w:pPr>
            <w:r w:rsidRPr="009404BB">
              <w:rPr>
                <w:spacing w:val="-2"/>
                <w:sz w:val="20"/>
                <w:szCs w:val="20"/>
              </w:rPr>
              <w:t>OUTPUT</w:t>
            </w:r>
          </w:p>
        </w:tc>
      </w:tr>
      <w:tr w:rsidR="00EC73B9" w:rsidRPr="009404BB" w14:paraId="52C205DE" w14:textId="77777777" w:rsidTr="0009639D">
        <w:trPr>
          <w:trHeight w:val="659"/>
        </w:trPr>
        <w:tc>
          <w:tcPr>
            <w:tcW w:w="2480" w:type="dxa"/>
          </w:tcPr>
          <w:p w14:paraId="11BDFC66" w14:textId="177D0E5E" w:rsidR="00EC73B9" w:rsidRPr="009404BB" w:rsidRDefault="00554835" w:rsidP="00A50BC5">
            <w:pPr>
              <w:pStyle w:val="TableParagraph"/>
              <w:spacing w:before="98"/>
              <w:ind w:left="100" w:right="461"/>
              <w:rPr>
                <w:sz w:val="20"/>
                <w:szCs w:val="20"/>
              </w:rPr>
            </w:pPr>
            <w:r w:rsidRPr="00554835">
              <w:rPr>
                <w:sz w:val="20"/>
                <w:szCs w:val="20"/>
              </w:rPr>
              <w:t>Bagaimana test case untuk fitur login</w:t>
            </w:r>
            <w:r>
              <w:rPr>
                <w:sz w:val="20"/>
                <w:szCs w:val="20"/>
              </w:rPr>
              <w:t xml:space="preserve"> </w:t>
            </w:r>
            <w:r w:rsidRPr="00554835">
              <w:rPr>
                <w:sz w:val="20"/>
                <w:szCs w:val="20"/>
              </w:rPr>
              <w:t>?</w:t>
            </w:r>
          </w:p>
        </w:tc>
        <w:tc>
          <w:tcPr>
            <w:tcW w:w="2693" w:type="dxa"/>
          </w:tcPr>
          <w:p w14:paraId="408894D2" w14:textId="2E56B86F" w:rsidR="00EC73B9" w:rsidRPr="009404BB" w:rsidRDefault="00554835" w:rsidP="00A50BC5">
            <w:pPr>
              <w:pStyle w:val="TableParagraph"/>
              <w:spacing w:before="98"/>
              <w:ind w:left="100" w:right="461"/>
              <w:rPr>
                <w:sz w:val="20"/>
                <w:szCs w:val="20"/>
              </w:rPr>
            </w:pPr>
            <w:r>
              <w:rPr>
                <w:sz w:val="20"/>
                <w:szCs w:val="20"/>
              </w:rPr>
              <w:t>b</w:t>
            </w:r>
            <w:r w:rsidRPr="00554835">
              <w:rPr>
                <w:sz w:val="20"/>
                <w:szCs w:val="20"/>
              </w:rPr>
              <w:t>agaimana test case untuk fitur login</w:t>
            </w:r>
            <w:r>
              <w:rPr>
                <w:sz w:val="20"/>
                <w:szCs w:val="20"/>
              </w:rPr>
              <w:t xml:space="preserve"> </w:t>
            </w:r>
            <w:r w:rsidR="00A74602" w:rsidRPr="009404BB">
              <w:rPr>
                <w:sz w:val="20"/>
                <w:szCs w:val="20"/>
              </w:rPr>
              <w:t>?</w:t>
            </w:r>
          </w:p>
        </w:tc>
      </w:tr>
      <w:tr w:rsidR="00EC73B9" w:rsidRPr="009404BB" w14:paraId="12C4763F" w14:textId="77777777" w:rsidTr="0009639D">
        <w:trPr>
          <w:trHeight w:val="659"/>
        </w:trPr>
        <w:tc>
          <w:tcPr>
            <w:tcW w:w="2480" w:type="dxa"/>
          </w:tcPr>
          <w:p w14:paraId="7867FDB9" w14:textId="6126C6A4" w:rsidR="00EC73B9" w:rsidRPr="009404BB" w:rsidRDefault="00A74602" w:rsidP="00A50BC5">
            <w:pPr>
              <w:pStyle w:val="TableParagraph"/>
              <w:spacing w:before="101"/>
              <w:ind w:left="100" w:right="461"/>
              <w:rPr>
                <w:sz w:val="20"/>
                <w:szCs w:val="20"/>
              </w:rPr>
            </w:pPr>
            <w:r w:rsidRPr="009404BB">
              <w:rPr>
                <w:sz w:val="20"/>
                <w:szCs w:val="20"/>
              </w:rPr>
              <w:t>Skenario apa yang harus diuji dalam fitur Registrasi ?</w:t>
            </w:r>
          </w:p>
        </w:tc>
        <w:tc>
          <w:tcPr>
            <w:tcW w:w="2693" w:type="dxa"/>
          </w:tcPr>
          <w:p w14:paraId="487D8783" w14:textId="59CE79E2" w:rsidR="00EC73B9" w:rsidRPr="009404BB" w:rsidRDefault="00A74602" w:rsidP="00A50BC5">
            <w:pPr>
              <w:pStyle w:val="TableParagraph"/>
              <w:spacing w:before="101"/>
              <w:ind w:left="100" w:right="461"/>
              <w:rPr>
                <w:sz w:val="20"/>
                <w:szCs w:val="20"/>
              </w:rPr>
            </w:pPr>
            <w:r w:rsidRPr="009404BB">
              <w:rPr>
                <w:sz w:val="20"/>
                <w:szCs w:val="20"/>
              </w:rPr>
              <w:t>skenario apa yang harus diuji dalam fitur registrasi ?</w:t>
            </w:r>
          </w:p>
        </w:tc>
      </w:tr>
      <w:tr w:rsidR="00EC73B9" w:rsidRPr="009404BB" w14:paraId="69501FF3" w14:textId="77777777" w:rsidTr="0009639D">
        <w:trPr>
          <w:trHeight w:val="662"/>
        </w:trPr>
        <w:tc>
          <w:tcPr>
            <w:tcW w:w="2480" w:type="dxa"/>
          </w:tcPr>
          <w:p w14:paraId="15F91792" w14:textId="779A4265" w:rsidR="00A74602" w:rsidRPr="009404BB" w:rsidRDefault="00A74602" w:rsidP="00A50BC5">
            <w:pPr>
              <w:pStyle w:val="TableParagraph"/>
              <w:spacing w:before="101"/>
              <w:ind w:left="100" w:right="461"/>
              <w:rPr>
                <w:sz w:val="20"/>
                <w:szCs w:val="20"/>
              </w:rPr>
            </w:pPr>
            <w:r w:rsidRPr="009404BB">
              <w:rPr>
                <w:sz w:val="20"/>
                <w:szCs w:val="20"/>
              </w:rPr>
              <w:t xml:space="preserve">Apa saja step dalam menguji </w:t>
            </w:r>
            <w:r w:rsidR="00D2619F" w:rsidRPr="009404BB">
              <w:rPr>
                <w:sz w:val="20"/>
                <w:szCs w:val="20"/>
              </w:rPr>
              <w:t>test case</w:t>
            </w:r>
            <w:r w:rsidRPr="009404BB">
              <w:rPr>
                <w:sz w:val="20"/>
                <w:szCs w:val="20"/>
              </w:rPr>
              <w:t xml:space="preserve"> </w:t>
            </w:r>
            <w:r w:rsidR="0040686E">
              <w:rPr>
                <w:sz w:val="20"/>
                <w:szCs w:val="20"/>
              </w:rPr>
              <w:t>Lupa password</w:t>
            </w:r>
            <w:r w:rsidRPr="009404BB">
              <w:rPr>
                <w:sz w:val="20"/>
                <w:szCs w:val="20"/>
              </w:rPr>
              <w:t xml:space="preserve"> ?</w:t>
            </w:r>
          </w:p>
        </w:tc>
        <w:tc>
          <w:tcPr>
            <w:tcW w:w="2693" w:type="dxa"/>
          </w:tcPr>
          <w:p w14:paraId="1009F6DC" w14:textId="29C714E4" w:rsidR="00EC73B9" w:rsidRPr="009404BB" w:rsidRDefault="00D2619F" w:rsidP="00A50BC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r w:rsidR="00A74602" w:rsidRPr="009404BB">
              <w:rPr>
                <w:sz w:val="20"/>
                <w:szCs w:val="20"/>
              </w:rPr>
              <w:t xml:space="preserve"> ?</w:t>
            </w:r>
          </w:p>
        </w:tc>
      </w:tr>
    </w:tbl>
    <w:p w14:paraId="41E698CD" w14:textId="554B71D5" w:rsidR="00EC73B9" w:rsidRDefault="00EC73B9" w:rsidP="00A50BC5">
      <w:pPr>
        <w:pStyle w:val="BodyText"/>
        <w:ind w:left="167" w:right="461" w:firstLine="427"/>
        <w:jc w:val="both"/>
        <w:rPr>
          <w:spacing w:val="-4"/>
        </w:rPr>
      </w:pPr>
      <w:r w:rsidRPr="009404BB">
        <w:t xml:space="preserve">Berdasarkan Tabel 4.3, dapat diketahui bahwa proses </w:t>
      </w:r>
      <w:r w:rsidRPr="009404BB">
        <w:lastRenderedPageBreak/>
        <w:t>pengubahan semua karakter alfabet menjadi huruf kecil (case folding) dapat memberikan keluaran yang sesuai, di mana semua karakter alfabet dalam masukan kueri akan diubah menjadi</w:t>
      </w:r>
      <w:r w:rsidRPr="009404BB">
        <w:rPr>
          <w:spacing w:val="-5"/>
        </w:rPr>
        <w:t xml:space="preserve"> </w:t>
      </w:r>
      <w:r w:rsidRPr="009404BB">
        <w:t>huruf</w:t>
      </w:r>
      <w:r w:rsidRPr="009404BB">
        <w:rPr>
          <w:spacing w:val="-6"/>
        </w:rPr>
        <w:t xml:space="preserve"> </w:t>
      </w:r>
      <w:r w:rsidRPr="009404BB">
        <w:t>kecil.</w:t>
      </w:r>
      <w:r w:rsidRPr="009404BB">
        <w:rPr>
          <w:spacing w:val="-4"/>
        </w:rPr>
        <w:t xml:space="preserve"> </w:t>
      </w:r>
    </w:p>
    <w:p w14:paraId="5BB29519" w14:textId="77777777" w:rsidR="0009639D" w:rsidRPr="009404BB" w:rsidRDefault="0009639D" w:rsidP="00472757">
      <w:pPr>
        <w:pStyle w:val="BodyText"/>
        <w:ind w:right="461"/>
        <w:jc w:val="both"/>
        <w:rPr>
          <w:spacing w:val="-4"/>
        </w:rPr>
      </w:pPr>
    </w:p>
    <w:p w14:paraId="216DC11A" w14:textId="77777777" w:rsidR="00104CB5" w:rsidRPr="008407A6" w:rsidRDefault="00104CB5" w:rsidP="00472757">
      <w:pPr>
        <w:pStyle w:val="BodyText"/>
        <w:ind w:right="461"/>
        <w:jc w:val="both"/>
        <w:rPr>
          <w:strike/>
        </w:rPr>
      </w:pPr>
    </w:p>
    <w:p w14:paraId="53E167A0" w14:textId="0C1E15AF" w:rsidR="00EC73B9" w:rsidRPr="009404BB" w:rsidRDefault="00104CB5" w:rsidP="00104CB5">
      <w:pPr>
        <w:pStyle w:val="Caption"/>
        <w:jc w:val="center"/>
        <w:rPr>
          <w:b/>
          <w:bCs/>
          <w:i w:val="0"/>
          <w:iCs w:val="0"/>
          <w:color w:val="000000" w:themeColor="text1"/>
          <w:sz w:val="20"/>
          <w:szCs w:val="20"/>
        </w:rPr>
      </w:pPr>
      <w:bookmarkStart w:id="112" w:name="_Toc189215659"/>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4</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Pengujian Remove Punctuation</w:t>
      </w:r>
      <w:bookmarkEnd w:id="112"/>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21"/>
        <w:gridCol w:w="2552"/>
      </w:tblGrid>
      <w:tr w:rsidR="00EC73B9" w:rsidRPr="009404BB" w14:paraId="5DAAC1B2" w14:textId="77777777" w:rsidTr="0009639D">
        <w:trPr>
          <w:trHeight w:val="431"/>
        </w:trPr>
        <w:tc>
          <w:tcPr>
            <w:tcW w:w="2621" w:type="dxa"/>
          </w:tcPr>
          <w:p w14:paraId="09513F0B" w14:textId="77777777" w:rsidR="00EC73B9" w:rsidRPr="009404BB" w:rsidRDefault="00EC73B9" w:rsidP="00A50BC5">
            <w:pPr>
              <w:pStyle w:val="TableParagraph"/>
              <w:spacing w:before="101"/>
              <w:ind w:left="16" w:right="461"/>
              <w:jc w:val="center"/>
              <w:rPr>
                <w:sz w:val="20"/>
                <w:szCs w:val="20"/>
              </w:rPr>
            </w:pPr>
            <w:r w:rsidRPr="009404BB">
              <w:rPr>
                <w:spacing w:val="-2"/>
                <w:sz w:val="20"/>
                <w:szCs w:val="20"/>
              </w:rPr>
              <w:t>INPUT</w:t>
            </w:r>
          </w:p>
        </w:tc>
        <w:tc>
          <w:tcPr>
            <w:tcW w:w="2552" w:type="dxa"/>
          </w:tcPr>
          <w:p w14:paraId="0CEC3B47" w14:textId="77777777" w:rsidR="00EC73B9" w:rsidRPr="009404BB" w:rsidRDefault="00EC73B9" w:rsidP="00A50BC5">
            <w:pPr>
              <w:pStyle w:val="TableParagraph"/>
              <w:spacing w:before="101"/>
              <w:ind w:left="19" w:right="461"/>
              <w:jc w:val="center"/>
              <w:rPr>
                <w:sz w:val="20"/>
                <w:szCs w:val="20"/>
              </w:rPr>
            </w:pPr>
            <w:r w:rsidRPr="009404BB">
              <w:rPr>
                <w:spacing w:val="-2"/>
                <w:sz w:val="20"/>
                <w:szCs w:val="20"/>
              </w:rPr>
              <w:t>OUTPUT</w:t>
            </w:r>
          </w:p>
        </w:tc>
      </w:tr>
      <w:tr w:rsidR="00A74602" w:rsidRPr="009404BB" w14:paraId="7318E694" w14:textId="77777777" w:rsidTr="0009639D">
        <w:trPr>
          <w:trHeight w:val="920"/>
        </w:trPr>
        <w:tc>
          <w:tcPr>
            <w:tcW w:w="2621" w:type="dxa"/>
          </w:tcPr>
          <w:p w14:paraId="7AD5BEA0" w14:textId="45F77B40" w:rsidR="00A74602" w:rsidRPr="009404BB" w:rsidRDefault="00554835" w:rsidP="00A50BC5">
            <w:pPr>
              <w:pStyle w:val="TableParagraph"/>
              <w:spacing w:before="101"/>
              <w:ind w:left="100" w:right="461"/>
              <w:rPr>
                <w:sz w:val="20"/>
                <w:szCs w:val="20"/>
              </w:rPr>
            </w:pPr>
            <w:r>
              <w:rPr>
                <w:sz w:val="20"/>
                <w:szCs w:val="20"/>
              </w:rPr>
              <w:t>b</w:t>
            </w:r>
            <w:r w:rsidRPr="00554835">
              <w:rPr>
                <w:sz w:val="20"/>
                <w:szCs w:val="20"/>
              </w:rPr>
              <w:t>agaimana test case untuk fitur login</w:t>
            </w:r>
            <w:r w:rsidR="00A74602" w:rsidRPr="009404BB">
              <w:rPr>
                <w:sz w:val="20"/>
                <w:szCs w:val="20"/>
              </w:rPr>
              <w:t xml:space="preserve"> </w:t>
            </w:r>
            <w:r w:rsidR="00A74602" w:rsidRPr="009404BB">
              <w:rPr>
                <w:sz w:val="20"/>
                <w:szCs w:val="20"/>
                <w:highlight w:val="red"/>
              </w:rPr>
              <w:t>?</w:t>
            </w:r>
          </w:p>
        </w:tc>
        <w:tc>
          <w:tcPr>
            <w:tcW w:w="2552" w:type="dxa"/>
          </w:tcPr>
          <w:p w14:paraId="74FEEEB7" w14:textId="30F685B6" w:rsidR="00A74602" w:rsidRPr="009404BB" w:rsidRDefault="00554835" w:rsidP="00A50BC5">
            <w:pPr>
              <w:pStyle w:val="TableParagraph"/>
              <w:spacing w:before="101"/>
              <w:ind w:left="100" w:right="461"/>
              <w:rPr>
                <w:sz w:val="20"/>
                <w:szCs w:val="20"/>
              </w:rPr>
            </w:pPr>
            <w:r>
              <w:rPr>
                <w:sz w:val="20"/>
                <w:szCs w:val="20"/>
              </w:rPr>
              <w:t>b</w:t>
            </w:r>
            <w:r w:rsidRPr="00554835">
              <w:rPr>
                <w:sz w:val="20"/>
                <w:szCs w:val="20"/>
              </w:rPr>
              <w:t>agaimana test case untuk fitur login</w:t>
            </w:r>
          </w:p>
        </w:tc>
      </w:tr>
      <w:tr w:rsidR="00A74602" w:rsidRPr="009404BB" w14:paraId="2AC8F553" w14:textId="77777777" w:rsidTr="0009639D">
        <w:trPr>
          <w:trHeight w:val="817"/>
        </w:trPr>
        <w:tc>
          <w:tcPr>
            <w:tcW w:w="2621" w:type="dxa"/>
          </w:tcPr>
          <w:p w14:paraId="1D529E99" w14:textId="2FFF78EE" w:rsidR="00A74602" w:rsidRPr="009404BB" w:rsidRDefault="00A74602" w:rsidP="00A50BC5">
            <w:pPr>
              <w:pStyle w:val="TableParagraph"/>
              <w:spacing w:before="98"/>
              <w:ind w:left="100" w:right="461"/>
              <w:rPr>
                <w:sz w:val="20"/>
                <w:szCs w:val="20"/>
              </w:rPr>
            </w:pPr>
            <w:r w:rsidRPr="009404BB">
              <w:rPr>
                <w:sz w:val="20"/>
                <w:szCs w:val="20"/>
              </w:rPr>
              <w:t xml:space="preserve">skenario apa yang harus diuji dalam fitur registrasi </w:t>
            </w:r>
            <w:r w:rsidRPr="009404BB">
              <w:rPr>
                <w:sz w:val="20"/>
                <w:szCs w:val="20"/>
                <w:highlight w:val="red"/>
              </w:rPr>
              <w:t>?</w:t>
            </w:r>
          </w:p>
        </w:tc>
        <w:tc>
          <w:tcPr>
            <w:tcW w:w="2552" w:type="dxa"/>
          </w:tcPr>
          <w:p w14:paraId="059B1D8A" w14:textId="3472561D" w:rsidR="00A74602" w:rsidRPr="009404BB" w:rsidRDefault="00A74602" w:rsidP="00A50BC5">
            <w:pPr>
              <w:pStyle w:val="TableParagraph"/>
              <w:spacing w:before="98"/>
              <w:ind w:left="100" w:right="461"/>
              <w:rPr>
                <w:sz w:val="20"/>
                <w:szCs w:val="20"/>
              </w:rPr>
            </w:pPr>
            <w:r w:rsidRPr="009404BB">
              <w:rPr>
                <w:sz w:val="20"/>
                <w:szCs w:val="20"/>
              </w:rPr>
              <w:t xml:space="preserve">skenario apa yang harus diuji dalam fitur registrasi </w:t>
            </w:r>
          </w:p>
        </w:tc>
      </w:tr>
      <w:tr w:rsidR="00A74602" w:rsidRPr="009404BB" w14:paraId="29987DA5" w14:textId="77777777" w:rsidTr="0009639D">
        <w:trPr>
          <w:trHeight w:val="835"/>
        </w:trPr>
        <w:tc>
          <w:tcPr>
            <w:tcW w:w="2621" w:type="dxa"/>
          </w:tcPr>
          <w:p w14:paraId="7A7841D9" w14:textId="23CC9482" w:rsidR="00A74602" w:rsidRPr="009404BB" w:rsidRDefault="00D2619F" w:rsidP="00A50BC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r w:rsidR="00A74602" w:rsidRPr="009404BB">
              <w:rPr>
                <w:sz w:val="20"/>
                <w:szCs w:val="20"/>
              </w:rPr>
              <w:t xml:space="preserve"> </w:t>
            </w:r>
            <w:r w:rsidR="00A74602" w:rsidRPr="009404BB">
              <w:rPr>
                <w:sz w:val="20"/>
                <w:szCs w:val="20"/>
                <w:highlight w:val="red"/>
              </w:rPr>
              <w:t>?</w:t>
            </w:r>
          </w:p>
        </w:tc>
        <w:tc>
          <w:tcPr>
            <w:tcW w:w="2552" w:type="dxa"/>
          </w:tcPr>
          <w:p w14:paraId="728313B8" w14:textId="51EC02E2" w:rsidR="00A74602" w:rsidRPr="009404BB" w:rsidRDefault="00D2619F" w:rsidP="00A50BC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r w:rsidR="00A74602" w:rsidRPr="009404BB">
              <w:rPr>
                <w:sz w:val="20"/>
                <w:szCs w:val="20"/>
              </w:rPr>
              <w:t xml:space="preserve"> </w:t>
            </w:r>
          </w:p>
        </w:tc>
      </w:tr>
    </w:tbl>
    <w:p w14:paraId="5A18E9E6" w14:textId="4A5AE819" w:rsidR="00EC73B9" w:rsidRPr="009404BB" w:rsidRDefault="00EC73B9" w:rsidP="00A50BC5">
      <w:pPr>
        <w:pStyle w:val="BodyText"/>
        <w:ind w:left="167" w:right="461" w:firstLine="427"/>
        <w:jc w:val="both"/>
      </w:pPr>
      <w:r w:rsidRPr="009404BB">
        <w:t>Berdasarkan Tabel 4.4, dapat diketahui bahwa proses penghapusan tanda baca (remove punctuation) dapat menghasilkan keluaran yang sesuai dengan harapan, di mana semua karakter selain alfabet dan angka akan dihapus atau dihilangkan.</w:t>
      </w:r>
      <w:r w:rsidRPr="009404BB">
        <w:rPr>
          <w:spacing w:val="-13"/>
        </w:rPr>
        <w:t xml:space="preserve"> </w:t>
      </w:r>
    </w:p>
    <w:p w14:paraId="25E62567" w14:textId="77777777" w:rsidR="00EC73B9" w:rsidRPr="009404BB" w:rsidRDefault="00EC73B9" w:rsidP="00A50BC5">
      <w:pPr>
        <w:pStyle w:val="BodyText"/>
        <w:ind w:right="461"/>
        <w:jc w:val="both"/>
      </w:pPr>
    </w:p>
    <w:p w14:paraId="682CA1B7" w14:textId="77777777" w:rsidR="002C01CC" w:rsidRPr="009404BB" w:rsidRDefault="002C01CC" w:rsidP="00A50BC5">
      <w:pPr>
        <w:pStyle w:val="BodyText"/>
        <w:ind w:right="461"/>
        <w:jc w:val="both"/>
      </w:pPr>
    </w:p>
    <w:p w14:paraId="1344CBCA" w14:textId="4A1BC003" w:rsidR="002C01CC" w:rsidRPr="009404BB" w:rsidRDefault="002C01CC" w:rsidP="002C01CC">
      <w:pPr>
        <w:pStyle w:val="Caption"/>
        <w:jc w:val="center"/>
        <w:rPr>
          <w:b/>
          <w:bCs/>
          <w:i w:val="0"/>
          <w:iCs w:val="0"/>
          <w:color w:val="000000" w:themeColor="text1"/>
          <w:sz w:val="20"/>
          <w:szCs w:val="20"/>
        </w:rPr>
      </w:pPr>
      <w:bookmarkStart w:id="113" w:name="_Toc189215660"/>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5</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Pengujian Stripping</w:t>
      </w:r>
      <w:bookmarkEnd w:id="113"/>
    </w:p>
    <w:p w14:paraId="514AC3D9" w14:textId="77777777" w:rsidR="002C01CC" w:rsidRPr="009404BB" w:rsidRDefault="002C01CC" w:rsidP="002C01CC">
      <w:pPr>
        <w:pStyle w:val="BodyText"/>
        <w:spacing w:before="5"/>
        <w:ind w:right="461"/>
      </w:pPr>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21"/>
        <w:gridCol w:w="2552"/>
      </w:tblGrid>
      <w:tr w:rsidR="002C01CC" w:rsidRPr="009404BB" w14:paraId="364CD357" w14:textId="77777777" w:rsidTr="003436A0">
        <w:trPr>
          <w:trHeight w:val="431"/>
        </w:trPr>
        <w:tc>
          <w:tcPr>
            <w:tcW w:w="2621" w:type="dxa"/>
          </w:tcPr>
          <w:p w14:paraId="3C482FE7"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552" w:type="dxa"/>
          </w:tcPr>
          <w:p w14:paraId="3862831D"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13C5D572" w14:textId="77777777" w:rsidTr="003436A0">
        <w:trPr>
          <w:trHeight w:val="659"/>
        </w:trPr>
        <w:tc>
          <w:tcPr>
            <w:tcW w:w="2621" w:type="dxa"/>
          </w:tcPr>
          <w:p w14:paraId="3C548859" w14:textId="63CCD2C0" w:rsidR="002C01CC" w:rsidRPr="009404BB" w:rsidRDefault="00554835" w:rsidP="008073D5">
            <w:pPr>
              <w:pStyle w:val="TableParagraph"/>
              <w:spacing w:before="98"/>
              <w:ind w:left="100" w:right="461"/>
              <w:rPr>
                <w:sz w:val="20"/>
                <w:szCs w:val="20"/>
              </w:rPr>
            </w:pPr>
            <w:r>
              <w:rPr>
                <w:sz w:val="20"/>
                <w:szCs w:val="20"/>
              </w:rPr>
              <w:t>b</w:t>
            </w:r>
            <w:r w:rsidRPr="00554835">
              <w:rPr>
                <w:sz w:val="20"/>
                <w:szCs w:val="20"/>
              </w:rPr>
              <w:t>agaimana test case untuk fitur login</w:t>
            </w:r>
            <w:r w:rsidRPr="009404BB">
              <w:rPr>
                <w:color w:val="FF0000"/>
                <w:sz w:val="20"/>
                <w:szCs w:val="20"/>
                <w:highlight w:val="red"/>
              </w:rPr>
              <w:t xml:space="preserve"> </w:t>
            </w:r>
            <w:r w:rsidR="002C01CC" w:rsidRPr="009404BB">
              <w:rPr>
                <w:color w:val="FF0000"/>
                <w:sz w:val="20"/>
                <w:szCs w:val="20"/>
                <w:highlight w:val="red"/>
              </w:rPr>
              <w:t>-</w:t>
            </w:r>
          </w:p>
        </w:tc>
        <w:tc>
          <w:tcPr>
            <w:tcW w:w="2552" w:type="dxa"/>
          </w:tcPr>
          <w:p w14:paraId="11FF8CB6" w14:textId="6C54825F" w:rsidR="002C01CC" w:rsidRPr="009404BB" w:rsidRDefault="00554835" w:rsidP="008073D5">
            <w:pPr>
              <w:pStyle w:val="TableParagraph"/>
              <w:spacing w:before="98"/>
              <w:ind w:left="100" w:right="461"/>
              <w:rPr>
                <w:sz w:val="20"/>
                <w:szCs w:val="20"/>
              </w:rPr>
            </w:pPr>
            <w:r>
              <w:rPr>
                <w:sz w:val="20"/>
                <w:szCs w:val="20"/>
              </w:rPr>
              <w:t>b</w:t>
            </w:r>
            <w:r w:rsidRPr="00554835">
              <w:rPr>
                <w:sz w:val="20"/>
                <w:szCs w:val="20"/>
              </w:rPr>
              <w:t>agaimana test case untuk fitur login</w:t>
            </w:r>
          </w:p>
        </w:tc>
      </w:tr>
      <w:tr w:rsidR="002C01CC" w:rsidRPr="009404BB" w14:paraId="6D988729" w14:textId="77777777" w:rsidTr="003436A0">
        <w:trPr>
          <w:trHeight w:val="659"/>
        </w:trPr>
        <w:tc>
          <w:tcPr>
            <w:tcW w:w="2621" w:type="dxa"/>
          </w:tcPr>
          <w:p w14:paraId="279A3A27" w14:textId="77777777" w:rsidR="002C01CC" w:rsidRPr="009404BB" w:rsidRDefault="002C01CC" w:rsidP="008073D5">
            <w:pPr>
              <w:pStyle w:val="TableParagraph"/>
              <w:spacing w:before="101"/>
              <w:ind w:left="100" w:right="461"/>
              <w:rPr>
                <w:sz w:val="20"/>
                <w:szCs w:val="20"/>
              </w:rPr>
            </w:pPr>
            <w:r w:rsidRPr="009404BB">
              <w:rPr>
                <w:sz w:val="20"/>
                <w:szCs w:val="20"/>
              </w:rPr>
              <w:lastRenderedPageBreak/>
              <w:t>skenario apa yang harus diuji dalam fitur registrasi</w:t>
            </w:r>
            <w:r w:rsidRPr="009404BB">
              <w:rPr>
                <w:color w:val="FF0000"/>
                <w:sz w:val="20"/>
                <w:szCs w:val="20"/>
                <w:highlight w:val="red"/>
              </w:rPr>
              <w:t>-</w:t>
            </w:r>
          </w:p>
        </w:tc>
        <w:tc>
          <w:tcPr>
            <w:tcW w:w="2552" w:type="dxa"/>
          </w:tcPr>
          <w:p w14:paraId="62B5A56F"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w:t>
            </w:r>
          </w:p>
        </w:tc>
      </w:tr>
      <w:tr w:rsidR="002C01CC" w:rsidRPr="009404BB" w14:paraId="7981C3A6" w14:textId="77777777" w:rsidTr="003436A0">
        <w:trPr>
          <w:trHeight w:val="662"/>
        </w:trPr>
        <w:tc>
          <w:tcPr>
            <w:tcW w:w="2621" w:type="dxa"/>
          </w:tcPr>
          <w:p w14:paraId="0F86290F" w14:textId="79E6E787"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r w:rsidRPr="009404BB">
              <w:rPr>
                <w:color w:val="FF0000"/>
                <w:sz w:val="20"/>
                <w:szCs w:val="20"/>
                <w:highlight w:val="red"/>
              </w:rPr>
              <w:t>-</w:t>
            </w:r>
          </w:p>
        </w:tc>
        <w:tc>
          <w:tcPr>
            <w:tcW w:w="2552" w:type="dxa"/>
          </w:tcPr>
          <w:p w14:paraId="28E1CCFD" w14:textId="6B9BDDD3"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p>
        </w:tc>
      </w:tr>
    </w:tbl>
    <w:p w14:paraId="023BAAEC" w14:textId="77777777" w:rsidR="002C01CC" w:rsidRPr="009404BB" w:rsidRDefault="002C01CC" w:rsidP="002C01CC">
      <w:pPr>
        <w:pStyle w:val="BodyText"/>
        <w:spacing w:before="19"/>
        <w:ind w:right="461"/>
      </w:pPr>
    </w:p>
    <w:p w14:paraId="4618DDB3" w14:textId="77777777" w:rsidR="002C01CC" w:rsidRPr="009404BB" w:rsidRDefault="002C01CC" w:rsidP="002C01CC">
      <w:pPr>
        <w:pStyle w:val="BodyText"/>
        <w:spacing w:line="230" w:lineRule="auto"/>
        <w:ind w:left="184" w:right="461" w:firstLine="410"/>
        <w:jc w:val="both"/>
      </w:pPr>
      <w:r w:rsidRPr="009404BB">
        <w:t>Dari Tabel 4.5, dapat dilihat bahwa proses stripping dapat memberikan keluaran</w:t>
      </w:r>
      <w:r w:rsidRPr="009404BB">
        <w:rPr>
          <w:spacing w:val="-5"/>
        </w:rPr>
        <w:t xml:space="preserve"> </w:t>
      </w:r>
      <w:r w:rsidRPr="009404BB">
        <w:t>yang</w:t>
      </w:r>
      <w:r w:rsidRPr="009404BB">
        <w:rPr>
          <w:spacing w:val="-4"/>
        </w:rPr>
        <w:t xml:space="preserve"> </w:t>
      </w:r>
      <w:r w:rsidRPr="009404BB">
        <w:t>sesuai</w:t>
      </w:r>
      <w:r w:rsidRPr="009404BB">
        <w:rPr>
          <w:spacing w:val="-4"/>
        </w:rPr>
        <w:t xml:space="preserve"> </w:t>
      </w:r>
      <w:r w:rsidRPr="009404BB">
        <w:t>ekspektasi,</w:t>
      </w:r>
      <w:r w:rsidRPr="009404BB">
        <w:rPr>
          <w:spacing w:val="-4"/>
        </w:rPr>
        <w:t xml:space="preserve"> </w:t>
      </w:r>
      <w:r w:rsidRPr="009404BB">
        <w:t>dimana</w:t>
      </w:r>
      <w:r w:rsidRPr="009404BB">
        <w:rPr>
          <w:spacing w:val="-4"/>
        </w:rPr>
        <w:t xml:space="preserve"> </w:t>
      </w:r>
      <w:r w:rsidRPr="009404BB">
        <w:t>semua karakter</w:t>
      </w:r>
      <w:r w:rsidRPr="009404BB">
        <w:rPr>
          <w:spacing w:val="-4"/>
        </w:rPr>
        <w:t xml:space="preserve"> </w:t>
      </w:r>
      <w:r w:rsidRPr="009404BB">
        <w:t>whitespace</w:t>
      </w:r>
      <w:r w:rsidRPr="009404BB">
        <w:rPr>
          <w:spacing w:val="-4"/>
        </w:rPr>
        <w:t xml:space="preserve"> </w:t>
      </w:r>
      <w:r w:rsidRPr="009404BB">
        <w:t>di</w:t>
      </w:r>
      <w:r w:rsidRPr="009404BB">
        <w:rPr>
          <w:spacing w:val="-5"/>
        </w:rPr>
        <w:t xml:space="preserve"> </w:t>
      </w:r>
      <w:r w:rsidRPr="009404BB">
        <w:t>akhir</w:t>
      </w:r>
      <w:r w:rsidRPr="009404BB">
        <w:rPr>
          <w:spacing w:val="-4"/>
        </w:rPr>
        <w:t xml:space="preserve"> </w:t>
      </w:r>
      <w:r w:rsidRPr="009404BB">
        <w:t>teks akan dihapus. Langkah ini bertujuan untuk membersihkan teks dari spasi tambahan</w:t>
      </w:r>
      <w:r w:rsidRPr="009404BB">
        <w:rPr>
          <w:spacing w:val="-6"/>
        </w:rPr>
        <w:t xml:space="preserve"> </w:t>
      </w:r>
      <w:r w:rsidRPr="009404BB">
        <w:t>yang</w:t>
      </w:r>
      <w:r w:rsidRPr="009404BB">
        <w:rPr>
          <w:spacing w:val="-6"/>
        </w:rPr>
        <w:t xml:space="preserve"> </w:t>
      </w:r>
      <w:r w:rsidRPr="009404BB">
        <w:t>tidak</w:t>
      </w:r>
      <w:r w:rsidRPr="009404BB">
        <w:rPr>
          <w:spacing w:val="-6"/>
        </w:rPr>
        <w:t xml:space="preserve"> </w:t>
      </w:r>
      <w:r w:rsidRPr="009404BB">
        <w:t>diperlukan,</w:t>
      </w:r>
      <w:r w:rsidRPr="009404BB">
        <w:rPr>
          <w:spacing w:val="-7"/>
        </w:rPr>
        <w:t xml:space="preserve"> </w:t>
      </w:r>
      <w:r w:rsidRPr="009404BB">
        <w:t>memastikan</w:t>
      </w:r>
      <w:r w:rsidRPr="009404BB">
        <w:rPr>
          <w:spacing w:val="-6"/>
        </w:rPr>
        <w:t xml:space="preserve"> </w:t>
      </w:r>
      <w:r w:rsidRPr="009404BB">
        <w:t>konsistensi</w:t>
      </w:r>
      <w:r w:rsidRPr="009404BB">
        <w:rPr>
          <w:spacing w:val="-8"/>
        </w:rPr>
        <w:t xml:space="preserve"> </w:t>
      </w:r>
      <w:r w:rsidRPr="009404BB">
        <w:t>dalam</w:t>
      </w:r>
      <w:r w:rsidRPr="009404BB">
        <w:rPr>
          <w:spacing w:val="-6"/>
        </w:rPr>
        <w:t xml:space="preserve"> </w:t>
      </w:r>
      <w:r w:rsidRPr="009404BB">
        <w:t>representasi</w:t>
      </w:r>
      <w:r w:rsidRPr="009404BB">
        <w:rPr>
          <w:spacing w:val="-8"/>
        </w:rPr>
        <w:t xml:space="preserve"> </w:t>
      </w:r>
      <w:r w:rsidRPr="009404BB">
        <w:t>teks sebelum dilakukan proses selanjutnya.</w:t>
      </w:r>
    </w:p>
    <w:p w14:paraId="5575672C" w14:textId="77777777" w:rsidR="002C01CC" w:rsidRPr="009404BB" w:rsidRDefault="002C01CC" w:rsidP="00A50BC5">
      <w:pPr>
        <w:pStyle w:val="BodyText"/>
        <w:ind w:right="461"/>
        <w:jc w:val="both"/>
      </w:pPr>
    </w:p>
    <w:p w14:paraId="72722560" w14:textId="77777777" w:rsidR="002C01CC" w:rsidRPr="009404BB" w:rsidRDefault="002C01CC" w:rsidP="00A50BC5">
      <w:pPr>
        <w:pStyle w:val="BodyText"/>
        <w:ind w:right="461"/>
        <w:jc w:val="both"/>
      </w:pPr>
    </w:p>
    <w:p w14:paraId="2010C133" w14:textId="5FB80AFE" w:rsidR="002C01CC" w:rsidRPr="009404BB" w:rsidRDefault="002C01CC" w:rsidP="002C01CC">
      <w:pPr>
        <w:pStyle w:val="Caption"/>
        <w:jc w:val="center"/>
        <w:rPr>
          <w:b/>
          <w:bCs/>
          <w:i w:val="0"/>
          <w:iCs w:val="0"/>
          <w:color w:val="000000" w:themeColor="text1"/>
          <w:sz w:val="20"/>
          <w:szCs w:val="20"/>
        </w:rPr>
      </w:pPr>
      <w:bookmarkStart w:id="114" w:name="_Toc189215661"/>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6</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Pengujian Tokenizing</w:t>
      </w:r>
      <w:bookmarkEnd w:id="114"/>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07D476CA" w14:textId="77777777" w:rsidTr="0009639D">
        <w:trPr>
          <w:trHeight w:val="431"/>
        </w:trPr>
        <w:tc>
          <w:tcPr>
            <w:tcW w:w="2480" w:type="dxa"/>
          </w:tcPr>
          <w:p w14:paraId="3DD0759A"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013C7801"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39DE5672" w14:textId="77777777" w:rsidTr="0009639D">
        <w:trPr>
          <w:trHeight w:val="659"/>
        </w:trPr>
        <w:tc>
          <w:tcPr>
            <w:tcW w:w="2480" w:type="dxa"/>
          </w:tcPr>
          <w:p w14:paraId="7CDDCE3D" w14:textId="6E5A86E2" w:rsidR="002C01CC" w:rsidRPr="009404BB" w:rsidRDefault="00554835" w:rsidP="008073D5">
            <w:pPr>
              <w:pStyle w:val="TableParagraph"/>
              <w:spacing w:before="98"/>
              <w:ind w:left="100" w:right="461"/>
              <w:rPr>
                <w:sz w:val="20"/>
                <w:szCs w:val="20"/>
              </w:rPr>
            </w:pPr>
            <w:r>
              <w:rPr>
                <w:sz w:val="20"/>
                <w:szCs w:val="20"/>
              </w:rPr>
              <w:t>b</w:t>
            </w:r>
            <w:r w:rsidRPr="00554835">
              <w:rPr>
                <w:sz w:val="20"/>
                <w:szCs w:val="20"/>
              </w:rPr>
              <w:t>agaimana test case untuk fitur login</w:t>
            </w:r>
          </w:p>
        </w:tc>
        <w:tc>
          <w:tcPr>
            <w:tcW w:w="2693" w:type="dxa"/>
          </w:tcPr>
          <w:p w14:paraId="643E01F7" w14:textId="0DBF0A8C" w:rsidR="002C01CC" w:rsidRPr="009404BB" w:rsidRDefault="002C01CC" w:rsidP="008073D5">
            <w:pPr>
              <w:pStyle w:val="TableParagraph"/>
              <w:spacing w:before="98"/>
              <w:ind w:left="100" w:right="461"/>
              <w:rPr>
                <w:sz w:val="20"/>
                <w:szCs w:val="20"/>
              </w:rPr>
            </w:pPr>
            <w:r w:rsidRPr="009404BB">
              <w:rPr>
                <w:sz w:val="20"/>
                <w:szCs w:val="20"/>
              </w:rPr>
              <w:t>['</w:t>
            </w:r>
            <w:r w:rsidR="00554835">
              <w:rPr>
                <w:sz w:val="20"/>
                <w:szCs w:val="20"/>
              </w:rPr>
              <w:t>b</w:t>
            </w:r>
            <w:r w:rsidR="00554835" w:rsidRPr="00554835">
              <w:rPr>
                <w:sz w:val="20"/>
                <w:szCs w:val="20"/>
              </w:rPr>
              <w:t>agaimana</w:t>
            </w:r>
            <w:r w:rsidRPr="009404BB">
              <w:rPr>
                <w:sz w:val="20"/>
                <w:szCs w:val="20"/>
              </w:rPr>
              <w:t>',</w:t>
            </w:r>
            <w:r w:rsidRPr="009404BB">
              <w:rPr>
                <w:spacing w:val="-13"/>
                <w:sz w:val="20"/>
                <w:szCs w:val="20"/>
              </w:rPr>
              <w:t xml:space="preserve"> </w:t>
            </w:r>
            <w:r w:rsidRPr="009404BB">
              <w:rPr>
                <w:sz w:val="20"/>
                <w:szCs w:val="20"/>
              </w:rPr>
              <w:t>'</w:t>
            </w:r>
            <w:r w:rsidR="00554835">
              <w:rPr>
                <w:sz w:val="20"/>
                <w:szCs w:val="20"/>
              </w:rPr>
              <w:t>test</w:t>
            </w:r>
            <w:r w:rsidRPr="009404BB">
              <w:rPr>
                <w:sz w:val="20"/>
                <w:szCs w:val="20"/>
              </w:rPr>
              <w:t>',</w:t>
            </w:r>
            <w:r w:rsidRPr="009404BB">
              <w:rPr>
                <w:spacing w:val="-12"/>
                <w:sz w:val="20"/>
                <w:szCs w:val="20"/>
              </w:rPr>
              <w:t xml:space="preserve"> </w:t>
            </w:r>
            <w:r w:rsidRPr="009404BB">
              <w:rPr>
                <w:sz w:val="20"/>
                <w:szCs w:val="20"/>
              </w:rPr>
              <w:t>'</w:t>
            </w:r>
            <w:r w:rsidR="00554835">
              <w:rPr>
                <w:sz w:val="20"/>
                <w:szCs w:val="20"/>
              </w:rPr>
              <w:t>case</w:t>
            </w:r>
            <w:r w:rsidRPr="009404BB">
              <w:rPr>
                <w:sz w:val="20"/>
                <w:szCs w:val="20"/>
              </w:rPr>
              <w:t>',</w:t>
            </w:r>
            <w:r w:rsidRPr="009404BB">
              <w:rPr>
                <w:spacing w:val="-13"/>
                <w:sz w:val="20"/>
                <w:szCs w:val="20"/>
              </w:rPr>
              <w:t xml:space="preserve"> </w:t>
            </w:r>
            <w:r w:rsidRPr="009404BB">
              <w:rPr>
                <w:sz w:val="20"/>
                <w:szCs w:val="20"/>
              </w:rPr>
              <w:t>'</w:t>
            </w:r>
            <w:r w:rsidR="00554835">
              <w:rPr>
                <w:sz w:val="20"/>
                <w:szCs w:val="20"/>
              </w:rPr>
              <w:t>untuk</w:t>
            </w:r>
            <w:r w:rsidRPr="009404BB">
              <w:rPr>
                <w:sz w:val="20"/>
                <w:szCs w:val="20"/>
              </w:rPr>
              <w:t xml:space="preserve">', </w:t>
            </w:r>
            <w:r w:rsidRPr="009404BB">
              <w:rPr>
                <w:spacing w:val="-2"/>
                <w:sz w:val="20"/>
                <w:szCs w:val="20"/>
              </w:rPr>
              <w:t>'</w:t>
            </w:r>
            <w:r w:rsidR="00554835">
              <w:rPr>
                <w:spacing w:val="-2"/>
                <w:sz w:val="20"/>
                <w:szCs w:val="20"/>
              </w:rPr>
              <w:t>fitur</w:t>
            </w:r>
            <w:r w:rsidRPr="009404BB">
              <w:rPr>
                <w:spacing w:val="-2"/>
                <w:sz w:val="20"/>
                <w:szCs w:val="20"/>
              </w:rPr>
              <w:t>'</w:t>
            </w:r>
            <w:r w:rsidR="00554835" w:rsidRPr="009404BB">
              <w:rPr>
                <w:sz w:val="20"/>
                <w:szCs w:val="20"/>
              </w:rPr>
              <w:t xml:space="preserve">, </w:t>
            </w:r>
            <w:r w:rsidR="00554835" w:rsidRPr="009404BB">
              <w:rPr>
                <w:spacing w:val="-2"/>
                <w:sz w:val="20"/>
                <w:szCs w:val="20"/>
              </w:rPr>
              <w:t>'</w:t>
            </w:r>
            <w:r w:rsidR="00554835">
              <w:rPr>
                <w:spacing w:val="-2"/>
                <w:sz w:val="20"/>
                <w:szCs w:val="20"/>
              </w:rPr>
              <w:t>login</w:t>
            </w:r>
            <w:r w:rsidR="00554835" w:rsidRPr="009404BB">
              <w:rPr>
                <w:spacing w:val="-2"/>
                <w:sz w:val="20"/>
                <w:szCs w:val="20"/>
              </w:rPr>
              <w:t>'</w:t>
            </w:r>
            <w:r w:rsidRPr="009404BB">
              <w:rPr>
                <w:spacing w:val="-2"/>
                <w:sz w:val="20"/>
                <w:szCs w:val="20"/>
              </w:rPr>
              <w:t>]</w:t>
            </w:r>
          </w:p>
        </w:tc>
      </w:tr>
      <w:tr w:rsidR="002C01CC" w:rsidRPr="009404BB" w14:paraId="7E80FBE1" w14:textId="77777777" w:rsidTr="0009639D">
        <w:trPr>
          <w:trHeight w:val="659"/>
        </w:trPr>
        <w:tc>
          <w:tcPr>
            <w:tcW w:w="2480" w:type="dxa"/>
          </w:tcPr>
          <w:p w14:paraId="21A7149B"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w:t>
            </w:r>
          </w:p>
        </w:tc>
        <w:tc>
          <w:tcPr>
            <w:tcW w:w="2693" w:type="dxa"/>
          </w:tcPr>
          <w:p w14:paraId="21CE32D6"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'apa',</w:t>
            </w:r>
            <w:r w:rsidRPr="009404BB">
              <w:rPr>
                <w:spacing w:val="-12"/>
                <w:sz w:val="20"/>
                <w:szCs w:val="20"/>
              </w:rPr>
              <w:t xml:space="preserve"> </w:t>
            </w:r>
            <w:r w:rsidRPr="009404BB">
              <w:rPr>
                <w:sz w:val="20"/>
                <w:szCs w:val="20"/>
              </w:rPr>
              <w:t>'yang',</w:t>
            </w:r>
            <w:r w:rsidRPr="009404BB">
              <w:rPr>
                <w:spacing w:val="-13"/>
                <w:sz w:val="20"/>
                <w:szCs w:val="20"/>
              </w:rPr>
              <w:t xml:space="preserve"> </w:t>
            </w:r>
            <w:r w:rsidRPr="009404BB">
              <w:rPr>
                <w:sz w:val="20"/>
                <w:szCs w:val="20"/>
              </w:rPr>
              <w:t>'harus', 'diuji', 'dalam', 'fitur', 'registrasi']</w:t>
            </w:r>
          </w:p>
        </w:tc>
      </w:tr>
      <w:tr w:rsidR="002C01CC" w:rsidRPr="009404BB" w14:paraId="594BBAAB" w14:textId="77777777" w:rsidTr="0009639D">
        <w:trPr>
          <w:trHeight w:val="662"/>
        </w:trPr>
        <w:tc>
          <w:tcPr>
            <w:tcW w:w="2480" w:type="dxa"/>
          </w:tcPr>
          <w:p w14:paraId="354BD329" w14:textId="075BA80B"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p>
        </w:tc>
        <w:tc>
          <w:tcPr>
            <w:tcW w:w="2693" w:type="dxa"/>
          </w:tcPr>
          <w:p w14:paraId="38F09F71" w14:textId="77777777" w:rsidR="002C01CC" w:rsidRPr="009404BB" w:rsidRDefault="002C01CC" w:rsidP="008073D5">
            <w:pPr>
              <w:pStyle w:val="TableParagraph"/>
              <w:spacing w:before="101"/>
              <w:ind w:left="100" w:right="461"/>
              <w:rPr>
                <w:sz w:val="20"/>
                <w:szCs w:val="20"/>
              </w:rPr>
            </w:pPr>
            <w:r w:rsidRPr="009404BB">
              <w:rPr>
                <w:sz w:val="20"/>
                <w:szCs w:val="20"/>
              </w:rPr>
              <w:t>['apa',</w:t>
            </w:r>
            <w:r w:rsidRPr="009404BB">
              <w:rPr>
                <w:spacing w:val="-10"/>
                <w:sz w:val="20"/>
                <w:szCs w:val="20"/>
              </w:rPr>
              <w:t xml:space="preserve"> </w:t>
            </w:r>
            <w:r w:rsidRPr="009404BB">
              <w:rPr>
                <w:sz w:val="20"/>
                <w:szCs w:val="20"/>
              </w:rPr>
              <w:t>'saja',</w:t>
            </w:r>
            <w:r w:rsidRPr="009404BB">
              <w:rPr>
                <w:spacing w:val="-9"/>
                <w:sz w:val="20"/>
                <w:szCs w:val="20"/>
              </w:rPr>
              <w:t xml:space="preserve"> </w:t>
            </w:r>
            <w:r w:rsidRPr="009404BB">
              <w:rPr>
                <w:sz w:val="20"/>
                <w:szCs w:val="20"/>
              </w:rPr>
              <w:t>'step',</w:t>
            </w:r>
            <w:r w:rsidRPr="009404BB">
              <w:rPr>
                <w:spacing w:val="-7"/>
                <w:sz w:val="20"/>
                <w:szCs w:val="20"/>
              </w:rPr>
              <w:t xml:space="preserve"> </w:t>
            </w:r>
            <w:r w:rsidRPr="009404BB">
              <w:rPr>
                <w:spacing w:val="-2"/>
                <w:sz w:val="20"/>
                <w:szCs w:val="20"/>
              </w:rPr>
              <w:t>'dalam',</w:t>
            </w:r>
          </w:p>
          <w:p w14:paraId="022179D6" w14:textId="77777777" w:rsidR="002C01CC" w:rsidRPr="009404BB" w:rsidRDefault="002C01CC" w:rsidP="008073D5">
            <w:pPr>
              <w:pStyle w:val="TableParagraph"/>
              <w:ind w:left="100" w:right="461"/>
              <w:rPr>
                <w:sz w:val="20"/>
                <w:szCs w:val="20"/>
              </w:rPr>
            </w:pPr>
            <w:r w:rsidRPr="009404BB">
              <w:rPr>
                <w:sz w:val="20"/>
                <w:szCs w:val="20"/>
              </w:rPr>
              <w:t>'menguji',</w:t>
            </w:r>
            <w:r w:rsidRPr="009404BB">
              <w:rPr>
                <w:spacing w:val="-8"/>
                <w:sz w:val="20"/>
                <w:szCs w:val="20"/>
              </w:rPr>
              <w:t xml:space="preserve"> </w:t>
            </w:r>
            <w:r w:rsidRPr="009404BB">
              <w:rPr>
                <w:sz w:val="20"/>
                <w:szCs w:val="20"/>
              </w:rPr>
              <w:t>'test',</w:t>
            </w:r>
            <w:r w:rsidRPr="009404BB">
              <w:rPr>
                <w:spacing w:val="-9"/>
                <w:sz w:val="20"/>
                <w:szCs w:val="20"/>
              </w:rPr>
              <w:t xml:space="preserve"> </w:t>
            </w:r>
            <w:r w:rsidRPr="009404BB">
              <w:rPr>
                <w:sz w:val="20"/>
                <w:szCs w:val="20"/>
              </w:rPr>
              <w:t>'case',</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'password'</w:t>
            </w:r>
            <w:r w:rsidRPr="009404BB">
              <w:rPr>
                <w:sz w:val="20"/>
                <w:szCs w:val="20"/>
              </w:rPr>
              <w:t>,</w:t>
            </w:r>
            <w:r w:rsidRPr="009404BB">
              <w:rPr>
                <w:spacing w:val="-8"/>
                <w:sz w:val="20"/>
                <w:szCs w:val="20"/>
              </w:rPr>
              <w:t xml:space="preserve"> </w:t>
            </w:r>
            <w:r w:rsidRPr="009404BB">
              <w:rPr>
                <w:spacing w:val="-2"/>
                <w:sz w:val="20"/>
                <w:szCs w:val="20"/>
              </w:rPr>
              <w:t>'berhasil']</w:t>
            </w:r>
          </w:p>
        </w:tc>
      </w:tr>
    </w:tbl>
    <w:p w14:paraId="4945073E" w14:textId="77777777" w:rsidR="002C01CC" w:rsidRPr="009404BB" w:rsidRDefault="002C01CC" w:rsidP="002C01CC">
      <w:pPr>
        <w:pStyle w:val="BodyText"/>
        <w:spacing w:before="19"/>
        <w:ind w:right="461"/>
      </w:pPr>
    </w:p>
    <w:p w14:paraId="4524F09F" w14:textId="77777777" w:rsidR="002C01CC" w:rsidRPr="009404BB" w:rsidRDefault="002C01CC" w:rsidP="002C01CC">
      <w:pPr>
        <w:pStyle w:val="BodyText"/>
        <w:ind w:right="461"/>
        <w:jc w:val="both"/>
      </w:pPr>
      <w:r w:rsidRPr="009404BB">
        <w:t>Dari Tabel 4.6, dapat dilihat bahwa proses tokenizing dapat memberikan keluaran</w:t>
      </w:r>
      <w:r w:rsidRPr="009404BB">
        <w:rPr>
          <w:spacing w:val="-7"/>
        </w:rPr>
        <w:t xml:space="preserve"> </w:t>
      </w:r>
      <w:r w:rsidRPr="009404BB">
        <w:t>yang</w:t>
      </w:r>
      <w:r w:rsidRPr="009404BB">
        <w:rPr>
          <w:spacing w:val="-8"/>
        </w:rPr>
        <w:t xml:space="preserve"> </w:t>
      </w:r>
      <w:r w:rsidRPr="009404BB">
        <w:t>sesuai</w:t>
      </w:r>
      <w:r w:rsidRPr="009404BB">
        <w:rPr>
          <w:spacing w:val="-6"/>
        </w:rPr>
        <w:t xml:space="preserve"> </w:t>
      </w:r>
      <w:r w:rsidRPr="009404BB">
        <w:t>ekspektasi,</w:t>
      </w:r>
      <w:r w:rsidRPr="009404BB">
        <w:rPr>
          <w:spacing w:val="-6"/>
        </w:rPr>
        <w:t xml:space="preserve"> </w:t>
      </w:r>
      <w:r w:rsidRPr="009404BB">
        <w:t>dimana</w:t>
      </w:r>
      <w:r w:rsidRPr="009404BB">
        <w:rPr>
          <w:spacing w:val="-6"/>
        </w:rPr>
        <w:t xml:space="preserve"> </w:t>
      </w:r>
      <w:r w:rsidRPr="009404BB">
        <w:t>teks</w:t>
      </w:r>
      <w:r w:rsidRPr="009404BB">
        <w:rPr>
          <w:spacing w:val="-7"/>
        </w:rPr>
        <w:t xml:space="preserve"> </w:t>
      </w:r>
      <w:r w:rsidRPr="009404BB">
        <w:t>akan</w:t>
      </w:r>
      <w:r w:rsidRPr="009404BB">
        <w:rPr>
          <w:spacing w:val="-5"/>
        </w:rPr>
        <w:t xml:space="preserve"> </w:t>
      </w:r>
      <w:r w:rsidRPr="009404BB">
        <w:t>dipecah</w:t>
      </w:r>
      <w:r w:rsidRPr="009404BB">
        <w:rPr>
          <w:spacing w:val="-7"/>
        </w:rPr>
        <w:t xml:space="preserve"> </w:t>
      </w:r>
      <w:r w:rsidRPr="009404BB">
        <w:t>menjadi</w:t>
      </w:r>
      <w:r w:rsidRPr="009404BB">
        <w:rPr>
          <w:spacing w:val="-7"/>
        </w:rPr>
        <w:t xml:space="preserve"> </w:t>
      </w:r>
      <w:r w:rsidRPr="009404BB">
        <w:t>per</w:t>
      </w:r>
      <w:r w:rsidRPr="009404BB">
        <w:rPr>
          <w:spacing w:val="-8"/>
        </w:rPr>
        <w:t xml:space="preserve"> </w:t>
      </w:r>
      <w:r w:rsidRPr="009404BB">
        <w:t>kata</w:t>
      </w:r>
      <w:r w:rsidRPr="009404BB">
        <w:rPr>
          <w:spacing w:val="-8"/>
        </w:rPr>
        <w:t xml:space="preserve"> </w:t>
      </w:r>
      <w:r w:rsidRPr="009404BB">
        <w:t>yang kemudian disimpan dalam bentuk array.</w:t>
      </w:r>
    </w:p>
    <w:p w14:paraId="0B128F11" w14:textId="77777777" w:rsidR="002C01CC" w:rsidRPr="009404BB" w:rsidRDefault="002C01CC" w:rsidP="002C01CC">
      <w:pPr>
        <w:pStyle w:val="BodyText"/>
        <w:ind w:right="461"/>
        <w:jc w:val="both"/>
      </w:pPr>
    </w:p>
    <w:p w14:paraId="47E75115" w14:textId="77777777" w:rsidR="002C01CC" w:rsidRDefault="002C01CC" w:rsidP="002C01CC">
      <w:pPr>
        <w:pStyle w:val="BodyText"/>
        <w:ind w:right="461"/>
        <w:jc w:val="both"/>
      </w:pPr>
    </w:p>
    <w:p w14:paraId="240977D7" w14:textId="77777777" w:rsidR="003436A0" w:rsidRDefault="003436A0" w:rsidP="002C01CC">
      <w:pPr>
        <w:pStyle w:val="BodyText"/>
        <w:ind w:right="461"/>
        <w:jc w:val="both"/>
      </w:pPr>
    </w:p>
    <w:p w14:paraId="36A8936A" w14:textId="77777777" w:rsidR="003436A0" w:rsidRDefault="003436A0" w:rsidP="002C01CC">
      <w:pPr>
        <w:pStyle w:val="BodyText"/>
        <w:ind w:right="461"/>
        <w:jc w:val="both"/>
      </w:pPr>
    </w:p>
    <w:p w14:paraId="330C8727" w14:textId="77777777" w:rsidR="003436A0" w:rsidRDefault="003436A0" w:rsidP="002C01CC">
      <w:pPr>
        <w:pStyle w:val="BodyText"/>
        <w:ind w:right="461"/>
        <w:jc w:val="both"/>
      </w:pPr>
    </w:p>
    <w:p w14:paraId="37EBFF0F" w14:textId="77777777" w:rsidR="003436A0" w:rsidRDefault="003436A0" w:rsidP="002C01CC">
      <w:pPr>
        <w:pStyle w:val="BodyText"/>
        <w:ind w:right="461"/>
        <w:jc w:val="both"/>
      </w:pPr>
    </w:p>
    <w:p w14:paraId="5697C8D4" w14:textId="77777777" w:rsidR="003436A0" w:rsidRDefault="003436A0" w:rsidP="002C01CC">
      <w:pPr>
        <w:pStyle w:val="BodyText"/>
        <w:ind w:right="461"/>
        <w:jc w:val="both"/>
      </w:pPr>
    </w:p>
    <w:p w14:paraId="2C44457B" w14:textId="77777777" w:rsidR="003436A0" w:rsidRDefault="003436A0" w:rsidP="002C01CC">
      <w:pPr>
        <w:pStyle w:val="BodyText"/>
        <w:ind w:right="461"/>
        <w:jc w:val="both"/>
      </w:pPr>
    </w:p>
    <w:p w14:paraId="55FA14C8" w14:textId="77777777" w:rsidR="003436A0" w:rsidRDefault="003436A0" w:rsidP="002C01CC">
      <w:pPr>
        <w:pStyle w:val="BodyText"/>
        <w:ind w:right="461"/>
        <w:jc w:val="both"/>
      </w:pPr>
    </w:p>
    <w:p w14:paraId="36F547F3" w14:textId="77777777" w:rsidR="003436A0" w:rsidRPr="009404BB" w:rsidRDefault="003436A0" w:rsidP="002C01CC">
      <w:pPr>
        <w:pStyle w:val="BodyText"/>
        <w:ind w:right="461"/>
        <w:jc w:val="both"/>
      </w:pPr>
    </w:p>
    <w:p w14:paraId="7B8CF9BE" w14:textId="712DE78A" w:rsidR="002C01CC" w:rsidRPr="003436A0" w:rsidRDefault="002C01CC" w:rsidP="003436A0">
      <w:pPr>
        <w:pStyle w:val="Caption"/>
        <w:jc w:val="center"/>
        <w:rPr>
          <w:b/>
          <w:bCs/>
          <w:i w:val="0"/>
          <w:iCs w:val="0"/>
          <w:sz w:val="20"/>
          <w:szCs w:val="20"/>
        </w:rPr>
      </w:pPr>
      <w:bookmarkStart w:id="115" w:name="_Toc189215662"/>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7</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Pengujian Filtering</w:t>
      </w:r>
      <w:bookmarkEnd w:id="115"/>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2D36F8D1" w14:textId="77777777" w:rsidTr="0009639D">
        <w:trPr>
          <w:trHeight w:val="431"/>
        </w:trPr>
        <w:tc>
          <w:tcPr>
            <w:tcW w:w="2480" w:type="dxa"/>
          </w:tcPr>
          <w:p w14:paraId="6A55F1F8"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7E30B259"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39E20164" w14:textId="77777777" w:rsidTr="0009639D">
        <w:trPr>
          <w:trHeight w:val="903"/>
        </w:trPr>
        <w:tc>
          <w:tcPr>
            <w:tcW w:w="2480" w:type="dxa"/>
          </w:tcPr>
          <w:p w14:paraId="30F446C3" w14:textId="6D081F97" w:rsidR="002C01CC" w:rsidRPr="009404BB" w:rsidRDefault="002C01CC" w:rsidP="008073D5">
            <w:pPr>
              <w:pStyle w:val="TableParagraph"/>
              <w:spacing w:before="98"/>
              <w:ind w:left="100" w:right="461"/>
              <w:rPr>
                <w:sz w:val="20"/>
                <w:szCs w:val="20"/>
              </w:rPr>
            </w:pPr>
            <w:r w:rsidRPr="009404BB">
              <w:rPr>
                <w:sz w:val="20"/>
                <w:szCs w:val="20"/>
              </w:rPr>
              <w:t>[</w:t>
            </w:r>
            <w:r w:rsidRPr="009404BB">
              <w:rPr>
                <w:sz w:val="20"/>
                <w:szCs w:val="20"/>
                <w:highlight w:val="red"/>
              </w:rPr>
              <w:t>'</w:t>
            </w:r>
            <w:r w:rsidR="00554835">
              <w:rPr>
                <w:sz w:val="20"/>
                <w:szCs w:val="20"/>
                <w:highlight w:val="red"/>
              </w:rPr>
              <w:t>bagaimana</w:t>
            </w:r>
            <w:r w:rsidRPr="009404BB">
              <w:rPr>
                <w:sz w:val="20"/>
                <w:szCs w:val="20"/>
                <w:highlight w:val="red"/>
              </w:rPr>
              <w:t>'</w:t>
            </w:r>
            <w:r w:rsidRPr="009404BB">
              <w:rPr>
                <w:sz w:val="20"/>
                <w:szCs w:val="20"/>
              </w:rPr>
              <w:t>,</w:t>
            </w:r>
            <w:r w:rsidRPr="009404BB">
              <w:rPr>
                <w:spacing w:val="-13"/>
                <w:sz w:val="20"/>
                <w:szCs w:val="20"/>
              </w:rPr>
              <w:t xml:space="preserve"> </w:t>
            </w:r>
            <w:r w:rsidRPr="00554835">
              <w:rPr>
                <w:sz w:val="20"/>
                <w:szCs w:val="20"/>
              </w:rPr>
              <w:t>'</w:t>
            </w:r>
            <w:r w:rsidR="00554835" w:rsidRPr="00554835">
              <w:rPr>
                <w:sz w:val="20"/>
                <w:szCs w:val="20"/>
              </w:rPr>
              <w:t>test</w:t>
            </w:r>
            <w:r w:rsidRPr="00554835">
              <w:rPr>
                <w:sz w:val="20"/>
                <w:szCs w:val="20"/>
              </w:rPr>
              <w:t>'</w:t>
            </w:r>
            <w:r w:rsidRPr="009404BB">
              <w:rPr>
                <w:sz w:val="20"/>
                <w:szCs w:val="20"/>
              </w:rPr>
              <w:t>,</w:t>
            </w:r>
            <w:r w:rsidRPr="009404BB">
              <w:rPr>
                <w:spacing w:val="-12"/>
                <w:sz w:val="20"/>
                <w:szCs w:val="20"/>
              </w:rPr>
              <w:t xml:space="preserve"> </w:t>
            </w:r>
            <w:r w:rsidRPr="009404BB">
              <w:rPr>
                <w:sz w:val="20"/>
                <w:szCs w:val="20"/>
              </w:rPr>
              <w:t>'</w:t>
            </w:r>
            <w:r w:rsidR="00541803">
              <w:rPr>
                <w:sz w:val="20"/>
                <w:szCs w:val="20"/>
              </w:rPr>
              <w:t>case</w:t>
            </w:r>
            <w:r w:rsidRPr="009404BB">
              <w:rPr>
                <w:sz w:val="20"/>
                <w:szCs w:val="20"/>
              </w:rPr>
              <w:t>',</w:t>
            </w:r>
            <w:r w:rsidRPr="009404BB">
              <w:rPr>
                <w:spacing w:val="-13"/>
                <w:sz w:val="20"/>
                <w:szCs w:val="20"/>
              </w:rPr>
              <w:t xml:space="preserve"> </w:t>
            </w:r>
            <w:r w:rsidRPr="00541803">
              <w:rPr>
                <w:sz w:val="20"/>
                <w:szCs w:val="20"/>
                <w:highlight w:val="red"/>
              </w:rPr>
              <w:t>'</w:t>
            </w:r>
            <w:r w:rsidR="00541803" w:rsidRPr="00541803">
              <w:rPr>
                <w:sz w:val="20"/>
                <w:szCs w:val="20"/>
                <w:highlight w:val="red"/>
              </w:rPr>
              <w:t>untuk</w:t>
            </w:r>
            <w:r w:rsidRPr="00541803">
              <w:rPr>
                <w:sz w:val="20"/>
                <w:szCs w:val="20"/>
                <w:highlight w:val="red"/>
              </w:rPr>
              <w:t>'</w:t>
            </w:r>
            <w:r w:rsidRPr="009404BB">
              <w:rPr>
                <w:sz w:val="20"/>
                <w:szCs w:val="20"/>
              </w:rPr>
              <w:t xml:space="preserve">, </w:t>
            </w:r>
            <w:r w:rsidRPr="00541803">
              <w:rPr>
                <w:spacing w:val="-2"/>
                <w:sz w:val="20"/>
                <w:szCs w:val="20"/>
              </w:rPr>
              <w:t>'</w:t>
            </w:r>
            <w:r w:rsidR="00541803" w:rsidRPr="00541803">
              <w:rPr>
                <w:spacing w:val="-2"/>
                <w:sz w:val="20"/>
                <w:szCs w:val="20"/>
              </w:rPr>
              <w:t>fitur</w:t>
            </w:r>
            <w:r w:rsidRPr="00541803">
              <w:rPr>
                <w:spacing w:val="-2"/>
                <w:sz w:val="20"/>
                <w:szCs w:val="20"/>
              </w:rPr>
              <w:t>'</w:t>
            </w:r>
            <w:r w:rsidR="00541803" w:rsidRPr="009404BB">
              <w:rPr>
                <w:sz w:val="20"/>
                <w:szCs w:val="20"/>
              </w:rPr>
              <w:t xml:space="preserve">, </w:t>
            </w:r>
            <w:r w:rsidR="00541803" w:rsidRPr="009404BB">
              <w:rPr>
                <w:spacing w:val="-2"/>
                <w:sz w:val="20"/>
                <w:szCs w:val="20"/>
              </w:rPr>
              <w:t>'</w:t>
            </w:r>
            <w:r w:rsidR="00541803">
              <w:rPr>
                <w:spacing w:val="-2"/>
                <w:sz w:val="20"/>
                <w:szCs w:val="20"/>
              </w:rPr>
              <w:t>login</w:t>
            </w:r>
            <w:r w:rsidR="00541803" w:rsidRPr="009404BB">
              <w:rPr>
                <w:spacing w:val="-2"/>
                <w:sz w:val="20"/>
                <w:szCs w:val="20"/>
              </w:rPr>
              <w:t>'</w:t>
            </w:r>
            <w:r w:rsidRPr="009404BB">
              <w:rPr>
                <w:spacing w:val="-2"/>
                <w:sz w:val="20"/>
                <w:szCs w:val="20"/>
              </w:rPr>
              <w:t>]</w:t>
            </w:r>
          </w:p>
        </w:tc>
        <w:tc>
          <w:tcPr>
            <w:tcW w:w="2693" w:type="dxa"/>
          </w:tcPr>
          <w:p w14:paraId="264B82B4" w14:textId="6A4BD64E" w:rsidR="002C01CC" w:rsidRPr="009404BB" w:rsidRDefault="002C01CC" w:rsidP="008073D5">
            <w:pPr>
              <w:pStyle w:val="TableParagraph"/>
              <w:spacing w:before="98"/>
              <w:ind w:left="100" w:right="461"/>
              <w:rPr>
                <w:sz w:val="20"/>
                <w:szCs w:val="20"/>
              </w:rPr>
            </w:pPr>
            <w:r w:rsidRPr="009404BB">
              <w:rPr>
                <w:sz w:val="20"/>
                <w:szCs w:val="20"/>
              </w:rPr>
              <w:t>['</w:t>
            </w:r>
            <w:r w:rsidR="00541803">
              <w:rPr>
                <w:sz w:val="20"/>
                <w:szCs w:val="20"/>
              </w:rPr>
              <w:t>test</w:t>
            </w:r>
            <w:r w:rsidRPr="009404BB">
              <w:rPr>
                <w:sz w:val="20"/>
                <w:szCs w:val="20"/>
              </w:rPr>
              <w:t>',</w:t>
            </w:r>
            <w:r w:rsidRPr="009404BB">
              <w:rPr>
                <w:spacing w:val="-13"/>
                <w:sz w:val="20"/>
                <w:szCs w:val="20"/>
              </w:rPr>
              <w:t xml:space="preserve"> </w:t>
            </w:r>
            <w:r w:rsidRPr="009404BB">
              <w:rPr>
                <w:sz w:val="20"/>
                <w:szCs w:val="20"/>
              </w:rPr>
              <w:t>'</w:t>
            </w:r>
            <w:r w:rsidR="00541803">
              <w:rPr>
                <w:sz w:val="20"/>
                <w:szCs w:val="20"/>
              </w:rPr>
              <w:t>case</w:t>
            </w:r>
            <w:r w:rsidRPr="009404BB">
              <w:rPr>
                <w:sz w:val="20"/>
                <w:szCs w:val="20"/>
              </w:rPr>
              <w:t>',</w:t>
            </w:r>
            <w:r w:rsidR="00541803">
              <w:rPr>
                <w:sz w:val="20"/>
                <w:szCs w:val="20"/>
              </w:rPr>
              <w:t xml:space="preserve"> </w:t>
            </w:r>
            <w:r w:rsidR="00541803" w:rsidRPr="009404BB">
              <w:rPr>
                <w:sz w:val="20"/>
                <w:szCs w:val="20"/>
              </w:rPr>
              <w:t>'</w:t>
            </w:r>
            <w:r w:rsidR="00541803">
              <w:rPr>
                <w:sz w:val="20"/>
                <w:szCs w:val="20"/>
              </w:rPr>
              <w:t>fitur</w:t>
            </w:r>
            <w:r w:rsidR="00541803" w:rsidRPr="009404BB">
              <w:rPr>
                <w:sz w:val="20"/>
                <w:szCs w:val="20"/>
              </w:rPr>
              <w:t>',</w:t>
            </w:r>
            <w:r w:rsidRPr="009404BB">
              <w:rPr>
                <w:sz w:val="20"/>
                <w:szCs w:val="20"/>
              </w:rPr>
              <w:t xml:space="preserve"> </w:t>
            </w:r>
            <w:r w:rsidRPr="009404BB">
              <w:rPr>
                <w:spacing w:val="-2"/>
                <w:sz w:val="20"/>
                <w:szCs w:val="20"/>
              </w:rPr>
              <w:t>'</w:t>
            </w:r>
            <w:r w:rsidR="00541803">
              <w:rPr>
                <w:spacing w:val="-2"/>
                <w:sz w:val="20"/>
                <w:szCs w:val="20"/>
              </w:rPr>
              <w:t>login</w:t>
            </w:r>
            <w:r w:rsidRPr="009404BB">
              <w:rPr>
                <w:spacing w:val="-2"/>
                <w:sz w:val="20"/>
                <w:szCs w:val="20"/>
              </w:rPr>
              <w:t>']</w:t>
            </w:r>
          </w:p>
        </w:tc>
      </w:tr>
      <w:tr w:rsidR="002C01CC" w:rsidRPr="009404BB" w14:paraId="347515B7" w14:textId="77777777" w:rsidTr="0009639D">
        <w:trPr>
          <w:trHeight w:val="931"/>
        </w:trPr>
        <w:tc>
          <w:tcPr>
            <w:tcW w:w="2480" w:type="dxa"/>
          </w:tcPr>
          <w:p w14:paraId="2E5C368A"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highlight w:val="red"/>
              </w:rPr>
              <w:t>'apa'</w:t>
            </w:r>
            <w:r w:rsidRPr="009404BB">
              <w:rPr>
                <w:sz w:val="20"/>
                <w:szCs w:val="20"/>
              </w:rPr>
              <w:t>,</w:t>
            </w:r>
            <w:r w:rsidRPr="009404BB">
              <w:rPr>
                <w:spacing w:val="-12"/>
                <w:sz w:val="20"/>
                <w:szCs w:val="20"/>
              </w:rPr>
              <w:t xml:space="preserve"> </w:t>
            </w:r>
            <w:r w:rsidRPr="009404BB">
              <w:rPr>
                <w:sz w:val="20"/>
                <w:szCs w:val="20"/>
                <w:highlight w:val="red"/>
              </w:rPr>
              <w:t>'yang'</w:t>
            </w:r>
            <w:r w:rsidRPr="009404BB">
              <w:rPr>
                <w:sz w:val="20"/>
                <w:szCs w:val="20"/>
              </w:rPr>
              <w:t>,</w:t>
            </w:r>
            <w:r w:rsidRPr="009404BB">
              <w:rPr>
                <w:spacing w:val="-13"/>
                <w:sz w:val="20"/>
                <w:szCs w:val="20"/>
              </w:rPr>
              <w:t xml:space="preserve"> </w:t>
            </w:r>
            <w:r w:rsidRPr="009404BB">
              <w:rPr>
                <w:sz w:val="20"/>
                <w:szCs w:val="20"/>
                <w:highlight w:val="red"/>
              </w:rPr>
              <w:t>'harus'</w:t>
            </w:r>
            <w:r w:rsidRPr="009404BB">
              <w:rPr>
                <w:sz w:val="20"/>
                <w:szCs w:val="20"/>
              </w:rPr>
              <w:t xml:space="preserve">, </w:t>
            </w:r>
            <w:r w:rsidRPr="009404BB">
              <w:rPr>
                <w:sz w:val="20"/>
                <w:szCs w:val="20"/>
                <w:highlight w:val="red"/>
              </w:rPr>
              <w:t>'diuji'</w:t>
            </w:r>
            <w:r w:rsidRPr="009404BB">
              <w:rPr>
                <w:sz w:val="20"/>
                <w:szCs w:val="20"/>
              </w:rPr>
              <w:t xml:space="preserve">, </w:t>
            </w:r>
            <w:r w:rsidRPr="009404BB">
              <w:rPr>
                <w:sz w:val="20"/>
                <w:szCs w:val="20"/>
                <w:highlight w:val="red"/>
              </w:rPr>
              <w:t>'dalam'</w:t>
            </w:r>
            <w:r w:rsidRPr="009404BB">
              <w:rPr>
                <w:sz w:val="20"/>
                <w:szCs w:val="20"/>
              </w:rPr>
              <w:t>, 'fitur', 'registrasi']</w:t>
            </w:r>
          </w:p>
        </w:tc>
        <w:tc>
          <w:tcPr>
            <w:tcW w:w="2693" w:type="dxa"/>
          </w:tcPr>
          <w:p w14:paraId="22A5247A"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 xml:space="preserve"> 'fitur', 'registrasi']</w:t>
            </w:r>
          </w:p>
        </w:tc>
      </w:tr>
      <w:tr w:rsidR="002C01CC" w:rsidRPr="009404BB" w14:paraId="1863BE66" w14:textId="77777777" w:rsidTr="0009639D">
        <w:trPr>
          <w:trHeight w:val="860"/>
        </w:trPr>
        <w:tc>
          <w:tcPr>
            <w:tcW w:w="2480" w:type="dxa"/>
          </w:tcPr>
          <w:p w14:paraId="0ACEEC91" w14:textId="77777777" w:rsidR="002C01CC" w:rsidRPr="009404BB" w:rsidRDefault="002C01CC" w:rsidP="008073D5">
            <w:pPr>
              <w:pStyle w:val="TableParagraph"/>
              <w:spacing w:before="101"/>
              <w:ind w:left="100" w:right="461"/>
              <w:rPr>
                <w:sz w:val="20"/>
                <w:szCs w:val="20"/>
              </w:rPr>
            </w:pPr>
            <w:r w:rsidRPr="009404BB">
              <w:rPr>
                <w:sz w:val="20"/>
                <w:szCs w:val="20"/>
              </w:rPr>
              <w:t>[</w:t>
            </w:r>
            <w:r w:rsidRPr="009404BB">
              <w:rPr>
                <w:sz w:val="20"/>
                <w:szCs w:val="20"/>
                <w:highlight w:val="red"/>
              </w:rPr>
              <w:t>'apa'</w:t>
            </w:r>
            <w:r w:rsidRPr="009404BB">
              <w:rPr>
                <w:sz w:val="20"/>
                <w:szCs w:val="20"/>
              </w:rPr>
              <w:t>,</w:t>
            </w:r>
            <w:r w:rsidRPr="009404BB">
              <w:rPr>
                <w:spacing w:val="-10"/>
                <w:sz w:val="20"/>
                <w:szCs w:val="20"/>
              </w:rPr>
              <w:t xml:space="preserve"> </w:t>
            </w:r>
            <w:r w:rsidRPr="009404BB">
              <w:rPr>
                <w:sz w:val="20"/>
                <w:szCs w:val="20"/>
                <w:highlight w:val="red"/>
              </w:rPr>
              <w:t>'saja'</w:t>
            </w:r>
            <w:r w:rsidRPr="009404BB">
              <w:rPr>
                <w:sz w:val="20"/>
                <w:szCs w:val="20"/>
              </w:rPr>
              <w:t>,</w:t>
            </w:r>
            <w:r w:rsidRPr="009404BB">
              <w:rPr>
                <w:spacing w:val="-9"/>
                <w:sz w:val="20"/>
                <w:szCs w:val="20"/>
              </w:rPr>
              <w:t xml:space="preserve"> </w:t>
            </w:r>
            <w:r w:rsidRPr="009404BB">
              <w:rPr>
                <w:sz w:val="20"/>
                <w:szCs w:val="20"/>
              </w:rPr>
              <w:t>'step',</w:t>
            </w:r>
            <w:r w:rsidRPr="009404BB">
              <w:rPr>
                <w:spacing w:val="-7"/>
                <w:sz w:val="20"/>
                <w:szCs w:val="20"/>
              </w:rPr>
              <w:t xml:space="preserve"> </w:t>
            </w:r>
            <w:r w:rsidRPr="009404BB">
              <w:rPr>
                <w:spacing w:val="-2"/>
                <w:sz w:val="20"/>
                <w:szCs w:val="20"/>
                <w:highlight w:val="red"/>
              </w:rPr>
              <w:t>'dalam'</w:t>
            </w:r>
            <w:r w:rsidRPr="009404BB">
              <w:rPr>
                <w:spacing w:val="-2"/>
                <w:sz w:val="20"/>
                <w:szCs w:val="20"/>
              </w:rPr>
              <w:t>,</w:t>
            </w:r>
          </w:p>
          <w:p w14:paraId="3F563D69" w14:textId="77777777" w:rsidR="002C01CC" w:rsidRPr="009404BB" w:rsidRDefault="002C01CC" w:rsidP="008073D5">
            <w:pPr>
              <w:pStyle w:val="TableParagraph"/>
              <w:spacing w:line="229" w:lineRule="exact"/>
              <w:ind w:left="100" w:right="461"/>
              <w:rPr>
                <w:sz w:val="20"/>
                <w:szCs w:val="20"/>
              </w:rPr>
            </w:pPr>
            <w:r w:rsidRPr="009404BB">
              <w:rPr>
                <w:sz w:val="20"/>
                <w:szCs w:val="20"/>
                <w:highlight w:val="red"/>
              </w:rPr>
              <w:t>'menguji'</w:t>
            </w:r>
            <w:r w:rsidRPr="009404BB">
              <w:rPr>
                <w:sz w:val="20"/>
                <w:szCs w:val="20"/>
              </w:rPr>
              <w:t>,</w:t>
            </w:r>
            <w:r w:rsidRPr="009404BB">
              <w:rPr>
                <w:spacing w:val="-8"/>
                <w:sz w:val="20"/>
                <w:szCs w:val="20"/>
              </w:rPr>
              <w:t xml:space="preserve"> </w:t>
            </w:r>
            <w:r w:rsidRPr="009404BB">
              <w:rPr>
                <w:sz w:val="20"/>
                <w:szCs w:val="20"/>
                <w:highlight w:val="red"/>
              </w:rPr>
              <w:t>'test'</w:t>
            </w:r>
            <w:r w:rsidRPr="009404BB">
              <w:rPr>
                <w:sz w:val="20"/>
                <w:szCs w:val="20"/>
              </w:rPr>
              <w:t>,</w:t>
            </w:r>
            <w:r w:rsidRPr="009404BB">
              <w:rPr>
                <w:spacing w:val="-9"/>
                <w:sz w:val="20"/>
                <w:szCs w:val="20"/>
              </w:rPr>
              <w:t xml:space="preserve"> </w:t>
            </w:r>
            <w:r w:rsidRPr="009404BB">
              <w:rPr>
                <w:sz w:val="20"/>
                <w:szCs w:val="20"/>
                <w:highlight w:val="red"/>
              </w:rPr>
              <w:t>'case'</w:t>
            </w:r>
            <w:r w:rsidRPr="009404BB">
              <w:rPr>
                <w:sz w:val="20"/>
                <w:szCs w:val="20"/>
              </w:rPr>
              <w:t>,</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'password'</w:t>
            </w:r>
            <w:r w:rsidRPr="009404BB">
              <w:rPr>
                <w:sz w:val="20"/>
                <w:szCs w:val="20"/>
              </w:rPr>
              <w:t>,</w:t>
            </w:r>
            <w:r w:rsidRPr="009404BB">
              <w:rPr>
                <w:spacing w:val="-8"/>
                <w:sz w:val="20"/>
                <w:szCs w:val="20"/>
              </w:rPr>
              <w:t xml:space="preserve"> </w:t>
            </w:r>
            <w:r w:rsidRPr="009404BB">
              <w:rPr>
                <w:spacing w:val="-2"/>
                <w:sz w:val="20"/>
                <w:szCs w:val="20"/>
              </w:rPr>
              <w:t>'berhasil']</w:t>
            </w:r>
          </w:p>
        </w:tc>
        <w:tc>
          <w:tcPr>
            <w:tcW w:w="2693" w:type="dxa"/>
          </w:tcPr>
          <w:p w14:paraId="6A7EAA9A" w14:textId="77777777" w:rsidR="002C01CC" w:rsidRPr="009404BB" w:rsidRDefault="002C01CC" w:rsidP="008073D5">
            <w:pPr>
              <w:pStyle w:val="TableParagraph"/>
              <w:spacing w:before="101"/>
              <w:ind w:left="100" w:right="461"/>
              <w:rPr>
                <w:sz w:val="20"/>
                <w:szCs w:val="20"/>
              </w:rPr>
            </w:pPr>
            <w:r w:rsidRPr="009404BB">
              <w:rPr>
                <w:sz w:val="20"/>
                <w:szCs w:val="20"/>
              </w:rPr>
              <w:t>['step',</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'password'</w:t>
            </w:r>
            <w:r w:rsidRPr="009404BB">
              <w:rPr>
                <w:sz w:val="20"/>
                <w:szCs w:val="20"/>
              </w:rPr>
              <w:t>,</w:t>
            </w:r>
            <w:r w:rsidRPr="009404BB">
              <w:rPr>
                <w:spacing w:val="-8"/>
                <w:sz w:val="20"/>
                <w:szCs w:val="20"/>
              </w:rPr>
              <w:t xml:space="preserve"> </w:t>
            </w:r>
            <w:r w:rsidRPr="009404BB">
              <w:rPr>
                <w:spacing w:val="-2"/>
                <w:sz w:val="20"/>
                <w:szCs w:val="20"/>
              </w:rPr>
              <w:t>'berhasil']</w:t>
            </w:r>
          </w:p>
        </w:tc>
      </w:tr>
    </w:tbl>
    <w:p w14:paraId="458C0A79" w14:textId="77777777" w:rsidR="002C01CC" w:rsidRPr="009404BB" w:rsidRDefault="002C01CC" w:rsidP="002C01CC">
      <w:pPr>
        <w:pStyle w:val="BodyText"/>
        <w:spacing w:before="20"/>
        <w:ind w:right="461"/>
      </w:pPr>
    </w:p>
    <w:p w14:paraId="287A9F5F" w14:textId="77777777" w:rsidR="002C01CC" w:rsidRPr="009404BB" w:rsidRDefault="002C01CC" w:rsidP="002C01CC">
      <w:pPr>
        <w:pStyle w:val="BodyText"/>
        <w:spacing w:line="230" w:lineRule="auto"/>
        <w:ind w:left="167" w:right="461" w:firstLine="427"/>
        <w:jc w:val="both"/>
      </w:pPr>
      <w:r w:rsidRPr="009404BB">
        <w:t>Dari Tabel 4.7, dapat dilihat bahwa proses filtering dapat memberikan keluaran yang sesuai ekspektasi, dimana kata-kata yang berada dalam daftar stopword akan dihapus.</w:t>
      </w:r>
    </w:p>
    <w:p w14:paraId="0340CA12" w14:textId="77777777" w:rsidR="002C01CC" w:rsidRPr="009404BB" w:rsidRDefault="002C01CC" w:rsidP="002C01CC">
      <w:pPr>
        <w:pStyle w:val="BodyText"/>
        <w:spacing w:line="230" w:lineRule="auto"/>
        <w:ind w:left="167" w:right="461" w:firstLine="427"/>
        <w:jc w:val="both"/>
      </w:pPr>
    </w:p>
    <w:p w14:paraId="6794BDBF" w14:textId="17DECD9C" w:rsidR="002C01CC" w:rsidRPr="009404BB" w:rsidRDefault="002C01CC" w:rsidP="002C01CC">
      <w:pPr>
        <w:pStyle w:val="Caption"/>
        <w:jc w:val="center"/>
        <w:rPr>
          <w:b/>
          <w:bCs/>
          <w:i w:val="0"/>
          <w:iCs w:val="0"/>
          <w:color w:val="000000" w:themeColor="text1"/>
          <w:sz w:val="20"/>
          <w:szCs w:val="20"/>
        </w:rPr>
      </w:pPr>
      <w:bookmarkStart w:id="116" w:name="_Toc189215663"/>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8</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Pengujian Stemming</w:t>
      </w:r>
      <w:bookmarkEnd w:id="116"/>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633FD032" w14:textId="77777777" w:rsidTr="003436A0">
        <w:trPr>
          <w:trHeight w:val="428"/>
        </w:trPr>
        <w:tc>
          <w:tcPr>
            <w:tcW w:w="2480" w:type="dxa"/>
          </w:tcPr>
          <w:p w14:paraId="504044D8"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4C9DF7FF"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5AB941C2" w14:textId="77777777" w:rsidTr="003436A0">
        <w:trPr>
          <w:trHeight w:val="687"/>
        </w:trPr>
        <w:tc>
          <w:tcPr>
            <w:tcW w:w="2480" w:type="dxa"/>
          </w:tcPr>
          <w:p w14:paraId="2222F0D9" w14:textId="3F00DAC5" w:rsidR="002C01CC" w:rsidRPr="009404BB" w:rsidRDefault="00541803" w:rsidP="008073D5">
            <w:pPr>
              <w:pStyle w:val="TableParagraph"/>
              <w:spacing w:before="101"/>
              <w:ind w:left="100" w:right="461"/>
              <w:rPr>
                <w:sz w:val="20"/>
                <w:szCs w:val="20"/>
              </w:rPr>
            </w:pPr>
            <w:r w:rsidRPr="009404BB">
              <w:rPr>
                <w:sz w:val="20"/>
                <w:szCs w:val="20"/>
              </w:rPr>
              <w:t>['</w:t>
            </w:r>
            <w:r>
              <w:rPr>
                <w:sz w:val="20"/>
                <w:szCs w:val="20"/>
              </w:rPr>
              <w:t>test</w:t>
            </w:r>
            <w:r w:rsidRPr="009404BB">
              <w:rPr>
                <w:sz w:val="20"/>
                <w:szCs w:val="20"/>
              </w:rPr>
              <w:t>',</w:t>
            </w:r>
            <w:r w:rsidRPr="009404BB">
              <w:rPr>
                <w:spacing w:val="-13"/>
                <w:sz w:val="20"/>
                <w:szCs w:val="20"/>
              </w:rPr>
              <w:t xml:space="preserve"> </w:t>
            </w:r>
            <w:r w:rsidRPr="009404BB">
              <w:rPr>
                <w:sz w:val="20"/>
                <w:szCs w:val="20"/>
              </w:rPr>
              <w:t>'</w:t>
            </w:r>
            <w:r>
              <w:rPr>
                <w:sz w:val="20"/>
                <w:szCs w:val="20"/>
              </w:rPr>
              <w:t>case</w:t>
            </w:r>
            <w:r w:rsidRPr="009404BB">
              <w:rPr>
                <w:sz w:val="20"/>
                <w:szCs w:val="20"/>
              </w:rPr>
              <w:t>',</w:t>
            </w:r>
            <w:r>
              <w:rPr>
                <w:sz w:val="20"/>
                <w:szCs w:val="20"/>
              </w:rPr>
              <w:t xml:space="preserve"> </w:t>
            </w:r>
            <w:r w:rsidRPr="009404BB">
              <w:rPr>
                <w:sz w:val="20"/>
                <w:szCs w:val="20"/>
              </w:rPr>
              <w:t>'</w:t>
            </w:r>
            <w:r>
              <w:rPr>
                <w:sz w:val="20"/>
                <w:szCs w:val="20"/>
              </w:rPr>
              <w:t>fitur</w:t>
            </w:r>
            <w:r w:rsidRPr="009404BB">
              <w:rPr>
                <w:sz w:val="20"/>
                <w:szCs w:val="20"/>
              </w:rPr>
              <w:t xml:space="preserve">', </w:t>
            </w:r>
            <w:r w:rsidRPr="009404BB">
              <w:rPr>
                <w:spacing w:val="-2"/>
                <w:sz w:val="20"/>
                <w:szCs w:val="20"/>
              </w:rPr>
              <w:t>'</w:t>
            </w:r>
            <w:r>
              <w:rPr>
                <w:spacing w:val="-2"/>
                <w:sz w:val="20"/>
                <w:szCs w:val="20"/>
              </w:rPr>
              <w:t>login</w:t>
            </w:r>
            <w:r w:rsidRPr="009404BB">
              <w:rPr>
                <w:spacing w:val="-2"/>
                <w:sz w:val="20"/>
                <w:szCs w:val="20"/>
              </w:rPr>
              <w:t>']</w:t>
            </w:r>
          </w:p>
        </w:tc>
        <w:tc>
          <w:tcPr>
            <w:tcW w:w="2693" w:type="dxa"/>
          </w:tcPr>
          <w:p w14:paraId="317E70C7" w14:textId="66CBF36C" w:rsidR="002C01CC" w:rsidRPr="009404BB" w:rsidRDefault="00541803" w:rsidP="008073D5">
            <w:pPr>
              <w:pStyle w:val="TableParagraph"/>
              <w:spacing w:before="101"/>
              <w:ind w:left="100" w:right="461"/>
              <w:rPr>
                <w:sz w:val="20"/>
                <w:szCs w:val="20"/>
              </w:rPr>
            </w:pPr>
            <w:r w:rsidRPr="009404BB">
              <w:rPr>
                <w:sz w:val="20"/>
                <w:szCs w:val="20"/>
              </w:rPr>
              <w:t>['</w:t>
            </w:r>
            <w:r>
              <w:rPr>
                <w:sz w:val="20"/>
                <w:szCs w:val="20"/>
              </w:rPr>
              <w:t>test</w:t>
            </w:r>
            <w:r w:rsidRPr="009404BB">
              <w:rPr>
                <w:sz w:val="20"/>
                <w:szCs w:val="20"/>
              </w:rPr>
              <w:t>',</w:t>
            </w:r>
            <w:r w:rsidRPr="009404BB">
              <w:rPr>
                <w:spacing w:val="-13"/>
                <w:sz w:val="20"/>
                <w:szCs w:val="20"/>
              </w:rPr>
              <w:t xml:space="preserve"> </w:t>
            </w:r>
            <w:r w:rsidRPr="009404BB">
              <w:rPr>
                <w:sz w:val="20"/>
                <w:szCs w:val="20"/>
              </w:rPr>
              <w:t>'</w:t>
            </w:r>
            <w:r>
              <w:rPr>
                <w:sz w:val="20"/>
                <w:szCs w:val="20"/>
              </w:rPr>
              <w:t>case</w:t>
            </w:r>
            <w:r w:rsidRPr="009404BB">
              <w:rPr>
                <w:sz w:val="20"/>
                <w:szCs w:val="20"/>
              </w:rPr>
              <w:t>',</w:t>
            </w:r>
            <w:r>
              <w:rPr>
                <w:sz w:val="20"/>
                <w:szCs w:val="20"/>
              </w:rPr>
              <w:t xml:space="preserve"> </w:t>
            </w:r>
            <w:r w:rsidRPr="009404BB">
              <w:rPr>
                <w:sz w:val="20"/>
                <w:szCs w:val="20"/>
              </w:rPr>
              <w:t xml:space="preserve"> </w:t>
            </w:r>
            <w:r w:rsidRPr="009404BB">
              <w:rPr>
                <w:spacing w:val="-2"/>
                <w:sz w:val="20"/>
                <w:szCs w:val="20"/>
              </w:rPr>
              <w:t>'</w:t>
            </w:r>
            <w:r>
              <w:rPr>
                <w:spacing w:val="-2"/>
                <w:sz w:val="20"/>
                <w:szCs w:val="20"/>
              </w:rPr>
              <w:t>login</w:t>
            </w:r>
            <w:r w:rsidRPr="009404BB">
              <w:rPr>
                <w:spacing w:val="-2"/>
                <w:sz w:val="20"/>
                <w:szCs w:val="20"/>
              </w:rPr>
              <w:t>']</w:t>
            </w:r>
          </w:p>
        </w:tc>
      </w:tr>
      <w:tr w:rsidR="002C01CC" w:rsidRPr="009404BB" w14:paraId="6ADE50E3" w14:textId="77777777" w:rsidTr="003436A0">
        <w:trPr>
          <w:trHeight w:val="652"/>
        </w:trPr>
        <w:tc>
          <w:tcPr>
            <w:tcW w:w="2480" w:type="dxa"/>
          </w:tcPr>
          <w:p w14:paraId="101C838D" w14:textId="77777777" w:rsidR="002C01CC" w:rsidRPr="009404BB" w:rsidRDefault="002C01CC" w:rsidP="008073D5">
            <w:pPr>
              <w:pStyle w:val="TableParagraph"/>
              <w:spacing w:before="101"/>
              <w:ind w:left="100" w:right="461"/>
              <w:rPr>
                <w:sz w:val="20"/>
                <w:szCs w:val="20"/>
              </w:rPr>
            </w:pPr>
            <w:r w:rsidRPr="009404BB">
              <w:rPr>
                <w:sz w:val="20"/>
                <w:szCs w:val="20"/>
              </w:rPr>
              <w:lastRenderedPageBreak/>
              <w:t>['skenario',</w:t>
            </w:r>
            <w:r w:rsidRPr="009404BB">
              <w:rPr>
                <w:spacing w:val="-13"/>
                <w:sz w:val="20"/>
                <w:szCs w:val="20"/>
              </w:rPr>
              <w:t xml:space="preserve"> </w:t>
            </w:r>
            <w:r w:rsidRPr="009404BB">
              <w:rPr>
                <w:sz w:val="20"/>
                <w:szCs w:val="20"/>
              </w:rPr>
              <w:t xml:space="preserve"> 'fitur', 'registrasi']</w:t>
            </w:r>
          </w:p>
        </w:tc>
        <w:tc>
          <w:tcPr>
            <w:tcW w:w="2693" w:type="dxa"/>
          </w:tcPr>
          <w:p w14:paraId="30EF640F"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 xml:space="preserve"> 'fitur', 'registrasi']</w:t>
            </w:r>
          </w:p>
        </w:tc>
      </w:tr>
      <w:tr w:rsidR="002C01CC" w:rsidRPr="009404BB" w14:paraId="5BED5124" w14:textId="77777777" w:rsidTr="003436A0">
        <w:trPr>
          <w:trHeight w:val="863"/>
        </w:trPr>
        <w:tc>
          <w:tcPr>
            <w:tcW w:w="2480" w:type="dxa"/>
          </w:tcPr>
          <w:p w14:paraId="6DD21291" w14:textId="77777777" w:rsidR="002C01CC" w:rsidRPr="009404BB" w:rsidRDefault="002C01CC" w:rsidP="008073D5">
            <w:pPr>
              <w:pStyle w:val="TableParagraph"/>
              <w:spacing w:before="101"/>
              <w:ind w:left="100" w:right="461"/>
              <w:rPr>
                <w:sz w:val="20"/>
                <w:szCs w:val="20"/>
              </w:rPr>
            </w:pPr>
            <w:r w:rsidRPr="009404BB">
              <w:rPr>
                <w:sz w:val="20"/>
                <w:szCs w:val="20"/>
              </w:rPr>
              <w:t>['step',</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'password'</w:t>
            </w:r>
            <w:r w:rsidRPr="009404BB">
              <w:rPr>
                <w:sz w:val="20"/>
                <w:szCs w:val="20"/>
              </w:rPr>
              <w:t>,</w:t>
            </w:r>
            <w:r w:rsidRPr="009404BB">
              <w:rPr>
                <w:spacing w:val="-8"/>
                <w:sz w:val="20"/>
                <w:szCs w:val="20"/>
              </w:rPr>
              <w:t xml:space="preserve"> </w:t>
            </w:r>
            <w:r w:rsidRPr="009404BB">
              <w:rPr>
                <w:spacing w:val="-2"/>
                <w:sz w:val="20"/>
                <w:szCs w:val="20"/>
              </w:rPr>
              <w:t>'berhasil']</w:t>
            </w:r>
          </w:p>
        </w:tc>
        <w:tc>
          <w:tcPr>
            <w:tcW w:w="2693" w:type="dxa"/>
          </w:tcPr>
          <w:p w14:paraId="2F1F397E" w14:textId="77777777" w:rsidR="002C01CC" w:rsidRPr="009404BB" w:rsidRDefault="002C01CC" w:rsidP="008073D5">
            <w:pPr>
              <w:pStyle w:val="TableParagraph"/>
              <w:spacing w:before="101"/>
              <w:ind w:left="100" w:right="461"/>
              <w:rPr>
                <w:sz w:val="20"/>
                <w:szCs w:val="20"/>
              </w:rPr>
            </w:pPr>
            <w:r w:rsidRPr="009404BB">
              <w:rPr>
                <w:sz w:val="20"/>
                <w:szCs w:val="20"/>
              </w:rPr>
              <w:t>['step',</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'password'</w:t>
            </w:r>
            <w:r w:rsidRPr="009404BB">
              <w:rPr>
                <w:sz w:val="20"/>
                <w:szCs w:val="20"/>
              </w:rPr>
              <w:t>,</w:t>
            </w:r>
            <w:r w:rsidRPr="009404BB">
              <w:rPr>
                <w:spacing w:val="-8"/>
                <w:sz w:val="20"/>
                <w:szCs w:val="20"/>
              </w:rPr>
              <w:t xml:space="preserve"> </w:t>
            </w:r>
            <w:r w:rsidRPr="009404BB">
              <w:rPr>
                <w:spacing w:val="-2"/>
                <w:sz w:val="20"/>
                <w:szCs w:val="20"/>
              </w:rPr>
              <w:t>'berhasil']</w:t>
            </w:r>
          </w:p>
        </w:tc>
      </w:tr>
    </w:tbl>
    <w:p w14:paraId="3A4EBF06" w14:textId="77777777" w:rsidR="002C01CC" w:rsidRPr="009404BB" w:rsidRDefault="002C01CC" w:rsidP="002C01CC">
      <w:pPr>
        <w:pStyle w:val="BodyText"/>
        <w:spacing w:before="21"/>
        <w:ind w:right="461"/>
      </w:pPr>
    </w:p>
    <w:p w14:paraId="7A032710" w14:textId="77777777" w:rsidR="002C01CC" w:rsidRPr="009404BB" w:rsidRDefault="002C01CC" w:rsidP="002C01CC">
      <w:pPr>
        <w:pStyle w:val="BodyText"/>
        <w:spacing w:line="230" w:lineRule="auto"/>
        <w:ind w:left="184" w:right="461" w:firstLine="410"/>
        <w:jc w:val="both"/>
      </w:pPr>
      <w:r w:rsidRPr="009404BB">
        <w:t xml:space="preserve">Dari Tabel 4.8, dapat dilihat bahwa proses stemming dapat memberikan keluaran sesuai ekspektasi, dimana masing-masing kata akan diubah menjadi bentuk dasarnya. </w:t>
      </w:r>
    </w:p>
    <w:p w14:paraId="242EE24D" w14:textId="77777777" w:rsidR="002C01CC" w:rsidRPr="009404BB" w:rsidRDefault="002C01CC" w:rsidP="002C01CC">
      <w:pPr>
        <w:pStyle w:val="BodyText"/>
        <w:ind w:right="461"/>
        <w:jc w:val="both"/>
      </w:pPr>
    </w:p>
    <w:p w14:paraId="321C0C00" w14:textId="77777777" w:rsidR="002C01CC" w:rsidRPr="009404BB" w:rsidRDefault="002C01CC" w:rsidP="002C01CC">
      <w:pPr>
        <w:pStyle w:val="BodyText"/>
        <w:ind w:right="461"/>
        <w:jc w:val="both"/>
      </w:pPr>
    </w:p>
    <w:p w14:paraId="79051D1C" w14:textId="130BFA61" w:rsidR="002C01CC" w:rsidRPr="009404BB" w:rsidRDefault="002C01CC" w:rsidP="002C01CC">
      <w:pPr>
        <w:pStyle w:val="Caption"/>
        <w:jc w:val="center"/>
        <w:rPr>
          <w:b/>
          <w:bCs/>
          <w:i w:val="0"/>
          <w:iCs w:val="0"/>
          <w:color w:val="000000" w:themeColor="text1"/>
          <w:sz w:val="20"/>
          <w:szCs w:val="20"/>
        </w:rPr>
      </w:pPr>
      <w:bookmarkStart w:id="117" w:name="_Toc189215664"/>
      <w:r w:rsidRPr="009404BB">
        <w:rPr>
          <w:b/>
          <w:bCs/>
          <w:i w:val="0"/>
          <w:iCs w:val="0"/>
          <w:color w:val="000000" w:themeColor="text1"/>
        </w:rPr>
        <w:t xml:space="preserve">Tabel 4. </w:t>
      </w:r>
      <w:r w:rsidRPr="009404BB">
        <w:rPr>
          <w:b/>
          <w:bCs/>
          <w:i w:val="0"/>
          <w:iCs w:val="0"/>
          <w:color w:val="000000" w:themeColor="text1"/>
        </w:rPr>
        <w:fldChar w:fldCharType="begin"/>
      </w:r>
      <w:r w:rsidRPr="009404BB">
        <w:rPr>
          <w:b/>
          <w:bCs/>
          <w:i w:val="0"/>
          <w:iCs w:val="0"/>
          <w:color w:val="000000" w:themeColor="text1"/>
        </w:rPr>
        <w:instrText xml:space="preserve"> SEQ Tabel_4. \* ARABIC </w:instrText>
      </w:r>
      <w:r w:rsidRPr="009404BB">
        <w:rPr>
          <w:b/>
          <w:bCs/>
          <w:i w:val="0"/>
          <w:iCs w:val="0"/>
          <w:color w:val="000000" w:themeColor="text1"/>
        </w:rPr>
        <w:fldChar w:fldCharType="separate"/>
      </w:r>
      <w:r w:rsidR="000E5F82">
        <w:rPr>
          <w:b/>
          <w:bCs/>
          <w:i w:val="0"/>
          <w:iCs w:val="0"/>
          <w:noProof/>
          <w:color w:val="000000" w:themeColor="text1"/>
        </w:rPr>
        <w:t>9</w:t>
      </w:r>
      <w:r w:rsidRPr="009404BB">
        <w:rPr>
          <w:b/>
          <w:bCs/>
          <w:i w:val="0"/>
          <w:iCs w:val="0"/>
          <w:color w:val="000000" w:themeColor="text1"/>
        </w:rPr>
        <w:fldChar w:fldCharType="end"/>
      </w:r>
      <w:r w:rsidRPr="009404BB">
        <w:rPr>
          <w:b/>
          <w:bCs/>
          <w:i w:val="0"/>
          <w:iCs w:val="0"/>
          <w:color w:val="000000" w:themeColor="text1"/>
        </w:rPr>
        <w:t xml:space="preserve"> Summary Data Preprocessing</w:t>
      </w:r>
      <w:bookmarkEnd w:id="117"/>
    </w:p>
    <w:p w14:paraId="543AB574" w14:textId="77777777" w:rsidR="002C01CC" w:rsidRPr="009404BB" w:rsidRDefault="002C01CC" w:rsidP="002C01CC">
      <w:pPr>
        <w:pStyle w:val="BodyText"/>
        <w:spacing w:before="5"/>
        <w:ind w:right="461"/>
      </w:pPr>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4949249B" w14:textId="77777777" w:rsidTr="0009639D">
        <w:trPr>
          <w:trHeight w:val="431"/>
        </w:trPr>
        <w:tc>
          <w:tcPr>
            <w:tcW w:w="2480" w:type="dxa"/>
          </w:tcPr>
          <w:p w14:paraId="6B500DC3"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792CDDE2"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702512B6" w14:textId="77777777" w:rsidTr="0009639D">
        <w:trPr>
          <w:trHeight w:val="659"/>
        </w:trPr>
        <w:tc>
          <w:tcPr>
            <w:tcW w:w="2480" w:type="dxa"/>
          </w:tcPr>
          <w:p w14:paraId="160E31BE" w14:textId="73855E54" w:rsidR="002C01CC" w:rsidRPr="009404BB" w:rsidRDefault="00541803" w:rsidP="008073D5">
            <w:pPr>
              <w:pStyle w:val="TableParagraph"/>
              <w:spacing w:before="98"/>
              <w:ind w:left="100" w:right="461"/>
              <w:rPr>
                <w:sz w:val="20"/>
                <w:szCs w:val="20"/>
              </w:rPr>
            </w:pPr>
            <w:r w:rsidRPr="00554835">
              <w:rPr>
                <w:sz w:val="20"/>
                <w:szCs w:val="20"/>
              </w:rPr>
              <w:t>Bagaimana test case untuk fitur login</w:t>
            </w:r>
            <w:r>
              <w:rPr>
                <w:sz w:val="20"/>
                <w:szCs w:val="20"/>
              </w:rPr>
              <w:t xml:space="preserve"> </w:t>
            </w:r>
            <w:r w:rsidRPr="00554835">
              <w:rPr>
                <w:sz w:val="20"/>
                <w:szCs w:val="20"/>
              </w:rPr>
              <w:t>?</w:t>
            </w:r>
          </w:p>
        </w:tc>
        <w:tc>
          <w:tcPr>
            <w:tcW w:w="2693" w:type="dxa"/>
          </w:tcPr>
          <w:p w14:paraId="3996FAEC" w14:textId="72F9075E" w:rsidR="002C01CC" w:rsidRPr="009404BB" w:rsidRDefault="00541803" w:rsidP="008073D5">
            <w:pPr>
              <w:pStyle w:val="TableParagraph"/>
              <w:spacing w:before="98"/>
              <w:ind w:left="100" w:right="461"/>
              <w:rPr>
                <w:sz w:val="20"/>
                <w:szCs w:val="20"/>
              </w:rPr>
            </w:pPr>
            <w:r>
              <w:rPr>
                <w:sz w:val="20"/>
                <w:szCs w:val="20"/>
              </w:rPr>
              <w:t>test case login</w:t>
            </w:r>
          </w:p>
        </w:tc>
      </w:tr>
      <w:tr w:rsidR="002C01CC" w:rsidRPr="009404BB" w14:paraId="50E87C35" w14:textId="77777777" w:rsidTr="0009639D">
        <w:trPr>
          <w:trHeight w:val="659"/>
        </w:trPr>
        <w:tc>
          <w:tcPr>
            <w:tcW w:w="2480" w:type="dxa"/>
          </w:tcPr>
          <w:p w14:paraId="594BCE4C"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 ?</w:t>
            </w:r>
          </w:p>
        </w:tc>
        <w:tc>
          <w:tcPr>
            <w:tcW w:w="2693" w:type="dxa"/>
          </w:tcPr>
          <w:p w14:paraId="4C360EF4" w14:textId="77777777" w:rsidR="002C01CC" w:rsidRPr="009404BB" w:rsidRDefault="002C01CC" w:rsidP="008073D5">
            <w:pPr>
              <w:pStyle w:val="TableParagraph"/>
              <w:spacing w:before="101"/>
              <w:ind w:left="100" w:right="461"/>
              <w:rPr>
                <w:sz w:val="20"/>
                <w:szCs w:val="20"/>
              </w:rPr>
            </w:pPr>
            <w:r w:rsidRPr="009404BB">
              <w:rPr>
                <w:sz w:val="20"/>
                <w:szCs w:val="20"/>
              </w:rPr>
              <w:t>skenario fitur registrasi</w:t>
            </w:r>
          </w:p>
        </w:tc>
      </w:tr>
      <w:tr w:rsidR="002C01CC" w:rsidRPr="009404BB" w14:paraId="7C7AFA72" w14:textId="77777777" w:rsidTr="0009639D">
        <w:trPr>
          <w:trHeight w:val="662"/>
        </w:trPr>
        <w:tc>
          <w:tcPr>
            <w:tcW w:w="2480" w:type="dxa"/>
          </w:tcPr>
          <w:p w14:paraId="01F1E7BB" w14:textId="5A92D03D"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r w:rsidRPr="009404BB">
              <w:rPr>
                <w:sz w:val="20"/>
                <w:szCs w:val="20"/>
              </w:rPr>
              <w:t xml:space="preserve"> ?</w:t>
            </w:r>
          </w:p>
        </w:tc>
        <w:tc>
          <w:tcPr>
            <w:tcW w:w="2693" w:type="dxa"/>
          </w:tcPr>
          <w:p w14:paraId="3853A8AE" w14:textId="6A679B92" w:rsidR="002C01CC" w:rsidRPr="009404BB" w:rsidRDefault="002C01CC" w:rsidP="008073D5">
            <w:pPr>
              <w:pStyle w:val="TableParagraph"/>
              <w:spacing w:before="101"/>
              <w:ind w:left="100" w:right="461"/>
              <w:rPr>
                <w:sz w:val="20"/>
                <w:szCs w:val="20"/>
              </w:rPr>
            </w:pPr>
            <w:r w:rsidRPr="009404BB">
              <w:rPr>
                <w:sz w:val="20"/>
                <w:szCs w:val="20"/>
              </w:rPr>
              <w:t xml:space="preserve">step </w:t>
            </w:r>
            <w:r w:rsidR="0040686E">
              <w:rPr>
                <w:sz w:val="20"/>
                <w:szCs w:val="20"/>
              </w:rPr>
              <w:t>Lupa password</w:t>
            </w:r>
          </w:p>
        </w:tc>
      </w:tr>
    </w:tbl>
    <w:p w14:paraId="14E6D317" w14:textId="77777777" w:rsidR="002C01CC" w:rsidRPr="009404BB" w:rsidRDefault="002C01CC" w:rsidP="002C01CC">
      <w:pPr>
        <w:pStyle w:val="BodyText"/>
        <w:spacing w:before="120" w:line="230" w:lineRule="auto"/>
        <w:ind w:left="184" w:right="461" w:firstLine="410"/>
        <w:jc w:val="both"/>
        <w:rPr>
          <w:spacing w:val="-2"/>
        </w:rPr>
      </w:pPr>
      <w:r w:rsidRPr="009404BB">
        <w:t>Berdasarkan Tabel</w:t>
      </w:r>
      <w:r w:rsidRPr="009404BB">
        <w:rPr>
          <w:spacing w:val="-3"/>
        </w:rPr>
        <w:t xml:space="preserve"> </w:t>
      </w:r>
      <w:r w:rsidRPr="009404BB">
        <w:t>4.9,</w:t>
      </w:r>
      <w:r w:rsidRPr="009404BB">
        <w:rPr>
          <w:spacing w:val="-3"/>
        </w:rPr>
        <w:t xml:space="preserve"> </w:t>
      </w:r>
      <w:r w:rsidRPr="009404BB">
        <w:t>dapat</w:t>
      </w:r>
      <w:r w:rsidRPr="009404BB">
        <w:rPr>
          <w:spacing w:val="-5"/>
        </w:rPr>
        <w:t xml:space="preserve"> </w:t>
      </w:r>
      <w:r w:rsidRPr="009404BB">
        <w:t>diketahui</w:t>
      </w:r>
      <w:r w:rsidRPr="009404BB">
        <w:rPr>
          <w:spacing w:val="-3"/>
        </w:rPr>
        <w:t xml:space="preserve"> </w:t>
      </w:r>
      <w:r w:rsidRPr="009404BB">
        <w:t>bahwa</w:t>
      </w:r>
      <w:r w:rsidRPr="009404BB">
        <w:rPr>
          <w:spacing w:val="-2"/>
        </w:rPr>
        <w:t xml:space="preserve"> </w:t>
      </w:r>
      <w:r w:rsidRPr="009404BB">
        <w:t>proses</w:t>
      </w:r>
      <w:r w:rsidRPr="009404BB">
        <w:rPr>
          <w:spacing w:val="-3"/>
        </w:rPr>
        <w:t xml:space="preserve"> </w:t>
      </w:r>
      <w:r w:rsidRPr="009404BB">
        <w:t>prapengeolahan</w:t>
      </w:r>
      <w:r w:rsidRPr="009404BB">
        <w:rPr>
          <w:spacing w:val="-2"/>
        </w:rPr>
        <w:t xml:space="preserve"> </w:t>
      </w:r>
      <w:r w:rsidRPr="009404BB">
        <w:t xml:space="preserve">yang meliputi pengubahan semua karakter alfabet menjadi huruf kecil (case folding), penghapusan tanda baca yang tidak sesuai (remove punctuation), penghapusan spasi berlebih (stripping), pemecahan teks menjadi token (tokenizing), penyaringan kata-kata yang tidak dibutuhkan (filtering), dan pengubahan kata- kata menjadi kata dasar (stemming), dapat menghasilkan keluaran yang sesuai dengan harapan. </w:t>
      </w:r>
    </w:p>
    <w:p w14:paraId="763CCD94" w14:textId="77777777" w:rsidR="002C01CC" w:rsidRPr="009404BB" w:rsidRDefault="002C01CC" w:rsidP="002C01CC">
      <w:pPr>
        <w:pStyle w:val="BodyText"/>
        <w:spacing w:before="120" w:line="230" w:lineRule="auto"/>
        <w:ind w:left="184" w:right="461" w:firstLine="410"/>
        <w:jc w:val="both"/>
        <w:rPr>
          <w:spacing w:val="-2"/>
        </w:rPr>
      </w:pPr>
    </w:p>
    <w:p w14:paraId="15AE89EB" w14:textId="4470751B" w:rsidR="008407A6" w:rsidRDefault="002C01CC" w:rsidP="002C01CC">
      <w:pPr>
        <w:pStyle w:val="Heading5"/>
        <w:tabs>
          <w:tab w:val="left" w:pos="618"/>
        </w:tabs>
        <w:ind w:right="461"/>
        <w:jc w:val="both"/>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lastRenderedPageBreak/>
        <w:t xml:space="preserve">    4.6.2  </w:t>
      </w:r>
      <w:r w:rsidR="008407A6">
        <w:rPr>
          <w:rFonts w:ascii="Times New Roman" w:hAnsi="Times New Roman" w:cs="Times New Roman"/>
          <w:b/>
          <w:bCs/>
          <w:color w:val="000000" w:themeColor="text1"/>
          <w:sz w:val="20"/>
          <w:szCs w:val="20"/>
        </w:rPr>
        <w:t xml:space="preserve">Check Synonym </w:t>
      </w:r>
    </w:p>
    <w:p w14:paraId="36136752" w14:textId="7D61ED2D" w:rsidR="008407A6" w:rsidRDefault="008407A6" w:rsidP="008407A6">
      <w:pPr>
        <w:pStyle w:val="Heading5"/>
        <w:tabs>
          <w:tab w:val="left" w:pos="618"/>
        </w:tabs>
        <w:ind w:left="142" w:right="461" w:firstLine="426"/>
        <w:jc w:val="both"/>
        <w:rPr>
          <w:rFonts w:ascii="Times New Roman" w:eastAsia="Times New Roman" w:hAnsi="Times New Roman" w:cs="Times New Roman"/>
          <w:color w:val="auto"/>
          <w:sz w:val="20"/>
          <w:szCs w:val="20"/>
          <w:lang w:val="id"/>
        </w:rPr>
      </w:pPr>
      <w:r w:rsidRPr="008407A6">
        <w:rPr>
          <w:rFonts w:ascii="Times New Roman" w:eastAsia="Times New Roman" w:hAnsi="Times New Roman" w:cs="Times New Roman"/>
          <w:color w:val="auto"/>
          <w:sz w:val="20"/>
          <w:szCs w:val="20"/>
          <w:lang w:val="id"/>
        </w:rPr>
        <w:t>Pengujian Check Synonym adalah pengujian yang dilakukan untuk</w:t>
      </w:r>
      <w:r>
        <w:rPr>
          <w:rFonts w:ascii="Times New Roman" w:eastAsia="Times New Roman" w:hAnsi="Times New Roman" w:cs="Times New Roman"/>
          <w:color w:val="auto"/>
          <w:sz w:val="20"/>
          <w:szCs w:val="20"/>
          <w:lang w:val="id"/>
        </w:rPr>
        <w:t xml:space="preserve"> </w:t>
      </w:r>
      <w:r w:rsidRPr="008407A6">
        <w:rPr>
          <w:rFonts w:ascii="Times New Roman" w:eastAsia="Times New Roman" w:hAnsi="Times New Roman" w:cs="Times New Roman"/>
          <w:color w:val="auto"/>
          <w:sz w:val="20"/>
          <w:szCs w:val="20"/>
          <w:lang w:val="id"/>
        </w:rPr>
        <w:t>melihat tingkat keberhasilan sistem dalam mendeteksi kata sinonim yang ada dalam sebuah kalimat.</w:t>
      </w:r>
    </w:p>
    <w:p w14:paraId="315B4914" w14:textId="77777777" w:rsidR="000E5F82" w:rsidRPr="00E074A1" w:rsidRDefault="000E5F82" w:rsidP="000E5F82">
      <w:pPr>
        <w:pStyle w:val="Caption"/>
        <w:framePr w:hSpace="180" w:wrap="around" w:vAnchor="text" w:hAnchor="margin" w:xAlign="center" w:y="273"/>
        <w:rPr>
          <w:b/>
          <w:bCs/>
          <w:i w:val="0"/>
          <w:iCs w:val="0"/>
        </w:rPr>
      </w:pPr>
      <w:r w:rsidRPr="00E074A1">
        <w:rPr>
          <w:b/>
          <w:bCs/>
          <w:i w:val="0"/>
          <w:iCs w:val="0"/>
          <w:color w:val="000000" w:themeColor="text1"/>
        </w:rPr>
        <w:t xml:space="preserve">Tabel 4. </w:t>
      </w:r>
      <w:r w:rsidRPr="00E074A1">
        <w:rPr>
          <w:b/>
          <w:bCs/>
          <w:i w:val="0"/>
          <w:iCs w:val="0"/>
          <w:color w:val="000000" w:themeColor="text1"/>
        </w:rPr>
        <w:fldChar w:fldCharType="begin"/>
      </w:r>
      <w:r w:rsidRPr="00E074A1">
        <w:rPr>
          <w:b/>
          <w:bCs/>
          <w:i w:val="0"/>
          <w:iCs w:val="0"/>
          <w:color w:val="000000" w:themeColor="text1"/>
        </w:rPr>
        <w:instrText xml:space="preserve"> SEQ Tabel_4. \* ARABIC </w:instrText>
      </w:r>
      <w:r w:rsidRPr="00E074A1">
        <w:rPr>
          <w:b/>
          <w:bCs/>
          <w:i w:val="0"/>
          <w:iCs w:val="0"/>
          <w:color w:val="000000" w:themeColor="text1"/>
        </w:rPr>
        <w:fldChar w:fldCharType="separate"/>
      </w:r>
      <w:r w:rsidRPr="00E074A1">
        <w:rPr>
          <w:b/>
          <w:bCs/>
          <w:i w:val="0"/>
          <w:iCs w:val="0"/>
          <w:noProof/>
          <w:color w:val="000000" w:themeColor="text1"/>
        </w:rPr>
        <w:t>10</w:t>
      </w:r>
      <w:r w:rsidRPr="00E074A1">
        <w:rPr>
          <w:b/>
          <w:bCs/>
          <w:i w:val="0"/>
          <w:iCs w:val="0"/>
          <w:color w:val="000000" w:themeColor="text1"/>
        </w:rPr>
        <w:fldChar w:fldCharType="end"/>
      </w:r>
      <w:r w:rsidRPr="00E074A1">
        <w:rPr>
          <w:b/>
          <w:bCs/>
          <w:i w:val="0"/>
          <w:iCs w:val="0"/>
          <w:color w:val="000000" w:themeColor="text1"/>
        </w:rPr>
        <w:t xml:space="preserve"> Sampel Data Pengujian Sinonim</w:t>
      </w:r>
    </w:p>
    <w:p w14:paraId="04D3EB82" w14:textId="423D6755" w:rsidR="008407A6" w:rsidRDefault="008407A6" w:rsidP="00DB60A4">
      <w:pPr>
        <w:pStyle w:val="Caption"/>
        <w:rPr>
          <w:b/>
          <w:bCs/>
          <w:i w:val="0"/>
          <w:iCs w:val="0"/>
          <w:spacing w:val="-5"/>
          <w:sz w:val="20"/>
          <w:szCs w:val="20"/>
        </w:rPr>
      </w:pPr>
    </w:p>
    <w:p w14:paraId="7120D431" w14:textId="77777777" w:rsidR="000E5F82" w:rsidRPr="000E5F82" w:rsidRDefault="000E5F82" w:rsidP="000E5F82"/>
    <w:tbl>
      <w:tblPr>
        <w:tblpPr w:leftFromText="180" w:rightFromText="180" w:vertAnchor="text" w:horzAnchor="margin" w:tblpXSpec="center" w:tblpY="14"/>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89"/>
      </w:tblGrid>
      <w:tr w:rsidR="008407A6" w:rsidRPr="009404BB" w14:paraId="435F1D26" w14:textId="77777777" w:rsidTr="004D54C6">
        <w:trPr>
          <w:trHeight w:val="431"/>
        </w:trPr>
        <w:tc>
          <w:tcPr>
            <w:tcW w:w="2400" w:type="dxa"/>
          </w:tcPr>
          <w:p w14:paraId="50FE7D4B" w14:textId="77777777" w:rsidR="008407A6" w:rsidRPr="009404BB" w:rsidRDefault="008407A6" w:rsidP="002E0F59">
            <w:pPr>
              <w:pStyle w:val="TableParagraph"/>
              <w:spacing w:before="101"/>
              <w:ind w:left="16" w:right="461"/>
              <w:jc w:val="center"/>
              <w:rPr>
                <w:sz w:val="20"/>
                <w:szCs w:val="20"/>
              </w:rPr>
            </w:pPr>
            <w:r w:rsidRPr="009404BB">
              <w:rPr>
                <w:spacing w:val="-2"/>
                <w:sz w:val="20"/>
                <w:szCs w:val="20"/>
              </w:rPr>
              <w:t>INPUT</w:t>
            </w:r>
          </w:p>
        </w:tc>
        <w:tc>
          <w:tcPr>
            <w:tcW w:w="2489" w:type="dxa"/>
          </w:tcPr>
          <w:p w14:paraId="4E198062" w14:textId="1E60EDFB" w:rsidR="008407A6" w:rsidRPr="009404BB" w:rsidRDefault="004D54C6" w:rsidP="002E0F59">
            <w:pPr>
              <w:pStyle w:val="TableParagraph"/>
              <w:spacing w:before="101"/>
              <w:ind w:left="19" w:right="461"/>
              <w:jc w:val="center"/>
              <w:rPr>
                <w:sz w:val="20"/>
                <w:szCs w:val="20"/>
              </w:rPr>
            </w:pPr>
            <w:r>
              <w:rPr>
                <w:spacing w:val="-2"/>
                <w:sz w:val="20"/>
                <w:szCs w:val="20"/>
              </w:rPr>
              <w:t>OUTPUT</w:t>
            </w:r>
          </w:p>
        </w:tc>
      </w:tr>
      <w:tr w:rsidR="008407A6" w:rsidRPr="009404BB" w14:paraId="04264AE3" w14:textId="77777777" w:rsidTr="004D54C6">
        <w:trPr>
          <w:trHeight w:val="659"/>
        </w:trPr>
        <w:tc>
          <w:tcPr>
            <w:tcW w:w="2400" w:type="dxa"/>
          </w:tcPr>
          <w:p w14:paraId="0A1959F9" w14:textId="75AC754B" w:rsidR="008407A6" w:rsidRDefault="004D54C6" w:rsidP="002E0F59">
            <w:pPr>
              <w:pStyle w:val="TableParagraph"/>
              <w:spacing w:before="101"/>
              <w:ind w:left="100" w:right="461"/>
              <w:rPr>
                <w:spacing w:val="-2"/>
                <w:sz w:val="20"/>
                <w:szCs w:val="20"/>
              </w:rPr>
            </w:pPr>
            <w:r w:rsidRPr="009404BB">
              <w:rPr>
                <w:sz w:val="20"/>
                <w:szCs w:val="20"/>
              </w:rPr>
              <w:t>[</w:t>
            </w:r>
            <w:r w:rsidRPr="004D54C6">
              <w:rPr>
                <w:sz w:val="20"/>
                <w:szCs w:val="20"/>
              </w:rPr>
              <w:t>'</w:t>
            </w:r>
            <w:r w:rsidR="00EA4FC5">
              <w:rPr>
                <w:sz w:val="20"/>
                <w:szCs w:val="20"/>
              </w:rPr>
              <w:t>bagaimana</w:t>
            </w:r>
            <w:r w:rsidRPr="004D54C6">
              <w:rPr>
                <w:sz w:val="20"/>
                <w:szCs w:val="20"/>
              </w:rPr>
              <w:t>'</w:t>
            </w:r>
            <w:r w:rsidRPr="009404BB">
              <w:rPr>
                <w:sz w:val="20"/>
                <w:szCs w:val="20"/>
              </w:rPr>
              <w:t>,</w:t>
            </w:r>
            <w:r w:rsidRPr="009404BB">
              <w:rPr>
                <w:spacing w:val="-13"/>
                <w:sz w:val="20"/>
                <w:szCs w:val="20"/>
              </w:rPr>
              <w:t xml:space="preserve"> </w:t>
            </w:r>
            <w:r w:rsidRPr="004D54C6">
              <w:rPr>
                <w:sz w:val="20"/>
                <w:szCs w:val="20"/>
              </w:rPr>
              <w:t>'</w:t>
            </w:r>
            <w:r w:rsidR="00EA4FC5">
              <w:rPr>
                <w:sz w:val="20"/>
                <w:szCs w:val="20"/>
              </w:rPr>
              <w:t>test</w:t>
            </w:r>
            <w:r w:rsidRPr="004D54C6">
              <w:rPr>
                <w:sz w:val="20"/>
                <w:szCs w:val="20"/>
              </w:rPr>
              <w:t>'</w:t>
            </w:r>
            <w:r w:rsidRPr="009404BB">
              <w:rPr>
                <w:sz w:val="20"/>
                <w:szCs w:val="20"/>
              </w:rPr>
              <w:t>,</w:t>
            </w:r>
            <w:r w:rsidRPr="009404BB">
              <w:rPr>
                <w:spacing w:val="-12"/>
                <w:sz w:val="20"/>
                <w:szCs w:val="20"/>
              </w:rPr>
              <w:t xml:space="preserve"> </w:t>
            </w:r>
            <w:r w:rsidRPr="009404BB">
              <w:rPr>
                <w:sz w:val="20"/>
                <w:szCs w:val="20"/>
              </w:rPr>
              <w:t>'</w:t>
            </w:r>
            <w:r w:rsidR="00EA4FC5">
              <w:rPr>
                <w:sz w:val="20"/>
                <w:szCs w:val="20"/>
              </w:rPr>
              <w:t>case</w:t>
            </w:r>
            <w:r w:rsidRPr="009404BB">
              <w:rPr>
                <w:sz w:val="20"/>
                <w:szCs w:val="20"/>
              </w:rPr>
              <w:t>'</w:t>
            </w:r>
            <w:r w:rsidR="00EA4FC5" w:rsidRPr="009404BB">
              <w:rPr>
                <w:sz w:val="20"/>
                <w:szCs w:val="20"/>
              </w:rPr>
              <w:t>,</w:t>
            </w:r>
            <w:r w:rsidR="00EA4FC5" w:rsidRPr="009404BB">
              <w:rPr>
                <w:spacing w:val="-12"/>
                <w:sz w:val="20"/>
                <w:szCs w:val="20"/>
              </w:rPr>
              <w:t xml:space="preserve"> </w:t>
            </w:r>
            <w:r w:rsidR="00EA4FC5" w:rsidRPr="009404BB">
              <w:rPr>
                <w:sz w:val="20"/>
                <w:szCs w:val="20"/>
              </w:rPr>
              <w:t>'</w:t>
            </w:r>
            <w:r w:rsidR="00EA4FC5">
              <w:rPr>
                <w:sz w:val="20"/>
                <w:szCs w:val="20"/>
              </w:rPr>
              <w:t>untuk</w:t>
            </w:r>
            <w:r w:rsidR="00EA4FC5" w:rsidRPr="009404BB">
              <w:rPr>
                <w:sz w:val="20"/>
                <w:szCs w:val="20"/>
              </w:rPr>
              <w:t>',</w:t>
            </w:r>
            <w:r w:rsidR="00EA4FC5" w:rsidRPr="009404BB">
              <w:rPr>
                <w:spacing w:val="-12"/>
                <w:sz w:val="20"/>
                <w:szCs w:val="20"/>
              </w:rPr>
              <w:t xml:space="preserve"> </w:t>
            </w:r>
            <w:r w:rsidR="00EA4FC5" w:rsidRPr="009404BB">
              <w:rPr>
                <w:sz w:val="20"/>
                <w:szCs w:val="20"/>
              </w:rPr>
              <w:t>'</w:t>
            </w:r>
            <w:r w:rsidR="00EA4FC5">
              <w:rPr>
                <w:sz w:val="20"/>
                <w:szCs w:val="20"/>
              </w:rPr>
              <w:t>fitur</w:t>
            </w:r>
            <w:r w:rsidR="00EA4FC5" w:rsidRPr="009404BB">
              <w:rPr>
                <w:sz w:val="20"/>
                <w:szCs w:val="20"/>
              </w:rPr>
              <w:t>'</w:t>
            </w:r>
            <w:r w:rsidRPr="009404BB">
              <w:rPr>
                <w:sz w:val="20"/>
                <w:szCs w:val="20"/>
              </w:rPr>
              <w:t>,</w:t>
            </w:r>
            <w:r w:rsidRPr="009404BB">
              <w:rPr>
                <w:spacing w:val="-13"/>
                <w:sz w:val="20"/>
                <w:szCs w:val="20"/>
              </w:rPr>
              <w:t xml:space="preserve"> </w:t>
            </w:r>
            <w:r w:rsidRPr="003C70C5">
              <w:rPr>
                <w:sz w:val="20"/>
                <w:szCs w:val="20"/>
                <w:highlight w:val="yellow"/>
              </w:rPr>
              <w:t>'</w:t>
            </w:r>
            <w:r w:rsidR="00EA4FC5">
              <w:rPr>
                <w:sz w:val="20"/>
                <w:szCs w:val="20"/>
                <w:highlight w:val="yellow"/>
              </w:rPr>
              <w:t>masuk</w:t>
            </w:r>
            <w:r w:rsidRPr="003C70C5">
              <w:rPr>
                <w:sz w:val="20"/>
                <w:szCs w:val="20"/>
                <w:highlight w:val="yellow"/>
              </w:rPr>
              <w:t>'</w:t>
            </w:r>
            <w:r w:rsidRPr="009404BB">
              <w:rPr>
                <w:spacing w:val="-2"/>
                <w:sz w:val="20"/>
                <w:szCs w:val="20"/>
              </w:rPr>
              <w:t>]</w:t>
            </w:r>
          </w:p>
          <w:p w14:paraId="32EE03B6" w14:textId="1C0CB62C" w:rsidR="004D54C6" w:rsidRPr="009404BB" w:rsidRDefault="004D54C6" w:rsidP="002E0F59">
            <w:pPr>
              <w:pStyle w:val="TableParagraph"/>
              <w:spacing w:before="101"/>
              <w:ind w:left="100" w:right="461"/>
              <w:rPr>
                <w:sz w:val="20"/>
                <w:szCs w:val="20"/>
              </w:rPr>
            </w:pPr>
          </w:p>
        </w:tc>
        <w:tc>
          <w:tcPr>
            <w:tcW w:w="2489" w:type="dxa"/>
          </w:tcPr>
          <w:p w14:paraId="5F0D7372" w14:textId="5CD88949" w:rsidR="00EA4FC5" w:rsidRDefault="00EA4FC5" w:rsidP="00EA4FC5">
            <w:pPr>
              <w:pStyle w:val="TableParagraph"/>
              <w:spacing w:before="101"/>
              <w:ind w:left="100" w:right="461"/>
              <w:rPr>
                <w:spacing w:val="-2"/>
                <w:sz w:val="20"/>
                <w:szCs w:val="20"/>
              </w:rPr>
            </w:pPr>
            <w:r w:rsidRPr="009404BB">
              <w:rPr>
                <w:sz w:val="20"/>
                <w:szCs w:val="20"/>
              </w:rPr>
              <w:t>[</w:t>
            </w:r>
            <w:r w:rsidRPr="004D54C6">
              <w:rPr>
                <w:sz w:val="20"/>
                <w:szCs w:val="20"/>
              </w:rPr>
              <w:t>'</w:t>
            </w:r>
            <w:r>
              <w:rPr>
                <w:sz w:val="20"/>
                <w:szCs w:val="20"/>
              </w:rPr>
              <w:t>bagaimana</w:t>
            </w:r>
            <w:r w:rsidRPr="004D54C6">
              <w:rPr>
                <w:sz w:val="20"/>
                <w:szCs w:val="20"/>
              </w:rPr>
              <w:t>'</w:t>
            </w:r>
            <w:r w:rsidRPr="009404BB">
              <w:rPr>
                <w:sz w:val="20"/>
                <w:szCs w:val="20"/>
              </w:rPr>
              <w:t>,</w:t>
            </w:r>
            <w:r w:rsidRPr="009404BB">
              <w:rPr>
                <w:spacing w:val="-13"/>
                <w:sz w:val="20"/>
                <w:szCs w:val="20"/>
              </w:rPr>
              <w:t xml:space="preserve"> </w:t>
            </w:r>
            <w:r w:rsidRPr="004D54C6">
              <w:rPr>
                <w:sz w:val="20"/>
                <w:szCs w:val="20"/>
              </w:rPr>
              <w:t>'</w:t>
            </w:r>
            <w:r>
              <w:rPr>
                <w:sz w:val="20"/>
                <w:szCs w:val="20"/>
              </w:rPr>
              <w:t>test</w:t>
            </w:r>
            <w:r w:rsidRPr="004D54C6">
              <w:rPr>
                <w:sz w:val="20"/>
                <w:szCs w:val="20"/>
              </w:rPr>
              <w:t>'</w:t>
            </w:r>
            <w:r w:rsidRPr="009404BB">
              <w:rPr>
                <w:sz w:val="20"/>
                <w:szCs w:val="20"/>
              </w:rPr>
              <w:t>,</w:t>
            </w:r>
            <w:r w:rsidRPr="009404BB">
              <w:rPr>
                <w:spacing w:val="-12"/>
                <w:sz w:val="20"/>
                <w:szCs w:val="20"/>
              </w:rPr>
              <w:t xml:space="preserve"> </w:t>
            </w:r>
            <w:r w:rsidRPr="009404BB">
              <w:rPr>
                <w:sz w:val="20"/>
                <w:szCs w:val="20"/>
              </w:rPr>
              <w:t>'</w:t>
            </w:r>
            <w:r>
              <w:rPr>
                <w:sz w:val="20"/>
                <w:szCs w:val="20"/>
              </w:rPr>
              <w:t>case</w:t>
            </w:r>
            <w:r w:rsidRPr="009404BB">
              <w:rPr>
                <w:sz w:val="20"/>
                <w:szCs w:val="20"/>
              </w:rPr>
              <w:t>',</w:t>
            </w:r>
            <w:r w:rsidRPr="009404BB">
              <w:rPr>
                <w:spacing w:val="-12"/>
                <w:sz w:val="20"/>
                <w:szCs w:val="20"/>
              </w:rPr>
              <w:t xml:space="preserve"> </w:t>
            </w:r>
            <w:r w:rsidRPr="009404BB">
              <w:rPr>
                <w:sz w:val="20"/>
                <w:szCs w:val="20"/>
              </w:rPr>
              <w:t>'</w:t>
            </w:r>
            <w:r>
              <w:rPr>
                <w:sz w:val="20"/>
                <w:szCs w:val="20"/>
              </w:rPr>
              <w:t>untuk</w:t>
            </w:r>
            <w:r w:rsidRPr="009404BB">
              <w:rPr>
                <w:sz w:val="20"/>
                <w:szCs w:val="20"/>
              </w:rPr>
              <w:t>',</w:t>
            </w:r>
            <w:r w:rsidRPr="009404BB">
              <w:rPr>
                <w:spacing w:val="-12"/>
                <w:sz w:val="20"/>
                <w:szCs w:val="20"/>
              </w:rPr>
              <w:t xml:space="preserve"> </w:t>
            </w:r>
            <w:r w:rsidRPr="009404BB">
              <w:rPr>
                <w:sz w:val="20"/>
                <w:szCs w:val="20"/>
              </w:rPr>
              <w:t>'</w:t>
            </w:r>
            <w:r>
              <w:rPr>
                <w:sz w:val="20"/>
                <w:szCs w:val="20"/>
              </w:rPr>
              <w:t>fitur</w:t>
            </w:r>
            <w:r w:rsidRPr="009404BB">
              <w:rPr>
                <w:sz w:val="20"/>
                <w:szCs w:val="20"/>
              </w:rPr>
              <w:t>',</w:t>
            </w:r>
            <w:r w:rsidRPr="009404BB">
              <w:rPr>
                <w:spacing w:val="-13"/>
                <w:sz w:val="20"/>
                <w:szCs w:val="20"/>
              </w:rPr>
              <w:t xml:space="preserve"> </w:t>
            </w:r>
            <w:r w:rsidRPr="003C70C5">
              <w:rPr>
                <w:sz w:val="20"/>
                <w:szCs w:val="20"/>
                <w:highlight w:val="yellow"/>
              </w:rPr>
              <w:t>'</w:t>
            </w:r>
            <w:r>
              <w:rPr>
                <w:sz w:val="20"/>
                <w:szCs w:val="20"/>
                <w:highlight w:val="yellow"/>
              </w:rPr>
              <w:t>login</w:t>
            </w:r>
            <w:r w:rsidRPr="003C70C5">
              <w:rPr>
                <w:sz w:val="20"/>
                <w:szCs w:val="20"/>
                <w:highlight w:val="yellow"/>
              </w:rPr>
              <w:t>'</w:t>
            </w:r>
            <w:r w:rsidRPr="009404BB">
              <w:rPr>
                <w:spacing w:val="-2"/>
                <w:sz w:val="20"/>
                <w:szCs w:val="20"/>
              </w:rPr>
              <w:t>]</w:t>
            </w:r>
          </w:p>
          <w:p w14:paraId="2B94BD13" w14:textId="3A3C2604" w:rsidR="008407A6" w:rsidRPr="009404BB" w:rsidRDefault="008407A6" w:rsidP="002E0F59">
            <w:pPr>
              <w:pStyle w:val="TableParagraph"/>
              <w:ind w:left="201" w:right="461"/>
              <w:rPr>
                <w:sz w:val="20"/>
                <w:szCs w:val="20"/>
              </w:rPr>
            </w:pPr>
          </w:p>
        </w:tc>
      </w:tr>
      <w:tr w:rsidR="008407A6" w:rsidRPr="009404BB" w14:paraId="2295920D" w14:textId="77777777" w:rsidTr="004D54C6">
        <w:trPr>
          <w:trHeight w:val="889"/>
        </w:trPr>
        <w:tc>
          <w:tcPr>
            <w:tcW w:w="2400" w:type="dxa"/>
          </w:tcPr>
          <w:p w14:paraId="7B7ACBE5" w14:textId="15D700C7" w:rsidR="008407A6" w:rsidRPr="004D54C6" w:rsidRDefault="004D54C6" w:rsidP="002E0F59">
            <w:pPr>
              <w:pStyle w:val="TableParagraph"/>
              <w:spacing w:before="101"/>
              <w:ind w:left="100" w:right="461"/>
              <w:rPr>
                <w:sz w:val="20"/>
                <w:szCs w:val="20"/>
              </w:rPr>
            </w:pPr>
            <w:r w:rsidRPr="004D54C6">
              <w:rPr>
                <w:sz w:val="20"/>
                <w:szCs w:val="20"/>
              </w:rPr>
              <w:t>['skenario',</w:t>
            </w:r>
            <w:r w:rsidRPr="004D54C6">
              <w:rPr>
                <w:spacing w:val="-13"/>
                <w:sz w:val="20"/>
                <w:szCs w:val="20"/>
              </w:rPr>
              <w:t xml:space="preserve"> </w:t>
            </w:r>
            <w:r w:rsidRPr="004D54C6">
              <w:rPr>
                <w:sz w:val="20"/>
                <w:szCs w:val="20"/>
              </w:rPr>
              <w:t>'apa',</w:t>
            </w:r>
            <w:r w:rsidRPr="004D54C6">
              <w:rPr>
                <w:spacing w:val="-12"/>
                <w:sz w:val="20"/>
                <w:szCs w:val="20"/>
              </w:rPr>
              <w:t xml:space="preserve"> </w:t>
            </w:r>
            <w:r w:rsidRPr="004D54C6">
              <w:rPr>
                <w:sz w:val="20"/>
                <w:szCs w:val="20"/>
              </w:rPr>
              <w:t>'yang',</w:t>
            </w:r>
            <w:r w:rsidRPr="004D54C6">
              <w:rPr>
                <w:spacing w:val="-13"/>
                <w:sz w:val="20"/>
                <w:szCs w:val="20"/>
              </w:rPr>
              <w:t xml:space="preserve"> </w:t>
            </w:r>
            <w:r w:rsidRPr="004D54C6">
              <w:rPr>
                <w:sz w:val="20"/>
                <w:szCs w:val="20"/>
              </w:rPr>
              <w:t xml:space="preserve">'harus', 'diuji', 'dalam', 'fitur', </w:t>
            </w:r>
            <w:r w:rsidR="003C70C5" w:rsidRPr="003C70C5">
              <w:rPr>
                <w:sz w:val="20"/>
                <w:szCs w:val="20"/>
                <w:highlight w:val="yellow"/>
              </w:rPr>
              <w:t>'regis'</w:t>
            </w:r>
            <w:r w:rsidRPr="004D54C6">
              <w:rPr>
                <w:sz w:val="20"/>
                <w:szCs w:val="20"/>
              </w:rPr>
              <w:t>]</w:t>
            </w:r>
          </w:p>
          <w:p w14:paraId="4C1396CB" w14:textId="7D2A77A3" w:rsidR="004D54C6" w:rsidRPr="004D54C6" w:rsidRDefault="004D54C6" w:rsidP="002E0F59">
            <w:pPr>
              <w:pStyle w:val="TableParagraph"/>
              <w:spacing w:before="101"/>
              <w:ind w:left="100" w:right="461"/>
              <w:rPr>
                <w:sz w:val="20"/>
                <w:szCs w:val="20"/>
              </w:rPr>
            </w:pPr>
          </w:p>
        </w:tc>
        <w:tc>
          <w:tcPr>
            <w:tcW w:w="2489" w:type="dxa"/>
          </w:tcPr>
          <w:p w14:paraId="57819DF5" w14:textId="613CADCF" w:rsidR="008407A6" w:rsidRPr="004D54C6" w:rsidRDefault="004D54C6" w:rsidP="002E0F59">
            <w:pPr>
              <w:pStyle w:val="TableParagraph"/>
              <w:ind w:left="201" w:right="461"/>
              <w:rPr>
                <w:sz w:val="20"/>
                <w:szCs w:val="20"/>
              </w:rPr>
            </w:pPr>
            <w:r w:rsidRPr="004D54C6">
              <w:rPr>
                <w:sz w:val="20"/>
                <w:szCs w:val="20"/>
              </w:rPr>
              <w:t>['skenario',</w:t>
            </w:r>
            <w:r w:rsidRPr="004D54C6">
              <w:rPr>
                <w:spacing w:val="-13"/>
                <w:sz w:val="20"/>
                <w:szCs w:val="20"/>
              </w:rPr>
              <w:t xml:space="preserve"> </w:t>
            </w:r>
            <w:r w:rsidRPr="004D54C6">
              <w:rPr>
                <w:sz w:val="20"/>
                <w:szCs w:val="20"/>
              </w:rPr>
              <w:t>'apa',</w:t>
            </w:r>
            <w:r w:rsidRPr="004D54C6">
              <w:rPr>
                <w:spacing w:val="-12"/>
                <w:sz w:val="20"/>
                <w:szCs w:val="20"/>
              </w:rPr>
              <w:t xml:space="preserve"> </w:t>
            </w:r>
            <w:r w:rsidRPr="004D54C6">
              <w:rPr>
                <w:sz w:val="20"/>
                <w:szCs w:val="20"/>
              </w:rPr>
              <w:t>'yang',</w:t>
            </w:r>
            <w:r w:rsidRPr="004D54C6">
              <w:rPr>
                <w:spacing w:val="-13"/>
                <w:sz w:val="20"/>
                <w:szCs w:val="20"/>
              </w:rPr>
              <w:t xml:space="preserve"> </w:t>
            </w:r>
            <w:r w:rsidRPr="004D54C6">
              <w:rPr>
                <w:sz w:val="20"/>
                <w:szCs w:val="20"/>
              </w:rPr>
              <w:t xml:space="preserve">'harus', 'diuji', 'dalam', 'fitur', </w:t>
            </w:r>
            <w:r w:rsidRPr="003C70C5">
              <w:rPr>
                <w:sz w:val="20"/>
                <w:szCs w:val="20"/>
                <w:highlight w:val="yellow"/>
              </w:rPr>
              <w:t>'registrasi'</w:t>
            </w:r>
            <w:r w:rsidRPr="004D54C6">
              <w:rPr>
                <w:sz w:val="20"/>
                <w:szCs w:val="20"/>
              </w:rPr>
              <w:t>]</w:t>
            </w:r>
          </w:p>
        </w:tc>
      </w:tr>
      <w:tr w:rsidR="008407A6" w:rsidRPr="009404BB" w14:paraId="70207911" w14:textId="77777777" w:rsidTr="004D54C6">
        <w:trPr>
          <w:trHeight w:val="1122"/>
        </w:trPr>
        <w:tc>
          <w:tcPr>
            <w:tcW w:w="2400" w:type="dxa"/>
          </w:tcPr>
          <w:p w14:paraId="29F22E60" w14:textId="21B07071" w:rsidR="008407A6" w:rsidRPr="003C70C5" w:rsidRDefault="004D54C6" w:rsidP="003C70C5">
            <w:pPr>
              <w:pStyle w:val="TableParagraph"/>
              <w:spacing w:before="101"/>
              <w:ind w:left="100" w:right="461"/>
              <w:rPr>
                <w:sz w:val="20"/>
                <w:szCs w:val="20"/>
              </w:rPr>
            </w:pPr>
            <w:r w:rsidRPr="004D54C6">
              <w:rPr>
                <w:sz w:val="20"/>
                <w:szCs w:val="20"/>
              </w:rPr>
              <w:t>['apa',</w:t>
            </w:r>
            <w:r w:rsidRPr="004D54C6">
              <w:rPr>
                <w:spacing w:val="-10"/>
                <w:sz w:val="20"/>
                <w:szCs w:val="20"/>
              </w:rPr>
              <w:t xml:space="preserve"> </w:t>
            </w:r>
            <w:r w:rsidRPr="004D54C6">
              <w:rPr>
                <w:sz w:val="20"/>
                <w:szCs w:val="20"/>
              </w:rPr>
              <w:t>'saja',</w:t>
            </w:r>
            <w:r w:rsidRPr="004D54C6">
              <w:rPr>
                <w:spacing w:val="-9"/>
                <w:sz w:val="20"/>
                <w:szCs w:val="20"/>
              </w:rPr>
              <w:t xml:space="preserve"> </w:t>
            </w:r>
            <w:r w:rsidRPr="004D54C6">
              <w:rPr>
                <w:sz w:val="20"/>
                <w:szCs w:val="20"/>
              </w:rPr>
              <w:t>'step',</w:t>
            </w:r>
            <w:r w:rsidRPr="004D54C6">
              <w:rPr>
                <w:spacing w:val="-7"/>
                <w:sz w:val="20"/>
                <w:szCs w:val="20"/>
              </w:rPr>
              <w:t xml:space="preserve"> </w:t>
            </w:r>
            <w:r w:rsidRPr="004D54C6">
              <w:rPr>
                <w:spacing w:val="-2"/>
                <w:sz w:val="20"/>
                <w:szCs w:val="20"/>
              </w:rPr>
              <w:t>'dalam',</w:t>
            </w:r>
            <w:r w:rsidR="003C70C5">
              <w:rPr>
                <w:sz w:val="20"/>
                <w:szCs w:val="20"/>
              </w:rPr>
              <w:t xml:space="preserve"> </w:t>
            </w:r>
            <w:r w:rsidRPr="004D54C6">
              <w:rPr>
                <w:sz w:val="20"/>
                <w:szCs w:val="20"/>
              </w:rPr>
              <w:t>'menguji',</w:t>
            </w:r>
            <w:r w:rsidRPr="004D54C6">
              <w:rPr>
                <w:spacing w:val="-8"/>
                <w:sz w:val="20"/>
                <w:szCs w:val="20"/>
              </w:rPr>
              <w:t xml:space="preserve"> </w:t>
            </w:r>
            <w:r w:rsidRPr="004D54C6">
              <w:rPr>
                <w:sz w:val="20"/>
                <w:szCs w:val="20"/>
              </w:rPr>
              <w:t>'test',</w:t>
            </w:r>
            <w:r w:rsidRPr="004D54C6">
              <w:rPr>
                <w:spacing w:val="-9"/>
                <w:sz w:val="20"/>
                <w:szCs w:val="20"/>
              </w:rPr>
              <w:t xml:space="preserve"> </w:t>
            </w:r>
            <w:r w:rsidRPr="004D54C6">
              <w:rPr>
                <w:sz w:val="20"/>
                <w:szCs w:val="20"/>
              </w:rPr>
              <w:t>'case',</w:t>
            </w:r>
            <w:r w:rsidRPr="004D54C6">
              <w:rPr>
                <w:spacing w:val="-8"/>
                <w:sz w:val="20"/>
                <w:szCs w:val="20"/>
              </w:rPr>
              <w:t xml:space="preserve"> </w:t>
            </w:r>
            <w:r w:rsidRPr="004D54C6">
              <w:rPr>
                <w:spacing w:val="-2"/>
                <w:sz w:val="20"/>
                <w:szCs w:val="20"/>
              </w:rPr>
              <w:t>'lupa'</w:t>
            </w:r>
            <w:r w:rsidRPr="004D54C6">
              <w:rPr>
                <w:sz w:val="20"/>
                <w:szCs w:val="20"/>
              </w:rPr>
              <w:t>,</w:t>
            </w:r>
            <w:r w:rsidRPr="004D54C6">
              <w:rPr>
                <w:spacing w:val="-8"/>
                <w:sz w:val="20"/>
                <w:szCs w:val="20"/>
              </w:rPr>
              <w:t xml:space="preserve"> </w:t>
            </w:r>
            <w:r w:rsidRPr="003C70C5">
              <w:rPr>
                <w:spacing w:val="-2"/>
                <w:sz w:val="20"/>
                <w:szCs w:val="20"/>
                <w:highlight w:val="yellow"/>
              </w:rPr>
              <w:t>'</w:t>
            </w:r>
            <w:r w:rsidR="003C70C5" w:rsidRPr="003C70C5">
              <w:rPr>
                <w:spacing w:val="-2"/>
                <w:sz w:val="20"/>
                <w:szCs w:val="20"/>
                <w:highlight w:val="yellow"/>
              </w:rPr>
              <w:t>kata sandi</w:t>
            </w:r>
            <w:r w:rsidRPr="003C70C5">
              <w:rPr>
                <w:spacing w:val="-2"/>
                <w:sz w:val="20"/>
                <w:szCs w:val="20"/>
                <w:highlight w:val="yellow"/>
              </w:rPr>
              <w:t>'</w:t>
            </w:r>
            <w:r w:rsidRPr="004D54C6">
              <w:rPr>
                <w:spacing w:val="-2"/>
                <w:sz w:val="20"/>
                <w:szCs w:val="20"/>
              </w:rPr>
              <w:t>]</w:t>
            </w:r>
          </w:p>
          <w:p w14:paraId="5F10D297" w14:textId="24025921" w:rsidR="004D54C6" w:rsidRPr="004D54C6" w:rsidRDefault="004D54C6" w:rsidP="004D54C6">
            <w:pPr>
              <w:pStyle w:val="TableParagraph"/>
              <w:spacing w:before="101"/>
              <w:ind w:left="100" w:right="461"/>
              <w:rPr>
                <w:sz w:val="20"/>
                <w:szCs w:val="20"/>
              </w:rPr>
            </w:pPr>
          </w:p>
        </w:tc>
        <w:tc>
          <w:tcPr>
            <w:tcW w:w="2489" w:type="dxa"/>
          </w:tcPr>
          <w:p w14:paraId="30ED0142" w14:textId="77777777" w:rsidR="004D54C6" w:rsidRPr="004D54C6" w:rsidRDefault="004D54C6" w:rsidP="004D54C6">
            <w:pPr>
              <w:pStyle w:val="TableParagraph"/>
              <w:spacing w:before="101"/>
              <w:ind w:left="100" w:right="461"/>
              <w:rPr>
                <w:sz w:val="20"/>
                <w:szCs w:val="20"/>
              </w:rPr>
            </w:pPr>
            <w:r w:rsidRPr="004D54C6">
              <w:rPr>
                <w:sz w:val="20"/>
                <w:szCs w:val="20"/>
              </w:rPr>
              <w:t>['apa',</w:t>
            </w:r>
            <w:r w:rsidRPr="004D54C6">
              <w:rPr>
                <w:spacing w:val="-10"/>
                <w:sz w:val="20"/>
                <w:szCs w:val="20"/>
              </w:rPr>
              <w:t xml:space="preserve"> </w:t>
            </w:r>
            <w:r w:rsidRPr="004D54C6">
              <w:rPr>
                <w:sz w:val="20"/>
                <w:szCs w:val="20"/>
              </w:rPr>
              <w:t>'saja',</w:t>
            </w:r>
            <w:r w:rsidRPr="004D54C6">
              <w:rPr>
                <w:spacing w:val="-9"/>
                <w:sz w:val="20"/>
                <w:szCs w:val="20"/>
              </w:rPr>
              <w:t xml:space="preserve"> </w:t>
            </w:r>
            <w:r w:rsidRPr="004D54C6">
              <w:rPr>
                <w:sz w:val="20"/>
                <w:szCs w:val="20"/>
              </w:rPr>
              <w:t>'step',</w:t>
            </w:r>
            <w:r w:rsidRPr="004D54C6">
              <w:rPr>
                <w:spacing w:val="-7"/>
                <w:sz w:val="20"/>
                <w:szCs w:val="20"/>
              </w:rPr>
              <w:t xml:space="preserve"> </w:t>
            </w:r>
            <w:r w:rsidRPr="004D54C6">
              <w:rPr>
                <w:spacing w:val="-2"/>
                <w:sz w:val="20"/>
                <w:szCs w:val="20"/>
              </w:rPr>
              <w:t>'dalam',</w:t>
            </w:r>
          </w:p>
          <w:p w14:paraId="2995BA80" w14:textId="20D57A78" w:rsidR="008407A6" w:rsidRPr="004D54C6" w:rsidRDefault="004D54C6" w:rsidP="000E5F82">
            <w:pPr>
              <w:pStyle w:val="TableParagraph"/>
              <w:keepNext/>
              <w:spacing w:before="1"/>
              <w:ind w:left="201" w:right="461"/>
              <w:rPr>
                <w:sz w:val="20"/>
                <w:szCs w:val="20"/>
              </w:rPr>
            </w:pPr>
            <w:r w:rsidRPr="004D54C6">
              <w:rPr>
                <w:sz w:val="20"/>
                <w:szCs w:val="20"/>
              </w:rPr>
              <w:t>'menguji',</w:t>
            </w:r>
            <w:r w:rsidRPr="004D54C6">
              <w:rPr>
                <w:spacing w:val="-8"/>
                <w:sz w:val="20"/>
                <w:szCs w:val="20"/>
              </w:rPr>
              <w:t xml:space="preserve"> </w:t>
            </w:r>
            <w:r w:rsidRPr="004D54C6">
              <w:rPr>
                <w:sz w:val="20"/>
                <w:szCs w:val="20"/>
              </w:rPr>
              <w:t>'test',</w:t>
            </w:r>
            <w:r w:rsidRPr="004D54C6">
              <w:rPr>
                <w:spacing w:val="-9"/>
                <w:sz w:val="20"/>
                <w:szCs w:val="20"/>
              </w:rPr>
              <w:t xml:space="preserve"> </w:t>
            </w:r>
            <w:r w:rsidRPr="004D54C6">
              <w:rPr>
                <w:sz w:val="20"/>
                <w:szCs w:val="20"/>
              </w:rPr>
              <w:t>'case',</w:t>
            </w:r>
            <w:r w:rsidRPr="004D54C6">
              <w:rPr>
                <w:spacing w:val="-8"/>
                <w:sz w:val="20"/>
                <w:szCs w:val="20"/>
              </w:rPr>
              <w:t xml:space="preserve"> </w:t>
            </w:r>
            <w:r w:rsidRPr="004D54C6">
              <w:rPr>
                <w:spacing w:val="-2"/>
                <w:sz w:val="20"/>
                <w:szCs w:val="20"/>
              </w:rPr>
              <w:t>'lupa'</w:t>
            </w:r>
            <w:r w:rsidRPr="004D54C6">
              <w:rPr>
                <w:sz w:val="20"/>
                <w:szCs w:val="20"/>
              </w:rPr>
              <w:t>,</w:t>
            </w:r>
            <w:r w:rsidRPr="004D54C6">
              <w:rPr>
                <w:spacing w:val="-8"/>
                <w:sz w:val="20"/>
                <w:szCs w:val="20"/>
              </w:rPr>
              <w:t xml:space="preserve"> </w:t>
            </w:r>
            <w:r w:rsidRPr="003C70C5">
              <w:rPr>
                <w:spacing w:val="-2"/>
                <w:sz w:val="20"/>
                <w:szCs w:val="20"/>
                <w:highlight w:val="yellow"/>
              </w:rPr>
              <w:t>'password'</w:t>
            </w:r>
            <w:r w:rsidRPr="004D54C6">
              <w:rPr>
                <w:spacing w:val="-2"/>
                <w:sz w:val="20"/>
                <w:szCs w:val="20"/>
              </w:rPr>
              <w:t>]</w:t>
            </w:r>
          </w:p>
        </w:tc>
      </w:tr>
    </w:tbl>
    <w:p w14:paraId="11E4AA4B" w14:textId="2B578E69" w:rsidR="00163DC7" w:rsidRDefault="00163DC7" w:rsidP="00163DC7">
      <w:pPr>
        <w:pStyle w:val="Heading5"/>
        <w:tabs>
          <w:tab w:val="left" w:pos="618"/>
        </w:tabs>
        <w:ind w:left="142" w:right="461" w:firstLine="426"/>
        <w:jc w:val="both"/>
        <w:rPr>
          <w:rFonts w:ascii="Times New Roman" w:eastAsia="Times New Roman" w:hAnsi="Times New Roman" w:cs="Times New Roman"/>
          <w:color w:val="auto"/>
          <w:sz w:val="20"/>
          <w:szCs w:val="20"/>
          <w:lang w:val="id"/>
        </w:rPr>
      </w:pPr>
      <w:r w:rsidRPr="00163DC7">
        <w:rPr>
          <w:rFonts w:ascii="Times New Roman" w:eastAsia="Times New Roman" w:hAnsi="Times New Roman" w:cs="Times New Roman"/>
          <w:color w:val="auto"/>
          <w:sz w:val="20"/>
          <w:szCs w:val="20"/>
          <w:lang w:val="id"/>
        </w:rPr>
        <w:lastRenderedPageBreak/>
        <w:t>Dari hasil eksperimen pada Tabel 4.1</w:t>
      </w:r>
      <w:r>
        <w:rPr>
          <w:rFonts w:ascii="Times New Roman" w:eastAsia="Times New Roman" w:hAnsi="Times New Roman" w:cs="Times New Roman"/>
          <w:color w:val="auto"/>
          <w:sz w:val="20"/>
          <w:szCs w:val="20"/>
          <w:lang w:val="id"/>
        </w:rPr>
        <w:t>7</w:t>
      </w:r>
      <w:r w:rsidRPr="00163DC7">
        <w:rPr>
          <w:rFonts w:ascii="Times New Roman" w:eastAsia="Times New Roman" w:hAnsi="Times New Roman" w:cs="Times New Roman"/>
          <w:color w:val="auto"/>
          <w:sz w:val="20"/>
          <w:szCs w:val="20"/>
          <w:lang w:val="id"/>
        </w:rPr>
        <w:t>, terlihat bahwa sistem pada chatbot</w:t>
      </w:r>
      <w:r>
        <w:rPr>
          <w:rFonts w:ascii="Times New Roman" w:eastAsia="Times New Roman" w:hAnsi="Times New Roman" w:cs="Times New Roman"/>
          <w:color w:val="auto"/>
          <w:sz w:val="20"/>
          <w:szCs w:val="20"/>
          <w:lang w:val="id"/>
        </w:rPr>
        <w:t xml:space="preserve"> </w:t>
      </w:r>
      <w:r w:rsidRPr="00163DC7">
        <w:rPr>
          <w:rFonts w:ascii="Times New Roman" w:eastAsia="Times New Roman" w:hAnsi="Times New Roman" w:cs="Times New Roman"/>
          <w:color w:val="auto"/>
          <w:sz w:val="20"/>
          <w:szCs w:val="20"/>
          <w:lang w:val="id"/>
        </w:rPr>
        <w:t>yang digunakan untuk mendeteksi kata sinonim dalam pertanyaan pengguna dapat berjalan dengan baik. Hal ini terbukti dari kosakata yang ditandai dengan warna kuning pada token di Tabel 4.</w:t>
      </w:r>
      <w:r>
        <w:rPr>
          <w:rFonts w:ascii="Times New Roman" w:eastAsia="Times New Roman" w:hAnsi="Times New Roman" w:cs="Times New Roman"/>
          <w:color w:val="auto"/>
          <w:sz w:val="20"/>
          <w:szCs w:val="20"/>
          <w:lang w:val="id"/>
        </w:rPr>
        <w:t>17</w:t>
      </w:r>
      <w:r w:rsidRPr="00163DC7">
        <w:rPr>
          <w:rFonts w:ascii="Times New Roman" w:eastAsia="Times New Roman" w:hAnsi="Times New Roman" w:cs="Times New Roman"/>
          <w:color w:val="auto"/>
          <w:sz w:val="20"/>
          <w:szCs w:val="20"/>
          <w:lang w:val="id"/>
        </w:rPr>
        <w:t>, di mana kata "</w:t>
      </w:r>
      <w:r w:rsidR="006E4655">
        <w:rPr>
          <w:rFonts w:ascii="Times New Roman" w:eastAsia="Times New Roman" w:hAnsi="Times New Roman" w:cs="Times New Roman"/>
          <w:color w:val="auto"/>
          <w:sz w:val="20"/>
          <w:szCs w:val="20"/>
          <w:lang w:val="id"/>
        </w:rPr>
        <w:t>masuk</w:t>
      </w:r>
      <w:r w:rsidRPr="00163DC7">
        <w:rPr>
          <w:rFonts w:ascii="Times New Roman" w:eastAsia="Times New Roman" w:hAnsi="Times New Roman" w:cs="Times New Roman"/>
          <w:color w:val="auto"/>
          <w:sz w:val="20"/>
          <w:szCs w:val="20"/>
          <w:lang w:val="id"/>
        </w:rPr>
        <w:t>" diubah menjadi "</w:t>
      </w:r>
      <w:r w:rsidR="006E4655">
        <w:rPr>
          <w:rFonts w:ascii="Times New Roman" w:eastAsia="Times New Roman" w:hAnsi="Times New Roman" w:cs="Times New Roman"/>
          <w:color w:val="auto"/>
          <w:sz w:val="20"/>
          <w:szCs w:val="20"/>
          <w:lang w:val="id"/>
        </w:rPr>
        <w:t>login</w:t>
      </w:r>
      <w:r w:rsidRPr="00163DC7">
        <w:rPr>
          <w:rFonts w:ascii="Times New Roman" w:eastAsia="Times New Roman" w:hAnsi="Times New Roman" w:cs="Times New Roman"/>
          <w:color w:val="auto"/>
          <w:sz w:val="20"/>
          <w:szCs w:val="20"/>
          <w:lang w:val="id"/>
        </w:rPr>
        <w:t>", kata "</w:t>
      </w:r>
      <w:r>
        <w:rPr>
          <w:rFonts w:ascii="Times New Roman" w:eastAsia="Times New Roman" w:hAnsi="Times New Roman" w:cs="Times New Roman"/>
          <w:color w:val="auto"/>
          <w:sz w:val="20"/>
          <w:szCs w:val="20"/>
          <w:lang w:val="id"/>
        </w:rPr>
        <w:t>regis</w:t>
      </w:r>
      <w:r w:rsidRPr="00163DC7">
        <w:rPr>
          <w:rFonts w:ascii="Times New Roman" w:eastAsia="Times New Roman" w:hAnsi="Times New Roman" w:cs="Times New Roman"/>
          <w:color w:val="auto"/>
          <w:sz w:val="20"/>
          <w:szCs w:val="20"/>
          <w:lang w:val="id"/>
        </w:rPr>
        <w:t>" menjadi "</w:t>
      </w:r>
      <w:r>
        <w:rPr>
          <w:rFonts w:ascii="Times New Roman" w:eastAsia="Times New Roman" w:hAnsi="Times New Roman" w:cs="Times New Roman"/>
          <w:color w:val="auto"/>
          <w:sz w:val="20"/>
          <w:szCs w:val="20"/>
          <w:lang w:val="id"/>
        </w:rPr>
        <w:t>registrasi</w:t>
      </w:r>
      <w:r w:rsidRPr="00163DC7">
        <w:rPr>
          <w:rFonts w:ascii="Times New Roman" w:eastAsia="Times New Roman" w:hAnsi="Times New Roman" w:cs="Times New Roman"/>
          <w:color w:val="auto"/>
          <w:sz w:val="20"/>
          <w:szCs w:val="20"/>
          <w:lang w:val="id"/>
        </w:rPr>
        <w:t>",</w:t>
      </w:r>
      <w:r>
        <w:rPr>
          <w:rFonts w:ascii="Times New Roman" w:eastAsia="Times New Roman" w:hAnsi="Times New Roman" w:cs="Times New Roman"/>
          <w:color w:val="auto"/>
          <w:sz w:val="20"/>
          <w:szCs w:val="20"/>
          <w:lang w:val="id"/>
        </w:rPr>
        <w:t xml:space="preserve"> </w:t>
      </w:r>
      <w:r w:rsidRPr="00163DC7">
        <w:rPr>
          <w:rFonts w:ascii="Times New Roman" w:eastAsia="Times New Roman" w:hAnsi="Times New Roman" w:cs="Times New Roman"/>
          <w:color w:val="auto"/>
          <w:sz w:val="20"/>
          <w:szCs w:val="20"/>
          <w:lang w:val="id"/>
        </w:rPr>
        <w:t>dan kata "</w:t>
      </w:r>
      <w:r>
        <w:rPr>
          <w:rFonts w:ascii="Times New Roman" w:eastAsia="Times New Roman" w:hAnsi="Times New Roman" w:cs="Times New Roman"/>
          <w:color w:val="auto"/>
          <w:sz w:val="20"/>
          <w:szCs w:val="20"/>
          <w:lang w:val="id"/>
        </w:rPr>
        <w:t>kata sandi</w:t>
      </w:r>
      <w:r w:rsidRPr="00163DC7">
        <w:rPr>
          <w:rFonts w:ascii="Times New Roman" w:eastAsia="Times New Roman" w:hAnsi="Times New Roman" w:cs="Times New Roman"/>
          <w:color w:val="auto"/>
          <w:sz w:val="20"/>
          <w:szCs w:val="20"/>
          <w:lang w:val="id"/>
        </w:rPr>
        <w:t>" diubah menjadi "</w:t>
      </w:r>
      <w:r>
        <w:rPr>
          <w:rFonts w:ascii="Times New Roman" w:eastAsia="Times New Roman" w:hAnsi="Times New Roman" w:cs="Times New Roman"/>
          <w:color w:val="auto"/>
          <w:sz w:val="20"/>
          <w:szCs w:val="20"/>
          <w:lang w:val="id"/>
        </w:rPr>
        <w:t>password</w:t>
      </w:r>
      <w:r w:rsidRPr="00163DC7">
        <w:rPr>
          <w:rFonts w:ascii="Times New Roman" w:eastAsia="Times New Roman" w:hAnsi="Times New Roman" w:cs="Times New Roman"/>
          <w:color w:val="auto"/>
          <w:sz w:val="20"/>
          <w:szCs w:val="20"/>
          <w:lang w:val="id"/>
        </w:rPr>
        <w:t xml:space="preserve">", serta kata-kata lainnya sesuai dengan daftar </w:t>
      </w:r>
      <w:r>
        <w:rPr>
          <w:rFonts w:ascii="Times New Roman" w:eastAsia="Times New Roman" w:hAnsi="Times New Roman" w:cs="Times New Roman"/>
          <w:color w:val="auto"/>
          <w:sz w:val="20"/>
          <w:szCs w:val="20"/>
          <w:lang w:val="id"/>
        </w:rPr>
        <w:t>synonym</w:t>
      </w:r>
      <w:r w:rsidRPr="00163DC7">
        <w:rPr>
          <w:rFonts w:ascii="Times New Roman" w:eastAsia="Times New Roman" w:hAnsi="Times New Roman" w:cs="Times New Roman"/>
          <w:color w:val="auto"/>
          <w:sz w:val="20"/>
          <w:szCs w:val="20"/>
          <w:lang w:val="id"/>
        </w:rPr>
        <w:t xml:space="preserve"> yang ada dalam sistem. Proses deteksi </w:t>
      </w:r>
      <w:r w:rsidR="00CD360F">
        <w:rPr>
          <w:rFonts w:ascii="Times New Roman" w:eastAsia="Times New Roman" w:hAnsi="Times New Roman" w:cs="Times New Roman"/>
          <w:color w:val="auto"/>
          <w:sz w:val="20"/>
          <w:szCs w:val="20"/>
          <w:lang w:val="id"/>
        </w:rPr>
        <w:t>synonym</w:t>
      </w:r>
      <w:r w:rsidRPr="00163DC7">
        <w:rPr>
          <w:rFonts w:ascii="Times New Roman" w:eastAsia="Times New Roman" w:hAnsi="Times New Roman" w:cs="Times New Roman"/>
          <w:color w:val="auto"/>
          <w:sz w:val="20"/>
          <w:szCs w:val="20"/>
          <w:lang w:val="id"/>
        </w:rPr>
        <w:t xml:space="preserve"> ini dilakukan tepat setelah langkah tokenisasi teks dalam proses preprocessing teks, sehingga kalimat input telah diubah ke dalam bentuk token untuk memudahkan proses pengecekan kata per kata.</w:t>
      </w:r>
      <w:r>
        <w:rPr>
          <w:rFonts w:ascii="Times New Roman" w:eastAsia="Times New Roman" w:hAnsi="Times New Roman" w:cs="Times New Roman"/>
          <w:color w:val="auto"/>
          <w:sz w:val="20"/>
          <w:szCs w:val="20"/>
          <w:lang w:val="id"/>
        </w:rPr>
        <w:t xml:space="preserve"> </w:t>
      </w:r>
    </w:p>
    <w:p w14:paraId="4A3AAA0A" w14:textId="144D9DB4" w:rsidR="00163DC7" w:rsidRDefault="00163DC7" w:rsidP="00163DC7">
      <w:pPr>
        <w:rPr>
          <w:lang w:val="id"/>
        </w:rPr>
      </w:pPr>
      <w:r>
        <w:rPr>
          <w:lang w:val="id"/>
        </w:rPr>
        <w:tab/>
      </w:r>
    </w:p>
    <w:p w14:paraId="4894511D" w14:textId="39C74149" w:rsidR="008407A6" w:rsidRPr="008407A6" w:rsidRDefault="00163DC7" w:rsidP="00163DC7">
      <w:pPr>
        <w:ind w:left="142" w:firstLine="567"/>
        <w:jc w:val="both"/>
        <w:rPr>
          <w:lang w:val="id"/>
        </w:rPr>
      </w:pPr>
      <w:r w:rsidRPr="00163DC7">
        <w:rPr>
          <w:sz w:val="20"/>
          <w:szCs w:val="20"/>
          <w:lang w:val="id"/>
        </w:rPr>
        <w:t>Jika ada kata sinonim yang ditemukan, output dari proses ini akan disimpan dalam sebuah array baru. Selanjutnya, token input dan token sinonim akan diproses sesuai dengan langkah-langkah selanjutnya, yaitu filtering, stemming, dan seterusnya.</w:t>
      </w:r>
    </w:p>
    <w:p w14:paraId="00D3F5E5" w14:textId="77777777" w:rsidR="008407A6" w:rsidRPr="008407A6" w:rsidRDefault="008407A6" w:rsidP="008407A6"/>
    <w:p w14:paraId="15A797C3" w14:textId="5A91EB5D" w:rsidR="002C01CC" w:rsidRPr="009404BB" w:rsidRDefault="008407A6" w:rsidP="008407A6">
      <w:pPr>
        <w:pStyle w:val="Heading5"/>
        <w:tabs>
          <w:tab w:val="left" w:pos="618"/>
        </w:tabs>
        <w:ind w:left="142" w:right="461"/>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xml:space="preserve">4.6.3 </w:t>
      </w:r>
      <w:r w:rsidR="002C01CC" w:rsidRPr="009404BB">
        <w:rPr>
          <w:rFonts w:ascii="Times New Roman" w:hAnsi="Times New Roman" w:cs="Times New Roman"/>
          <w:b/>
          <w:bCs/>
          <w:color w:val="000000" w:themeColor="text1"/>
          <w:sz w:val="20"/>
          <w:szCs w:val="20"/>
        </w:rPr>
        <w:t>Eksperimen</w:t>
      </w:r>
      <w:r w:rsidR="002C01CC" w:rsidRPr="009404BB">
        <w:rPr>
          <w:rFonts w:ascii="Times New Roman" w:hAnsi="Times New Roman" w:cs="Times New Roman"/>
          <w:b/>
          <w:bCs/>
          <w:color w:val="000000" w:themeColor="text1"/>
          <w:spacing w:val="-9"/>
          <w:sz w:val="20"/>
          <w:szCs w:val="20"/>
        </w:rPr>
        <w:t xml:space="preserve"> </w:t>
      </w:r>
      <w:r w:rsidR="002C01CC" w:rsidRPr="009404BB">
        <w:rPr>
          <w:rFonts w:ascii="Times New Roman" w:hAnsi="Times New Roman" w:cs="Times New Roman"/>
          <w:b/>
          <w:bCs/>
          <w:color w:val="000000" w:themeColor="text1"/>
          <w:sz w:val="20"/>
          <w:szCs w:val="20"/>
        </w:rPr>
        <w:t>Text</w:t>
      </w:r>
      <w:r w:rsidR="002C01CC" w:rsidRPr="009404BB">
        <w:rPr>
          <w:rFonts w:ascii="Times New Roman" w:hAnsi="Times New Roman" w:cs="Times New Roman"/>
          <w:b/>
          <w:bCs/>
          <w:color w:val="000000" w:themeColor="text1"/>
          <w:spacing w:val="-8"/>
          <w:sz w:val="20"/>
          <w:szCs w:val="20"/>
        </w:rPr>
        <w:t xml:space="preserve"> </w:t>
      </w:r>
      <w:r w:rsidR="002C01CC" w:rsidRPr="009404BB">
        <w:rPr>
          <w:rFonts w:ascii="Times New Roman" w:hAnsi="Times New Roman" w:cs="Times New Roman"/>
          <w:b/>
          <w:bCs/>
          <w:color w:val="000000" w:themeColor="text1"/>
          <w:sz w:val="20"/>
          <w:szCs w:val="20"/>
        </w:rPr>
        <w:t>Vectorizing</w:t>
      </w:r>
      <w:r w:rsidR="002C01CC" w:rsidRPr="009404BB">
        <w:rPr>
          <w:rFonts w:ascii="Times New Roman" w:hAnsi="Times New Roman" w:cs="Times New Roman"/>
          <w:b/>
          <w:bCs/>
          <w:color w:val="000000" w:themeColor="text1"/>
          <w:spacing w:val="-7"/>
          <w:sz w:val="20"/>
          <w:szCs w:val="20"/>
        </w:rPr>
        <w:t xml:space="preserve"> </w:t>
      </w:r>
      <w:r w:rsidR="002C01CC" w:rsidRPr="009404BB">
        <w:rPr>
          <w:rFonts w:ascii="Times New Roman" w:hAnsi="Times New Roman" w:cs="Times New Roman"/>
          <w:b/>
          <w:bCs/>
          <w:color w:val="000000" w:themeColor="text1"/>
          <w:sz w:val="20"/>
          <w:szCs w:val="20"/>
        </w:rPr>
        <w:t>(TF-</w:t>
      </w:r>
      <w:r w:rsidR="002C01CC" w:rsidRPr="009404BB">
        <w:rPr>
          <w:rFonts w:ascii="Times New Roman" w:hAnsi="Times New Roman" w:cs="Times New Roman"/>
          <w:b/>
          <w:bCs/>
          <w:color w:val="000000" w:themeColor="text1"/>
          <w:spacing w:val="-4"/>
          <w:sz w:val="20"/>
          <w:szCs w:val="20"/>
        </w:rPr>
        <w:t>IDF)</w:t>
      </w:r>
    </w:p>
    <w:p w14:paraId="7FF58D25" w14:textId="6E349A4F" w:rsidR="003436A0" w:rsidRDefault="002C01CC" w:rsidP="008407A6">
      <w:pPr>
        <w:pStyle w:val="BodyText"/>
        <w:ind w:left="167" w:right="461" w:firstLine="256"/>
        <w:jc w:val="both"/>
        <w:rPr>
          <w:spacing w:val="-2"/>
        </w:rPr>
      </w:pPr>
      <w:r w:rsidRPr="009404BB">
        <w:t>Pengujian Text Vectorizing adalah pengujian yang dilakukan untuk mengetahui</w:t>
      </w:r>
      <w:r w:rsidRPr="009404BB">
        <w:rPr>
          <w:spacing w:val="-8"/>
        </w:rPr>
        <w:t xml:space="preserve"> </w:t>
      </w:r>
      <w:r w:rsidRPr="009404BB">
        <w:t>apakah</w:t>
      </w:r>
      <w:r w:rsidRPr="009404BB">
        <w:rPr>
          <w:spacing w:val="-5"/>
        </w:rPr>
        <w:t xml:space="preserve"> </w:t>
      </w:r>
      <w:r w:rsidRPr="009404BB">
        <w:t>sistem</w:t>
      </w:r>
      <w:r w:rsidRPr="009404BB">
        <w:rPr>
          <w:spacing w:val="-5"/>
        </w:rPr>
        <w:t xml:space="preserve"> </w:t>
      </w:r>
      <w:r w:rsidRPr="009404BB">
        <w:t>berhasil</w:t>
      </w:r>
      <w:r w:rsidRPr="009404BB">
        <w:rPr>
          <w:spacing w:val="-6"/>
        </w:rPr>
        <w:t xml:space="preserve"> </w:t>
      </w:r>
      <w:r w:rsidRPr="009404BB">
        <w:t>mengubah</w:t>
      </w:r>
      <w:r w:rsidRPr="009404BB">
        <w:rPr>
          <w:spacing w:val="-5"/>
        </w:rPr>
        <w:t xml:space="preserve"> </w:t>
      </w:r>
      <w:r w:rsidRPr="009404BB">
        <w:t>teks</w:t>
      </w:r>
      <w:r w:rsidRPr="009404BB">
        <w:rPr>
          <w:spacing w:val="-6"/>
        </w:rPr>
        <w:t xml:space="preserve"> </w:t>
      </w:r>
      <w:r w:rsidRPr="009404BB">
        <w:t>input</w:t>
      </w:r>
      <w:r w:rsidRPr="009404BB">
        <w:rPr>
          <w:spacing w:val="-6"/>
        </w:rPr>
        <w:t xml:space="preserve"> </w:t>
      </w:r>
      <w:r w:rsidRPr="009404BB">
        <w:t>menjadi</w:t>
      </w:r>
      <w:r w:rsidRPr="009404BB">
        <w:rPr>
          <w:spacing w:val="-6"/>
        </w:rPr>
        <w:t xml:space="preserve"> </w:t>
      </w:r>
      <w:r w:rsidRPr="009404BB">
        <w:t>vektor</w:t>
      </w:r>
      <w:r w:rsidRPr="009404BB">
        <w:rPr>
          <w:spacing w:val="-5"/>
        </w:rPr>
        <w:t xml:space="preserve"> </w:t>
      </w:r>
      <w:r w:rsidRPr="009404BB">
        <w:t xml:space="preserve">bilangan </w:t>
      </w:r>
      <w:r w:rsidRPr="009404BB">
        <w:rPr>
          <w:spacing w:val="-2"/>
        </w:rPr>
        <w:t>desimal.</w:t>
      </w:r>
    </w:p>
    <w:p w14:paraId="2D061EC2" w14:textId="77777777" w:rsidR="003436A0" w:rsidRPr="009404BB" w:rsidRDefault="003436A0" w:rsidP="002C01CC">
      <w:pPr>
        <w:pStyle w:val="BodyText"/>
        <w:ind w:left="167" w:right="461" w:firstLine="256"/>
        <w:jc w:val="both"/>
        <w:rPr>
          <w:spacing w:val="-2"/>
        </w:rPr>
      </w:pPr>
    </w:p>
    <w:p w14:paraId="5DC9A548" w14:textId="6FF0887D" w:rsidR="002C01CC" w:rsidRPr="009404BB" w:rsidRDefault="002C01CC" w:rsidP="002C01CC">
      <w:pPr>
        <w:pStyle w:val="Caption"/>
        <w:jc w:val="center"/>
        <w:rPr>
          <w:b/>
          <w:bCs/>
          <w:i w:val="0"/>
          <w:iCs w:val="0"/>
          <w:spacing w:val="-5"/>
          <w:sz w:val="20"/>
          <w:szCs w:val="20"/>
        </w:rPr>
      </w:pPr>
      <w:bookmarkStart w:id="118" w:name="_Toc189215665"/>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11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Vectorizing dengan TF-IDF</w:t>
      </w:r>
      <w:bookmarkEnd w:id="118"/>
    </w:p>
    <w:tbl>
      <w:tblPr>
        <w:tblpPr w:leftFromText="180" w:rightFromText="180" w:vertAnchor="text" w:horzAnchor="margin" w:tblpXSpec="center" w:tblpY="14"/>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58"/>
        <w:gridCol w:w="2631"/>
      </w:tblGrid>
      <w:tr w:rsidR="003436A0" w:rsidRPr="009404BB" w14:paraId="5EB0CEF8" w14:textId="77777777" w:rsidTr="003436A0">
        <w:trPr>
          <w:trHeight w:val="431"/>
        </w:trPr>
        <w:tc>
          <w:tcPr>
            <w:tcW w:w="2258" w:type="dxa"/>
          </w:tcPr>
          <w:p w14:paraId="304DBE9A" w14:textId="77777777" w:rsidR="003436A0" w:rsidRPr="009404BB" w:rsidRDefault="003436A0" w:rsidP="003436A0">
            <w:pPr>
              <w:pStyle w:val="TableParagraph"/>
              <w:spacing w:before="101"/>
              <w:ind w:left="16" w:right="461"/>
              <w:jc w:val="center"/>
              <w:rPr>
                <w:sz w:val="20"/>
                <w:szCs w:val="20"/>
              </w:rPr>
            </w:pPr>
            <w:r w:rsidRPr="009404BB">
              <w:rPr>
                <w:spacing w:val="-2"/>
                <w:sz w:val="20"/>
                <w:szCs w:val="20"/>
              </w:rPr>
              <w:t>INPUT</w:t>
            </w:r>
          </w:p>
        </w:tc>
        <w:tc>
          <w:tcPr>
            <w:tcW w:w="2631" w:type="dxa"/>
          </w:tcPr>
          <w:p w14:paraId="3195E64C" w14:textId="77777777" w:rsidR="003436A0" w:rsidRPr="009404BB" w:rsidRDefault="003436A0" w:rsidP="003436A0">
            <w:pPr>
              <w:pStyle w:val="TableParagraph"/>
              <w:spacing w:before="101"/>
              <w:ind w:left="19" w:right="461"/>
              <w:jc w:val="center"/>
              <w:rPr>
                <w:sz w:val="20"/>
                <w:szCs w:val="20"/>
              </w:rPr>
            </w:pPr>
            <w:r w:rsidRPr="009404BB">
              <w:rPr>
                <w:spacing w:val="-2"/>
                <w:sz w:val="20"/>
                <w:szCs w:val="20"/>
              </w:rPr>
              <w:t>VEKTOR</w:t>
            </w:r>
          </w:p>
        </w:tc>
      </w:tr>
      <w:tr w:rsidR="003436A0" w:rsidRPr="009404BB" w14:paraId="2263EB05" w14:textId="77777777" w:rsidTr="003436A0">
        <w:trPr>
          <w:trHeight w:val="659"/>
        </w:trPr>
        <w:tc>
          <w:tcPr>
            <w:tcW w:w="2258" w:type="dxa"/>
          </w:tcPr>
          <w:p w14:paraId="4000E65F" w14:textId="100F8A57" w:rsidR="003436A0" w:rsidRPr="009404BB" w:rsidRDefault="004C69AC" w:rsidP="003436A0">
            <w:pPr>
              <w:pStyle w:val="TableParagraph"/>
              <w:spacing w:before="101"/>
              <w:ind w:left="100" w:right="461"/>
              <w:rPr>
                <w:sz w:val="20"/>
                <w:szCs w:val="20"/>
              </w:rPr>
            </w:pPr>
            <w:r>
              <w:rPr>
                <w:sz w:val="20"/>
                <w:szCs w:val="20"/>
              </w:rPr>
              <w:t>test case login</w:t>
            </w:r>
          </w:p>
        </w:tc>
        <w:tc>
          <w:tcPr>
            <w:tcW w:w="2631" w:type="dxa"/>
          </w:tcPr>
          <w:p w14:paraId="7D92A206" w14:textId="77777777" w:rsidR="003436A0" w:rsidRPr="009404BB" w:rsidRDefault="003436A0" w:rsidP="003436A0">
            <w:pPr>
              <w:pStyle w:val="TableParagraph"/>
              <w:spacing w:before="101"/>
              <w:ind w:left="201" w:right="461"/>
              <w:rPr>
                <w:sz w:val="20"/>
                <w:szCs w:val="20"/>
              </w:rPr>
            </w:pPr>
            <w:r w:rsidRPr="009404BB">
              <w:rPr>
                <w:spacing w:val="-2"/>
                <w:sz w:val="20"/>
                <w:szCs w:val="20"/>
              </w:rPr>
              <w:t>0.57735027</w:t>
            </w:r>
          </w:p>
          <w:p w14:paraId="7D5EC65F" w14:textId="77777777" w:rsidR="003436A0" w:rsidRPr="009404BB" w:rsidRDefault="003436A0" w:rsidP="003436A0">
            <w:pPr>
              <w:pStyle w:val="TableParagraph"/>
              <w:ind w:left="201" w:right="461"/>
              <w:rPr>
                <w:spacing w:val="-2"/>
                <w:sz w:val="20"/>
                <w:szCs w:val="20"/>
              </w:rPr>
            </w:pPr>
            <w:r w:rsidRPr="009404BB">
              <w:rPr>
                <w:spacing w:val="-2"/>
                <w:sz w:val="20"/>
                <w:szCs w:val="20"/>
              </w:rPr>
              <w:t>0.57735027</w:t>
            </w:r>
          </w:p>
          <w:p w14:paraId="37ED3701" w14:textId="77777777" w:rsidR="003436A0" w:rsidRPr="009404BB" w:rsidRDefault="003436A0" w:rsidP="003436A0">
            <w:pPr>
              <w:pStyle w:val="TableParagraph"/>
              <w:ind w:left="201" w:right="461"/>
              <w:rPr>
                <w:sz w:val="20"/>
                <w:szCs w:val="20"/>
              </w:rPr>
            </w:pPr>
            <w:r w:rsidRPr="009404BB">
              <w:rPr>
                <w:spacing w:val="-2"/>
                <w:sz w:val="20"/>
                <w:szCs w:val="20"/>
              </w:rPr>
              <w:t>0.57735027</w:t>
            </w:r>
          </w:p>
        </w:tc>
      </w:tr>
      <w:tr w:rsidR="003436A0" w:rsidRPr="009404BB" w14:paraId="5F7EFF2A" w14:textId="77777777" w:rsidTr="003436A0">
        <w:trPr>
          <w:trHeight w:val="889"/>
        </w:trPr>
        <w:tc>
          <w:tcPr>
            <w:tcW w:w="2258" w:type="dxa"/>
          </w:tcPr>
          <w:p w14:paraId="6E3BE77F" w14:textId="77777777" w:rsidR="003436A0" w:rsidRPr="009404BB" w:rsidRDefault="003436A0" w:rsidP="003436A0">
            <w:pPr>
              <w:pStyle w:val="TableParagraph"/>
              <w:spacing w:before="101"/>
              <w:ind w:left="100" w:right="461"/>
              <w:rPr>
                <w:sz w:val="20"/>
                <w:szCs w:val="20"/>
              </w:rPr>
            </w:pPr>
            <w:r w:rsidRPr="009404BB">
              <w:rPr>
                <w:sz w:val="20"/>
                <w:szCs w:val="20"/>
              </w:rPr>
              <w:t>skenario uji fitur registrasi</w:t>
            </w:r>
          </w:p>
        </w:tc>
        <w:tc>
          <w:tcPr>
            <w:tcW w:w="2631" w:type="dxa"/>
          </w:tcPr>
          <w:p w14:paraId="0B2CD453" w14:textId="77777777" w:rsidR="003436A0" w:rsidRPr="009404BB" w:rsidRDefault="003436A0" w:rsidP="003436A0">
            <w:pPr>
              <w:pStyle w:val="TableParagraph"/>
              <w:spacing w:before="101"/>
              <w:ind w:left="201" w:right="461"/>
              <w:rPr>
                <w:sz w:val="20"/>
                <w:szCs w:val="20"/>
              </w:rPr>
            </w:pPr>
            <w:r w:rsidRPr="009404BB">
              <w:rPr>
                <w:spacing w:val="-2"/>
                <w:sz w:val="20"/>
                <w:szCs w:val="20"/>
              </w:rPr>
              <w:t>0.54658127</w:t>
            </w:r>
          </w:p>
          <w:p w14:paraId="51DA17E4" w14:textId="77777777" w:rsidR="003436A0" w:rsidRPr="009404BB" w:rsidRDefault="003436A0" w:rsidP="003436A0">
            <w:pPr>
              <w:pStyle w:val="TableParagraph"/>
              <w:ind w:left="201" w:right="461"/>
              <w:rPr>
                <w:sz w:val="20"/>
                <w:szCs w:val="20"/>
              </w:rPr>
            </w:pPr>
            <w:r w:rsidRPr="009404BB">
              <w:rPr>
                <w:spacing w:val="-2"/>
                <w:sz w:val="20"/>
                <w:szCs w:val="20"/>
              </w:rPr>
              <w:t>0.43337383</w:t>
            </w:r>
          </w:p>
          <w:p w14:paraId="36D37852" w14:textId="77777777" w:rsidR="003436A0" w:rsidRPr="009404BB" w:rsidRDefault="003436A0" w:rsidP="003436A0">
            <w:pPr>
              <w:pStyle w:val="TableParagraph"/>
              <w:ind w:left="201" w:right="461"/>
              <w:rPr>
                <w:spacing w:val="-2"/>
                <w:sz w:val="20"/>
                <w:szCs w:val="20"/>
              </w:rPr>
            </w:pPr>
            <w:r w:rsidRPr="009404BB">
              <w:rPr>
                <w:spacing w:val="-2"/>
                <w:sz w:val="20"/>
                <w:szCs w:val="20"/>
              </w:rPr>
              <w:t>0.63643908</w:t>
            </w:r>
          </w:p>
          <w:p w14:paraId="69BBAA3E" w14:textId="77777777" w:rsidR="003436A0" w:rsidRPr="009404BB" w:rsidRDefault="003436A0" w:rsidP="003436A0">
            <w:pPr>
              <w:pStyle w:val="TableParagraph"/>
              <w:ind w:left="201" w:right="461"/>
              <w:rPr>
                <w:sz w:val="20"/>
                <w:szCs w:val="20"/>
              </w:rPr>
            </w:pPr>
            <w:r w:rsidRPr="009404BB">
              <w:rPr>
                <w:spacing w:val="-2"/>
                <w:sz w:val="20"/>
                <w:szCs w:val="20"/>
              </w:rPr>
              <w:t>0.32921321</w:t>
            </w:r>
          </w:p>
        </w:tc>
      </w:tr>
      <w:tr w:rsidR="003436A0" w:rsidRPr="009404BB" w14:paraId="65CC6998" w14:textId="77777777" w:rsidTr="003436A0">
        <w:trPr>
          <w:trHeight w:val="1122"/>
        </w:trPr>
        <w:tc>
          <w:tcPr>
            <w:tcW w:w="2258" w:type="dxa"/>
          </w:tcPr>
          <w:p w14:paraId="260FC4A7" w14:textId="77777777" w:rsidR="003436A0" w:rsidRPr="009404BB" w:rsidRDefault="003436A0" w:rsidP="003436A0">
            <w:pPr>
              <w:pStyle w:val="TableParagraph"/>
              <w:spacing w:before="101"/>
              <w:ind w:left="100" w:right="461"/>
              <w:rPr>
                <w:sz w:val="20"/>
                <w:szCs w:val="20"/>
              </w:rPr>
            </w:pPr>
            <w:r w:rsidRPr="009404BB">
              <w:rPr>
                <w:sz w:val="20"/>
                <w:szCs w:val="20"/>
              </w:rPr>
              <w:lastRenderedPageBreak/>
              <w:t>step uji test case lupa password hasil</w:t>
            </w:r>
          </w:p>
        </w:tc>
        <w:tc>
          <w:tcPr>
            <w:tcW w:w="2631" w:type="dxa"/>
          </w:tcPr>
          <w:p w14:paraId="45F7FEB4" w14:textId="77777777" w:rsidR="003436A0" w:rsidRPr="009404BB" w:rsidRDefault="003436A0" w:rsidP="003436A0">
            <w:pPr>
              <w:pStyle w:val="TableParagraph"/>
              <w:spacing w:before="101"/>
              <w:ind w:left="201" w:right="461"/>
              <w:rPr>
                <w:sz w:val="20"/>
                <w:szCs w:val="20"/>
              </w:rPr>
            </w:pPr>
            <w:r w:rsidRPr="009404BB">
              <w:rPr>
                <w:spacing w:val="-2"/>
                <w:sz w:val="20"/>
                <w:szCs w:val="20"/>
              </w:rPr>
              <w:t>0.45204249</w:t>
            </w:r>
          </w:p>
          <w:p w14:paraId="55F31688" w14:textId="77777777" w:rsidR="003436A0" w:rsidRPr="009404BB" w:rsidRDefault="003436A0" w:rsidP="003436A0">
            <w:pPr>
              <w:pStyle w:val="TableParagraph"/>
              <w:ind w:left="201" w:right="461"/>
              <w:rPr>
                <w:sz w:val="20"/>
                <w:szCs w:val="20"/>
              </w:rPr>
            </w:pPr>
            <w:r w:rsidRPr="009404BB">
              <w:rPr>
                <w:spacing w:val="-2"/>
                <w:sz w:val="20"/>
                <w:szCs w:val="20"/>
              </w:rPr>
              <w:t>0.38821934</w:t>
            </w:r>
          </w:p>
          <w:p w14:paraId="69B442C2" w14:textId="77777777" w:rsidR="003436A0" w:rsidRPr="009404BB" w:rsidRDefault="003436A0" w:rsidP="003436A0">
            <w:pPr>
              <w:pStyle w:val="TableParagraph"/>
              <w:ind w:left="201" w:right="461"/>
              <w:rPr>
                <w:sz w:val="20"/>
                <w:szCs w:val="20"/>
              </w:rPr>
            </w:pPr>
            <w:r w:rsidRPr="009404BB">
              <w:rPr>
                <w:spacing w:val="-2"/>
                <w:sz w:val="20"/>
                <w:szCs w:val="20"/>
              </w:rPr>
              <w:t>0.3429361</w:t>
            </w:r>
          </w:p>
          <w:p w14:paraId="43720722" w14:textId="77777777" w:rsidR="003436A0" w:rsidRPr="009404BB" w:rsidRDefault="003436A0" w:rsidP="003436A0">
            <w:pPr>
              <w:pStyle w:val="TableParagraph"/>
              <w:spacing w:before="1"/>
              <w:ind w:left="201" w:right="461"/>
              <w:rPr>
                <w:spacing w:val="-2"/>
                <w:sz w:val="20"/>
                <w:szCs w:val="20"/>
              </w:rPr>
            </w:pPr>
            <w:r w:rsidRPr="009404BB">
              <w:rPr>
                <w:spacing w:val="-2"/>
                <w:sz w:val="20"/>
                <w:szCs w:val="20"/>
              </w:rPr>
              <w:t>0.3429361</w:t>
            </w:r>
          </w:p>
          <w:p w14:paraId="08888A75" w14:textId="77777777" w:rsidR="003436A0" w:rsidRPr="009404BB" w:rsidRDefault="003436A0" w:rsidP="003436A0">
            <w:pPr>
              <w:pStyle w:val="TableParagraph"/>
              <w:spacing w:before="1"/>
              <w:ind w:left="201" w:right="461"/>
              <w:rPr>
                <w:spacing w:val="-2"/>
                <w:sz w:val="20"/>
                <w:szCs w:val="20"/>
              </w:rPr>
            </w:pPr>
            <w:r w:rsidRPr="009404BB">
              <w:rPr>
                <w:spacing w:val="-2"/>
                <w:sz w:val="20"/>
                <w:szCs w:val="20"/>
              </w:rPr>
              <w:t>0.38821934</w:t>
            </w:r>
          </w:p>
          <w:p w14:paraId="79345B94" w14:textId="77777777" w:rsidR="003436A0" w:rsidRPr="009404BB" w:rsidRDefault="003436A0" w:rsidP="003436A0">
            <w:pPr>
              <w:pStyle w:val="TableParagraph"/>
              <w:spacing w:before="1"/>
              <w:ind w:left="201" w:right="461"/>
              <w:rPr>
                <w:spacing w:val="-2"/>
                <w:sz w:val="20"/>
                <w:szCs w:val="20"/>
              </w:rPr>
            </w:pPr>
            <w:r w:rsidRPr="009404BB">
              <w:rPr>
                <w:spacing w:val="-2"/>
                <w:sz w:val="20"/>
                <w:szCs w:val="20"/>
              </w:rPr>
              <w:t>0.45204249</w:t>
            </w:r>
          </w:p>
          <w:p w14:paraId="68AA3BFE" w14:textId="77777777" w:rsidR="003436A0" w:rsidRPr="009404BB" w:rsidRDefault="003436A0" w:rsidP="003436A0">
            <w:pPr>
              <w:pStyle w:val="TableParagraph"/>
              <w:spacing w:before="1"/>
              <w:ind w:left="201" w:right="461"/>
              <w:rPr>
                <w:sz w:val="20"/>
                <w:szCs w:val="20"/>
              </w:rPr>
            </w:pPr>
            <w:r w:rsidRPr="009404BB">
              <w:rPr>
                <w:spacing w:val="-2"/>
                <w:sz w:val="20"/>
                <w:szCs w:val="20"/>
              </w:rPr>
              <w:t>0.2338297</w:t>
            </w:r>
          </w:p>
        </w:tc>
      </w:tr>
    </w:tbl>
    <w:p w14:paraId="56706168" w14:textId="77777777" w:rsidR="002C01CC" w:rsidRPr="009404BB" w:rsidRDefault="002C01CC" w:rsidP="003436A0">
      <w:pPr>
        <w:pStyle w:val="BodyText"/>
        <w:spacing w:before="1" w:line="230" w:lineRule="auto"/>
        <w:ind w:right="461"/>
        <w:jc w:val="both"/>
      </w:pPr>
    </w:p>
    <w:p w14:paraId="526B16F9" w14:textId="438774EA" w:rsidR="002C01CC" w:rsidRDefault="002C01CC" w:rsidP="002C01CC">
      <w:pPr>
        <w:pStyle w:val="BodyText"/>
        <w:spacing w:before="1" w:line="230" w:lineRule="auto"/>
        <w:ind w:left="184" w:right="461" w:firstLine="331"/>
        <w:jc w:val="both"/>
      </w:pPr>
      <w:r w:rsidRPr="009404BB">
        <w:t>Berdasarkan Tabel 4.10, terlihat bahwa proses penvektorisasian menggunakan metode Frekuensi Istilah-Frekuensi Dokumen Terbalik (Term Frequency-Inverse Document Frequency atau TF-IDF) telah berjalan dengan baik. Hal ini terbukti dari keberhasilan sistem dalam membentuk vektor dari masukan teks yang diberikan. Proses konversi data masukan yang bertipe string menjadi bilangan desimal dilakukan dengan langkah-langkah sebagai berikut:</w:t>
      </w:r>
    </w:p>
    <w:p w14:paraId="235F8A18" w14:textId="77777777" w:rsidR="003436A0" w:rsidRPr="009404BB" w:rsidRDefault="003436A0" w:rsidP="002C01CC">
      <w:pPr>
        <w:pStyle w:val="BodyText"/>
        <w:spacing w:before="1" w:line="230" w:lineRule="auto"/>
        <w:ind w:left="184" w:right="461" w:firstLine="331"/>
        <w:jc w:val="both"/>
      </w:pPr>
    </w:p>
    <w:p w14:paraId="715D4045" w14:textId="77777777" w:rsidR="002C01CC" w:rsidRPr="009404BB" w:rsidRDefault="002C01CC" w:rsidP="002C01CC">
      <w:pPr>
        <w:pStyle w:val="Heading5"/>
        <w:numPr>
          <w:ilvl w:val="0"/>
          <w:numId w:val="9"/>
        </w:numPr>
        <w:tabs>
          <w:tab w:val="left" w:pos="592"/>
        </w:tabs>
        <w:spacing w:line="227" w:lineRule="exact"/>
        <w:ind w:left="592" w:right="461" w:hanging="358"/>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t>Term</w:t>
      </w:r>
      <w:r w:rsidRPr="009404BB">
        <w:rPr>
          <w:rFonts w:ascii="Times New Roman" w:hAnsi="Times New Roman" w:cs="Times New Roman"/>
          <w:b/>
          <w:bCs/>
          <w:color w:val="000000" w:themeColor="text1"/>
          <w:spacing w:val="10"/>
          <w:sz w:val="20"/>
          <w:szCs w:val="20"/>
        </w:rPr>
        <w:t xml:space="preserve"> </w:t>
      </w:r>
      <w:r w:rsidRPr="009404BB">
        <w:rPr>
          <w:rFonts w:ascii="Times New Roman" w:hAnsi="Times New Roman" w:cs="Times New Roman"/>
          <w:b/>
          <w:bCs/>
          <w:color w:val="000000" w:themeColor="text1"/>
          <w:sz w:val="20"/>
          <w:szCs w:val="20"/>
        </w:rPr>
        <w:t>Frequency</w:t>
      </w:r>
      <w:r w:rsidRPr="009404BB">
        <w:rPr>
          <w:rFonts w:ascii="Times New Roman" w:hAnsi="Times New Roman" w:cs="Times New Roman"/>
          <w:b/>
          <w:bCs/>
          <w:color w:val="000000" w:themeColor="text1"/>
          <w:spacing w:val="11"/>
          <w:sz w:val="20"/>
          <w:szCs w:val="20"/>
        </w:rPr>
        <w:t xml:space="preserve"> </w:t>
      </w:r>
      <w:r w:rsidRPr="009404BB">
        <w:rPr>
          <w:rFonts w:ascii="Times New Roman" w:hAnsi="Times New Roman" w:cs="Times New Roman"/>
          <w:b/>
          <w:bCs/>
          <w:color w:val="000000" w:themeColor="text1"/>
          <w:spacing w:val="-4"/>
          <w:sz w:val="20"/>
          <w:szCs w:val="20"/>
        </w:rPr>
        <w:t>(TF)</w:t>
      </w:r>
    </w:p>
    <w:p w14:paraId="217793E6" w14:textId="77777777" w:rsidR="002C01CC" w:rsidRPr="009404BB" w:rsidRDefault="002C01CC" w:rsidP="002C01CC">
      <w:pPr>
        <w:pStyle w:val="BodyText"/>
        <w:spacing w:before="1" w:line="232" w:lineRule="auto"/>
        <w:ind w:left="234" w:right="461" w:firstLine="360"/>
        <w:jc w:val="both"/>
      </w:pPr>
      <w:r w:rsidRPr="009404BB">
        <w:t>Untuk setiap kata dalam masukan teks, perhitungkan berapa kali kata tersebut</w:t>
      </w:r>
      <w:r w:rsidRPr="009404BB">
        <w:rPr>
          <w:spacing w:val="14"/>
        </w:rPr>
        <w:t xml:space="preserve"> </w:t>
      </w:r>
      <w:r w:rsidRPr="009404BB">
        <w:t>muncul</w:t>
      </w:r>
      <w:r w:rsidRPr="009404BB">
        <w:rPr>
          <w:spacing w:val="15"/>
        </w:rPr>
        <w:t xml:space="preserve"> </w:t>
      </w:r>
      <w:r w:rsidRPr="009404BB">
        <w:t>di</w:t>
      </w:r>
      <w:r w:rsidRPr="009404BB">
        <w:rPr>
          <w:spacing w:val="12"/>
        </w:rPr>
        <w:t xml:space="preserve"> </w:t>
      </w:r>
      <w:r w:rsidRPr="009404BB">
        <w:t>dalamnya.</w:t>
      </w:r>
      <w:r w:rsidRPr="009404BB">
        <w:rPr>
          <w:spacing w:val="13"/>
        </w:rPr>
        <w:t xml:space="preserve"> </w:t>
      </w:r>
      <w:r w:rsidRPr="009404BB">
        <w:t>Hal</w:t>
      </w:r>
      <w:r w:rsidRPr="009404BB">
        <w:rPr>
          <w:spacing w:val="15"/>
        </w:rPr>
        <w:t xml:space="preserve"> </w:t>
      </w:r>
      <w:r w:rsidRPr="009404BB">
        <w:t>ini</w:t>
      </w:r>
      <w:r w:rsidRPr="009404BB">
        <w:rPr>
          <w:spacing w:val="15"/>
        </w:rPr>
        <w:t xml:space="preserve"> </w:t>
      </w:r>
      <w:r w:rsidRPr="009404BB">
        <w:t>akan</w:t>
      </w:r>
      <w:r w:rsidRPr="009404BB">
        <w:rPr>
          <w:spacing w:val="16"/>
        </w:rPr>
        <w:t xml:space="preserve"> </w:t>
      </w:r>
      <w:r w:rsidRPr="009404BB">
        <w:t>memberikan</w:t>
      </w:r>
      <w:r w:rsidRPr="009404BB">
        <w:rPr>
          <w:spacing w:val="15"/>
        </w:rPr>
        <w:t xml:space="preserve"> </w:t>
      </w:r>
      <w:r w:rsidRPr="009404BB">
        <w:t>nilai</w:t>
      </w:r>
      <w:r w:rsidRPr="009404BB">
        <w:rPr>
          <w:spacing w:val="15"/>
        </w:rPr>
        <w:t xml:space="preserve"> </w:t>
      </w:r>
      <w:r w:rsidRPr="009404BB">
        <w:t>Frekuensi</w:t>
      </w:r>
      <w:r w:rsidRPr="009404BB">
        <w:rPr>
          <w:spacing w:val="15"/>
        </w:rPr>
        <w:t xml:space="preserve"> </w:t>
      </w:r>
      <w:r w:rsidRPr="009404BB">
        <w:rPr>
          <w:spacing w:val="-2"/>
        </w:rPr>
        <w:t>Istilah</w:t>
      </w:r>
      <w:r w:rsidRPr="009404BB">
        <w:t xml:space="preserve"> (Term Frequency atau TF) untuk setiap kata dalam dokumen. Biasanya, TF dinormalisasi dengan membaginya dengan jumlah total kata dalam dokumen untuk menghindari bias terhadap dokumen yang lebih panjang. Hal ini disebut sebagai Frekuensi Istilah Ternormalisasi (Normalized Term Frequency).</w:t>
      </w:r>
    </w:p>
    <w:p w14:paraId="0371A9B6" w14:textId="77777777" w:rsidR="002C01CC" w:rsidRPr="009404BB" w:rsidRDefault="002C01CC" w:rsidP="002C01CC">
      <w:pPr>
        <w:pStyle w:val="Heading5"/>
        <w:numPr>
          <w:ilvl w:val="0"/>
          <w:numId w:val="9"/>
        </w:numPr>
        <w:tabs>
          <w:tab w:val="left" w:pos="592"/>
        </w:tabs>
        <w:spacing w:before="115" w:line="226" w:lineRule="exact"/>
        <w:ind w:left="592" w:right="461" w:hanging="358"/>
        <w:jc w:val="both"/>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t>Inverse</w:t>
      </w:r>
      <w:r w:rsidRPr="009404BB">
        <w:rPr>
          <w:rFonts w:ascii="Times New Roman" w:hAnsi="Times New Roman" w:cs="Times New Roman"/>
          <w:b/>
          <w:bCs/>
          <w:color w:val="000000" w:themeColor="text1"/>
          <w:spacing w:val="9"/>
          <w:sz w:val="20"/>
          <w:szCs w:val="20"/>
        </w:rPr>
        <w:t xml:space="preserve"> </w:t>
      </w:r>
      <w:r w:rsidRPr="009404BB">
        <w:rPr>
          <w:rFonts w:ascii="Times New Roman" w:hAnsi="Times New Roman" w:cs="Times New Roman"/>
          <w:b/>
          <w:bCs/>
          <w:color w:val="000000" w:themeColor="text1"/>
          <w:sz w:val="20"/>
          <w:szCs w:val="20"/>
        </w:rPr>
        <w:t>Document</w:t>
      </w:r>
      <w:r w:rsidRPr="009404BB">
        <w:rPr>
          <w:rFonts w:ascii="Times New Roman" w:hAnsi="Times New Roman" w:cs="Times New Roman"/>
          <w:b/>
          <w:bCs/>
          <w:color w:val="000000" w:themeColor="text1"/>
          <w:spacing w:val="10"/>
          <w:sz w:val="20"/>
          <w:szCs w:val="20"/>
        </w:rPr>
        <w:t xml:space="preserve"> </w:t>
      </w:r>
      <w:r w:rsidRPr="009404BB">
        <w:rPr>
          <w:rFonts w:ascii="Times New Roman" w:hAnsi="Times New Roman" w:cs="Times New Roman"/>
          <w:b/>
          <w:bCs/>
          <w:color w:val="000000" w:themeColor="text1"/>
          <w:sz w:val="20"/>
          <w:szCs w:val="20"/>
        </w:rPr>
        <w:t>Frequency</w:t>
      </w:r>
      <w:r w:rsidRPr="009404BB">
        <w:rPr>
          <w:rFonts w:ascii="Times New Roman" w:hAnsi="Times New Roman" w:cs="Times New Roman"/>
          <w:b/>
          <w:bCs/>
          <w:color w:val="000000" w:themeColor="text1"/>
          <w:spacing w:val="11"/>
          <w:sz w:val="20"/>
          <w:szCs w:val="20"/>
        </w:rPr>
        <w:t xml:space="preserve"> </w:t>
      </w:r>
      <w:r w:rsidRPr="009404BB">
        <w:rPr>
          <w:rFonts w:ascii="Times New Roman" w:hAnsi="Times New Roman" w:cs="Times New Roman"/>
          <w:b/>
          <w:bCs/>
          <w:color w:val="000000" w:themeColor="text1"/>
          <w:spacing w:val="-2"/>
          <w:sz w:val="20"/>
          <w:szCs w:val="20"/>
        </w:rPr>
        <w:t>(IDF)</w:t>
      </w:r>
    </w:p>
    <w:p w14:paraId="3A8865B6" w14:textId="77777777" w:rsidR="002C01CC" w:rsidRPr="009404BB" w:rsidRDefault="002C01CC" w:rsidP="002C01CC">
      <w:pPr>
        <w:pStyle w:val="BodyText"/>
        <w:spacing w:before="2" w:line="230" w:lineRule="auto"/>
        <w:ind w:left="234" w:right="461" w:firstLine="360"/>
        <w:jc w:val="both"/>
      </w:pPr>
      <w:r w:rsidRPr="009404BB">
        <w:t>Hitung jumlah total dokumen dalam korpus. Untuk setiap kata dalam masukan teks, hitung berapa banyak dokumen dalam korpus yang mengandung kata tersebut. Hitung nilai Frekuensi Dokumen Terbalik (Inverse Document Frequency atau IDF) untuk setiap kata dengan menggunakan rumus IDF = log(total dokumen / jumlah dokumen yang mengandung kata tersebut).</w:t>
      </w:r>
    </w:p>
    <w:p w14:paraId="1DB2D29B" w14:textId="77777777" w:rsidR="002C01CC" w:rsidRPr="009404BB" w:rsidRDefault="002C01CC" w:rsidP="002C01CC">
      <w:pPr>
        <w:pStyle w:val="Heading5"/>
        <w:numPr>
          <w:ilvl w:val="0"/>
          <w:numId w:val="9"/>
        </w:numPr>
        <w:tabs>
          <w:tab w:val="left" w:pos="592"/>
        </w:tabs>
        <w:spacing w:before="118" w:line="226" w:lineRule="exact"/>
        <w:ind w:left="592" w:right="461" w:hanging="358"/>
        <w:jc w:val="both"/>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t>TF-IDF</w:t>
      </w:r>
      <w:r w:rsidRPr="009404BB">
        <w:rPr>
          <w:rFonts w:ascii="Times New Roman" w:hAnsi="Times New Roman" w:cs="Times New Roman"/>
          <w:b/>
          <w:bCs/>
          <w:color w:val="000000" w:themeColor="text1"/>
          <w:spacing w:val="8"/>
          <w:sz w:val="20"/>
          <w:szCs w:val="20"/>
        </w:rPr>
        <w:t xml:space="preserve"> </w:t>
      </w:r>
      <w:r w:rsidRPr="009404BB">
        <w:rPr>
          <w:rFonts w:ascii="Times New Roman" w:hAnsi="Times New Roman" w:cs="Times New Roman"/>
          <w:b/>
          <w:bCs/>
          <w:color w:val="000000" w:themeColor="text1"/>
          <w:spacing w:val="-4"/>
          <w:sz w:val="20"/>
          <w:szCs w:val="20"/>
        </w:rPr>
        <w:t>Score</w:t>
      </w:r>
    </w:p>
    <w:p w14:paraId="106DD9FE" w14:textId="773A6DC6" w:rsidR="002C01CC" w:rsidRPr="009404BB" w:rsidRDefault="002C01CC" w:rsidP="002C01CC">
      <w:pPr>
        <w:pStyle w:val="BodyText"/>
        <w:spacing w:before="2" w:line="230" w:lineRule="auto"/>
        <w:ind w:left="167" w:right="461" w:firstLine="427"/>
        <w:jc w:val="both"/>
      </w:pPr>
      <w:r w:rsidRPr="009404BB">
        <w:t>Kalikan nilai Frekuensi Istilah (Term Frequency atau TF) dengan nilai Frekuensi Dokumen Terbalik (Inverse Document Frequency atau IDF) untuk setiap</w:t>
      </w:r>
      <w:r w:rsidRPr="009404BB">
        <w:rPr>
          <w:spacing w:val="-3"/>
        </w:rPr>
        <w:t xml:space="preserve"> </w:t>
      </w:r>
      <w:r w:rsidRPr="009404BB">
        <w:t>kata</w:t>
      </w:r>
      <w:r w:rsidRPr="009404BB">
        <w:rPr>
          <w:spacing w:val="-4"/>
        </w:rPr>
        <w:t xml:space="preserve"> </w:t>
      </w:r>
      <w:r w:rsidRPr="009404BB">
        <w:t>dalam</w:t>
      </w:r>
      <w:r w:rsidRPr="009404BB">
        <w:rPr>
          <w:spacing w:val="-5"/>
        </w:rPr>
        <w:t xml:space="preserve"> </w:t>
      </w:r>
      <w:r w:rsidRPr="009404BB">
        <w:t>masukan</w:t>
      </w:r>
      <w:r w:rsidRPr="009404BB">
        <w:rPr>
          <w:spacing w:val="-5"/>
        </w:rPr>
        <w:t xml:space="preserve"> </w:t>
      </w:r>
      <w:r w:rsidRPr="009404BB">
        <w:t>teks.</w:t>
      </w:r>
      <w:r w:rsidRPr="009404BB">
        <w:rPr>
          <w:spacing w:val="-4"/>
        </w:rPr>
        <w:t xml:space="preserve"> </w:t>
      </w:r>
      <w:r w:rsidRPr="009404BB">
        <w:t>Hal</w:t>
      </w:r>
      <w:r w:rsidRPr="009404BB">
        <w:rPr>
          <w:spacing w:val="-4"/>
        </w:rPr>
        <w:t xml:space="preserve"> </w:t>
      </w:r>
      <w:r w:rsidRPr="009404BB">
        <w:lastRenderedPageBreak/>
        <w:t>ini</w:t>
      </w:r>
      <w:r w:rsidRPr="009404BB">
        <w:rPr>
          <w:spacing w:val="-5"/>
        </w:rPr>
        <w:t xml:space="preserve"> </w:t>
      </w:r>
      <w:r w:rsidRPr="009404BB">
        <w:t>akan</w:t>
      </w:r>
      <w:r w:rsidRPr="009404BB">
        <w:rPr>
          <w:spacing w:val="-3"/>
        </w:rPr>
        <w:t xml:space="preserve"> </w:t>
      </w:r>
      <w:r w:rsidRPr="009404BB">
        <w:t>memberikan</w:t>
      </w:r>
      <w:r w:rsidRPr="009404BB">
        <w:rPr>
          <w:spacing w:val="-3"/>
        </w:rPr>
        <w:t xml:space="preserve"> </w:t>
      </w:r>
      <w:r w:rsidRPr="009404BB">
        <w:t>nilai</w:t>
      </w:r>
      <w:r w:rsidRPr="009404BB">
        <w:rPr>
          <w:spacing w:val="-4"/>
        </w:rPr>
        <w:t xml:space="preserve"> </w:t>
      </w:r>
      <w:r w:rsidRPr="009404BB">
        <w:t>Frekuensi</w:t>
      </w:r>
      <w:r w:rsidRPr="009404BB">
        <w:rPr>
          <w:spacing w:val="-5"/>
        </w:rPr>
        <w:t xml:space="preserve"> </w:t>
      </w:r>
      <w:r w:rsidRPr="009404BB">
        <w:t>Istilah- Frekuensi Dokumen Terbalik (Term Frequency-Inverse Document Frequency atau</w:t>
      </w:r>
      <w:r w:rsidRPr="009404BB">
        <w:rPr>
          <w:spacing w:val="-13"/>
        </w:rPr>
        <w:t xml:space="preserve"> </w:t>
      </w:r>
      <w:r w:rsidRPr="009404BB">
        <w:t>TF-IDF)</w:t>
      </w:r>
      <w:r w:rsidRPr="009404BB">
        <w:rPr>
          <w:spacing w:val="-12"/>
        </w:rPr>
        <w:t xml:space="preserve"> </w:t>
      </w:r>
      <w:r w:rsidRPr="009404BB">
        <w:t>untuk</w:t>
      </w:r>
      <w:r w:rsidRPr="009404BB">
        <w:rPr>
          <w:spacing w:val="-13"/>
        </w:rPr>
        <w:t xml:space="preserve"> </w:t>
      </w:r>
      <w:r w:rsidRPr="009404BB">
        <w:t>setiap</w:t>
      </w:r>
      <w:r w:rsidRPr="009404BB">
        <w:rPr>
          <w:spacing w:val="-12"/>
        </w:rPr>
        <w:t xml:space="preserve"> </w:t>
      </w:r>
      <w:r w:rsidRPr="009404BB">
        <w:t>kata</w:t>
      </w:r>
      <w:r w:rsidRPr="009404BB">
        <w:rPr>
          <w:spacing w:val="-13"/>
        </w:rPr>
        <w:t xml:space="preserve"> </w:t>
      </w:r>
      <w:r w:rsidRPr="009404BB">
        <w:t>dalam</w:t>
      </w:r>
      <w:r w:rsidRPr="009404BB">
        <w:rPr>
          <w:spacing w:val="-12"/>
        </w:rPr>
        <w:t xml:space="preserve"> </w:t>
      </w:r>
      <w:r w:rsidRPr="009404BB">
        <w:t>dokumen.</w:t>
      </w:r>
      <w:r w:rsidRPr="009404BB">
        <w:rPr>
          <w:spacing w:val="-13"/>
        </w:rPr>
        <w:t xml:space="preserve"> </w:t>
      </w:r>
      <w:r w:rsidRPr="009404BB">
        <w:t>Hal</w:t>
      </w:r>
      <w:r w:rsidRPr="009404BB">
        <w:rPr>
          <w:spacing w:val="-12"/>
        </w:rPr>
        <w:t xml:space="preserve"> </w:t>
      </w:r>
      <w:r w:rsidRPr="009404BB">
        <w:t>ini</w:t>
      </w:r>
      <w:r w:rsidRPr="009404BB">
        <w:rPr>
          <w:spacing w:val="-13"/>
        </w:rPr>
        <w:t xml:space="preserve"> </w:t>
      </w:r>
      <w:r w:rsidRPr="009404BB">
        <w:t>menghasilkan</w:t>
      </w:r>
      <w:r w:rsidRPr="009404BB">
        <w:rPr>
          <w:spacing w:val="-12"/>
        </w:rPr>
        <w:t xml:space="preserve"> </w:t>
      </w:r>
      <w:r w:rsidRPr="009404BB">
        <w:t>matriks</w:t>
      </w:r>
      <w:r w:rsidRPr="009404BB">
        <w:rPr>
          <w:spacing w:val="-13"/>
        </w:rPr>
        <w:t xml:space="preserve"> </w:t>
      </w:r>
      <w:r w:rsidRPr="009404BB">
        <w:t>TF- IDF, di mana setiap baris mewakili dokumen dan setiap kolom mewakili kata dalam</w:t>
      </w:r>
      <w:r w:rsidRPr="009404BB">
        <w:rPr>
          <w:spacing w:val="-5"/>
        </w:rPr>
        <w:t xml:space="preserve"> </w:t>
      </w:r>
      <w:r w:rsidRPr="009404BB">
        <w:t>kosakata,</w:t>
      </w:r>
      <w:r w:rsidRPr="009404BB">
        <w:rPr>
          <w:spacing w:val="-7"/>
        </w:rPr>
        <w:t xml:space="preserve"> </w:t>
      </w:r>
      <w:r w:rsidRPr="009404BB">
        <w:t>serta</w:t>
      </w:r>
      <w:r w:rsidRPr="009404BB">
        <w:rPr>
          <w:spacing w:val="-6"/>
        </w:rPr>
        <w:t xml:space="preserve"> </w:t>
      </w:r>
      <w:r w:rsidRPr="009404BB">
        <w:t>entri</w:t>
      </w:r>
      <w:r w:rsidRPr="009404BB">
        <w:rPr>
          <w:spacing w:val="-7"/>
        </w:rPr>
        <w:t xml:space="preserve"> </w:t>
      </w:r>
      <w:r w:rsidRPr="009404BB">
        <w:t>matriks</w:t>
      </w:r>
      <w:r w:rsidRPr="009404BB">
        <w:rPr>
          <w:spacing w:val="-7"/>
        </w:rPr>
        <w:t xml:space="preserve"> </w:t>
      </w:r>
      <w:r w:rsidRPr="009404BB">
        <w:t>tersebut</w:t>
      </w:r>
      <w:r w:rsidRPr="009404BB">
        <w:rPr>
          <w:spacing w:val="-7"/>
        </w:rPr>
        <w:t xml:space="preserve"> </w:t>
      </w:r>
      <w:r w:rsidRPr="009404BB">
        <w:t>adalah</w:t>
      </w:r>
      <w:r w:rsidRPr="009404BB">
        <w:rPr>
          <w:spacing w:val="-7"/>
        </w:rPr>
        <w:t xml:space="preserve"> </w:t>
      </w:r>
      <w:r w:rsidRPr="009404BB">
        <w:t>skor</w:t>
      </w:r>
      <w:r w:rsidRPr="009404BB">
        <w:rPr>
          <w:spacing w:val="-7"/>
        </w:rPr>
        <w:t xml:space="preserve"> </w:t>
      </w:r>
      <w:r w:rsidRPr="009404BB">
        <w:t>TF-IDF</w:t>
      </w:r>
      <w:r w:rsidRPr="009404BB">
        <w:rPr>
          <w:spacing w:val="-7"/>
        </w:rPr>
        <w:t xml:space="preserve"> </w:t>
      </w:r>
      <w:r w:rsidRPr="009404BB">
        <w:t>dari</w:t>
      </w:r>
      <w:r w:rsidRPr="009404BB">
        <w:rPr>
          <w:spacing w:val="-6"/>
        </w:rPr>
        <w:t xml:space="preserve"> </w:t>
      </w:r>
      <w:r w:rsidRPr="009404BB">
        <w:t>kata</w:t>
      </w:r>
      <w:r w:rsidRPr="009404BB">
        <w:rPr>
          <w:spacing w:val="-6"/>
        </w:rPr>
        <w:t xml:space="preserve"> </w:t>
      </w:r>
      <w:r w:rsidRPr="009404BB">
        <w:t>tersebut dalam dokumen tersebut.</w:t>
      </w:r>
    </w:p>
    <w:p w14:paraId="6A6B81A8" w14:textId="449FC00E" w:rsidR="002C01CC" w:rsidRPr="005F6E94" w:rsidRDefault="002C01CC" w:rsidP="005F6E94">
      <w:pPr>
        <w:pStyle w:val="Heading5"/>
        <w:tabs>
          <w:tab w:val="left" w:pos="666"/>
        </w:tabs>
        <w:spacing w:before="125" w:line="229" w:lineRule="exact"/>
        <w:ind w:left="167" w:right="461"/>
        <w:jc w:val="both"/>
        <w:rPr>
          <w:rFonts w:ascii="Times New Roman" w:hAnsi="Times New Roman" w:cs="Times New Roman"/>
          <w:b/>
          <w:bCs/>
          <w:color w:val="000000" w:themeColor="text1"/>
          <w:spacing w:val="-2"/>
          <w:sz w:val="20"/>
          <w:szCs w:val="20"/>
        </w:rPr>
      </w:pPr>
      <w:r w:rsidRPr="009404BB">
        <w:rPr>
          <w:rFonts w:ascii="Times New Roman" w:hAnsi="Times New Roman" w:cs="Times New Roman"/>
          <w:b/>
          <w:bCs/>
          <w:color w:val="000000" w:themeColor="text1"/>
          <w:sz w:val="20"/>
          <w:szCs w:val="20"/>
        </w:rPr>
        <w:t>4.6.</w:t>
      </w:r>
      <w:r w:rsidR="00835442">
        <w:rPr>
          <w:rFonts w:ascii="Times New Roman" w:hAnsi="Times New Roman" w:cs="Times New Roman"/>
          <w:b/>
          <w:bCs/>
          <w:color w:val="000000" w:themeColor="text1"/>
          <w:sz w:val="20"/>
          <w:szCs w:val="20"/>
        </w:rPr>
        <w:t>4</w:t>
      </w:r>
      <w:r w:rsidRPr="009404BB">
        <w:rPr>
          <w:rFonts w:ascii="Times New Roman" w:hAnsi="Times New Roman" w:cs="Times New Roman"/>
          <w:b/>
          <w:bCs/>
          <w:color w:val="000000" w:themeColor="text1"/>
          <w:sz w:val="20"/>
          <w:szCs w:val="20"/>
        </w:rPr>
        <w:t xml:space="preserve"> Eksperimen</w:t>
      </w:r>
      <w:r w:rsidRPr="009404BB">
        <w:rPr>
          <w:rFonts w:ascii="Times New Roman" w:hAnsi="Times New Roman" w:cs="Times New Roman"/>
          <w:b/>
          <w:bCs/>
          <w:color w:val="000000" w:themeColor="text1"/>
          <w:spacing w:val="-8"/>
          <w:sz w:val="20"/>
          <w:szCs w:val="20"/>
        </w:rPr>
        <w:t xml:space="preserve"> </w:t>
      </w:r>
      <w:r w:rsidRPr="009404BB">
        <w:rPr>
          <w:rFonts w:ascii="Times New Roman" w:hAnsi="Times New Roman" w:cs="Times New Roman"/>
          <w:b/>
          <w:bCs/>
          <w:color w:val="000000" w:themeColor="text1"/>
          <w:sz w:val="20"/>
          <w:szCs w:val="20"/>
        </w:rPr>
        <w:t>Cosine</w:t>
      </w:r>
      <w:r w:rsidRPr="009404BB">
        <w:rPr>
          <w:rFonts w:ascii="Times New Roman" w:hAnsi="Times New Roman" w:cs="Times New Roman"/>
          <w:b/>
          <w:bCs/>
          <w:color w:val="000000" w:themeColor="text1"/>
          <w:spacing w:val="-9"/>
          <w:sz w:val="20"/>
          <w:szCs w:val="20"/>
        </w:rPr>
        <w:t xml:space="preserve"> </w:t>
      </w:r>
      <w:r w:rsidRPr="009404BB">
        <w:rPr>
          <w:rFonts w:ascii="Times New Roman" w:hAnsi="Times New Roman" w:cs="Times New Roman"/>
          <w:b/>
          <w:bCs/>
          <w:color w:val="000000" w:themeColor="text1"/>
          <w:spacing w:val="-2"/>
          <w:sz w:val="20"/>
          <w:szCs w:val="20"/>
        </w:rPr>
        <w:t>Similarity</w:t>
      </w:r>
    </w:p>
    <w:p w14:paraId="3959E90B" w14:textId="77777777" w:rsidR="002C01CC" w:rsidRPr="009404BB" w:rsidRDefault="002C01CC" w:rsidP="002C01CC">
      <w:pPr>
        <w:pStyle w:val="BodyText"/>
        <w:ind w:left="167" w:right="461" w:firstLine="283"/>
        <w:jc w:val="both"/>
      </w:pPr>
      <w:r w:rsidRPr="009404BB">
        <w:t>Pengujian Kesamaan Kosinus (Cosine Similarity) adalah pengujian yang dilakukan untuk mengetahui apakah sistem berhasil melakukan pencocokan antara dua vektor yang ada.</w:t>
      </w:r>
    </w:p>
    <w:p w14:paraId="494E0AC3" w14:textId="77777777" w:rsidR="002C01CC" w:rsidRPr="009404BB" w:rsidRDefault="002C01CC" w:rsidP="002C01CC">
      <w:pPr>
        <w:pStyle w:val="BodyText"/>
        <w:ind w:left="167" w:right="461" w:firstLine="283"/>
        <w:jc w:val="both"/>
      </w:pPr>
    </w:p>
    <w:p w14:paraId="51FFA46B" w14:textId="548B0C82" w:rsidR="002C01CC" w:rsidRPr="009404BB" w:rsidRDefault="002C01CC" w:rsidP="002C01CC">
      <w:pPr>
        <w:pStyle w:val="Caption"/>
        <w:jc w:val="center"/>
        <w:rPr>
          <w:b/>
          <w:bCs/>
          <w:i w:val="0"/>
          <w:iCs w:val="0"/>
          <w:color w:val="000000" w:themeColor="text1"/>
          <w:sz w:val="20"/>
          <w:szCs w:val="20"/>
        </w:rPr>
      </w:pPr>
      <w:bookmarkStart w:id="119" w:name="_Toc189215666"/>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12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Cosine Similarity</w:t>
      </w:r>
      <w:bookmarkEnd w:id="119"/>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7D0DB6FF" w14:textId="77777777" w:rsidTr="003436A0">
        <w:trPr>
          <w:trHeight w:val="428"/>
        </w:trPr>
        <w:tc>
          <w:tcPr>
            <w:tcW w:w="2480" w:type="dxa"/>
          </w:tcPr>
          <w:p w14:paraId="575384F2"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3A201D38"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6DEEF125" w14:textId="77777777" w:rsidTr="003436A0">
        <w:trPr>
          <w:trHeight w:val="1120"/>
        </w:trPr>
        <w:tc>
          <w:tcPr>
            <w:tcW w:w="2480" w:type="dxa"/>
          </w:tcPr>
          <w:p w14:paraId="123243AF" w14:textId="34E58BF4" w:rsidR="002C01CC" w:rsidRPr="009404BB" w:rsidRDefault="004C69AC" w:rsidP="008073D5">
            <w:pPr>
              <w:pStyle w:val="TableParagraph"/>
              <w:spacing w:before="101"/>
              <w:ind w:left="100" w:right="461"/>
              <w:rPr>
                <w:sz w:val="20"/>
                <w:szCs w:val="20"/>
              </w:rPr>
            </w:pPr>
            <w:r w:rsidRPr="00554835">
              <w:rPr>
                <w:sz w:val="20"/>
                <w:szCs w:val="20"/>
              </w:rPr>
              <w:t>Bagaimana test case untuk fitur login</w:t>
            </w:r>
            <w:r>
              <w:rPr>
                <w:sz w:val="20"/>
                <w:szCs w:val="20"/>
              </w:rPr>
              <w:t xml:space="preserve"> </w:t>
            </w:r>
            <w:r w:rsidRPr="00554835">
              <w:rPr>
                <w:sz w:val="20"/>
                <w:szCs w:val="20"/>
              </w:rPr>
              <w:t>?</w:t>
            </w:r>
          </w:p>
        </w:tc>
        <w:tc>
          <w:tcPr>
            <w:tcW w:w="2693" w:type="dxa"/>
          </w:tcPr>
          <w:p w14:paraId="2D5B4B8B" w14:textId="77777777" w:rsidR="002C01CC" w:rsidRPr="009404BB" w:rsidRDefault="002C01CC" w:rsidP="008073D5">
            <w:pPr>
              <w:pStyle w:val="TableParagraph"/>
              <w:spacing w:before="101"/>
              <w:ind w:left="151" w:right="461"/>
              <w:rPr>
                <w:sz w:val="20"/>
                <w:szCs w:val="20"/>
              </w:rPr>
            </w:pPr>
            <w:r w:rsidRPr="009404BB">
              <w:rPr>
                <w:sz w:val="20"/>
                <w:szCs w:val="20"/>
              </w:rPr>
              <w:t xml:space="preserve">[[0.         0.         0.         </w:t>
            </w:r>
            <w:r w:rsidRPr="009404BB">
              <w:rPr>
                <w:sz w:val="20"/>
                <w:szCs w:val="20"/>
                <w:highlight w:val="green"/>
              </w:rPr>
              <w:t>1.</w:t>
            </w:r>
            <w:r w:rsidRPr="009404BB">
              <w:rPr>
                <w:sz w:val="20"/>
                <w:szCs w:val="20"/>
              </w:rPr>
              <w:t xml:space="preserve">         0.         0.</w:t>
            </w:r>
          </w:p>
          <w:p w14:paraId="226DEB77" w14:textId="77777777" w:rsidR="002C01CC" w:rsidRPr="009404BB" w:rsidRDefault="002C01CC" w:rsidP="008073D5">
            <w:pPr>
              <w:pStyle w:val="TableParagraph"/>
              <w:ind w:left="151" w:right="461"/>
              <w:rPr>
                <w:sz w:val="20"/>
                <w:szCs w:val="20"/>
              </w:rPr>
            </w:pPr>
            <w:r w:rsidRPr="009404BB">
              <w:rPr>
                <w:sz w:val="20"/>
                <w:szCs w:val="20"/>
              </w:rPr>
              <w:t xml:space="preserve">  0.         0.         0.         0.         0.         0.        ]</w:t>
            </w:r>
          </w:p>
        </w:tc>
      </w:tr>
      <w:tr w:rsidR="002C01CC" w:rsidRPr="009404BB" w14:paraId="0BE363F8" w14:textId="77777777" w:rsidTr="003436A0">
        <w:trPr>
          <w:trHeight w:val="1120"/>
        </w:trPr>
        <w:tc>
          <w:tcPr>
            <w:tcW w:w="2480" w:type="dxa"/>
          </w:tcPr>
          <w:p w14:paraId="02A60C22"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 ?</w:t>
            </w:r>
          </w:p>
        </w:tc>
        <w:tc>
          <w:tcPr>
            <w:tcW w:w="2693" w:type="dxa"/>
          </w:tcPr>
          <w:p w14:paraId="372C3936" w14:textId="77777777" w:rsidR="002C01CC" w:rsidRPr="009404BB" w:rsidRDefault="002C01CC" w:rsidP="008073D5">
            <w:pPr>
              <w:pStyle w:val="TableParagraph"/>
              <w:spacing w:before="101"/>
              <w:ind w:left="151" w:right="461"/>
              <w:rPr>
                <w:sz w:val="20"/>
                <w:szCs w:val="20"/>
              </w:rPr>
            </w:pPr>
            <w:r w:rsidRPr="009404BB">
              <w:rPr>
                <w:sz w:val="20"/>
                <w:szCs w:val="20"/>
              </w:rPr>
              <w:t>[0.13776935 0.         0.35670706 0.         0.21836473 0.1352117</w:t>
            </w:r>
          </w:p>
          <w:p w14:paraId="369BA3B0" w14:textId="77777777" w:rsidR="002C01CC" w:rsidRPr="009404BB" w:rsidRDefault="002C01CC" w:rsidP="008073D5">
            <w:pPr>
              <w:pStyle w:val="TableParagraph"/>
              <w:spacing w:line="229" w:lineRule="exact"/>
              <w:ind w:left="201" w:right="461"/>
              <w:rPr>
                <w:sz w:val="20"/>
                <w:szCs w:val="20"/>
              </w:rPr>
            </w:pPr>
            <w:r w:rsidRPr="009404BB">
              <w:rPr>
                <w:sz w:val="20"/>
                <w:szCs w:val="20"/>
              </w:rPr>
              <w:t xml:space="preserve">  0.10434567 0.08612374 0.39367235 0.         </w:t>
            </w:r>
            <w:r w:rsidRPr="009404BB">
              <w:rPr>
                <w:sz w:val="20"/>
                <w:szCs w:val="20"/>
                <w:highlight w:val="green"/>
              </w:rPr>
              <w:t>1.</w:t>
            </w:r>
            <w:r w:rsidRPr="009404BB">
              <w:rPr>
                <w:sz w:val="20"/>
                <w:szCs w:val="20"/>
              </w:rPr>
              <w:t xml:space="preserve">         0.07962735]</w:t>
            </w:r>
          </w:p>
        </w:tc>
      </w:tr>
      <w:tr w:rsidR="002C01CC" w:rsidRPr="009404BB" w14:paraId="0E539625" w14:textId="77777777" w:rsidTr="003436A0">
        <w:trPr>
          <w:trHeight w:val="1120"/>
        </w:trPr>
        <w:tc>
          <w:tcPr>
            <w:tcW w:w="2480" w:type="dxa"/>
          </w:tcPr>
          <w:p w14:paraId="2D7ECA15" w14:textId="35C98FAE"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test case </w:t>
            </w:r>
            <w:r w:rsidR="0040686E">
              <w:rPr>
                <w:sz w:val="20"/>
                <w:szCs w:val="20"/>
              </w:rPr>
              <w:t>Lupa password</w:t>
            </w:r>
            <w:r w:rsidRPr="009404BB">
              <w:rPr>
                <w:sz w:val="20"/>
                <w:szCs w:val="20"/>
              </w:rPr>
              <w:t xml:space="preserve"> ?</w:t>
            </w:r>
          </w:p>
        </w:tc>
        <w:tc>
          <w:tcPr>
            <w:tcW w:w="2693" w:type="dxa"/>
          </w:tcPr>
          <w:p w14:paraId="741B48D0" w14:textId="77777777" w:rsidR="002C01CC" w:rsidRPr="009404BB" w:rsidRDefault="002C01CC" w:rsidP="008073D5">
            <w:pPr>
              <w:pStyle w:val="TableParagraph"/>
              <w:spacing w:before="101"/>
              <w:ind w:left="201" w:right="461"/>
              <w:rPr>
                <w:sz w:val="20"/>
                <w:szCs w:val="20"/>
              </w:rPr>
            </w:pPr>
            <w:r w:rsidRPr="009404BB">
              <w:rPr>
                <w:sz w:val="20"/>
                <w:szCs w:val="20"/>
              </w:rPr>
              <w:t>[0.10582123 0.5334578  0.11299314 0.         0.59928863 0.</w:t>
            </w:r>
          </w:p>
          <w:p w14:paraId="55C554D0" w14:textId="77777777" w:rsidR="002C01CC" w:rsidRPr="009404BB" w:rsidRDefault="002C01CC" w:rsidP="008073D5">
            <w:pPr>
              <w:pStyle w:val="TableParagraph"/>
              <w:spacing w:line="229" w:lineRule="exact"/>
              <w:ind w:left="201" w:right="461"/>
              <w:rPr>
                <w:sz w:val="20"/>
                <w:szCs w:val="20"/>
              </w:rPr>
            </w:pPr>
            <w:r w:rsidRPr="009404BB">
              <w:rPr>
                <w:sz w:val="20"/>
                <w:szCs w:val="20"/>
              </w:rPr>
              <w:t xml:space="preserve">  0.         </w:t>
            </w:r>
            <w:r w:rsidRPr="009404BB">
              <w:rPr>
                <w:sz w:val="20"/>
                <w:szCs w:val="20"/>
                <w:highlight w:val="green"/>
              </w:rPr>
              <w:t>1.</w:t>
            </w:r>
            <w:r w:rsidRPr="009404BB">
              <w:rPr>
                <w:sz w:val="20"/>
                <w:szCs w:val="20"/>
              </w:rPr>
              <w:t xml:space="preserve">         0.42677878 0.         0.08612374 0.45582909]</w:t>
            </w:r>
          </w:p>
        </w:tc>
      </w:tr>
    </w:tbl>
    <w:p w14:paraId="0377CB29" w14:textId="77777777" w:rsidR="002C01CC" w:rsidRDefault="002C01CC" w:rsidP="002C01CC">
      <w:pPr>
        <w:pStyle w:val="TableParagraph"/>
        <w:spacing w:line="229" w:lineRule="exact"/>
        <w:ind w:right="461"/>
        <w:rPr>
          <w:sz w:val="20"/>
          <w:szCs w:val="20"/>
        </w:rPr>
      </w:pPr>
    </w:p>
    <w:p w14:paraId="09841DC3" w14:textId="77777777" w:rsidR="008134C2" w:rsidRPr="009404BB" w:rsidRDefault="008134C2" w:rsidP="002C01CC">
      <w:pPr>
        <w:pStyle w:val="TableParagraph"/>
        <w:spacing w:line="229" w:lineRule="exact"/>
        <w:ind w:right="461"/>
        <w:rPr>
          <w:sz w:val="20"/>
          <w:szCs w:val="20"/>
        </w:rPr>
      </w:pPr>
    </w:p>
    <w:p w14:paraId="16BDE616" w14:textId="2066DA43" w:rsidR="002C01CC" w:rsidRDefault="002C01CC" w:rsidP="002C01CC">
      <w:pPr>
        <w:pStyle w:val="BodyText"/>
        <w:ind w:right="461"/>
        <w:jc w:val="both"/>
      </w:pPr>
      <w:r w:rsidRPr="009404BB">
        <w:lastRenderedPageBreak/>
        <w:t>Berdasarkan Tabel 4.11, terlihat bahwa consine similarity berhasil dijalankan dengan menemukan indeks yang sesuai dengan pertanyaan, hasil yang menunjukkan angka 1 menandakan bahwa kesesuaian vektor antara pertanyaan dan dataset jawaban.</w:t>
      </w:r>
    </w:p>
    <w:p w14:paraId="09EDA774" w14:textId="60C3FD47" w:rsidR="004000EC" w:rsidRDefault="004000EC" w:rsidP="002C01CC">
      <w:pPr>
        <w:pStyle w:val="BodyText"/>
        <w:ind w:right="461"/>
        <w:jc w:val="both"/>
      </w:pPr>
    </w:p>
    <w:p w14:paraId="082B535E" w14:textId="2AADA547" w:rsidR="008134C2" w:rsidRDefault="008134C2" w:rsidP="002C01CC">
      <w:pPr>
        <w:pStyle w:val="BodyText"/>
        <w:ind w:right="461"/>
        <w:jc w:val="both"/>
      </w:pPr>
      <w:r>
        <w:rPr>
          <w:noProof/>
        </w:rPr>
        <w:drawing>
          <wp:anchor distT="0" distB="0" distL="114300" distR="114300" simplePos="0" relativeHeight="251747840" behindDoc="0" locked="0" layoutInCell="1" allowOverlap="1" wp14:anchorId="1619CF77" wp14:editId="3E82D89C">
            <wp:simplePos x="0" y="0"/>
            <wp:positionH relativeFrom="column">
              <wp:posOffset>240030</wp:posOffset>
            </wp:positionH>
            <wp:positionV relativeFrom="paragraph">
              <wp:posOffset>304800</wp:posOffset>
            </wp:positionV>
            <wp:extent cx="3126740" cy="2481580"/>
            <wp:effectExtent l="0" t="0" r="0" b="0"/>
            <wp:wrapSquare wrapText="bothSides"/>
            <wp:docPr id="458461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61670" name="Picture 458461670"/>
                    <pic:cNvPicPr/>
                  </pic:nvPicPr>
                  <pic:blipFill rotWithShape="1">
                    <a:blip r:embed="rId16" cstate="print">
                      <a:extLst>
                        <a:ext uri="{28A0092B-C50C-407E-A947-70E740481C1C}">
                          <a14:useLocalDpi xmlns:a14="http://schemas.microsoft.com/office/drawing/2010/main" val="0"/>
                        </a:ext>
                      </a:extLst>
                    </a:blip>
                    <a:srcRect r="1505"/>
                    <a:stretch/>
                  </pic:blipFill>
                  <pic:spPr bwMode="auto">
                    <a:xfrm>
                      <a:off x="0" y="0"/>
                      <a:ext cx="3126740" cy="2481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E89A18" w14:textId="24068F21" w:rsidR="00D133D1" w:rsidRDefault="00D133D1" w:rsidP="00D133D1">
      <w:pPr>
        <w:pStyle w:val="BodyText"/>
        <w:keepNext/>
        <w:ind w:right="461"/>
        <w:jc w:val="center"/>
      </w:pPr>
    </w:p>
    <w:p w14:paraId="662D7FCD" w14:textId="3F2C9EDE" w:rsidR="008134C2" w:rsidRDefault="008134C2" w:rsidP="00D133D1">
      <w:pPr>
        <w:pStyle w:val="Caption"/>
        <w:jc w:val="center"/>
        <w:rPr>
          <w:b/>
          <w:bCs/>
          <w:color w:val="000000" w:themeColor="text1"/>
          <w:sz w:val="20"/>
          <w:szCs w:val="20"/>
        </w:rPr>
      </w:pPr>
    </w:p>
    <w:p w14:paraId="07DFF884" w14:textId="071E87D9" w:rsidR="008134C2" w:rsidRDefault="008134C2" w:rsidP="00D133D1">
      <w:pPr>
        <w:pStyle w:val="Caption"/>
        <w:jc w:val="center"/>
        <w:rPr>
          <w:b/>
          <w:bCs/>
          <w:color w:val="000000" w:themeColor="text1"/>
          <w:sz w:val="20"/>
          <w:szCs w:val="20"/>
        </w:rPr>
      </w:pPr>
    </w:p>
    <w:p w14:paraId="59CFEC9D" w14:textId="37FEF685" w:rsidR="008134C2" w:rsidRDefault="008134C2" w:rsidP="00D133D1">
      <w:pPr>
        <w:pStyle w:val="Caption"/>
        <w:jc w:val="center"/>
        <w:rPr>
          <w:b/>
          <w:bCs/>
          <w:color w:val="000000" w:themeColor="text1"/>
          <w:sz w:val="20"/>
          <w:szCs w:val="20"/>
        </w:rPr>
      </w:pPr>
    </w:p>
    <w:p w14:paraId="79047951" w14:textId="0CEC7AD5" w:rsidR="008134C2" w:rsidRDefault="008134C2" w:rsidP="00D133D1">
      <w:pPr>
        <w:pStyle w:val="Caption"/>
        <w:jc w:val="center"/>
        <w:rPr>
          <w:b/>
          <w:bCs/>
          <w:color w:val="000000" w:themeColor="text1"/>
          <w:sz w:val="20"/>
          <w:szCs w:val="20"/>
        </w:rPr>
      </w:pPr>
    </w:p>
    <w:p w14:paraId="46FA6E1D" w14:textId="77777777" w:rsidR="008134C2" w:rsidRDefault="008134C2" w:rsidP="00D133D1">
      <w:pPr>
        <w:pStyle w:val="Caption"/>
        <w:jc w:val="center"/>
        <w:rPr>
          <w:b/>
          <w:bCs/>
          <w:color w:val="000000" w:themeColor="text1"/>
          <w:sz w:val="20"/>
          <w:szCs w:val="20"/>
        </w:rPr>
      </w:pPr>
    </w:p>
    <w:p w14:paraId="2FDE828E" w14:textId="46AB8384" w:rsidR="008134C2" w:rsidRDefault="008134C2" w:rsidP="00D133D1">
      <w:pPr>
        <w:pStyle w:val="Caption"/>
        <w:jc w:val="center"/>
        <w:rPr>
          <w:b/>
          <w:bCs/>
          <w:color w:val="000000" w:themeColor="text1"/>
          <w:sz w:val="20"/>
          <w:szCs w:val="20"/>
        </w:rPr>
      </w:pPr>
    </w:p>
    <w:p w14:paraId="5D9EFE3B" w14:textId="04C0DC37" w:rsidR="008134C2" w:rsidRDefault="008134C2" w:rsidP="00D133D1">
      <w:pPr>
        <w:pStyle w:val="Caption"/>
        <w:jc w:val="center"/>
        <w:rPr>
          <w:b/>
          <w:bCs/>
          <w:color w:val="000000" w:themeColor="text1"/>
          <w:sz w:val="20"/>
          <w:szCs w:val="20"/>
        </w:rPr>
      </w:pPr>
    </w:p>
    <w:p w14:paraId="10A55E14" w14:textId="71E864A8" w:rsidR="008134C2" w:rsidRDefault="008134C2" w:rsidP="00D133D1">
      <w:pPr>
        <w:pStyle w:val="Caption"/>
        <w:jc w:val="center"/>
        <w:rPr>
          <w:b/>
          <w:bCs/>
          <w:color w:val="000000" w:themeColor="text1"/>
          <w:sz w:val="20"/>
          <w:szCs w:val="20"/>
        </w:rPr>
      </w:pPr>
    </w:p>
    <w:p w14:paraId="0E82E2D4" w14:textId="0056F1DA" w:rsidR="008134C2" w:rsidRDefault="008134C2" w:rsidP="00D133D1">
      <w:pPr>
        <w:pStyle w:val="Caption"/>
        <w:jc w:val="center"/>
        <w:rPr>
          <w:b/>
          <w:bCs/>
          <w:color w:val="000000" w:themeColor="text1"/>
          <w:sz w:val="20"/>
          <w:szCs w:val="20"/>
        </w:rPr>
      </w:pPr>
    </w:p>
    <w:p w14:paraId="4660B012" w14:textId="2382271E" w:rsidR="004000EC" w:rsidRPr="00D133D1" w:rsidRDefault="00D133D1" w:rsidP="00D133D1">
      <w:pPr>
        <w:pStyle w:val="Caption"/>
        <w:jc w:val="center"/>
        <w:rPr>
          <w:b/>
          <w:bCs/>
          <w:sz w:val="20"/>
          <w:szCs w:val="20"/>
        </w:rPr>
      </w:pPr>
      <w:r w:rsidRPr="00D133D1">
        <w:rPr>
          <w:b/>
          <w:bCs/>
          <w:color w:val="000000" w:themeColor="text1"/>
          <w:sz w:val="20"/>
          <w:szCs w:val="20"/>
        </w:rPr>
        <w:t xml:space="preserve">Gambar 4. </w:t>
      </w:r>
      <w:r w:rsidRPr="00D133D1">
        <w:rPr>
          <w:b/>
          <w:bCs/>
          <w:color w:val="000000" w:themeColor="text1"/>
          <w:sz w:val="20"/>
          <w:szCs w:val="20"/>
        </w:rPr>
        <w:fldChar w:fldCharType="begin"/>
      </w:r>
      <w:r w:rsidRPr="00D133D1">
        <w:rPr>
          <w:b/>
          <w:bCs/>
          <w:color w:val="000000" w:themeColor="text1"/>
          <w:sz w:val="20"/>
          <w:szCs w:val="20"/>
        </w:rPr>
        <w:instrText xml:space="preserve"> SEQ Gambar_4. \* ARABIC </w:instrText>
      </w:r>
      <w:r w:rsidRPr="00D133D1">
        <w:rPr>
          <w:b/>
          <w:bCs/>
          <w:color w:val="000000" w:themeColor="text1"/>
          <w:sz w:val="20"/>
          <w:szCs w:val="20"/>
        </w:rPr>
        <w:fldChar w:fldCharType="separate"/>
      </w:r>
      <w:r w:rsidR="00461240">
        <w:rPr>
          <w:b/>
          <w:bCs/>
          <w:noProof/>
          <w:color w:val="000000" w:themeColor="text1"/>
          <w:sz w:val="20"/>
          <w:szCs w:val="20"/>
        </w:rPr>
        <w:t>1</w:t>
      </w:r>
      <w:r w:rsidRPr="00D133D1">
        <w:rPr>
          <w:b/>
          <w:bCs/>
          <w:color w:val="000000" w:themeColor="text1"/>
          <w:sz w:val="20"/>
          <w:szCs w:val="20"/>
        </w:rPr>
        <w:fldChar w:fldCharType="end"/>
      </w:r>
      <w:r w:rsidRPr="00D133D1">
        <w:rPr>
          <w:b/>
          <w:bCs/>
          <w:color w:val="000000" w:themeColor="text1"/>
          <w:sz w:val="20"/>
          <w:szCs w:val="20"/>
        </w:rPr>
        <w:t xml:space="preserve"> Eksperimen 1 Score Cosine Similarity</w:t>
      </w:r>
    </w:p>
    <w:p w14:paraId="44DEF52F" w14:textId="069ABEA3" w:rsidR="008134C2" w:rsidRPr="008134C2" w:rsidRDefault="008134C2" w:rsidP="008134C2">
      <w:pPr>
        <w:pStyle w:val="BodyText"/>
        <w:ind w:right="461"/>
        <w:jc w:val="both"/>
      </w:pPr>
      <w:r w:rsidRPr="00D133D1">
        <w:rPr>
          <w:noProof/>
        </w:rPr>
        <w:lastRenderedPageBreak/>
        <w:drawing>
          <wp:anchor distT="0" distB="0" distL="114300" distR="114300" simplePos="0" relativeHeight="251746816" behindDoc="0" locked="0" layoutInCell="1" allowOverlap="1" wp14:anchorId="70B46309" wp14:editId="4AB23928">
            <wp:simplePos x="0" y="0"/>
            <wp:positionH relativeFrom="column">
              <wp:posOffset>325197</wp:posOffset>
            </wp:positionH>
            <wp:positionV relativeFrom="paragraph">
              <wp:posOffset>0</wp:posOffset>
            </wp:positionV>
            <wp:extent cx="3133357" cy="2935111"/>
            <wp:effectExtent l="0" t="0" r="3810" b="0"/>
            <wp:wrapSquare wrapText="bothSides"/>
            <wp:docPr id="15541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505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33357" cy="2935111"/>
                    </a:xfrm>
                    <a:prstGeom prst="rect">
                      <a:avLst/>
                    </a:prstGeom>
                  </pic:spPr>
                </pic:pic>
              </a:graphicData>
            </a:graphic>
            <wp14:sizeRelH relativeFrom="page">
              <wp14:pctWidth>0</wp14:pctWidth>
            </wp14:sizeRelH>
            <wp14:sizeRelV relativeFrom="page">
              <wp14:pctHeight>0</wp14:pctHeight>
            </wp14:sizeRelV>
          </wp:anchor>
        </w:drawing>
      </w:r>
    </w:p>
    <w:p w14:paraId="679F3589" w14:textId="5A334EE1" w:rsidR="00D133D1" w:rsidRPr="00855B88" w:rsidRDefault="00855B88" w:rsidP="00855B88">
      <w:pPr>
        <w:pStyle w:val="Caption"/>
        <w:jc w:val="center"/>
        <w:rPr>
          <w:b/>
          <w:bCs/>
          <w:color w:val="000000" w:themeColor="text1"/>
          <w:sz w:val="20"/>
          <w:szCs w:val="20"/>
        </w:rPr>
      </w:pPr>
      <w:r w:rsidRPr="00855B88">
        <w:rPr>
          <w:b/>
          <w:bCs/>
          <w:color w:val="000000" w:themeColor="text1"/>
          <w:sz w:val="20"/>
          <w:szCs w:val="20"/>
        </w:rPr>
        <w:t xml:space="preserve">Gambar 4. </w:t>
      </w:r>
      <w:r w:rsidRPr="00855B88">
        <w:rPr>
          <w:b/>
          <w:bCs/>
          <w:color w:val="000000" w:themeColor="text1"/>
          <w:sz w:val="20"/>
          <w:szCs w:val="20"/>
        </w:rPr>
        <w:fldChar w:fldCharType="begin"/>
      </w:r>
      <w:r w:rsidRPr="00855B88">
        <w:rPr>
          <w:b/>
          <w:bCs/>
          <w:color w:val="000000" w:themeColor="text1"/>
          <w:sz w:val="20"/>
          <w:szCs w:val="20"/>
        </w:rPr>
        <w:instrText xml:space="preserve"> SEQ Gambar_4. \* ARABIC </w:instrText>
      </w:r>
      <w:r w:rsidRPr="00855B88">
        <w:rPr>
          <w:b/>
          <w:bCs/>
          <w:color w:val="000000" w:themeColor="text1"/>
          <w:sz w:val="20"/>
          <w:szCs w:val="20"/>
        </w:rPr>
        <w:fldChar w:fldCharType="separate"/>
      </w:r>
      <w:r w:rsidR="00461240">
        <w:rPr>
          <w:b/>
          <w:bCs/>
          <w:noProof/>
          <w:color w:val="000000" w:themeColor="text1"/>
          <w:sz w:val="20"/>
          <w:szCs w:val="20"/>
        </w:rPr>
        <w:t>2</w:t>
      </w:r>
      <w:r w:rsidRPr="00855B88">
        <w:rPr>
          <w:b/>
          <w:bCs/>
          <w:color w:val="000000" w:themeColor="text1"/>
          <w:sz w:val="20"/>
          <w:szCs w:val="20"/>
        </w:rPr>
        <w:fldChar w:fldCharType="end"/>
      </w:r>
      <w:r w:rsidRPr="00855B88">
        <w:rPr>
          <w:b/>
          <w:bCs/>
          <w:color w:val="000000" w:themeColor="text1"/>
          <w:sz w:val="20"/>
          <w:szCs w:val="20"/>
        </w:rPr>
        <w:t xml:space="preserve"> Eksperimen 2 Score Cosine Similarity</w:t>
      </w:r>
    </w:p>
    <w:p w14:paraId="73B58AAC" w14:textId="4470A6B7" w:rsidR="002C01CC" w:rsidRPr="009404BB" w:rsidRDefault="00855B88" w:rsidP="00855B88">
      <w:pPr>
        <w:pStyle w:val="TableParagraph"/>
        <w:spacing w:line="229" w:lineRule="exact"/>
        <w:ind w:left="284" w:right="461" w:firstLine="567"/>
        <w:jc w:val="both"/>
        <w:rPr>
          <w:sz w:val="20"/>
          <w:szCs w:val="20"/>
        </w:rPr>
      </w:pPr>
      <w:r w:rsidRPr="00855B88">
        <w:rPr>
          <w:sz w:val="20"/>
          <w:szCs w:val="20"/>
        </w:rPr>
        <w:t xml:space="preserve">Dari </w:t>
      </w:r>
      <w:r>
        <w:rPr>
          <w:sz w:val="20"/>
          <w:szCs w:val="20"/>
        </w:rPr>
        <w:t>Gambar</w:t>
      </w:r>
      <w:r w:rsidRPr="00855B88">
        <w:rPr>
          <w:sz w:val="20"/>
          <w:szCs w:val="20"/>
        </w:rPr>
        <w:t xml:space="preserve"> 4.1</w:t>
      </w:r>
      <w:r>
        <w:rPr>
          <w:sz w:val="20"/>
          <w:szCs w:val="20"/>
        </w:rPr>
        <w:t xml:space="preserve"> dan 4.2</w:t>
      </w:r>
      <w:r w:rsidRPr="00855B88">
        <w:rPr>
          <w:sz w:val="20"/>
          <w:szCs w:val="20"/>
        </w:rPr>
        <w:t>, terlihat hasil perhitungan cosine similarity dalam proses</w:t>
      </w:r>
      <w:r>
        <w:rPr>
          <w:sz w:val="20"/>
          <w:szCs w:val="20"/>
        </w:rPr>
        <w:t xml:space="preserve"> </w:t>
      </w:r>
      <w:r w:rsidRPr="00855B88">
        <w:rPr>
          <w:sz w:val="20"/>
          <w:szCs w:val="20"/>
        </w:rPr>
        <w:t xml:space="preserve">pencarian jawaban yang tepat untuk pengguna, di mana semakin tinggi nilainya, semakin identik vektor tersebut. Skor cosine similarity berkisar antara 0 hingga 1, di mana 0 menunjukkan tidak adanya kesamaan dan 1 menunjukkan kesamaan sempurna. Dalam eksperimen penghitungan skor cosine similarity ini, dataset yang digunakan berjumlah </w:t>
      </w:r>
      <w:r>
        <w:rPr>
          <w:sz w:val="20"/>
          <w:szCs w:val="20"/>
        </w:rPr>
        <w:t>2</w:t>
      </w:r>
      <w:r w:rsidRPr="00855B88">
        <w:rPr>
          <w:sz w:val="20"/>
          <w:szCs w:val="20"/>
        </w:rPr>
        <w:t>.</w:t>
      </w:r>
      <w:r>
        <w:rPr>
          <w:sz w:val="20"/>
          <w:szCs w:val="20"/>
        </w:rPr>
        <w:t>61</w:t>
      </w:r>
      <w:r w:rsidRPr="00855B88">
        <w:rPr>
          <w:sz w:val="20"/>
          <w:szCs w:val="20"/>
        </w:rPr>
        <w:t>0 data untuk membuat proses pengamatan lebih sesuai dengan situasi yangsebenarnya. Pada sampel data di atas, hanya ditampilkan 5 skor terbesar dari hasil perhitungan untuk setiap input dari pengguna. 5 skor terbesar tersebut diambil dari hasil sorting nilai cosine similarity yang paling besar, kemudian nilai terbesar akan dipilih sebagai jawaban.</w:t>
      </w:r>
    </w:p>
    <w:p w14:paraId="1695EBB0" w14:textId="171E847D" w:rsidR="002C01CC" w:rsidRPr="009404BB" w:rsidRDefault="00835442" w:rsidP="00835442">
      <w:pPr>
        <w:pStyle w:val="Heading5"/>
        <w:numPr>
          <w:ilvl w:val="2"/>
          <w:numId w:val="20"/>
        </w:numPr>
        <w:tabs>
          <w:tab w:val="left" w:pos="142"/>
        </w:tabs>
        <w:spacing w:before="125" w:line="229" w:lineRule="exact"/>
        <w:ind w:left="709" w:right="461" w:hanging="578"/>
        <w:jc w:val="both"/>
        <w:rPr>
          <w:rFonts w:ascii="Times New Roman" w:hAnsi="Times New Roman" w:cs="Times New Roman"/>
          <w:b/>
          <w:bCs/>
          <w:color w:val="000000" w:themeColor="text1"/>
          <w:spacing w:val="-2"/>
          <w:sz w:val="20"/>
          <w:szCs w:val="20"/>
        </w:rPr>
      </w:pPr>
      <w:r>
        <w:rPr>
          <w:rFonts w:ascii="Times New Roman" w:hAnsi="Times New Roman" w:cs="Times New Roman"/>
          <w:b/>
          <w:bCs/>
          <w:color w:val="000000" w:themeColor="text1"/>
          <w:spacing w:val="-2"/>
          <w:sz w:val="20"/>
          <w:szCs w:val="20"/>
        </w:rPr>
        <w:lastRenderedPageBreak/>
        <w:t>Skenario Uji Coba</w:t>
      </w:r>
    </w:p>
    <w:p w14:paraId="107F7484" w14:textId="14CF03F5" w:rsidR="002C01CC" w:rsidRPr="009404BB" w:rsidRDefault="002C01CC" w:rsidP="002C01CC">
      <w:pPr>
        <w:pStyle w:val="BodyText"/>
        <w:ind w:left="167" w:right="461" w:firstLine="283"/>
        <w:jc w:val="both"/>
      </w:pPr>
      <w:r w:rsidRPr="009404BB">
        <w:t xml:space="preserve">Berikut Pengujian sistem akan dilakukan dengan menggunakan </w:t>
      </w:r>
      <w:r w:rsidR="003340C6">
        <w:t xml:space="preserve">5 </w:t>
      </w:r>
      <w:r w:rsidRPr="009404BB">
        <w:t xml:space="preserve"> tipe pengujian antara lain adalah sebagai berikut:</w:t>
      </w:r>
    </w:p>
    <w:p w14:paraId="04A59A90" w14:textId="77777777" w:rsidR="002C01CC" w:rsidRPr="009404BB" w:rsidRDefault="002C01CC" w:rsidP="002C01CC">
      <w:pPr>
        <w:pStyle w:val="BodyText"/>
        <w:ind w:right="461"/>
        <w:jc w:val="both"/>
      </w:pPr>
    </w:p>
    <w:p w14:paraId="5BC40D59" w14:textId="4D47332E" w:rsidR="002C01CC" w:rsidRPr="00407BA4" w:rsidRDefault="002C01CC" w:rsidP="002C01CC">
      <w:pPr>
        <w:pStyle w:val="BodyText"/>
        <w:numPr>
          <w:ilvl w:val="0"/>
          <w:numId w:val="18"/>
        </w:numPr>
        <w:ind w:right="461"/>
        <w:jc w:val="both"/>
        <w:rPr>
          <w:b/>
          <w:bCs/>
        </w:rPr>
      </w:pPr>
      <w:r w:rsidRPr="009404BB">
        <w:rPr>
          <w:b/>
          <w:bCs/>
        </w:rPr>
        <w:t>Pengujian dengan menggunakan pemilihan kosakata yang sesuai dataset</w:t>
      </w:r>
    </w:p>
    <w:p w14:paraId="6EAAF6AC" w14:textId="2EF0C4B8" w:rsidR="00407BA4" w:rsidRDefault="00407BA4" w:rsidP="00407BA4">
      <w:pPr>
        <w:pStyle w:val="BodyText"/>
        <w:ind w:left="426" w:right="461" w:firstLine="425"/>
        <w:jc w:val="both"/>
      </w:pPr>
      <w:r w:rsidRPr="00407BA4">
        <w:t>Skenario ini menguji kemampuan chatbot dalam merespons pertanyaan yang menggunakan kalimat langsung dan umum</w:t>
      </w:r>
      <w:r w:rsidR="00AA6AAF">
        <w:t xml:space="preserve"> sesuai pada dataset</w:t>
      </w:r>
      <w:r w:rsidRPr="00407BA4">
        <w:t>. Pertanyaan seperti “</w:t>
      </w:r>
      <w:r w:rsidR="00C87789">
        <w:t>Apa saja step menguji fitur registrasi</w:t>
      </w:r>
      <w:r w:rsidRPr="00407BA4">
        <w:t>?” digunakan untuk melihat apakah chatbot dapat langsung mengenali kata kunci utama dan memberikan jawaban yang tepat sesuai dengan data yang ada di dalam knowledge base.</w:t>
      </w:r>
    </w:p>
    <w:p w14:paraId="1A2A99A0" w14:textId="77777777" w:rsidR="00407BA4" w:rsidRPr="009404BB" w:rsidRDefault="00407BA4" w:rsidP="002C01CC">
      <w:pPr>
        <w:pStyle w:val="BodyText"/>
        <w:ind w:right="461"/>
        <w:jc w:val="both"/>
      </w:pPr>
    </w:p>
    <w:p w14:paraId="0B40EB93" w14:textId="64FD077E" w:rsidR="002C01CC" w:rsidRPr="009404BB" w:rsidRDefault="002C01CC" w:rsidP="002C01CC">
      <w:pPr>
        <w:pStyle w:val="Caption"/>
        <w:jc w:val="center"/>
        <w:rPr>
          <w:b/>
          <w:bCs/>
          <w:i w:val="0"/>
          <w:iCs w:val="0"/>
          <w:sz w:val="20"/>
          <w:szCs w:val="20"/>
        </w:rPr>
      </w:pPr>
      <w:bookmarkStart w:id="120" w:name="_Toc189215667"/>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13</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Pertanyaan dengan kosakata sesuai</w:t>
      </w:r>
      <w:bookmarkEnd w:id="120"/>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2"/>
        <w:gridCol w:w="2294"/>
        <w:gridCol w:w="1417"/>
      </w:tblGrid>
      <w:tr w:rsidR="00D244A9" w:rsidRPr="009404BB" w14:paraId="6D6A2FF2" w14:textId="2EC3F93F" w:rsidTr="00554835">
        <w:trPr>
          <w:trHeight w:val="431"/>
          <w:jc w:val="center"/>
        </w:trPr>
        <w:tc>
          <w:tcPr>
            <w:tcW w:w="1382" w:type="dxa"/>
            <w:shd w:val="clear" w:color="auto" w:fill="auto"/>
          </w:tcPr>
          <w:p w14:paraId="549A0A84" w14:textId="7F72657B" w:rsidR="00D244A9" w:rsidRPr="009404BB" w:rsidRDefault="00D244A9" w:rsidP="008073D5">
            <w:pPr>
              <w:pStyle w:val="TableParagraph"/>
              <w:spacing w:before="98"/>
              <w:ind w:left="98"/>
              <w:rPr>
                <w:sz w:val="20"/>
                <w:szCs w:val="20"/>
              </w:rPr>
            </w:pPr>
            <w:r w:rsidRPr="009404BB">
              <w:rPr>
                <w:spacing w:val="-2"/>
                <w:sz w:val="20"/>
                <w:szCs w:val="20"/>
              </w:rPr>
              <w:t>Pertanyaan</w:t>
            </w:r>
          </w:p>
        </w:tc>
        <w:tc>
          <w:tcPr>
            <w:tcW w:w="2294" w:type="dxa"/>
            <w:shd w:val="clear" w:color="auto" w:fill="auto"/>
          </w:tcPr>
          <w:p w14:paraId="349258EC" w14:textId="155E20F1" w:rsidR="00D244A9" w:rsidRPr="009404BB" w:rsidRDefault="00D244A9" w:rsidP="008073D5">
            <w:pPr>
              <w:pStyle w:val="TableParagraph"/>
              <w:spacing w:before="98"/>
              <w:ind w:left="98"/>
              <w:rPr>
                <w:sz w:val="20"/>
                <w:szCs w:val="20"/>
              </w:rPr>
            </w:pPr>
            <w:r w:rsidRPr="009404BB">
              <w:rPr>
                <w:spacing w:val="-2"/>
                <w:sz w:val="20"/>
                <w:szCs w:val="20"/>
              </w:rPr>
              <w:t>Jawaban</w:t>
            </w:r>
          </w:p>
        </w:tc>
        <w:tc>
          <w:tcPr>
            <w:tcW w:w="1417" w:type="dxa"/>
          </w:tcPr>
          <w:p w14:paraId="2F3DA4E7" w14:textId="2E606C88" w:rsidR="00D244A9" w:rsidRPr="009404BB" w:rsidRDefault="00D244A9" w:rsidP="008073D5">
            <w:pPr>
              <w:pStyle w:val="TableParagraph"/>
              <w:spacing w:before="98"/>
              <w:ind w:left="98"/>
              <w:rPr>
                <w:spacing w:val="-2"/>
                <w:sz w:val="20"/>
                <w:szCs w:val="20"/>
              </w:rPr>
            </w:pPr>
            <w:r>
              <w:rPr>
                <w:spacing w:val="-2"/>
                <w:sz w:val="20"/>
                <w:szCs w:val="20"/>
              </w:rPr>
              <w:t>Skor Similarity</w:t>
            </w:r>
          </w:p>
        </w:tc>
      </w:tr>
      <w:tr w:rsidR="00D244A9" w:rsidRPr="009404BB" w14:paraId="1914725C" w14:textId="6AEC028A" w:rsidTr="00E92878">
        <w:trPr>
          <w:trHeight w:val="689"/>
          <w:jc w:val="center"/>
        </w:trPr>
        <w:tc>
          <w:tcPr>
            <w:tcW w:w="1382" w:type="dxa"/>
          </w:tcPr>
          <w:p w14:paraId="1DBE4B6E" w14:textId="33765AAD" w:rsidR="00D244A9" w:rsidRPr="009404BB" w:rsidRDefault="00B65967" w:rsidP="008073D5">
            <w:pPr>
              <w:pStyle w:val="TableParagraph"/>
              <w:spacing w:before="98"/>
              <w:ind w:left="98"/>
              <w:rPr>
                <w:sz w:val="20"/>
                <w:szCs w:val="20"/>
              </w:rPr>
            </w:pPr>
            <w:r w:rsidRPr="00554835">
              <w:rPr>
                <w:sz w:val="20"/>
                <w:szCs w:val="20"/>
              </w:rPr>
              <w:t>Bagaimana test case untuk fitur login</w:t>
            </w:r>
            <w:r>
              <w:rPr>
                <w:sz w:val="20"/>
                <w:szCs w:val="20"/>
              </w:rPr>
              <w:t xml:space="preserve"> </w:t>
            </w:r>
            <w:r w:rsidRPr="00554835">
              <w:rPr>
                <w:sz w:val="20"/>
                <w:szCs w:val="20"/>
              </w:rPr>
              <w:t>?</w:t>
            </w:r>
          </w:p>
        </w:tc>
        <w:tc>
          <w:tcPr>
            <w:tcW w:w="2294" w:type="dxa"/>
          </w:tcPr>
          <w:p w14:paraId="28607FD2" w14:textId="00972AA8" w:rsidR="00D244A9" w:rsidRPr="009404BB" w:rsidRDefault="00E92878" w:rsidP="008073D5">
            <w:pPr>
              <w:pStyle w:val="TableParagraph"/>
              <w:spacing w:before="98"/>
              <w:ind w:left="98" w:right="148"/>
              <w:rPr>
                <w:sz w:val="20"/>
                <w:szCs w:val="20"/>
              </w:rPr>
            </w:pPr>
            <w:r w:rsidRPr="00E92878">
              <w:rPr>
                <w:sz w:val="20"/>
                <w:szCs w:val="20"/>
              </w:rPr>
              <w:t xml:space="preserve">Berikut adalah beberapa test case yang dapat digunakan untuk menguji skenario login pada layanan Agree, yang mencakup pengujian Positive Case dan Negative Case. Positive Case bertujuan untuk memastikan sistem dapat menangani input yang benar sesuai alur yang diharapkan, sementara Negative Case bertujuan untuk memastikan sistem dapat merespons dengan tepat terhadap input yang salah atau kondisi tidak </w:t>
            </w:r>
            <w:r w:rsidRPr="00E92878">
              <w:rPr>
                <w:sz w:val="20"/>
                <w:szCs w:val="20"/>
              </w:rPr>
              <w:lastRenderedPageBreak/>
              <w:t>normal. Untuk Positive Case: 1.) Test Case: Login dengan username dan password yang valid 2.) Test Case: Verifikasi UI dan tombol login berfungsi dengan benar 3.) Test Case: Login dengan opsi 'Remember Me' 4.) Test Case: Login setelah logout 5.) Test Case: Login di berbagai browser (Cross Browser Testing). Sedangkan untuk Negative Case: 1.) Test Case: Login dengan password yang salah 2.) Test Case: Login dengan username/email yang tidak terdaftar</w:t>
            </w:r>
            <w:r>
              <w:rPr>
                <w:sz w:val="20"/>
                <w:szCs w:val="20"/>
              </w:rPr>
              <w:t>.</w:t>
            </w:r>
          </w:p>
        </w:tc>
        <w:tc>
          <w:tcPr>
            <w:tcW w:w="1417" w:type="dxa"/>
          </w:tcPr>
          <w:p w14:paraId="7B2A530D" w14:textId="51121B97" w:rsidR="00D244A9" w:rsidRPr="009404BB" w:rsidRDefault="00554835" w:rsidP="00554835">
            <w:pPr>
              <w:pStyle w:val="TableParagraph"/>
              <w:spacing w:before="98"/>
              <w:ind w:left="98" w:right="148"/>
              <w:jc w:val="center"/>
              <w:rPr>
                <w:sz w:val="20"/>
                <w:szCs w:val="20"/>
              </w:rPr>
            </w:pPr>
            <w:r>
              <w:rPr>
                <w:sz w:val="20"/>
                <w:szCs w:val="20"/>
              </w:rPr>
              <w:lastRenderedPageBreak/>
              <w:t>1.00</w:t>
            </w:r>
          </w:p>
        </w:tc>
      </w:tr>
      <w:tr w:rsidR="00D244A9" w:rsidRPr="009404BB" w14:paraId="6B40B5BD" w14:textId="21C121B8" w:rsidTr="00554835">
        <w:trPr>
          <w:trHeight w:val="1580"/>
          <w:jc w:val="center"/>
        </w:trPr>
        <w:tc>
          <w:tcPr>
            <w:tcW w:w="1382" w:type="dxa"/>
          </w:tcPr>
          <w:p w14:paraId="4073E972" w14:textId="77777777" w:rsidR="00D244A9" w:rsidRPr="009404BB" w:rsidRDefault="00D244A9" w:rsidP="008073D5">
            <w:pPr>
              <w:pStyle w:val="TableParagraph"/>
              <w:spacing w:before="100" w:line="237" w:lineRule="auto"/>
              <w:ind w:left="98"/>
              <w:rPr>
                <w:sz w:val="20"/>
                <w:szCs w:val="20"/>
              </w:rPr>
            </w:pPr>
            <w:r w:rsidRPr="009404BB">
              <w:rPr>
                <w:sz w:val="20"/>
                <w:szCs w:val="20"/>
              </w:rPr>
              <w:t>Apa saja skenario dasar dalam pengujian fitur registrasi?</w:t>
            </w:r>
          </w:p>
        </w:tc>
        <w:tc>
          <w:tcPr>
            <w:tcW w:w="2294" w:type="dxa"/>
          </w:tcPr>
          <w:p w14:paraId="39CF92D5" w14:textId="77777777" w:rsidR="00D244A9" w:rsidRPr="009404BB" w:rsidRDefault="00D244A9" w:rsidP="008073D5">
            <w:pPr>
              <w:pStyle w:val="TableParagraph"/>
              <w:ind w:left="98" w:right="859"/>
              <w:rPr>
                <w:sz w:val="20"/>
                <w:szCs w:val="20"/>
              </w:rPr>
            </w:pPr>
            <w:r w:rsidRPr="009404BB">
              <w:rPr>
                <w:sz w:val="20"/>
                <w:szCs w:val="20"/>
              </w:rPr>
              <w:t>Skenario testing untuk fitur registrasi secara dasar terbagi menjadi 2 yaitu: Register Berhasil (Success) &amp; Register Gagal (Failed).</w:t>
            </w:r>
          </w:p>
        </w:tc>
        <w:tc>
          <w:tcPr>
            <w:tcW w:w="1417" w:type="dxa"/>
          </w:tcPr>
          <w:p w14:paraId="09375D66" w14:textId="162E7C59" w:rsidR="00D244A9" w:rsidRPr="009404BB" w:rsidRDefault="00554835" w:rsidP="00554835">
            <w:pPr>
              <w:pStyle w:val="TableParagraph"/>
              <w:ind w:right="-7"/>
              <w:jc w:val="center"/>
              <w:rPr>
                <w:sz w:val="20"/>
                <w:szCs w:val="20"/>
              </w:rPr>
            </w:pPr>
            <w:r>
              <w:rPr>
                <w:sz w:val="20"/>
                <w:szCs w:val="20"/>
              </w:rPr>
              <w:t>0.9</w:t>
            </w:r>
            <w:r w:rsidR="005365DE">
              <w:rPr>
                <w:sz w:val="20"/>
                <w:szCs w:val="20"/>
              </w:rPr>
              <w:t>1</w:t>
            </w:r>
          </w:p>
        </w:tc>
      </w:tr>
      <w:tr w:rsidR="00D244A9" w:rsidRPr="009404BB" w14:paraId="1A28427F" w14:textId="2C06C575" w:rsidTr="00554835">
        <w:trPr>
          <w:trHeight w:val="1120"/>
          <w:jc w:val="center"/>
        </w:trPr>
        <w:tc>
          <w:tcPr>
            <w:tcW w:w="1382" w:type="dxa"/>
          </w:tcPr>
          <w:p w14:paraId="2C8914FD" w14:textId="77777777" w:rsidR="00D244A9" w:rsidRPr="009404BB" w:rsidRDefault="00D244A9" w:rsidP="008073D5">
            <w:pPr>
              <w:pStyle w:val="TableParagraph"/>
              <w:spacing w:before="98"/>
              <w:ind w:left="98" w:right="239"/>
              <w:rPr>
                <w:sz w:val="20"/>
                <w:szCs w:val="20"/>
              </w:rPr>
            </w:pPr>
            <w:r w:rsidRPr="009404BB">
              <w:rPr>
                <w:sz w:val="20"/>
                <w:szCs w:val="20"/>
              </w:rPr>
              <w:t>Apa saja Step untuk menguji fitur Registrasi?</w:t>
            </w:r>
          </w:p>
        </w:tc>
        <w:tc>
          <w:tcPr>
            <w:tcW w:w="2294" w:type="dxa"/>
          </w:tcPr>
          <w:p w14:paraId="21F6F52B" w14:textId="6D98EA2C" w:rsidR="00D244A9" w:rsidRPr="009404BB" w:rsidRDefault="00183B14" w:rsidP="008073D5">
            <w:pPr>
              <w:pStyle w:val="TableParagraph"/>
              <w:spacing w:before="98"/>
              <w:ind w:left="98"/>
              <w:rPr>
                <w:sz w:val="20"/>
                <w:szCs w:val="20"/>
              </w:rPr>
            </w:pPr>
            <w:r w:rsidRPr="00183B14">
              <w:rPr>
                <w:sz w:val="20"/>
                <w:szCs w:val="20"/>
              </w:rPr>
              <w:t xml:space="preserve">Berikut adalah step yang perlu dilakukan dalam menguji fitur Registrasi untuk test case Positive Case dan Negative Case pada layanan Agree. Untuk Positive Case: 1.) </w:t>
            </w:r>
            <w:r w:rsidRPr="00183B14">
              <w:rPr>
                <w:sz w:val="20"/>
                <w:szCs w:val="20"/>
              </w:rPr>
              <w:lastRenderedPageBreak/>
              <w:t>Buka halaman registrasi 2.) Masukkan data pendaftaran yang valid sesuai format (email, password, nama lengkap, dll.) 3.) Klik tombol 'Daftar' atau 'Registrasi' 4.) Verifikasi validasi form, pastikan sistem memvalidasi setiap input 5.) Jika data valid, sistem memproses registrasi dan menyimpan data pengguna ke database 6.) Sistem mengirimkan kode OTP (One-Time Password) ke email atau nomor HP 7.) User diarahkan ke halaman verifikasi akun 8.) Masukkan kode OTP yang valid 9.) Sistem memverifikasi OTP 10.) Sistem menampilkan notifikasi bahwa registrasi berhasil 11.) Verifikasi data pengguna tersimpan di database 12.) Lakukan login untuk memastikan akun aktif.</w:t>
            </w:r>
          </w:p>
        </w:tc>
        <w:tc>
          <w:tcPr>
            <w:tcW w:w="1417" w:type="dxa"/>
          </w:tcPr>
          <w:p w14:paraId="1AD1E436" w14:textId="601488F2" w:rsidR="00D244A9" w:rsidRPr="009404BB" w:rsidRDefault="00554835" w:rsidP="00554835">
            <w:pPr>
              <w:pStyle w:val="TableParagraph"/>
              <w:spacing w:before="98"/>
              <w:ind w:left="98"/>
              <w:jc w:val="center"/>
              <w:rPr>
                <w:sz w:val="20"/>
                <w:szCs w:val="20"/>
              </w:rPr>
            </w:pPr>
            <w:r>
              <w:rPr>
                <w:sz w:val="20"/>
                <w:szCs w:val="20"/>
              </w:rPr>
              <w:lastRenderedPageBreak/>
              <w:t>0.</w:t>
            </w:r>
            <w:r w:rsidR="005365DE">
              <w:rPr>
                <w:sz w:val="20"/>
                <w:szCs w:val="20"/>
              </w:rPr>
              <w:t>90</w:t>
            </w:r>
          </w:p>
        </w:tc>
      </w:tr>
    </w:tbl>
    <w:p w14:paraId="158BCDBE" w14:textId="77777777" w:rsidR="002C01CC" w:rsidRPr="009404BB" w:rsidRDefault="002C01CC" w:rsidP="002C01CC">
      <w:pPr>
        <w:pStyle w:val="BodyText"/>
        <w:spacing w:line="276" w:lineRule="auto"/>
        <w:ind w:left="851" w:right="561" w:firstLine="400"/>
        <w:jc w:val="both"/>
      </w:pPr>
    </w:p>
    <w:p w14:paraId="2F60B011" w14:textId="77777777" w:rsidR="002C01CC" w:rsidRDefault="002C01CC" w:rsidP="002C01CC">
      <w:pPr>
        <w:pStyle w:val="BodyText"/>
        <w:spacing w:line="276" w:lineRule="auto"/>
        <w:ind w:left="284" w:right="561" w:firstLine="400"/>
        <w:jc w:val="both"/>
      </w:pPr>
      <w:r w:rsidRPr="009404BB">
        <w:t>Berdasarkan Tabel 4.12, dapat disimpulkan bahwa chatbot mampu memahami pertanyaan yang diajukan oleh pengguna apabila pertanyaan tersebut disampaikan persis seperti pada datset. Hal ini menunjukkan bahwa sistem telah dirancang dengan baik untuk mengenali pertanyaan yang memiliki tingkat kesamaan tinggi dengan dataset.</w:t>
      </w:r>
    </w:p>
    <w:p w14:paraId="43100E45" w14:textId="77777777" w:rsidR="003628F6" w:rsidRPr="009404BB" w:rsidRDefault="003628F6" w:rsidP="002C01CC">
      <w:pPr>
        <w:pStyle w:val="BodyText"/>
        <w:spacing w:line="276" w:lineRule="auto"/>
        <w:ind w:left="284" w:right="561" w:firstLine="400"/>
        <w:jc w:val="both"/>
      </w:pPr>
    </w:p>
    <w:p w14:paraId="2B4F3EF0" w14:textId="77777777" w:rsidR="002C01CC" w:rsidRPr="009404BB" w:rsidRDefault="002C01CC" w:rsidP="002C01CC">
      <w:pPr>
        <w:pStyle w:val="BodyText"/>
        <w:ind w:left="810" w:right="461"/>
        <w:jc w:val="both"/>
      </w:pPr>
    </w:p>
    <w:p w14:paraId="1A2E50F6" w14:textId="77777777" w:rsidR="002C01CC" w:rsidRDefault="002C01CC" w:rsidP="002C01CC">
      <w:pPr>
        <w:pStyle w:val="BodyText"/>
        <w:numPr>
          <w:ilvl w:val="0"/>
          <w:numId w:val="18"/>
        </w:numPr>
        <w:ind w:right="461"/>
        <w:jc w:val="both"/>
        <w:rPr>
          <w:b/>
          <w:bCs/>
        </w:rPr>
      </w:pPr>
      <w:r w:rsidRPr="009404BB">
        <w:rPr>
          <w:b/>
          <w:bCs/>
        </w:rPr>
        <w:t>Pengujian dengan menggunakan pemilihan kalimat yang kompleks</w:t>
      </w:r>
    </w:p>
    <w:p w14:paraId="1A07A3A0" w14:textId="48897120" w:rsidR="00D244A9" w:rsidRPr="009404BB" w:rsidRDefault="00D244A9" w:rsidP="00D244A9">
      <w:pPr>
        <w:pStyle w:val="BodyText"/>
        <w:ind w:left="284" w:right="461" w:firstLine="567"/>
        <w:jc w:val="both"/>
        <w:rPr>
          <w:b/>
          <w:bCs/>
        </w:rPr>
      </w:pPr>
      <w:r w:rsidRPr="00D244A9">
        <w:t>Skenario ini bertujuan untuk menilai sejauh mana sistem dapat memahami maksud utama dari pertanyaan yang panjang dan mengandung penjelasan tambahan. Misalnya, pertanyaan seperti “</w:t>
      </w:r>
      <w:r w:rsidRPr="009404BB">
        <w:t>Saya bingung skenario dasar dalam pengujian fitur registrasi apa saja?</w:t>
      </w:r>
      <w:r w:rsidRPr="00D244A9">
        <w:t>” digunakan untuk mengetahui apakah chatbot tetap dapat menangkap konteks utama, yaitu "</w:t>
      </w:r>
      <w:r>
        <w:t>registrasi</w:t>
      </w:r>
      <w:r w:rsidRPr="00D244A9">
        <w:t>", dan memberikan jawaban yang sesuai.</w:t>
      </w:r>
    </w:p>
    <w:p w14:paraId="7DE4A3B0" w14:textId="77777777" w:rsidR="002C01CC" w:rsidRPr="009404BB" w:rsidRDefault="002C01CC" w:rsidP="002C01CC">
      <w:pPr>
        <w:pStyle w:val="Heading2"/>
        <w:spacing w:before="70" w:after="36"/>
        <w:ind w:left="1701"/>
        <w:rPr>
          <w:rFonts w:cs="Times New Roman"/>
          <w:b w:val="0"/>
          <w:szCs w:val="20"/>
        </w:rPr>
      </w:pPr>
    </w:p>
    <w:p w14:paraId="47688B3A" w14:textId="483E7BD2" w:rsidR="002C01CC" w:rsidRPr="009404BB" w:rsidRDefault="002C01CC" w:rsidP="002C01CC">
      <w:pPr>
        <w:pStyle w:val="Caption"/>
        <w:jc w:val="center"/>
        <w:rPr>
          <w:b/>
          <w:bCs/>
          <w:i w:val="0"/>
          <w:iCs w:val="0"/>
          <w:color w:val="000000" w:themeColor="text1"/>
          <w:sz w:val="20"/>
          <w:szCs w:val="20"/>
        </w:rPr>
      </w:pPr>
      <w:bookmarkStart w:id="121" w:name="_Toc189215668"/>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14</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Pertanyaan dengan kalimat kompleks</w:t>
      </w:r>
      <w:bookmarkEnd w:id="121"/>
    </w:p>
    <w:tbl>
      <w:tblPr>
        <w:tblW w:w="52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4"/>
        <w:gridCol w:w="2304"/>
        <w:gridCol w:w="1417"/>
      </w:tblGrid>
      <w:tr w:rsidR="00D244A9" w:rsidRPr="009404BB" w14:paraId="27927F11" w14:textId="4E45B3D1" w:rsidTr="00D244A9">
        <w:trPr>
          <w:trHeight w:val="431"/>
          <w:jc w:val="center"/>
        </w:trPr>
        <w:tc>
          <w:tcPr>
            <w:tcW w:w="1514" w:type="dxa"/>
            <w:shd w:val="clear" w:color="auto" w:fill="auto"/>
          </w:tcPr>
          <w:p w14:paraId="10B20651" w14:textId="77777777" w:rsidR="00D244A9" w:rsidRPr="009404BB" w:rsidRDefault="00D244A9" w:rsidP="008073D5">
            <w:pPr>
              <w:pStyle w:val="TableParagraph"/>
              <w:spacing w:before="98"/>
              <w:ind w:left="98"/>
              <w:jc w:val="center"/>
              <w:rPr>
                <w:sz w:val="20"/>
                <w:szCs w:val="20"/>
              </w:rPr>
            </w:pPr>
            <w:r w:rsidRPr="009404BB">
              <w:rPr>
                <w:spacing w:val="-2"/>
                <w:sz w:val="20"/>
                <w:szCs w:val="20"/>
              </w:rPr>
              <w:t>Pertanyaan</w:t>
            </w:r>
          </w:p>
        </w:tc>
        <w:tc>
          <w:tcPr>
            <w:tcW w:w="2304" w:type="dxa"/>
            <w:shd w:val="clear" w:color="auto" w:fill="auto"/>
          </w:tcPr>
          <w:p w14:paraId="18A90787" w14:textId="77777777" w:rsidR="00D244A9" w:rsidRPr="009404BB" w:rsidRDefault="00D244A9" w:rsidP="008073D5">
            <w:pPr>
              <w:pStyle w:val="TableParagraph"/>
              <w:spacing w:before="98"/>
              <w:ind w:left="98"/>
              <w:rPr>
                <w:sz w:val="20"/>
                <w:szCs w:val="20"/>
              </w:rPr>
            </w:pPr>
            <w:r w:rsidRPr="009404BB">
              <w:rPr>
                <w:spacing w:val="-2"/>
                <w:sz w:val="20"/>
                <w:szCs w:val="20"/>
              </w:rPr>
              <w:t>Jawaban</w:t>
            </w:r>
          </w:p>
        </w:tc>
        <w:tc>
          <w:tcPr>
            <w:tcW w:w="1417" w:type="dxa"/>
          </w:tcPr>
          <w:p w14:paraId="63103550" w14:textId="15B6343E" w:rsidR="00D244A9" w:rsidRPr="009404BB" w:rsidRDefault="00D244A9" w:rsidP="008073D5">
            <w:pPr>
              <w:pStyle w:val="TableParagraph"/>
              <w:spacing w:before="98"/>
              <w:ind w:left="98"/>
              <w:rPr>
                <w:spacing w:val="-2"/>
                <w:sz w:val="20"/>
                <w:szCs w:val="20"/>
              </w:rPr>
            </w:pPr>
            <w:r>
              <w:rPr>
                <w:spacing w:val="-2"/>
                <w:sz w:val="20"/>
                <w:szCs w:val="20"/>
              </w:rPr>
              <w:t>Skor Similarity</w:t>
            </w:r>
          </w:p>
        </w:tc>
      </w:tr>
      <w:tr w:rsidR="00554835" w:rsidRPr="009404BB" w14:paraId="63A7B233" w14:textId="7FDA1679" w:rsidTr="00D244A9">
        <w:trPr>
          <w:trHeight w:val="889"/>
          <w:jc w:val="center"/>
        </w:trPr>
        <w:tc>
          <w:tcPr>
            <w:tcW w:w="1514" w:type="dxa"/>
          </w:tcPr>
          <w:p w14:paraId="3A216B6B" w14:textId="5FE35252" w:rsidR="00554835" w:rsidRPr="009404BB" w:rsidRDefault="00E92878" w:rsidP="00E92878">
            <w:pPr>
              <w:pStyle w:val="TableParagraph"/>
              <w:spacing w:before="98"/>
              <w:ind w:left="98"/>
              <w:rPr>
                <w:sz w:val="20"/>
                <w:szCs w:val="20"/>
              </w:rPr>
            </w:pPr>
            <w:r w:rsidRPr="00E92878">
              <w:rPr>
                <w:sz w:val="20"/>
                <w:szCs w:val="20"/>
              </w:rPr>
              <w:t>Beritahu apa saja test case untuk menguji fitur login ?</w:t>
            </w:r>
          </w:p>
        </w:tc>
        <w:tc>
          <w:tcPr>
            <w:tcW w:w="2304" w:type="dxa"/>
          </w:tcPr>
          <w:p w14:paraId="2F22C336" w14:textId="03BD21E7" w:rsidR="00554835" w:rsidRPr="009404BB" w:rsidRDefault="00E92878" w:rsidP="00554835">
            <w:pPr>
              <w:pStyle w:val="TableParagraph"/>
              <w:spacing w:before="98"/>
              <w:ind w:left="98" w:right="148"/>
              <w:rPr>
                <w:sz w:val="20"/>
                <w:szCs w:val="20"/>
              </w:rPr>
            </w:pPr>
            <w:r w:rsidRPr="00E92878">
              <w:rPr>
                <w:sz w:val="20"/>
                <w:szCs w:val="20"/>
              </w:rPr>
              <w:t xml:space="preserve">Berikut adalah beberapa test case yang dapat digunakan untuk menguji skenario login pada layanan Agree, yang mencakup pengujian Positive Case dan Negative Case. Positive Case bertujuan untuk memastikan sistem dapat menangani input yang benar sesuai alur yang diharapkan, sementara Negative Case bertujuan untuk memastikan sistem dapat merespons dengan tepat terhadap input yang salah atau kondisi tidak normal. Untuk Positive Case: 1.) Test Case: Login dengan username </w:t>
            </w:r>
            <w:r w:rsidRPr="00E92878">
              <w:rPr>
                <w:sz w:val="20"/>
                <w:szCs w:val="20"/>
              </w:rPr>
              <w:lastRenderedPageBreak/>
              <w:t>dan password yang valid 2.) Test Case: Verifikasi UI dan tombol login berfungsi dengan benar 3.) Test Case: Login dengan opsi 'Remember Me' 4.) Test Case: Login setelah logout 5.) Test Case: Login di berbagai browser (Cross Browser Testing). Sedangkan untuk Negative Case: 1.) Test Case: Login dengan password yang salah 2.) Test Case: Login dengan username/email yang tidak terdaftar</w:t>
            </w:r>
            <w:r>
              <w:rPr>
                <w:sz w:val="20"/>
                <w:szCs w:val="20"/>
              </w:rPr>
              <w:t>.</w:t>
            </w:r>
          </w:p>
        </w:tc>
        <w:tc>
          <w:tcPr>
            <w:tcW w:w="1417" w:type="dxa"/>
          </w:tcPr>
          <w:p w14:paraId="6C9D2D0B" w14:textId="1DC13A6C" w:rsidR="00554835" w:rsidRPr="009404BB" w:rsidRDefault="00554835" w:rsidP="00554835">
            <w:pPr>
              <w:pStyle w:val="TableParagraph"/>
              <w:spacing w:before="98"/>
              <w:ind w:left="98" w:right="148"/>
              <w:jc w:val="center"/>
              <w:rPr>
                <w:sz w:val="20"/>
                <w:szCs w:val="20"/>
              </w:rPr>
            </w:pPr>
            <w:r>
              <w:rPr>
                <w:sz w:val="20"/>
                <w:szCs w:val="20"/>
              </w:rPr>
              <w:lastRenderedPageBreak/>
              <w:t>0.</w:t>
            </w:r>
            <w:r w:rsidR="00E92878">
              <w:rPr>
                <w:sz w:val="20"/>
                <w:szCs w:val="20"/>
              </w:rPr>
              <w:t>74</w:t>
            </w:r>
          </w:p>
        </w:tc>
      </w:tr>
      <w:tr w:rsidR="00554835" w:rsidRPr="009404BB" w14:paraId="3DF581AA" w14:textId="64D60065" w:rsidTr="00D244A9">
        <w:trPr>
          <w:trHeight w:val="1580"/>
          <w:jc w:val="center"/>
        </w:trPr>
        <w:tc>
          <w:tcPr>
            <w:tcW w:w="1514" w:type="dxa"/>
          </w:tcPr>
          <w:p w14:paraId="336C4896" w14:textId="77777777" w:rsidR="00554835" w:rsidRPr="009404BB" w:rsidRDefault="00554835" w:rsidP="005365DE">
            <w:pPr>
              <w:pStyle w:val="TableParagraph"/>
              <w:spacing w:before="100" w:line="237" w:lineRule="auto"/>
              <w:ind w:left="98"/>
              <w:rPr>
                <w:sz w:val="20"/>
                <w:szCs w:val="20"/>
              </w:rPr>
            </w:pPr>
            <w:r w:rsidRPr="009404BB">
              <w:rPr>
                <w:sz w:val="20"/>
                <w:szCs w:val="20"/>
              </w:rPr>
              <w:t>Saya bingung skenario dasar dalam pengujian fitur registrasi apa saja?</w:t>
            </w:r>
          </w:p>
        </w:tc>
        <w:tc>
          <w:tcPr>
            <w:tcW w:w="2304" w:type="dxa"/>
          </w:tcPr>
          <w:p w14:paraId="5C297835" w14:textId="77777777" w:rsidR="00554835" w:rsidRPr="009404BB" w:rsidRDefault="00554835" w:rsidP="00554835">
            <w:pPr>
              <w:pStyle w:val="TableParagraph"/>
              <w:ind w:left="98" w:right="859"/>
              <w:rPr>
                <w:sz w:val="20"/>
                <w:szCs w:val="20"/>
              </w:rPr>
            </w:pPr>
            <w:r w:rsidRPr="009404BB">
              <w:rPr>
                <w:sz w:val="20"/>
                <w:szCs w:val="20"/>
              </w:rPr>
              <w:t>Skenario testing untuk fitur registrasi secara dasar terbagi menjadi 2 yaitu: Register Berhasil (Success) &amp; Register Gagal (Failed).</w:t>
            </w:r>
          </w:p>
        </w:tc>
        <w:tc>
          <w:tcPr>
            <w:tcW w:w="1417" w:type="dxa"/>
          </w:tcPr>
          <w:p w14:paraId="00DA1736" w14:textId="46FE1D1B" w:rsidR="00554835" w:rsidRPr="009404BB" w:rsidRDefault="00554835" w:rsidP="00554835">
            <w:pPr>
              <w:pStyle w:val="TableParagraph"/>
              <w:ind w:left="98" w:right="-5"/>
              <w:jc w:val="center"/>
              <w:rPr>
                <w:sz w:val="20"/>
                <w:szCs w:val="20"/>
              </w:rPr>
            </w:pPr>
            <w:r>
              <w:rPr>
                <w:sz w:val="20"/>
                <w:szCs w:val="20"/>
              </w:rPr>
              <w:t>0.88</w:t>
            </w:r>
          </w:p>
        </w:tc>
      </w:tr>
      <w:tr w:rsidR="00554835" w:rsidRPr="009404BB" w14:paraId="4FCABDCC" w14:textId="49B9110A" w:rsidTr="00D244A9">
        <w:trPr>
          <w:trHeight w:val="1120"/>
          <w:jc w:val="center"/>
        </w:trPr>
        <w:tc>
          <w:tcPr>
            <w:tcW w:w="1514" w:type="dxa"/>
          </w:tcPr>
          <w:p w14:paraId="0E7C2CA1" w14:textId="77777777" w:rsidR="00554835" w:rsidRPr="009404BB" w:rsidRDefault="00554835" w:rsidP="00394E34">
            <w:pPr>
              <w:pStyle w:val="TableParagraph"/>
              <w:spacing w:before="98"/>
              <w:ind w:left="98" w:right="239"/>
              <w:rPr>
                <w:sz w:val="20"/>
                <w:szCs w:val="20"/>
              </w:rPr>
            </w:pPr>
            <w:r w:rsidRPr="009404BB">
              <w:rPr>
                <w:sz w:val="20"/>
                <w:szCs w:val="20"/>
              </w:rPr>
              <w:t>Sebutkan Step untuk menguji fitur Registrasi dengan lengkap?</w:t>
            </w:r>
          </w:p>
        </w:tc>
        <w:tc>
          <w:tcPr>
            <w:tcW w:w="2304" w:type="dxa"/>
          </w:tcPr>
          <w:p w14:paraId="4CC8D61C" w14:textId="77777777" w:rsidR="00554835" w:rsidRPr="009404BB" w:rsidRDefault="00554835" w:rsidP="00554835">
            <w:pPr>
              <w:pStyle w:val="TableParagraph"/>
              <w:spacing w:before="98"/>
              <w:ind w:left="98"/>
              <w:rPr>
                <w:sz w:val="20"/>
                <w:szCs w:val="20"/>
              </w:rPr>
            </w:pPr>
            <w:r w:rsidRPr="009404BB">
              <w:rPr>
                <w:sz w:val="20"/>
                <w:szCs w:val="20"/>
              </w:rPr>
              <w:t xml:space="preserve">Berikut adalah step yang perlu dilakukan dalam menguji fitur Registrasi untuk test case Registrasi Berhasil dengan data lengkap: 1.) Buka halaman registrasi 2.) Masukkan data pendaftaran yang valid 3.) Klik tombol Daftar" atau "Registrasi" </w:t>
            </w:r>
            <w:r w:rsidRPr="009404BB">
              <w:rPr>
                <w:sz w:val="20"/>
                <w:szCs w:val="20"/>
              </w:rPr>
              <w:lastRenderedPageBreak/>
              <w:t>4.) Verifikasi validasi form periksa apakah sistem melakukan validasi input pada form registrasi 5.) Sistem memproses registrasi jika semua data valid sistem akan memproses pendaftaran dan menyimpan informasi pengguna di database.</w:t>
            </w:r>
          </w:p>
        </w:tc>
        <w:tc>
          <w:tcPr>
            <w:tcW w:w="1417" w:type="dxa"/>
          </w:tcPr>
          <w:p w14:paraId="5BCF7CBB" w14:textId="15567C17" w:rsidR="00554835" w:rsidRPr="009404BB" w:rsidRDefault="00554835" w:rsidP="00554835">
            <w:pPr>
              <w:pStyle w:val="TableParagraph"/>
              <w:spacing w:before="98"/>
              <w:ind w:left="98"/>
              <w:jc w:val="center"/>
              <w:rPr>
                <w:sz w:val="20"/>
                <w:szCs w:val="20"/>
              </w:rPr>
            </w:pPr>
            <w:r>
              <w:rPr>
                <w:sz w:val="20"/>
                <w:szCs w:val="20"/>
              </w:rPr>
              <w:lastRenderedPageBreak/>
              <w:t>0.</w:t>
            </w:r>
            <w:r w:rsidR="00394E34">
              <w:rPr>
                <w:sz w:val="20"/>
                <w:szCs w:val="20"/>
              </w:rPr>
              <w:t>71</w:t>
            </w:r>
          </w:p>
        </w:tc>
      </w:tr>
    </w:tbl>
    <w:p w14:paraId="2FE01BD8" w14:textId="77777777" w:rsidR="002C01CC" w:rsidRPr="009404BB" w:rsidRDefault="002C01CC" w:rsidP="002C01CC">
      <w:pPr>
        <w:pStyle w:val="BodyText"/>
        <w:ind w:left="851" w:right="461" w:firstLine="425"/>
        <w:jc w:val="both"/>
      </w:pPr>
    </w:p>
    <w:p w14:paraId="4398F40D" w14:textId="77777777" w:rsidR="002C01CC" w:rsidRPr="009404BB" w:rsidRDefault="002C01CC" w:rsidP="002C01CC">
      <w:pPr>
        <w:pStyle w:val="BodyText"/>
        <w:ind w:left="284" w:right="461" w:firstLine="425"/>
        <w:jc w:val="both"/>
      </w:pPr>
      <w:r w:rsidRPr="009404BB">
        <w:t>Berdasarkan Tabel 4.13, dapat disimpulkan bahwa chatbot mampu memahami pertanyaan yang memiliki kalimat kompleks, termasuk kalimat yang disusun dengan sedikit bertele-tele. Hal ini menunjukkan bahwa sistem telah dilatih secara efektif untuk mengolah pertanyaan yang membutuhkan analisis lebih mendalam dan memberikan respons yang terstruktur. Kemampuan ini mengindikasikan bahwa chatbot dapat menangani pertanyaan dengan tingkat kesulitan tinggi dan memberikan jawaban yang informatif serta terorganisasi, sehingga meningkatkan kualitas interaksi dan kepuasan pengguna.</w:t>
      </w:r>
    </w:p>
    <w:p w14:paraId="5DD7749B" w14:textId="77777777" w:rsidR="002C01CC" w:rsidRPr="009404BB" w:rsidRDefault="002C01CC" w:rsidP="002C01CC">
      <w:pPr>
        <w:pStyle w:val="BodyText"/>
        <w:ind w:right="461"/>
        <w:jc w:val="both"/>
      </w:pPr>
    </w:p>
    <w:p w14:paraId="2DA14F01" w14:textId="77777777" w:rsidR="002C01CC" w:rsidRPr="009404BB" w:rsidRDefault="002C01CC" w:rsidP="002C01CC">
      <w:pPr>
        <w:pStyle w:val="BodyText"/>
        <w:numPr>
          <w:ilvl w:val="0"/>
          <w:numId w:val="18"/>
        </w:numPr>
        <w:ind w:right="461"/>
        <w:jc w:val="both"/>
        <w:rPr>
          <w:b/>
          <w:bCs/>
        </w:rPr>
      </w:pPr>
      <w:r w:rsidRPr="009404BB">
        <w:rPr>
          <w:b/>
          <w:bCs/>
        </w:rPr>
        <w:t>Pengujian dengan menggunakan pemilihan kalimat yang sederhana</w:t>
      </w:r>
    </w:p>
    <w:p w14:paraId="5FF36481" w14:textId="12D9770B" w:rsidR="00D244A9" w:rsidRDefault="00C55CE8" w:rsidP="00D244A9">
      <w:pPr>
        <w:pStyle w:val="BodyText"/>
        <w:ind w:left="284" w:right="461" w:firstLine="567"/>
        <w:jc w:val="both"/>
      </w:pPr>
      <w:r w:rsidRPr="00C55CE8">
        <w:t xml:space="preserve">Skenario ini menguji kemampuan chatbot dalam merespons pertanyaan yang menggunakan kalimat </w:t>
      </w:r>
      <w:r>
        <w:t>sederhana</w:t>
      </w:r>
      <w:r w:rsidRPr="00C55CE8">
        <w:t xml:space="preserve"> dan </w:t>
      </w:r>
      <w:r>
        <w:t>langsung</w:t>
      </w:r>
      <w:r w:rsidRPr="00C55CE8">
        <w:t>, tanpa struktur kalimat yang kompleks. Pertanyaan seperti “Bagaimana test case untuk fitur login?” digunakan untuk melihat apakah chatbot dapat langsung mengenali kata kunci utama dan memberikan jawaban yang tepat sesuai dengan data yang ada di dalam knowledge base.</w:t>
      </w:r>
    </w:p>
    <w:p w14:paraId="200C6182" w14:textId="77777777" w:rsidR="00D13B16" w:rsidRDefault="00D13B16" w:rsidP="00D244A9">
      <w:pPr>
        <w:pStyle w:val="BodyText"/>
        <w:ind w:left="284" w:right="461" w:firstLine="567"/>
        <w:jc w:val="both"/>
      </w:pPr>
    </w:p>
    <w:p w14:paraId="4500B91A" w14:textId="77777777" w:rsidR="00D13B16" w:rsidRPr="009404BB" w:rsidRDefault="00D13B16" w:rsidP="00D244A9">
      <w:pPr>
        <w:pStyle w:val="BodyText"/>
        <w:ind w:left="284" w:right="461" w:firstLine="567"/>
        <w:jc w:val="both"/>
        <w:rPr>
          <w:b/>
          <w:bCs/>
        </w:rPr>
      </w:pPr>
    </w:p>
    <w:p w14:paraId="20609409" w14:textId="77777777" w:rsidR="002C01CC" w:rsidRPr="009404BB" w:rsidRDefault="002C01CC" w:rsidP="002C01CC">
      <w:pPr>
        <w:pStyle w:val="BodyText"/>
        <w:ind w:left="450" w:right="461"/>
        <w:jc w:val="both"/>
      </w:pPr>
    </w:p>
    <w:p w14:paraId="341BD95D" w14:textId="7BDD4D4C" w:rsidR="002C01CC" w:rsidRPr="009404BB" w:rsidRDefault="002C01CC" w:rsidP="002C01CC">
      <w:pPr>
        <w:pStyle w:val="Caption"/>
        <w:jc w:val="center"/>
        <w:rPr>
          <w:b/>
          <w:bCs/>
          <w:i w:val="0"/>
          <w:iCs w:val="0"/>
          <w:color w:val="000000" w:themeColor="text1"/>
          <w:sz w:val="20"/>
          <w:szCs w:val="20"/>
        </w:rPr>
      </w:pPr>
      <w:bookmarkStart w:id="122" w:name="_Toc189215669"/>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15</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Pertanyaan dengan kalimat sederhana</w:t>
      </w:r>
      <w:bookmarkEnd w:id="122"/>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4"/>
        <w:gridCol w:w="2304"/>
        <w:gridCol w:w="1417"/>
      </w:tblGrid>
      <w:tr w:rsidR="00C55CE8" w:rsidRPr="009404BB" w14:paraId="12828EA7" w14:textId="4251D9B3" w:rsidTr="00C55CE8">
        <w:trPr>
          <w:trHeight w:val="431"/>
          <w:jc w:val="center"/>
        </w:trPr>
        <w:tc>
          <w:tcPr>
            <w:tcW w:w="1514" w:type="dxa"/>
            <w:shd w:val="clear" w:color="auto" w:fill="auto"/>
          </w:tcPr>
          <w:p w14:paraId="2B6E9230" w14:textId="77777777" w:rsidR="00C55CE8" w:rsidRPr="009404BB" w:rsidRDefault="00C55CE8" w:rsidP="008073D5">
            <w:pPr>
              <w:pStyle w:val="TableParagraph"/>
              <w:spacing w:before="98"/>
              <w:ind w:left="98"/>
              <w:rPr>
                <w:sz w:val="20"/>
                <w:szCs w:val="20"/>
              </w:rPr>
            </w:pPr>
            <w:r w:rsidRPr="009404BB">
              <w:rPr>
                <w:spacing w:val="-2"/>
                <w:sz w:val="20"/>
                <w:szCs w:val="20"/>
              </w:rPr>
              <w:lastRenderedPageBreak/>
              <w:t>Pertanyaan</w:t>
            </w:r>
          </w:p>
        </w:tc>
        <w:tc>
          <w:tcPr>
            <w:tcW w:w="2304" w:type="dxa"/>
            <w:shd w:val="clear" w:color="auto" w:fill="auto"/>
          </w:tcPr>
          <w:p w14:paraId="4BEB0744" w14:textId="77777777" w:rsidR="00C55CE8" w:rsidRPr="009404BB" w:rsidRDefault="00C55CE8" w:rsidP="008073D5">
            <w:pPr>
              <w:pStyle w:val="TableParagraph"/>
              <w:spacing w:before="98"/>
              <w:ind w:left="98"/>
              <w:rPr>
                <w:sz w:val="20"/>
                <w:szCs w:val="20"/>
              </w:rPr>
            </w:pPr>
            <w:r w:rsidRPr="009404BB">
              <w:rPr>
                <w:spacing w:val="-2"/>
                <w:sz w:val="20"/>
                <w:szCs w:val="20"/>
              </w:rPr>
              <w:t>Jawaban</w:t>
            </w:r>
          </w:p>
        </w:tc>
        <w:tc>
          <w:tcPr>
            <w:tcW w:w="1417" w:type="dxa"/>
          </w:tcPr>
          <w:p w14:paraId="5919902D" w14:textId="01F70837" w:rsidR="00C55CE8" w:rsidRPr="009404BB" w:rsidRDefault="00C55CE8" w:rsidP="008073D5">
            <w:pPr>
              <w:pStyle w:val="TableParagraph"/>
              <w:spacing w:before="98"/>
              <w:ind w:left="98"/>
              <w:rPr>
                <w:spacing w:val="-2"/>
                <w:sz w:val="20"/>
                <w:szCs w:val="20"/>
              </w:rPr>
            </w:pPr>
            <w:r>
              <w:rPr>
                <w:spacing w:val="-2"/>
                <w:sz w:val="20"/>
                <w:szCs w:val="20"/>
              </w:rPr>
              <w:t>Skor Similarity</w:t>
            </w:r>
          </w:p>
        </w:tc>
      </w:tr>
      <w:tr w:rsidR="00554835" w:rsidRPr="009404BB" w14:paraId="4DB2ECA9" w14:textId="44BCFA9E" w:rsidTr="00C55CE8">
        <w:trPr>
          <w:trHeight w:val="889"/>
          <w:jc w:val="center"/>
        </w:trPr>
        <w:tc>
          <w:tcPr>
            <w:tcW w:w="1514" w:type="dxa"/>
          </w:tcPr>
          <w:p w14:paraId="35A75311" w14:textId="48E18120" w:rsidR="00554835" w:rsidRPr="009404BB" w:rsidRDefault="00CD782A" w:rsidP="00554835">
            <w:pPr>
              <w:pStyle w:val="TableParagraph"/>
              <w:spacing w:before="98"/>
              <w:ind w:left="98"/>
              <w:rPr>
                <w:sz w:val="20"/>
                <w:szCs w:val="20"/>
              </w:rPr>
            </w:pPr>
            <w:r>
              <w:rPr>
                <w:sz w:val="20"/>
                <w:szCs w:val="20"/>
              </w:rPr>
              <w:t>Test case fitur login ?</w:t>
            </w:r>
          </w:p>
        </w:tc>
        <w:tc>
          <w:tcPr>
            <w:tcW w:w="2304" w:type="dxa"/>
          </w:tcPr>
          <w:p w14:paraId="6F2A8811" w14:textId="3B0B2105" w:rsidR="00554835" w:rsidRPr="009404BB" w:rsidRDefault="00CD782A" w:rsidP="00554835">
            <w:pPr>
              <w:pStyle w:val="TableParagraph"/>
              <w:spacing w:before="98"/>
              <w:ind w:left="98" w:right="148"/>
              <w:rPr>
                <w:sz w:val="20"/>
                <w:szCs w:val="20"/>
              </w:rPr>
            </w:pPr>
            <w:r w:rsidRPr="00E92878">
              <w:rPr>
                <w:sz w:val="20"/>
                <w:szCs w:val="20"/>
              </w:rPr>
              <w:t xml:space="preserve">Berikut adalah beberapa test case yang dapat digunakan untuk menguji skenario login pada layanan Agree, yang mencakup pengujian Positive Case dan Negative Case. Positive Case bertujuan untuk memastikan sistem dapat menangani input yang benar sesuai alur yang diharapkan, sementara Negative Case bertujuan untuk memastikan sistem dapat merespons dengan tepat terhadap input yang salah atau kondisi tidak normal. Untuk Positive Case: 1.) Test Case: Login dengan username dan password yang valid 2.) Test Case: Verifikasi UI dan tombol login berfungsi dengan benar 3.) Test Case: Login dengan opsi 'Remember Me' 4.) Test Case: Login setelah logout 5.) Test Case: Login di berbagai browser (Cross Browser Testing). Sedangkan untuk Negative Case: 1.) Test Case: Login dengan </w:t>
            </w:r>
            <w:r w:rsidRPr="00E92878">
              <w:rPr>
                <w:sz w:val="20"/>
                <w:szCs w:val="20"/>
              </w:rPr>
              <w:lastRenderedPageBreak/>
              <w:t>password yang salah 2.) Test Case: Login dengan username/email yang tidak terdaftar</w:t>
            </w:r>
            <w:r>
              <w:rPr>
                <w:sz w:val="20"/>
                <w:szCs w:val="20"/>
              </w:rPr>
              <w:t>.</w:t>
            </w:r>
          </w:p>
        </w:tc>
        <w:tc>
          <w:tcPr>
            <w:tcW w:w="1417" w:type="dxa"/>
          </w:tcPr>
          <w:p w14:paraId="20E76B4C" w14:textId="142EC3A0" w:rsidR="00554835" w:rsidRPr="009404BB" w:rsidRDefault="00554835" w:rsidP="00554835">
            <w:pPr>
              <w:pStyle w:val="TableParagraph"/>
              <w:spacing w:before="98"/>
              <w:ind w:left="98" w:right="148"/>
              <w:jc w:val="center"/>
              <w:rPr>
                <w:sz w:val="20"/>
                <w:szCs w:val="20"/>
              </w:rPr>
            </w:pPr>
            <w:r>
              <w:rPr>
                <w:sz w:val="20"/>
                <w:szCs w:val="20"/>
              </w:rPr>
              <w:lastRenderedPageBreak/>
              <w:t>0.</w:t>
            </w:r>
            <w:r w:rsidR="00CD782A">
              <w:rPr>
                <w:sz w:val="20"/>
                <w:szCs w:val="20"/>
              </w:rPr>
              <w:t>69</w:t>
            </w:r>
          </w:p>
        </w:tc>
      </w:tr>
      <w:tr w:rsidR="00554835" w:rsidRPr="009404BB" w14:paraId="79399548" w14:textId="690C0BAA" w:rsidTr="00C55CE8">
        <w:trPr>
          <w:trHeight w:val="1580"/>
          <w:jc w:val="center"/>
        </w:trPr>
        <w:tc>
          <w:tcPr>
            <w:tcW w:w="1514" w:type="dxa"/>
          </w:tcPr>
          <w:p w14:paraId="642DEC3B" w14:textId="77777777" w:rsidR="00554835" w:rsidRPr="009404BB" w:rsidRDefault="00554835" w:rsidP="00554835">
            <w:pPr>
              <w:pStyle w:val="TableParagraph"/>
              <w:spacing w:before="100" w:line="237" w:lineRule="auto"/>
              <w:ind w:left="98"/>
              <w:rPr>
                <w:sz w:val="20"/>
                <w:szCs w:val="20"/>
              </w:rPr>
            </w:pPr>
            <w:r w:rsidRPr="009404BB">
              <w:rPr>
                <w:sz w:val="20"/>
                <w:szCs w:val="20"/>
              </w:rPr>
              <w:t>Skenario menguji registrasi?</w:t>
            </w:r>
          </w:p>
          <w:p w14:paraId="50CC6F4C" w14:textId="77777777" w:rsidR="00554835" w:rsidRPr="009404BB" w:rsidRDefault="00554835" w:rsidP="00554835">
            <w:pPr>
              <w:pStyle w:val="TableParagraph"/>
              <w:spacing w:before="100" w:line="237" w:lineRule="auto"/>
              <w:ind w:left="98"/>
              <w:rPr>
                <w:sz w:val="20"/>
                <w:szCs w:val="20"/>
              </w:rPr>
            </w:pPr>
          </w:p>
          <w:p w14:paraId="4DD6849C" w14:textId="77777777" w:rsidR="00554835" w:rsidRPr="009404BB" w:rsidRDefault="00554835" w:rsidP="00554835">
            <w:pPr>
              <w:pStyle w:val="TableParagraph"/>
              <w:spacing w:before="100" w:line="237" w:lineRule="auto"/>
              <w:ind w:left="98"/>
              <w:rPr>
                <w:sz w:val="20"/>
                <w:szCs w:val="20"/>
              </w:rPr>
            </w:pPr>
          </w:p>
          <w:p w14:paraId="39AA31E2" w14:textId="77777777" w:rsidR="00554835" w:rsidRPr="009404BB" w:rsidRDefault="00554835" w:rsidP="00554835">
            <w:pPr>
              <w:pStyle w:val="TableParagraph"/>
              <w:spacing w:before="100" w:line="237" w:lineRule="auto"/>
              <w:rPr>
                <w:sz w:val="20"/>
                <w:szCs w:val="20"/>
              </w:rPr>
            </w:pPr>
          </w:p>
        </w:tc>
        <w:tc>
          <w:tcPr>
            <w:tcW w:w="2304" w:type="dxa"/>
          </w:tcPr>
          <w:p w14:paraId="51488371" w14:textId="4A6C5C81" w:rsidR="00554835" w:rsidRPr="009404BB" w:rsidRDefault="00963A13" w:rsidP="00554835">
            <w:pPr>
              <w:pStyle w:val="TableParagraph"/>
              <w:ind w:left="98" w:right="837"/>
              <w:rPr>
                <w:sz w:val="20"/>
                <w:szCs w:val="20"/>
              </w:rPr>
            </w:pPr>
            <w:r w:rsidRPr="009404BB">
              <w:rPr>
                <w:sz w:val="20"/>
                <w:szCs w:val="20"/>
              </w:rPr>
              <w:t>Skenario testing untuk fitur registrasi secara dasar terbagi menjadi 2 yaitu: Register Berhasil (Success) &amp; Register Gagal (Failed).</w:t>
            </w:r>
          </w:p>
          <w:p w14:paraId="65E765CF" w14:textId="77777777" w:rsidR="00554835" w:rsidRPr="009404BB" w:rsidRDefault="00554835" w:rsidP="00554835">
            <w:pPr>
              <w:pStyle w:val="TableParagraph"/>
              <w:tabs>
                <w:tab w:val="left" w:pos="2414"/>
              </w:tabs>
              <w:ind w:right="837"/>
              <w:rPr>
                <w:sz w:val="20"/>
                <w:szCs w:val="20"/>
              </w:rPr>
            </w:pPr>
          </w:p>
        </w:tc>
        <w:tc>
          <w:tcPr>
            <w:tcW w:w="1417" w:type="dxa"/>
          </w:tcPr>
          <w:p w14:paraId="0E28566C" w14:textId="4CEB9580" w:rsidR="00554835" w:rsidRPr="009404BB" w:rsidRDefault="00554835" w:rsidP="00554835">
            <w:pPr>
              <w:pStyle w:val="TableParagraph"/>
              <w:ind w:left="98"/>
              <w:jc w:val="center"/>
              <w:rPr>
                <w:sz w:val="20"/>
                <w:szCs w:val="20"/>
              </w:rPr>
            </w:pPr>
            <w:r>
              <w:rPr>
                <w:sz w:val="20"/>
                <w:szCs w:val="20"/>
              </w:rPr>
              <w:t>0.88</w:t>
            </w:r>
          </w:p>
        </w:tc>
      </w:tr>
      <w:tr w:rsidR="00554835" w:rsidRPr="009404BB" w14:paraId="43F0C9FD" w14:textId="3C8822A9" w:rsidTr="00C55CE8">
        <w:trPr>
          <w:trHeight w:val="1120"/>
          <w:jc w:val="center"/>
        </w:trPr>
        <w:tc>
          <w:tcPr>
            <w:tcW w:w="1514" w:type="dxa"/>
          </w:tcPr>
          <w:p w14:paraId="3120D841" w14:textId="77777777" w:rsidR="00554835" w:rsidRPr="009404BB" w:rsidRDefault="00554835" w:rsidP="00554835">
            <w:pPr>
              <w:pStyle w:val="TableParagraph"/>
              <w:spacing w:before="98"/>
              <w:ind w:left="98" w:right="239"/>
              <w:rPr>
                <w:sz w:val="20"/>
                <w:szCs w:val="20"/>
              </w:rPr>
            </w:pPr>
            <w:r w:rsidRPr="009404BB">
              <w:rPr>
                <w:sz w:val="20"/>
                <w:szCs w:val="20"/>
              </w:rPr>
              <w:t>Step untuk menguji Registrasi?</w:t>
            </w:r>
          </w:p>
        </w:tc>
        <w:tc>
          <w:tcPr>
            <w:tcW w:w="2304" w:type="dxa"/>
          </w:tcPr>
          <w:p w14:paraId="5414FB12" w14:textId="77777777" w:rsidR="00554835" w:rsidRPr="009404BB" w:rsidRDefault="00554835" w:rsidP="00554835">
            <w:pPr>
              <w:pStyle w:val="TableParagraph"/>
              <w:spacing w:before="98"/>
              <w:ind w:left="98"/>
              <w:rPr>
                <w:sz w:val="20"/>
                <w:szCs w:val="20"/>
              </w:rPr>
            </w:pPr>
            <w:r w:rsidRPr="009404BB">
              <w:rPr>
                <w:sz w:val="20"/>
                <w:szCs w:val="20"/>
              </w:rPr>
              <w:t>Berikut adalah step yang perlu dilakukan dalam menguji fitur Registrasi untuk test case Registrasi Berhasil dengan data lengkap: 1.) Buka halaman registrasi 2.) Masukkan data pendaftaran yang valid 3.) Klik tombol Daftar" atau "Registrasi" 4.) Verifikasi validasi form periksa apakah sistem melakukan validasi input pada form registrasi 5.) Sistem memproses registrasi jika semua data valid sistem akan memproses pendaftaran dan menyimpan informasi pengguna di database.</w:t>
            </w:r>
          </w:p>
        </w:tc>
        <w:tc>
          <w:tcPr>
            <w:tcW w:w="1417" w:type="dxa"/>
          </w:tcPr>
          <w:p w14:paraId="4DA6746D" w14:textId="03343936" w:rsidR="00554835" w:rsidRPr="009404BB" w:rsidRDefault="00554835" w:rsidP="00554835">
            <w:pPr>
              <w:pStyle w:val="TableParagraph"/>
              <w:spacing w:before="98"/>
              <w:ind w:left="98"/>
              <w:jc w:val="center"/>
              <w:rPr>
                <w:sz w:val="20"/>
                <w:szCs w:val="20"/>
              </w:rPr>
            </w:pPr>
            <w:r>
              <w:rPr>
                <w:sz w:val="20"/>
                <w:szCs w:val="20"/>
              </w:rPr>
              <w:t>0.8</w:t>
            </w:r>
            <w:r w:rsidR="00963A13">
              <w:rPr>
                <w:sz w:val="20"/>
                <w:szCs w:val="20"/>
              </w:rPr>
              <w:t>6</w:t>
            </w:r>
          </w:p>
        </w:tc>
      </w:tr>
    </w:tbl>
    <w:p w14:paraId="0781D0B2" w14:textId="77777777" w:rsidR="002C01CC" w:rsidRPr="009404BB" w:rsidRDefault="002C01CC" w:rsidP="002C01CC">
      <w:pPr>
        <w:pStyle w:val="BodyText"/>
        <w:ind w:left="851" w:right="461" w:firstLine="425"/>
        <w:jc w:val="both"/>
      </w:pPr>
    </w:p>
    <w:p w14:paraId="1A2FF1B7" w14:textId="77777777" w:rsidR="002C01CC" w:rsidRPr="009404BB" w:rsidRDefault="002C01CC" w:rsidP="002C01CC">
      <w:pPr>
        <w:pStyle w:val="BodyText"/>
        <w:ind w:left="284" w:right="461" w:firstLine="466"/>
        <w:jc w:val="both"/>
      </w:pPr>
      <w:r w:rsidRPr="009404BB">
        <w:t xml:space="preserve">Berdasarkan Tabel 4.14, dapat disimpulkan bahwa chatbot </w:t>
      </w:r>
      <w:r w:rsidRPr="009404BB">
        <w:lastRenderedPageBreak/>
        <w:t>mampu menjawab pertanyaan dengan kalimat sederhana, dengan hanya menyebutkan konteks ringkas pertanyaan. Hal ini menunjukkan bahwa sistem telah dilatih secara efektif untuk mengolah pertanyaan dengan konteks sederhana dan singkat. Kemampuan ini mengindikasikan bahwa chatbot dapat menangani pertanyaan dengan tingkat kesulitan tinggi dan memberikan jawaban yang informatif serta terorganisasi, sehingga meningkatkan kualitas interaksi dan kepuasan pengguna.</w:t>
      </w:r>
    </w:p>
    <w:p w14:paraId="3C58C409" w14:textId="77777777" w:rsidR="002C01CC" w:rsidRPr="009404BB" w:rsidRDefault="002C01CC" w:rsidP="002C01CC">
      <w:pPr>
        <w:pStyle w:val="BodyText"/>
        <w:ind w:right="461"/>
        <w:jc w:val="both"/>
      </w:pPr>
    </w:p>
    <w:p w14:paraId="2FA7A090" w14:textId="23DD9ECC" w:rsidR="002C01CC" w:rsidRPr="00D244A9" w:rsidRDefault="002C01CC" w:rsidP="008276A3">
      <w:pPr>
        <w:pStyle w:val="BodyText"/>
        <w:numPr>
          <w:ilvl w:val="0"/>
          <w:numId w:val="18"/>
        </w:numPr>
        <w:ind w:right="461"/>
        <w:jc w:val="both"/>
      </w:pPr>
      <w:r w:rsidRPr="009404BB">
        <w:rPr>
          <w:b/>
          <w:bCs/>
        </w:rPr>
        <w:t>Pengujian dengan menggunakan pemilihan kosakata sinonim</w:t>
      </w:r>
    </w:p>
    <w:p w14:paraId="73B3717E" w14:textId="3E6EF2F3" w:rsidR="00D244A9" w:rsidRPr="00D244A9" w:rsidRDefault="00C55CE8" w:rsidP="00C55CE8">
      <w:pPr>
        <w:pStyle w:val="BodyText"/>
        <w:ind w:left="284" w:right="461" w:firstLine="567"/>
        <w:jc w:val="both"/>
        <w:rPr>
          <w:b/>
          <w:bCs/>
        </w:rPr>
      </w:pPr>
      <w:r w:rsidRPr="00C55CE8">
        <w:t>Dalam skenario ini, chatbot diuji untuk mengenali variasi kata atau sinonim yang umum digunakan pengguna. Contoh pertanyaan seperti “</w:t>
      </w:r>
      <w:r w:rsidR="00497BBF">
        <w:t>Sebutkan t</w:t>
      </w:r>
      <w:r w:rsidR="000360C6">
        <w:t>est case fitur masuk</w:t>
      </w:r>
      <w:r w:rsidRPr="00C55CE8">
        <w:t>?” digunakan untuk melihat apakah sistem dapat memetakan frasa “masuk” ke “login” dan tetap menampilkan jawaban yang relevan. Skenario ini menunjukkan efektivitas modul pemrosesan sinonim dalam mendukung fleksibilitas bahasa pengguna.</w:t>
      </w:r>
    </w:p>
    <w:p w14:paraId="5E89FDF3" w14:textId="77777777" w:rsidR="008276A3" w:rsidRPr="009404BB" w:rsidRDefault="008276A3" w:rsidP="008276A3">
      <w:pPr>
        <w:pStyle w:val="BodyText"/>
        <w:ind w:left="810" w:right="461"/>
        <w:jc w:val="both"/>
      </w:pPr>
    </w:p>
    <w:p w14:paraId="4CC782D6" w14:textId="51014056" w:rsidR="002C01CC" w:rsidRPr="009404BB" w:rsidRDefault="002C01CC" w:rsidP="002C01CC">
      <w:pPr>
        <w:pStyle w:val="Caption"/>
        <w:jc w:val="center"/>
        <w:rPr>
          <w:b/>
          <w:bCs/>
          <w:i w:val="0"/>
          <w:iCs w:val="0"/>
          <w:color w:val="000000" w:themeColor="text1"/>
          <w:sz w:val="20"/>
          <w:szCs w:val="20"/>
        </w:rPr>
      </w:pPr>
      <w:bookmarkStart w:id="123" w:name="_Toc189215670"/>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E5F82">
        <w:rPr>
          <w:b/>
          <w:bCs/>
          <w:i w:val="0"/>
          <w:iCs w:val="0"/>
          <w:noProof/>
          <w:color w:val="000000" w:themeColor="text1"/>
          <w:sz w:val="20"/>
          <w:szCs w:val="20"/>
        </w:rPr>
        <w:t>16</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Pertanyaan dengan kosakata sinonim</w:t>
      </w:r>
      <w:bookmarkEnd w:id="123"/>
    </w:p>
    <w:tbl>
      <w:tblPr>
        <w:tblW w:w="48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4"/>
        <w:gridCol w:w="1878"/>
        <w:gridCol w:w="1418"/>
      </w:tblGrid>
      <w:tr w:rsidR="00C55CE8" w:rsidRPr="009404BB" w14:paraId="49432BBE" w14:textId="769F901A" w:rsidTr="00C55CE8">
        <w:trPr>
          <w:trHeight w:val="431"/>
          <w:jc w:val="center"/>
        </w:trPr>
        <w:tc>
          <w:tcPr>
            <w:tcW w:w="1514" w:type="dxa"/>
            <w:shd w:val="clear" w:color="auto" w:fill="auto"/>
          </w:tcPr>
          <w:p w14:paraId="1CF3335F" w14:textId="77777777" w:rsidR="00C55CE8" w:rsidRPr="009404BB" w:rsidRDefault="00C55CE8" w:rsidP="008073D5">
            <w:pPr>
              <w:pStyle w:val="TableParagraph"/>
              <w:spacing w:before="98"/>
              <w:ind w:left="98"/>
              <w:rPr>
                <w:sz w:val="20"/>
                <w:szCs w:val="20"/>
              </w:rPr>
            </w:pPr>
            <w:r w:rsidRPr="009404BB">
              <w:rPr>
                <w:spacing w:val="-2"/>
                <w:sz w:val="20"/>
                <w:szCs w:val="20"/>
              </w:rPr>
              <w:t>Pertanyaan</w:t>
            </w:r>
          </w:p>
        </w:tc>
        <w:tc>
          <w:tcPr>
            <w:tcW w:w="1878" w:type="dxa"/>
            <w:shd w:val="clear" w:color="auto" w:fill="auto"/>
          </w:tcPr>
          <w:p w14:paraId="39067F01" w14:textId="77777777" w:rsidR="00C55CE8" w:rsidRPr="009404BB" w:rsidRDefault="00C55CE8" w:rsidP="008073D5">
            <w:pPr>
              <w:pStyle w:val="TableParagraph"/>
              <w:spacing w:before="98"/>
              <w:ind w:left="98"/>
              <w:rPr>
                <w:sz w:val="20"/>
                <w:szCs w:val="20"/>
              </w:rPr>
            </w:pPr>
            <w:r w:rsidRPr="009404BB">
              <w:rPr>
                <w:spacing w:val="-2"/>
                <w:sz w:val="20"/>
                <w:szCs w:val="20"/>
              </w:rPr>
              <w:t>Jawaban</w:t>
            </w:r>
          </w:p>
        </w:tc>
        <w:tc>
          <w:tcPr>
            <w:tcW w:w="1418" w:type="dxa"/>
          </w:tcPr>
          <w:p w14:paraId="62682862" w14:textId="1C924507" w:rsidR="00C55CE8" w:rsidRPr="009404BB" w:rsidRDefault="00C55CE8" w:rsidP="008073D5">
            <w:pPr>
              <w:pStyle w:val="TableParagraph"/>
              <w:spacing w:before="98"/>
              <w:ind w:left="98"/>
              <w:rPr>
                <w:spacing w:val="-2"/>
                <w:sz w:val="20"/>
                <w:szCs w:val="20"/>
              </w:rPr>
            </w:pPr>
            <w:r>
              <w:rPr>
                <w:spacing w:val="-2"/>
                <w:sz w:val="20"/>
                <w:szCs w:val="20"/>
              </w:rPr>
              <w:t>Skor Similarity</w:t>
            </w:r>
          </w:p>
        </w:tc>
      </w:tr>
      <w:tr w:rsidR="00554835" w:rsidRPr="009404BB" w14:paraId="5D3F877A" w14:textId="50E22A04" w:rsidTr="00C55CE8">
        <w:trPr>
          <w:trHeight w:val="889"/>
          <w:jc w:val="center"/>
        </w:trPr>
        <w:tc>
          <w:tcPr>
            <w:tcW w:w="1514" w:type="dxa"/>
          </w:tcPr>
          <w:p w14:paraId="30F204D2" w14:textId="7D2F9716" w:rsidR="00554835" w:rsidRPr="009404BB" w:rsidRDefault="00497BBF" w:rsidP="00554835">
            <w:pPr>
              <w:pStyle w:val="TableParagraph"/>
              <w:spacing w:before="98"/>
              <w:ind w:left="98"/>
              <w:rPr>
                <w:sz w:val="20"/>
                <w:szCs w:val="20"/>
              </w:rPr>
            </w:pPr>
            <w:r>
              <w:rPr>
                <w:sz w:val="20"/>
                <w:szCs w:val="20"/>
              </w:rPr>
              <w:t>Sebutkan t</w:t>
            </w:r>
            <w:r w:rsidR="00583F9F">
              <w:rPr>
                <w:sz w:val="20"/>
                <w:szCs w:val="20"/>
              </w:rPr>
              <w:t xml:space="preserve">est case fitur </w:t>
            </w:r>
            <w:r w:rsidR="00583F9F" w:rsidRPr="00390EC1">
              <w:rPr>
                <w:sz w:val="20"/>
                <w:szCs w:val="20"/>
                <w:highlight w:val="green"/>
              </w:rPr>
              <w:t>masuk</w:t>
            </w:r>
            <w:r w:rsidR="00583F9F">
              <w:rPr>
                <w:sz w:val="20"/>
                <w:szCs w:val="20"/>
              </w:rPr>
              <w:t xml:space="preserve"> ?</w:t>
            </w:r>
          </w:p>
        </w:tc>
        <w:tc>
          <w:tcPr>
            <w:tcW w:w="1878" w:type="dxa"/>
          </w:tcPr>
          <w:p w14:paraId="476DE037" w14:textId="0A55234A" w:rsidR="00554835" w:rsidRPr="009404BB" w:rsidRDefault="00390EC1" w:rsidP="00390EC1">
            <w:pPr>
              <w:pStyle w:val="TableParagraph"/>
              <w:spacing w:before="98"/>
              <w:ind w:left="98" w:right="148"/>
              <w:rPr>
                <w:sz w:val="20"/>
                <w:szCs w:val="20"/>
              </w:rPr>
            </w:pPr>
            <w:r w:rsidRPr="00E92878">
              <w:rPr>
                <w:sz w:val="20"/>
                <w:szCs w:val="20"/>
              </w:rPr>
              <w:t xml:space="preserve">Berikut adalah beberapa test case yang dapat digunakan untuk menguji skenario login pada layanan Agree, yang mencakup pengujian Positive Case dan Negative Case. Positive Case bertujuan untuk memastikan sistem </w:t>
            </w:r>
            <w:r w:rsidRPr="00E92878">
              <w:rPr>
                <w:sz w:val="20"/>
                <w:szCs w:val="20"/>
              </w:rPr>
              <w:lastRenderedPageBreak/>
              <w:t xml:space="preserve">dapat menangani input yang benar sesuai alur yang diharapkan, sementara Negative Case bertujuan untuk memastikan sistem dapat merespons dengan tepat terhadap input yang salah atau kondisi tidak normal. Untuk Positive Case: 1.) Test Case: Login dengan username dan password yang valid 2.) Test Case: Verifikasi UI dan tombol login berfungsi dengan benar 3.) Test Case: Login dengan opsi 'Remember Me' 4.) Test Case: Login setelah logout 5.) Test Case: Login di berbagai browser (Cross Browser Testing). Sedangkan untuk Negative Case: 1.) Test Case: Login dengan password yang salah 2.) Test Case: Login dengan username/email yang tidak </w:t>
            </w:r>
            <w:r w:rsidRPr="00E92878">
              <w:rPr>
                <w:sz w:val="20"/>
                <w:szCs w:val="20"/>
              </w:rPr>
              <w:lastRenderedPageBreak/>
              <w:t>terdaftar</w:t>
            </w:r>
            <w:r>
              <w:rPr>
                <w:sz w:val="20"/>
                <w:szCs w:val="20"/>
              </w:rPr>
              <w:t>.</w:t>
            </w:r>
          </w:p>
        </w:tc>
        <w:tc>
          <w:tcPr>
            <w:tcW w:w="1418" w:type="dxa"/>
          </w:tcPr>
          <w:p w14:paraId="0F72C34F" w14:textId="2EF7D1E5" w:rsidR="00554835" w:rsidRPr="009404BB" w:rsidRDefault="00554835" w:rsidP="00554835">
            <w:pPr>
              <w:pStyle w:val="TableParagraph"/>
              <w:spacing w:before="98"/>
              <w:ind w:left="98"/>
              <w:jc w:val="center"/>
              <w:rPr>
                <w:sz w:val="20"/>
                <w:szCs w:val="20"/>
              </w:rPr>
            </w:pPr>
            <w:r>
              <w:rPr>
                <w:sz w:val="20"/>
                <w:szCs w:val="20"/>
              </w:rPr>
              <w:lastRenderedPageBreak/>
              <w:t>0.</w:t>
            </w:r>
            <w:r w:rsidR="00390EC1">
              <w:rPr>
                <w:sz w:val="20"/>
                <w:szCs w:val="20"/>
              </w:rPr>
              <w:t>69</w:t>
            </w:r>
          </w:p>
        </w:tc>
      </w:tr>
      <w:tr w:rsidR="00554835" w:rsidRPr="009404BB" w14:paraId="2B5799BD" w14:textId="40BB57BC" w:rsidTr="00C55CE8">
        <w:trPr>
          <w:trHeight w:val="1580"/>
          <w:jc w:val="center"/>
        </w:trPr>
        <w:tc>
          <w:tcPr>
            <w:tcW w:w="1514" w:type="dxa"/>
          </w:tcPr>
          <w:p w14:paraId="693D49EE" w14:textId="2A6C4281" w:rsidR="00554835" w:rsidRPr="00963A13" w:rsidRDefault="005365DE" w:rsidP="00554835">
            <w:pPr>
              <w:pStyle w:val="TableParagraph"/>
              <w:spacing w:before="100" w:line="237" w:lineRule="auto"/>
              <w:ind w:left="98"/>
              <w:rPr>
                <w:color w:val="000000" w:themeColor="text1"/>
                <w:sz w:val="20"/>
                <w:szCs w:val="20"/>
              </w:rPr>
            </w:pPr>
            <w:r w:rsidRPr="00963A13">
              <w:rPr>
                <w:color w:val="000000" w:themeColor="text1"/>
                <w:sz w:val="20"/>
                <w:szCs w:val="20"/>
              </w:rPr>
              <w:lastRenderedPageBreak/>
              <w:t xml:space="preserve">Apa saja skenario dasar dalam pengujian fitur </w:t>
            </w:r>
            <w:r w:rsidRPr="00963A13">
              <w:rPr>
                <w:color w:val="000000" w:themeColor="text1"/>
                <w:sz w:val="20"/>
                <w:szCs w:val="20"/>
                <w:highlight w:val="green"/>
              </w:rPr>
              <w:t>daftar pengguna</w:t>
            </w:r>
            <w:r w:rsidRPr="00963A13">
              <w:rPr>
                <w:color w:val="000000" w:themeColor="text1"/>
                <w:sz w:val="20"/>
                <w:szCs w:val="20"/>
              </w:rPr>
              <w:t>?</w:t>
            </w:r>
          </w:p>
        </w:tc>
        <w:tc>
          <w:tcPr>
            <w:tcW w:w="1878" w:type="dxa"/>
          </w:tcPr>
          <w:p w14:paraId="46EA7357" w14:textId="0BF7F55B" w:rsidR="00554835" w:rsidRPr="009404BB" w:rsidRDefault="00963A13" w:rsidP="00963A13">
            <w:pPr>
              <w:pStyle w:val="TableParagraph"/>
              <w:ind w:left="98" w:right="164"/>
              <w:rPr>
                <w:sz w:val="20"/>
                <w:szCs w:val="20"/>
              </w:rPr>
            </w:pPr>
            <w:r w:rsidRPr="009404BB">
              <w:rPr>
                <w:sz w:val="20"/>
                <w:szCs w:val="20"/>
              </w:rPr>
              <w:t>Skenario testing untuk fitur registrasi secara dasar terbagi menjadi 2 yaitu: Register Berhasil (Success) &amp; Register Gagal (Failed).</w:t>
            </w:r>
          </w:p>
        </w:tc>
        <w:tc>
          <w:tcPr>
            <w:tcW w:w="1418" w:type="dxa"/>
          </w:tcPr>
          <w:p w14:paraId="6E219D50" w14:textId="77EA22EC" w:rsidR="00554835" w:rsidRPr="009404BB" w:rsidRDefault="00554835" w:rsidP="00554835">
            <w:pPr>
              <w:pStyle w:val="TableParagraph"/>
              <w:ind w:left="98"/>
              <w:jc w:val="center"/>
              <w:rPr>
                <w:sz w:val="20"/>
                <w:szCs w:val="20"/>
              </w:rPr>
            </w:pPr>
            <w:r>
              <w:rPr>
                <w:sz w:val="20"/>
                <w:szCs w:val="20"/>
              </w:rPr>
              <w:t>0.8</w:t>
            </w:r>
            <w:r w:rsidR="00963A13">
              <w:rPr>
                <w:sz w:val="20"/>
                <w:szCs w:val="20"/>
              </w:rPr>
              <w:t>4</w:t>
            </w:r>
          </w:p>
        </w:tc>
      </w:tr>
      <w:tr w:rsidR="00554835" w:rsidRPr="009404BB" w14:paraId="191B1048" w14:textId="1A9CF3FC" w:rsidTr="00963A13">
        <w:trPr>
          <w:trHeight w:val="258"/>
          <w:jc w:val="center"/>
        </w:trPr>
        <w:tc>
          <w:tcPr>
            <w:tcW w:w="1514" w:type="dxa"/>
          </w:tcPr>
          <w:p w14:paraId="5AB1A5ED" w14:textId="7A945047" w:rsidR="00554835" w:rsidRPr="00963A13" w:rsidRDefault="00554835" w:rsidP="00554835">
            <w:pPr>
              <w:pStyle w:val="TableParagraph"/>
              <w:spacing w:before="98"/>
              <w:ind w:left="98" w:right="239"/>
              <w:rPr>
                <w:color w:val="000000" w:themeColor="text1"/>
                <w:sz w:val="20"/>
                <w:szCs w:val="20"/>
              </w:rPr>
            </w:pPr>
            <w:r w:rsidRPr="00963A13">
              <w:rPr>
                <w:color w:val="000000" w:themeColor="text1"/>
                <w:sz w:val="20"/>
                <w:szCs w:val="20"/>
              </w:rPr>
              <w:t xml:space="preserve">Apa saja step untuk menguji </w:t>
            </w:r>
            <w:r w:rsidRPr="00963A13">
              <w:rPr>
                <w:color w:val="000000" w:themeColor="text1"/>
                <w:sz w:val="20"/>
                <w:szCs w:val="20"/>
                <w:highlight w:val="green"/>
              </w:rPr>
              <w:t>register</w:t>
            </w:r>
            <w:r w:rsidRPr="00963A13">
              <w:rPr>
                <w:color w:val="000000" w:themeColor="text1"/>
                <w:sz w:val="20"/>
                <w:szCs w:val="20"/>
              </w:rPr>
              <w:t xml:space="preserve"> pengguna?</w:t>
            </w:r>
          </w:p>
        </w:tc>
        <w:tc>
          <w:tcPr>
            <w:tcW w:w="1878" w:type="dxa"/>
          </w:tcPr>
          <w:p w14:paraId="399EB88F" w14:textId="7E7C705D" w:rsidR="00554835" w:rsidRPr="009404BB" w:rsidRDefault="00963A13" w:rsidP="00963A13">
            <w:pPr>
              <w:pStyle w:val="TableParagraph"/>
              <w:spacing w:before="98"/>
              <w:ind w:left="98"/>
              <w:rPr>
                <w:sz w:val="20"/>
                <w:szCs w:val="20"/>
              </w:rPr>
            </w:pPr>
            <w:r w:rsidRPr="00963A13">
              <w:rPr>
                <w:sz w:val="20"/>
                <w:szCs w:val="20"/>
              </w:rPr>
              <w:t xml:space="preserve">Berikut adalah step yang perlu dilakukan dalam menguji fitur Registrasi untuk test case Positive Case dan Negative Case pada layanan Agree. Untuk Positive Case: 1.) Buka halaman registrasi 2.) Masukkan data pendaftaran yang valid sesuai format (email, password, nama lengkap, dll.) 3.) Klik tombol 'Daftar' atau 'Registrasi' 4.) Verifikasi validasi form, pastikan sistem memvalidasi setiap input 5.) Jika data valid, sistem memproses registrasi </w:t>
            </w:r>
            <w:r w:rsidRPr="00963A13">
              <w:rPr>
                <w:sz w:val="20"/>
                <w:szCs w:val="20"/>
              </w:rPr>
              <w:lastRenderedPageBreak/>
              <w:t>dan menyimpan data pengguna ke database 6.) Sistem mengirimkan kode OTP (One-Time Password) ke email atau nomor HP 7.) User diarahkan ke halaman verifikasi akun 8.) Masukkan kode OTP yang valid 9.) Sistem memverifikasi OTP 10.) Sistem menampilkan notifikasi bahwa registrasi berhasil 11.) Verifikasi data pengguna tersimpan di database 12.) Lakukan login untuk memastikan akun aktif.</w:t>
            </w:r>
          </w:p>
        </w:tc>
        <w:tc>
          <w:tcPr>
            <w:tcW w:w="1418" w:type="dxa"/>
          </w:tcPr>
          <w:p w14:paraId="1248D002" w14:textId="4412A8C9" w:rsidR="00554835" w:rsidRPr="009404BB" w:rsidRDefault="00554835" w:rsidP="00554835">
            <w:pPr>
              <w:pStyle w:val="TableParagraph"/>
              <w:spacing w:before="98"/>
              <w:ind w:left="98"/>
              <w:jc w:val="center"/>
              <w:rPr>
                <w:sz w:val="20"/>
                <w:szCs w:val="20"/>
              </w:rPr>
            </w:pPr>
            <w:r>
              <w:rPr>
                <w:sz w:val="20"/>
                <w:szCs w:val="20"/>
              </w:rPr>
              <w:lastRenderedPageBreak/>
              <w:t>0.</w:t>
            </w:r>
            <w:r w:rsidR="00963A13">
              <w:rPr>
                <w:sz w:val="20"/>
                <w:szCs w:val="20"/>
              </w:rPr>
              <w:t>90</w:t>
            </w:r>
          </w:p>
        </w:tc>
      </w:tr>
    </w:tbl>
    <w:p w14:paraId="3E4C54D3" w14:textId="77777777" w:rsidR="002C01CC" w:rsidRPr="009404BB" w:rsidRDefault="002C01CC" w:rsidP="002C01CC">
      <w:pPr>
        <w:pStyle w:val="BodyText"/>
        <w:ind w:left="851" w:right="461" w:firstLine="425"/>
        <w:jc w:val="both"/>
      </w:pPr>
    </w:p>
    <w:p w14:paraId="0553D094" w14:textId="2E75CDD1" w:rsidR="002C01CC" w:rsidRDefault="002C01CC" w:rsidP="002C01CC">
      <w:pPr>
        <w:pStyle w:val="BodyText"/>
        <w:ind w:left="284" w:right="461" w:firstLine="466"/>
        <w:jc w:val="both"/>
      </w:pPr>
      <w:r w:rsidRPr="009404BB">
        <w:t xml:space="preserve">Berdasarkan Tabel 4.15, dapat disimpulkan bahwa chatbot mampu memahami pertanyaan </w:t>
      </w:r>
      <w:r w:rsidR="00963A13">
        <w:t xml:space="preserve">jika </w:t>
      </w:r>
      <w:r w:rsidRPr="009404BB">
        <w:t xml:space="preserve">pertanyaan tersebut menggunakan sinonim pada konteks utama chatbot. Seperti contoh menggunakan sinonim registrasi mengganti dengan kata register, kata </w:t>
      </w:r>
      <w:r w:rsidR="00390EC1">
        <w:t>masuk</w:t>
      </w:r>
      <w:r w:rsidRPr="009404BB">
        <w:t xml:space="preserve"> diganti dengan </w:t>
      </w:r>
      <w:r w:rsidR="00390EC1">
        <w:t>login</w:t>
      </w:r>
      <w:r w:rsidRPr="009404BB">
        <w:t>. Membuat jawaban yang dihasilkan oleh chatbot tidak sesuai dengan jawaban semestinya.</w:t>
      </w:r>
    </w:p>
    <w:p w14:paraId="16AC4342" w14:textId="77777777" w:rsidR="008276A3" w:rsidRDefault="008276A3" w:rsidP="008276A3">
      <w:pPr>
        <w:pStyle w:val="BodyText"/>
        <w:ind w:right="461"/>
        <w:jc w:val="both"/>
        <w:rPr>
          <w:b/>
          <w:bCs/>
        </w:rPr>
      </w:pPr>
    </w:p>
    <w:p w14:paraId="699CE708" w14:textId="033F3F2E" w:rsidR="008276A3" w:rsidRDefault="008276A3" w:rsidP="008276A3">
      <w:pPr>
        <w:pStyle w:val="BodyText"/>
        <w:numPr>
          <w:ilvl w:val="0"/>
          <w:numId w:val="18"/>
        </w:numPr>
        <w:ind w:right="461"/>
        <w:jc w:val="both"/>
        <w:rPr>
          <w:b/>
          <w:bCs/>
        </w:rPr>
      </w:pPr>
      <w:r>
        <w:rPr>
          <w:b/>
          <w:bCs/>
        </w:rPr>
        <w:t xml:space="preserve">Pengujian </w:t>
      </w:r>
      <w:r w:rsidR="007F17A5">
        <w:rPr>
          <w:b/>
          <w:bCs/>
        </w:rPr>
        <w:t>perbandingan dengan metode manual (Google Sheet)</w:t>
      </w:r>
    </w:p>
    <w:p w14:paraId="011440A5" w14:textId="6FDE4898" w:rsidR="007F17A5" w:rsidRDefault="00C55CE8" w:rsidP="007248BB">
      <w:pPr>
        <w:pStyle w:val="BodyText"/>
        <w:ind w:left="284" w:right="461" w:firstLine="567"/>
        <w:jc w:val="both"/>
      </w:pPr>
      <w:r w:rsidRPr="00C55CE8">
        <w:t>Skenario ini dilakukan</w:t>
      </w:r>
      <w:r w:rsidR="007F17A5">
        <w:t xml:space="preserve"> u</w:t>
      </w:r>
      <w:r w:rsidR="007F17A5" w:rsidRPr="007F17A5">
        <w:t xml:space="preserve">ntuk mengukur efektivitas chatbot yang dikembangkan, dilakukan eksperimen dengan membandingkan proses pencarian informasi test case menggunakan metode manual melalui Google Spreadsheet dan </w:t>
      </w:r>
      <w:r w:rsidR="007F17A5" w:rsidRPr="007F17A5">
        <w:lastRenderedPageBreak/>
        <w:t>menggunakan chatbot yang telah dikembangkan.</w:t>
      </w:r>
    </w:p>
    <w:p w14:paraId="48A52DB0" w14:textId="0441BED8" w:rsidR="007F17A5" w:rsidRPr="007F17A5" w:rsidRDefault="007F17A5" w:rsidP="00D244A9">
      <w:pPr>
        <w:pStyle w:val="BodyText"/>
        <w:ind w:left="284" w:right="461" w:firstLine="567"/>
        <w:jc w:val="both"/>
      </w:pPr>
      <w:r w:rsidRPr="007F17A5">
        <w:t>Pada metode manual, pencarian dilakukan dengan fitur Ctrl+F pada file Google Spreadsheet yang berisi data test case. Sementara pada chatbot, pengguna mengetikkan pertanyaan dalam bentuk bahasa alami. Beberapa pertanyaan umum yang sering diajukan oleh tim QA digunakan sebagai skenario uji untuk membandingkan kecepatan, relevansi hasil, dan kemudahan penggunaan.</w:t>
      </w:r>
    </w:p>
    <w:p w14:paraId="5B0BB41A" w14:textId="77777777" w:rsidR="008276A3" w:rsidRDefault="008276A3" w:rsidP="008276A3">
      <w:pPr>
        <w:pStyle w:val="BodyText"/>
        <w:ind w:left="810" w:right="461"/>
        <w:jc w:val="both"/>
        <w:rPr>
          <w:b/>
          <w:bCs/>
        </w:rPr>
      </w:pPr>
    </w:p>
    <w:p w14:paraId="7B1B09DC" w14:textId="7AFFBD86" w:rsidR="008276A3" w:rsidRPr="008276A3" w:rsidRDefault="008276A3" w:rsidP="008276A3">
      <w:pPr>
        <w:pStyle w:val="Caption"/>
        <w:jc w:val="center"/>
        <w:rPr>
          <w:b/>
          <w:bCs/>
          <w:i w:val="0"/>
          <w:iCs w:val="0"/>
          <w:color w:val="000000" w:themeColor="text1"/>
          <w:sz w:val="20"/>
          <w:szCs w:val="20"/>
        </w:rPr>
      </w:pPr>
      <w:bookmarkStart w:id="124" w:name="_Toc189215671"/>
      <w:r w:rsidRPr="008276A3">
        <w:rPr>
          <w:b/>
          <w:bCs/>
          <w:i w:val="0"/>
          <w:iCs w:val="0"/>
          <w:color w:val="000000" w:themeColor="text1"/>
          <w:sz w:val="20"/>
          <w:szCs w:val="20"/>
        </w:rPr>
        <w:t xml:space="preserve">Tabel 4. </w:t>
      </w:r>
      <w:r w:rsidRPr="008276A3">
        <w:rPr>
          <w:b/>
          <w:bCs/>
          <w:i w:val="0"/>
          <w:iCs w:val="0"/>
          <w:color w:val="000000" w:themeColor="text1"/>
          <w:sz w:val="20"/>
          <w:szCs w:val="20"/>
        </w:rPr>
        <w:fldChar w:fldCharType="begin"/>
      </w:r>
      <w:r w:rsidRPr="008276A3">
        <w:rPr>
          <w:b/>
          <w:bCs/>
          <w:i w:val="0"/>
          <w:iCs w:val="0"/>
          <w:color w:val="000000" w:themeColor="text1"/>
          <w:sz w:val="20"/>
          <w:szCs w:val="20"/>
        </w:rPr>
        <w:instrText xml:space="preserve"> SEQ Tabel_4. \* ARABIC </w:instrText>
      </w:r>
      <w:r w:rsidRPr="008276A3">
        <w:rPr>
          <w:b/>
          <w:bCs/>
          <w:i w:val="0"/>
          <w:iCs w:val="0"/>
          <w:color w:val="000000" w:themeColor="text1"/>
          <w:sz w:val="20"/>
          <w:szCs w:val="20"/>
        </w:rPr>
        <w:fldChar w:fldCharType="separate"/>
      </w:r>
      <w:r w:rsidR="000E5F82">
        <w:rPr>
          <w:b/>
          <w:bCs/>
          <w:i w:val="0"/>
          <w:iCs w:val="0"/>
          <w:noProof/>
          <w:color w:val="000000" w:themeColor="text1"/>
          <w:sz w:val="20"/>
          <w:szCs w:val="20"/>
        </w:rPr>
        <w:t>17</w:t>
      </w:r>
      <w:r w:rsidRPr="008276A3">
        <w:rPr>
          <w:b/>
          <w:bCs/>
          <w:i w:val="0"/>
          <w:iCs w:val="0"/>
          <w:color w:val="000000" w:themeColor="text1"/>
          <w:sz w:val="20"/>
          <w:szCs w:val="20"/>
        </w:rPr>
        <w:fldChar w:fldCharType="end"/>
      </w:r>
      <w:r w:rsidRPr="008276A3">
        <w:rPr>
          <w:b/>
          <w:bCs/>
          <w:i w:val="0"/>
          <w:iCs w:val="0"/>
          <w:color w:val="000000" w:themeColor="text1"/>
          <w:sz w:val="20"/>
          <w:szCs w:val="20"/>
        </w:rPr>
        <w:t xml:space="preserve"> Perbandingan pencarian dengan google sheet dan menggunakan chatbot</w:t>
      </w:r>
      <w:bookmarkEnd w:id="124"/>
    </w:p>
    <w:tbl>
      <w:tblPr>
        <w:tblW w:w="68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8"/>
        <w:gridCol w:w="1276"/>
        <w:gridCol w:w="2430"/>
        <w:gridCol w:w="850"/>
        <w:gridCol w:w="851"/>
      </w:tblGrid>
      <w:tr w:rsidR="00F376D6" w:rsidRPr="009404BB" w14:paraId="624DA226" w14:textId="54B49157" w:rsidTr="00F376D6">
        <w:trPr>
          <w:trHeight w:val="431"/>
          <w:jc w:val="center"/>
        </w:trPr>
        <w:tc>
          <w:tcPr>
            <w:tcW w:w="1408" w:type="dxa"/>
          </w:tcPr>
          <w:p w14:paraId="57017561" w14:textId="63764FE4" w:rsidR="004315ED" w:rsidRPr="009404BB" w:rsidRDefault="004315ED" w:rsidP="000A513A">
            <w:pPr>
              <w:pStyle w:val="TableParagraph"/>
              <w:spacing w:before="98"/>
              <w:ind w:left="98"/>
              <w:rPr>
                <w:spacing w:val="-2"/>
                <w:sz w:val="20"/>
                <w:szCs w:val="20"/>
              </w:rPr>
            </w:pPr>
            <w:r w:rsidRPr="004315ED">
              <w:rPr>
                <w:spacing w:val="-2"/>
                <w:sz w:val="20"/>
                <w:szCs w:val="20"/>
              </w:rPr>
              <w:t>Pertanyaan yang Diajukan</w:t>
            </w:r>
          </w:p>
        </w:tc>
        <w:tc>
          <w:tcPr>
            <w:tcW w:w="1276" w:type="dxa"/>
          </w:tcPr>
          <w:p w14:paraId="666935A5" w14:textId="5BAC041E" w:rsidR="004315ED" w:rsidRPr="009404BB" w:rsidRDefault="004315ED" w:rsidP="000A513A">
            <w:pPr>
              <w:pStyle w:val="TableParagraph"/>
              <w:spacing w:before="98"/>
              <w:ind w:left="98"/>
              <w:rPr>
                <w:spacing w:val="-2"/>
                <w:sz w:val="20"/>
                <w:szCs w:val="20"/>
              </w:rPr>
            </w:pPr>
            <w:r>
              <w:rPr>
                <w:spacing w:val="-2"/>
                <w:sz w:val="20"/>
                <w:szCs w:val="20"/>
              </w:rPr>
              <w:t>Jawaban Google Sheet</w:t>
            </w:r>
          </w:p>
        </w:tc>
        <w:tc>
          <w:tcPr>
            <w:tcW w:w="2430" w:type="dxa"/>
            <w:shd w:val="clear" w:color="auto" w:fill="auto"/>
          </w:tcPr>
          <w:p w14:paraId="221D8A41" w14:textId="308BA6E6" w:rsidR="004315ED" w:rsidRPr="009404BB" w:rsidRDefault="004315ED" w:rsidP="000A513A">
            <w:pPr>
              <w:pStyle w:val="TableParagraph"/>
              <w:spacing w:before="98"/>
              <w:ind w:left="98"/>
              <w:rPr>
                <w:sz w:val="20"/>
                <w:szCs w:val="20"/>
              </w:rPr>
            </w:pPr>
            <w:r>
              <w:rPr>
                <w:spacing w:val="-2"/>
                <w:sz w:val="20"/>
                <w:szCs w:val="20"/>
              </w:rPr>
              <w:t>Jawaban Chatbot</w:t>
            </w:r>
          </w:p>
        </w:tc>
        <w:tc>
          <w:tcPr>
            <w:tcW w:w="850" w:type="dxa"/>
          </w:tcPr>
          <w:p w14:paraId="512EE7A6" w14:textId="29B622C4" w:rsidR="004315ED" w:rsidRDefault="004315ED" w:rsidP="000A513A">
            <w:pPr>
              <w:pStyle w:val="TableParagraph"/>
              <w:spacing w:before="98"/>
              <w:ind w:left="98"/>
              <w:rPr>
                <w:spacing w:val="-2"/>
                <w:sz w:val="20"/>
                <w:szCs w:val="20"/>
              </w:rPr>
            </w:pPr>
            <w:r w:rsidRPr="004315ED">
              <w:rPr>
                <w:spacing w:val="-2"/>
                <w:sz w:val="20"/>
                <w:szCs w:val="20"/>
              </w:rPr>
              <w:t>Waktu Manual (detik)</w:t>
            </w:r>
          </w:p>
        </w:tc>
        <w:tc>
          <w:tcPr>
            <w:tcW w:w="851" w:type="dxa"/>
          </w:tcPr>
          <w:p w14:paraId="2E38977D" w14:textId="4923B01D" w:rsidR="004315ED" w:rsidRPr="004315ED" w:rsidRDefault="004315ED" w:rsidP="000A513A">
            <w:pPr>
              <w:pStyle w:val="TableParagraph"/>
              <w:spacing w:before="98"/>
              <w:ind w:left="98"/>
              <w:rPr>
                <w:spacing w:val="-2"/>
                <w:sz w:val="20"/>
                <w:szCs w:val="20"/>
              </w:rPr>
            </w:pPr>
            <w:r w:rsidRPr="004315ED">
              <w:rPr>
                <w:spacing w:val="-2"/>
                <w:sz w:val="20"/>
                <w:szCs w:val="20"/>
              </w:rPr>
              <w:t xml:space="preserve">Waktu </w:t>
            </w:r>
            <w:r>
              <w:rPr>
                <w:spacing w:val="-2"/>
                <w:sz w:val="20"/>
                <w:szCs w:val="20"/>
              </w:rPr>
              <w:t>Chatbot</w:t>
            </w:r>
            <w:r w:rsidRPr="004315ED">
              <w:rPr>
                <w:spacing w:val="-2"/>
                <w:sz w:val="20"/>
                <w:szCs w:val="20"/>
              </w:rPr>
              <w:t xml:space="preserve"> (detik)</w:t>
            </w:r>
          </w:p>
        </w:tc>
      </w:tr>
      <w:tr w:rsidR="00F376D6" w:rsidRPr="009404BB" w14:paraId="001E8D7F" w14:textId="4C186AEE" w:rsidTr="00F376D6">
        <w:trPr>
          <w:trHeight w:val="889"/>
          <w:jc w:val="center"/>
        </w:trPr>
        <w:tc>
          <w:tcPr>
            <w:tcW w:w="1408" w:type="dxa"/>
          </w:tcPr>
          <w:p w14:paraId="32578F28" w14:textId="5F05D848" w:rsidR="00965FB4" w:rsidRPr="009404BB" w:rsidRDefault="00965FB4" w:rsidP="00965FB4">
            <w:pPr>
              <w:pStyle w:val="TableParagraph"/>
              <w:spacing w:before="98"/>
              <w:ind w:left="98"/>
              <w:rPr>
                <w:sz w:val="20"/>
                <w:szCs w:val="20"/>
              </w:rPr>
            </w:pPr>
            <w:r w:rsidRPr="00B170AC">
              <w:rPr>
                <w:sz w:val="20"/>
                <w:szCs w:val="20"/>
              </w:rPr>
              <w:t>Bagaimana test case login?</w:t>
            </w:r>
          </w:p>
        </w:tc>
        <w:tc>
          <w:tcPr>
            <w:tcW w:w="1276" w:type="dxa"/>
          </w:tcPr>
          <w:p w14:paraId="2CAF1F33" w14:textId="70C24E28" w:rsidR="00965FB4" w:rsidRPr="009404BB" w:rsidRDefault="00965FB4" w:rsidP="00965FB4">
            <w:pPr>
              <w:pStyle w:val="TableParagraph"/>
              <w:spacing w:before="98"/>
              <w:ind w:left="98"/>
              <w:rPr>
                <w:sz w:val="20"/>
                <w:szCs w:val="20"/>
              </w:rPr>
            </w:pPr>
            <w:r w:rsidRPr="00965FB4">
              <w:rPr>
                <w:sz w:val="20"/>
                <w:szCs w:val="20"/>
              </w:rPr>
              <w:t>Tidak ditemukan</w:t>
            </w:r>
          </w:p>
        </w:tc>
        <w:tc>
          <w:tcPr>
            <w:tcW w:w="2430" w:type="dxa"/>
          </w:tcPr>
          <w:p w14:paraId="6280BEA4" w14:textId="09EFF4A4" w:rsidR="00965FB4" w:rsidRPr="009404BB" w:rsidRDefault="00965FB4" w:rsidP="00965FB4">
            <w:pPr>
              <w:pStyle w:val="TableParagraph"/>
              <w:spacing w:before="98"/>
              <w:ind w:left="98" w:right="148"/>
              <w:rPr>
                <w:sz w:val="20"/>
                <w:szCs w:val="20"/>
              </w:rPr>
            </w:pPr>
            <w:r w:rsidRPr="00261A4C">
              <w:rPr>
                <w:sz w:val="20"/>
                <w:szCs w:val="20"/>
              </w:rPr>
              <w:t xml:space="preserve">Berikut adalah beberapa test case yang dapat digunakan untuk menguji skenario login pada layanan Agree, yang mencakup pengujian Positive Case dan Negative Case. Positive Case bertujuan untuk memastikan sistem dapat menangani input yang benar sesuai alur yang diharapkan, sementara Negative Case bertujuan untuk memastikan sistem dapat merespons dengan tepat terhadap input yang salah atau kondisi tidak normal. Untuk Positive Case: 1.) Test Case: Login dengan username dan password yang valid 2.) </w:t>
            </w:r>
            <w:r w:rsidRPr="00261A4C">
              <w:rPr>
                <w:sz w:val="20"/>
                <w:szCs w:val="20"/>
              </w:rPr>
              <w:lastRenderedPageBreak/>
              <w:t>Test Case: Verifikasi UI dan tombol login berfungsi dengan benar 3.) Test Case: Login dengan opsi 'Remember Me' 4.) Test Case: Login setelah logout 5.) Test Case: Login di berbagai browser (Cross Browser Testing). Sedangkan untuk Negative Case: 1.) Test Case: Login dengan password yang salah 2.) Test Case: Login dengan username/email yang tidak terdaftar 3.) Test Case: Login dengan field kosong (username atau password) 4.) Test Case: Login dengan format email yang tidak valid 5.) Test Case: Login saat koneksi internet terputus. Dengan test case tersebut, pengujian login dapat dilakukan secara menyeluruh untuk menjamin keandalan dan keamanan fitur login pada layanan Agree.</w:t>
            </w:r>
          </w:p>
        </w:tc>
        <w:tc>
          <w:tcPr>
            <w:tcW w:w="850" w:type="dxa"/>
          </w:tcPr>
          <w:p w14:paraId="4B6D6F55" w14:textId="76074A3A" w:rsidR="00965FB4" w:rsidRPr="00261A4C" w:rsidRDefault="00965FB4" w:rsidP="00965FB4">
            <w:pPr>
              <w:pStyle w:val="TableParagraph"/>
              <w:spacing w:before="98"/>
              <w:ind w:left="98" w:right="148"/>
              <w:jc w:val="center"/>
              <w:rPr>
                <w:sz w:val="20"/>
                <w:szCs w:val="20"/>
              </w:rPr>
            </w:pPr>
            <w:r>
              <w:lastRenderedPageBreak/>
              <w:t>40</w:t>
            </w:r>
          </w:p>
        </w:tc>
        <w:tc>
          <w:tcPr>
            <w:tcW w:w="851" w:type="dxa"/>
          </w:tcPr>
          <w:p w14:paraId="5FCB021A" w14:textId="56EDAAC7" w:rsidR="00965FB4" w:rsidRPr="00261A4C" w:rsidRDefault="00965FB4" w:rsidP="00965FB4">
            <w:pPr>
              <w:pStyle w:val="TableParagraph"/>
              <w:spacing w:before="98"/>
              <w:ind w:left="98" w:right="148"/>
              <w:jc w:val="center"/>
              <w:rPr>
                <w:sz w:val="20"/>
                <w:szCs w:val="20"/>
              </w:rPr>
            </w:pPr>
            <w:r>
              <w:t>3</w:t>
            </w:r>
          </w:p>
        </w:tc>
      </w:tr>
      <w:tr w:rsidR="00F376D6" w:rsidRPr="009404BB" w14:paraId="13DBC184" w14:textId="0A1C90E4" w:rsidTr="00F376D6">
        <w:trPr>
          <w:trHeight w:val="1580"/>
          <w:jc w:val="center"/>
        </w:trPr>
        <w:tc>
          <w:tcPr>
            <w:tcW w:w="1408" w:type="dxa"/>
          </w:tcPr>
          <w:p w14:paraId="16536FD9" w14:textId="1C50D297" w:rsidR="00965FB4" w:rsidRPr="009404BB" w:rsidRDefault="00965FB4" w:rsidP="00965FB4">
            <w:pPr>
              <w:pStyle w:val="TableParagraph"/>
              <w:spacing w:before="100" w:line="237" w:lineRule="auto"/>
              <w:ind w:left="98"/>
              <w:rPr>
                <w:sz w:val="20"/>
                <w:szCs w:val="20"/>
              </w:rPr>
            </w:pPr>
            <w:r w:rsidRPr="00B170AC">
              <w:rPr>
                <w:sz w:val="20"/>
                <w:szCs w:val="20"/>
              </w:rPr>
              <w:lastRenderedPageBreak/>
              <w:t>Apa saja Step untuk menguji fitur Registrasi?</w:t>
            </w:r>
          </w:p>
        </w:tc>
        <w:tc>
          <w:tcPr>
            <w:tcW w:w="1276" w:type="dxa"/>
          </w:tcPr>
          <w:p w14:paraId="79502B19" w14:textId="693D521C" w:rsidR="00965FB4" w:rsidRPr="009404BB" w:rsidRDefault="00965FB4" w:rsidP="00965FB4">
            <w:pPr>
              <w:pStyle w:val="TableParagraph"/>
              <w:spacing w:before="100" w:line="237" w:lineRule="auto"/>
              <w:ind w:left="98"/>
              <w:rPr>
                <w:sz w:val="20"/>
                <w:szCs w:val="20"/>
              </w:rPr>
            </w:pPr>
            <w:r w:rsidRPr="00965FB4">
              <w:rPr>
                <w:sz w:val="20"/>
                <w:szCs w:val="20"/>
              </w:rPr>
              <w:t xml:space="preserve">Tidak ditemukan </w:t>
            </w:r>
          </w:p>
        </w:tc>
        <w:tc>
          <w:tcPr>
            <w:tcW w:w="2430" w:type="dxa"/>
          </w:tcPr>
          <w:p w14:paraId="294D41A3" w14:textId="5E11DC1F" w:rsidR="00965FB4" w:rsidRPr="009404BB" w:rsidRDefault="00965FB4" w:rsidP="00965FB4">
            <w:pPr>
              <w:pStyle w:val="TableParagraph"/>
              <w:ind w:left="98" w:right="164"/>
              <w:rPr>
                <w:sz w:val="20"/>
                <w:szCs w:val="20"/>
              </w:rPr>
            </w:pPr>
            <w:r w:rsidRPr="004315ED">
              <w:rPr>
                <w:sz w:val="20"/>
                <w:szCs w:val="20"/>
              </w:rPr>
              <w:t xml:space="preserve">Berikut adalah step yang perlu dilakukan dalam menguji fitur Registrasi untuk test case Positive Case dan Negative Case pada layanan Agree. Untuk Positive Case: 1.) Buka halaman registrasi 2.) Masukkan data </w:t>
            </w:r>
            <w:r w:rsidRPr="004315ED">
              <w:rPr>
                <w:sz w:val="20"/>
                <w:szCs w:val="20"/>
              </w:rPr>
              <w:lastRenderedPageBreak/>
              <w:t>pendaftaran yang valid sesuai format (email, password, nama lengkap, dll.) 3.) Klik tombol 'Daftar' atau 'Registrasi' 4.) Verifikasi validasi form, pastikan sistem memvalidasi setiap input 5.) Jika data valid, sistem memproses registrasi dan menyimpan data pengguna ke database 6.) Sistem mengirimkan kode OTP (One-Time Password) ke email atau nomor HP 7.) User diarahkan ke halaman verifikasi akun 8.) Masukkan kode OTP yang valid 9.) Sistem memverifikasi OTP 10.) Sistem menampilkan notifikasi bahwa registrasi berhasil 11.) Verifikasi data pengguna tersimpan di database 12.) Lakukan login untuk memastikan akun aktif.</w:t>
            </w:r>
          </w:p>
        </w:tc>
        <w:tc>
          <w:tcPr>
            <w:tcW w:w="850" w:type="dxa"/>
          </w:tcPr>
          <w:p w14:paraId="1703ED96" w14:textId="6CCD88E6" w:rsidR="00965FB4" w:rsidRPr="004315ED" w:rsidRDefault="00965FB4" w:rsidP="00965FB4">
            <w:pPr>
              <w:pStyle w:val="TableParagraph"/>
              <w:ind w:left="98" w:right="164"/>
              <w:jc w:val="center"/>
              <w:rPr>
                <w:sz w:val="20"/>
                <w:szCs w:val="20"/>
              </w:rPr>
            </w:pPr>
            <w:r>
              <w:lastRenderedPageBreak/>
              <w:t>45</w:t>
            </w:r>
          </w:p>
        </w:tc>
        <w:tc>
          <w:tcPr>
            <w:tcW w:w="851" w:type="dxa"/>
          </w:tcPr>
          <w:p w14:paraId="04EF2E75" w14:textId="2718BE7D" w:rsidR="00965FB4" w:rsidRPr="004315ED" w:rsidRDefault="00965FB4" w:rsidP="00965FB4">
            <w:pPr>
              <w:pStyle w:val="TableParagraph"/>
              <w:ind w:left="98" w:right="164"/>
              <w:jc w:val="center"/>
              <w:rPr>
                <w:sz w:val="20"/>
                <w:szCs w:val="20"/>
              </w:rPr>
            </w:pPr>
            <w:r>
              <w:t>2</w:t>
            </w:r>
          </w:p>
        </w:tc>
      </w:tr>
      <w:tr w:rsidR="00F376D6" w:rsidRPr="009404BB" w14:paraId="6AC5E218" w14:textId="66D5F7BF" w:rsidTr="00F376D6">
        <w:trPr>
          <w:trHeight w:val="1120"/>
          <w:jc w:val="center"/>
        </w:trPr>
        <w:tc>
          <w:tcPr>
            <w:tcW w:w="1408" w:type="dxa"/>
          </w:tcPr>
          <w:p w14:paraId="2103761E" w14:textId="20482C4D" w:rsidR="00965FB4" w:rsidRPr="009404BB" w:rsidRDefault="00965FB4" w:rsidP="00965FB4">
            <w:pPr>
              <w:pStyle w:val="TableParagraph"/>
              <w:spacing w:before="98"/>
              <w:ind w:left="98" w:right="239"/>
              <w:rPr>
                <w:sz w:val="20"/>
                <w:szCs w:val="20"/>
              </w:rPr>
            </w:pPr>
            <w:r>
              <w:rPr>
                <w:sz w:val="20"/>
                <w:szCs w:val="20"/>
              </w:rPr>
              <w:t>A</w:t>
            </w:r>
            <w:r w:rsidRPr="00B170AC">
              <w:rPr>
                <w:sz w:val="20"/>
                <w:szCs w:val="20"/>
              </w:rPr>
              <w:t>pa prasyarat menguji fitur pendaftaran expert agreepedia?</w:t>
            </w:r>
          </w:p>
        </w:tc>
        <w:tc>
          <w:tcPr>
            <w:tcW w:w="1276" w:type="dxa"/>
          </w:tcPr>
          <w:p w14:paraId="6FFBB67D" w14:textId="7083E67E" w:rsidR="00965FB4" w:rsidRPr="009404BB" w:rsidRDefault="00965FB4" w:rsidP="00965FB4">
            <w:pPr>
              <w:pStyle w:val="TableParagraph"/>
              <w:spacing w:before="98"/>
              <w:ind w:left="98" w:right="239"/>
              <w:rPr>
                <w:sz w:val="20"/>
                <w:szCs w:val="20"/>
              </w:rPr>
            </w:pPr>
            <w:r w:rsidRPr="00965FB4">
              <w:rPr>
                <w:sz w:val="20"/>
                <w:szCs w:val="20"/>
              </w:rPr>
              <w:t xml:space="preserve">Tidak ditemukan </w:t>
            </w:r>
          </w:p>
        </w:tc>
        <w:tc>
          <w:tcPr>
            <w:tcW w:w="2430" w:type="dxa"/>
          </w:tcPr>
          <w:p w14:paraId="38B74B05" w14:textId="26C7568E" w:rsidR="00965FB4" w:rsidRPr="009404BB" w:rsidRDefault="00965FB4" w:rsidP="00965FB4">
            <w:pPr>
              <w:pStyle w:val="TableParagraph"/>
              <w:spacing w:before="98"/>
              <w:ind w:left="98"/>
              <w:rPr>
                <w:sz w:val="20"/>
                <w:szCs w:val="20"/>
              </w:rPr>
            </w:pPr>
            <w:r w:rsidRPr="004315ED">
              <w:rPr>
                <w:sz w:val="20"/>
                <w:szCs w:val="20"/>
              </w:rPr>
              <w:t>Langkah pertama atau prasyarat dalam menguji fitur Pendaftaran Expert Agreepedia Berhasil adalah: 1.) Akses ke Halaman Pendaftaran Expert 2.) Data Pendaftaran Valid 3.) Akun Belum Terdaftar Agreepedia Expert Sebelumnya.</w:t>
            </w:r>
          </w:p>
        </w:tc>
        <w:tc>
          <w:tcPr>
            <w:tcW w:w="850" w:type="dxa"/>
          </w:tcPr>
          <w:p w14:paraId="797937FD" w14:textId="00F2ECC2" w:rsidR="00965FB4" w:rsidRPr="004315ED" w:rsidRDefault="00965FB4" w:rsidP="00965FB4">
            <w:pPr>
              <w:pStyle w:val="TableParagraph"/>
              <w:spacing w:before="98"/>
              <w:ind w:left="98"/>
              <w:jc w:val="center"/>
              <w:rPr>
                <w:sz w:val="20"/>
                <w:szCs w:val="20"/>
              </w:rPr>
            </w:pPr>
            <w:r>
              <w:t>50</w:t>
            </w:r>
          </w:p>
        </w:tc>
        <w:tc>
          <w:tcPr>
            <w:tcW w:w="851" w:type="dxa"/>
          </w:tcPr>
          <w:p w14:paraId="398E51E6" w14:textId="30BEFB32" w:rsidR="00965FB4" w:rsidRPr="004315ED" w:rsidRDefault="00965FB4" w:rsidP="00965FB4">
            <w:pPr>
              <w:pStyle w:val="TableParagraph"/>
              <w:spacing w:before="98"/>
              <w:ind w:left="98"/>
              <w:jc w:val="center"/>
              <w:rPr>
                <w:sz w:val="20"/>
                <w:szCs w:val="20"/>
              </w:rPr>
            </w:pPr>
            <w:r>
              <w:t>4</w:t>
            </w:r>
          </w:p>
        </w:tc>
      </w:tr>
      <w:tr w:rsidR="00F376D6" w:rsidRPr="009404BB" w14:paraId="4812A0AA" w14:textId="23E8B388" w:rsidTr="00F376D6">
        <w:trPr>
          <w:trHeight w:val="1120"/>
          <w:jc w:val="center"/>
        </w:trPr>
        <w:tc>
          <w:tcPr>
            <w:tcW w:w="1408" w:type="dxa"/>
          </w:tcPr>
          <w:p w14:paraId="0C792789" w14:textId="036A8A3C" w:rsidR="00965FB4" w:rsidRDefault="00965FB4" w:rsidP="00965FB4">
            <w:pPr>
              <w:pStyle w:val="TableParagraph"/>
              <w:spacing w:before="98"/>
              <w:ind w:left="98" w:right="239"/>
              <w:rPr>
                <w:sz w:val="20"/>
                <w:szCs w:val="20"/>
              </w:rPr>
            </w:pPr>
            <w:r w:rsidRPr="00261A4C">
              <w:rPr>
                <w:sz w:val="20"/>
                <w:szCs w:val="20"/>
              </w:rPr>
              <w:lastRenderedPageBreak/>
              <w:t>Apa expected result ketika menguji Infobudidaya Agreepedia</w:t>
            </w:r>
            <w:r>
              <w:rPr>
                <w:sz w:val="20"/>
                <w:szCs w:val="20"/>
              </w:rPr>
              <w:t>?</w:t>
            </w:r>
          </w:p>
        </w:tc>
        <w:tc>
          <w:tcPr>
            <w:tcW w:w="1276" w:type="dxa"/>
          </w:tcPr>
          <w:p w14:paraId="1EEE613A" w14:textId="0F2E6650" w:rsidR="00965FB4" w:rsidRDefault="00965FB4" w:rsidP="00965FB4">
            <w:pPr>
              <w:pStyle w:val="TableParagraph"/>
              <w:spacing w:before="98"/>
              <w:ind w:left="98" w:right="239"/>
              <w:rPr>
                <w:sz w:val="20"/>
                <w:szCs w:val="20"/>
              </w:rPr>
            </w:pPr>
            <w:r w:rsidRPr="00965FB4">
              <w:rPr>
                <w:sz w:val="20"/>
                <w:szCs w:val="20"/>
              </w:rPr>
              <w:t xml:space="preserve">Tidak ditemukan </w:t>
            </w:r>
          </w:p>
        </w:tc>
        <w:tc>
          <w:tcPr>
            <w:tcW w:w="2430" w:type="dxa"/>
          </w:tcPr>
          <w:p w14:paraId="3A14B939" w14:textId="179E65C0" w:rsidR="00965FB4" w:rsidRPr="00DE6818" w:rsidRDefault="00965FB4" w:rsidP="00965FB4">
            <w:pPr>
              <w:pStyle w:val="TableParagraph"/>
              <w:spacing w:before="98"/>
              <w:ind w:left="98"/>
              <w:rPr>
                <w:sz w:val="20"/>
                <w:szCs w:val="20"/>
              </w:rPr>
            </w:pPr>
            <w:r w:rsidRPr="00261A4C">
              <w:rPr>
                <w:sz w:val="20"/>
                <w:szCs w:val="20"/>
              </w:rPr>
              <w:t>Berikut adalah expected result pengujian Fitur Infobudidaya Agreepedia : 1.) Informasi budidaya ditampilkan dengan lengkap dan sesuai kategori yang dipilih 2.) Semua elemen UI seperti judul, gambar, deskripsi, dan konten artikel tampil dengan baik 3.) Tidak terjadi error saat mengakses halaman atau saat memilih jenis budidaya tertentu 4.) Pada pengujian Positive Case, pengguna berhasil mengakses informasi sesuai permintaan dan konten tampil sempurna 5.) Pada pengujian Negative Case, jika terjadi kondisi gagal (seperti data tidak ditemukan), sistem menampilkan notifikasi atau pesan error yang sesuai dan tidak menyebabkan crash atau freeze pada aplikasi.</w:t>
            </w:r>
          </w:p>
        </w:tc>
        <w:tc>
          <w:tcPr>
            <w:tcW w:w="850" w:type="dxa"/>
          </w:tcPr>
          <w:p w14:paraId="70F3E836" w14:textId="0A71BB4D" w:rsidR="00965FB4" w:rsidRPr="00261A4C" w:rsidRDefault="00965FB4" w:rsidP="00965FB4">
            <w:pPr>
              <w:pStyle w:val="TableParagraph"/>
              <w:spacing w:before="98"/>
              <w:ind w:left="98"/>
              <w:jc w:val="center"/>
              <w:rPr>
                <w:sz w:val="20"/>
                <w:szCs w:val="20"/>
              </w:rPr>
            </w:pPr>
            <w:r>
              <w:t>60</w:t>
            </w:r>
          </w:p>
        </w:tc>
        <w:tc>
          <w:tcPr>
            <w:tcW w:w="851" w:type="dxa"/>
          </w:tcPr>
          <w:p w14:paraId="313C2D1E" w14:textId="6A2ADF0D" w:rsidR="00965FB4" w:rsidRPr="00261A4C" w:rsidRDefault="00965FB4" w:rsidP="00965FB4">
            <w:pPr>
              <w:pStyle w:val="TableParagraph"/>
              <w:spacing w:before="98"/>
              <w:ind w:left="98"/>
              <w:jc w:val="center"/>
              <w:rPr>
                <w:sz w:val="20"/>
                <w:szCs w:val="20"/>
              </w:rPr>
            </w:pPr>
            <w:r>
              <w:t>4</w:t>
            </w:r>
          </w:p>
        </w:tc>
      </w:tr>
      <w:tr w:rsidR="00F376D6" w:rsidRPr="009404BB" w14:paraId="50F5C26B" w14:textId="6C9BA107" w:rsidTr="00F376D6">
        <w:trPr>
          <w:trHeight w:val="1120"/>
          <w:jc w:val="center"/>
        </w:trPr>
        <w:tc>
          <w:tcPr>
            <w:tcW w:w="1408" w:type="dxa"/>
          </w:tcPr>
          <w:p w14:paraId="37D45127" w14:textId="45468653" w:rsidR="00965FB4" w:rsidRPr="00261A4C" w:rsidRDefault="00965FB4" w:rsidP="00965FB4">
            <w:pPr>
              <w:pStyle w:val="TableParagraph"/>
              <w:spacing w:before="98"/>
              <w:ind w:left="98" w:right="239"/>
              <w:rPr>
                <w:sz w:val="20"/>
                <w:szCs w:val="20"/>
              </w:rPr>
            </w:pPr>
            <w:r w:rsidRPr="00261A4C">
              <w:rPr>
                <w:sz w:val="20"/>
                <w:szCs w:val="20"/>
              </w:rPr>
              <w:t>Apa saja test case Ubah Password Pengguna</w:t>
            </w:r>
            <w:r>
              <w:rPr>
                <w:sz w:val="20"/>
                <w:szCs w:val="20"/>
              </w:rPr>
              <w:t>?</w:t>
            </w:r>
          </w:p>
        </w:tc>
        <w:tc>
          <w:tcPr>
            <w:tcW w:w="1276" w:type="dxa"/>
          </w:tcPr>
          <w:p w14:paraId="673A0B26" w14:textId="0217CC54" w:rsidR="00965FB4" w:rsidRDefault="00965FB4" w:rsidP="00965FB4">
            <w:pPr>
              <w:pStyle w:val="TableParagraph"/>
              <w:spacing w:before="98"/>
              <w:ind w:left="98" w:right="239"/>
              <w:rPr>
                <w:sz w:val="20"/>
                <w:szCs w:val="20"/>
              </w:rPr>
            </w:pPr>
            <w:r w:rsidRPr="00965FB4">
              <w:rPr>
                <w:sz w:val="20"/>
                <w:szCs w:val="20"/>
              </w:rPr>
              <w:t xml:space="preserve">Tidak ditemukan </w:t>
            </w:r>
          </w:p>
        </w:tc>
        <w:tc>
          <w:tcPr>
            <w:tcW w:w="2430" w:type="dxa"/>
          </w:tcPr>
          <w:p w14:paraId="38CAA3AC" w14:textId="248F045A" w:rsidR="00965FB4" w:rsidRPr="00261A4C" w:rsidRDefault="00965FB4" w:rsidP="00965FB4">
            <w:pPr>
              <w:pStyle w:val="TableParagraph"/>
              <w:spacing w:before="98"/>
              <w:ind w:left="98"/>
              <w:rPr>
                <w:sz w:val="20"/>
                <w:szCs w:val="20"/>
              </w:rPr>
            </w:pPr>
            <w:r w:rsidRPr="00261A4C">
              <w:rPr>
                <w:sz w:val="20"/>
                <w:szCs w:val="20"/>
              </w:rPr>
              <w:t xml:space="preserve">Berikut adalah beberapa test case yang dapat digunakan untuk menguji skenario Ubah Password Pengguna Agree. Test case ini mencakup Positive Case dan Negative Case untuk memastikan fungsi bekerja dengan benar dan mampu menangani kesalahan secara tepat: 1.) Test Case (Positive </w:t>
            </w:r>
            <w:r w:rsidRPr="00261A4C">
              <w:rPr>
                <w:sz w:val="20"/>
                <w:szCs w:val="20"/>
              </w:rPr>
              <w:lastRenderedPageBreak/>
              <w:t>Case): Berhasil Mengubah Password dengan Password Baru yang Valid 2.) Test Case (Positive Case): Ubah Password Berhasil dengan Verifikasi OTP 3.) Test Case (Positive Case): Berhasil Mengubah Password setelah Verifikasi Kode OTP 4.) Test Case (Positive Case): Berhasil Mengubah Password dengan Password Lama yang Benar 5.) Test Case (Positive Case): Berhasil Mengubah Password dengan Konfirmasi Password Baru yang Cocok 6.) Test Case (Negative Case): Gagal Mengubah Password karena Password Lama Salah 7.) Test Case (Negative Case): Gagal Mengubah Password karena Konfirmasi Password Tidak Cocok 8.) Test Case (Negative Case): Gagal Mengubah Password karena Password Baru Tidak Memenuhi Syarat Kompleksitas 9.) Test Case (Negative Case): Gagal Mengubah Password karena Kode OTP Salah atau Kadaluarsa</w:t>
            </w:r>
          </w:p>
        </w:tc>
        <w:tc>
          <w:tcPr>
            <w:tcW w:w="850" w:type="dxa"/>
          </w:tcPr>
          <w:p w14:paraId="6C8772EE" w14:textId="78B1C00C" w:rsidR="00965FB4" w:rsidRPr="00261A4C" w:rsidRDefault="00965FB4" w:rsidP="00965FB4">
            <w:pPr>
              <w:pStyle w:val="TableParagraph"/>
              <w:spacing w:before="98"/>
              <w:ind w:left="98"/>
              <w:jc w:val="center"/>
              <w:rPr>
                <w:sz w:val="20"/>
                <w:szCs w:val="20"/>
              </w:rPr>
            </w:pPr>
            <w:r>
              <w:lastRenderedPageBreak/>
              <w:t>30</w:t>
            </w:r>
          </w:p>
        </w:tc>
        <w:tc>
          <w:tcPr>
            <w:tcW w:w="851" w:type="dxa"/>
          </w:tcPr>
          <w:p w14:paraId="297D6E2C" w14:textId="6C3E59BB" w:rsidR="00965FB4" w:rsidRPr="00261A4C" w:rsidRDefault="00965FB4" w:rsidP="00965FB4">
            <w:pPr>
              <w:pStyle w:val="TableParagraph"/>
              <w:spacing w:before="98"/>
              <w:ind w:left="98"/>
              <w:jc w:val="center"/>
              <w:rPr>
                <w:sz w:val="20"/>
                <w:szCs w:val="20"/>
              </w:rPr>
            </w:pPr>
            <w:r>
              <w:t>2</w:t>
            </w:r>
          </w:p>
        </w:tc>
      </w:tr>
    </w:tbl>
    <w:p w14:paraId="447FA668" w14:textId="77777777" w:rsidR="008276A3" w:rsidRPr="009404BB" w:rsidRDefault="008276A3" w:rsidP="008276A3">
      <w:pPr>
        <w:pStyle w:val="BodyText"/>
        <w:ind w:left="851" w:right="461" w:firstLine="425"/>
        <w:jc w:val="both"/>
      </w:pPr>
    </w:p>
    <w:p w14:paraId="7DD9ECA7" w14:textId="77777777" w:rsidR="00CD168A" w:rsidRDefault="008276A3" w:rsidP="00BC2F36">
      <w:pPr>
        <w:pStyle w:val="BodyText"/>
        <w:ind w:left="284" w:right="461" w:firstLine="466"/>
        <w:jc w:val="both"/>
      </w:pPr>
      <w:r w:rsidRPr="009404BB">
        <w:t>Berdasarkan Tabel 4.1</w:t>
      </w:r>
      <w:r w:rsidR="00BC2F36">
        <w:t>6</w:t>
      </w:r>
      <w:r w:rsidRPr="009404BB">
        <w:t xml:space="preserve">, </w:t>
      </w:r>
      <w:r w:rsidR="00965FB4" w:rsidRPr="00965FB4">
        <w:t xml:space="preserve">dapat disimpulkan bahwa metode pencarian manual melalui Google Spreadsheet memiliki beberapa kelemahan, seperti keterbatasan dalam menangani </w:t>
      </w:r>
      <w:r w:rsidR="00965FB4" w:rsidRPr="00965FB4">
        <w:lastRenderedPageBreak/>
        <w:t>pertanyaan dengan bahasa alami, sinonim, maupun struktur kalimat yang tidak sesuai dengan data literal pada sheet. Pengguna harus mengetahui secara spesifik keyword yang digunakan dalam penamaan test case agar pencarian berhasil.</w:t>
      </w:r>
      <w:r w:rsidR="00CD168A">
        <w:t xml:space="preserve">   </w:t>
      </w:r>
    </w:p>
    <w:p w14:paraId="5A0C4BD1" w14:textId="545B423A" w:rsidR="008276A3" w:rsidRPr="009404BB" w:rsidRDefault="00CD168A" w:rsidP="00CD168A">
      <w:pPr>
        <w:pStyle w:val="BodyText"/>
        <w:ind w:left="284" w:right="461"/>
        <w:jc w:val="both"/>
      </w:pPr>
      <w:r>
        <w:t xml:space="preserve"> </w:t>
      </w:r>
      <w:r>
        <w:tab/>
      </w:r>
      <w:r w:rsidRPr="00CD168A">
        <w:t>Sebaliknya, chatbot mampu menampilkan informasi test case yang relevan meskipun pertanyaan diajukan dengan variasi bahasa, sinonim, atau kalimat kompleks. Chatbot juga menunjukkan kecepatan pencarian yang jauh lebih baik, yaitu sekitar 3–5 detik, dibandingkan dengan pencarian manual yang rata-rata membutuhkan 35–60 detik.</w:t>
      </w:r>
    </w:p>
    <w:p w14:paraId="2F7B5106" w14:textId="4ED1D4DA" w:rsidR="002C01CC" w:rsidRDefault="00CD168A" w:rsidP="00BC2F36">
      <w:pPr>
        <w:pStyle w:val="BodyText"/>
        <w:ind w:left="284" w:right="461" w:firstLine="466"/>
        <w:jc w:val="both"/>
      </w:pPr>
      <w:r w:rsidRPr="00CD168A">
        <w:t>Eksperimen ini menunjukkan bahwa chatbot dapat membantu meningkatkan efisiensi kerja tim QA secara signifikan, terutama dalam hal pencarian informasi test case. Chatbot memberikan nilai tambah dalam hal kemudahan akses informasi, penghematan waktu, dan pemrosesan bahasa alami yang lebih fleksibel dibandingkan metode konvensional menggunakan Google Spreadsheet.</w:t>
      </w:r>
    </w:p>
    <w:p w14:paraId="3591EA3D" w14:textId="77777777" w:rsidR="00BC2F36" w:rsidRPr="009404BB" w:rsidRDefault="00BC2F36" w:rsidP="002C01CC">
      <w:pPr>
        <w:pStyle w:val="BodyText"/>
        <w:ind w:right="461"/>
        <w:jc w:val="both"/>
      </w:pPr>
    </w:p>
    <w:p w14:paraId="3B6567E7" w14:textId="60067D22" w:rsidR="002C01CC" w:rsidRPr="009404BB" w:rsidRDefault="002C01CC" w:rsidP="002C01CC">
      <w:pPr>
        <w:pStyle w:val="Heading4"/>
        <w:numPr>
          <w:ilvl w:val="1"/>
          <w:numId w:val="17"/>
        </w:numPr>
        <w:tabs>
          <w:tab w:val="left" w:pos="485"/>
        </w:tabs>
        <w:spacing w:line="229" w:lineRule="exact"/>
        <w:ind w:left="485" w:right="461" w:hanging="301"/>
        <w:rPr>
          <w:rFonts w:ascii="Times New Roman" w:hAnsi="Times New Roman" w:cs="Times New Roman"/>
          <w:b/>
          <w:bCs/>
          <w:i w:val="0"/>
          <w:color w:val="000000" w:themeColor="text1"/>
          <w:sz w:val="20"/>
          <w:szCs w:val="20"/>
        </w:rPr>
      </w:pPr>
      <w:r w:rsidRPr="009404BB">
        <w:rPr>
          <w:rFonts w:ascii="Times New Roman" w:hAnsi="Times New Roman" w:cs="Times New Roman"/>
          <w:b/>
          <w:bCs/>
          <w:i w:val="0"/>
          <w:color w:val="000000" w:themeColor="text1"/>
          <w:spacing w:val="-2"/>
          <w:sz w:val="20"/>
          <w:szCs w:val="20"/>
        </w:rPr>
        <w:t>ANALISIS</w:t>
      </w:r>
      <w:r w:rsidRPr="009404BB">
        <w:rPr>
          <w:rFonts w:ascii="Times New Roman" w:hAnsi="Times New Roman" w:cs="Times New Roman"/>
          <w:b/>
          <w:bCs/>
          <w:i w:val="0"/>
          <w:color w:val="000000" w:themeColor="text1"/>
          <w:spacing w:val="5"/>
          <w:sz w:val="20"/>
          <w:szCs w:val="20"/>
        </w:rPr>
        <w:t xml:space="preserve"> </w:t>
      </w:r>
      <w:r w:rsidRPr="009404BB">
        <w:rPr>
          <w:rFonts w:ascii="Times New Roman" w:hAnsi="Times New Roman" w:cs="Times New Roman"/>
          <w:b/>
          <w:bCs/>
          <w:i w:val="0"/>
          <w:color w:val="000000" w:themeColor="text1"/>
          <w:spacing w:val="-2"/>
          <w:sz w:val="20"/>
          <w:szCs w:val="20"/>
        </w:rPr>
        <w:t xml:space="preserve">HASIL PENELITIAN </w:t>
      </w:r>
    </w:p>
    <w:p w14:paraId="6519BBEF" w14:textId="44C372D1" w:rsidR="002C01CC" w:rsidRDefault="002C01CC" w:rsidP="002C01CC">
      <w:pPr>
        <w:pStyle w:val="TableParagraph"/>
        <w:ind w:right="461"/>
        <w:jc w:val="both"/>
        <w:rPr>
          <w:sz w:val="20"/>
          <w:szCs w:val="20"/>
        </w:rPr>
      </w:pPr>
      <w:r w:rsidRPr="009404BB">
        <w:rPr>
          <w:sz w:val="20"/>
          <w:szCs w:val="20"/>
        </w:rPr>
        <w:t xml:space="preserve">          </w:t>
      </w:r>
      <w:r w:rsidR="00411C07" w:rsidRPr="00411C07">
        <w:rPr>
          <w:sz w:val="20"/>
          <w:szCs w:val="20"/>
        </w:rPr>
        <w:t>Berdasarkan</w:t>
      </w:r>
      <w:r w:rsidR="00411C07">
        <w:rPr>
          <w:sz w:val="20"/>
          <w:szCs w:val="20"/>
        </w:rPr>
        <w:t xml:space="preserve"> </w:t>
      </w:r>
      <w:r w:rsidR="00411C07" w:rsidRPr="00411C07">
        <w:rPr>
          <w:sz w:val="20"/>
          <w:szCs w:val="20"/>
        </w:rPr>
        <w:t>serangkaian tahapan pengembangan dan pengujian sistem, chatbot berhasil dibangun dengan memanfaatkan metode TF-IDF dan Cosine Similarity untuk mendukung proses pencarian jawaban yang relevan terhadap pertanyaan pengguna. Sistem ini telah diuji dengan berbagai skenario, termasuk pencarian dengan kalimat sederhana, kompleks, sinonim, hingga pertanyaan yang tidak terdapat dalam dataset. Penambahan fitur sinonim turut meningkatkan kemampuan chatbot dalam memahami variasi bahasa yang digunakan oleh pengguna. Keberhasilan sistem dalam menjawab pertanyaan yang disampaikan dengan berbagai bentuk kalimat menunjukkan bahwa pendekatan berbasis context recognition telah berhasil diterapkan. Pendekatan ini memungkinkan chatbot untuk menangkap maksud pertanyaan meskipun tidak menggunakan frasa atau kata kunci yang identik dengan data, sehingga sistem mampu memberikan jawaban yang tetap relevan dan sesuai konteks</w:t>
      </w:r>
      <w:r w:rsidR="00CD168A" w:rsidRPr="00CD168A">
        <w:rPr>
          <w:sz w:val="20"/>
          <w:szCs w:val="20"/>
        </w:rPr>
        <w:t>.</w:t>
      </w:r>
    </w:p>
    <w:p w14:paraId="1C12E34F" w14:textId="4136F9DC" w:rsidR="00CD168A" w:rsidRDefault="00CD168A" w:rsidP="00CD168A">
      <w:pPr>
        <w:pStyle w:val="TableParagraph"/>
        <w:ind w:right="461" w:firstLine="567"/>
        <w:jc w:val="both"/>
        <w:rPr>
          <w:sz w:val="20"/>
          <w:szCs w:val="20"/>
        </w:rPr>
      </w:pPr>
      <w:r w:rsidRPr="00CD168A">
        <w:rPr>
          <w:sz w:val="20"/>
          <w:szCs w:val="20"/>
        </w:rPr>
        <w:t xml:space="preserve">Hasil analisis menunjukkan bahwa metode pencarian manual melalui Google Spreadsheet memiliki keterbatasan, seperti ketergantungan pada pencocokan kata kunci yang eksplisit dan </w:t>
      </w:r>
      <w:r w:rsidRPr="00CD168A">
        <w:rPr>
          <w:sz w:val="20"/>
          <w:szCs w:val="20"/>
        </w:rPr>
        <w:lastRenderedPageBreak/>
        <w:t>proses pencarian yang memakan waktu. Pengguna sering kali tidak menemukan hasil yang diinginkan hanya karena perbedaan redaksi kata atau struktur kalimat. Sebaliknya, chatbot mampu memberikan jawaban secara lebih cepat dan kontekstual, tanpa harus melakukan pencarian manual secara berulang.</w:t>
      </w:r>
    </w:p>
    <w:p w14:paraId="0CA025F9" w14:textId="4D29B756" w:rsidR="00CD168A" w:rsidRPr="009404BB" w:rsidRDefault="00CD168A" w:rsidP="00CD168A">
      <w:pPr>
        <w:pStyle w:val="TableParagraph"/>
        <w:ind w:right="461" w:firstLine="567"/>
        <w:jc w:val="both"/>
        <w:rPr>
          <w:sz w:val="20"/>
          <w:szCs w:val="20"/>
        </w:rPr>
      </w:pPr>
      <w:r w:rsidRPr="00CD168A">
        <w:rPr>
          <w:sz w:val="20"/>
          <w:szCs w:val="20"/>
        </w:rPr>
        <w:t>Dengan demikian, dapat disimpulkan bahwa sistem chatbot ini mampu memberikan dampak positif terhadap peningkatan efisiensi kerja tim QA, khususnya dalam proses pencarian informasi test case. Chatbot memberikan kemudahan akses informasi, menghemat waktu pencarian, serta menghadirkan fleksibilitas dalam pemrosesan bahasa alami yang lebih unggul dibandingkan metode konvensional menggunakan Google Spreadsheet.</w:t>
      </w:r>
    </w:p>
    <w:p w14:paraId="1B0DB807" w14:textId="77777777" w:rsidR="002C01CC" w:rsidRPr="009404BB" w:rsidRDefault="002C01CC" w:rsidP="002C01CC">
      <w:pPr>
        <w:pStyle w:val="TableParagraph"/>
        <w:ind w:right="461"/>
        <w:jc w:val="both"/>
        <w:rPr>
          <w:sz w:val="20"/>
          <w:szCs w:val="20"/>
        </w:rPr>
      </w:pPr>
    </w:p>
    <w:p w14:paraId="1705EED2" w14:textId="77777777" w:rsidR="002C01CC" w:rsidRPr="009404BB" w:rsidRDefault="002C01CC" w:rsidP="002C01CC">
      <w:pPr>
        <w:pStyle w:val="TableParagraph"/>
        <w:ind w:right="461"/>
        <w:jc w:val="both"/>
        <w:rPr>
          <w:sz w:val="20"/>
          <w:szCs w:val="20"/>
        </w:rPr>
      </w:pPr>
    </w:p>
    <w:p w14:paraId="480AD77E" w14:textId="77777777" w:rsidR="002C01CC" w:rsidRPr="009404BB" w:rsidRDefault="002C01CC" w:rsidP="002C01CC">
      <w:pPr>
        <w:pStyle w:val="TableParagraph"/>
        <w:ind w:right="461"/>
        <w:jc w:val="both"/>
        <w:rPr>
          <w:sz w:val="20"/>
          <w:szCs w:val="20"/>
        </w:rPr>
      </w:pPr>
    </w:p>
    <w:p w14:paraId="4A16734C" w14:textId="77777777" w:rsidR="002C01CC" w:rsidRPr="009404BB" w:rsidRDefault="002C01CC" w:rsidP="002C01CC">
      <w:pPr>
        <w:pStyle w:val="TableParagraph"/>
        <w:ind w:right="461"/>
        <w:jc w:val="both"/>
        <w:rPr>
          <w:sz w:val="20"/>
          <w:szCs w:val="20"/>
        </w:rPr>
      </w:pPr>
    </w:p>
    <w:p w14:paraId="7615DC57" w14:textId="77777777" w:rsidR="002C01CC" w:rsidRPr="009404BB" w:rsidRDefault="002C01CC" w:rsidP="002C01CC">
      <w:pPr>
        <w:pStyle w:val="TableParagraph"/>
        <w:ind w:right="461"/>
        <w:jc w:val="both"/>
        <w:rPr>
          <w:sz w:val="20"/>
          <w:szCs w:val="20"/>
        </w:rPr>
      </w:pPr>
    </w:p>
    <w:p w14:paraId="3DF05C53" w14:textId="77777777" w:rsidR="002C01CC" w:rsidRPr="009404BB" w:rsidRDefault="002C01CC" w:rsidP="002C01CC">
      <w:pPr>
        <w:pStyle w:val="TableParagraph"/>
        <w:ind w:right="461"/>
        <w:jc w:val="both"/>
        <w:rPr>
          <w:sz w:val="20"/>
          <w:szCs w:val="20"/>
        </w:rPr>
      </w:pPr>
    </w:p>
    <w:p w14:paraId="16922AA1" w14:textId="77777777" w:rsidR="002C01CC" w:rsidRPr="009404BB" w:rsidRDefault="002C01CC" w:rsidP="002C01CC">
      <w:pPr>
        <w:pStyle w:val="TableParagraph"/>
        <w:ind w:right="461"/>
        <w:jc w:val="both"/>
        <w:rPr>
          <w:sz w:val="20"/>
          <w:szCs w:val="20"/>
        </w:rPr>
      </w:pPr>
    </w:p>
    <w:p w14:paraId="4C286F0C" w14:textId="77777777" w:rsidR="002C01CC" w:rsidRPr="009404BB" w:rsidRDefault="002C01CC" w:rsidP="002C01CC">
      <w:pPr>
        <w:pStyle w:val="TableParagraph"/>
        <w:ind w:right="461"/>
        <w:jc w:val="both"/>
        <w:rPr>
          <w:sz w:val="20"/>
          <w:szCs w:val="20"/>
        </w:rPr>
      </w:pPr>
    </w:p>
    <w:p w14:paraId="5CE804DB" w14:textId="77777777" w:rsidR="002C01CC" w:rsidRPr="009404BB" w:rsidRDefault="002C01CC" w:rsidP="002C01CC">
      <w:pPr>
        <w:pStyle w:val="TableParagraph"/>
        <w:ind w:right="461"/>
        <w:jc w:val="both"/>
        <w:rPr>
          <w:sz w:val="20"/>
          <w:szCs w:val="20"/>
        </w:rPr>
      </w:pPr>
    </w:p>
    <w:p w14:paraId="5A1D205A" w14:textId="77777777" w:rsidR="002C01CC" w:rsidRPr="009404BB" w:rsidRDefault="002C01CC" w:rsidP="002C01CC">
      <w:pPr>
        <w:pStyle w:val="TableParagraph"/>
        <w:ind w:right="461"/>
        <w:jc w:val="both"/>
        <w:rPr>
          <w:sz w:val="20"/>
          <w:szCs w:val="20"/>
        </w:rPr>
      </w:pPr>
    </w:p>
    <w:p w14:paraId="74034A17" w14:textId="77777777" w:rsidR="002C01CC" w:rsidRPr="009404BB" w:rsidRDefault="002C01CC" w:rsidP="002C01CC">
      <w:pPr>
        <w:pStyle w:val="TableParagraph"/>
        <w:ind w:right="461"/>
        <w:jc w:val="both"/>
        <w:rPr>
          <w:sz w:val="20"/>
          <w:szCs w:val="20"/>
        </w:rPr>
      </w:pPr>
    </w:p>
    <w:p w14:paraId="1F5BDABC" w14:textId="77777777" w:rsidR="002C01CC" w:rsidRPr="009404BB" w:rsidRDefault="002C01CC" w:rsidP="002C01CC">
      <w:pPr>
        <w:pStyle w:val="TableParagraph"/>
        <w:ind w:right="461"/>
        <w:jc w:val="both"/>
        <w:rPr>
          <w:sz w:val="20"/>
          <w:szCs w:val="20"/>
        </w:rPr>
      </w:pPr>
    </w:p>
    <w:p w14:paraId="54AC7F56" w14:textId="77777777" w:rsidR="002C01CC" w:rsidRDefault="002C01CC" w:rsidP="002C01CC">
      <w:pPr>
        <w:pStyle w:val="TableParagraph"/>
        <w:ind w:right="461"/>
        <w:jc w:val="both"/>
        <w:rPr>
          <w:sz w:val="20"/>
          <w:szCs w:val="20"/>
        </w:rPr>
      </w:pPr>
    </w:p>
    <w:p w14:paraId="6BBD34C0" w14:textId="77777777" w:rsidR="0021504C" w:rsidRDefault="0021504C" w:rsidP="002C01CC">
      <w:pPr>
        <w:pStyle w:val="TableParagraph"/>
        <w:ind w:right="461"/>
        <w:jc w:val="both"/>
        <w:rPr>
          <w:sz w:val="20"/>
          <w:szCs w:val="20"/>
        </w:rPr>
      </w:pPr>
    </w:p>
    <w:p w14:paraId="3EB35137" w14:textId="77777777" w:rsidR="0021504C" w:rsidRDefault="0021504C" w:rsidP="002C01CC">
      <w:pPr>
        <w:pStyle w:val="TableParagraph"/>
        <w:ind w:right="461"/>
        <w:jc w:val="both"/>
        <w:rPr>
          <w:sz w:val="20"/>
          <w:szCs w:val="20"/>
        </w:rPr>
      </w:pPr>
    </w:p>
    <w:p w14:paraId="21C2C7D9" w14:textId="77777777" w:rsidR="0021504C" w:rsidRDefault="0021504C" w:rsidP="002C01CC">
      <w:pPr>
        <w:pStyle w:val="TableParagraph"/>
        <w:ind w:right="461"/>
        <w:jc w:val="both"/>
        <w:rPr>
          <w:sz w:val="20"/>
          <w:szCs w:val="20"/>
        </w:rPr>
      </w:pPr>
    </w:p>
    <w:p w14:paraId="7C3E84C2" w14:textId="77777777" w:rsidR="0021504C" w:rsidRDefault="0021504C" w:rsidP="002C01CC">
      <w:pPr>
        <w:pStyle w:val="TableParagraph"/>
        <w:ind w:right="461"/>
        <w:jc w:val="both"/>
        <w:rPr>
          <w:sz w:val="20"/>
          <w:szCs w:val="20"/>
        </w:rPr>
      </w:pPr>
    </w:p>
    <w:p w14:paraId="678E3F93" w14:textId="77777777" w:rsidR="0021504C" w:rsidRDefault="0021504C" w:rsidP="002C01CC">
      <w:pPr>
        <w:pStyle w:val="TableParagraph"/>
        <w:ind w:right="461"/>
        <w:jc w:val="both"/>
        <w:rPr>
          <w:sz w:val="20"/>
          <w:szCs w:val="20"/>
        </w:rPr>
      </w:pPr>
    </w:p>
    <w:p w14:paraId="7CC9BD1C" w14:textId="77777777" w:rsidR="0021504C" w:rsidRDefault="0021504C" w:rsidP="002C01CC">
      <w:pPr>
        <w:pStyle w:val="TableParagraph"/>
        <w:ind w:right="461"/>
        <w:jc w:val="both"/>
        <w:rPr>
          <w:sz w:val="20"/>
          <w:szCs w:val="20"/>
        </w:rPr>
      </w:pPr>
    </w:p>
    <w:p w14:paraId="692840E7" w14:textId="77777777" w:rsidR="0021504C" w:rsidRDefault="0021504C" w:rsidP="002C01CC">
      <w:pPr>
        <w:pStyle w:val="TableParagraph"/>
        <w:ind w:right="461"/>
        <w:jc w:val="both"/>
        <w:rPr>
          <w:sz w:val="20"/>
          <w:szCs w:val="20"/>
        </w:rPr>
      </w:pPr>
    </w:p>
    <w:p w14:paraId="11116673" w14:textId="77777777" w:rsidR="0021504C" w:rsidRDefault="0021504C" w:rsidP="002C01CC">
      <w:pPr>
        <w:pStyle w:val="TableParagraph"/>
        <w:ind w:right="461"/>
        <w:jc w:val="both"/>
        <w:rPr>
          <w:sz w:val="20"/>
          <w:szCs w:val="20"/>
        </w:rPr>
      </w:pPr>
    </w:p>
    <w:p w14:paraId="24A97E1D" w14:textId="77777777" w:rsidR="00FB1574" w:rsidRDefault="00FB1574" w:rsidP="002C01CC">
      <w:pPr>
        <w:pStyle w:val="TableParagraph"/>
        <w:ind w:right="461"/>
        <w:jc w:val="both"/>
        <w:rPr>
          <w:sz w:val="20"/>
          <w:szCs w:val="20"/>
        </w:rPr>
      </w:pPr>
    </w:p>
    <w:p w14:paraId="6A5372E2" w14:textId="77777777" w:rsidR="00FB1574" w:rsidRDefault="00FB1574" w:rsidP="002C01CC">
      <w:pPr>
        <w:pStyle w:val="TableParagraph"/>
        <w:ind w:right="461"/>
        <w:jc w:val="both"/>
        <w:rPr>
          <w:sz w:val="20"/>
          <w:szCs w:val="20"/>
        </w:rPr>
      </w:pPr>
    </w:p>
    <w:p w14:paraId="1074BB8B" w14:textId="77777777" w:rsidR="00FB1574" w:rsidRDefault="00FB1574" w:rsidP="002C01CC">
      <w:pPr>
        <w:pStyle w:val="TableParagraph"/>
        <w:ind w:right="461"/>
        <w:jc w:val="both"/>
        <w:rPr>
          <w:sz w:val="20"/>
          <w:szCs w:val="20"/>
        </w:rPr>
      </w:pPr>
    </w:p>
    <w:p w14:paraId="0FE09778" w14:textId="77777777" w:rsidR="00FB1574" w:rsidRDefault="00FB1574" w:rsidP="002C01CC">
      <w:pPr>
        <w:pStyle w:val="TableParagraph"/>
        <w:ind w:right="461"/>
        <w:jc w:val="both"/>
        <w:rPr>
          <w:sz w:val="20"/>
          <w:szCs w:val="20"/>
        </w:rPr>
      </w:pPr>
    </w:p>
    <w:p w14:paraId="71CD140C" w14:textId="77777777" w:rsidR="00FB1574" w:rsidRDefault="00FB1574" w:rsidP="002C01CC">
      <w:pPr>
        <w:pStyle w:val="TableParagraph"/>
        <w:ind w:right="461"/>
        <w:jc w:val="both"/>
        <w:rPr>
          <w:sz w:val="20"/>
          <w:szCs w:val="20"/>
        </w:rPr>
      </w:pPr>
    </w:p>
    <w:p w14:paraId="4C997868" w14:textId="77777777" w:rsidR="00FB1574" w:rsidRDefault="00FB1574" w:rsidP="002C01CC">
      <w:pPr>
        <w:pStyle w:val="TableParagraph"/>
        <w:ind w:right="461"/>
        <w:jc w:val="both"/>
        <w:rPr>
          <w:sz w:val="20"/>
          <w:szCs w:val="20"/>
        </w:rPr>
      </w:pPr>
    </w:p>
    <w:p w14:paraId="286E548C" w14:textId="77777777" w:rsidR="00D13B16" w:rsidRDefault="00D13B16" w:rsidP="002C01CC">
      <w:pPr>
        <w:pStyle w:val="TableParagraph"/>
        <w:ind w:right="461"/>
        <w:jc w:val="both"/>
        <w:rPr>
          <w:sz w:val="20"/>
          <w:szCs w:val="20"/>
        </w:rPr>
      </w:pPr>
    </w:p>
    <w:p w14:paraId="5A0C4285" w14:textId="77777777" w:rsidR="00D13B16" w:rsidRDefault="00D13B16" w:rsidP="002C01CC">
      <w:pPr>
        <w:pStyle w:val="TableParagraph"/>
        <w:ind w:right="461"/>
        <w:jc w:val="both"/>
        <w:rPr>
          <w:sz w:val="20"/>
          <w:szCs w:val="20"/>
        </w:rPr>
      </w:pPr>
    </w:p>
    <w:p w14:paraId="50FFB5F9" w14:textId="77777777" w:rsidR="00D13B16" w:rsidRDefault="00D13B16" w:rsidP="002C01CC">
      <w:pPr>
        <w:pStyle w:val="TableParagraph"/>
        <w:ind w:right="461"/>
        <w:jc w:val="both"/>
        <w:rPr>
          <w:sz w:val="20"/>
          <w:szCs w:val="20"/>
        </w:rPr>
      </w:pPr>
    </w:p>
    <w:p w14:paraId="5997C3EE" w14:textId="77777777" w:rsidR="00D13B16" w:rsidRDefault="00D13B16" w:rsidP="002C01CC">
      <w:pPr>
        <w:pStyle w:val="TableParagraph"/>
        <w:ind w:right="461"/>
        <w:jc w:val="both"/>
        <w:rPr>
          <w:sz w:val="20"/>
          <w:szCs w:val="20"/>
        </w:rPr>
      </w:pPr>
    </w:p>
    <w:p w14:paraId="0F5E2B6C" w14:textId="77777777" w:rsidR="00D13B16" w:rsidRDefault="00D13B16" w:rsidP="002C01CC">
      <w:pPr>
        <w:pStyle w:val="TableParagraph"/>
        <w:ind w:right="461"/>
        <w:jc w:val="both"/>
        <w:rPr>
          <w:sz w:val="20"/>
          <w:szCs w:val="20"/>
        </w:rPr>
      </w:pPr>
    </w:p>
    <w:p w14:paraId="6D844AE3" w14:textId="77777777" w:rsidR="00D13B16" w:rsidRDefault="00D13B16" w:rsidP="002C01CC">
      <w:pPr>
        <w:pStyle w:val="TableParagraph"/>
        <w:ind w:right="461"/>
        <w:jc w:val="both"/>
        <w:rPr>
          <w:sz w:val="20"/>
          <w:szCs w:val="20"/>
        </w:rPr>
      </w:pPr>
    </w:p>
    <w:p w14:paraId="4EA175ED" w14:textId="77777777" w:rsidR="00D13B16" w:rsidRDefault="00D13B16" w:rsidP="002C01CC">
      <w:pPr>
        <w:pStyle w:val="TableParagraph"/>
        <w:ind w:right="461"/>
        <w:jc w:val="both"/>
        <w:rPr>
          <w:sz w:val="20"/>
          <w:szCs w:val="20"/>
        </w:rPr>
      </w:pPr>
    </w:p>
    <w:p w14:paraId="6520CA13" w14:textId="77777777" w:rsidR="00D13B16" w:rsidRDefault="00D13B16" w:rsidP="002C01CC">
      <w:pPr>
        <w:pStyle w:val="TableParagraph"/>
        <w:ind w:right="461"/>
        <w:jc w:val="both"/>
        <w:rPr>
          <w:sz w:val="20"/>
          <w:szCs w:val="20"/>
        </w:rPr>
      </w:pPr>
    </w:p>
    <w:p w14:paraId="163DADCB" w14:textId="77777777" w:rsidR="00D13B16" w:rsidRDefault="00D13B16" w:rsidP="002C01CC">
      <w:pPr>
        <w:pStyle w:val="TableParagraph"/>
        <w:ind w:right="461"/>
        <w:jc w:val="both"/>
        <w:rPr>
          <w:sz w:val="20"/>
          <w:szCs w:val="20"/>
        </w:rPr>
      </w:pPr>
    </w:p>
    <w:p w14:paraId="73DB44BA" w14:textId="77777777" w:rsidR="00D13B16" w:rsidRDefault="00D13B16" w:rsidP="002C01CC">
      <w:pPr>
        <w:pStyle w:val="TableParagraph"/>
        <w:ind w:right="461"/>
        <w:jc w:val="both"/>
        <w:rPr>
          <w:sz w:val="20"/>
          <w:szCs w:val="20"/>
        </w:rPr>
      </w:pPr>
    </w:p>
    <w:p w14:paraId="1E6B8566" w14:textId="77777777" w:rsidR="00D13B16" w:rsidRDefault="00D13B16" w:rsidP="002C01CC">
      <w:pPr>
        <w:pStyle w:val="TableParagraph"/>
        <w:ind w:right="461"/>
        <w:jc w:val="both"/>
        <w:rPr>
          <w:sz w:val="20"/>
          <w:szCs w:val="20"/>
        </w:rPr>
      </w:pPr>
    </w:p>
    <w:p w14:paraId="25FEDC76" w14:textId="77777777" w:rsidR="00FB1574" w:rsidRDefault="00FB1574" w:rsidP="002C01CC">
      <w:pPr>
        <w:pStyle w:val="TableParagraph"/>
        <w:ind w:right="461"/>
        <w:jc w:val="both"/>
        <w:rPr>
          <w:sz w:val="20"/>
          <w:szCs w:val="20"/>
        </w:rPr>
      </w:pPr>
    </w:p>
    <w:p w14:paraId="1ED676DA" w14:textId="77777777" w:rsidR="00FB1574" w:rsidRDefault="00FB1574" w:rsidP="002C01CC">
      <w:pPr>
        <w:pStyle w:val="TableParagraph"/>
        <w:ind w:right="461"/>
        <w:jc w:val="both"/>
        <w:rPr>
          <w:sz w:val="20"/>
          <w:szCs w:val="20"/>
        </w:rPr>
      </w:pPr>
    </w:p>
    <w:p w14:paraId="4D1078E8" w14:textId="77777777" w:rsidR="00FB1574" w:rsidRDefault="00FB1574" w:rsidP="002C01CC">
      <w:pPr>
        <w:pStyle w:val="TableParagraph"/>
        <w:ind w:right="461"/>
        <w:jc w:val="both"/>
        <w:rPr>
          <w:sz w:val="20"/>
          <w:szCs w:val="20"/>
        </w:rPr>
      </w:pPr>
    </w:p>
    <w:p w14:paraId="1F6C113D" w14:textId="77777777" w:rsidR="00D13B16" w:rsidRDefault="00D13B16" w:rsidP="00FB1574">
      <w:pPr>
        <w:ind w:left="1744"/>
        <w:rPr>
          <w:sz w:val="20"/>
        </w:rPr>
      </w:pPr>
    </w:p>
    <w:p w14:paraId="4B9E2134" w14:textId="1DE96FA0" w:rsidR="00FB1574" w:rsidRPr="009404BB" w:rsidRDefault="00FB1574" w:rsidP="00FB1574">
      <w:pPr>
        <w:ind w:left="1744"/>
        <w:rPr>
          <w:sz w:val="20"/>
        </w:rPr>
      </w:pPr>
      <w:r w:rsidRPr="009404BB">
        <w:rPr>
          <w:sz w:val="20"/>
        </w:rPr>
        <w:t>(Halaman</w:t>
      </w:r>
      <w:r w:rsidRPr="009404BB">
        <w:rPr>
          <w:spacing w:val="-4"/>
          <w:sz w:val="20"/>
        </w:rPr>
        <w:t xml:space="preserve"> </w:t>
      </w:r>
      <w:r w:rsidRPr="009404BB">
        <w:rPr>
          <w:sz w:val="20"/>
        </w:rPr>
        <w:t>ini</w:t>
      </w:r>
      <w:r w:rsidRPr="009404BB">
        <w:rPr>
          <w:spacing w:val="-5"/>
          <w:sz w:val="20"/>
        </w:rPr>
        <w:t xml:space="preserve"> </w:t>
      </w:r>
      <w:r w:rsidRPr="009404BB">
        <w:rPr>
          <w:sz w:val="20"/>
        </w:rPr>
        <w:t>sengaja</w:t>
      </w:r>
      <w:r w:rsidRPr="009404BB">
        <w:rPr>
          <w:spacing w:val="-5"/>
          <w:sz w:val="20"/>
        </w:rPr>
        <w:t xml:space="preserve"> </w:t>
      </w:r>
      <w:r w:rsidRPr="009404BB">
        <w:rPr>
          <w:spacing w:val="-2"/>
          <w:sz w:val="20"/>
        </w:rPr>
        <w:t>dikosongkan)</w:t>
      </w:r>
    </w:p>
    <w:p w14:paraId="085D2D1A" w14:textId="77777777" w:rsidR="00FB1574" w:rsidRDefault="00FB1574" w:rsidP="002C01CC">
      <w:pPr>
        <w:pStyle w:val="TableParagraph"/>
        <w:ind w:right="461"/>
        <w:jc w:val="both"/>
        <w:rPr>
          <w:sz w:val="20"/>
          <w:szCs w:val="20"/>
        </w:rPr>
      </w:pPr>
    </w:p>
    <w:p w14:paraId="57A3FFD3" w14:textId="77777777" w:rsidR="00FB1574" w:rsidRDefault="00FB1574" w:rsidP="002C01CC">
      <w:pPr>
        <w:pStyle w:val="TableParagraph"/>
        <w:ind w:right="461"/>
        <w:jc w:val="both"/>
        <w:rPr>
          <w:sz w:val="20"/>
          <w:szCs w:val="20"/>
        </w:rPr>
      </w:pPr>
    </w:p>
    <w:p w14:paraId="398D71E4" w14:textId="77777777" w:rsidR="00FB1574" w:rsidRDefault="00FB1574" w:rsidP="002C01CC">
      <w:pPr>
        <w:pStyle w:val="TableParagraph"/>
        <w:ind w:right="461"/>
        <w:jc w:val="both"/>
        <w:rPr>
          <w:sz w:val="20"/>
          <w:szCs w:val="20"/>
        </w:rPr>
      </w:pPr>
    </w:p>
    <w:p w14:paraId="62AC4F03" w14:textId="77777777" w:rsidR="00FB1574" w:rsidRDefault="00FB1574" w:rsidP="002C01CC">
      <w:pPr>
        <w:pStyle w:val="TableParagraph"/>
        <w:ind w:right="461"/>
        <w:jc w:val="both"/>
        <w:rPr>
          <w:sz w:val="20"/>
          <w:szCs w:val="20"/>
        </w:rPr>
      </w:pPr>
    </w:p>
    <w:p w14:paraId="0DFD7BAF" w14:textId="77777777" w:rsidR="00FB1574" w:rsidRDefault="00FB1574" w:rsidP="002C01CC">
      <w:pPr>
        <w:pStyle w:val="TableParagraph"/>
        <w:ind w:right="461"/>
        <w:jc w:val="both"/>
        <w:rPr>
          <w:sz w:val="20"/>
          <w:szCs w:val="20"/>
        </w:rPr>
      </w:pPr>
    </w:p>
    <w:p w14:paraId="2557C356" w14:textId="77777777" w:rsidR="00FB1574" w:rsidRDefault="00FB1574" w:rsidP="002C01CC">
      <w:pPr>
        <w:pStyle w:val="TableParagraph"/>
        <w:ind w:right="461"/>
        <w:jc w:val="both"/>
        <w:rPr>
          <w:sz w:val="20"/>
          <w:szCs w:val="20"/>
        </w:rPr>
      </w:pPr>
    </w:p>
    <w:p w14:paraId="5A631455" w14:textId="77777777" w:rsidR="00FB1574" w:rsidRDefault="00FB1574" w:rsidP="002C01CC">
      <w:pPr>
        <w:pStyle w:val="TableParagraph"/>
        <w:ind w:right="461"/>
        <w:jc w:val="both"/>
        <w:rPr>
          <w:sz w:val="20"/>
          <w:szCs w:val="20"/>
        </w:rPr>
      </w:pPr>
    </w:p>
    <w:p w14:paraId="4B5A5E97" w14:textId="77777777" w:rsidR="00FB1574" w:rsidRDefault="00FB1574" w:rsidP="002C01CC">
      <w:pPr>
        <w:pStyle w:val="TableParagraph"/>
        <w:ind w:right="461"/>
        <w:jc w:val="both"/>
        <w:rPr>
          <w:sz w:val="20"/>
          <w:szCs w:val="20"/>
        </w:rPr>
      </w:pPr>
    </w:p>
    <w:p w14:paraId="3F2A36B5" w14:textId="77777777" w:rsidR="00FB1574" w:rsidRDefault="00FB1574" w:rsidP="002C01CC">
      <w:pPr>
        <w:pStyle w:val="TableParagraph"/>
        <w:ind w:right="461"/>
        <w:jc w:val="both"/>
        <w:rPr>
          <w:sz w:val="20"/>
          <w:szCs w:val="20"/>
        </w:rPr>
      </w:pPr>
    </w:p>
    <w:p w14:paraId="719EEB0A" w14:textId="77777777" w:rsidR="00FB1574" w:rsidRDefault="00FB1574" w:rsidP="002C01CC">
      <w:pPr>
        <w:pStyle w:val="TableParagraph"/>
        <w:ind w:right="461"/>
        <w:jc w:val="both"/>
        <w:rPr>
          <w:sz w:val="20"/>
          <w:szCs w:val="20"/>
        </w:rPr>
      </w:pPr>
    </w:p>
    <w:p w14:paraId="700FDD6C" w14:textId="77777777" w:rsidR="00FB1574" w:rsidRDefault="00FB1574" w:rsidP="002C01CC">
      <w:pPr>
        <w:pStyle w:val="TableParagraph"/>
        <w:ind w:right="461"/>
        <w:jc w:val="both"/>
        <w:rPr>
          <w:sz w:val="20"/>
          <w:szCs w:val="20"/>
        </w:rPr>
      </w:pPr>
    </w:p>
    <w:p w14:paraId="5C07D832" w14:textId="77777777" w:rsidR="00FB1574" w:rsidRDefault="00FB1574" w:rsidP="002C01CC">
      <w:pPr>
        <w:pStyle w:val="TableParagraph"/>
        <w:ind w:right="461"/>
        <w:jc w:val="both"/>
        <w:rPr>
          <w:sz w:val="20"/>
          <w:szCs w:val="20"/>
        </w:rPr>
      </w:pPr>
    </w:p>
    <w:p w14:paraId="2E380479" w14:textId="77777777" w:rsidR="00FB1574" w:rsidRDefault="00FB1574" w:rsidP="002C01CC">
      <w:pPr>
        <w:pStyle w:val="TableParagraph"/>
        <w:ind w:right="461"/>
        <w:jc w:val="both"/>
        <w:rPr>
          <w:sz w:val="20"/>
          <w:szCs w:val="20"/>
        </w:rPr>
      </w:pPr>
    </w:p>
    <w:p w14:paraId="2C703B62" w14:textId="77777777" w:rsidR="00FB1574" w:rsidRDefault="00FB1574" w:rsidP="002C01CC">
      <w:pPr>
        <w:pStyle w:val="TableParagraph"/>
        <w:ind w:right="461"/>
        <w:jc w:val="both"/>
        <w:rPr>
          <w:sz w:val="20"/>
          <w:szCs w:val="20"/>
        </w:rPr>
      </w:pPr>
    </w:p>
    <w:p w14:paraId="421C391E" w14:textId="77777777" w:rsidR="0021504C" w:rsidRDefault="0021504C" w:rsidP="002C01CC">
      <w:pPr>
        <w:pStyle w:val="TableParagraph"/>
        <w:ind w:right="461"/>
        <w:jc w:val="both"/>
        <w:rPr>
          <w:sz w:val="20"/>
          <w:szCs w:val="20"/>
        </w:rPr>
      </w:pPr>
    </w:p>
    <w:p w14:paraId="495676BC" w14:textId="77777777" w:rsidR="0021504C" w:rsidRPr="009404BB" w:rsidRDefault="0021504C" w:rsidP="002C01CC">
      <w:pPr>
        <w:pStyle w:val="TableParagraph"/>
        <w:ind w:right="461"/>
        <w:jc w:val="both"/>
        <w:rPr>
          <w:sz w:val="20"/>
          <w:szCs w:val="20"/>
        </w:rPr>
      </w:pPr>
    </w:p>
    <w:p w14:paraId="6DCA391A" w14:textId="77777777" w:rsidR="002C01CC" w:rsidRPr="009404BB" w:rsidRDefault="002C01CC" w:rsidP="002C01CC">
      <w:pPr>
        <w:pStyle w:val="TableParagraph"/>
        <w:ind w:right="461"/>
        <w:jc w:val="both"/>
        <w:rPr>
          <w:sz w:val="20"/>
          <w:szCs w:val="20"/>
        </w:rPr>
      </w:pPr>
    </w:p>
    <w:p w14:paraId="12CD02FD" w14:textId="77777777" w:rsidR="002C01CC" w:rsidRPr="009404BB" w:rsidRDefault="002C01CC" w:rsidP="002C01CC">
      <w:pPr>
        <w:pStyle w:val="TableParagraph"/>
        <w:ind w:right="461"/>
        <w:jc w:val="both"/>
        <w:rPr>
          <w:sz w:val="20"/>
          <w:szCs w:val="20"/>
        </w:rPr>
      </w:pPr>
    </w:p>
    <w:p w14:paraId="0C4B2634" w14:textId="77777777" w:rsidR="003436A0" w:rsidRPr="009404BB" w:rsidRDefault="003436A0" w:rsidP="002C01CC">
      <w:pPr>
        <w:pStyle w:val="TableParagraph"/>
        <w:ind w:right="461"/>
        <w:jc w:val="both"/>
        <w:rPr>
          <w:sz w:val="20"/>
          <w:szCs w:val="20"/>
        </w:rPr>
      </w:pPr>
    </w:p>
    <w:p w14:paraId="48F6D78C" w14:textId="77777777" w:rsidR="002C01CC" w:rsidRPr="009404BB" w:rsidRDefault="002C01CC" w:rsidP="002C01CC">
      <w:pPr>
        <w:pStyle w:val="Heading1"/>
      </w:pPr>
      <w:bookmarkStart w:id="125" w:name="_Toc196165311"/>
      <w:r w:rsidRPr="009404BB">
        <w:lastRenderedPageBreak/>
        <w:t>BAB 5</w:t>
      </w:r>
      <w:r w:rsidRPr="009404BB">
        <w:br/>
        <w:t>PROGRESS PENELITIAN</w:t>
      </w:r>
      <w:bookmarkEnd w:id="125"/>
    </w:p>
    <w:p w14:paraId="40B7EC2D" w14:textId="77777777" w:rsidR="002C01CC" w:rsidRPr="009404BB" w:rsidRDefault="002C01CC" w:rsidP="002C01CC">
      <w:pPr>
        <w:rPr>
          <w:sz w:val="20"/>
          <w:szCs w:val="20"/>
        </w:rPr>
      </w:pPr>
    </w:p>
    <w:p w14:paraId="6AEC5DC6" w14:textId="77777777" w:rsidR="002C01CC" w:rsidRPr="009404BB" w:rsidRDefault="002C01CC" w:rsidP="002C01CC">
      <w:pPr>
        <w:pStyle w:val="BodyText"/>
        <w:spacing w:line="276" w:lineRule="auto"/>
        <w:ind w:left="280" w:right="562" w:firstLine="338"/>
        <w:jc w:val="both"/>
      </w:pPr>
      <w:r w:rsidRPr="009404BB">
        <w:t>Progres pengembangan penelitian yang telah dikerjakan, yang</w:t>
      </w:r>
      <w:r w:rsidRPr="009404BB">
        <w:rPr>
          <w:spacing w:val="80"/>
        </w:rPr>
        <w:t xml:space="preserve"> </w:t>
      </w:r>
      <w:r w:rsidRPr="009404BB">
        <w:t>belum</w:t>
      </w:r>
      <w:r w:rsidRPr="009404BB">
        <w:rPr>
          <w:spacing w:val="-3"/>
        </w:rPr>
        <w:t xml:space="preserve"> </w:t>
      </w:r>
      <w:r w:rsidRPr="009404BB">
        <w:t>dikerjakan,</w:t>
      </w:r>
      <w:r w:rsidRPr="009404BB">
        <w:rPr>
          <w:spacing w:val="-6"/>
        </w:rPr>
        <w:t xml:space="preserve"> </w:t>
      </w:r>
      <w:r w:rsidRPr="009404BB">
        <w:t>serta</w:t>
      </w:r>
      <w:r w:rsidRPr="009404BB">
        <w:rPr>
          <w:spacing w:val="-5"/>
        </w:rPr>
        <w:t xml:space="preserve"> </w:t>
      </w:r>
      <w:r w:rsidRPr="009404BB">
        <w:t>kendala-kendala</w:t>
      </w:r>
      <w:r w:rsidRPr="009404BB">
        <w:rPr>
          <w:spacing w:val="-5"/>
        </w:rPr>
        <w:t xml:space="preserve"> </w:t>
      </w:r>
      <w:r w:rsidRPr="009404BB">
        <w:t>yang</w:t>
      </w:r>
      <w:r w:rsidRPr="009404BB">
        <w:rPr>
          <w:spacing w:val="-4"/>
        </w:rPr>
        <w:t xml:space="preserve"> </w:t>
      </w:r>
      <w:r w:rsidRPr="009404BB">
        <w:t>dialami</w:t>
      </w:r>
      <w:r w:rsidRPr="009404BB">
        <w:rPr>
          <w:spacing w:val="-3"/>
        </w:rPr>
        <w:t xml:space="preserve"> </w:t>
      </w:r>
      <w:r w:rsidRPr="009404BB">
        <w:t>oleh</w:t>
      </w:r>
      <w:r w:rsidRPr="009404BB">
        <w:rPr>
          <w:spacing w:val="-6"/>
        </w:rPr>
        <w:t xml:space="preserve"> </w:t>
      </w:r>
      <w:r w:rsidRPr="009404BB">
        <w:t>peneliti</w:t>
      </w:r>
      <w:r w:rsidRPr="009404BB">
        <w:rPr>
          <w:spacing w:val="-3"/>
        </w:rPr>
        <w:t xml:space="preserve"> </w:t>
      </w:r>
      <w:r w:rsidRPr="009404BB">
        <w:t>dapat dilihat pada tabel berikut.</w:t>
      </w:r>
    </w:p>
    <w:p w14:paraId="08D6768F" w14:textId="77777777" w:rsidR="002C01CC" w:rsidRPr="009404BB" w:rsidRDefault="002C01CC" w:rsidP="002C01CC">
      <w:pPr>
        <w:pStyle w:val="BodyText"/>
        <w:spacing w:line="276" w:lineRule="auto"/>
        <w:ind w:left="280" w:right="562" w:firstLine="338"/>
        <w:jc w:val="both"/>
      </w:pPr>
    </w:p>
    <w:p w14:paraId="268F08B8" w14:textId="3706D3AE" w:rsidR="002C01CC" w:rsidRPr="009404BB" w:rsidRDefault="002C01CC" w:rsidP="002C01CC">
      <w:pPr>
        <w:pStyle w:val="Caption"/>
        <w:jc w:val="center"/>
        <w:rPr>
          <w:b/>
          <w:bCs/>
          <w:i w:val="0"/>
          <w:iCs w:val="0"/>
          <w:color w:val="000000" w:themeColor="text1"/>
          <w:sz w:val="20"/>
          <w:szCs w:val="20"/>
        </w:rPr>
      </w:pPr>
      <w:bookmarkStart w:id="126" w:name="_Toc187668535"/>
      <w:r w:rsidRPr="009404BB">
        <w:rPr>
          <w:b/>
          <w:bCs/>
          <w:i w:val="0"/>
          <w:iCs w:val="0"/>
          <w:color w:val="000000" w:themeColor="text1"/>
          <w:sz w:val="20"/>
          <w:szCs w:val="20"/>
        </w:rPr>
        <w:t xml:space="preserve">Tabel 5.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Tabel_5. \* ARABIC </w:instrText>
      </w:r>
      <w:r w:rsidRPr="009404BB">
        <w:rPr>
          <w:b/>
          <w:bCs/>
          <w:i w:val="0"/>
          <w:iCs w:val="0"/>
          <w:color w:val="000000" w:themeColor="text1"/>
          <w:sz w:val="20"/>
          <w:szCs w:val="20"/>
        </w:rPr>
        <w:fldChar w:fldCharType="separate"/>
      </w:r>
      <w:r w:rsidR="00461240">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Timeline pengerjaan penelitian</w:t>
      </w:r>
      <w:bookmarkEnd w:id="126"/>
    </w:p>
    <w:tbl>
      <w:tblPr>
        <w:tblW w:w="656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511"/>
        <w:gridCol w:w="554"/>
        <w:gridCol w:w="540"/>
        <w:gridCol w:w="480"/>
        <w:gridCol w:w="509"/>
        <w:gridCol w:w="557"/>
        <w:gridCol w:w="523"/>
        <w:gridCol w:w="585"/>
        <w:gridCol w:w="585"/>
        <w:gridCol w:w="585"/>
      </w:tblGrid>
      <w:tr w:rsidR="00741574" w:rsidRPr="009404BB" w14:paraId="48E13FD1" w14:textId="64BFDE4B" w:rsidTr="00741574">
        <w:trPr>
          <w:trHeight w:val="659"/>
          <w:jc w:val="center"/>
        </w:trPr>
        <w:tc>
          <w:tcPr>
            <w:tcW w:w="1140" w:type="dxa"/>
          </w:tcPr>
          <w:p w14:paraId="584E3A3B" w14:textId="77777777" w:rsidR="00741574" w:rsidRPr="009404BB" w:rsidRDefault="00741574" w:rsidP="008073D5">
            <w:pPr>
              <w:pStyle w:val="TableParagraph"/>
              <w:spacing w:before="98"/>
              <w:ind w:left="98" w:right="102"/>
              <w:jc w:val="center"/>
              <w:rPr>
                <w:sz w:val="20"/>
                <w:szCs w:val="20"/>
              </w:rPr>
            </w:pPr>
            <w:r w:rsidRPr="009404BB">
              <w:rPr>
                <w:spacing w:val="-2"/>
                <w:sz w:val="20"/>
                <w:szCs w:val="20"/>
              </w:rPr>
              <w:t>Bulan/Pen gerjaan</w:t>
            </w:r>
          </w:p>
        </w:tc>
        <w:tc>
          <w:tcPr>
            <w:tcW w:w="511" w:type="dxa"/>
          </w:tcPr>
          <w:p w14:paraId="0A5339E0" w14:textId="77777777" w:rsidR="00741574" w:rsidRPr="009404BB" w:rsidRDefault="00741574" w:rsidP="008073D5">
            <w:pPr>
              <w:pStyle w:val="TableParagraph"/>
              <w:spacing w:before="98"/>
              <w:ind w:left="98"/>
              <w:rPr>
                <w:sz w:val="20"/>
                <w:szCs w:val="20"/>
              </w:rPr>
            </w:pPr>
            <w:r w:rsidRPr="009404BB">
              <w:rPr>
                <w:spacing w:val="-5"/>
                <w:sz w:val="20"/>
                <w:szCs w:val="20"/>
              </w:rPr>
              <w:t>Aug</w:t>
            </w:r>
          </w:p>
        </w:tc>
        <w:tc>
          <w:tcPr>
            <w:tcW w:w="554" w:type="dxa"/>
          </w:tcPr>
          <w:p w14:paraId="35E00371" w14:textId="77777777" w:rsidR="00741574" w:rsidRPr="009404BB" w:rsidRDefault="00741574" w:rsidP="008073D5">
            <w:pPr>
              <w:pStyle w:val="TableParagraph"/>
              <w:spacing w:before="98"/>
              <w:ind w:left="98"/>
              <w:rPr>
                <w:sz w:val="20"/>
                <w:szCs w:val="20"/>
              </w:rPr>
            </w:pPr>
            <w:r w:rsidRPr="009404BB">
              <w:rPr>
                <w:spacing w:val="-5"/>
                <w:sz w:val="20"/>
                <w:szCs w:val="20"/>
              </w:rPr>
              <w:t>Sep</w:t>
            </w:r>
          </w:p>
        </w:tc>
        <w:tc>
          <w:tcPr>
            <w:tcW w:w="540" w:type="dxa"/>
          </w:tcPr>
          <w:p w14:paraId="6DF0E150" w14:textId="77777777" w:rsidR="00741574" w:rsidRPr="009404BB" w:rsidRDefault="00741574" w:rsidP="008073D5">
            <w:pPr>
              <w:pStyle w:val="TableParagraph"/>
              <w:spacing w:before="98"/>
              <w:ind w:left="98"/>
              <w:rPr>
                <w:sz w:val="20"/>
                <w:szCs w:val="20"/>
              </w:rPr>
            </w:pPr>
            <w:r w:rsidRPr="009404BB">
              <w:rPr>
                <w:spacing w:val="-5"/>
                <w:sz w:val="20"/>
                <w:szCs w:val="20"/>
              </w:rPr>
              <w:t>Okt</w:t>
            </w:r>
          </w:p>
        </w:tc>
        <w:tc>
          <w:tcPr>
            <w:tcW w:w="480" w:type="dxa"/>
          </w:tcPr>
          <w:p w14:paraId="4D009D0B" w14:textId="77777777" w:rsidR="00741574" w:rsidRPr="009404BB" w:rsidRDefault="00741574" w:rsidP="008073D5">
            <w:pPr>
              <w:pStyle w:val="TableParagraph"/>
              <w:spacing w:before="98"/>
              <w:ind w:left="99"/>
              <w:rPr>
                <w:sz w:val="20"/>
                <w:szCs w:val="20"/>
              </w:rPr>
            </w:pPr>
            <w:r w:rsidRPr="009404BB">
              <w:rPr>
                <w:spacing w:val="-5"/>
                <w:sz w:val="20"/>
                <w:szCs w:val="20"/>
              </w:rPr>
              <w:t>Nov</w:t>
            </w:r>
          </w:p>
        </w:tc>
        <w:tc>
          <w:tcPr>
            <w:tcW w:w="509" w:type="dxa"/>
          </w:tcPr>
          <w:p w14:paraId="2B9586E3" w14:textId="77777777" w:rsidR="00741574" w:rsidRPr="009404BB" w:rsidRDefault="00741574" w:rsidP="008073D5">
            <w:pPr>
              <w:pStyle w:val="TableParagraph"/>
              <w:spacing w:before="98"/>
              <w:ind w:left="99"/>
              <w:rPr>
                <w:sz w:val="20"/>
                <w:szCs w:val="20"/>
              </w:rPr>
            </w:pPr>
            <w:r w:rsidRPr="009404BB">
              <w:rPr>
                <w:spacing w:val="-5"/>
                <w:sz w:val="20"/>
                <w:szCs w:val="20"/>
              </w:rPr>
              <w:t>Des</w:t>
            </w:r>
          </w:p>
        </w:tc>
        <w:tc>
          <w:tcPr>
            <w:tcW w:w="557" w:type="dxa"/>
          </w:tcPr>
          <w:p w14:paraId="22648EC7" w14:textId="77777777" w:rsidR="00741574" w:rsidRPr="009404BB" w:rsidRDefault="00741574" w:rsidP="008073D5">
            <w:pPr>
              <w:pStyle w:val="TableParagraph"/>
              <w:spacing w:before="98"/>
              <w:ind w:left="101"/>
              <w:rPr>
                <w:sz w:val="20"/>
                <w:szCs w:val="20"/>
              </w:rPr>
            </w:pPr>
            <w:r w:rsidRPr="009404BB">
              <w:rPr>
                <w:spacing w:val="-5"/>
                <w:sz w:val="20"/>
                <w:szCs w:val="20"/>
              </w:rPr>
              <w:t>Jan</w:t>
            </w:r>
          </w:p>
        </w:tc>
        <w:tc>
          <w:tcPr>
            <w:tcW w:w="523" w:type="dxa"/>
          </w:tcPr>
          <w:p w14:paraId="06C639BE" w14:textId="77777777" w:rsidR="00741574" w:rsidRPr="009404BB" w:rsidRDefault="00741574" w:rsidP="008073D5">
            <w:pPr>
              <w:pStyle w:val="TableParagraph"/>
              <w:spacing w:before="98"/>
              <w:ind w:left="97"/>
              <w:rPr>
                <w:sz w:val="20"/>
                <w:szCs w:val="20"/>
              </w:rPr>
            </w:pPr>
            <w:r w:rsidRPr="009404BB">
              <w:rPr>
                <w:spacing w:val="-5"/>
                <w:sz w:val="20"/>
                <w:szCs w:val="20"/>
              </w:rPr>
              <w:t>Feb</w:t>
            </w:r>
          </w:p>
        </w:tc>
        <w:tc>
          <w:tcPr>
            <w:tcW w:w="585" w:type="dxa"/>
          </w:tcPr>
          <w:p w14:paraId="7DA1F281" w14:textId="77777777" w:rsidR="00741574" w:rsidRPr="009404BB" w:rsidRDefault="00741574" w:rsidP="008073D5">
            <w:pPr>
              <w:pStyle w:val="TableParagraph"/>
              <w:spacing w:before="98"/>
              <w:ind w:left="100"/>
              <w:rPr>
                <w:sz w:val="20"/>
                <w:szCs w:val="20"/>
              </w:rPr>
            </w:pPr>
            <w:r w:rsidRPr="009404BB">
              <w:rPr>
                <w:spacing w:val="-5"/>
                <w:sz w:val="20"/>
                <w:szCs w:val="20"/>
              </w:rPr>
              <w:t>Mar</w:t>
            </w:r>
          </w:p>
        </w:tc>
        <w:tc>
          <w:tcPr>
            <w:tcW w:w="585" w:type="dxa"/>
          </w:tcPr>
          <w:p w14:paraId="698112F8" w14:textId="7AC50D8A" w:rsidR="00741574" w:rsidRPr="009404BB" w:rsidRDefault="00741574" w:rsidP="008073D5">
            <w:pPr>
              <w:pStyle w:val="TableParagraph"/>
              <w:spacing w:before="98"/>
              <w:ind w:left="100"/>
              <w:rPr>
                <w:spacing w:val="-5"/>
                <w:sz w:val="20"/>
                <w:szCs w:val="20"/>
              </w:rPr>
            </w:pPr>
            <w:r>
              <w:rPr>
                <w:spacing w:val="-5"/>
                <w:sz w:val="20"/>
                <w:szCs w:val="20"/>
              </w:rPr>
              <w:t>Apr</w:t>
            </w:r>
          </w:p>
        </w:tc>
        <w:tc>
          <w:tcPr>
            <w:tcW w:w="585" w:type="dxa"/>
          </w:tcPr>
          <w:p w14:paraId="2FBFC21B" w14:textId="627F34FC" w:rsidR="00741574" w:rsidRPr="009404BB" w:rsidRDefault="00741574" w:rsidP="008073D5">
            <w:pPr>
              <w:pStyle w:val="TableParagraph"/>
              <w:spacing w:before="98"/>
              <w:ind w:left="100"/>
              <w:rPr>
                <w:spacing w:val="-5"/>
                <w:sz w:val="20"/>
                <w:szCs w:val="20"/>
              </w:rPr>
            </w:pPr>
            <w:r>
              <w:rPr>
                <w:spacing w:val="-5"/>
                <w:sz w:val="20"/>
                <w:szCs w:val="20"/>
              </w:rPr>
              <w:t>May</w:t>
            </w:r>
          </w:p>
        </w:tc>
      </w:tr>
      <w:tr w:rsidR="00741574" w:rsidRPr="009404BB" w14:paraId="212EFF69" w14:textId="6A865DFF" w:rsidTr="00741574">
        <w:trPr>
          <w:trHeight w:val="661"/>
          <w:jc w:val="center"/>
        </w:trPr>
        <w:tc>
          <w:tcPr>
            <w:tcW w:w="1140" w:type="dxa"/>
          </w:tcPr>
          <w:p w14:paraId="74C5B2D5" w14:textId="77777777" w:rsidR="00741574" w:rsidRPr="009404BB" w:rsidRDefault="00741574" w:rsidP="008073D5">
            <w:pPr>
              <w:pStyle w:val="TableParagraph"/>
              <w:spacing w:before="98"/>
              <w:ind w:left="98" w:right="182"/>
              <w:jc w:val="center"/>
              <w:rPr>
                <w:spacing w:val="-2"/>
                <w:sz w:val="20"/>
                <w:szCs w:val="20"/>
              </w:rPr>
            </w:pPr>
            <w:r w:rsidRPr="009404BB">
              <w:rPr>
                <w:spacing w:val="-2"/>
                <w:sz w:val="20"/>
                <w:szCs w:val="20"/>
              </w:rPr>
              <w:t>Mengumpulkan Dataset</w:t>
            </w:r>
          </w:p>
        </w:tc>
        <w:tc>
          <w:tcPr>
            <w:tcW w:w="511" w:type="dxa"/>
            <w:shd w:val="clear" w:color="auto" w:fill="C2D69B" w:themeFill="accent3" w:themeFillTint="99"/>
          </w:tcPr>
          <w:p w14:paraId="17919FF3" w14:textId="77777777" w:rsidR="00741574" w:rsidRPr="009404BB" w:rsidRDefault="00741574" w:rsidP="008073D5">
            <w:pPr>
              <w:pStyle w:val="TableParagraph"/>
              <w:rPr>
                <w:sz w:val="20"/>
                <w:szCs w:val="20"/>
              </w:rPr>
            </w:pPr>
          </w:p>
        </w:tc>
        <w:tc>
          <w:tcPr>
            <w:tcW w:w="554" w:type="dxa"/>
            <w:shd w:val="clear" w:color="auto" w:fill="C2D69B" w:themeFill="accent3" w:themeFillTint="99"/>
          </w:tcPr>
          <w:p w14:paraId="48B1EC11" w14:textId="77777777" w:rsidR="00741574" w:rsidRPr="009404BB" w:rsidRDefault="00741574" w:rsidP="008073D5">
            <w:pPr>
              <w:pStyle w:val="TableParagraph"/>
              <w:rPr>
                <w:sz w:val="20"/>
                <w:szCs w:val="20"/>
              </w:rPr>
            </w:pPr>
          </w:p>
        </w:tc>
        <w:tc>
          <w:tcPr>
            <w:tcW w:w="540" w:type="dxa"/>
            <w:shd w:val="clear" w:color="auto" w:fill="C2D69B" w:themeFill="accent3" w:themeFillTint="99"/>
          </w:tcPr>
          <w:p w14:paraId="6CBA2A41" w14:textId="77777777" w:rsidR="00741574" w:rsidRPr="009404BB" w:rsidRDefault="00741574" w:rsidP="008073D5">
            <w:pPr>
              <w:pStyle w:val="TableParagraph"/>
              <w:rPr>
                <w:sz w:val="20"/>
                <w:szCs w:val="20"/>
              </w:rPr>
            </w:pPr>
          </w:p>
        </w:tc>
        <w:tc>
          <w:tcPr>
            <w:tcW w:w="480" w:type="dxa"/>
          </w:tcPr>
          <w:p w14:paraId="3CF3F6E6" w14:textId="77777777" w:rsidR="00741574" w:rsidRPr="009404BB" w:rsidRDefault="00741574" w:rsidP="008073D5">
            <w:pPr>
              <w:pStyle w:val="TableParagraph"/>
              <w:rPr>
                <w:sz w:val="20"/>
                <w:szCs w:val="20"/>
              </w:rPr>
            </w:pPr>
          </w:p>
        </w:tc>
        <w:tc>
          <w:tcPr>
            <w:tcW w:w="509" w:type="dxa"/>
          </w:tcPr>
          <w:p w14:paraId="7653B5FC" w14:textId="77777777" w:rsidR="00741574" w:rsidRPr="009404BB" w:rsidRDefault="00741574" w:rsidP="008073D5">
            <w:pPr>
              <w:pStyle w:val="TableParagraph"/>
              <w:rPr>
                <w:sz w:val="20"/>
                <w:szCs w:val="20"/>
              </w:rPr>
            </w:pPr>
          </w:p>
        </w:tc>
        <w:tc>
          <w:tcPr>
            <w:tcW w:w="557" w:type="dxa"/>
          </w:tcPr>
          <w:p w14:paraId="04797BFD" w14:textId="77777777" w:rsidR="00741574" w:rsidRPr="009404BB" w:rsidRDefault="00741574" w:rsidP="008073D5">
            <w:pPr>
              <w:pStyle w:val="TableParagraph"/>
              <w:rPr>
                <w:sz w:val="20"/>
                <w:szCs w:val="20"/>
              </w:rPr>
            </w:pPr>
          </w:p>
        </w:tc>
        <w:tc>
          <w:tcPr>
            <w:tcW w:w="523" w:type="dxa"/>
          </w:tcPr>
          <w:p w14:paraId="43963AB4" w14:textId="77777777" w:rsidR="00741574" w:rsidRPr="009404BB" w:rsidRDefault="00741574" w:rsidP="008073D5">
            <w:pPr>
              <w:pStyle w:val="TableParagraph"/>
              <w:rPr>
                <w:sz w:val="20"/>
                <w:szCs w:val="20"/>
              </w:rPr>
            </w:pPr>
          </w:p>
        </w:tc>
        <w:tc>
          <w:tcPr>
            <w:tcW w:w="585" w:type="dxa"/>
          </w:tcPr>
          <w:p w14:paraId="7556E228" w14:textId="77777777" w:rsidR="00741574" w:rsidRPr="009404BB" w:rsidRDefault="00741574" w:rsidP="008073D5">
            <w:pPr>
              <w:pStyle w:val="TableParagraph"/>
              <w:rPr>
                <w:sz w:val="20"/>
                <w:szCs w:val="20"/>
              </w:rPr>
            </w:pPr>
          </w:p>
        </w:tc>
        <w:tc>
          <w:tcPr>
            <w:tcW w:w="585" w:type="dxa"/>
          </w:tcPr>
          <w:p w14:paraId="780FD440" w14:textId="77777777" w:rsidR="00741574" w:rsidRPr="009404BB" w:rsidRDefault="00741574" w:rsidP="008073D5">
            <w:pPr>
              <w:pStyle w:val="TableParagraph"/>
              <w:rPr>
                <w:sz w:val="20"/>
                <w:szCs w:val="20"/>
              </w:rPr>
            </w:pPr>
          </w:p>
        </w:tc>
        <w:tc>
          <w:tcPr>
            <w:tcW w:w="585" w:type="dxa"/>
          </w:tcPr>
          <w:p w14:paraId="3FD0F7D2" w14:textId="77777777" w:rsidR="00741574" w:rsidRPr="009404BB" w:rsidRDefault="00741574" w:rsidP="008073D5">
            <w:pPr>
              <w:pStyle w:val="TableParagraph"/>
              <w:rPr>
                <w:sz w:val="20"/>
                <w:szCs w:val="20"/>
              </w:rPr>
            </w:pPr>
          </w:p>
        </w:tc>
      </w:tr>
      <w:tr w:rsidR="00741574" w:rsidRPr="009404BB" w14:paraId="5F1DC676" w14:textId="4EC01A9D" w:rsidTr="00741574">
        <w:trPr>
          <w:trHeight w:val="659"/>
          <w:jc w:val="center"/>
        </w:trPr>
        <w:tc>
          <w:tcPr>
            <w:tcW w:w="1140" w:type="dxa"/>
          </w:tcPr>
          <w:p w14:paraId="230921C2" w14:textId="77777777" w:rsidR="00741574" w:rsidRPr="009404BB" w:rsidRDefault="00741574" w:rsidP="008073D5">
            <w:pPr>
              <w:pStyle w:val="TableParagraph"/>
              <w:spacing w:before="100" w:line="237" w:lineRule="auto"/>
              <w:ind w:left="98" w:right="182"/>
              <w:jc w:val="center"/>
              <w:rPr>
                <w:spacing w:val="-2"/>
                <w:sz w:val="20"/>
                <w:szCs w:val="20"/>
              </w:rPr>
            </w:pPr>
            <w:r w:rsidRPr="009404BB">
              <w:rPr>
                <w:spacing w:val="-2"/>
                <w:sz w:val="20"/>
                <w:szCs w:val="20"/>
              </w:rPr>
              <w:t>Mengembangkan Model</w:t>
            </w:r>
          </w:p>
        </w:tc>
        <w:tc>
          <w:tcPr>
            <w:tcW w:w="511" w:type="dxa"/>
          </w:tcPr>
          <w:p w14:paraId="0DE41CA2" w14:textId="77777777" w:rsidR="00741574" w:rsidRPr="009404BB" w:rsidRDefault="00741574" w:rsidP="008073D5">
            <w:pPr>
              <w:pStyle w:val="TableParagraph"/>
              <w:rPr>
                <w:sz w:val="20"/>
                <w:szCs w:val="20"/>
              </w:rPr>
            </w:pPr>
          </w:p>
        </w:tc>
        <w:tc>
          <w:tcPr>
            <w:tcW w:w="554" w:type="dxa"/>
            <w:shd w:val="clear" w:color="auto" w:fill="auto"/>
          </w:tcPr>
          <w:p w14:paraId="032B19AB" w14:textId="77777777" w:rsidR="00741574" w:rsidRPr="009404BB" w:rsidRDefault="00741574" w:rsidP="008073D5">
            <w:pPr>
              <w:pStyle w:val="TableParagraph"/>
              <w:rPr>
                <w:sz w:val="20"/>
                <w:szCs w:val="20"/>
              </w:rPr>
            </w:pPr>
          </w:p>
        </w:tc>
        <w:tc>
          <w:tcPr>
            <w:tcW w:w="540" w:type="dxa"/>
            <w:shd w:val="clear" w:color="auto" w:fill="D6E3BC" w:themeFill="accent3" w:themeFillTint="66"/>
          </w:tcPr>
          <w:p w14:paraId="27846C0C" w14:textId="77777777" w:rsidR="00741574" w:rsidRPr="009404BB" w:rsidRDefault="00741574" w:rsidP="008073D5">
            <w:pPr>
              <w:pStyle w:val="TableParagraph"/>
              <w:rPr>
                <w:sz w:val="20"/>
                <w:szCs w:val="20"/>
              </w:rPr>
            </w:pPr>
          </w:p>
        </w:tc>
        <w:tc>
          <w:tcPr>
            <w:tcW w:w="480" w:type="dxa"/>
            <w:shd w:val="clear" w:color="auto" w:fill="D6E3BC" w:themeFill="accent3" w:themeFillTint="66"/>
          </w:tcPr>
          <w:p w14:paraId="1E31C14F" w14:textId="77777777" w:rsidR="00741574" w:rsidRPr="009404BB" w:rsidRDefault="00741574" w:rsidP="008073D5">
            <w:pPr>
              <w:pStyle w:val="TableParagraph"/>
              <w:rPr>
                <w:sz w:val="20"/>
                <w:szCs w:val="20"/>
              </w:rPr>
            </w:pPr>
          </w:p>
        </w:tc>
        <w:tc>
          <w:tcPr>
            <w:tcW w:w="509" w:type="dxa"/>
            <w:shd w:val="clear" w:color="auto" w:fill="D6E3BC" w:themeFill="accent3" w:themeFillTint="66"/>
          </w:tcPr>
          <w:p w14:paraId="75D1BFF9" w14:textId="77777777" w:rsidR="00741574" w:rsidRPr="009404BB" w:rsidRDefault="00741574" w:rsidP="008073D5">
            <w:pPr>
              <w:pStyle w:val="TableParagraph"/>
              <w:rPr>
                <w:sz w:val="20"/>
                <w:szCs w:val="20"/>
              </w:rPr>
            </w:pPr>
          </w:p>
        </w:tc>
        <w:tc>
          <w:tcPr>
            <w:tcW w:w="557" w:type="dxa"/>
          </w:tcPr>
          <w:p w14:paraId="0ABEB037" w14:textId="77777777" w:rsidR="00741574" w:rsidRPr="009404BB" w:rsidRDefault="00741574" w:rsidP="008073D5">
            <w:pPr>
              <w:pStyle w:val="TableParagraph"/>
              <w:rPr>
                <w:sz w:val="20"/>
                <w:szCs w:val="20"/>
              </w:rPr>
            </w:pPr>
          </w:p>
        </w:tc>
        <w:tc>
          <w:tcPr>
            <w:tcW w:w="523" w:type="dxa"/>
          </w:tcPr>
          <w:p w14:paraId="507AF217" w14:textId="77777777" w:rsidR="00741574" w:rsidRPr="009404BB" w:rsidRDefault="00741574" w:rsidP="008073D5">
            <w:pPr>
              <w:pStyle w:val="TableParagraph"/>
              <w:rPr>
                <w:sz w:val="20"/>
                <w:szCs w:val="20"/>
              </w:rPr>
            </w:pPr>
          </w:p>
        </w:tc>
        <w:tc>
          <w:tcPr>
            <w:tcW w:w="585" w:type="dxa"/>
          </w:tcPr>
          <w:p w14:paraId="17A63A78" w14:textId="77777777" w:rsidR="00741574" w:rsidRPr="009404BB" w:rsidRDefault="00741574" w:rsidP="008073D5">
            <w:pPr>
              <w:pStyle w:val="TableParagraph"/>
              <w:rPr>
                <w:sz w:val="20"/>
                <w:szCs w:val="20"/>
              </w:rPr>
            </w:pPr>
          </w:p>
        </w:tc>
        <w:tc>
          <w:tcPr>
            <w:tcW w:w="585" w:type="dxa"/>
          </w:tcPr>
          <w:p w14:paraId="6C8644B2" w14:textId="77777777" w:rsidR="00741574" w:rsidRPr="009404BB" w:rsidRDefault="00741574" w:rsidP="008073D5">
            <w:pPr>
              <w:pStyle w:val="TableParagraph"/>
              <w:rPr>
                <w:sz w:val="20"/>
                <w:szCs w:val="20"/>
              </w:rPr>
            </w:pPr>
          </w:p>
        </w:tc>
        <w:tc>
          <w:tcPr>
            <w:tcW w:w="585" w:type="dxa"/>
          </w:tcPr>
          <w:p w14:paraId="3AC9E562" w14:textId="77777777" w:rsidR="00741574" w:rsidRPr="009404BB" w:rsidRDefault="00741574" w:rsidP="008073D5">
            <w:pPr>
              <w:pStyle w:val="TableParagraph"/>
              <w:rPr>
                <w:sz w:val="20"/>
                <w:szCs w:val="20"/>
              </w:rPr>
            </w:pPr>
          </w:p>
        </w:tc>
      </w:tr>
      <w:tr w:rsidR="00741574" w:rsidRPr="009404BB" w14:paraId="384D2CFA" w14:textId="6E71AD1A" w:rsidTr="00741574">
        <w:trPr>
          <w:trHeight w:val="889"/>
          <w:jc w:val="center"/>
        </w:trPr>
        <w:tc>
          <w:tcPr>
            <w:tcW w:w="1140" w:type="dxa"/>
          </w:tcPr>
          <w:p w14:paraId="145397E7" w14:textId="77777777" w:rsidR="00741574" w:rsidRPr="009404BB" w:rsidRDefault="00741574" w:rsidP="008073D5">
            <w:pPr>
              <w:pStyle w:val="TableParagraph"/>
              <w:spacing w:before="98"/>
              <w:ind w:left="98" w:right="189"/>
              <w:jc w:val="center"/>
              <w:rPr>
                <w:sz w:val="20"/>
                <w:szCs w:val="20"/>
              </w:rPr>
            </w:pPr>
            <w:r w:rsidRPr="009404BB">
              <w:rPr>
                <w:spacing w:val="-2"/>
                <w:sz w:val="20"/>
                <w:szCs w:val="20"/>
              </w:rPr>
              <w:t>Menguji Kinerja Model</w:t>
            </w:r>
          </w:p>
        </w:tc>
        <w:tc>
          <w:tcPr>
            <w:tcW w:w="511" w:type="dxa"/>
          </w:tcPr>
          <w:p w14:paraId="57E49F8D" w14:textId="77777777" w:rsidR="00741574" w:rsidRPr="009404BB" w:rsidRDefault="00741574" w:rsidP="008073D5">
            <w:pPr>
              <w:pStyle w:val="TableParagraph"/>
              <w:rPr>
                <w:sz w:val="20"/>
                <w:szCs w:val="20"/>
              </w:rPr>
            </w:pPr>
          </w:p>
        </w:tc>
        <w:tc>
          <w:tcPr>
            <w:tcW w:w="554" w:type="dxa"/>
            <w:shd w:val="clear" w:color="auto" w:fill="auto"/>
          </w:tcPr>
          <w:p w14:paraId="78C9BEF5" w14:textId="77777777" w:rsidR="00741574" w:rsidRPr="009404BB" w:rsidRDefault="00741574" w:rsidP="008073D5">
            <w:pPr>
              <w:pStyle w:val="TableParagraph"/>
              <w:rPr>
                <w:sz w:val="20"/>
                <w:szCs w:val="20"/>
              </w:rPr>
            </w:pPr>
          </w:p>
        </w:tc>
        <w:tc>
          <w:tcPr>
            <w:tcW w:w="540" w:type="dxa"/>
            <w:shd w:val="clear" w:color="auto" w:fill="auto"/>
          </w:tcPr>
          <w:p w14:paraId="6EAFBBEE" w14:textId="77777777" w:rsidR="00741574" w:rsidRPr="009404BB" w:rsidRDefault="00741574" w:rsidP="008073D5">
            <w:pPr>
              <w:pStyle w:val="TableParagraph"/>
              <w:rPr>
                <w:sz w:val="20"/>
                <w:szCs w:val="20"/>
              </w:rPr>
            </w:pPr>
          </w:p>
        </w:tc>
        <w:tc>
          <w:tcPr>
            <w:tcW w:w="480" w:type="dxa"/>
          </w:tcPr>
          <w:p w14:paraId="66C98E46" w14:textId="77777777" w:rsidR="00741574" w:rsidRPr="009404BB" w:rsidRDefault="00741574" w:rsidP="008073D5">
            <w:pPr>
              <w:pStyle w:val="TableParagraph"/>
              <w:rPr>
                <w:sz w:val="20"/>
                <w:szCs w:val="20"/>
              </w:rPr>
            </w:pPr>
          </w:p>
        </w:tc>
        <w:tc>
          <w:tcPr>
            <w:tcW w:w="509" w:type="dxa"/>
            <w:shd w:val="clear" w:color="auto" w:fill="C2D69B" w:themeFill="accent3" w:themeFillTint="99"/>
          </w:tcPr>
          <w:p w14:paraId="5D63F429" w14:textId="77777777" w:rsidR="00741574" w:rsidRPr="009404BB" w:rsidRDefault="00741574" w:rsidP="008073D5">
            <w:pPr>
              <w:pStyle w:val="TableParagraph"/>
              <w:rPr>
                <w:sz w:val="20"/>
                <w:szCs w:val="20"/>
              </w:rPr>
            </w:pPr>
          </w:p>
        </w:tc>
        <w:tc>
          <w:tcPr>
            <w:tcW w:w="557" w:type="dxa"/>
            <w:shd w:val="clear" w:color="auto" w:fill="C2D69B" w:themeFill="accent3" w:themeFillTint="99"/>
          </w:tcPr>
          <w:p w14:paraId="5E9AB5D7" w14:textId="77777777" w:rsidR="00741574" w:rsidRPr="009404BB" w:rsidRDefault="00741574" w:rsidP="008073D5">
            <w:pPr>
              <w:pStyle w:val="TableParagraph"/>
              <w:rPr>
                <w:sz w:val="20"/>
                <w:szCs w:val="20"/>
              </w:rPr>
            </w:pPr>
          </w:p>
        </w:tc>
        <w:tc>
          <w:tcPr>
            <w:tcW w:w="523" w:type="dxa"/>
          </w:tcPr>
          <w:p w14:paraId="703ED6FD" w14:textId="77777777" w:rsidR="00741574" w:rsidRPr="009404BB" w:rsidRDefault="00741574" w:rsidP="008073D5">
            <w:pPr>
              <w:pStyle w:val="TableParagraph"/>
              <w:rPr>
                <w:sz w:val="20"/>
                <w:szCs w:val="20"/>
              </w:rPr>
            </w:pPr>
          </w:p>
        </w:tc>
        <w:tc>
          <w:tcPr>
            <w:tcW w:w="585" w:type="dxa"/>
          </w:tcPr>
          <w:p w14:paraId="35CA989A" w14:textId="77777777" w:rsidR="00741574" w:rsidRPr="009404BB" w:rsidRDefault="00741574" w:rsidP="008073D5">
            <w:pPr>
              <w:pStyle w:val="TableParagraph"/>
              <w:rPr>
                <w:sz w:val="20"/>
                <w:szCs w:val="20"/>
              </w:rPr>
            </w:pPr>
          </w:p>
        </w:tc>
        <w:tc>
          <w:tcPr>
            <w:tcW w:w="585" w:type="dxa"/>
          </w:tcPr>
          <w:p w14:paraId="6BDEEBEA" w14:textId="77777777" w:rsidR="00741574" w:rsidRPr="009404BB" w:rsidRDefault="00741574" w:rsidP="008073D5">
            <w:pPr>
              <w:pStyle w:val="TableParagraph"/>
              <w:rPr>
                <w:sz w:val="20"/>
                <w:szCs w:val="20"/>
              </w:rPr>
            </w:pPr>
          </w:p>
        </w:tc>
        <w:tc>
          <w:tcPr>
            <w:tcW w:w="585" w:type="dxa"/>
            <w:shd w:val="clear" w:color="auto" w:fill="auto"/>
          </w:tcPr>
          <w:p w14:paraId="1A0AA9BF" w14:textId="77777777" w:rsidR="00741574" w:rsidRPr="009404BB" w:rsidRDefault="00741574" w:rsidP="008073D5">
            <w:pPr>
              <w:pStyle w:val="TableParagraph"/>
              <w:rPr>
                <w:sz w:val="20"/>
                <w:szCs w:val="20"/>
              </w:rPr>
            </w:pPr>
          </w:p>
        </w:tc>
      </w:tr>
      <w:tr w:rsidR="00741574" w:rsidRPr="009404BB" w14:paraId="00118D64" w14:textId="261EBC0F" w:rsidTr="00741574">
        <w:trPr>
          <w:trHeight w:val="889"/>
          <w:jc w:val="center"/>
        </w:trPr>
        <w:tc>
          <w:tcPr>
            <w:tcW w:w="1140" w:type="dxa"/>
          </w:tcPr>
          <w:p w14:paraId="03C35548" w14:textId="77777777" w:rsidR="00741574" w:rsidRPr="009404BB" w:rsidRDefault="00741574" w:rsidP="008073D5">
            <w:pPr>
              <w:pStyle w:val="TableParagraph"/>
              <w:spacing w:before="98"/>
              <w:ind w:left="98" w:right="189"/>
              <w:jc w:val="center"/>
              <w:rPr>
                <w:sz w:val="20"/>
                <w:szCs w:val="20"/>
              </w:rPr>
            </w:pPr>
            <w:r w:rsidRPr="009404BB">
              <w:rPr>
                <w:spacing w:val="-2"/>
                <w:sz w:val="20"/>
                <w:szCs w:val="20"/>
              </w:rPr>
              <w:t>Perbaikan Kinerja Model</w:t>
            </w:r>
          </w:p>
        </w:tc>
        <w:tc>
          <w:tcPr>
            <w:tcW w:w="511" w:type="dxa"/>
          </w:tcPr>
          <w:p w14:paraId="027D13FF" w14:textId="77777777" w:rsidR="00741574" w:rsidRPr="009404BB" w:rsidRDefault="00741574" w:rsidP="008073D5">
            <w:pPr>
              <w:pStyle w:val="TableParagraph"/>
              <w:rPr>
                <w:sz w:val="20"/>
                <w:szCs w:val="20"/>
              </w:rPr>
            </w:pPr>
          </w:p>
        </w:tc>
        <w:tc>
          <w:tcPr>
            <w:tcW w:w="554" w:type="dxa"/>
          </w:tcPr>
          <w:p w14:paraId="1374CA39" w14:textId="77777777" w:rsidR="00741574" w:rsidRPr="009404BB" w:rsidRDefault="00741574" w:rsidP="008073D5">
            <w:pPr>
              <w:pStyle w:val="TableParagraph"/>
              <w:rPr>
                <w:sz w:val="20"/>
                <w:szCs w:val="20"/>
              </w:rPr>
            </w:pPr>
          </w:p>
        </w:tc>
        <w:tc>
          <w:tcPr>
            <w:tcW w:w="540" w:type="dxa"/>
          </w:tcPr>
          <w:p w14:paraId="027EA31D" w14:textId="77777777" w:rsidR="00741574" w:rsidRPr="009404BB" w:rsidRDefault="00741574" w:rsidP="008073D5">
            <w:pPr>
              <w:pStyle w:val="TableParagraph"/>
              <w:rPr>
                <w:sz w:val="20"/>
                <w:szCs w:val="20"/>
              </w:rPr>
            </w:pPr>
          </w:p>
        </w:tc>
        <w:tc>
          <w:tcPr>
            <w:tcW w:w="480" w:type="dxa"/>
            <w:shd w:val="clear" w:color="auto" w:fill="auto"/>
          </w:tcPr>
          <w:p w14:paraId="4F442EB4" w14:textId="77777777" w:rsidR="00741574" w:rsidRPr="009404BB" w:rsidRDefault="00741574" w:rsidP="008073D5">
            <w:pPr>
              <w:pStyle w:val="TableParagraph"/>
              <w:rPr>
                <w:sz w:val="20"/>
                <w:szCs w:val="20"/>
              </w:rPr>
            </w:pPr>
          </w:p>
        </w:tc>
        <w:tc>
          <w:tcPr>
            <w:tcW w:w="509" w:type="dxa"/>
          </w:tcPr>
          <w:p w14:paraId="05C09ED1" w14:textId="77777777" w:rsidR="00741574" w:rsidRPr="009404BB" w:rsidRDefault="00741574" w:rsidP="008073D5">
            <w:pPr>
              <w:pStyle w:val="TableParagraph"/>
              <w:rPr>
                <w:sz w:val="20"/>
                <w:szCs w:val="20"/>
              </w:rPr>
            </w:pPr>
          </w:p>
        </w:tc>
        <w:tc>
          <w:tcPr>
            <w:tcW w:w="557" w:type="dxa"/>
            <w:shd w:val="clear" w:color="auto" w:fill="C2D69B" w:themeFill="accent3" w:themeFillTint="99"/>
          </w:tcPr>
          <w:p w14:paraId="2361293A" w14:textId="77777777" w:rsidR="00741574" w:rsidRDefault="00741574" w:rsidP="008073D5">
            <w:pPr>
              <w:pStyle w:val="TableParagraph"/>
              <w:rPr>
                <w:sz w:val="20"/>
                <w:szCs w:val="20"/>
              </w:rPr>
            </w:pPr>
          </w:p>
          <w:p w14:paraId="2F9DB2BA" w14:textId="77777777" w:rsidR="00741574" w:rsidRDefault="00741574" w:rsidP="00E6537F">
            <w:pPr>
              <w:rPr>
                <w:sz w:val="20"/>
                <w:szCs w:val="20"/>
                <w:lang w:val="id"/>
              </w:rPr>
            </w:pPr>
          </w:p>
          <w:p w14:paraId="49995FDD" w14:textId="77777777" w:rsidR="00741574" w:rsidRPr="00E6537F" w:rsidRDefault="00741574" w:rsidP="00E6537F">
            <w:pPr>
              <w:rPr>
                <w:lang w:val="id"/>
              </w:rPr>
            </w:pPr>
          </w:p>
        </w:tc>
        <w:tc>
          <w:tcPr>
            <w:tcW w:w="523" w:type="dxa"/>
          </w:tcPr>
          <w:p w14:paraId="1BFF7402" w14:textId="77777777" w:rsidR="00741574" w:rsidRPr="009404BB" w:rsidRDefault="00741574" w:rsidP="008073D5">
            <w:pPr>
              <w:pStyle w:val="TableParagraph"/>
              <w:rPr>
                <w:sz w:val="20"/>
                <w:szCs w:val="20"/>
              </w:rPr>
            </w:pPr>
          </w:p>
        </w:tc>
        <w:tc>
          <w:tcPr>
            <w:tcW w:w="585" w:type="dxa"/>
          </w:tcPr>
          <w:p w14:paraId="32123895" w14:textId="77777777" w:rsidR="00741574" w:rsidRPr="009404BB" w:rsidRDefault="00741574" w:rsidP="008073D5">
            <w:pPr>
              <w:pStyle w:val="TableParagraph"/>
              <w:rPr>
                <w:sz w:val="20"/>
                <w:szCs w:val="20"/>
              </w:rPr>
            </w:pPr>
          </w:p>
        </w:tc>
        <w:tc>
          <w:tcPr>
            <w:tcW w:w="585" w:type="dxa"/>
          </w:tcPr>
          <w:p w14:paraId="382F1E05" w14:textId="77777777" w:rsidR="00741574" w:rsidRPr="009404BB" w:rsidRDefault="00741574" w:rsidP="008073D5">
            <w:pPr>
              <w:pStyle w:val="TableParagraph"/>
              <w:rPr>
                <w:sz w:val="20"/>
                <w:szCs w:val="20"/>
              </w:rPr>
            </w:pPr>
          </w:p>
        </w:tc>
        <w:tc>
          <w:tcPr>
            <w:tcW w:w="585" w:type="dxa"/>
            <w:shd w:val="clear" w:color="auto" w:fill="auto"/>
          </w:tcPr>
          <w:p w14:paraId="042163B8" w14:textId="77777777" w:rsidR="00741574" w:rsidRPr="009404BB" w:rsidRDefault="00741574" w:rsidP="008073D5">
            <w:pPr>
              <w:pStyle w:val="TableParagraph"/>
              <w:rPr>
                <w:sz w:val="20"/>
                <w:szCs w:val="20"/>
              </w:rPr>
            </w:pPr>
          </w:p>
        </w:tc>
      </w:tr>
      <w:tr w:rsidR="00741574" w:rsidRPr="009404BB" w14:paraId="68BFA9F5" w14:textId="0FFB3C46" w:rsidTr="00741574">
        <w:trPr>
          <w:trHeight w:val="661"/>
          <w:jc w:val="center"/>
        </w:trPr>
        <w:tc>
          <w:tcPr>
            <w:tcW w:w="1140" w:type="dxa"/>
          </w:tcPr>
          <w:p w14:paraId="3C69DFF6" w14:textId="77777777" w:rsidR="00741574" w:rsidRPr="009404BB" w:rsidRDefault="00741574" w:rsidP="008073D5">
            <w:pPr>
              <w:pStyle w:val="TableParagraph"/>
              <w:spacing w:before="98"/>
              <w:ind w:left="98" w:right="224"/>
              <w:jc w:val="center"/>
              <w:rPr>
                <w:sz w:val="20"/>
                <w:szCs w:val="20"/>
              </w:rPr>
            </w:pPr>
            <w:r w:rsidRPr="009404BB">
              <w:rPr>
                <w:spacing w:val="-2"/>
                <w:sz w:val="20"/>
                <w:szCs w:val="20"/>
              </w:rPr>
              <w:t>Menentukan Backend</w:t>
            </w:r>
          </w:p>
        </w:tc>
        <w:tc>
          <w:tcPr>
            <w:tcW w:w="511" w:type="dxa"/>
          </w:tcPr>
          <w:p w14:paraId="5919AB27" w14:textId="77777777" w:rsidR="00741574" w:rsidRPr="009404BB" w:rsidRDefault="00741574" w:rsidP="008073D5">
            <w:pPr>
              <w:pStyle w:val="TableParagraph"/>
              <w:rPr>
                <w:sz w:val="20"/>
                <w:szCs w:val="20"/>
              </w:rPr>
            </w:pPr>
          </w:p>
        </w:tc>
        <w:tc>
          <w:tcPr>
            <w:tcW w:w="554" w:type="dxa"/>
          </w:tcPr>
          <w:p w14:paraId="48C7E829" w14:textId="77777777" w:rsidR="00741574" w:rsidRPr="009404BB" w:rsidRDefault="00741574" w:rsidP="008073D5">
            <w:pPr>
              <w:pStyle w:val="TableParagraph"/>
              <w:rPr>
                <w:sz w:val="20"/>
                <w:szCs w:val="20"/>
              </w:rPr>
            </w:pPr>
          </w:p>
        </w:tc>
        <w:tc>
          <w:tcPr>
            <w:tcW w:w="540" w:type="dxa"/>
          </w:tcPr>
          <w:p w14:paraId="38224370" w14:textId="77777777" w:rsidR="00741574" w:rsidRPr="009404BB" w:rsidRDefault="00741574" w:rsidP="008073D5">
            <w:pPr>
              <w:pStyle w:val="TableParagraph"/>
              <w:rPr>
                <w:sz w:val="20"/>
                <w:szCs w:val="20"/>
              </w:rPr>
            </w:pPr>
          </w:p>
        </w:tc>
        <w:tc>
          <w:tcPr>
            <w:tcW w:w="480" w:type="dxa"/>
            <w:shd w:val="clear" w:color="auto" w:fill="auto"/>
          </w:tcPr>
          <w:p w14:paraId="1581F1A9" w14:textId="77777777" w:rsidR="00741574" w:rsidRPr="009404BB" w:rsidRDefault="00741574" w:rsidP="008073D5">
            <w:pPr>
              <w:pStyle w:val="TableParagraph"/>
              <w:rPr>
                <w:sz w:val="20"/>
                <w:szCs w:val="20"/>
              </w:rPr>
            </w:pPr>
          </w:p>
        </w:tc>
        <w:tc>
          <w:tcPr>
            <w:tcW w:w="509" w:type="dxa"/>
            <w:shd w:val="clear" w:color="auto" w:fill="auto"/>
          </w:tcPr>
          <w:p w14:paraId="3520AF4C" w14:textId="77777777" w:rsidR="00741574" w:rsidRPr="009404BB" w:rsidRDefault="00741574" w:rsidP="008073D5">
            <w:pPr>
              <w:pStyle w:val="TableParagraph"/>
              <w:rPr>
                <w:sz w:val="20"/>
                <w:szCs w:val="20"/>
              </w:rPr>
            </w:pPr>
          </w:p>
        </w:tc>
        <w:tc>
          <w:tcPr>
            <w:tcW w:w="557" w:type="dxa"/>
            <w:shd w:val="clear" w:color="auto" w:fill="C2D69B" w:themeFill="accent3" w:themeFillTint="99"/>
          </w:tcPr>
          <w:p w14:paraId="41F1B45A" w14:textId="77777777" w:rsidR="00741574" w:rsidRPr="009404BB" w:rsidRDefault="00741574" w:rsidP="008073D5">
            <w:pPr>
              <w:pStyle w:val="TableParagraph"/>
              <w:rPr>
                <w:sz w:val="20"/>
                <w:szCs w:val="20"/>
              </w:rPr>
            </w:pPr>
          </w:p>
        </w:tc>
        <w:tc>
          <w:tcPr>
            <w:tcW w:w="523" w:type="dxa"/>
          </w:tcPr>
          <w:p w14:paraId="70A0ADF2" w14:textId="77777777" w:rsidR="00741574" w:rsidRPr="009404BB" w:rsidRDefault="00741574" w:rsidP="008073D5">
            <w:pPr>
              <w:pStyle w:val="TableParagraph"/>
              <w:rPr>
                <w:sz w:val="20"/>
                <w:szCs w:val="20"/>
              </w:rPr>
            </w:pPr>
          </w:p>
        </w:tc>
        <w:tc>
          <w:tcPr>
            <w:tcW w:w="585" w:type="dxa"/>
          </w:tcPr>
          <w:p w14:paraId="5F3E012B" w14:textId="77777777" w:rsidR="00741574" w:rsidRPr="009404BB" w:rsidRDefault="00741574" w:rsidP="008073D5">
            <w:pPr>
              <w:pStyle w:val="TableParagraph"/>
              <w:rPr>
                <w:sz w:val="20"/>
                <w:szCs w:val="20"/>
              </w:rPr>
            </w:pPr>
          </w:p>
        </w:tc>
        <w:tc>
          <w:tcPr>
            <w:tcW w:w="585" w:type="dxa"/>
          </w:tcPr>
          <w:p w14:paraId="3C27BF3F" w14:textId="77777777" w:rsidR="00741574" w:rsidRPr="009404BB" w:rsidRDefault="00741574" w:rsidP="008073D5">
            <w:pPr>
              <w:pStyle w:val="TableParagraph"/>
              <w:rPr>
                <w:sz w:val="20"/>
                <w:szCs w:val="20"/>
              </w:rPr>
            </w:pPr>
          </w:p>
        </w:tc>
        <w:tc>
          <w:tcPr>
            <w:tcW w:w="585" w:type="dxa"/>
            <w:shd w:val="clear" w:color="auto" w:fill="auto"/>
          </w:tcPr>
          <w:p w14:paraId="34440646" w14:textId="77777777" w:rsidR="00741574" w:rsidRPr="009404BB" w:rsidRDefault="00741574" w:rsidP="008073D5">
            <w:pPr>
              <w:pStyle w:val="TableParagraph"/>
              <w:rPr>
                <w:sz w:val="20"/>
                <w:szCs w:val="20"/>
              </w:rPr>
            </w:pPr>
          </w:p>
        </w:tc>
      </w:tr>
      <w:tr w:rsidR="00741574" w:rsidRPr="009404BB" w14:paraId="4982E8C0" w14:textId="30B171CA" w:rsidTr="00741574">
        <w:trPr>
          <w:trHeight w:val="889"/>
          <w:jc w:val="center"/>
        </w:trPr>
        <w:tc>
          <w:tcPr>
            <w:tcW w:w="1140" w:type="dxa"/>
          </w:tcPr>
          <w:p w14:paraId="1BE805F4" w14:textId="77777777" w:rsidR="00741574" w:rsidRPr="009404BB" w:rsidRDefault="00741574" w:rsidP="008073D5">
            <w:pPr>
              <w:pStyle w:val="TableParagraph"/>
              <w:spacing w:before="98"/>
              <w:ind w:left="98" w:right="94"/>
              <w:jc w:val="center"/>
              <w:rPr>
                <w:sz w:val="20"/>
                <w:szCs w:val="20"/>
              </w:rPr>
            </w:pPr>
            <w:r w:rsidRPr="009404BB">
              <w:rPr>
                <w:spacing w:val="-2"/>
                <w:sz w:val="20"/>
                <w:szCs w:val="20"/>
              </w:rPr>
              <w:t>Pengembangan tampilan UI/UX</w:t>
            </w:r>
          </w:p>
        </w:tc>
        <w:tc>
          <w:tcPr>
            <w:tcW w:w="511" w:type="dxa"/>
          </w:tcPr>
          <w:p w14:paraId="40BFF9F6" w14:textId="77777777" w:rsidR="00741574" w:rsidRPr="009404BB" w:rsidRDefault="00741574" w:rsidP="008073D5">
            <w:pPr>
              <w:pStyle w:val="TableParagraph"/>
              <w:rPr>
                <w:sz w:val="20"/>
                <w:szCs w:val="20"/>
              </w:rPr>
            </w:pPr>
          </w:p>
        </w:tc>
        <w:tc>
          <w:tcPr>
            <w:tcW w:w="554" w:type="dxa"/>
          </w:tcPr>
          <w:p w14:paraId="1FE5246A" w14:textId="77777777" w:rsidR="00741574" w:rsidRPr="009404BB" w:rsidRDefault="00741574" w:rsidP="008073D5">
            <w:pPr>
              <w:pStyle w:val="TableParagraph"/>
              <w:rPr>
                <w:sz w:val="20"/>
                <w:szCs w:val="20"/>
              </w:rPr>
            </w:pPr>
          </w:p>
        </w:tc>
        <w:tc>
          <w:tcPr>
            <w:tcW w:w="540" w:type="dxa"/>
          </w:tcPr>
          <w:p w14:paraId="34B2CC60" w14:textId="77777777" w:rsidR="00741574" w:rsidRPr="009404BB" w:rsidRDefault="00741574" w:rsidP="008073D5">
            <w:pPr>
              <w:pStyle w:val="TableParagraph"/>
              <w:rPr>
                <w:sz w:val="20"/>
                <w:szCs w:val="20"/>
              </w:rPr>
            </w:pPr>
          </w:p>
        </w:tc>
        <w:tc>
          <w:tcPr>
            <w:tcW w:w="480" w:type="dxa"/>
            <w:shd w:val="clear" w:color="auto" w:fill="auto"/>
          </w:tcPr>
          <w:p w14:paraId="4A575EDC" w14:textId="77777777" w:rsidR="00741574" w:rsidRPr="009404BB" w:rsidRDefault="00741574" w:rsidP="008073D5">
            <w:pPr>
              <w:pStyle w:val="TableParagraph"/>
              <w:rPr>
                <w:sz w:val="20"/>
                <w:szCs w:val="20"/>
              </w:rPr>
            </w:pPr>
          </w:p>
        </w:tc>
        <w:tc>
          <w:tcPr>
            <w:tcW w:w="509" w:type="dxa"/>
            <w:shd w:val="clear" w:color="auto" w:fill="auto"/>
          </w:tcPr>
          <w:p w14:paraId="14DEEB8D" w14:textId="77777777" w:rsidR="00741574" w:rsidRPr="009404BB" w:rsidRDefault="00741574" w:rsidP="008073D5">
            <w:pPr>
              <w:pStyle w:val="TableParagraph"/>
              <w:rPr>
                <w:sz w:val="20"/>
                <w:szCs w:val="20"/>
              </w:rPr>
            </w:pPr>
          </w:p>
        </w:tc>
        <w:tc>
          <w:tcPr>
            <w:tcW w:w="557" w:type="dxa"/>
          </w:tcPr>
          <w:p w14:paraId="46FF3A97" w14:textId="77777777" w:rsidR="00741574" w:rsidRPr="009404BB" w:rsidRDefault="00741574" w:rsidP="008073D5">
            <w:pPr>
              <w:pStyle w:val="TableParagraph"/>
              <w:rPr>
                <w:sz w:val="20"/>
                <w:szCs w:val="20"/>
              </w:rPr>
            </w:pPr>
          </w:p>
        </w:tc>
        <w:tc>
          <w:tcPr>
            <w:tcW w:w="523" w:type="dxa"/>
            <w:shd w:val="clear" w:color="auto" w:fill="C2D69B" w:themeFill="accent3" w:themeFillTint="99"/>
          </w:tcPr>
          <w:p w14:paraId="48779FCD" w14:textId="77777777" w:rsidR="00741574" w:rsidRPr="009404BB" w:rsidRDefault="00741574" w:rsidP="008073D5">
            <w:pPr>
              <w:pStyle w:val="TableParagraph"/>
              <w:rPr>
                <w:sz w:val="20"/>
                <w:szCs w:val="20"/>
              </w:rPr>
            </w:pPr>
          </w:p>
        </w:tc>
        <w:tc>
          <w:tcPr>
            <w:tcW w:w="585" w:type="dxa"/>
            <w:shd w:val="clear" w:color="auto" w:fill="C2D69B" w:themeFill="accent3" w:themeFillTint="99"/>
          </w:tcPr>
          <w:p w14:paraId="303A595C" w14:textId="77777777" w:rsidR="00741574" w:rsidRPr="009404BB" w:rsidRDefault="00741574" w:rsidP="008073D5">
            <w:pPr>
              <w:pStyle w:val="TableParagraph"/>
              <w:rPr>
                <w:sz w:val="20"/>
                <w:szCs w:val="20"/>
              </w:rPr>
            </w:pPr>
          </w:p>
        </w:tc>
        <w:tc>
          <w:tcPr>
            <w:tcW w:w="585" w:type="dxa"/>
            <w:shd w:val="clear" w:color="auto" w:fill="C2D69B" w:themeFill="accent3" w:themeFillTint="99"/>
          </w:tcPr>
          <w:p w14:paraId="552804BC" w14:textId="77777777" w:rsidR="00741574" w:rsidRPr="009404BB" w:rsidRDefault="00741574" w:rsidP="008073D5">
            <w:pPr>
              <w:pStyle w:val="TableParagraph"/>
              <w:rPr>
                <w:sz w:val="20"/>
                <w:szCs w:val="20"/>
              </w:rPr>
            </w:pPr>
          </w:p>
        </w:tc>
        <w:tc>
          <w:tcPr>
            <w:tcW w:w="585" w:type="dxa"/>
            <w:shd w:val="clear" w:color="auto" w:fill="auto"/>
          </w:tcPr>
          <w:p w14:paraId="22671B5D" w14:textId="77777777" w:rsidR="00741574" w:rsidRPr="009404BB" w:rsidRDefault="00741574" w:rsidP="008073D5">
            <w:pPr>
              <w:pStyle w:val="TableParagraph"/>
              <w:rPr>
                <w:sz w:val="20"/>
                <w:szCs w:val="20"/>
              </w:rPr>
            </w:pPr>
          </w:p>
        </w:tc>
      </w:tr>
      <w:tr w:rsidR="00741574" w:rsidRPr="009404BB" w14:paraId="756BA010" w14:textId="6891957A" w:rsidTr="00741574">
        <w:trPr>
          <w:trHeight w:val="887"/>
          <w:jc w:val="center"/>
        </w:trPr>
        <w:tc>
          <w:tcPr>
            <w:tcW w:w="1140" w:type="dxa"/>
          </w:tcPr>
          <w:p w14:paraId="3E27EEC8" w14:textId="77777777" w:rsidR="00741574" w:rsidRPr="009404BB" w:rsidRDefault="00741574" w:rsidP="008073D5">
            <w:pPr>
              <w:pStyle w:val="TableParagraph"/>
              <w:spacing w:before="96"/>
              <w:ind w:left="98" w:right="135"/>
              <w:jc w:val="center"/>
              <w:rPr>
                <w:spacing w:val="-2"/>
                <w:sz w:val="20"/>
                <w:szCs w:val="20"/>
              </w:rPr>
            </w:pPr>
            <w:r w:rsidRPr="009404BB">
              <w:rPr>
                <w:spacing w:val="-2"/>
                <w:sz w:val="20"/>
                <w:szCs w:val="20"/>
              </w:rPr>
              <w:lastRenderedPageBreak/>
              <w:t>Integrasi</w:t>
            </w:r>
          </w:p>
          <w:p w14:paraId="1D00511D" w14:textId="77777777" w:rsidR="00741574" w:rsidRPr="009404BB" w:rsidRDefault="00741574" w:rsidP="008073D5">
            <w:pPr>
              <w:pStyle w:val="TableParagraph"/>
              <w:spacing w:before="96"/>
              <w:ind w:left="98" w:right="135"/>
              <w:jc w:val="center"/>
              <w:rPr>
                <w:sz w:val="20"/>
                <w:szCs w:val="20"/>
              </w:rPr>
            </w:pPr>
            <w:r w:rsidRPr="009404BB">
              <w:rPr>
                <w:spacing w:val="-2"/>
                <w:sz w:val="20"/>
                <w:szCs w:val="20"/>
              </w:rPr>
              <w:t>API</w:t>
            </w:r>
          </w:p>
        </w:tc>
        <w:tc>
          <w:tcPr>
            <w:tcW w:w="511" w:type="dxa"/>
          </w:tcPr>
          <w:p w14:paraId="6BF5CD03" w14:textId="77777777" w:rsidR="00741574" w:rsidRPr="009404BB" w:rsidRDefault="00741574" w:rsidP="008073D5">
            <w:pPr>
              <w:pStyle w:val="TableParagraph"/>
              <w:rPr>
                <w:sz w:val="20"/>
                <w:szCs w:val="20"/>
              </w:rPr>
            </w:pPr>
          </w:p>
        </w:tc>
        <w:tc>
          <w:tcPr>
            <w:tcW w:w="554" w:type="dxa"/>
          </w:tcPr>
          <w:p w14:paraId="4FC6E566" w14:textId="77777777" w:rsidR="00741574" w:rsidRPr="009404BB" w:rsidRDefault="00741574" w:rsidP="008073D5">
            <w:pPr>
              <w:pStyle w:val="TableParagraph"/>
              <w:rPr>
                <w:sz w:val="20"/>
                <w:szCs w:val="20"/>
              </w:rPr>
            </w:pPr>
          </w:p>
        </w:tc>
        <w:tc>
          <w:tcPr>
            <w:tcW w:w="540" w:type="dxa"/>
          </w:tcPr>
          <w:p w14:paraId="1C5B56E5" w14:textId="77777777" w:rsidR="00741574" w:rsidRPr="009404BB" w:rsidRDefault="00741574" w:rsidP="008073D5">
            <w:pPr>
              <w:pStyle w:val="TableParagraph"/>
              <w:rPr>
                <w:sz w:val="20"/>
                <w:szCs w:val="20"/>
              </w:rPr>
            </w:pPr>
          </w:p>
        </w:tc>
        <w:tc>
          <w:tcPr>
            <w:tcW w:w="480" w:type="dxa"/>
            <w:shd w:val="clear" w:color="auto" w:fill="auto"/>
          </w:tcPr>
          <w:p w14:paraId="772144B0" w14:textId="77777777" w:rsidR="00741574" w:rsidRPr="009404BB" w:rsidRDefault="00741574" w:rsidP="008073D5">
            <w:pPr>
              <w:pStyle w:val="TableParagraph"/>
              <w:rPr>
                <w:sz w:val="20"/>
                <w:szCs w:val="20"/>
              </w:rPr>
            </w:pPr>
          </w:p>
        </w:tc>
        <w:tc>
          <w:tcPr>
            <w:tcW w:w="509" w:type="dxa"/>
            <w:shd w:val="clear" w:color="auto" w:fill="auto"/>
          </w:tcPr>
          <w:p w14:paraId="5255084D" w14:textId="77777777" w:rsidR="00741574" w:rsidRPr="009404BB" w:rsidRDefault="00741574" w:rsidP="008073D5">
            <w:pPr>
              <w:pStyle w:val="TableParagraph"/>
              <w:rPr>
                <w:sz w:val="20"/>
                <w:szCs w:val="20"/>
              </w:rPr>
            </w:pPr>
          </w:p>
        </w:tc>
        <w:tc>
          <w:tcPr>
            <w:tcW w:w="557" w:type="dxa"/>
          </w:tcPr>
          <w:p w14:paraId="232C4F43" w14:textId="77777777" w:rsidR="00741574" w:rsidRPr="009404BB" w:rsidRDefault="00741574" w:rsidP="008073D5">
            <w:pPr>
              <w:pStyle w:val="TableParagraph"/>
              <w:rPr>
                <w:sz w:val="20"/>
                <w:szCs w:val="20"/>
              </w:rPr>
            </w:pPr>
          </w:p>
        </w:tc>
        <w:tc>
          <w:tcPr>
            <w:tcW w:w="523" w:type="dxa"/>
            <w:shd w:val="clear" w:color="auto" w:fill="C2D69B" w:themeFill="accent3" w:themeFillTint="99"/>
          </w:tcPr>
          <w:p w14:paraId="75E97648" w14:textId="77777777" w:rsidR="00741574" w:rsidRPr="009404BB" w:rsidRDefault="00741574" w:rsidP="008073D5">
            <w:pPr>
              <w:pStyle w:val="TableParagraph"/>
              <w:rPr>
                <w:sz w:val="20"/>
                <w:szCs w:val="20"/>
              </w:rPr>
            </w:pPr>
          </w:p>
        </w:tc>
        <w:tc>
          <w:tcPr>
            <w:tcW w:w="585" w:type="dxa"/>
            <w:shd w:val="clear" w:color="auto" w:fill="C2D69B" w:themeFill="accent3" w:themeFillTint="99"/>
          </w:tcPr>
          <w:p w14:paraId="186BAA29" w14:textId="77777777" w:rsidR="00741574" w:rsidRPr="009404BB" w:rsidRDefault="00741574" w:rsidP="008073D5">
            <w:pPr>
              <w:pStyle w:val="TableParagraph"/>
              <w:rPr>
                <w:sz w:val="20"/>
                <w:szCs w:val="20"/>
              </w:rPr>
            </w:pPr>
          </w:p>
        </w:tc>
        <w:tc>
          <w:tcPr>
            <w:tcW w:w="585" w:type="dxa"/>
            <w:shd w:val="clear" w:color="auto" w:fill="C2D69B" w:themeFill="accent3" w:themeFillTint="99"/>
          </w:tcPr>
          <w:p w14:paraId="76FC7730" w14:textId="77777777" w:rsidR="00741574" w:rsidRPr="009404BB" w:rsidRDefault="00741574" w:rsidP="008073D5">
            <w:pPr>
              <w:pStyle w:val="TableParagraph"/>
              <w:rPr>
                <w:sz w:val="20"/>
                <w:szCs w:val="20"/>
              </w:rPr>
            </w:pPr>
          </w:p>
        </w:tc>
        <w:tc>
          <w:tcPr>
            <w:tcW w:w="585" w:type="dxa"/>
            <w:shd w:val="clear" w:color="auto" w:fill="auto"/>
          </w:tcPr>
          <w:p w14:paraId="3420493B" w14:textId="77777777" w:rsidR="00741574" w:rsidRPr="009404BB" w:rsidRDefault="00741574" w:rsidP="008073D5">
            <w:pPr>
              <w:pStyle w:val="TableParagraph"/>
              <w:rPr>
                <w:sz w:val="20"/>
                <w:szCs w:val="20"/>
              </w:rPr>
            </w:pPr>
          </w:p>
        </w:tc>
      </w:tr>
      <w:tr w:rsidR="00741574" w:rsidRPr="009404BB" w14:paraId="32AD46E8" w14:textId="55A62317" w:rsidTr="00741574">
        <w:trPr>
          <w:trHeight w:val="887"/>
          <w:jc w:val="center"/>
        </w:trPr>
        <w:tc>
          <w:tcPr>
            <w:tcW w:w="1140" w:type="dxa"/>
          </w:tcPr>
          <w:p w14:paraId="3CE8765B" w14:textId="77777777" w:rsidR="00741574" w:rsidRPr="009404BB" w:rsidRDefault="00741574" w:rsidP="008073D5">
            <w:pPr>
              <w:pStyle w:val="TableParagraph"/>
              <w:spacing w:before="96"/>
              <w:ind w:left="98" w:right="135"/>
              <w:jc w:val="center"/>
              <w:rPr>
                <w:spacing w:val="-2"/>
                <w:sz w:val="20"/>
                <w:szCs w:val="20"/>
              </w:rPr>
            </w:pPr>
            <w:r w:rsidRPr="009404BB">
              <w:rPr>
                <w:spacing w:val="-2"/>
                <w:sz w:val="20"/>
                <w:szCs w:val="20"/>
              </w:rPr>
              <w:t>Pastikan Kesiapan Infrastruktur</w:t>
            </w:r>
          </w:p>
        </w:tc>
        <w:tc>
          <w:tcPr>
            <w:tcW w:w="511" w:type="dxa"/>
          </w:tcPr>
          <w:p w14:paraId="5CDC069B" w14:textId="77777777" w:rsidR="00741574" w:rsidRPr="009404BB" w:rsidRDefault="00741574" w:rsidP="008073D5">
            <w:pPr>
              <w:pStyle w:val="TableParagraph"/>
              <w:rPr>
                <w:sz w:val="20"/>
                <w:szCs w:val="20"/>
              </w:rPr>
            </w:pPr>
          </w:p>
        </w:tc>
        <w:tc>
          <w:tcPr>
            <w:tcW w:w="554" w:type="dxa"/>
          </w:tcPr>
          <w:p w14:paraId="7FF65314" w14:textId="77777777" w:rsidR="00741574" w:rsidRPr="009404BB" w:rsidRDefault="00741574" w:rsidP="008073D5">
            <w:pPr>
              <w:pStyle w:val="TableParagraph"/>
              <w:rPr>
                <w:sz w:val="20"/>
                <w:szCs w:val="20"/>
              </w:rPr>
            </w:pPr>
          </w:p>
        </w:tc>
        <w:tc>
          <w:tcPr>
            <w:tcW w:w="540" w:type="dxa"/>
          </w:tcPr>
          <w:p w14:paraId="27DE2040" w14:textId="77777777" w:rsidR="00741574" w:rsidRPr="009404BB" w:rsidRDefault="00741574" w:rsidP="008073D5">
            <w:pPr>
              <w:pStyle w:val="TableParagraph"/>
              <w:rPr>
                <w:sz w:val="20"/>
                <w:szCs w:val="20"/>
              </w:rPr>
            </w:pPr>
          </w:p>
        </w:tc>
        <w:tc>
          <w:tcPr>
            <w:tcW w:w="480" w:type="dxa"/>
            <w:shd w:val="clear" w:color="auto" w:fill="auto"/>
          </w:tcPr>
          <w:p w14:paraId="0F880601" w14:textId="77777777" w:rsidR="00741574" w:rsidRPr="009404BB" w:rsidRDefault="00741574" w:rsidP="008073D5">
            <w:pPr>
              <w:pStyle w:val="TableParagraph"/>
              <w:rPr>
                <w:sz w:val="20"/>
                <w:szCs w:val="20"/>
              </w:rPr>
            </w:pPr>
          </w:p>
        </w:tc>
        <w:tc>
          <w:tcPr>
            <w:tcW w:w="509" w:type="dxa"/>
            <w:shd w:val="clear" w:color="auto" w:fill="auto"/>
          </w:tcPr>
          <w:p w14:paraId="705B042A" w14:textId="77777777" w:rsidR="00741574" w:rsidRPr="009404BB" w:rsidRDefault="00741574" w:rsidP="008073D5">
            <w:pPr>
              <w:pStyle w:val="TableParagraph"/>
              <w:rPr>
                <w:sz w:val="20"/>
                <w:szCs w:val="20"/>
              </w:rPr>
            </w:pPr>
          </w:p>
        </w:tc>
        <w:tc>
          <w:tcPr>
            <w:tcW w:w="557" w:type="dxa"/>
          </w:tcPr>
          <w:p w14:paraId="6EBBBB1D" w14:textId="77777777" w:rsidR="00741574" w:rsidRPr="009404BB" w:rsidRDefault="00741574" w:rsidP="008073D5">
            <w:pPr>
              <w:pStyle w:val="TableParagraph"/>
              <w:rPr>
                <w:sz w:val="20"/>
                <w:szCs w:val="20"/>
              </w:rPr>
            </w:pPr>
          </w:p>
        </w:tc>
        <w:tc>
          <w:tcPr>
            <w:tcW w:w="523" w:type="dxa"/>
          </w:tcPr>
          <w:p w14:paraId="33062B1E" w14:textId="77777777" w:rsidR="00741574" w:rsidRPr="009404BB" w:rsidRDefault="00741574" w:rsidP="008073D5">
            <w:pPr>
              <w:pStyle w:val="TableParagraph"/>
              <w:rPr>
                <w:sz w:val="20"/>
                <w:szCs w:val="20"/>
              </w:rPr>
            </w:pPr>
          </w:p>
        </w:tc>
        <w:tc>
          <w:tcPr>
            <w:tcW w:w="585" w:type="dxa"/>
            <w:shd w:val="clear" w:color="auto" w:fill="C2D69B" w:themeFill="accent3" w:themeFillTint="99"/>
          </w:tcPr>
          <w:p w14:paraId="0EB0E0D0" w14:textId="77777777" w:rsidR="00741574" w:rsidRPr="009404BB" w:rsidRDefault="00741574" w:rsidP="008073D5">
            <w:pPr>
              <w:pStyle w:val="TableParagraph"/>
              <w:rPr>
                <w:sz w:val="20"/>
                <w:szCs w:val="20"/>
              </w:rPr>
            </w:pPr>
          </w:p>
        </w:tc>
        <w:tc>
          <w:tcPr>
            <w:tcW w:w="585" w:type="dxa"/>
            <w:shd w:val="clear" w:color="auto" w:fill="C2D69B" w:themeFill="accent3" w:themeFillTint="99"/>
          </w:tcPr>
          <w:p w14:paraId="0A769A16" w14:textId="77777777" w:rsidR="00741574" w:rsidRPr="009404BB" w:rsidRDefault="00741574" w:rsidP="008073D5">
            <w:pPr>
              <w:pStyle w:val="TableParagraph"/>
              <w:rPr>
                <w:sz w:val="20"/>
                <w:szCs w:val="20"/>
              </w:rPr>
            </w:pPr>
          </w:p>
        </w:tc>
        <w:tc>
          <w:tcPr>
            <w:tcW w:w="585" w:type="dxa"/>
            <w:shd w:val="clear" w:color="auto" w:fill="auto"/>
          </w:tcPr>
          <w:p w14:paraId="619D0E35" w14:textId="77777777" w:rsidR="00741574" w:rsidRPr="009404BB" w:rsidRDefault="00741574" w:rsidP="008073D5">
            <w:pPr>
              <w:pStyle w:val="TableParagraph"/>
              <w:rPr>
                <w:sz w:val="20"/>
                <w:szCs w:val="20"/>
              </w:rPr>
            </w:pPr>
          </w:p>
        </w:tc>
      </w:tr>
      <w:tr w:rsidR="00741574" w:rsidRPr="009404BB" w14:paraId="083B1531" w14:textId="6136F3D3" w:rsidTr="00741574">
        <w:trPr>
          <w:trHeight w:val="887"/>
          <w:jc w:val="center"/>
        </w:trPr>
        <w:tc>
          <w:tcPr>
            <w:tcW w:w="1140" w:type="dxa"/>
          </w:tcPr>
          <w:p w14:paraId="3C8606BA" w14:textId="6D1FABF0" w:rsidR="00741574" w:rsidRPr="009404BB" w:rsidRDefault="00741574" w:rsidP="008073D5">
            <w:pPr>
              <w:pStyle w:val="TableParagraph"/>
              <w:spacing w:before="96"/>
              <w:ind w:left="98"/>
              <w:jc w:val="center"/>
              <w:rPr>
                <w:spacing w:val="-2"/>
                <w:sz w:val="20"/>
                <w:szCs w:val="20"/>
              </w:rPr>
            </w:pPr>
            <w:r w:rsidRPr="009404BB">
              <w:rPr>
                <w:spacing w:val="-2"/>
                <w:sz w:val="20"/>
                <w:szCs w:val="20"/>
              </w:rPr>
              <w:t xml:space="preserve">Melakukan Uji Coba </w:t>
            </w:r>
            <w:r>
              <w:rPr>
                <w:spacing w:val="-2"/>
                <w:sz w:val="20"/>
                <w:szCs w:val="20"/>
              </w:rPr>
              <w:t>Matrix</w:t>
            </w:r>
          </w:p>
        </w:tc>
        <w:tc>
          <w:tcPr>
            <w:tcW w:w="511" w:type="dxa"/>
          </w:tcPr>
          <w:p w14:paraId="745A2C15" w14:textId="77777777" w:rsidR="00741574" w:rsidRPr="009404BB" w:rsidRDefault="00741574" w:rsidP="008073D5">
            <w:pPr>
              <w:pStyle w:val="TableParagraph"/>
              <w:rPr>
                <w:sz w:val="20"/>
                <w:szCs w:val="20"/>
              </w:rPr>
            </w:pPr>
          </w:p>
        </w:tc>
        <w:tc>
          <w:tcPr>
            <w:tcW w:w="554" w:type="dxa"/>
          </w:tcPr>
          <w:p w14:paraId="425A21AE" w14:textId="77777777" w:rsidR="00741574" w:rsidRPr="009404BB" w:rsidRDefault="00741574" w:rsidP="008073D5">
            <w:pPr>
              <w:pStyle w:val="TableParagraph"/>
              <w:rPr>
                <w:sz w:val="20"/>
                <w:szCs w:val="20"/>
              </w:rPr>
            </w:pPr>
          </w:p>
        </w:tc>
        <w:tc>
          <w:tcPr>
            <w:tcW w:w="540" w:type="dxa"/>
          </w:tcPr>
          <w:p w14:paraId="16CAFA63" w14:textId="77777777" w:rsidR="00741574" w:rsidRPr="009404BB" w:rsidRDefault="00741574" w:rsidP="008073D5">
            <w:pPr>
              <w:pStyle w:val="TableParagraph"/>
              <w:rPr>
                <w:sz w:val="20"/>
                <w:szCs w:val="20"/>
              </w:rPr>
            </w:pPr>
          </w:p>
        </w:tc>
        <w:tc>
          <w:tcPr>
            <w:tcW w:w="480" w:type="dxa"/>
            <w:shd w:val="clear" w:color="auto" w:fill="auto"/>
          </w:tcPr>
          <w:p w14:paraId="03F46A35" w14:textId="77777777" w:rsidR="00741574" w:rsidRPr="009404BB" w:rsidRDefault="00741574" w:rsidP="008073D5">
            <w:pPr>
              <w:pStyle w:val="TableParagraph"/>
              <w:rPr>
                <w:sz w:val="20"/>
                <w:szCs w:val="20"/>
              </w:rPr>
            </w:pPr>
          </w:p>
        </w:tc>
        <w:tc>
          <w:tcPr>
            <w:tcW w:w="509" w:type="dxa"/>
            <w:shd w:val="clear" w:color="auto" w:fill="auto"/>
          </w:tcPr>
          <w:p w14:paraId="529B163F" w14:textId="77777777" w:rsidR="00741574" w:rsidRPr="009404BB" w:rsidRDefault="00741574" w:rsidP="008073D5">
            <w:pPr>
              <w:pStyle w:val="TableParagraph"/>
              <w:rPr>
                <w:sz w:val="20"/>
                <w:szCs w:val="20"/>
              </w:rPr>
            </w:pPr>
          </w:p>
        </w:tc>
        <w:tc>
          <w:tcPr>
            <w:tcW w:w="557" w:type="dxa"/>
          </w:tcPr>
          <w:p w14:paraId="22B1420F" w14:textId="77777777" w:rsidR="00741574" w:rsidRPr="009404BB" w:rsidRDefault="00741574" w:rsidP="008073D5">
            <w:pPr>
              <w:pStyle w:val="TableParagraph"/>
              <w:rPr>
                <w:sz w:val="20"/>
                <w:szCs w:val="20"/>
              </w:rPr>
            </w:pPr>
          </w:p>
        </w:tc>
        <w:tc>
          <w:tcPr>
            <w:tcW w:w="523" w:type="dxa"/>
            <w:shd w:val="clear" w:color="auto" w:fill="auto"/>
          </w:tcPr>
          <w:p w14:paraId="054004C2" w14:textId="77777777" w:rsidR="00741574" w:rsidRPr="00741574" w:rsidRDefault="00741574" w:rsidP="008073D5">
            <w:pPr>
              <w:pStyle w:val="TableParagraph"/>
              <w:rPr>
                <w:sz w:val="20"/>
                <w:szCs w:val="20"/>
              </w:rPr>
            </w:pPr>
          </w:p>
        </w:tc>
        <w:tc>
          <w:tcPr>
            <w:tcW w:w="585" w:type="dxa"/>
            <w:shd w:val="clear" w:color="auto" w:fill="auto"/>
          </w:tcPr>
          <w:p w14:paraId="040328A6" w14:textId="77777777" w:rsidR="00741574" w:rsidRPr="00741574" w:rsidRDefault="00741574" w:rsidP="008073D5">
            <w:pPr>
              <w:pStyle w:val="TableParagraph"/>
              <w:rPr>
                <w:sz w:val="20"/>
                <w:szCs w:val="20"/>
              </w:rPr>
            </w:pPr>
          </w:p>
        </w:tc>
        <w:tc>
          <w:tcPr>
            <w:tcW w:w="585" w:type="dxa"/>
            <w:shd w:val="clear" w:color="auto" w:fill="auto"/>
          </w:tcPr>
          <w:p w14:paraId="7D7C700C" w14:textId="77777777" w:rsidR="00741574" w:rsidRPr="00741574" w:rsidRDefault="00741574" w:rsidP="008073D5">
            <w:pPr>
              <w:pStyle w:val="TableParagraph"/>
              <w:rPr>
                <w:sz w:val="20"/>
                <w:szCs w:val="20"/>
              </w:rPr>
            </w:pPr>
          </w:p>
        </w:tc>
        <w:tc>
          <w:tcPr>
            <w:tcW w:w="585" w:type="dxa"/>
            <w:shd w:val="clear" w:color="auto" w:fill="FABF8F" w:themeFill="accent6" w:themeFillTint="99"/>
          </w:tcPr>
          <w:p w14:paraId="1434C710" w14:textId="77777777" w:rsidR="00741574" w:rsidRPr="00741574" w:rsidRDefault="00741574" w:rsidP="008073D5">
            <w:pPr>
              <w:pStyle w:val="TableParagraph"/>
              <w:rPr>
                <w:sz w:val="20"/>
                <w:szCs w:val="20"/>
              </w:rPr>
            </w:pPr>
          </w:p>
        </w:tc>
      </w:tr>
    </w:tbl>
    <w:p w14:paraId="5DA8A4B5" w14:textId="77777777" w:rsidR="002C01CC" w:rsidRPr="009404BB" w:rsidRDefault="002C01CC" w:rsidP="002C01CC">
      <w:pPr>
        <w:spacing w:line="276" w:lineRule="auto"/>
        <w:ind w:right="461"/>
        <w:jc w:val="both"/>
        <w:rPr>
          <w:sz w:val="20"/>
          <w:szCs w:val="20"/>
        </w:rPr>
      </w:pPr>
    </w:p>
    <w:p w14:paraId="29C39E87" w14:textId="77777777" w:rsidR="002C01CC" w:rsidRPr="009404BB" w:rsidRDefault="002C01CC" w:rsidP="002C01CC">
      <w:pPr>
        <w:spacing w:line="276" w:lineRule="auto"/>
        <w:ind w:right="461"/>
        <w:jc w:val="both"/>
        <w:rPr>
          <w:b/>
          <w:bCs/>
          <w:sz w:val="20"/>
          <w:szCs w:val="20"/>
        </w:rPr>
      </w:pPr>
      <w:r w:rsidRPr="009404BB">
        <w:rPr>
          <w:b/>
          <w:bCs/>
          <w:sz w:val="20"/>
          <w:szCs w:val="20"/>
        </w:rPr>
        <w:t xml:space="preserve">5.1 BAGIAN YANG SUDAH DIKERJAKAN </w:t>
      </w:r>
    </w:p>
    <w:p w14:paraId="76796C81" w14:textId="24272A5C" w:rsidR="002C01CC" w:rsidRPr="009404BB" w:rsidRDefault="002C01CC" w:rsidP="0025234A">
      <w:pPr>
        <w:spacing w:line="276" w:lineRule="auto"/>
        <w:ind w:right="461" w:firstLine="284"/>
        <w:jc w:val="both"/>
        <w:rPr>
          <w:sz w:val="20"/>
          <w:szCs w:val="20"/>
        </w:rPr>
      </w:pPr>
      <w:r w:rsidRPr="009404BB">
        <w:rPr>
          <w:sz w:val="20"/>
          <w:szCs w:val="20"/>
        </w:rPr>
        <w:t>Pada Pada tahap penelitian proyek akhir ini, beberapa bagian penting telah berhasil diselesaikan sebagai langkah awal dalam pengembangan sistem. Berikut adalah bagian-bagian yang telah dikerjakan:</w:t>
      </w:r>
    </w:p>
    <w:p w14:paraId="2B448D65" w14:textId="77777777" w:rsidR="002C01CC" w:rsidRPr="009404BB" w:rsidRDefault="002C01CC" w:rsidP="002C01CC">
      <w:pPr>
        <w:pStyle w:val="ListParagraph"/>
        <w:numPr>
          <w:ilvl w:val="0"/>
          <w:numId w:val="11"/>
        </w:numPr>
        <w:spacing w:line="276" w:lineRule="auto"/>
        <w:ind w:left="567" w:right="461"/>
        <w:jc w:val="both"/>
        <w:rPr>
          <w:b/>
          <w:bCs/>
          <w:sz w:val="20"/>
          <w:szCs w:val="20"/>
        </w:rPr>
      </w:pPr>
      <w:r w:rsidRPr="009404BB">
        <w:rPr>
          <w:b/>
          <w:bCs/>
          <w:sz w:val="20"/>
          <w:szCs w:val="20"/>
        </w:rPr>
        <w:t>Analisis Kebutuhan User</w:t>
      </w:r>
    </w:p>
    <w:p w14:paraId="7FF13155" w14:textId="77777777" w:rsidR="002C01CC" w:rsidRPr="009404BB" w:rsidRDefault="002C01CC" w:rsidP="002C01CC">
      <w:pPr>
        <w:pStyle w:val="ListParagraph"/>
        <w:spacing w:line="276" w:lineRule="auto"/>
        <w:ind w:left="567" w:right="461"/>
        <w:jc w:val="both"/>
        <w:rPr>
          <w:sz w:val="20"/>
          <w:szCs w:val="20"/>
        </w:rPr>
      </w:pPr>
      <w:r w:rsidRPr="009404BB">
        <w:rPr>
          <w:sz w:val="20"/>
          <w:szCs w:val="20"/>
        </w:rPr>
        <w:t>Tahap ini telah dilakukan dengan mengidentifikasi kebutuhan utama pengguna yang berfokus pada manajemen test case QA. Proses ini melibatkan analisis mendalam terkait fitur-fitur yang dibutuhkan, seperti pencarian test case berbasis konteks dan penyediaan jawaban yang relevan dengan pertanyaan pengguna.</w:t>
      </w:r>
    </w:p>
    <w:p w14:paraId="62FE7B52" w14:textId="77777777" w:rsidR="002C01CC" w:rsidRPr="009404BB" w:rsidRDefault="002C01CC" w:rsidP="002C01CC">
      <w:pPr>
        <w:pStyle w:val="ListParagraph"/>
        <w:numPr>
          <w:ilvl w:val="0"/>
          <w:numId w:val="11"/>
        </w:numPr>
        <w:spacing w:line="276" w:lineRule="auto"/>
        <w:ind w:left="567" w:right="461"/>
        <w:jc w:val="both"/>
        <w:rPr>
          <w:b/>
          <w:bCs/>
          <w:sz w:val="20"/>
          <w:szCs w:val="20"/>
        </w:rPr>
      </w:pPr>
      <w:r w:rsidRPr="009404BB">
        <w:rPr>
          <w:b/>
          <w:bCs/>
          <w:sz w:val="20"/>
          <w:szCs w:val="20"/>
        </w:rPr>
        <w:t>Pengumpulan Dataset</w:t>
      </w:r>
    </w:p>
    <w:p w14:paraId="57CDD2ED" w14:textId="77777777" w:rsidR="002C01CC" w:rsidRPr="009404BB" w:rsidRDefault="002C01CC" w:rsidP="002C01CC">
      <w:pPr>
        <w:spacing w:line="276" w:lineRule="auto"/>
        <w:ind w:left="567" w:right="461"/>
        <w:jc w:val="both"/>
        <w:rPr>
          <w:sz w:val="20"/>
          <w:szCs w:val="20"/>
        </w:rPr>
      </w:pPr>
      <w:r w:rsidRPr="009404BB">
        <w:rPr>
          <w:sz w:val="20"/>
          <w:szCs w:val="20"/>
        </w:rPr>
        <w:t>Data yang digunakan untuk chatbot telah berhasil dikumpulkan. Dataset ini terdiri dari pasangan pertanyaan dan jawaban yang relevan dengan kebutuhan manajemen test case QA. Proses ini meliputi pengelompokan, validasi, dan penyesuaian data untuk mendukung model chatbot.</w:t>
      </w:r>
    </w:p>
    <w:p w14:paraId="0E21BBA5" w14:textId="77777777" w:rsidR="002C01CC" w:rsidRPr="009404BB" w:rsidRDefault="002C01CC" w:rsidP="002C01CC">
      <w:pPr>
        <w:pStyle w:val="ListParagraph"/>
        <w:numPr>
          <w:ilvl w:val="0"/>
          <w:numId w:val="11"/>
        </w:numPr>
        <w:spacing w:line="276" w:lineRule="auto"/>
        <w:ind w:left="567" w:right="461"/>
        <w:jc w:val="both"/>
        <w:rPr>
          <w:b/>
          <w:bCs/>
          <w:sz w:val="20"/>
          <w:szCs w:val="20"/>
        </w:rPr>
      </w:pPr>
      <w:r w:rsidRPr="009404BB">
        <w:rPr>
          <w:b/>
          <w:bCs/>
          <w:sz w:val="20"/>
          <w:szCs w:val="20"/>
        </w:rPr>
        <w:t>Mengembangkan Model</w:t>
      </w:r>
    </w:p>
    <w:p w14:paraId="3F2871D9" w14:textId="77777777" w:rsidR="002C01CC" w:rsidRPr="009404BB" w:rsidRDefault="002C01CC" w:rsidP="002C01CC">
      <w:pPr>
        <w:spacing w:line="276" w:lineRule="auto"/>
        <w:ind w:left="567" w:right="461"/>
        <w:jc w:val="both"/>
        <w:rPr>
          <w:sz w:val="20"/>
          <w:szCs w:val="20"/>
        </w:rPr>
      </w:pPr>
      <w:r w:rsidRPr="009404BB">
        <w:rPr>
          <w:sz w:val="20"/>
          <w:szCs w:val="20"/>
        </w:rPr>
        <w:t xml:space="preserve">Model utama untuk mendukung sistem telah dikembangkan. Pengembangan ini melibatkan proses seperti pelatihan </w:t>
      </w:r>
      <w:r w:rsidRPr="009404BB">
        <w:rPr>
          <w:sz w:val="20"/>
          <w:szCs w:val="20"/>
        </w:rPr>
        <w:lastRenderedPageBreak/>
        <w:t xml:space="preserve">model, tuning parameter, dan optimalisasi agar model mampu memberikan hasil yang akurat sesuai dengan tujuan sistem. </w:t>
      </w:r>
    </w:p>
    <w:p w14:paraId="0DA4618F" w14:textId="77777777" w:rsidR="002C01CC" w:rsidRPr="009404BB" w:rsidRDefault="002C01CC" w:rsidP="002C01CC">
      <w:pPr>
        <w:pStyle w:val="ListParagraph"/>
        <w:numPr>
          <w:ilvl w:val="0"/>
          <w:numId w:val="11"/>
        </w:numPr>
        <w:spacing w:line="276" w:lineRule="auto"/>
        <w:ind w:left="567" w:right="461"/>
        <w:jc w:val="both"/>
        <w:rPr>
          <w:b/>
          <w:bCs/>
          <w:sz w:val="20"/>
          <w:szCs w:val="20"/>
        </w:rPr>
      </w:pPr>
      <w:r w:rsidRPr="009404BB">
        <w:rPr>
          <w:b/>
          <w:bCs/>
          <w:sz w:val="20"/>
          <w:szCs w:val="20"/>
        </w:rPr>
        <w:t>Pengujian Kinerja Model</w:t>
      </w:r>
    </w:p>
    <w:p w14:paraId="4A86488C" w14:textId="1C9A0398" w:rsidR="0025234A" w:rsidRDefault="002C01CC" w:rsidP="0025234A">
      <w:pPr>
        <w:spacing w:line="276" w:lineRule="auto"/>
        <w:ind w:left="567" w:right="461"/>
        <w:jc w:val="both"/>
        <w:rPr>
          <w:sz w:val="20"/>
          <w:szCs w:val="20"/>
        </w:rPr>
      </w:pPr>
      <w:r w:rsidRPr="009404BB">
        <w:rPr>
          <w:sz w:val="20"/>
          <w:szCs w:val="20"/>
        </w:rPr>
        <w:t>Setelah model dikembangkan, pengujian kinerja telah dilakukan untuk mengevaluasi efektivitas dan efisiensinya. Pengujian ini mencakup evaluasi terhadap akurasi prediksi, waktu respons, serta kemampuan model untuk menangani berbagai jenis skenario yang mungkin terjadi dalam sistem.</w:t>
      </w:r>
    </w:p>
    <w:p w14:paraId="0758043D" w14:textId="10922E38" w:rsidR="00AE563E" w:rsidRPr="009404BB" w:rsidRDefault="00AE563E" w:rsidP="00AE563E">
      <w:pPr>
        <w:pStyle w:val="ListParagraph"/>
        <w:numPr>
          <w:ilvl w:val="0"/>
          <w:numId w:val="11"/>
        </w:numPr>
        <w:spacing w:line="276" w:lineRule="auto"/>
        <w:ind w:left="567" w:right="461"/>
        <w:jc w:val="both"/>
        <w:rPr>
          <w:b/>
          <w:bCs/>
          <w:sz w:val="20"/>
          <w:szCs w:val="20"/>
        </w:rPr>
      </w:pPr>
      <w:r w:rsidRPr="009404BB">
        <w:rPr>
          <w:b/>
          <w:bCs/>
          <w:sz w:val="20"/>
          <w:szCs w:val="20"/>
        </w:rPr>
        <w:t>Pen</w:t>
      </w:r>
      <w:r>
        <w:rPr>
          <w:b/>
          <w:bCs/>
          <w:sz w:val="20"/>
          <w:szCs w:val="20"/>
        </w:rPr>
        <w:t>ambahan Sinonim</w:t>
      </w:r>
    </w:p>
    <w:p w14:paraId="56A74112" w14:textId="2AF3B0D8" w:rsidR="00AE563E" w:rsidRDefault="00AE563E" w:rsidP="00AE563E">
      <w:pPr>
        <w:spacing w:line="276" w:lineRule="auto"/>
        <w:ind w:left="567" w:right="461"/>
        <w:jc w:val="both"/>
        <w:rPr>
          <w:sz w:val="20"/>
          <w:szCs w:val="20"/>
        </w:rPr>
      </w:pPr>
      <w:r>
        <w:rPr>
          <w:sz w:val="20"/>
          <w:szCs w:val="20"/>
        </w:rPr>
        <w:t>Penambahan sinonim berdasarkan permasalahan sebelumnya yaitu chatbot tidak mengenali kata dengan maksud serupa</w:t>
      </w:r>
      <w:r w:rsidRPr="009404BB">
        <w:rPr>
          <w:sz w:val="20"/>
          <w:szCs w:val="20"/>
        </w:rPr>
        <w:t>.</w:t>
      </w:r>
      <w:r>
        <w:rPr>
          <w:sz w:val="20"/>
          <w:szCs w:val="20"/>
        </w:rPr>
        <w:t xml:space="preserve"> Tujuan utama ditambahkan sinonim adalah untuk mendukung performansi </w:t>
      </w:r>
      <w:r w:rsidRPr="00AE563E">
        <w:rPr>
          <w:sz w:val="20"/>
          <w:szCs w:val="20"/>
        </w:rPr>
        <w:t>logika chatbot, menambahkan sinonim agar bisa menangkap pertanyaan yang sama</w:t>
      </w:r>
      <w:r>
        <w:rPr>
          <w:sz w:val="20"/>
          <w:szCs w:val="20"/>
        </w:rPr>
        <w:t>.</w:t>
      </w:r>
    </w:p>
    <w:p w14:paraId="03099D21" w14:textId="098862BB" w:rsidR="00AE563E" w:rsidRPr="009404BB" w:rsidRDefault="00AE563E" w:rsidP="00AE563E">
      <w:pPr>
        <w:pStyle w:val="ListParagraph"/>
        <w:numPr>
          <w:ilvl w:val="0"/>
          <w:numId w:val="11"/>
        </w:numPr>
        <w:spacing w:line="276" w:lineRule="auto"/>
        <w:ind w:left="567" w:right="461"/>
        <w:jc w:val="both"/>
        <w:rPr>
          <w:b/>
          <w:bCs/>
          <w:sz w:val="20"/>
          <w:szCs w:val="20"/>
        </w:rPr>
      </w:pPr>
      <w:r>
        <w:rPr>
          <w:b/>
          <w:bCs/>
          <w:sz w:val="20"/>
          <w:szCs w:val="20"/>
        </w:rPr>
        <w:t>Pengintegrasian Backend dan Frontend</w:t>
      </w:r>
    </w:p>
    <w:p w14:paraId="22DDA64D" w14:textId="56699C1F" w:rsidR="00AE563E" w:rsidRDefault="00AE563E" w:rsidP="00AE563E">
      <w:pPr>
        <w:spacing w:line="276" w:lineRule="auto"/>
        <w:ind w:left="567" w:right="461"/>
        <w:jc w:val="both"/>
        <w:rPr>
          <w:sz w:val="20"/>
          <w:szCs w:val="20"/>
        </w:rPr>
      </w:pPr>
      <w:r w:rsidRPr="00AE563E">
        <w:rPr>
          <w:sz w:val="20"/>
          <w:szCs w:val="20"/>
        </w:rPr>
        <w:t>Setelah lingkungan pengembangan disiapkan, dataset dikelola, dan logika dasar chatbot dibangun, fokus selanjutnya dialihkan pada pengembangan antarmuka pengguna (UI) dan pengalaman pengguna (UX). Integrasi yang komprehensif antara model backend dan frontend kemudian diimplementasikan, diikuti oleh serangkaian pengujian chatbot yang bertujuan untuk memastikan fungsionalitas yang optimal</w:t>
      </w:r>
      <w:r w:rsidRPr="009404BB">
        <w:rPr>
          <w:sz w:val="20"/>
          <w:szCs w:val="20"/>
        </w:rPr>
        <w:t>.</w:t>
      </w:r>
    </w:p>
    <w:p w14:paraId="33D9CDDB" w14:textId="77777777" w:rsidR="00AE563E" w:rsidRPr="009404BB" w:rsidRDefault="00AE563E" w:rsidP="00741574">
      <w:pPr>
        <w:spacing w:line="276" w:lineRule="auto"/>
        <w:ind w:right="461"/>
        <w:jc w:val="both"/>
        <w:rPr>
          <w:sz w:val="20"/>
          <w:szCs w:val="20"/>
        </w:rPr>
      </w:pPr>
    </w:p>
    <w:p w14:paraId="20076ABD" w14:textId="77777777" w:rsidR="002C01CC" w:rsidRPr="009404BB" w:rsidRDefault="002C01CC" w:rsidP="002C01CC">
      <w:pPr>
        <w:spacing w:line="276" w:lineRule="auto"/>
        <w:ind w:right="461" w:firstLine="284"/>
        <w:jc w:val="both"/>
        <w:rPr>
          <w:sz w:val="20"/>
          <w:szCs w:val="20"/>
        </w:rPr>
      </w:pPr>
      <w:r w:rsidRPr="009404BB">
        <w:rPr>
          <w:sz w:val="20"/>
          <w:szCs w:val="20"/>
        </w:rPr>
        <w:t>Sesuai Tabel 5.1 timeline pengerjaan proyek dengan tanda khusus yaitu sel berwarna hijau yang menunjukkan bagian-bagian yang telah selesai. Gambar ini membantu untuk memberikan gambaran visual terhadap kemajuan proyek dan bagian yang sudah dikerjakan.</w:t>
      </w:r>
    </w:p>
    <w:p w14:paraId="5796971F" w14:textId="77777777" w:rsidR="002C01CC" w:rsidRDefault="002C01CC" w:rsidP="002C01CC">
      <w:pPr>
        <w:spacing w:line="276" w:lineRule="auto"/>
        <w:ind w:right="461"/>
        <w:jc w:val="both"/>
        <w:rPr>
          <w:sz w:val="20"/>
          <w:szCs w:val="20"/>
        </w:rPr>
      </w:pPr>
    </w:p>
    <w:p w14:paraId="672A1C32" w14:textId="77777777" w:rsidR="00D87562" w:rsidRPr="009404BB" w:rsidRDefault="00D87562" w:rsidP="002C01CC">
      <w:pPr>
        <w:spacing w:line="276" w:lineRule="auto"/>
        <w:ind w:right="461"/>
        <w:jc w:val="both"/>
        <w:rPr>
          <w:sz w:val="20"/>
          <w:szCs w:val="20"/>
        </w:rPr>
      </w:pPr>
    </w:p>
    <w:p w14:paraId="47305E85" w14:textId="77777777" w:rsidR="002C01CC" w:rsidRPr="009404BB" w:rsidRDefault="002C01CC" w:rsidP="002C01CC">
      <w:pPr>
        <w:spacing w:line="276" w:lineRule="auto"/>
        <w:ind w:right="461"/>
        <w:jc w:val="both"/>
        <w:rPr>
          <w:b/>
          <w:bCs/>
          <w:sz w:val="20"/>
          <w:szCs w:val="20"/>
        </w:rPr>
      </w:pPr>
      <w:r w:rsidRPr="009404BB">
        <w:rPr>
          <w:b/>
          <w:bCs/>
          <w:sz w:val="20"/>
          <w:szCs w:val="20"/>
        </w:rPr>
        <w:lastRenderedPageBreak/>
        <w:t xml:space="preserve">5.2 BAGIAN YANG BELUM DIKERJAKAN </w:t>
      </w:r>
    </w:p>
    <w:p w14:paraId="12F0E4D7" w14:textId="487938CD" w:rsidR="002C01CC" w:rsidRPr="009404BB" w:rsidRDefault="002C01CC" w:rsidP="0025234A">
      <w:pPr>
        <w:spacing w:line="276" w:lineRule="auto"/>
        <w:ind w:right="461" w:firstLine="284"/>
        <w:jc w:val="both"/>
        <w:rPr>
          <w:sz w:val="20"/>
          <w:szCs w:val="20"/>
        </w:rPr>
      </w:pPr>
      <w:r w:rsidRPr="009404BB">
        <w:rPr>
          <w:sz w:val="20"/>
          <w:szCs w:val="20"/>
        </w:rPr>
        <w:t>Dalam tahap penelitian proyek akhir ini, terdapat bagian yang masih dalam proses pengerjaan dan beberapa bagian lainnya yang belum dikerjakan. Berikut adalah ulasan mengenai bagian tersebut:</w:t>
      </w:r>
    </w:p>
    <w:p w14:paraId="205551E0" w14:textId="77777777" w:rsidR="002C01CC" w:rsidRPr="009404BB" w:rsidRDefault="002C01CC" w:rsidP="002C01CC">
      <w:pPr>
        <w:pStyle w:val="ListParagraph"/>
        <w:numPr>
          <w:ilvl w:val="0"/>
          <w:numId w:val="12"/>
        </w:numPr>
        <w:spacing w:line="276" w:lineRule="auto"/>
        <w:ind w:right="461"/>
        <w:jc w:val="both"/>
        <w:rPr>
          <w:b/>
          <w:bCs/>
          <w:sz w:val="20"/>
          <w:szCs w:val="20"/>
        </w:rPr>
      </w:pPr>
      <w:r w:rsidRPr="009404BB">
        <w:rPr>
          <w:b/>
          <w:bCs/>
          <w:sz w:val="20"/>
          <w:szCs w:val="20"/>
        </w:rPr>
        <w:t>Bagian yang Belum Dikerjakan</w:t>
      </w:r>
    </w:p>
    <w:p w14:paraId="77FB1290" w14:textId="76042721" w:rsidR="00741574" w:rsidRDefault="002C01CC" w:rsidP="00741574">
      <w:pPr>
        <w:spacing w:line="276" w:lineRule="auto"/>
        <w:ind w:left="709" w:right="461"/>
        <w:jc w:val="both"/>
        <w:rPr>
          <w:sz w:val="20"/>
          <w:szCs w:val="20"/>
        </w:rPr>
      </w:pPr>
      <w:r w:rsidRPr="009404BB">
        <w:rPr>
          <w:sz w:val="20"/>
          <w:szCs w:val="20"/>
        </w:rPr>
        <w:t>Terdapat beberapa bagian penting yang belum dikerjakan dan akan menjadi prioritas pada tahap berikutnya, yaitu:</w:t>
      </w:r>
    </w:p>
    <w:p w14:paraId="1D4665F2" w14:textId="77777777" w:rsidR="00741574" w:rsidRPr="009404BB" w:rsidRDefault="00741574" w:rsidP="00741574">
      <w:pPr>
        <w:spacing w:line="276" w:lineRule="auto"/>
        <w:ind w:left="709" w:right="461"/>
        <w:jc w:val="both"/>
        <w:rPr>
          <w:sz w:val="20"/>
          <w:szCs w:val="20"/>
        </w:rPr>
      </w:pPr>
    </w:p>
    <w:p w14:paraId="29CC33A0" w14:textId="437D60C6" w:rsidR="002C01CC" w:rsidRPr="009404BB" w:rsidRDefault="002C01CC" w:rsidP="002C01CC">
      <w:pPr>
        <w:pStyle w:val="ListParagraph"/>
        <w:numPr>
          <w:ilvl w:val="0"/>
          <w:numId w:val="13"/>
        </w:numPr>
        <w:spacing w:line="276" w:lineRule="auto"/>
        <w:ind w:right="461"/>
        <w:jc w:val="both"/>
        <w:rPr>
          <w:b/>
          <w:bCs/>
          <w:sz w:val="20"/>
          <w:szCs w:val="20"/>
        </w:rPr>
      </w:pPr>
      <w:r w:rsidRPr="009404BB">
        <w:rPr>
          <w:b/>
          <w:bCs/>
          <w:sz w:val="20"/>
          <w:szCs w:val="20"/>
        </w:rPr>
        <w:t>Me</w:t>
      </w:r>
      <w:r w:rsidR="00AE563E">
        <w:rPr>
          <w:b/>
          <w:bCs/>
          <w:sz w:val="20"/>
          <w:szCs w:val="20"/>
        </w:rPr>
        <w:t>lakukan Uji Chat Dengan Metrix Evaluasi</w:t>
      </w:r>
    </w:p>
    <w:p w14:paraId="19E5483C" w14:textId="6CE7DD79" w:rsidR="002C01CC" w:rsidRDefault="007B6C4A" w:rsidP="002C01CC">
      <w:pPr>
        <w:pStyle w:val="ListParagraph"/>
        <w:spacing w:line="276" w:lineRule="auto"/>
        <w:ind w:left="1069" w:right="461"/>
        <w:jc w:val="both"/>
        <w:rPr>
          <w:sz w:val="20"/>
          <w:szCs w:val="20"/>
        </w:rPr>
      </w:pPr>
      <w:r>
        <w:rPr>
          <w:sz w:val="20"/>
          <w:szCs w:val="20"/>
        </w:rPr>
        <w:t>S</w:t>
      </w:r>
      <w:r w:rsidRPr="007B6C4A">
        <w:rPr>
          <w:sz w:val="20"/>
          <w:szCs w:val="20"/>
        </w:rPr>
        <w:t>istem mengidentifikasi pertanyaan yang paling mirip dengan input pengguna dari dataset yang tersedia. Selanjutnya, sistem akan mengembalikan jawaban yang tersimpan untuk pertanyaan dengan tingkat kemiripan tertinggi tersebut. Diperlukan uji coba hasil chatbot menggunakan metrix evaluasi agar hasil jawaban yang diberikan sepenuhnya benar atau masuk akal dalam konteks pertanyaan pengguna.</w:t>
      </w:r>
    </w:p>
    <w:p w14:paraId="0B6D8F5E" w14:textId="77777777" w:rsidR="00741574" w:rsidRPr="009404BB" w:rsidRDefault="00741574" w:rsidP="002C01CC">
      <w:pPr>
        <w:pStyle w:val="ListParagraph"/>
        <w:spacing w:line="276" w:lineRule="auto"/>
        <w:ind w:left="1069" w:right="461"/>
        <w:jc w:val="both"/>
        <w:rPr>
          <w:sz w:val="20"/>
          <w:szCs w:val="20"/>
        </w:rPr>
      </w:pPr>
    </w:p>
    <w:p w14:paraId="72BAA3EA" w14:textId="77777777" w:rsidR="002C01CC" w:rsidRPr="009404BB" w:rsidRDefault="002C01CC" w:rsidP="002C01CC">
      <w:pPr>
        <w:pStyle w:val="ListParagraph"/>
        <w:spacing w:line="276" w:lineRule="auto"/>
        <w:ind w:left="0" w:right="461" w:firstLine="284"/>
        <w:jc w:val="both"/>
        <w:rPr>
          <w:sz w:val="20"/>
          <w:szCs w:val="20"/>
        </w:rPr>
      </w:pPr>
      <w:r w:rsidRPr="009404BB">
        <w:rPr>
          <w:sz w:val="20"/>
          <w:szCs w:val="20"/>
        </w:rPr>
        <w:t xml:space="preserve">Sesuai Tabel 5.1 timeline pengerjaan proyek dengan tanda khusus yang menunjukkan bagian yang sedang dikerjakan (berwarna kuning) dan bagian-bagian yang belum dikerjakan (berwarna merah). Dengan fokus pada perbaikan kinerja model dan perencanaan pengerjaan bagian-bagian yang belum diselesaikan, proyek ini diharapkan dapat diselesaikan sesuai dengan tujuan yang telah ditetapkan. </w:t>
      </w:r>
    </w:p>
    <w:p w14:paraId="7D2F4E93" w14:textId="77777777" w:rsidR="002C01CC" w:rsidRPr="009404BB" w:rsidRDefault="002C01CC" w:rsidP="002C01CC">
      <w:pPr>
        <w:spacing w:line="276" w:lineRule="auto"/>
        <w:ind w:right="461"/>
        <w:jc w:val="both"/>
        <w:rPr>
          <w:sz w:val="20"/>
          <w:szCs w:val="20"/>
        </w:rPr>
      </w:pPr>
    </w:p>
    <w:p w14:paraId="1AE6664D" w14:textId="77777777" w:rsidR="002C01CC" w:rsidRPr="009404BB" w:rsidRDefault="002C01CC" w:rsidP="002C01CC">
      <w:pPr>
        <w:spacing w:line="276" w:lineRule="auto"/>
        <w:ind w:right="461"/>
        <w:jc w:val="both"/>
        <w:rPr>
          <w:b/>
          <w:bCs/>
          <w:sz w:val="20"/>
          <w:szCs w:val="20"/>
        </w:rPr>
      </w:pPr>
      <w:r w:rsidRPr="009404BB">
        <w:rPr>
          <w:b/>
          <w:bCs/>
          <w:sz w:val="20"/>
          <w:szCs w:val="20"/>
        </w:rPr>
        <w:t xml:space="preserve">5.3 KENDALA  </w:t>
      </w:r>
    </w:p>
    <w:p w14:paraId="13EF460E" w14:textId="77777777" w:rsidR="002C01CC" w:rsidRPr="009404BB" w:rsidRDefault="002C01CC" w:rsidP="002C01CC">
      <w:pPr>
        <w:spacing w:line="276" w:lineRule="auto"/>
        <w:ind w:right="461" w:firstLine="284"/>
        <w:jc w:val="both"/>
        <w:rPr>
          <w:sz w:val="20"/>
          <w:szCs w:val="20"/>
        </w:rPr>
      </w:pPr>
      <w:r w:rsidRPr="009404BB">
        <w:rPr>
          <w:sz w:val="20"/>
          <w:szCs w:val="20"/>
        </w:rPr>
        <w:t>Berdasarkan perkembangan pengerjaan penelitian, peneliti menghadapi beberapa kendala, diantaranya adalah sebagai berikut:</w:t>
      </w:r>
    </w:p>
    <w:p w14:paraId="5D5F55C2" w14:textId="77777777" w:rsidR="002C01CC" w:rsidRPr="009404BB" w:rsidRDefault="002C01CC" w:rsidP="002C01CC">
      <w:pPr>
        <w:pStyle w:val="ListParagraph"/>
        <w:widowControl w:val="0"/>
        <w:numPr>
          <w:ilvl w:val="0"/>
          <w:numId w:val="19"/>
        </w:numPr>
        <w:tabs>
          <w:tab w:val="left" w:pos="998"/>
          <w:tab w:val="left" w:pos="1000"/>
        </w:tabs>
        <w:autoSpaceDE w:val="0"/>
        <w:autoSpaceDN w:val="0"/>
        <w:spacing w:before="70" w:line="276" w:lineRule="auto"/>
        <w:ind w:left="426" w:right="560"/>
        <w:contextualSpacing w:val="0"/>
        <w:jc w:val="both"/>
        <w:rPr>
          <w:sz w:val="20"/>
          <w:szCs w:val="20"/>
        </w:rPr>
      </w:pPr>
      <w:r w:rsidRPr="009404BB">
        <w:rPr>
          <w:sz w:val="20"/>
          <w:szCs w:val="20"/>
        </w:rPr>
        <w:t>Dataset yang diperlukan untuk keperluan knowledge base cukup kompleks dan banyak duplikasi data dari data dokumen asli.</w:t>
      </w:r>
    </w:p>
    <w:p w14:paraId="40AF9A04" w14:textId="55B201D3" w:rsidR="002C01CC" w:rsidRPr="009404BB" w:rsidRDefault="002C01CC" w:rsidP="00615912">
      <w:pPr>
        <w:pStyle w:val="ListParagraph"/>
        <w:widowControl w:val="0"/>
        <w:numPr>
          <w:ilvl w:val="0"/>
          <w:numId w:val="19"/>
        </w:numPr>
        <w:tabs>
          <w:tab w:val="left" w:pos="998"/>
          <w:tab w:val="left" w:pos="1000"/>
        </w:tabs>
        <w:autoSpaceDE w:val="0"/>
        <w:autoSpaceDN w:val="0"/>
        <w:spacing w:line="276" w:lineRule="auto"/>
        <w:ind w:left="426" w:right="560"/>
        <w:contextualSpacing w:val="0"/>
        <w:jc w:val="both"/>
        <w:rPr>
          <w:sz w:val="20"/>
          <w:szCs w:val="20"/>
        </w:rPr>
      </w:pPr>
      <w:r w:rsidRPr="009404BB">
        <w:rPr>
          <w:sz w:val="20"/>
          <w:szCs w:val="20"/>
        </w:rPr>
        <w:t xml:space="preserve">Jumlah dataset yang diperlukan untuk melatih  model cukup </w:t>
      </w:r>
      <w:r w:rsidRPr="009404BB">
        <w:rPr>
          <w:sz w:val="20"/>
          <w:szCs w:val="20"/>
        </w:rPr>
        <w:lastRenderedPageBreak/>
        <w:t>besar, sehingga memerlukan waktu dan sumber daya yang lebih banyak untuk menyusun dataset qna.</w:t>
      </w:r>
    </w:p>
    <w:p w14:paraId="2BB47135" w14:textId="77777777" w:rsidR="002C01CC" w:rsidRPr="009404BB" w:rsidRDefault="002C01CC" w:rsidP="002C01CC">
      <w:pPr>
        <w:pStyle w:val="Heading1"/>
        <w:ind w:right="461"/>
        <w:rPr>
          <w:b w:val="0"/>
          <w:szCs w:val="20"/>
        </w:rPr>
      </w:pPr>
      <w:bookmarkStart w:id="127" w:name="_Toc176987413"/>
    </w:p>
    <w:p w14:paraId="4467CB5B" w14:textId="77777777" w:rsidR="002C01CC" w:rsidRPr="009404BB" w:rsidRDefault="002C01CC" w:rsidP="002C01CC">
      <w:pPr>
        <w:ind w:right="461"/>
        <w:rPr>
          <w:sz w:val="20"/>
          <w:szCs w:val="20"/>
        </w:rPr>
      </w:pPr>
    </w:p>
    <w:p w14:paraId="5CF13860" w14:textId="77777777" w:rsidR="002C01CC" w:rsidRPr="009404BB" w:rsidRDefault="002C01CC" w:rsidP="002C01CC">
      <w:pPr>
        <w:ind w:right="461"/>
        <w:rPr>
          <w:sz w:val="20"/>
          <w:szCs w:val="20"/>
        </w:rPr>
      </w:pPr>
    </w:p>
    <w:p w14:paraId="54E4529B" w14:textId="77777777" w:rsidR="0025234A" w:rsidRPr="009404BB" w:rsidRDefault="0025234A" w:rsidP="002C01CC">
      <w:pPr>
        <w:ind w:right="461"/>
        <w:rPr>
          <w:sz w:val="20"/>
          <w:szCs w:val="20"/>
        </w:rPr>
      </w:pPr>
    </w:p>
    <w:p w14:paraId="3B77E100" w14:textId="77777777" w:rsidR="0025234A" w:rsidRPr="009404BB" w:rsidRDefault="0025234A" w:rsidP="002C01CC">
      <w:pPr>
        <w:ind w:right="461"/>
        <w:rPr>
          <w:sz w:val="20"/>
          <w:szCs w:val="20"/>
        </w:rPr>
      </w:pPr>
    </w:p>
    <w:p w14:paraId="2D0C9E4E" w14:textId="77777777" w:rsidR="002C01CC" w:rsidRPr="009404BB" w:rsidRDefault="002C01CC" w:rsidP="002C01CC">
      <w:pPr>
        <w:ind w:right="461"/>
        <w:rPr>
          <w:sz w:val="20"/>
          <w:szCs w:val="20"/>
        </w:rPr>
      </w:pPr>
    </w:p>
    <w:p w14:paraId="5821F199" w14:textId="77777777" w:rsidR="002C01CC" w:rsidRPr="009404BB" w:rsidRDefault="002C01CC" w:rsidP="002C01CC">
      <w:pPr>
        <w:ind w:right="461"/>
        <w:rPr>
          <w:sz w:val="20"/>
          <w:szCs w:val="20"/>
        </w:rPr>
      </w:pPr>
    </w:p>
    <w:p w14:paraId="293E5D90" w14:textId="77777777" w:rsidR="002C01CC" w:rsidRDefault="002C01CC" w:rsidP="002C01CC">
      <w:pPr>
        <w:ind w:right="461"/>
        <w:rPr>
          <w:sz w:val="20"/>
          <w:szCs w:val="20"/>
        </w:rPr>
      </w:pPr>
    </w:p>
    <w:p w14:paraId="3768DF45" w14:textId="77777777" w:rsidR="003436A0" w:rsidRDefault="003436A0" w:rsidP="002C01CC">
      <w:pPr>
        <w:ind w:right="461"/>
        <w:rPr>
          <w:sz w:val="20"/>
          <w:szCs w:val="20"/>
        </w:rPr>
      </w:pPr>
    </w:p>
    <w:p w14:paraId="0B0ACFB0" w14:textId="77777777" w:rsidR="00615912" w:rsidRDefault="00615912" w:rsidP="002C01CC">
      <w:pPr>
        <w:ind w:right="461"/>
        <w:rPr>
          <w:sz w:val="20"/>
          <w:szCs w:val="20"/>
        </w:rPr>
      </w:pPr>
    </w:p>
    <w:p w14:paraId="2E973C26" w14:textId="77777777" w:rsidR="00615912" w:rsidRDefault="00615912" w:rsidP="002C01CC">
      <w:pPr>
        <w:ind w:right="461"/>
        <w:rPr>
          <w:sz w:val="20"/>
          <w:szCs w:val="20"/>
        </w:rPr>
      </w:pPr>
    </w:p>
    <w:p w14:paraId="2CBCFE18" w14:textId="77777777" w:rsidR="00615912" w:rsidRDefault="00615912" w:rsidP="002C01CC">
      <w:pPr>
        <w:ind w:right="461"/>
        <w:rPr>
          <w:sz w:val="20"/>
          <w:szCs w:val="20"/>
        </w:rPr>
      </w:pPr>
    </w:p>
    <w:p w14:paraId="0B5E52B6" w14:textId="77777777" w:rsidR="00615912" w:rsidRDefault="00615912" w:rsidP="002C01CC">
      <w:pPr>
        <w:ind w:right="461"/>
        <w:rPr>
          <w:sz w:val="20"/>
          <w:szCs w:val="20"/>
        </w:rPr>
      </w:pPr>
    </w:p>
    <w:p w14:paraId="24AD761A" w14:textId="77777777" w:rsidR="00615912" w:rsidRDefault="00615912" w:rsidP="002C01CC">
      <w:pPr>
        <w:ind w:right="461"/>
        <w:rPr>
          <w:sz w:val="20"/>
          <w:szCs w:val="20"/>
        </w:rPr>
      </w:pPr>
    </w:p>
    <w:p w14:paraId="303DB968" w14:textId="77777777" w:rsidR="003436A0" w:rsidRDefault="003436A0" w:rsidP="002C01CC">
      <w:pPr>
        <w:ind w:right="461"/>
        <w:rPr>
          <w:sz w:val="20"/>
          <w:szCs w:val="20"/>
        </w:rPr>
      </w:pPr>
    </w:p>
    <w:p w14:paraId="13E6ADA7" w14:textId="77777777" w:rsidR="00741574" w:rsidRDefault="00741574" w:rsidP="002C01CC">
      <w:pPr>
        <w:ind w:right="461"/>
        <w:rPr>
          <w:sz w:val="20"/>
          <w:szCs w:val="20"/>
        </w:rPr>
      </w:pPr>
    </w:p>
    <w:p w14:paraId="14F164D2" w14:textId="77777777" w:rsidR="00741574" w:rsidRDefault="00741574" w:rsidP="002C01CC">
      <w:pPr>
        <w:ind w:right="461"/>
        <w:rPr>
          <w:sz w:val="20"/>
          <w:szCs w:val="20"/>
        </w:rPr>
      </w:pPr>
    </w:p>
    <w:p w14:paraId="4CE7D464" w14:textId="77777777" w:rsidR="00741574" w:rsidRDefault="00741574" w:rsidP="002C01CC">
      <w:pPr>
        <w:ind w:right="461"/>
        <w:rPr>
          <w:sz w:val="20"/>
          <w:szCs w:val="20"/>
        </w:rPr>
      </w:pPr>
    </w:p>
    <w:p w14:paraId="4DE4999E" w14:textId="77777777" w:rsidR="00741574" w:rsidRDefault="00741574" w:rsidP="002C01CC">
      <w:pPr>
        <w:ind w:right="461"/>
        <w:rPr>
          <w:sz w:val="20"/>
          <w:szCs w:val="20"/>
        </w:rPr>
      </w:pPr>
    </w:p>
    <w:p w14:paraId="77D621D4" w14:textId="77777777" w:rsidR="00741574" w:rsidRDefault="00741574" w:rsidP="002C01CC">
      <w:pPr>
        <w:ind w:right="461"/>
        <w:rPr>
          <w:sz w:val="20"/>
          <w:szCs w:val="20"/>
        </w:rPr>
      </w:pPr>
    </w:p>
    <w:p w14:paraId="6C0270DD" w14:textId="77777777" w:rsidR="00741574" w:rsidRDefault="00741574" w:rsidP="002C01CC">
      <w:pPr>
        <w:ind w:right="461"/>
        <w:rPr>
          <w:sz w:val="20"/>
          <w:szCs w:val="20"/>
        </w:rPr>
      </w:pPr>
    </w:p>
    <w:p w14:paraId="7CE02F4F" w14:textId="77777777" w:rsidR="00741574" w:rsidRDefault="00741574" w:rsidP="002C01CC">
      <w:pPr>
        <w:ind w:right="461"/>
        <w:rPr>
          <w:sz w:val="20"/>
          <w:szCs w:val="20"/>
        </w:rPr>
      </w:pPr>
    </w:p>
    <w:p w14:paraId="74E32200" w14:textId="77777777" w:rsidR="00D87562" w:rsidRDefault="00D87562" w:rsidP="002C01CC">
      <w:pPr>
        <w:ind w:right="461"/>
        <w:rPr>
          <w:sz w:val="20"/>
          <w:szCs w:val="20"/>
        </w:rPr>
      </w:pPr>
    </w:p>
    <w:p w14:paraId="31AD69AB" w14:textId="77777777" w:rsidR="00D87562" w:rsidRDefault="00D87562" w:rsidP="002C01CC">
      <w:pPr>
        <w:ind w:right="461"/>
        <w:rPr>
          <w:sz w:val="20"/>
          <w:szCs w:val="20"/>
        </w:rPr>
      </w:pPr>
    </w:p>
    <w:p w14:paraId="0DBCAA4F" w14:textId="77777777" w:rsidR="00D87562" w:rsidRDefault="00D87562" w:rsidP="002C01CC">
      <w:pPr>
        <w:ind w:right="461"/>
        <w:rPr>
          <w:sz w:val="20"/>
          <w:szCs w:val="20"/>
        </w:rPr>
      </w:pPr>
    </w:p>
    <w:p w14:paraId="0087873D" w14:textId="77777777" w:rsidR="00D87562" w:rsidRDefault="00D87562" w:rsidP="002C01CC">
      <w:pPr>
        <w:ind w:right="461"/>
        <w:rPr>
          <w:sz w:val="20"/>
          <w:szCs w:val="20"/>
        </w:rPr>
      </w:pPr>
    </w:p>
    <w:p w14:paraId="443AE2DF" w14:textId="77777777" w:rsidR="00741574" w:rsidRDefault="00741574" w:rsidP="002C01CC">
      <w:pPr>
        <w:ind w:right="461"/>
        <w:rPr>
          <w:sz w:val="20"/>
          <w:szCs w:val="20"/>
        </w:rPr>
      </w:pPr>
    </w:p>
    <w:p w14:paraId="03B930E5" w14:textId="77777777" w:rsidR="00741574" w:rsidRDefault="00741574" w:rsidP="002C01CC">
      <w:pPr>
        <w:ind w:right="461"/>
        <w:rPr>
          <w:sz w:val="20"/>
          <w:szCs w:val="20"/>
        </w:rPr>
      </w:pPr>
    </w:p>
    <w:p w14:paraId="6AFCF20A" w14:textId="77777777" w:rsidR="00741574" w:rsidRDefault="00741574" w:rsidP="002C01CC">
      <w:pPr>
        <w:ind w:right="461"/>
        <w:rPr>
          <w:sz w:val="20"/>
          <w:szCs w:val="20"/>
        </w:rPr>
      </w:pPr>
    </w:p>
    <w:p w14:paraId="62D710C4" w14:textId="77777777" w:rsidR="00741574" w:rsidRDefault="00741574" w:rsidP="002C01CC">
      <w:pPr>
        <w:ind w:right="461"/>
        <w:rPr>
          <w:sz w:val="20"/>
          <w:szCs w:val="20"/>
        </w:rPr>
      </w:pPr>
    </w:p>
    <w:p w14:paraId="0FC8D9B2" w14:textId="77777777" w:rsidR="00741574" w:rsidRDefault="00741574" w:rsidP="002C01CC">
      <w:pPr>
        <w:ind w:right="461"/>
        <w:rPr>
          <w:sz w:val="20"/>
          <w:szCs w:val="20"/>
        </w:rPr>
      </w:pPr>
    </w:p>
    <w:p w14:paraId="67841559" w14:textId="77777777" w:rsidR="00741574" w:rsidRDefault="00741574" w:rsidP="002C01CC">
      <w:pPr>
        <w:ind w:right="461"/>
        <w:rPr>
          <w:sz w:val="20"/>
          <w:szCs w:val="20"/>
        </w:rPr>
      </w:pPr>
    </w:p>
    <w:p w14:paraId="4E4DBB3D" w14:textId="77777777" w:rsidR="00741574" w:rsidRDefault="00741574" w:rsidP="002C01CC">
      <w:pPr>
        <w:ind w:right="461"/>
        <w:rPr>
          <w:sz w:val="20"/>
          <w:szCs w:val="20"/>
        </w:rPr>
      </w:pPr>
    </w:p>
    <w:p w14:paraId="23D09286" w14:textId="77777777" w:rsidR="003436A0" w:rsidRPr="009404BB" w:rsidRDefault="003436A0" w:rsidP="002C01CC">
      <w:pPr>
        <w:ind w:right="461"/>
        <w:rPr>
          <w:sz w:val="20"/>
          <w:szCs w:val="20"/>
        </w:rPr>
      </w:pPr>
    </w:p>
    <w:p w14:paraId="58983521" w14:textId="77777777" w:rsidR="002C01CC" w:rsidRPr="009404BB" w:rsidRDefault="002C01CC" w:rsidP="002C01CC">
      <w:pPr>
        <w:ind w:right="461"/>
        <w:rPr>
          <w:sz w:val="20"/>
          <w:szCs w:val="20"/>
        </w:rPr>
      </w:pPr>
    </w:p>
    <w:p w14:paraId="623B0854" w14:textId="77777777" w:rsidR="002C01CC" w:rsidRPr="009404BB" w:rsidRDefault="002C01CC" w:rsidP="0025234A">
      <w:pPr>
        <w:pStyle w:val="Heading1"/>
      </w:pPr>
      <w:bookmarkStart w:id="128" w:name="_Toc196165312"/>
      <w:r w:rsidRPr="009404BB">
        <w:lastRenderedPageBreak/>
        <w:t>DAFTAR PUSTAKA</w:t>
      </w:r>
      <w:bookmarkEnd w:id="127"/>
      <w:bookmarkEnd w:id="128"/>
    </w:p>
    <w:p w14:paraId="0DBB7A73" w14:textId="77777777" w:rsidR="002C01CC" w:rsidRPr="009404BB" w:rsidRDefault="002C01CC" w:rsidP="002C01CC">
      <w:pPr>
        <w:ind w:right="461"/>
        <w:rPr>
          <w:sz w:val="20"/>
          <w:szCs w:val="20"/>
        </w:rPr>
      </w:pPr>
    </w:p>
    <w:p w14:paraId="6C5551E3" w14:textId="77777777" w:rsidR="002C01CC" w:rsidRPr="009404BB" w:rsidRDefault="002C01CC" w:rsidP="002C01CC">
      <w:pPr>
        <w:numPr>
          <w:ilvl w:val="0"/>
          <w:numId w:val="2"/>
        </w:numPr>
        <w:ind w:right="461"/>
        <w:jc w:val="both"/>
        <w:rPr>
          <w:sz w:val="20"/>
          <w:szCs w:val="20"/>
        </w:rPr>
      </w:pPr>
      <w:r w:rsidRPr="009404BB">
        <w:rPr>
          <w:sz w:val="20"/>
          <w:szCs w:val="20"/>
        </w:rPr>
        <w:t xml:space="preserve">Pargaonkar, S. (2021). The Crucial Role of Inspection in Software Quality Assurance. Journal of Science &amp; Technology, 2(1), 70-77. </w:t>
      </w:r>
    </w:p>
    <w:p w14:paraId="20334F94" w14:textId="77777777" w:rsidR="002C01CC" w:rsidRPr="009404BB" w:rsidRDefault="002C01CC" w:rsidP="002C01CC">
      <w:pPr>
        <w:numPr>
          <w:ilvl w:val="0"/>
          <w:numId w:val="2"/>
        </w:numPr>
        <w:ind w:right="461"/>
        <w:jc w:val="both"/>
        <w:rPr>
          <w:sz w:val="20"/>
          <w:szCs w:val="20"/>
        </w:rPr>
      </w:pPr>
      <w:r w:rsidRPr="009404BB">
        <w:rPr>
          <w:sz w:val="20"/>
          <w:szCs w:val="20"/>
        </w:rPr>
        <w:t>R. T. Wahyuni, D. Prastiyanto, and E. Supraptono, “Penerapan Algoritma Cosine Similarity dan Pembobotan TF-IDF pada Sistem Klasifikasi Dokumen Skripsi,” J. Tek. Elektro Univ. Negeri Semarang, vol. 9, no. 1, pp. 18–23, 2017 [Online].Available:https://journal.unnes.ac.id/nju/index.php/jte/article/download/10955/6659</w:t>
      </w:r>
    </w:p>
    <w:p w14:paraId="6B8099A2" w14:textId="77777777" w:rsidR="002C01CC" w:rsidRPr="009404BB" w:rsidRDefault="002C01CC" w:rsidP="002C01CC">
      <w:pPr>
        <w:numPr>
          <w:ilvl w:val="0"/>
          <w:numId w:val="2"/>
        </w:numPr>
        <w:ind w:right="461"/>
        <w:jc w:val="both"/>
        <w:rPr>
          <w:sz w:val="20"/>
          <w:szCs w:val="20"/>
        </w:rPr>
      </w:pPr>
      <w:r w:rsidRPr="009404BB">
        <w:rPr>
          <w:sz w:val="20"/>
          <w:szCs w:val="20"/>
        </w:rPr>
        <w:t>SUPRIYONO, S. Software Testing with the approach of Blackbox Testing on the Academic Information System. IJISTECH (International Journal of Information System and Technology), [S.l.], v. 3, n. 2, p. 227-233, may 2020. ISSN 2580-7250.</w:t>
      </w:r>
    </w:p>
    <w:p w14:paraId="3F92D6E2" w14:textId="77777777" w:rsidR="002C01CC" w:rsidRPr="009404BB" w:rsidRDefault="002C01CC" w:rsidP="002C01CC">
      <w:pPr>
        <w:numPr>
          <w:ilvl w:val="0"/>
          <w:numId w:val="2"/>
        </w:numPr>
        <w:ind w:right="461"/>
        <w:jc w:val="both"/>
        <w:rPr>
          <w:sz w:val="20"/>
          <w:szCs w:val="20"/>
        </w:rPr>
      </w:pPr>
      <w:r w:rsidRPr="009404BB">
        <w:rPr>
          <w:sz w:val="20"/>
          <w:szCs w:val="20"/>
        </w:rPr>
        <w:t>Hasibuan, A. N., &amp; Dirgahayu, T. (2022). Pengujian dengan Unit Testing dan Test case pada Proyek Pengembangan Modul Manajemen Pengguna. Jurnal UII.</w:t>
      </w:r>
    </w:p>
    <w:p w14:paraId="7F4A7FD4" w14:textId="77777777" w:rsidR="002C01CC" w:rsidRPr="009404BB" w:rsidRDefault="002C01CC" w:rsidP="002C01CC">
      <w:pPr>
        <w:numPr>
          <w:ilvl w:val="0"/>
          <w:numId w:val="2"/>
        </w:numPr>
        <w:ind w:right="461"/>
        <w:jc w:val="both"/>
        <w:rPr>
          <w:sz w:val="20"/>
          <w:szCs w:val="20"/>
        </w:rPr>
      </w:pPr>
      <w:r w:rsidRPr="009404BB">
        <w:rPr>
          <w:sz w:val="20"/>
          <w:szCs w:val="20"/>
        </w:rPr>
        <w:t>Romeo. (2003). Testing dan Implementasi Sistem (Edisi 1).</w:t>
      </w:r>
    </w:p>
    <w:p w14:paraId="6816DF26" w14:textId="77777777" w:rsidR="002C01CC" w:rsidRPr="009404BB" w:rsidRDefault="002C01CC" w:rsidP="002C01CC">
      <w:pPr>
        <w:numPr>
          <w:ilvl w:val="0"/>
          <w:numId w:val="2"/>
        </w:numPr>
        <w:ind w:right="461"/>
        <w:jc w:val="both"/>
        <w:rPr>
          <w:sz w:val="20"/>
          <w:szCs w:val="20"/>
        </w:rPr>
      </w:pPr>
      <w:r w:rsidRPr="009404BB">
        <w:rPr>
          <w:sz w:val="20"/>
          <w:szCs w:val="20"/>
        </w:rPr>
        <w:t>Nugroho, K. S. (2020, June 4). Dasar text preprocessing Dengan Python. Medium. https://ksnugroho.medium.com/dasar-textpreprocessing-dengan-python-a4fa52608ffe, Diakses 17 April 2024.</w:t>
      </w:r>
    </w:p>
    <w:p w14:paraId="507BADD0" w14:textId="77777777" w:rsidR="002C01CC" w:rsidRPr="009404BB" w:rsidRDefault="002C01CC" w:rsidP="002C01CC">
      <w:pPr>
        <w:numPr>
          <w:ilvl w:val="0"/>
          <w:numId w:val="2"/>
        </w:numPr>
        <w:ind w:right="461"/>
        <w:jc w:val="both"/>
        <w:rPr>
          <w:sz w:val="20"/>
          <w:szCs w:val="20"/>
        </w:rPr>
      </w:pPr>
      <w:r w:rsidRPr="009404BB">
        <w:rPr>
          <w:sz w:val="20"/>
          <w:szCs w:val="20"/>
        </w:rPr>
        <w:t>Hans, R. (2021, June 17). Tahapan text preprocessing Dalam Teknik Pengolahan Data. https://dqlab.id/files/dqlab/cache/87e30118ebba5ec7d96f6ea8c9 dcc10b_x_118_X_55.png. https://dqlab.id/tahapan-textpreprocessing-dalam-teknik-pengolahan-data, Diakses 17 April 2024</w:t>
      </w:r>
    </w:p>
    <w:p w14:paraId="33C7EBD1" w14:textId="77777777" w:rsidR="002C01CC" w:rsidRPr="009404BB" w:rsidRDefault="002C01CC" w:rsidP="002C01CC">
      <w:pPr>
        <w:numPr>
          <w:ilvl w:val="0"/>
          <w:numId w:val="2"/>
        </w:numPr>
        <w:ind w:right="461"/>
        <w:jc w:val="both"/>
        <w:rPr>
          <w:sz w:val="20"/>
          <w:szCs w:val="20"/>
        </w:rPr>
      </w:pPr>
      <w:r w:rsidRPr="009404BB">
        <w:rPr>
          <w:sz w:val="20"/>
          <w:szCs w:val="20"/>
        </w:rPr>
        <w:t>Gabarron, Elia, et al. "What do we know about the use of chatbots for public health?." Digital Personalized Health and Medicine (2020): 796- 800</w:t>
      </w:r>
    </w:p>
    <w:p w14:paraId="17AE6FF1" w14:textId="77777777" w:rsidR="002C01CC" w:rsidRPr="009404BB" w:rsidRDefault="002C01CC" w:rsidP="002C01CC">
      <w:pPr>
        <w:numPr>
          <w:ilvl w:val="0"/>
          <w:numId w:val="2"/>
        </w:numPr>
        <w:ind w:right="461"/>
        <w:jc w:val="both"/>
        <w:rPr>
          <w:sz w:val="20"/>
          <w:szCs w:val="20"/>
        </w:rPr>
      </w:pPr>
      <w:r w:rsidRPr="009404BB">
        <w:rPr>
          <w:sz w:val="20"/>
          <w:szCs w:val="20"/>
        </w:rPr>
        <w:t xml:space="preserve">Følstad, A., Nordheim, C. B., &amp; Bjørkli, C. A. (2018). What makes users trust a chatbot for customer service? An exploratory interview study. In Internet Science: 5th </w:t>
      </w:r>
      <w:r w:rsidRPr="009404BB">
        <w:rPr>
          <w:sz w:val="20"/>
          <w:szCs w:val="20"/>
        </w:rPr>
        <w:lastRenderedPageBreak/>
        <w:t>International Conference, INSCI 2018, St. Petersburg, Russia, October 24–26, 2018, Proceedings 5 (pp. 194-208). Springer International Publishing.</w:t>
      </w:r>
    </w:p>
    <w:p w14:paraId="1A09412D" w14:textId="77777777" w:rsidR="002C01CC" w:rsidRPr="009404BB" w:rsidRDefault="002C01CC" w:rsidP="002C01CC">
      <w:pPr>
        <w:numPr>
          <w:ilvl w:val="0"/>
          <w:numId w:val="2"/>
        </w:numPr>
        <w:ind w:right="461"/>
        <w:jc w:val="both"/>
        <w:rPr>
          <w:sz w:val="20"/>
          <w:szCs w:val="20"/>
        </w:rPr>
      </w:pPr>
      <w:r w:rsidRPr="009404BB">
        <w:rPr>
          <w:sz w:val="20"/>
          <w:szCs w:val="20"/>
        </w:rPr>
        <w:t>Wijaya, R. A., Kusumaningtyas, E. M., &amp; Barakbah, A. (2019, September). Knowledge based chatbot with context recognition. In 2019 International Electronics Symposium (IES) (pp. 432-438). IEEE.</w:t>
      </w:r>
    </w:p>
    <w:p w14:paraId="70161FE8" w14:textId="77777777" w:rsidR="002C01CC" w:rsidRPr="009404BB" w:rsidRDefault="002C01CC" w:rsidP="002C01CC">
      <w:pPr>
        <w:numPr>
          <w:ilvl w:val="0"/>
          <w:numId w:val="2"/>
        </w:numPr>
        <w:ind w:right="461"/>
        <w:jc w:val="both"/>
        <w:rPr>
          <w:sz w:val="20"/>
          <w:szCs w:val="20"/>
        </w:rPr>
      </w:pPr>
      <w:r w:rsidRPr="009404BB">
        <w:rPr>
          <w:sz w:val="20"/>
          <w:szCs w:val="20"/>
        </w:rPr>
        <w:t>Johnson, M. (2020). The Importance of Context Recognition</w:t>
      </w:r>
    </w:p>
    <w:p w14:paraId="1BD2E8D7" w14:textId="77777777" w:rsidR="002C01CC" w:rsidRPr="009404BB" w:rsidRDefault="002C01CC" w:rsidP="002C01CC">
      <w:pPr>
        <w:ind w:left="708" w:right="461"/>
        <w:jc w:val="both"/>
        <w:rPr>
          <w:sz w:val="20"/>
          <w:szCs w:val="20"/>
        </w:rPr>
      </w:pPr>
      <w:r w:rsidRPr="009404BB">
        <w:rPr>
          <w:sz w:val="20"/>
          <w:szCs w:val="20"/>
        </w:rPr>
        <w:t>in NLP. Journal of Computational Linguistics, 15(2), 78-90.</w:t>
      </w:r>
    </w:p>
    <w:p w14:paraId="053B46C4" w14:textId="77777777" w:rsidR="002C01CC" w:rsidRPr="009404BB" w:rsidRDefault="002C01CC" w:rsidP="002C01CC">
      <w:pPr>
        <w:numPr>
          <w:ilvl w:val="0"/>
          <w:numId w:val="2"/>
        </w:numPr>
        <w:ind w:right="461"/>
        <w:jc w:val="both"/>
        <w:rPr>
          <w:sz w:val="20"/>
          <w:szCs w:val="20"/>
        </w:rPr>
      </w:pPr>
      <w:r w:rsidRPr="009404BB">
        <w:rPr>
          <w:sz w:val="20"/>
          <w:szCs w:val="20"/>
        </w:rPr>
        <w:t>D. Rahimi Fitri, “Aplikasi Penilaian Ujian Essay Otomatis Menggunakan Metode Cosine Similarity,” Poros Tek., vol. 7, no. 2, pp. 88–94, 2015, [Online]. Available: http://ejurnal.poliban.ac.id/index.php/porosteknik/article/view/2 18</w:t>
      </w:r>
    </w:p>
    <w:p w14:paraId="4E168BB1" w14:textId="77777777" w:rsidR="002C01CC" w:rsidRPr="009404BB" w:rsidRDefault="002C01CC" w:rsidP="002C01CC">
      <w:pPr>
        <w:numPr>
          <w:ilvl w:val="0"/>
          <w:numId w:val="2"/>
        </w:numPr>
        <w:ind w:right="461"/>
        <w:jc w:val="both"/>
        <w:rPr>
          <w:sz w:val="20"/>
          <w:szCs w:val="20"/>
        </w:rPr>
      </w:pPr>
      <w:r w:rsidRPr="009404BB">
        <w:rPr>
          <w:sz w:val="20"/>
          <w:szCs w:val="20"/>
        </w:rPr>
        <w:t xml:space="preserve">R. Rismanto, Y. Yunhasnawa, and R. A. Bhakti, “Penerapan Metode Cosine Similarity Dalam Aplikasi Chatbot Layanan Wisata Di Wilayah Malang,” Semin. Inform. Apl. Polinema, pp. 1–8, 2019, [Online]. Available: http://jurnalti.polinema.ac.id/index.php/SIAP/article/view/683 </w:t>
      </w:r>
    </w:p>
    <w:p w14:paraId="51F9F1DF" w14:textId="77777777" w:rsidR="002C01CC" w:rsidRPr="009404BB" w:rsidRDefault="002C01CC" w:rsidP="002C01CC">
      <w:pPr>
        <w:numPr>
          <w:ilvl w:val="0"/>
          <w:numId w:val="2"/>
        </w:numPr>
        <w:ind w:right="461"/>
        <w:jc w:val="both"/>
        <w:rPr>
          <w:sz w:val="20"/>
          <w:szCs w:val="20"/>
        </w:rPr>
      </w:pPr>
      <w:r w:rsidRPr="009404BB">
        <w:rPr>
          <w:sz w:val="20"/>
          <w:szCs w:val="20"/>
        </w:rPr>
        <w:t>Rifki Achsani Dwi Taqwim(2020) “Chatbot Gangguan Mental Berbasis Incremental Knowledge dengan Metode Differential Learning”.</w:t>
      </w:r>
    </w:p>
    <w:p w14:paraId="7CC0D96A" w14:textId="77777777" w:rsidR="002C01CC" w:rsidRPr="009404BB" w:rsidRDefault="002C01CC" w:rsidP="002C01CC">
      <w:pPr>
        <w:numPr>
          <w:ilvl w:val="0"/>
          <w:numId w:val="2"/>
        </w:numPr>
        <w:ind w:right="461"/>
        <w:jc w:val="both"/>
        <w:rPr>
          <w:sz w:val="20"/>
          <w:szCs w:val="20"/>
        </w:rPr>
      </w:pPr>
      <w:r w:rsidRPr="009404BB">
        <w:rPr>
          <w:sz w:val="20"/>
          <w:szCs w:val="20"/>
        </w:rPr>
        <w:t>R. N. Aziza, ; Tiara, S. Ardanti, ; Efy Yosrita, and R. F. Ningrum, “Pembangunan Aplikasi Chatbot Informasi Akademik berbasis Cosine Similarity dan Library Sastrawi Stemmer (Studi Kasus: Teknik Informatika IT PLN),” Prosiding-Snekti, vol. 3, p. 2022, 2022,[Online].Available:https://aperti.ejournal.id/snekti/article/view/154</w:t>
      </w:r>
    </w:p>
    <w:p w14:paraId="4C21B2C8" w14:textId="4DDB1343" w:rsidR="0025234A" w:rsidRPr="00D379C8" w:rsidRDefault="002C01CC" w:rsidP="00D94793">
      <w:pPr>
        <w:numPr>
          <w:ilvl w:val="0"/>
          <w:numId w:val="2"/>
        </w:numPr>
        <w:spacing w:before="1" w:line="232" w:lineRule="auto"/>
        <w:ind w:right="461"/>
        <w:jc w:val="both"/>
        <w:rPr>
          <w:sz w:val="20"/>
          <w:szCs w:val="20"/>
        </w:rPr>
      </w:pPr>
      <w:r w:rsidRPr="00D379C8">
        <w:rPr>
          <w:sz w:val="20"/>
          <w:szCs w:val="20"/>
        </w:rPr>
        <w:t>Entin Matiana K, ; Ahmed Syauqi A, ; Ahmed Indarafata A, “Chatbot Layanan Informasi Dengan Context Recognition” 2024, 2022,[Online].Available: https://icast.isas.or.id/2</w:t>
      </w:r>
      <w:r w:rsidR="0025234A" w:rsidRPr="00D379C8">
        <w:rPr>
          <w:sz w:val="20"/>
          <w:szCs w:val="20"/>
        </w:rPr>
        <w:t>02</w:t>
      </w:r>
      <w:r w:rsidR="00D379C8" w:rsidRPr="00D379C8">
        <w:rPr>
          <w:sz w:val="20"/>
          <w:szCs w:val="20"/>
        </w:rPr>
        <w:t>4</w:t>
      </w:r>
    </w:p>
    <w:sectPr w:rsidR="0025234A" w:rsidRPr="00D379C8" w:rsidSect="0025234A">
      <w:footerReference w:type="default" r:id="rId18"/>
      <w:footerReference w:type="first" r:id="rId19"/>
      <w:pgSz w:w="8400" w:h="11909"/>
      <w:pgMar w:top="1418" w:right="1134" w:bottom="1134" w:left="1418" w:header="0" w:footer="73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CD2E7" w14:textId="77777777" w:rsidR="00F4773A" w:rsidRDefault="00F4773A">
      <w:r>
        <w:separator/>
      </w:r>
    </w:p>
  </w:endnote>
  <w:endnote w:type="continuationSeparator" w:id="0">
    <w:p w14:paraId="7380DFED" w14:textId="77777777" w:rsidR="00F4773A" w:rsidRDefault="00F47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670458"/>
      <w:docPartObj>
        <w:docPartGallery w:val="Page Numbers (Bottom of Page)"/>
        <w:docPartUnique/>
      </w:docPartObj>
    </w:sdtPr>
    <w:sdtEndPr>
      <w:rPr>
        <w:noProof/>
      </w:rPr>
    </w:sdtEndPr>
    <w:sdtContent>
      <w:p w14:paraId="5F992920" w14:textId="07DD054D" w:rsidR="006449DE" w:rsidRDefault="006449DE" w:rsidP="006449DE">
        <w:pPr>
          <w:pStyle w:val="Footer"/>
          <w:spacing w:before="240"/>
          <w:jc w:val="center"/>
        </w:pPr>
        <w:r>
          <w:fldChar w:fldCharType="begin"/>
        </w:r>
        <w:r>
          <w:instrText xml:space="preserve"> PAGE   \* MERGEFORMAT </w:instrText>
        </w:r>
        <w:r>
          <w:fldChar w:fldCharType="separate"/>
        </w:r>
        <w:r>
          <w:rPr>
            <w:noProof/>
          </w:rPr>
          <w:t>2</w:t>
        </w:r>
        <w:r>
          <w:rPr>
            <w:noProof/>
          </w:rPr>
          <w:fldChar w:fldCharType="end"/>
        </w:r>
      </w:p>
    </w:sdtContent>
  </w:sdt>
  <w:p w14:paraId="5E4A2D4C" w14:textId="0572A564" w:rsidR="003D3E9B" w:rsidRDefault="003D3E9B">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76721"/>
      <w:docPartObj>
        <w:docPartGallery w:val="Page Numbers (Bottom of Page)"/>
        <w:docPartUnique/>
      </w:docPartObj>
    </w:sdtPr>
    <w:sdtEndPr>
      <w:rPr>
        <w:noProof/>
      </w:rPr>
    </w:sdtEndPr>
    <w:sdtContent>
      <w:p w14:paraId="19AA725B" w14:textId="08B41F7F" w:rsidR="006449DE" w:rsidRDefault="006449DE" w:rsidP="006449DE">
        <w:pPr>
          <w:pStyle w:val="Footer"/>
          <w:spacing w:before="240"/>
          <w:jc w:val="center"/>
        </w:pPr>
        <w:r>
          <w:fldChar w:fldCharType="begin"/>
        </w:r>
        <w:r>
          <w:instrText xml:space="preserve"> PAGE   \* MERGEFORMAT </w:instrText>
        </w:r>
        <w:r>
          <w:fldChar w:fldCharType="separate"/>
        </w:r>
        <w:r>
          <w:rPr>
            <w:noProof/>
          </w:rPr>
          <w:t>2</w:t>
        </w:r>
        <w:r>
          <w:rPr>
            <w:noProof/>
          </w:rPr>
          <w:fldChar w:fldCharType="end"/>
        </w:r>
      </w:p>
    </w:sdtContent>
  </w:sdt>
  <w:p w14:paraId="36EE7253" w14:textId="1778BFF5" w:rsidR="003D3E9B" w:rsidRPr="006449DE" w:rsidRDefault="003D3E9B">
    <w:pPr>
      <w:tabs>
        <w:tab w:val="center" w:pos="4680"/>
        <w:tab w:val="right" w:pos="9360"/>
      </w:tabs>
      <w:rPr>
        <w:color w:val="000000"/>
        <w:sz w:val="18"/>
        <w:szCs w:val="18"/>
      </w:rPr>
    </w:pPr>
  </w:p>
  <w:p w14:paraId="5471B515" w14:textId="77777777" w:rsidR="00A209A9" w:rsidRDefault="00A209A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E134" w14:textId="77777777" w:rsidR="007A1CC5" w:rsidRDefault="007A1C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6EA0C" w14:textId="77777777" w:rsidR="00F4773A" w:rsidRDefault="00F4773A">
      <w:r>
        <w:separator/>
      </w:r>
    </w:p>
  </w:footnote>
  <w:footnote w:type="continuationSeparator" w:id="0">
    <w:p w14:paraId="3A96AFF9" w14:textId="77777777" w:rsidR="00F4773A" w:rsidRDefault="00F477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8AC8EF"/>
    <w:multiLevelType w:val="multilevel"/>
    <w:tmpl w:val="A50A1510"/>
    <w:lvl w:ilvl="0">
      <w:start w:val="1"/>
      <w:numFmt w:val="decimal"/>
      <w:lvlText w:val="[%1]"/>
      <w:lvlJc w:val="left"/>
      <w:pPr>
        <w:ind w:left="708" w:hanging="637"/>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184E54"/>
    <w:multiLevelType w:val="hybridMultilevel"/>
    <w:tmpl w:val="8DE05346"/>
    <w:lvl w:ilvl="0" w:tplc="D2163BF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6744AC6"/>
    <w:multiLevelType w:val="hybridMultilevel"/>
    <w:tmpl w:val="AA342912"/>
    <w:lvl w:ilvl="0" w:tplc="0409000F">
      <w:start w:val="1"/>
      <w:numFmt w:val="decimal"/>
      <w:lvlText w:val="%1."/>
      <w:lvlJc w:val="left"/>
      <w:pPr>
        <w:ind w:left="1056" w:hanging="360"/>
      </w:p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3" w15:restartNumberingAfterBreak="0">
    <w:nsid w:val="0CF845CB"/>
    <w:multiLevelType w:val="multilevel"/>
    <w:tmpl w:val="7228CAEC"/>
    <w:lvl w:ilvl="0">
      <w:start w:val="4"/>
      <w:numFmt w:val="decimal"/>
      <w:lvlText w:val="%1"/>
      <w:lvlJc w:val="left"/>
      <w:pPr>
        <w:ind w:left="380" w:hanging="380"/>
      </w:pPr>
      <w:rPr>
        <w:rFonts w:hint="default"/>
      </w:rPr>
    </w:lvl>
    <w:lvl w:ilvl="1">
      <w:start w:val="6"/>
      <w:numFmt w:val="decimal"/>
      <w:lvlText w:val="%1.%2"/>
      <w:lvlJc w:val="left"/>
      <w:pPr>
        <w:ind w:left="740" w:hanging="38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FC1AB6"/>
    <w:multiLevelType w:val="hybridMultilevel"/>
    <w:tmpl w:val="C74EAD26"/>
    <w:lvl w:ilvl="0" w:tplc="17927DD6">
      <w:start w:val="1"/>
      <w:numFmt w:val="decimal"/>
      <w:lvlText w:val="%1."/>
      <w:lvlJc w:val="left"/>
      <w:pPr>
        <w:ind w:left="594" w:hanging="360"/>
      </w:pPr>
      <w:rPr>
        <w:rFonts w:ascii="Arial" w:eastAsia="Arial" w:hAnsi="Arial" w:cs="Arial" w:hint="default"/>
        <w:b/>
        <w:bCs/>
        <w:i w:val="0"/>
        <w:iCs w:val="0"/>
        <w:spacing w:val="-1"/>
        <w:w w:val="99"/>
        <w:sz w:val="20"/>
        <w:szCs w:val="20"/>
        <w:lang w:val="id" w:eastAsia="en-US" w:bidi="ar-SA"/>
      </w:rPr>
    </w:lvl>
    <w:lvl w:ilvl="1" w:tplc="E174A80A">
      <w:numFmt w:val="bullet"/>
      <w:lvlText w:val="•"/>
      <w:lvlJc w:val="left"/>
      <w:pPr>
        <w:ind w:left="1252" w:hanging="360"/>
      </w:pPr>
      <w:rPr>
        <w:rFonts w:hint="default"/>
        <w:lang w:val="id" w:eastAsia="en-US" w:bidi="ar-SA"/>
      </w:rPr>
    </w:lvl>
    <w:lvl w:ilvl="2" w:tplc="12B057F6">
      <w:numFmt w:val="bullet"/>
      <w:lvlText w:val="•"/>
      <w:lvlJc w:val="left"/>
      <w:pPr>
        <w:ind w:left="1905" w:hanging="360"/>
      </w:pPr>
      <w:rPr>
        <w:rFonts w:hint="default"/>
        <w:lang w:val="id" w:eastAsia="en-US" w:bidi="ar-SA"/>
      </w:rPr>
    </w:lvl>
    <w:lvl w:ilvl="3" w:tplc="F21CA230">
      <w:numFmt w:val="bullet"/>
      <w:lvlText w:val="•"/>
      <w:lvlJc w:val="left"/>
      <w:pPr>
        <w:ind w:left="2557" w:hanging="360"/>
      </w:pPr>
      <w:rPr>
        <w:rFonts w:hint="default"/>
        <w:lang w:val="id" w:eastAsia="en-US" w:bidi="ar-SA"/>
      </w:rPr>
    </w:lvl>
    <w:lvl w:ilvl="4" w:tplc="86668BB8">
      <w:numFmt w:val="bullet"/>
      <w:lvlText w:val="•"/>
      <w:lvlJc w:val="left"/>
      <w:pPr>
        <w:ind w:left="3210" w:hanging="360"/>
      </w:pPr>
      <w:rPr>
        <w:rFonts w:hint="default"/>
        <w:lang w:val="id" w:eastAsia="en-US" w:bidi="ar-SA"/>
      </w:rPr>
    </w:lvl>
    <w:lvl w:ilvl="5" w:tplc="997A8326">
      <w:numFmt w:val="bullet"/>
      <w:lvlText w:val="•"/>
      <w:lvlJc w:val="left"/>
      <w:pPr>
        <w:ind w:left="3862" w:hanging="360"/>
      </w:pPr>
      <w:rPr>
        <w:rFonts w:hint="default"/>
        <w:lang w:val="id" w:eastAsia="en-US" w:bidi="ar-SA"/>
      </w:rPr>
    </w:lvl>
    <w:lvl w:ilvl="6" w:tplc="C10EE262">
      <w:numFmt w:val="bullet"/>
      <w:lvlText w:val="•"/>
      <w:lvlJc w:val="left"/>
      <w:pPr>
        <w:ind w:left="4515" w:hanging="360"/>
      </w:pPr>
      <w:rPr>
        <w:rFonts w:hint="default"/>
        <w:lang w:val="id" w:eastAsia="en-US" w:bidi="ar-SA"/>
      </w:rPr>
    </w:lvl>
    <w:lvl w:ilvl="7" w:tplc="48B4A52A">
      <w:numFmt w:val="bullet"/>
      <w:lvlText w:val="•"/>
      <w:lvlJc w:val="left"/>
      <w:pPr>
        <w:ind w:left="5167" w:hanging="360"/>
      </w:pPr>
      <w:rPr>
        <w:rFonts w:hint="default"/>
        <w:lang w:val="id" w:eastAsia="en-US" w:bidi="ar-SA"/>
      </w:rPr>
    </w:lvl>
    <w:lvl w:ilvl="8" w:tplc="B8984398">
      <w:numFmt w:val="bullet"/>
      <w:lvlText w:val="•"/>
      <w:lvlJc w:val="left"/>
      <w:pPr>
        <w:ind w:left="5820" w:hanging="360"/>
      </w:pPr>
      <w:rPr>
        <w:rFonts w:hint="default"/>
        <w:lang w:val="id" w:eastAsia="en-US" w:bidi="ar-SA"/>
      </w:rPr>
    </w:lvl>
  </w:abstractNum>
  <w:abstractNum w:abstractNumId="5" w15:restartNumberingAfterBreak="0">
    <w:nsid w:val="16E2076B"/>
    <w:multiLevelType w:val="multilevel"/>
    <w:tmpl w:val="64EE70B2"/>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6" w15:restartNumberingAfterBreak="0">
    <w:nsid w:val="1F5E1555"/>
    <w:multiLevelType w:val="multilevel"/>
    <w:tmpl w:val="1DEEBB80"/>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color w:val="000000" w:themeColor="text1"/>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7" w15:restartNumberingAfterBreak="0">
    <w:nsid w:val="256018E0"/>
    <w:multiLevelType w:val="multilevel"/>
    <w:tmpl w:val="DC36A06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A442CD1"/>
    <w:multiLevelType w:val="multilevel"/>
    <w:tmpl w:val="06C2BE52"/>
    <w:lvl w:ilvl="0">
      <w:start w:val="4"/>
      <w:numFmt w:val="decimal"/>
      <w:lvlText w:val="%1."/>
      <w:lvlJc w:val="left"/>
      <w:pPr>
        <w:ind w:left="460" w:hanging="460"/>
      </w:pPr>
      <w:rPr>
        <w:rFonts w:hint="default"/>
      </w:rPr>
    </w:lvl>
    <w:lvl w:ilvl="1">
      <w:start w:val="6"/>
      <w:numFmt w:val="decimal"/>
      <w:lvlText w:val="%1.%2."/>
      <w:lvlJc w:val="left"/>
      <w:pPr>
        <w:ind w:left="543" w:hanging="460"/>
      </w:pPr>
      <w:rPr>
        <w:rFonts w:hint="default"/>
      </w:rPr>
    </w:lvl>
    <w:lvl w:ilvl="2">
      <w:start w:val="2"/>
      <w:numFmt w:val="decimal"/>
      <w:lvlText w:val="%1.%2.%3."/>
      <w:lvlJc w:val="left"/>
      <w:pPr>
        <w:ind w:left="886" w:hanging="720"/>
      </w:pPr>
      <w:rPr>
        <w:rFonts w:hint="default"/>
      </w:rPr>
    </w:lvl>
    <w:lvl w:ilvl="3">
      <w:start w:val="1"/>
      <w:numFmt w:val="decimal"/>
      <w:lvlText w:val="%1.%2.%3.%4."/>
      <w:lvlJc w:val="left"/>
      <w:pPr>
        <w:ind w:left="969" w:hanging="720"/>
      </w:pPr>
      <w:rPr>
        <w:rFonts w:hint="default"/>
      </w:rPr>
    </w:lvl>
    <w:lvl w:ilvl="4">
      <w:start w:val="1"/>
      <w:numFmt w:val="decimal"/>
      <w:lvlText w:val="%1.%2.%3.%4.%5."/>
      <w:lvlJc w:val="left"/>
      <w:pPr>
        <w:ind w:left="1412" w:hanging="1080"/>
      </w:pPr>
      <w:rPr>
        <w:rFonts w:hint="default"/>
      </w:rPr>
    </w:lvl>
    <w:lvl w:ilvl="5">
      <w:start w:val="1"/>
      <w:numFmt w:val="decimal"/>
      <w:lvlText w:val="%1.%2.%3.%4.%5.%6."/>
      <w:lvlJc w:val="left"/>
      <w:pPr>
        <w:ind w:left="1495" w:hanging="1080"/>
      </w:pPr>
      <w:rPr>
        <w:rFonts w:hint="default"/>
      </w:rPr>
    </w:lvl>
    <w:lvl w:ilvl="6">
      <w:start w:val="1"/>
      <w:numFmt w:val="decimal"/>
      <w:lvlText w:val="%1.%2.%3.%4.%5.%6.%7."/>
      <w:lvlJc w:val="left"/>
      <w:pPr>
        <w:ind w:left="1578" w:hanging="1080"/>
      </w:pPr>
      <w:rPr>
        <w:rFonts w:hint="default"/>
      </w:rPr>
    </w:lvl>
    <w:lvl w:ilvl="7">
      <w:start w:val="1"/>
      <w:numFmt w:val="decimal"/>
      <w:lvlText w:val="%1.%2.%3.%4.%5.%6.%7.%8."/>
      <w:lvlJc w:val="left"/>
      <w:pPr>
        <w:ind w:left="2021" w:hanging="1440"/>
      </w:pPr>
      <w:rPr>
        <w:rFonts w:hint="default"/>
      </w:rPr>
    </w:lvl>
    <w:lvl w:ilvl="8">
      <w:start w:val="1"/>
      <w:numFmt w:val="decimal"/>
      <w:lvlText w:val="%1.%2.%3.%4.%5.%6.%7.%8.%9."/>
      <w:lvlJc w:val="left"/>
      <w:pPr>
        <w:ind w:left="2104" w:hanging="1440"/>
      </w:pPr>
      <w:rPr>
        <w:rFonts w:hint="default"/>
      </w:rPr>
    </w:lvl>
  </w:abstractNum>
  <w:abstractNum w:abstractNumId="9" w15:restartNumberingAfterBreak="0">
    <w:nsid w:val="2F8E1AB1"/>
    <w:multiLevelType w:val="hybridMultilevel"/>
    <w:tmpl w:val="3EE68270"/>
    <w:lvl w:ilvl="0" w:tplc="76C848B6">
      <w:start w:val="1"/>
      <w:numFmt w:val="decimal"/>
      <w:lvlText w:val="%1."/>
      <w:lvlJc w:val="left"/>
      <w:pPr>
        <w:ind w:left="450" w:hanging="284"/>
      </w:pPr>
      <w:rPr>
        <w:rFonts w:ascii="Arial" w:eastAsia="Arial" w:hAnsi="Arial" w:cs="Arial" w:hint="default"/>
        <w:b/>
        <w:bCs/>
        <w:i w:val="0"/>
        <w:iCs w:val="0"/>
        <w:spacing w:val="-1"/>
        <w:w w:val="99"/>
        <w:sz w:val="20"/>
        <w:szCs w:val="20"/>
        <w:lang w:val="id" w:eastAsia="en-US" w:bidi="ar-SA"/>
      </w:rPr>
    </w:lvl>
    <w:lvl w:ilvl="1" w:tplc="D37E32D0">
      <w:numFmt w:val="bullet"/>
      <w:lvlText w:val="•"/>
      <w:lvlJc w:val="left"/>
      <w:pPr>
        <w:ind w:left="1126" w:hanging="284"/>
      </w:pPr>
      <w:rPr>
        <w:rFonts w:hint="default"/>
        <w:lang w:val="id" w:eastAsia="en-US" w:bidi="ar-SA"/>
      </w:rPr>
    </w:lvl>
    <w:lvl w:ilvl="2" w:tplc="CF5464E4">
      <w:numFmt w:val="bullet"/>
      <w:lvlText w:val="•"/>
      <w:lvlJc w:val="left"/>
      <w:pPr>
        <w:ind w:left="1793" w:hanging="284"/>
      </w:pPr>
      <w:rPr>
        <w:rFonts w:hint="default"/>
        <w:lang w:val="id" w:eastAsia="en-US" w:bidi="ar-SA"/>
      </w:rPr>
    </w:lvl>
    <w:lvl w:ilvl="3" w:tplc="0A6889B4">
      <w:numFmt w:val="bullet"/>
      <w:lvlText w:val="•"/>
      <w:lvlJc w:val="left"/>
      <w:pPr>
        <w:ind w:left="2459" w:hanging="284"/>
      </w:pPr>
      <w:rPr>
        <w:rFonts w:hint="default"/>
        <w:lang w:val="id" w:eastAsia="en-US" w:bidi="ar-SA"/>
      </w:rPr>
    </w:lvl>
    <w:lvl w:ilvl="4" w:tplc="542C871A">
      <w:numFmt w:val="bullet"/>
      <w:lvlText w:val="•"/>
      <w:lvlJc w:val="left"/>
      <w:pPr>
        <w:ind w:left="3126" w:hanging="284"/>
      </w:pPr>
      <w:rPr>
        <w:rFonts w:hint="default"/>
        <w:lang w:val="id" w:eastAsia="en-US" w:bidi="ar-SA"/>
      </w:rPr>
    </w:lvl>
    <w:lvl w:ilvl="5" w:tplc="88C8E736">
      <w:numFmt w:val="bullet"/>
      <w:lvlText w:val="•"/>
      <w:lvlJc w:val="left"/>
      <w:pPr>
        <w:ind w:left="3792" w:hanging="284"/>
      </w:pPr>
      <w:rPr>
        <w:rFonts w:hint="default"/>
        <w:lang w:val="id" w:eastAsia="en-US" w:bidi="ar-SA"/>
      </w:rPr>
    </w:lvl>
    <w:lvl w:ilvl="6" w:tplc="866C3EB0">
      <w:numFmt w:val="bullet"/>
      <w:lvlText w:val="•"/>
      <w:lvlJc w:val="left"/>
      <w:pPr>
        <w:ind w:left="4459" w:hanging="284"/>
      </w:pPr>
      <w:rPr>
        <w:rFonts w:hint="default"/>
        <w:lang w:val="id" w:eastAsia="en-US" w:bidi="ar-SA"/>
      </w:rPr>
    </w:lvl>
    <w:lvl w:ilvl="7" w:tplc="43742344">
      <w:numFmt w:val="bullet"/>
      <w:lvlText w:val="•"/>
      <w:lvlJc w:val="left"/>
      <w:pPr>
        <w:ind w:left="5125" w:hanging="284"/>
      </w:pPr>
      <w:rPr>
        <w:rFonts w:hint="default"/>
        <w:lang w:val="id" w:eastAsia="en-US" w:bidi="ar-SA"/>
      </w:rPr>
    </w:lvl>
    <w:lvl w:ilvl="8" w:tplc="6478C876">
      <w:numFmt w:val="bullet"/>
      <w:lvlText w:val="•"/>
      <w:lvlJc w:val="left"/>
      <w:pPr>
        <w:ind w:left="5792" w:hanging="284"/>
      </w:pPr>
      <w:rPr>
        <w:rFonts w:hint="default"/>
        <w:lang w:val="id" w:eastAsia="en-US" w:bidi="ar-SA"/>
      </w:rPr>
    </w:lvl>
  </w:abstractNum>
  <w:abstractNum w:abstractNumId="10" w15:restartNumberingAfterBreak="0">
    <w:nsid w:val="387516C9"/>
    <w:multiLevelType w:val="hybridMultilevel"/>
    <w:tmpl w:val="BCD6F1C0"/>
    <w:lvl w:ilvl="0" w:tplc="EAFE9098">
      <w:start w:val="1"/>
      <w:numFmt w:val="lowerLetter"/>
      <w:lvlText w:val="%1."/>
      <w:lvlJc w:val="left"/>
      <w:pPr>
        <w:ind w:left="911" w:hanging="200"/>
      </w:pPr>
      <w:rPr>
        <w:rFonts w:ascii="Times New Roman" w:eastAsia="Times New Roman" w:hAnsi="Times New Roman" w:cs="Times New Roman" w:hint="default"/>
        <w:b/>
        <w:bCs/>
        <w:i w:val="0"/>
        <w:iCs w:val="0"/>
        <w:spacing w:val="0"/>
        <w:w w:val="100"/>
        <w:sz w:val="20"/>
        <w:szCs w:val="20"/>
        <w:lang w:val="id" w:eastAsia="en-US" w:bidi="ar-SA"/>
      </w:rPr>
    </w:lvl>
    <w:lvl w:ilvl="1" w:tplc="8000F904">
      <w:numFmt w:val="bullet"/>
      <w:lvlText w:val="•"/>
      <w:lvlJc w:val="left"/>
      <w:pPr>
        <w:ind w:left="1525" w:hanging="200"/>
      </w:pPr>
      <w:rPr>
        <w:rFonts w:hint="default"/>
        <w:lang w:val="id" w:eastAsia="en-US" w:bidi="ar-SA"/>
      </w:rPr>
    </w:lvl>
    <w:lvl w:ilvl="2" w:tplc="BD725D7E">
      <w:numFmt w:val="bullet"/>
      <w:lvlText w:val="•"/>
      <w:lvlJc w:val="left"/>
      <w:pPr>
        <w:ind w:left="2131" w:hanging="200"/>
      </w:pPr>
      <w:rPr>
        <w:rFonts w:hint="default"/>
        <w:lang w:val="id" w:eastAsia="en-US" w:bidi="ar-SA"/>
      </w:rPr>
    </w:lvl>
    <w:lvl w:ilvl="3" w:tplc="29C27C26">
      <w:numFmt w:val="bullet"/>
      <w:lvlText w:val="•"/>
      <w:lvlJc w:val="left"/>
      <w:pPr>
        <w:ind w:left="2736" w:hanging="200"/>
      </w:pPr>
      <w:rPr>
        <w:rFonts w:hint="default"/>
        <w:lang w:val="id" w:eastAsia="en-US" w:bidi="ar-SA"/>
      </w:rPr>
    </w:lvl>
    <w:lvl w:ilvl="4" w:tplc="39B8B436">
      <w:numFmt w:val="bullet"/>
      <w:lvlText w:val="•"/>
      <w:lvlJc w:val="left"/>
      <w:pPr>
        <w:ind w:left="3342" w:hanging="200"/>
      </w:pPr>
      <w:rPr>
        <w:rFonts w:hint="default"/>
        <w:lang w:val="id" w:eastAsia="en-US" w:bidi="ar-SA"/>
      </w:rPr>
    </w:lvl>
    <w:lvl w:ilvl="5" w:tplc="268C4978">
      <w:numFmt w:val="bullet"/>
      <w:lvlText w:val="•"/>
      <w:lvlJc w:val="left"/>
      <w:pPr>
        <w:ind w:left="3947" w:hanging="200"/>
      </w:pPr>
      <w:rPr>
        <w:rFonts w:hint="default"/>
        <w:lang w:val="id" w:eastAsia="en-US" w:bidi="ar-SA"/>
      </w:rPr>
    </w:lvl>
    <w:lvl w:ilvl="6" w:tplc="F25C32A8">
      <w:numFmt w:val="bullet"/>
      <w:lvlText w:val="•"/>
      <w:lvlJc w:val="left"/>
      <w:pPr>
        <w:ind w:left="4553" w:hanging="200"/>
      </w:pPr>
      <w:rPr>
        <w:rFonts w:hint="default"/>
        <w:lang w:val="id" w:eastAsia="en-US" w:bidi="ar-SA"/>
      </w:rPr>
    </w:lvl>
    <w:lvl w:ilvl="7" w:tplc="C0400D8C">
      <w:numFmt w:val="bullet"/>
      <w:lvlText w:val="•"/>
      <w:lvlJc w:val="left"/>
      <w:pPr>
        <w:ind w:left="5158" w:hanging="200"/>
      </w:pPr>
      <w:rPr>
        <w:rFonts w:hint="default"/>
        <w:lang w:val="id" w:eastAsia="en-US" w:bidi="ar-SA"/>
      </w:rPr>
    </w:lvl>
    <w:lvl w:ilvl="8" w:tplc="00564978">
      <w:numFmt w:val="bullet"/>
      <w:lvlText w:val="•"/>
      <w:lvlJc w:val="left"/>
      <w:pPr>
        <w:ind w:left="5764" w:hanging="200"/>
      </w:pPr>
      <w:rPr>
        <w:rFonts w:hint="default"/>
        <w:lang w:val="id" w:eastAsia="en-US" w:bidi="ar-SA"/>
      </w:rPr>
    </w:lvl>
  </w:abstractNum>
  <w:abstractNum w:abstractNumId="11" w15:restartNumberingAfterBreak="0">
    <w:nsid w:val="3D59B65A"/>
    <w:multiLevelType w:val="multilevel"/>
    <w:tmpl w:val="3D59B65A"/>
    <w:lvl w:ilvl="0">
      <w:start w:val="1"/>
      <w:numFmt w:val="decimal"/>
      <w:lvlText w:val="BAB %1"/>
      <w:lvlJc w:val="left"/>
      <w:pPr>
        <w:ind w:left="0" w:firstLine="0"/>
      </w:pPr>
      <w:rPr>
        <w:rFonts w:ascii="Times New Roman" w:hAnsi="Times New Roman" w:cs="Times New Roman" w:hint="default"/>
      </w:rPr>
    </w:lvl>
    <w:lvl w:ilvl="1">
      <w:start w:val="1"/>
      <w:numFmt w:val="decimal"/>
      <w:lvlText w:val="%1.%2."/>
      <w:lvlJc w:val="left"/>
      <w:pPr>
        <w:ind w:left="1361" w:hanging="794"/>
      </w:pPr>
      <w:rPr>
        <w:rFonts w:hint="default"/>
        <w:color w:val="000000"/>
      </w:rPr>
    </w:lvl>
    <w:lvl w:ilvl="2">
      <w:start w:val="1"/>
      <w:numFmt w:val="decimal"/>
      <w:lvlText w:val="%1.%2.%3."/>
      <w:lvlJc w:val="left"/>
      <w:pPr>
        <w:ind w:left="1985" w:hanging="1191"/>
      </w:pPr>
      <w:rPr>
        <w:rFonts w:hint="default"/>
      </w:rPr>
    </w:lvl>
    <w:lvl w:ilvl="3">
      <w:start w:val="1"/>
      <w:numFmt w:val="decimal"/>
      <w:lvlText w:val="%4"/>
      <w:lvlJc w:val="left"/>
      <w:pPr>
        <w:ind w:left="0" w:firstLine="0"/>
      </w:pPr>
      <w:rPr>
        <w:rFonts w:ascii="SimSun" w:eastAsia="SimSun" w:hAnsi="SimSun" w:cs="SimSun" w:hint="default"/>
      </w:rPr>
    </w:lvl>
    <w:lvl w:ilvl="4">
      <w:start w:val="1"/>
      <w:numFmt w:val="decimal"/>
      <w:lvlText w:val="%5"/>
      <w:lvlJc w:val="left"/>
      <w:pPr>
        <w:ind w:left="0" w:firstLine="0"/>
      </w:pPr>
      <w:rPr>
        <w:rFonts w:ascii="SimSun" w:eastAsia="SimSun" w:hAnsi="SimSun" w:cs="SimSun" w:hint="default"/>
      </w:r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2" w15:restartNumberingAfterBreak="0">
    <w:nsid w:val="5D1F3F8B"/>
    <w:multiLevelType w:val="multilevel"/>
    <w:tmpl w:val="D3CCC13C"/>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73F30B4"/>
    <w:multiLevelType w:val="hybridMultilevel"/>
    <w:tmpl w:val="BC36E41E"/>
    <w:lvl w:ilvl="0" w:tplc="08FE37CA">
      <w:start w:val="1"/>
      <w:numFmt w:val="upp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4" w15:restartNumberingAfterBreak="0">
    <w:nsid w:val="6AA220F5"/>
    <w:multiLevelType w:val="hybridMultilevel"/>
    <w:tmpl w:val="152EDE7E"/>
    <w:lvl w:ilvl="0" w:tplc="42AC3E1A">
      <w:start w:val="1"/>
      <w:numFmt w:val="decimal"/>
      <w:lvlText w:val="%1."/>
      <w:lvlJc w:val="left"/>
      <w:pPr>
        <w:ind w:left="1000" w:hanging="361"/>
      </w:pPr>
      <w:rPr>
        <w:rFonts w:ascii="Times New Roman" w:eastAsia="Times New Roman" w:hAnsi="Times New Roman" w:cs="Times New Roman" w:hint="default"/>
        <w:b w:val="0"/>
        <w:bCs w:val="0"/>
        <w:i w:val="0"/>
        <w:iCs w:val="0"/>
        <w:spacing w:val="0"/>
        <w:w w:val="99"/>
        <w:sz w:val="20"/>
        <w:szCs w:val="20"/>
        <w:lang w:val="id" w:eastAsia="en-US" w:bidi="ar-SA"/>
      </w:rPr>
    </w:lvl>
    <w:lvl w:ilvl="1" w:tplc="FAA069A0">
      <w:numFmt w:val="bullet"/>
      <w:lvlText w:val="•"/>
      <w:lvlJc w:val="left"/>
      <w:pPr>
        <w:ind w:left="1569" w:hanging="361"/>
      </w:pPr>
      <w:rPr>
        <w:rFonts w:hint="default"/>
        <w:lang w:val="id" w:eastAsia="en-US" w:bidi="ar-SA"/>
      </w:rPr>
    </w:lvl>
    <w:lvl w:ilvl="2" w:tplc="8444BB3A">
      <w:numFmt w:val="bullet"/>
      <w:lvlText w:val="•"/>
      <w:lvlJc w:val="left"/>
      <w:pPr>
        <w:ind w:left="2138" w:hanging="361"/>
      </w:pPr>
      <w:rPr>
        <w:rFonts w:hint="default"/>
        <w:lang w:val="id" w:eastAsia="en-US" w:bidi="ar-SA"/>
      </w:rPr>
    </w:lvl>
    <w:lvl w:ilvl="3" w:tplc="210A04C8">
      <w:numFmt w:val="bullet"/>
      <w:lvlText w:val="•"/>
      <w:lvlJc w:val="left"/>
      <w:pPr>
        <w:ind w:left="2707" w:hanging="361"/>
      </w:pPr>
      <w:rPr>
        <w:rFonts w:hint="default"/>
        <w:lang w:val="id" w:eastAsia="en-US" w:bidi="ar-SA"/>
      </w:rPr>
    </w:lvl>
    <w:lvl w:ilvl="4" w:tplc="A6E65AEC">
      <w:numFmt w:val="bullet"/>
      <w:lvlText w:val="•"/>
      <w:lvlJc w:val="left"/>
      <w:pPr>
        <w:ind w:left="3276" w:hanging="361"/>
      </w:pPr>
      <w:rPr>
        <w:rFonts w:hint="default"/>
        <w:lang w:val="id" w:eastAsia="en-US" w:bidi="ar-SA"/>
      </w:rPr>
    </w:lvl>
    <w:lvl w:ilvl="5" w:tplc="8E1EA45A">
      <w:numFmt w:val="bullet"/>
      <w:lvlText w:val="•"/>
      <w:lvlJc w:val="left"/>
      <w:pPr>
        <w:ind w:left="3845" w:hanging="361"/>
      </w:pPr>
      <w:rPr>
        <w:rFonts w:hint="default"/>
        <w:lang w:val="id" w:eastAsia="en-US" w:bidi="ar-SA"/>
      </w:rPr>
    </w:lvl>
    <w:lvl w:ilvl="6" w:tplc="ABFEA8B8">
      <w:numFmt w:val="bullet"/>
      <w:lvlText w:val="•"/>
      <w:lvlJc w:val="left"/>
      <w:pPr>
        <w:ind w:left="4414" w:hanging="361"/>
      </w:pPr>
      <w:rPr>
        <w:rFonts w:hint="default"/>
        <w:lang w:val="id" w:eastAsia="en-US" w:bidi="ar-SA"/>
      </w:rPr>
    </w:lvl>
    <w:lvl w:ilvl="7" w:tplc="4FF28740">
      <w:numFmt w:val="bullet"/>
      <w:lvlText w:val="•"/>
      <w:lvlJc w:val="left"/>
      <w:pPr>
        <w:ind w:left="4983" w:hanging="361"/>
      </w:pPr>
      <w:rPr>
        <w:rFonts w:hint="default"/>
        <w:lang w:val="id" w:eastAsia="en-US" w:bidi="ar-SA"/>
      </w:rPr>
    </w:lvl>
    <w:lvl w:ilvl="8" w:tplc="1F8CC1D8">
      <w:numFmt w:val="bullet"/>
      <w:lvlText w:val="•"/>
      <w:lvlJc w:val="left"/>
      <w:pPr>
        <w:ind w:left="5553" w:hanging="361"/>
      </w:pPr>
      <w:rPr>
        <w:rFonts w:hint="default"/>
        <w:lang w:val="id" w:eastAsia="en-US" w:bidi="ar-SA"/>
      </w:rPr>
    </w:lvl>
  </w:abstractNum>
  <w:abstractNum w:abstractNumId="15" w15:restartNumberingAfterBreak="0">
    <w:nsid w:val="6CC870C0"/>
    <w:multiLevelType w:val="multilevel"/>
    <w:tmpl w:val="774C20BC"/>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16" w15:restartNumberingAfterBreak="0">
    <w:nsid w:val="726A2FD3"/>
    <w:multiLevelType w:val="multilevel"/>
    <w:tmpl w:val="A0567588"/>
    <w:lvl w:ilvl="0">
      <w:start w:val="4"/>
      <w:numFmt w:val="decimal"/>
      <w:lvlText w:val="%1"/>
      <w:lvlJc w:val="left"/>
      <w:pPr>
        <w:ind w:left="400" w:hanging="400"/>
      </w:pPr>
      <w:rPr>
        <w:rFonts w:hint="default"/>
      </w:rPr>
    </w:lvl>
    <w:lvl w:ilvl="1">
      <w:start w:val="6"/>
      <w:numFmt w:val="decimal"/>
      <w:lvlText w:val="%1.%2"/>
      <w:lvlJc w:val="left"/>
      <w:pPr>
        <w:ind w:left="400" w:hanging="400"/>
      </w:pPr>
      <w:rPr>
        <w:rFonts w:hint="default"/>
      </w:rPr>
    </w:lvl>
    <w:lvl w:ilvl="2">
      <w:start w:val="4"/>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79847CE4"/>
    <w:multiLevelType w:val="multilevel"/>
    <w:tmpl w:val="774C20BC"/>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18" w15:restartNumberingAfterBreak="0">
    <w:nsid w:val="79BC6418"/>
    <w:multiLevelType w:val="hybridMultilevel"/>
    <w:tmpl w:val="B62C6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A91CE2"/>
    <w:multiLevelType w:val="hybridMultilevel"/>
    <w:tmpl w:val="3BDE1F50"/>
    <w:lvl w:ilvl="0" w:tplc="FE663C7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032389682">
    <w:abstractNumId w:val="11"/>
  </w:num>
  <w:num w:numId="2" w16cid:durableId="407460139">
    <w:abstractNumId w:val="0"/>
  </w:num>
  <w:num w:numId="3" w16cid:durableId="498232373">
    <w:abstractNumId w:val="7"/>
  </w:num>
  <w:num w:numId="4" w16cid:durableId="1253050135">
    <w:abstractNumId w:val="12"/>
  </w:num>
  <w:num w:numId="5" w16cid:durableId="2056348354">
    <w:abstractNumId w:val="5"/>
  </w:num>
  <w:num w:numId="6" w16cid:durableId="1284731260">
    <w:abstractNumId w:val="13"/>
  </w:num>
  <w:num w:numId="7" w16cid:durableId="1056051170">
    <w:abstractNumId w:val="6"/>
  </w:num>
  <w:num w:numId="8" w16cid:durableId="1879734400">
    <w:abstractNumId w:val="9"/>
  </w:num>
  <w:num w:numId="9" w16cid:durableId="1343817488">
    <w:abstractNumId w:val="4"/>
  </w:num>
  <w:num w:numId="10" w16cid:durableId="1174370384">
    <w:abstractNumId w:val="15"/>
  </w:num>
  <w:num w:numId="11" w16cid:durableId="499202271">
    <w:abstractNumId w:val="2"/>
  </w:num>
  <w:num w:numId="12" w16cid:durableId="390423857">
    <w:abstractNumId w:val="18"/>
  </w:num>
  <w:num w:numId="13" w16cid:durableId="999112096">
    <w:abstractNumId w:val="1"/>
  </w:num>
  <w:num w:numId="14" w16cid:durableId="1112674117">
    <w:abstractNumId w:val="10"/>
  </w:num>
  <w:num w:numId="15" w16cid:durableId="263730264">
    <w:abstractNumId w:val="17"/>
  </w:num>
  <w:num w:numId="16" w16cid:durableId="1603605531">
    <w:abstractNumId w:val="8"/>
  </w:num>
  <w:num w:numId="17" w16cid:durableId="545340964">
    <w:abstractNumId w:val="16"/>
  </w:num>
  <w:num w:numId="18" w16cid:durableId="1522165216">
    <w:abstractNumId w:val="19"/>
  </w:num>
  <w:num w:numId="19" w16cid:durableId="671958847">
    <w:abstractNumId w:val="14"/>
  </w:num>
  <w:num w:numId="20" w16cid:durableId="887376381">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hideSpellingErrors/>
  <w:hideGrammaticalError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B"/>
    <w:rsid w:val="0000385B"/>
    <w:rsid w:val="000148B7"/>
    <w:rsid w:val="00015850"/>
    <w:rsid w:val="00022E77"/>
    <w:rsid w:val="00026D49"/>
    <w:rsid w:val="00032D89"/>
    <w:rsid w:val="000360C6"/>
    <w:rsid w:val="00036CBC"/>
    <w:rsid w:val="0004004F"/>
    <w:rsid w:val="000466CE"/>
    <w:rsid w:val="00056186"/>
    <w:rsid w:val="00066359"/>
    <w:rsid w:val="00072628"/>
    <w:rsid w:val="00075F59"/>
    <w:rsid w:val="00076067"/>
    <w:rsid w:val="00076F44"/>
    <w:rsid w:val="00077F24"/>
    <w:rsid w:val="000821CC"/>
    <w:rsid w:val="000838B3"/>
    <w:rsid w:val="00083DDE"/>
    <w:rsid w:val="0008457A"/>
    <w:rsid w:val="000856C4"/>
    <w:rsid w:val="00091F17"/>
    <w:rsid w:val="00095CDE"/>
    <w:rsid w:val="00095EE7"/>
    <w:rsid w:val="0009639D"/>
    <w:rsid w:val="000A4AC8"/>
    <w:rsid w:val="000A4D02"/>
    <w:rsid w:val="000A513A"/>
    <w:rsid w:val="000A6B61"/>
    <w:rsid w:val="000D2355"/>
    <w:rsid w:val="000D3DB8"/>
    <w:rsid w:val="000D7904"/>
    <w:rsid w:val="000E18C8"/>
    <w:rsid w:val="000E32CA"/>
    <w:rsid w:val="000E5F82"/>
    <w:rsid w:val="000F577F"/>
    <w:rsid w:val="00101656"/>
    <w:rsid w:val="00101F73"/>
    <w:rsid w:val="00104CB5"/>
    <w:rsid w:val="0010534E"/>
    <w:rsid w:val="00110BEA"/>
    <w:rsid w:val="00111338"/>
    <w:rsid w:val="00114F3D"/>
    <w:rsid w:val="00116317"/>
    <w:rsid w:val="00117A0A"/>
    <w:rsid w:val="001212AD"/>
    <w:rsid w:val="00126D08"/>
    <w:rsid w:val="00132E1F"/>
    <w:rsid w:val="00140DC8"/>
    <w:rsid w:val="00144448"/>
    <w:rsid w:val="00146E20"/>
    <w:rsid w:val="00156174"/>
    <w:rsid w:val="00156B27"/>
    <w:rsid w:val="001605F3"/>
    <w:rsid w:val="0016087A"/>
    <w:rsid w:val="001610FC"/>
    <w:rsid w:val="0016141B"/>
    <w:rsid w:val="00163DC7"/>
    <w:rsid w:val="0016567A"/>
    <w:rsid w:val="00165AF1"/>
    <w:rsid w:val="0017177C"/>
    <w:rsid w:val="001722A2"/>
    <w:rsid w:val="00173367"/>
    <w:rsid w:val="00183B14"/>
    <w:rsid w:val="00186004"/>
    <w:rsid w:val="00196930"/>
    <w:rsid w:val="0019742F"/>
    <w:rsid w:val="0019752E"/>
    <w:rsid w:val="001A058D"/>
    <w:rsid w:val="001A4B4B"/>
    <w:rsid w:val="001A7B68"/>
    <w:rsid w:val="001A7DDA"/>
    <w:rsid w:val="001C193C"/>
    <w:rsid w:val="001C1D57"/>
    <w:rsid w:val="001C3935"/>
    <w:rsid w:val="001C596E"/>
    <w:rsid w:val="001E09F7"/>
    <w:rsid w:val="001E1A55"/>
    <w:rsid w:val="001E2C98"/>
    <w:rsid w:val="001E4C6F"/>
    <w:rsid w:val="001E4FAC"/>
    <w:rsid w:val="001E7DA5"/>
    <w:rsid w:val="001F287A"/>
    <w:rsid w:val="001F7FC1"/>
    <w:rsid w:val="002038D5"/>
    <w:rsid w:val="002058EA"/>
    <w:rsid w:val="0021504C"/>
    <w:rsid w:val="0021545C"/>
    <w:rsid w:val="00225BEF"/>
    <w:rsid w:val="00227944"/>
    <w:rsid w:val="00235B15"/>
    <w:rsid w:val="00237C8F"/>
    <w:rsid w:val="002475C8"/>
    <w:rsid w:val="00247799"/>
    <w:rsid w:val="00247990"/>
    <w:rsid w:val="0025161C"/>
    <w:rsid w:val="0025234A"/>
    <w:rsid w:val="002547B4"/>
    <w:rsid w:val="002547E8"/>
    <w:rsid w:val="00261A4C"/>
    <w:rsid w:val="00267BCD"/>
    <w:rsid w:val="00297D21"/>
    <w:rsid w:val="002A73FF"/>
    <w:rsid w:val="002B2C35"/>
    <w:rsid w:val="002B4ADF"/>
    <w:rsid w:val="002B66BC"/>
    <w:rsid w:val="002B67E2"/>
    <w:rsid w:val="002B7999"/>
    <w:rsid w:val="002C01CC"/>
    <w:rsid w:val="002C1649"/>
    <w:rsid w:val="002C38F2"/>
    <w:rsid w:val="002C3A25"/>
    <w:rsid w:val="002C57FB"/>
    <w:rsid w:val="002D6A4D"/>
    <w:rsid w:val="002D713A"/>
    <w:rsid w:val="002E02DC"/>
    <w:rsid w:val="002E4AD8"/>
    <w:rsid w:val="002E5DA7"/>
    <w:rsid w:val="002F2390"/>
    <w:rsid w:val="00301A7E"/>
    <w:rsid w:val="00305B77"/>
    <w:rsid w:val="00313F26"/>
    <w:rsid w:val="00315F32"/>
    <w:rsid w:val="00320360"/>
    <w:rsid w:val="003244AB"/>
    <w:rsid w:val="003273DA"/>
    <w:rsid w:val="003340C6"/>
    <w:rsid w:val="003436A0"/>
    <w:rsid w:val="00351B40"/>
    <w:rsid w:val="003569A0"/>
    <w:rsid w:val="003605B5"/>
    <w:rsid w:val="00360FFA"/>
    <w:rsid w:val="003628F6"/>
    <w:rsid w:val="00362BC2"/>
    <w:rsid w:val="003666AF"/>
    <w:rsid w:val="00372004"/>
    <w:rsid w:val="0037226B"/>
    <w:rsid w:val="0038712D"/>
    <w:rsid w:val="00390EC1"/>
    <w:rsid w:val="00391459"/>
    <w:rsid w:val="003939AB"/>
    <w:rsid w:val="00394E34"/>
    <w:rsid w:val="003A4AB8"/>
    <w:rsid w:val="003A7A06"/>
    <w:rsid w:val="003A7D6F"/>
    <w:rsid w:val="003B120C"/>
    <w:rsid w:val="003B6B5F"/>
    <w:rsid w:val="003C70C5"/>
    <w:rsid w:val="003D3E9B"/>
    <w:rsid w:val="003D6DD1"/>
    <w:rsid w:val="003F25C7"/>
    <w:rsid w:val="003F56E2"/>
    <w:rsid w:val="004000EC"/>
    <w:rsid w:val="0040105D"/>
    <w:rsid w:val="0040422A"/>
    <w:rsid w:val="004042AF"/>
    <w:rsid w:val="00404F74"/>
    <w:rsid w:val="0040686E"/>
    <w:rsid w:val="00407BA4"/>
    <w:rsid w:val="00410CBE"/>
    <w:rsid w:val="00411C07"/>
    <w:rsid w:val="00412DE2"/>
    <w:rsid w:val="00414653"/>
    <w:rsid w:val="00415067"/>
    <w:rsid w:val="004203CC"/>
    <w:rsid w:val="00426C24"/>
    <w:rsid w:val="00430EBF"/>
    <w:rsid w:val="004315ED"/>
    <w:rsid w:val="004513F9"/>
    <w:rsid w:val="00456D48"/>
    <w:rsid w:val="004603BA"/>
    <w:rsid w:val="00461240"/>
    <w:rsid w:val="00466320"/>
    <w:rsid w:val="00470962"/>
    <w:rsid w:val="0047267A"/>
    <w:rsid w:val="00472757"/>
    <w:rsid w:val="0047447C"/>
    <w:rsid w:val="00477CDC"/>
    <w:rsid w:val="00480860"/>
    <w:rsid w:val="00480F91"/>
    <w:rsid w:val="004810F4"/>
    <w:rsid w:val="004850B9"/>
    <w:rsid w:val="004973D6"/>
    <w:rsid w:val="00497981"/>
    <w:rsid w:val="00497BBF"/>
    <w:rsid w:val="004A1C0E"/>
    <w:rsid w:val="004B0739"/>
    <w:rsid w:val="004B1EC6"/>
    <w:rsid w:val="004C18CD"/>
    <w:rsid w:val="004C4FA7"/>
    <w:rsid w:val="004C69AC"/>
    <w:rsid w:val="004D05F6"/>
    <w:rsid w:val="004D0EA0"/>
    <w:rsid w:val="004D4C8C"/>
    <w:rsid w:val="004D54C6"/>
    <w:rsid w:val="004E2CC2"/>
    <w:rsid w:val="004E411B"/>
    <w:rsid w:val="004E61F5"/>
    <w:rsid w:val="004E7699"/>
    <w:rsid w:val="004F19D0"/>
    <w:rsid w:val="004F3149"/>
    <w:rsid w:val="004F3C38"/>
    <w:rsid w:val="00501F53"/>
    <w:rsid w:val="00504DDA"/>
    <w:rsid w:val="005055F9"/>
    <w:rsid w:val="005075B5"/>
    <w:rsid w:val="00510EFC"/>
    <w:rsid w:val="00513141"/>
    <w:rsid w:val="00536292"/>
    <w:rsid w:val="005365DE"/>
    <w:rsid w:val="00541803"/>
    <w:rsid w:val="00542DE3"/>
    <w:rsid w:val="005544D1"/>
    <w:rsid w:val="00554835"/>
    <w:rsid w:val="00562727"/>
    <w:rsid w:val="0056666E"/>
    <w:rsid w:val="00567527"/>
    <w:rsid w:val="00583F9F"/>
    <w:rsid w:val="0058716B"/>
    <w:rsid w:val="00591476"/>
    <w:rsid w:val="005A673E"/>
    <w:rsid w:val="005B66B5"/>
    <w:rsid w:val="005C0706"/>
    <w:rsid w:val="005C3F41"/>
    <w:rsid w:val="005C59C9"/>
    <w:rsid w:val="005D2505"/>
    <w:rsid w:val="005E5B63"/>
    <w:rsid w:val="005F2933"/>
    <w:rsid w:val="005F4301"/>
    <w:rsid w:val="005F6E94"/>
    <w:rsid w:val="006111B9"/>
    <w:rsid w:val="006118D9"/>
    <w:rsid w:val="00615912"/>
    <w:rsid w:val="00615D16"/>
    <w:rsid w:val="006269F2"/>
    <w:rsid w:val="006271E3"/>
    <w:rsid w:val="00633973"/>
    <w:rsid w:val="006342E8"/>
    <w:rsid w:val="0064148C"/>
    <w:rsid w:val="006448FD"/>
    <w:rsid w:val="006449DE"/>
    <w:rsid w:val="006559E3"/>
    <w:rsid w:val="00661B60"/>
    <w:rsid w:val="00662486"/>
    <w:rsid w:val="00664207"/>
    <w:rsid w:val="00682C84"/>
    <w:rsid w:val="0068590C"/>
    <w:rsid w:val="00686243"/>
    <w:rsid w:val="00686EC5"/>
    <w:rsid w:val="006921B5"/>
    <w:rsid w:val="006948D8"/>
    <w:rsid w:val="00695BDB"/>
    <w:rsid w:val="006A1A06"/>
    <w:rsid w:val="006A380B"/>
    <w:rsid w:val="006A4345"/>
    <w:rsid w:val="006A4485"/>
    <w:rsid w:val="006B6AAF"/>
    <w:rsid w:val="006B6B4F"/>
    <w:rsid w:val="006B7E27"/>
    <w:rsid w:val="006C50A3"/>
    <w:rsid w:val="006D2F86"/>
    <w:rsid w:val="006D4536"/>
    <w:rsid w:val="006E3F98"/>
    <w:rsid w:val="006E4655"/>
    <w:rsid w:val="006E6B84"/>
    <w:rsid w:val="006F0B02"/>
    <w:rsid w:val="006F16B5"/>
    <w:rsid w:val="00700BFE"/>
    <w:rsid w:val="007016E0"/>
    <w:rsid w:val="00701917"/>
    <w:rsid w:val="007159CE"/>
    <w:rsid w:val="007248BB"/>
    <w:rsid w:val="0072608F"/>
    <w:rsid w:val="00734987"/>
    <w:rsid w:val="00741574"/>
    <w:rsid w:val="00744495"/>
    <w:rsid w:val="0075143F"/>
    <w:rsid w:val="00752AE4"/>
    <w:rsid w:val="007575FF"/>
    <w:rsid w:val="00763BA9"/>
    <w:rsid w:val="00771F5D"/>
    <w:rsid w:val="007738FA"/>
    <w:rsid w:val="0077646D"/>
    <w:rsid w:val="00787640"/>
    <w:rsid w:val="007956FE"/>
    <w:rsid w:val="0079721F"/>
    <w:rsid w:val="007A1CC5"/>
    <w:rsid w:val="007A320B"/>
    <w:rsid w:val="007A4291"/>
    <w:rsid w:val="007B6C4A"/>
    <w:rsid w:val="007C07E7"/>
    <w:rsid w:val="007E2E86"/>
    <w:rsid w:val="007F121A"/>
    <w:rsid w:val="007F17A5"/>
    <w:rsid w:val="007F1BE1"/>
    <w:rsid w:val="00806720"/>
    <w:rsid w:val="0081300D"/>
    <w:rsid w:val="008134C2"/>
    <w:rsid w:val="0082448C"/>
    <w:rsid w:val="00825E12"/>
    <w:rsid w:val="008276A3"/>
    <w:rsid w:val="00835442"/>
    <w:rsid w:val="0083559E"/>
    <w:rsid w:val="008407A6"/>
    <w:rsid w:val="008504B6"/>
    <w:rsid w:val="00852E89"/>
    <w:rsid w:val="00855B88"/>
    <w:rsid w:val="008605F5"/>
    <w:rsid w:val="00860895"/>
    <w:rsid w:val="00863200"/>
    <w:rsid w:val="00865B5B"/>
    <w:rsid w:val="008704A9"/>
    <w:rsid w:val="0087251E"/>
    <w:rsid w:val="00872D9C"/>
    <w:rsid w:val="00875597"/>
    <w:rsid w:val="008755FA"/>
    <w:rsid w:val="00881392"/>
    <w:rsid w:val="0088144C"/>
    <w:rsid w:val="00890530"/>
    <w:rsid w:val="008938E1"/>
    <w:rsid w:val="00897D0C"/>
    <w:rsid w:val="008A5D48"/>
    <w:rsid w:val="008C3ADE"/>
    <w:rsid w:val="008C474F"/>
    <w:rsid w:val="008D367C"/>
    <w:rsid w:val="008D42E1"/>
    <w:rsid w:val="008D4771"/>
    <w:rsid w:val="008E1B47"/>
    <w:rsid w:val="008F3579"/>
    <w:rsid w:val="00900AED"/>
    <w:rsid w:val="00903FE1"/>
    <w:rsid w:val="0090640D"/>
    <w:rsid w:val="00913B2D"/>
    <w:rsid w:val="0091491F"/>
    <w:rsid w:val="0091601A"/>
    <w:rsid w:val="009172A8"/>
    <w:rsid w:val="00920839"/>
    <w:rsid w:val="0092098C"/>
    <w:rsid w:val="00924995"/>
    <w:rsid w:val="0092737B"/>
    <w:rsid w:val="009344A4"/>
    <w:rsid w:val="0093678A"/>
    <w:rsid w:val="009404BB"/>
    <w:rsid w:val="009427BD"/>
    <w:rsid w:val="00944308"/>
    <w:rsid w:val="00950F8E"/>
    <w:rsid w:val="0095172A"/>
    <w:rsid w:val="0095177D"/>
    <w:rsid w:val="00953BBC"/>
    <w:rsid w:val="009553A5"/>
    <w:rsid w:val="009563C0"/>
    <w:rsid w:val="0096089F"/>
    <w:rsid w:val="00963A13"/>
    <w:rsid w:val="00964583"/>
    <w:rsid w:val="00965FB4"/>
    <w:rsid w:val="009702A8"/>
    <w:rsid w:val="00971217"/>
    <w:rsid w:val="00976DBF"/>
    <w:rsid w:val="00981E5E"/>
    <w:rsid w:val="00993A67"/>
    <w:rsid w:val="009A06B0"/>
    <w:rsid w:val="009A6150"/>
    <w:rsid w:val="009C6BD6"/>
    <w:rsid w:val="009E62D1"/>
    <w:rsid w:val="009E6301"/>
    <w:rsid w:val="009F63D9"/>
    <w:rsid w:val="00A01364"/>
    <w:rsid w:val="00A14346"/>
    <w:rsid w:val="00A209A9"/>
    <w:rsid w:val="00A35139"/>
    <w:rsid w:val="00A400EB"/>
    <w:rsid w:val="00A444F3"/>
    <w:rsid w:val="00A50BC5"/>
    <w:rsid w:val="00A544B4"/>
    <w:rsid w:val="00A55D78"/>
    <w:rsid w:val="00A64D38"/>
    <w:rsid w:val="00A672C9"/>
    <w:rsid w:val="00A73C07"/>
    <w:rsid w:val="00A74602"/>
    <w:rsid w:val="00A74D4F"/>
    <w:rsid w:val="00A833DC"/>
    <w:rsid w:val="00A83CB6"/>
    <w:rsid w:val="00A84B6E"/>
    <w:rsid w:val="00A96DFA"/>
    <w:rsid w:val="00AA0E22"/>
    <w:rsid w:val="00AA0FB1"/>
    <w:rsid w:val="00AA1608"/>
    <w:rsid w:val="00AA3938"/>
    <w:rsid w:val="00AA6AAF"/>
    <w:rsid w:val="00AB2563"/>
    <w:rsid w:val="00AB6695"/>
    <w:rsid w:val="00AB787B"/>
    <w:rsid w:val="00AC2267"/>
    <w:rsid w:val="00AD2A57"/>
    <w:rsid w:val="00AE442D"/>
    <w:rsid w:val="00AE563E"/>
    <w:rsid w:val="00B0459D"/>
    <w:rsid w:val="00B0534F"/>
    <w:rsid w:val="00B058B6"/>
    <w:rsid w:val="00B13FCA"/>
    <w:rsid w:val="00B170AC"/>
    <w:rsid w:val="00B2058E"/>
    <w:rsid w:val="00B22ABB"/>
    <w:rsid w:val="00B252AE"/>
    <w:rsid w:val="00B36B30"/>
    <w:rsid w:val="00B44D68"/>
    <w:rsid w:val="00B45926"/>
    <w:rsid w:val="00B5193C"/>
    <w:rsid w:val="00B523C0"/>
    <w:rsid w:val="00B54A3E"/>
    <w:rsid w:val="00B57624"/>
    <w:rsid w:val="00B57864"/>
    <w:rsid w:val="00B6019D"/>
    <w:rsid w:val="00B65967"/>
    <w:rsid w:val="00B65EFE"/>
    <w:rsid w:val="00B709A1"/>
    <w:rsid w:val="00B70DB0"/>
    <w:rsid w:val="00B71FEB"/>
    <w:rsid w:val="00B72A0F"/>
    <w:rsid w:val="00B75DBC"/>
    <w:rsid w:val="00B80897"/>
    <w:rsid w:val="00B81BCA"/>
    <w:rsid w:val="00B81F3D"/>
    <w:rsid w:val="00B8758B"/>
    <w:rsid w:val="00B90237"/>
    <w:rsid w:val="00B941F2"/>
    <w:rsid w:val="00BA5D86"/>
    <w:rsid w:val="00BB2048"/>
    <w:rsid w:val="00BB67E5"/>
    <w:rsid w:val="00BB6F67"/>
    <w:rsid w:val="00BC2F36"/>
    <w:rsid w:val="00BC68FE"/>
    <w:rsid w:val="00BD31AA"/>
    <w:rsid w:val="00BD467D"/>
    <w:rsid w:val="00BD64E6"/>
    <w:rsid w:val="00BD6C2C"/>
    <w:rsid w:val="00BE228B"/>
    <w:rsid w:val="00BE5E4F"/>
    <w:rsid w:val="00C01B32"/>
    <w:rsid w:val="00C05B6B"/>
    <w:rsid w:val="00C074C1"/>
    <w:rsid w:val="00C3091D"/>
    <w:rsid w:val="00C40E34"/>
    <w:rsid w:val="00C40EC9"/>
    <w:rsid w:val="00C43FCB"/>
    <w:rsid w:val="00C55CE8"/>
    <w:rsid w:val="00C63E07"/>
    <w:rsid w:val="00C647BC"/>
    <w:rsid w:val="00C804AA"/>
    <w:rsid w:val="00C81EC2"/>
    <w:rsid w:val="00C82FBC"/>
    <w:rsid w:val="00C87789"/>
    <w:rsid w:val="00C907A2"/>
    <w:rsid w:val="00C927C9"/>
    <w:rsid w:val="00C93DF4"/>
    <w:rsid w:val="00CB09DA"/>
    <w:rsid w:val="00CB0E4D"/>
    <w:rsid w:val="00CB734F"/>
    <w:rsid w:val="00CC482D"/>
    <w:rsid w:val="00CD1689"/>
    <w:rsid w:val="00CD168A"/>
    <w:rsid w:val="00CD360F"/>
    <w:rsid w:val="00CD782A"/>
    <w:rsid w:val="00CE4199"/>
    <w:rsid w:val="00CE610A"/>
    <w:rsid w:val="00CE61FE"/>
    <w:rsid w:val="00CF5E58"/>
    <w:rsid w:val="00D00F18"/>
    <w:rsid w:val="00D012F0"/>
    <w:rsid w:val="00D06E81"/>
    <w:rsid w:val="00D133D1"/>
    <w:rsid w:val="00D13B16"/>
    <w:rsid w:val="00D16CBE"/>
    <w:rsid w:val="00D17FD7"/>
    <w:rsid w:val="00D24333"/>
    <w:rsid w:val="00D244A9"/>
    <w:rsid w:val="00D2619F"/>
    <w:rsid w:val="00D317A7"/>
    <w:rsid w:val="00D379C8"/>
    <w:rsid w:val="00D379DE"/>
    <w:rsid w:val="00D42B89"/>
    <w:rsid w:val="00D46AD4"/>
    <w:rsid w:val="00D53139"/>
    <w:rsid w:val="00D6532B"/>
    <w:rsid w:val="00D71834"/>
    <w:rsid w:val="00D85EC0"/>
    <w:rsid w:val="00D87562"/>
    <w:rsid w:val="00D87B63"/>
    <w:rsid w:val="00D9077A"/>
    <w:rsid w:val="00D92030"/>
    <w:rsid w:val="00D92F9E"/>
    <w:rsid w:val="00D93120"/>
    <w:rsid w:val="00DB60A4"/>
    <w:rsid w:val="00DC0E7E"/>
    <w:rsid w:val="00DC6660"/>
    <w:rsid w:val="00DD34BB"/>
    <w:rsid w:val="00DE5D17"/>
    <w:rsid w:val="00DE6818"/>
    <w:rsid w:val="00DF4073"/>
    <w:rsid w:val="00E02F99"/>
    <w:rsid w:val="00E045FD"/>
    <w:rsid w:val="00E05C72"/>
    <w:rsid w:val="00E074A1"/>
    <w:rsid w:val="00E128A6"/>
    <w:rsid w:val="00E14DCE"/>
    <w:rsid w:val="00E1532E"/>
    <w:rsid w:val="00E26D83"/>
    <w:rsid w:val="00E32279"/>
    <w:rsid w:val="00E438B6"/>
    <w:rsid w:val="00E443F8"/>
    <w:rsid w:val="00E46F07"/>
    <w:rsid w:val="00E50236"/>
    <w:rsid w:val="00E54F88"/>
    <w:rsid w:val="00E5541B"/>
    <w:rsid w:val="00E62FD5"/>
    <w:rsid w:val="00E6537F"/>
    <w:rsid w:val="00E67330"/>
    <w:rsid w:val="00E74F2A"/>
    <w:rsid w:val="00E92744"/>
    <w:rsid w:val="00E92878"/>
    <w:rsid w:val="00E94E9B"/>
    <w:rsid w:val="00EA1C24"/>
    <w:rsid w:val="00EA2A9F"/>
    <w:rsid w:val="00EA4FC5"/>
    <w:rsid w:val="00EB1B83"/>
    <w:rsid w:val="00EB5206"/>
    <w:rsid w:val="00EC6827"/>
    <w:rsid w:val="00EC73B9"/>
    <w:rsid w:val="00ED26FB"/>
    <w:rsid w:val="00ED640D"/>
    <w:rsid w:val="00EE472A"/>
    <w:rsid w:val="00EF0D77"/>
    <w:rsid w:val="00EF2B16"/>
    <w:rsid w:val="00EF508C"/>
    <w:rsid w:val="00F00BE5"/>
    <w:rsid w:val="00F02149"/>
    <w:rsid w:val="00F0520D"/>
    <w:rsid w:val="00F06E81"/>
    <w:rsid w:val="00F07B2C"/>
    <w:rsid w:val="00F07FF7"/>
    <w:rsid w:val="00F15E6E"/>
    <w:rsid w:val="00F26899"/>
    <w:rsid w:val="00F26F19"/>
    <w:rsid w:val="00F34436"/>
    <w:rsid w:val="00F36430"/>
    <w:rsid w:val="00F376D6"/>
    <w:rsid w:val="00F40B0F"/>
    <w:rsid w:val="00F45920"/>
    <w:rsid w:val="00F45DE0"/>
    <w:rsid w:val="00F4773A"/>
    <w:rsid w:val="00F5733A"/>
    <w:rsid w:val="00F57538"/>
    <w:rsid w:val="00F60397"/>
    <w:rsid w:val="00F73B9A"/>
    <w:rsid w:val="00F740B7"/>
    <w:rsid w:val="00F94EAF"/>
    <w:rsid w:val="00F95BE8"/>
    <w:rsid w:val="00F966CD"/>
    <w:rsid w:val="00FA0E96"/>
    <w:rsid w:val="00FB1574"/>
    <w:rsid w:val="00FB3E98"/>
    <w:rsid w:val="00FB7A65"/>
    <w:rsid w:val="00FC3CB8"/>
    <w:rsid w:val="00FC4882"/>
    <w:rsid w:val="00FD527E"/>
    <w:rsid w:val="00FD6845"/>
    <w:rsid w:val="00FE6EFB"/>
    <w:rsid w:val="00FF363B"/>
    <w:rsid w:val="06A83D60"/>
    <w:rsid w:val="29121D40"/>
    <w:rsid w:val="33CB219B"/>
    <w:rsid w:val="3E484FFD"/>
    <w:rsid w:val="46E908BA"/>
    <w:rsid w:val="576A7F92"/>
    <w:rsid w:val="5F100020"/>
    <w:rsid w:val="6B0736B1"/>
    <w:rsid w:val="716D49C1"/>
    <w:rsid w:val="768E1E11"/>
    <w:rsid w:val="7CB278DD"/>
    <w:rsid w:val="7FCA0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BF2F858"/>
  <w15:docId w15:val="{9AD555B4-8CA2-C640-88AB-7EA54E422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1" w:qFormat="1"/>
    <w:lsdException w:name="header" w:qFormat="1"/>
    <w:lsdException w:name="footer" w:uiPriority="99" w:qFormat="1"/>
    <w:lsdException w:name="caption" w:semiHidden="1" w:unhideWhenUsed="1" w:qFormat="1"/>
    <w:lsdException w:name="table of figures" w:uiPriority="99"/>
    <w:lsdException w:name="Title" w:uiPriority="10" w:qFormat="1"/>
    <w:lsdException w:name="Default Paragraph Font" w:semiHidden="1" w:qFormat="1"/>
    <w:lsdException w:name="Body Text" w:uiPriority="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639D"/>
    <w:rPr>
      <w:rFonts w:eastAsia="Times New Roman"/>
      <w:sz w:val="24"/>
      <w:szCs w:val="24"/>
    </w:rPr>
  </w:style>
  <w:style w:type="paragraph" w:styleId="Heading1">
    <w:name w:val="heading 1"/>
    <w:aliases w:val="BAB"/>
    <w:basedOn w:val="Normal"/>
    <w:next w:val="Normal"/>
    <w:link w:val="Heading1Char"/>
    <w:uiPriority w:val="9"/>
    <w:qFormat/>
    <w:rsid w:val="00116317"/>
    <w:pPr>
      <w:keepNext/>
      <w:keepLines/>
      <w:jc w:val="center"/>
      <w:outlineLvl w:val="0"/>
    </w:pPr>
    <w:rPr>
      <w:b/>
      <w:color w:val="000000"/>
      <w:sz w:val="20"/>
    </w:rPr>
  </w:style>
  <w:style w:type="paragraph" w:styleId="Heading2">
    <w:name w:val="heading 2"/>
    <w:basedOn w:val="Normal"/>
    <w:next w:val="Normal"/>
    <w:uiPriority w:val="9"/>
    <w:qFormat/>
    <w:rsid w:val="001A7B68"/>
    <w:pPr>
      <w:keepNext/>
      <w:keepLines/>
      <w:spacing w:before="40"/>
      <w:outlineLvl w:val="1"/>
    </w:pPr>
    <w:rPr>
      <w:rFonts w:eastAsia="Calibri" w:cs="Calibri"/>
      <w:b/>
      <w:sz w:val="20"/>
      <w:szCs w:val="26"/>
    </w:rPr>
  </w:style>
  <w:style w:type="paragraph" w:styleId="Heading3">
    <w:name w:val="heading 3"/>
    <w:basedOn w:val="Normal"/>
    <w:next w:val="Normal"/>
    <w:uiPriority w:val="9"/>
    <w:qFormat/>
    <w:rsid w:val="001A7B68"/>
    <w:pPr>
      <w:keepNext/>
      <w:keepLines/>
      <w:spacing w:before="40"/>
      <w:outlineLvl w:val="2"/>
    </w:pPr>
    <w:rPr>
      <w:rFonts w:eastAsia="Calibri" w:cs="Calibri"/>
      <w:b/>
      <w:sz w:val="20"/>
    </w:rPr>
  </w:style>
  <w:style w:type="paragraph" w:styleId="Heading4">
    <w:name w:val="heading 4"/>
    <w:basedOn w:val="Normal"/>
    <w:next w:val="Normal"/>
    <w:uiPriority w:val="9"/>
    <w:qFormat/>
    <w:pPr>
      <w:keepNext/>
      <w:keepLines/>
      <w:spacing w:before="40"/>
      <w:outlineLvl w:val="3"/>
    </w:pPr>
    <w:rPr>
      <w:rFonts w:ascii="Calibri" w:eastAsia="Calibri" w:hAnsi="Calibri" w:cs="Calibri"/>
      <w:i/>
      <w:color w:val="2F5496"/>
    </w:rPr>
  </w:style>
  <w:style w:type="paragraph" w:styleId="Heading5">
    <w:name w:val="heading 5"/>
    <w:basedOn w:val="Normal"/>
    <w:next w:val="Normal"/>
    <w:uiPriority w:val="9"/>
    <w:qFormat/>
    <w:pPr>
      <w:keepNext/>
      <w:keepLines/>
      <w:spacing w:before="40"/>
      <w:outlineLvl w:val="4"/>
    </w:pPr>
    <w:rPr>
      <w:rFonts w:ascii="Calibri" w:eastAsia="Calibri" w:hAnsi="Calibri" w:cs="Calibri"/>
      <w:color w:val="2F5496"/>
    </w:rPr>
  </w:style>
  <w:style w:type="paragraph" w:styleId="Heading6">
    <w:name w:val="heading 6"/>
    <w:basedOn w:val="Normal"/>
    <w:next w:val="Normal"/>
    <w:qFormat/>
    <w:pPr>
      <w:keepNext/>
      <w:keepLines/>
      <w:spacing w:before="40"/>
      <w:outlineLvl w:val="5"/>
    </w:pPr>
    <w:rPr>
      <w:rFonts w:ascii="Calibri" w:eastAsia="Calibri" w:hAnsi="Calibri" w:cs="Calibri"/>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paragraph" w:styleId="Subtitle">
    <w:name w:val="Subtitle"/>
    <w:basedOn w:val="Normal"/>
    <w:next w:val="Normal"/>
    <w:qFormat/>
    <w:pPr>
      <w:spacing w:after="160"/>
    </w:pPr>
    <w:rPr>
      <w:rFonts w:ascii="Calibri" w:eastAsia="Calibri" w:hAnsi="Calibri" w:cs="Calibri"/>
      <w:color w:val="5A5A5A"/>
      <w:sz w:val="22"/>
      <w:szCs w:val="2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left w:w="108" w:type="dxa"/>
        <w:right w:w="108" w:type="dxa"/>
      </w:tblCellMar>
    </w:tblPr>
  </w:style>
  <w:style w:type="paragraph" w:styleId="ListParagraph">
    <w:name w:val="List Paragraph"/>
    <w:basedOn w:val="Normal"/>
    <w:uiPriority w:val="1"/>
    <w:unhideWhenUsed/>
    <w:qFormat/>
    <w:rsid w:val="00501F53"/>
    <w:pPr>
      <w:ind w:left="720"/>
      <w:contextualSpacing/>
    </w:pPr>
  </w:style>
  <w:style w:type="paragraph" w:styleId="NormalWeb">
    <w:name w:val="Normal (Web)"/>
    <w:basedOn w:val="Normal"/>
    <w:uiPriority w:val="99"/>
    <w:unhideWhenUsed/>
    <w:rsid w:val="002547E8"/>
    <w:pPr>
      <w:spacing w:before="100" w:beforeAutospacing="1" w:after="100" w:afterAutospacing="1"/>
    </w:pPr>
  </w:style>
  <w:style w:type="character" w:customStyle="1" w:styleId="apple-tab-span">
    <w:name w:val="apple-tab-span"/>
    <w:basedOn w:val="DefaultParagraphFont"/>
    <w:rsid w:val="00101656"/>
  </w:style>
  <w:style w:type="character" w:styleId="Strong">
    <w:name w:val="Strong"/>
    <w:basedOn w:val="DefaultParagraphFont"/>
    <w:uiPriority w:val="22"/>
    <w:qFormat/>
    <w:rsid w:val="004C18CD"/>
    <w:rPr>
      <w:b/>
      <w:bCs/>
    </w:rPr>
  </w:style>
  <w:style w:type="character" w:styleId="UnresolvedMention">
    <w:name w:val="Unresolved Mention"/>
    <w:basedOn w:val="DefaultParagraphFont"/>
    <w:uiPriority w:val="99"/>
    <w:semiHidden/>
    <w:unhideWhenUsed/>
    <w:rsid w:val="004C4FA7"/>
    <w:rPr>
      <w:color w:val="605E5C"/>
      <w:shd w:val="clear" w:color="auto" w:fill="E1DFDD"/>
    </w:rPr>
  </w:style>
  <w:style w:type="paragraph" w:styleId="Caption">
    <w:name w:val="caption"/>
    <w:basedOn w:val="Normal"/>
    <w:next w:val="Normal"/>
    <w:unhideWhenUsed/>
    <w:qFormat/>
    <w:rsid w:val="00372004"/>
    <w:pPr>
      <w:spacing w:after="200"/>
    </w:pPr>
    <w:rPr>
      <w:i/>
      <w:iCs/>
      <w:color w:val="1F497D" w:themeColor="text2"/>
      <w:sz w:val="18"/>
      <w:szCs w:val="18"/>
    </w:rPr>
  </w:style>
  <w:style w:type="paragraph" w:styleId="TOCHeading">
    <w:name w:val="TOC Heading"/>
    <w:basedOn w:val="Heading1"/>
    <w:next w:val="Normal"/>
    <w:uiPriority w:val="39"/>
    <w:unhideWhenUsed/>
    <w:qFormat/>
    <w:rsid w:val="00B941F2"/>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qFormat/>
    <w:rsid w:val="00D317A7"/>
    <w:pPr>
      <w:spacing w:before="120"/>
    </w:pPr>
    <w:rPr>
      <w:rFonts w:asciiTheme="minorHAnsi" w:hAnsiTheme="minorHAnsi"/>
      <w:b/>
      <w:bCs/>
      <w:i/>
      <w:iCs/>
    </w:rPr>
  </w:style>
  <w:style w:type="paragraph" w:styleId="TOC2">
    <w:name w:val="toc 2"/>
    <w:basedOn w:val="Normal"/>
    <w:next w:val="Normal"/>
    <w:autoRedefine/>
    <w:uiPriority w:val="39"/>
    <w:qFormat/>
    <w:rsid w:val="00B941F2"/>
    <w:pPr>
      <w:spacing w:before="120"/>
      <w:ind w:left="240"/>
    </w:pPr>
    <w:rPr>
      <w:rFonts w:asciiTheme="minorHAnsi" w:hAnsiTheme="minorHAnsi"/>
      <w:b/>
      <w:bCs/>
      <w:sz w:val="22"/>
      <w:szCs w:val="22"/>
    </w:rPr>
  </w:style>
  <w:style w:type="paragraph" w:styleId="TOC3">
    <w:name w:val="toc 3"/>
    <w:basedOn w:val="Normal"/>
    <w:next w:val="Normal"/>
    <w:autoRedefine/>
    <w:uiPriority w:val="39"/>
    <w:qFormat/>
    <w:rsid w:val="00126D08"/>
    <w:pPr>
      <w:ind w:left="480"/>
    </w:pPr>
    <w:rPr>
      <w:rFonts w:asciiTheme="minorHAnsi" w:hAnsiTheme="minorHAnsi"/>
      <w:sz w:val="20"/>
      <w:szCs w:val="20"/>
    </w:rPr>
  </w:style>
  <w:style w:type="paragraph" w:styleId="TableofFigures">
    <w:name w:val="table of figures"/>
    <w:basedOn w:val="Normal"/>
    <w:next w:val="Normal"/>
    <w:uiPriority w:val="99"/>
    <w:rsid w:val="001A4B4B"/>
  </w:style>
  <w:style w:type="character" w:styleId="FollowedHyperlink">
    <w:name w:val="FollowedHyperlink"/>
    <w:basedOn w:val="DefaultParagraphFont"/>
    <w:rsid w:val="001212AD"/>
    <w:rPr>
      <w:color w:val="800080" w:themeColor="followedHyperlink"/>
      <w:u w:val="single"/>
    </w:rPr>
  </w:style>
  <w:style w:type="character" w:styleId="CommentReference">
    <w:name w:val="annotation reference"/>
    <w:basedOn w:val="DefaultParagraphFont"/>
    <w:rsid w:val="00806720"/>
    <w:rPr>
      <w:sz w:val="16"/>
      <w:szCs w:val="16"/>
    </w:rPr>
  </w:style>
  <w:style w:type="paragraph" w:styleId="CommentText">
    <w:name w:val="annotation text"/>
    <w:basedOn w:val="Normal"/>
    <w:link w:val="CommentTextChar"/>
    <w:rsid w:val="00806720"/>
    <w:rPr>
      <w:sz w:val="20"/>
      <w:szCs w:val="20"/>
    </w:rPr>
  </w:style>
  <w:style w:type="character" w:customStyle="1" w:styleId="CommentTextChar">
    <w:name w:val="Comment Text Char"/>
    <w:basedOn w:val="DefaultParagraphFont"/>
    <w:link w:val="CommentText"/>
    <w:rsid w:val="00806720"/>
    <w:rPr>
      <w:rFonts w:eastAsia="Times New Roman"/>
    </w:rPr>
  </w:style>
  <w:style w:type="paragraph" w:styleId="CommentSubject">
    <w:name w:val="annotation subject"/>
    <w:basedOn w:val="CommentText"/>
    <w:next w:val="CommentText"/>
    <w:link w:val="CommentSubjectChar"/>
    <w:rsid w:val="00806720"/>
    <w:rPr>
      <w:b/>
      <w:bCs/>
    </w:rPr>
  </w:style>
  <w:style w:type="character" w:customStyle="1" w:styleId="CommentSubjectChar">
    <w:name w:val="Comment Subject Char"/>
    <w:basedOn w:val="CommentTextChar"/>
    <w:link w:val="CommentSubject"/>
    <w:rsid w:val="00806720"/>
    <w:rPr>
      <w:rFonts w:eastAsia="Times New Roman"/>
      <w:b/>
      <w:bCs/>
    </w:rPr>
  </w:style>
  <w:style w:type="character" w:customStyle="1" w:styleId="FooterChar">
    <w:name w:val="Footer Char"/>
    <w:basedOn w:val="DefaultParagraphFont"/>
    <w:link w:val="Footer"/>
    <w:uiPriority w:val="99"/>
    <w:rsid w:val="006449DE"/>
    <w:rPr>
      <w:rFonts w:eastAsia="Times New Roman"/>
      <w:sz w:val="18"/>
      <w:szCs w:val="18"/>
    </w:rPr>
  </w:style>
  <w:style w:type="paragraph" w:styleId="BodyText">
    <w:name w:val="Body Text"/>
    <w:basedOn w:val="Normal"/>
    <w:link w:val="BodyTextChar"/>
    <w:uiPriority w:val="1"/>
    <w:qFormat/>
    <w:rsid w:val="000D7904"/>
    <w:pPr>
      <w:widowControl w:val="0"/>
      <w:autoSpaceDE w:val="0"/>
      <w:autoSpaceDN w:val="0"/>
    </w:pPr>
    <w:rPr>
      <w:sz w:val="20"/>
      <w:szCs w:val="20"/>
      <w:lang w:val="id"/>
    </w:rPr>
  </w:style>
  <w:style w:type="character" w:customStyle="1" w:styleId="BodyTextChar">
    <w:name w:val="Body Text Char"/>
    <w:basedOn w:val="DefaultParagraphFont"/>
    <w:link w:val="BodyText"/>
    <w:uiPriority w:val="1"/>
    <w:rsid w:val="000D7904"/>
    <w:rPr>
      <w:rFonts w:eastAsia="Times New Roman"/>
      <w:lang w:val="id"/>
    </w:rPr>
  </w:style>
  <w:style w:type="paragraph" w:customStyle="1" w:styleId="TableParagraph">
    <w:name w:val="Table Paragraph"/>
    <w:basedOn w:val="Normal"/>
    <w:uiPriority w:val="1"/>
    <w:qFormat/>
    <w:rsid w:val="000D7904"/>
    <w:pPr>
      <w:widowControl w:val="0"/>
      <w:autoSpaceDE w:val="0"/>
      <w:autoSpaceDN w:val="0"/>
    </w:pPr>
    <w:rPr>
      <w:sz w:val="22"/>
      <w:szCs w:val="22"/>
      <w:lang w:val="id"/>
    </w:rPr>
  </w:style>
  <w:style w:type="paragraph" w:styleId="TOC4">
    <w:name w:val="toc 4"/>
    <w:basedOn w:val="Normal"/>
    <w:uiPriority w:val="1"/>
    <w:qFormat/>
    <w:rsid w:val="00EC73B9"/>
    <w:pPr>
      <w:ind w:left="720"/>
    </w:pPr>
    <w:rPr>
      <w:rFonts w:asciiTheme="minorHAnsi" w:hAnsiTheme="minorHAnsi"/>
      <w:sz w:val="20"/>
      <w:szCs w:val="20"/>
    </w:rPr>
  </w:style>
  <w:style w:type="paragraph" w:customStyle="1" w:styleId="selectable-text">
    <w:name w:val="selectable-text"/>
    <w:basedOn w:val="Normal"/>
    <w:rsid w:val="008504B6"/>
    <w:pPr>
      <w:spacing w:before="100" w:beforeAutospacing="1" w:after="100" w:afterAutospacing="1"/>
    </w:pPr>
  </w:style>
  <w:style w:type="character" w:customStyle="1" w:styleId="selectable-text1">
    <w:name w:val="selectable-text1"/>
    <w:basedOn w:val="DefaultParagraphFont"/>
    <w:rsid w:val="008504B6"/>
  </w:style>
  <w:style w:type="paragraph" w:styleId="TOC5">
    <w:name w:val="toc 5"/>
    <w:basedOn w:val="Normal"/>
    <w:next w:val="Normal"/>
    <w:autoRedefine/>
    <w:rsid w:val="00116317"/>
    <w:pPr>
      <w:ind w:left="960"/>
    </w:pPr>
    <w:rPr>
      <w:rFonts w:asciiTheme="minorHAnsi" w:hAnsiTheme="minorHAnsi"/>
      <w:sz w:val="20"/>
      <w:szCs w:val="20"/>
    </w:rPr>
  </w:style>
  <w:style w:type="paragraph" w:styleId="TOC6">
    <w:name w:val="toc 6"/>
    <w:basedOn w:val="Normal"/>
    <w:next w:val="Normal"/>
    <w:autoRedefine/>
    <w:rsid w:val="00116317"/>
    <w:pPr>
      <w:ind w:left="1200"/>
    </w:pPr>
    <w:rPr>
      <w:rFonts w:asciiTheme="minorHAnsi" w:hAnsiTheme="minorHAnsi"/>
      <w:sz w:val="20"/>
      <w:szCs w:val="20"/>
    </w:rPr>
  </w:style>
  <w:style w:type="paragraph" w:styleId="TOC7">
    <w:name w:val="toc 7"/>
    <w:basedOn w:val="Normal"/>
    <w:next w:val="Normal"/>
    <w:autoRedefine/>
    <w:rsid w:val="00116317"/>
    <w:pPr>
      <w:ind w:left="1440"/>
    </w:pPr>
    <w:rPr>
      <w:rFonts w:asciiTheme="minorHAnsi" w:hAnsiTheme="minorHAnsi"/>
      <w:sz w:val="20"/>
      <w:szCs w:val="20"/>
    </w:rPr>
  </w:style>
  <w:style w:type="paragraph" w:styleId="TOC8">
    <w:name w:val="toc 8"/>
    <w:basedOn w:val="Normal"/>
    <w:next w:val="Normal"/>
    <w:autoRedefine/>
    <w:rsid w:val="00116317"/>
    <w:pPr>
      <w:ind w:left="1680"/>
    </w:pPr>
    <w:rPr>
      <w:rFonts w:asciiTheme="minorHAnsi" w:hAnsiTheme="minorHAnsi"/>
      <w:sz w:val="20"/>
      <w:szCs w:val="20"/>
    </w:rPr>
  </w:style>
  <w:style w:type="paragraph" w:styleId="TOC9">
    <w:name w:val="toc 9"/>
    <w:basedOn w:val="Normal"/>
    <w:next w:val="Normal"/>
    <w:autoRedefine/>
    <w:rsid w:val="00116317"/>
    <w:pPr>
      <w:ind w:left="1920"/>
    </w:pPr>
    <w:rPr>
      <w:rFonts w:asciiTheme="minorHAnsi" w:hAnsiTheme="minorHAnsi"/>
      <w:sz w:val="20"/>
      <w:szCs w:val="20"/>
    </w:rPr>
  </w:style>
  <w:style w:type="character" w:customStyle="1" w:styleId="Heading1Char">
    <w:name w:val="Heading 1 Char"/>
    <w:aliases w:val="BAB Char"/>
    <w:basedOn w:val="DefaultParagraphFont"/>
    <w:link w:val="Heading1"/>
    <w:uiPriority w:val="9"/>
    <w:rsid w:val="0009639D"/>
    <w:rPr>
      <w:rFonts w:eastAsia="Times New Roman"/>
      <w:b/>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54238">
      <w:bodyDiv w:val="1"/>
      <w:marLeft w:val="0"/>
      <w:marRight w:val="0"/>
      <w:marTop w:val="0"/>
      <w:marBottom w:val="0"/>
      <w:divBdr>
        <w:top w:val="none" w:sz="0" w:space="0" w:color="auto"/>
        <w:left w:val="none" w:sz="0" w:space="0" w:color="auto"/>
        <w:bottom w:val="none" w:sz="0" w:space="0" w:color="auto"/>
        <w:right w:val="none" w:sz="0" w:space="0" w:color="auto"/>
      </w:divBdr>
    </w:div>
    <w:div w:id="204103486">
      <w:bodyDiv w:val="1"/>
      <w:marLeft w:val="0"/>
      <w:marRight w:val="0"/>
      <w:marTop w:val="0"/>
      <w:marBottom w:val="0"/>
      <w:divBdr>
        <w:top w:val="none" w:sz="0" w:space="0" w:color="auto"/>
        <w:left w:val="none" w:sz="0" w:space="0" w:color="auto"/>
        <w:bottom w:val="none" w:sz="0" w:space="0" w:color="auto"/>
        <w:right w:val="none" w:sz="0" w:space="0" w:color="auto"/>
      </w:divBdr>
    </w:div>
    <w:div w:id="331841484">
      <w:bodyDiv w:val="1"/>
      <w:marLeft w:val="0"/>
      <w:marRight w:val="0"/>
      <w:marTop w:val="0"/>
      <w:marBottom w:val="0"/>
      <w:divBdr>
        <w:top w:val="none" w:sz="0" w:space="0" w:color="auto"/>
        <w:left w:val="none" w:sz="0" w:space="0" w:color="auto"/>
        <w:bottom w:val="none" w:sz="0" w:space="0" w:color="auto"/>
        <w:right w:val="none" w:sz="0" w:space="0" w:color="auto"/>
      </w:divBdr>
      <w:divsChild>
        <w:div w:id="97992426">
          <w:marLeft w:val="0"/>
          <w:marRight w:val="0"/>
          <w:marTop w:val="0"/>
          <w:marBottom w:val="0"/>
          <w:divBdr>
            <w:top w:val="none" w:sz="0" w:space="0" w:color="auto"/>
            <w:left w:val="none" w:sz="0" w:space="0" w:color="auto"/>
            <w:bottom w:val="none" w:sz="0" w:space="0" w:color="auto"/>
            <w:right w:val="none" w:sz="0" w:space="0" w:color="auto"/>
          </w:divBdr>
          <w:divsChild>
            <w:div w:id="499346446">
              <w:marLeft w:val="0"/>
              <w:marRight w:val="0"/>
              <w:marTop w:val="0"/>
              <w:marBottom w:val="0"/>
              <w:divBdr>
                <w:top w:val="none" w:sz="0" w:space="0" w:color="auto"/>
                <w:left w:val="none" w:sz="0" w:space="0" w:color="auto"/>
                <w:bottom w:val="none" w:sz="0" w:space="0" w:color="auto"/>
                <w:right w:val="none" w:sz="0" w:space="0" w:color="auto"/>
              </w:divBdr>
              <w:divsChild>
                <w:div w:id="1660038111">
                  <w:marLeft w:val="0"/>
                  <w:marRight w:val="0"/>
                  <w:marTop w:val="0"/>
                  <w:marBottom w:val="0"/>
                  <w:divBdr>
                    <w:top w:val="none" w:sz="0" w:space="0" w:color="auto"/>
                    <w:left w:val="none" w:sz="0" w:space="0" w:color="auto"/>
                    <w:bottom w:val="none" w:sz="0" w:space="0" w:color="auto"/>
                    <w:right w:val="none" w:sz="0" w:space="0" w:color="auto"/>
                  </w:divBdr>
                  <w:divsChild>
                    <w:div w:id="2004700415">
                      <w:marLeft w:val="0"/>
                      <w:marRight w:val="0"/>
                      <w:marTop w:val="0"/>
                      <w:marBottom w:val="0"/>
                      <w:divBdr>
                        <w:top w:val="none" w:sz="0" w:space="0" w:color="auto"/>
                        <w:left w:val="none" w:sz="0" w:space="0" w:color="auto"/>
                        <w:bottom w:val="none" w:sz="0" w:space="0" w:color="auto"/>
                        <w:right w:val="none" w:sz="0" w:space="0" w:color="auto"/>
                      </w:divBdr>
                      <w:divsChild>
                        <w:div w:id="845629385">
                          <w:marLeft w:val="0"/>
                          <w:marRight w:val="0"/>
                          <w:marTop w:val="15"/>
                          <w:marBottom w:val="0"/>
                          <w:divBdr>
                            <w:top w:val="none" w:sz="0" w:space="0" w:color="auto"/>
                            <w:left w:val="none" w:sz="0" w:space="0" w:color="auto"/>
                            <w:bottom w:val="none" w:sz="0" w:space="0" w:color="auto"/>
                            <w:right w:val="none" w:sz="0" w:space="0" w:color="auto"/>
                          </w:divBdr>
                          <w:divsChild>
                            <w:div w:id="84419801">
                              <w:marLeft w:val="0"/>
                              <w:marRight w:val="15"/>
                              <w:marTop w:val="0"/>
                              <w:marBottom w:val="0"/>
                              <w:divBdr>
                                <w:top w:val="none" w:sz="0" w:space="0" w:color="auto"/>
                                <w:left w:val="none" w:sz="0" w:space="0" w:color="auto"/>
                                <w:bottom w:val="none" w:sz="0" w:space="0" w:color="auto"/>
                                <w:right w:val="none" w:sz="0" w:space="0" w:color="auto"/>
                              </w:divBdr>
                              <w:divsChild>
                                <w:div w:id="1885018591">
                                  <w:marLeft w:val="0"/>
                                  <w:marRight w:val="0"/>
                                  <w:marTop w:val="0"/>
                                  <w:marBottom w:val="0"/>
                                  <w:divBdr>
                                    <w:top w:val="none" w:sz="0" w:space="0" w:color="auto"/>
                                    <w:left w:val="none" w:sz="0" w:space="0" w:color="auto"/>
                                    <w:bottom w:val="none" w:sz="0" w:space="0" w:color="auto"/>
                                    <w:right w:val="none" w:sz="0" w:space="0" w:color="auto"/>
                                  </w:divBdr>
                                  <w:divsChild>
                                    <w:div w:id="853156562">
                                      <w:marLeft w:val="0"/>
                                      <w:marRight w:val="0"/>
                                      <w:marTop w:val="0"/>
                                      <w:marBottom w:val="0"/>
                                      <w:divBdr>
                                        <w:top w:val="none" w:sz="0" w:space="0" w:color="auto"/>
                                        <w:left w:val="none" w:sz="0" w:space="0" w:color="auto"/>
                                        <w:bottom w:val="none" w:sz="0" w:space="0" w:color="auto"/>
                                        <w:right w:val="none" w:sz="0" w:space="0" w:color="auto"/>
                                      </w:divBdr>
                                      <w:divsChild>
                                        <w:div w:id="1100762572">
                                          <w:marLeft w:val="0"/>
                                          <w:marRight w:val="0"/>
                                          <w:marTop w:val="0"/>
                                          <w:marBottom w:val="0"/>
                                          <w:divBdr>
                                            <w:top w:val="none" w:sz="0" w:space="0" w:color="auto"/>
                                            <w:left w:val="none" w:sz="0" w:space="0" w:color="auto"/>
                                            <w:bottom w:val="none" w:sz="0" w:space="0" w:color="auto"/>
                                            <w:right w:val="none" w:sz="0" w:space="0" w:color="auto"/>
                                          </w:divBdr>
                                          <w:divsChild>
                                            <w:div w:id="1257058045">
                                              <w:marLeft w:val="0"/>
                                              <w:marRight w:val="0"/>
                                              <w:marTop w:val="0"/>
                                              <w:marBottom w:val="0"/>
                                              <w:divBdr>
                                                <w:top w:val="none" w:sz="0" w:space="0" w:color="auto"/>
                                                <w:left w:val="none" w:sz="0" w:space="0" w:color="auto"/>
                                                <w:bottom w:val="none" w:sz="0" w:space="0" w:color="auto"/>
                                                <w:right w:val="none" w:sz="0" w:space="0" w:color="auto"/>
                                              </w:divBdr>
                                              <w:divsChild>
                                                <w:div w:id="183325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1926685">
          <w:marLeft w:val="0"/>
          <w:marRight w:val="0"/>
          <w:marTop w:val="0"/>
          <w:marBottom w:val="0"/>
          <w:divBdr>
            <w:top w:val="none" w:sz="0" w:space="0" w:color="auto"/>
            <w:left w:val="none" w:sz="0" w:space="0" w:color="auto"/>
            <w:bottom w:val="none" w:sz="0" w:space="0" w:color="auto"/>
            <w:right w:val="none" w:sz="0" w:space="0" w:color="auto"/>
          </w:divBdr>
          <w:divsChild>
            <w:div w:id="101954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14573">
      <w:bodyDiv w:val="1"/>
      <w:marLeft w:val="0"/>
      <w:marRight w:val="0"/>
      <w:marTop w:val="0"/>
      <w:marBottom w:val="0"/>
      <w:divBdr>
        <w:top w:val="none" w:sz="0" w:space="0" w:color="auto"/>
        <w:left w:val="none" w:sz="0" w:space="0" w:color="auto"/>
        <w:bottom w:val="none" w:sz="0" w:space="0" w:color="auto"/>
        <w:right w:val="none" w:sz="0" w:space="0" w:color="auto"/>
      </w:divBdr>
      <w:divsChild>
        <w:div w:id="2125149932">
          <w:marLeft w:val="0"/>
          <w:marRight w:val="0"/>
          <w:marTop w:val="0"/>
          <w:marBottom w:val="0"/>
          <w:divBdr>
            <w:top w:val="none" w:sz="0" w:space="0" w:color="auto"/>
            <w:left w:val="none" w:sz="0" w:space="0" w:color="auto"/>
            <w:bottom w:val="none" w:sz="0" w:space="0" w:color="auto"/>
            <w:right w:val="none" w:sz="0" w:space="0" w:color="auto"/>
          </w:divBdr>
          <w:divsChild>
            <w:div w:id="207304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3842">
      <w:bodyDiv w:val="1"/>
      <w:marLeft w:val="0"/>
      <w:marRight w:val="0"/>
      <w:marTop w:val="0"/>
      <w:marBottom w:val="0"/>
      <w:divBdr>
        <w:top w:val="none" w:sz="0" w:space="0" w:color="auto"/>
        <w:left w:val="none" w:sz="0" w:space="0" w:color="auto"/>
        <w:bottom w:val="none" w:sz="0" w:space="0" w:color="auto"/>
        <w:right w:val="none" w:sz="0" w:space="0" w:color="auto"/>
      </w:divBdr>
    </w:div>
    <w:div w:id="456918992">
      <w:bodyDiv w:val="1"/>
      <w:marLeft w:val="0"/>
      <w:marRight w:val="0"/>
      <w:marTop w:val="0"/>
      <w:marBottom w:val="0"/>
      <w:divBdr>
        <w:top w:val="none" w:sz="0" w:space="0" w:color="auto"/>
        <w:left w:val="none" w:sz="0" w:space="0" w:color="auto"/>
        <w:bottom w:val="none" w:sz="0" w:space="0" w:color="auto"/>
        <w:right w:val="none" w:sz="0" w:space="0" w:color="auto"/>
      </w:divBdr>
    </w:div>
    <w:div w:id="810945830">
      <w:bodyDiv w:val="1"/>
      <w:marLeft w:val="0"/>
      <w:marRight w:val="0"/>
      <w:marTop w:val="0"/>
      <w:marBottom w:val="0"/>
      <w:divBdr>
        <w:top w:val="none" w:sz="0" w:space="0" w:color="auto"/>
        <w:left w:val="none" w:sz="0" w:space="0" w:color="auto"/>
        <w:bottom w:val="none" w:sz="0" w:space="0" w:color="auto"/>
        <w:right w:val="none" w:sz="0" w:space="0" w:color="auto"/>
      </w:divBdr>
    </w:div>
    <w:div w:id="832767714">
      <w:bodyDiv w:val="1"/>
      <w:marLeft w:val="0"/>
      <w:marRight w:val="0"/>
      <w:marTop w:val="0"/>
      <w:marBottom w:val="0"/>
      <w:divBdr>
        <w:top w:val="none" w:sz="0" w:space="0" w:color="auto"/>
        <w:left w:val="none" w:sz="0" w:space="0" w:color="auto"/>
        <w:bottom w:val="none" w:sz="0" w:space="0" w:color="auto"/>
        <w:right w:val="none" w:sz="0" w:space="0" w:color="auto"/>
      </w:divBdr>
      <w:divsChild>
        <w:div w:id="1983122556">
          <w:marLeft w:val="0"/>
          <w:marRight w:val="0"/>
          <w:marTop w:val="0"/>
          <w:marBottom w:val="150"/>
          <w:divBdr>
            <w:top w:val="none" w:sz="0" w:space="0" w:color="auto"/>
            <w:left w:val="none" w:sz="0" w:space="0" w:color="auto"/>
            <w:bottom w:val="none" w:sz="0" w:space="0" w:color="auto"/>
            <w:right w:val="none" w:sz="0" w:space="0" w:color="auto"/>
          </w:divBdr>
          <w:divsChild>
            <w:div w:id="433601546">
              <w:marLeft w:val="0"/>
              <w:marRight w:val="0"/>
              <w:marTop w:val="0"/>
              <w:marBottom w:val="0"/>
              <w:divBdr>
                <w:top w:val="none" w:sz="0" w:space="0" w:color="auto"/>
                <w:left w:val="none" w:sz="0" w:space="0" w:color="auto"/>
                <w:bottom w:val="none" w:sz="0" w:space="0" w:color="auto"/>
                <w:right w:val="none" w:sz="0" w:space="0" w:color="auto"/>
              </w:divBdr>
              <w:divsChild>
                <w:div w:id="1156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17419">
          <w:marLeft w:val="0"/>
          <w:marRight w:val="0"/>
          <w:marTop w:val="0"/>
          <w:marBottom w:val="150"/>
          <w:divBdr>
            <w:top w:val="none" w:sz="0" w:space="0" w:color="auto"/>
            <w:left w:val="none" w:sz="0" w:space="0" w:color="auto"/>
            <w:bottom w:val="none" w:sz="0" w:space="0" w:color="auto"/>
            <w:right w:val="none" w:sz="0" w:space="0" w:color="auto"/>
          </w:divBdr>
          <w:divsChild>
            <w:div w:id="703099767">
              <w:marLeft w:val="0"/>
              <w:marRight w:val="0"/>
              <w:marTop w:val="0"/>
              <w:marBottom w:val="0"/>
              <w:divBdr>
                <w:top w:val="none" w:sz="0" w:space="0" w:color="auto"/>
                <w:left w:val="none" w:sz="0" w:space="0" w:color="auto"/>
                <w:bottom w:val="none" w:sz="0" w:space="0" w:color="auto"/>
                <w:right w:val="none" w:sz="0" w:space="0" w:color="auto"/>
              </w:divBdr>
              <w:divsChild>
                <w:div w:id="2122063221">
                  <w:marLeft w:val="0"/>
                  <w:marRight w:val="0"/>
                  <w:marTop w:val="0"/>
                  <w:marBottom w:val="75"/>
                  <w:divBdr>
                    <w:top w:val="none" w:sz="0" w:space="0" w:color="auto"/>
                    <w:left w:val="none" w:sz="0" w:space="0" w:color="auto"/>
                    <w:bottom w:val="none" w:sz="0" w:space="0" w:color="auto"/>
                    <w:right w:val="none" w:sz="0" w:space="0" w:color="auto"/>
                  </w:divBdr>
                  <w:divsChild>
                    <w:div w:id="20895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669127">
      <w:bodyDiv w:val="1"/>
      <w:marLeft w:val="0"/>
      <w:marRight w:val="0"/>
      <w:marTop w:val="0"/>
      <w:marBottom w:val="0"/>
      <w:divBdr>
        <w:top w:val="none" w:sz="0" w:space="0" w:color="auto"/>
        <w:left w:val="none" w:sz="0" w:space="0" w:color="auto"/>
        <w:bottom w:val="none" w:sz="0" w:space="0" w:color="auto"/>
        <w:right w:val="none" w:sz="0" w:space="0" w:color="auto"/>
      </w:divBdr>
    </w:div>
    <w:div w:id="845678399">
      <w:bodyDiv w:val="1"/>
      <w:marLeft w:val="0"/>
      <w:marRight w:val="0"/>
      <w:marTop w:val="0"/>
      <w:marBottom w:val="0"/>
      <w:divBdr>
        <w:top w:val="none" w:sz="0" w:space="0" w:color="auto"/>
        <w:left w:val="none" w:sz="0" w:space="0" w:color="auto"/>
        <w:bottom w:val="none" w:sz="0" w:space="0" w:color="auto"/>
        <w:right w:val="none" w:sz="0" w:space="0" w:color="auto"/>
      </w:divBdr>
    </w:div>
    <w:div w:id="853039255">
      <w:bodyDiv w:val="1"/>
      <w:marLeft w:val="0"/>
      <w:marRight w:val="0"/>
      <w:marTop w:val="0"/>
      <w:marBottom w:val="0"/>
      <w:divBdr>
        <w:top w:val="none" w:sz="0" w:space="0" w:color="auto"/>
        <w:left w:val="none" w:sz="0" w:space="0" w:color="auto"/>
        <w:bottom w:val="none" w:sz="0" w:space="0" w:color="auto"/>
        <w:right w:val="none" w:sz="0" w:space="0" w:color="auto"/>
      </w:divBdr>
      <w:divsChild>
        <w:div w:id="108285271">
          <w:marLeft w:val="0"/>
          <w:marRight w:val="0"/>
          <w:marTop w:val="0"/>
          <w:marBottom w:val="0"/>
          <w:divBdr>
            <w:top w:val="none" w:sz="0" w:space="0" w:color="auto"/>
            <w:left w:val="none" w:sz="0" w:space="0" w:color="auto"/>
            <w:bottom w:val="none" w:sz="0" w:space="0" w:color="auto"/>
            <w:right w:val="none" w:sz="0" w:space="0" w:color="auto"/>
          </w:divBdr>
          <w:divsChild>
            <w:div w:id="194079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25805">
      <w:bodyDiv w:val="1"/>
      <w:marLeft w:val="0"/>
      <w:marRight w:val="0"/>
      <w:marTop w:val="0"/>
      <w:marBottom w:val="0"/>
      <w:divBdr>
        <w:top w:val="none" w:sz="0" w:space="0" w:color="auto"/>
        <w:left w:val="none" w:sz="0" w:space="0" w:color="auto"/>
        <w:bottom w:val="none" w:sz="0" w:space="0" w:color="auto"/>
        <w:right w:val="none" w:sz="0" w:space="0" w:color="auto"/>
      </w:divBdr>
      <w:divsChild>
        <w:div w:id="1163081116">
          <w:marLeft w:val="0"/>
          <w:marRight w:val="0"/>
          <w:marTop w:val="0"/>
          <w:marBottom w:val="150"/>
          <w:divBdr>
            <w:top w:val="none" w:sz="0" w:space="0" w:color="auto"/>
            <w:left w:val="none" w:sz="0" w:space="0" w:color="auto"/>
            <w:bottom w:val="none" w:sz="0" w:space="0" w:color="auto"/>
            <w:right w:val="none" w:sz="0" w:space="0" w:color="auto"/>
          </w:divBdr>
          <w:divsChild>
            <w:div w:id="840313630">
              <w:marLeft w:val="0"/>
              <w:marRight w:val="0"/>
              <w:marTop w:val="0"/>
              <w:marBottom w:val="0"/>
              <w:divBdr>
                <w:top w:val="none" w:sz="0" w:space="0" w:color="auto"/>
                <w:left w:val="none" w:sz="0" w:space="0" w:color="auto"/>
                <w:bottom w:val="none" w:sz="0" w:space="0" w:color="auto"/>
                <w:right w:val="none" w:sz="0" w:space="0" w:color="auto"/>
              </w:divBdr>
              <w:divsChild>
                <w:div w:id="197644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33549">
          <w:marLeft w:val="0"/>
          <w:marRight w:val="0"/>
          <w:marTop w:val="0"/>
          <w:marBottom w:val="150"/>
          <w:divBdr>
            <w:top w:val="none" w:sz="0" w:space="0" w:color="auto"/>
            <w:left w:val="none" w:sz="0" w:space="0" w:color="auto"/>
            <w:bottom w:val="none" w:sz="0" w:space="0" w:color="auto"/>
            <w:right w:val="none" w:sz="0" w:space="0" w:color="auto"/>
          </w:divBdr>
        </w:div>
      </w:divsChild>
    </w:div>
    <w:div w:id="908492616">
      <w:bodyDiv w:val="1"/>
      <w:marLeft w:val="0"/>
      <w:marRight w:val="0"/>
      <w:marTop w:val="0"/>
      <w:marBottom w:val="0"/>
      <w:divBdr>
        <w:top w:val="none" w:sz="0" w:space="0" w:color="auto"/>
        <w:left w:val="none" w:sz="0" w:space="0" w:color="auto"/>
        <w:bottom w:val="none" w:sz="0" w:space="0" w:color="auto"/>
        <w:right w:val="none" w:sz="0" w:space="0" w:color="auto"/>
      </w:divBdr>
      <w:divsChild>
        <w:div w:id="1801221988">
          <w:marLeft w:val="0"/>
          <w:marRight w:val="0"/>
          <w:marTop w:val="0"/>
          <w:marBottom w:val="150"/>
          <w:divBdr>
            <w:top w:val="none" w:sz="0" w:space="0" w:color="auto"/>
            <w:left w:val="none" w:sz="0" w:space="0" w:color="auto"/>
            <w:bottom w:val="none" w:sz="0" w:space="0" w:color="auto"/>
            <w:right w:val="none" w:sz="0" w:space="0" w:color="auto"/>
          </w:divBdr>
          <w:divsChild>
            <w:div w:id="543449925">
              <w:marLeft w:val="0"/>
              <w:marRight w:val="0"/>
              <w:marTop w:val="0"/>
              <w:marBottom w:val="0"/>
              <w:divBdr>
                <w:top w:val="none" w:sz="0" w:space="0" w:color="auto"/>
                <w:left w:val="none" w:sz="0" w:space="0" w:color="auto"/>
                <w:bottom w:val="none" w:sz="0" w:space="0" w:color="auto"/>
                <w:right w:val="none" w:sz="0" w:space="0" w:color="auto"/>
              </w:divBdr>
              <w:divsChild>
                <w:div w:id="28516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49246">
          <w:marLeft w:val="0"/>
          <w:marRight w:val="0"/>
          <w:marTop w:val="0"/>
          <w:marBottom w:val="150"/>
          <w:divBdr>
            <w:top w:val="none" w:sz="0" w:space="0" w:color="auto"/>
            <w:left w:val="none" w:sz="0" w:space="0" w:color="auto"/>
            <w:bottom w:val="none" w:sz="0" w:space="0" w:color="auto"/>
            <w:right w:val="none" w:sz="0" w:space="0" w:color="auto"/>
          </w:divBdr>
        </w:div>
      </w:divsChild>
    </w:div>
    <w:div w:id="910888493">
      <w:bodyDiv w:val="1"/>
      <w:marLeft w:val="0"/>
      <w:marRight w:val="0"/>
      <w:marTop w:val="0"/>
      <w:marBottom w:val="0"/>
      <w:divBdr>
        <w:top w:val="none" w:sz="0" w:space="0" w:color="auto"/>
        <w:left w:val="none" w:sz="0" w:space="0" w:color="auto"/>
        <w:bottom w:val="none" w:sz="0" w:space="0" w:color="auto"/>
        <w:right w:val="none" w:sz="0" w:space="0" w:color="auto"/>
      </w:divBdr>
    </w:div>
    <w:div w:id="956330095">
      <w:bodyDiv w:val="1"/>
      <w:marLeft w:val="0"/>
      <w:marRight w:val="0"/>
      <w:marTop w:val="0"/>
      <w:marBottom w:val="0"/>
      <w:divBdr>
        <w:top w:val="none" w:sz="0" w:space="0" w:color="auto"/>
        <w:left w:val="none" w:sz="0" w:space="0" w:color="auto"/>
        <w:bottom w:val="none" w:sz="0" w:space="0" w:color="auto"/>
        <w:right w:val="none" w:sz="0" w:space="0" w:color="auto"/>
      </w:divBdr>
      <w:divsChild>
        <w:div w:id="113990821">
          <w:marLeft w:val="0"/>
          <w:marRight w:val="0"/>
          <w:marTop w:val="0"/>
          <w:marBottom w:val="0"/>
          <w:divBdr>
            <w:top w:val="none" w:sz="0" w:space="0" w:color="auto"/>
            <w:left w:val="none" w:sz="0" w:space="0" w:color="auto"/>
            <w:bottom w:val="none" w:sz="0" w:space="0" w:color="auto"/>
            <w:right w:val="none" w:sz="0" w:space="0" w:color="auto"/>
          </w:divBdr>
          <w:divsChild>
            <w:div w:id="14120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72102">
      <w:bodyDiv w:val="1"/>
      <w:marLeft w:val="0"/>
      <w:marRight w:val="0"/>
      <w:marTop w:val="0"/>
      <w:marBottom w:val="0"/>
      <w:divBdr>
        <w:top w:val="none" w:sz="0" w:space="0" w:color="auto"/>
        <w:left w:val="none" w:sz="0" w:space="0" w:color="auto"/>
        <w:bottom w:val="none" w:sz="0" w:space="0" w:color="auto"/>
        <w:right w:val="none" w:sz="0" w:space="0" w:color="auto"/>
      </w:divBdr>
    </w:div>
    <w:div w:id="1110513231">
      <w:bodyDiv w:val="1"/>
      <w:marLeft w:val="0"/>
      <w:marRight w:val="0"/>
      <w:marTop w:val="0"/>
      <w:marBottom w:val="0"/>
      <w:divBdr>
        <w:top w:val="none" w:sz="0" w:space="0" w:color="auto"/>
        <w:left w:val="none" w:sz="0" w:space="0" w:color="auto"/>
        <w:bottom w:val="none" w:sz="0" w:space="0" w:color="auto"/>
        <w:right w:val="none" w:sz="0" w:space="0" w:color="auto"/>
      </w:divBdr>
    </w:div>
    <w:div w:id="1217933513">
      <w:bodyDiv w:val="1"/>
      <w:marLeft w:val="0"/>
      <w:marRight w:val="0"/>
      <w:marTop w:val="0"/>
      <w:marBottom w:val="0"/>
      <w:divBdr>
        <w:top w:val="none" w:sz="0" w:space="0" w:color="auto"/>
        <w:left w:val="none" w:sz="0" w:space="0" w:color="auto"/>
        <w:bottom w:val="none" w:sz="0" w:space="0" w:color="auto"/>
        <w:right w:val="none" w:sz="0" w:space="0" w:color="auto"/>
      </w:divBdr>
      <w:divsChild>
        <w:div w:id="959603360">
          <w:marLeft w:val="0"/>
          <w:marRight w:val="0"/>
          <w:marTop w:val="0"/>
          <w:marBottom w:val="150"/>
          <w:divBdr>
            <w:top w:val="none" w:sz="0" w:space="0" w:color="auto"/>
            <w:left w:val="none" w:sz="0" w:space="0" w:color="auto"/>
            <w:bottom w:val="none" w:sz="0" w:space="0" w:color="auto"/>
            <w:right w:val="none" w:sz="0" w:space="0" w:color="auto"/>
          </w:divBdr>
          <w:divsChild>
            <w:div w:id="146551499">
              <w:marLeft w:val="0"/>
              <w:marRight w:val="0"/>
              <w:marTop w:val="0"/>
              <w:marBottom w:val="0"/>
              <w:divBdr>
                <w:top w:val="none" w:sz="0" w:space="0" w:color="auto"/>
                <w:left w:val="none" w:sz="0" w:space="0" w:color="auto"/>
                <w:bottom w:val="none" w:sz="0" w:space="0" w:color="auto"/>
                <w:right w:val="none" w:sz="0" w:space="0" w:color="auto"/>
              </w:divBdr>
              <w:divsChild>
                <w:div w:id="11914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97025">
          <w:marLeft w:val="0"/>
          <w:marRight w:val="0"/>
          <w:marTop w:val="0"/>
          <w:marBottom w:val="150"/>
          <w:divBdr>
            <w:top w:val="none" w:sz="0" w:space="0" w:color="auto"/>
            <w:left w:val="none" w:sz="0" w:space="0" w:color="auto"/>
            <w:bottom w:val="none" w:sz="0" w:space="0" w:color="auto"/>
            <w:right w:val="none" w:sz="0" w:space="0" w:color="auto"/>
          </w:divBdr>
        </w:div>
      </w:divsChild>
    </w:div>
    <w:div w:id="1255091256">
      <w:bodyDiv w:val="1"/>
      <w:marLeft w:val="0"/>
      <w:marRight w:val="0"/>
      <w:marTop w:val="0"/>
      <w:marBottom w:val="0"/>
      <w:divBdr>
        <w:top w:val="none" w:sz="0" w:space="0" w:color="auto"/>
        <w:left w:val="none" w:sz="0" w:space="0" w:color="auto"/>
        <w:bottom w:val="none" w:sz="0" w:space="0" w:color="auto"/>
        <w:right w:val="none" w:sz="0" w:space="0" w:color="auto"/>
      </w:divBdr>
      <w:divsChild>
        <w:div w:id="1395590964">
          <w:marLeft w:val="0"/>
          <w:marRight w:val="0"/>
          <w:marTop w:val="0"/>
          <w:marBottom w:val="150"/>
          <w:divBdr>
            <w:top w:val="none" w:sz="0" w:space="0" w:color="auto"/>
            <w:left w:val="none" w:sz="0" w:space="0" w:color="auto"/>
            <w:bottom w:val="none" w:sz="0" w:space="0" w:color="auto"/>
            <w:right w:val="none" w:sz="0" w:space="0" w:color="auto"/>
          </w:divBdr>
          <w:divsChild>
            <w:div w:id="1902446665">
              <w:marLeft w:val="0"/>
              <w:marRight w:val="0"/>
              <w:marTop w:val="0"/>
              <w:marBottom w:val="0"/>
              <w:divBdr>
                <w:top w:val="none" w:sz="0" w:space="0" w:color="auto"/>
                <w:left w:val="none" w:sz="0" w:space="0" w:color="auto"/>
                <w:bottom w:val="none" w:sz="0" w:space="0" w:color="auto"/>
                <w:right w:val="none" w:sz="0" w:space="0" w:color="auto"/>
              </w:divBdr>
              <w:divsChild>
                <w:div w:id="18706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63061">
          <w:marLeft w:val="0"/>
          <w:marRight w:val="0"/>
          <w:marTop w:val="0"/>
          <w:marBottom w:val="150"/>
          <w:divBdr>
            <w:top w:val="none" w:sz="0" w:space="0" w:color="auto"/>
            <w:left w:val="none" w:sz="0" w:space="0" w:color="auto"/>
            <w:bottom w:val="none" w:sz="0" w:space="0" w:color="auto"/>
            <w:right w:val="none" w:sz="0" w:space="0" w:color="auto"/>
          </w:divBdr>
        </w:div>
      </w:divsChild>
    </w:div>
    <w:div w:id="1274480183">
      <w:bodyDiv w:val="1"/>
      <w:marLeft w:val="0"/>
      <w:marRight w:val="0"/>
      <w:marTop w:val="0"/>
      <w:marBottom w:val="0"/>
      <w:divBdr>
        <w:top w:val="none" w:sz="0" w:space="0" w:color="auto"/>
        <w:left w:val="none" w:sz="0" w:space="0" w:color="auto"/>
        <w:bottom w:val="none" w:sz="0" w:space="0" w:color="auto"/>
        <w:right w:val="none" w:sz="0" w:space="0" w:color="auto"/>
      </w:divBdr>
      <w:divsChild>
        <w:div w:id="1672751612">
          <w:marLeft w:val="0"/>
          <w:marRight w:val="0"/>
          <w:marTop w:val="0"/>
          <w:marBottom w:val="0"/>
          <w:divBdr>
            <w:top w:val="none" w:sz="0" w:space="0" w:color="auto"/>
            <w:left w:val="none" w:sz="0" w:space="0" w:color="auto"/>
            <w:bottom w:val="none" w:sz="0" w:space="0" w:color="auto"/>
            <w:right w:val="none" w:sz="0" w:space="0" w:color="auto"/>
          </w:divBdr>
        </w:div>
      </w:divsChild>
    </w:div>
    <w:div w:id="1303578326">
      <w:bodyDiv w:val="1"/>
      <w:marLeft w:val="0"/>
      <w:marRight w:val="0"/>
      <w:marTop w:val="0"/>
      <w:marBottom w:val="0"/>
      <w:divBdr>
        <w:top w:val="none" w:sz="0" w:space="0" w:color="auto"/>
        <w:left w:val="none" w:sz="0" w:space="0" w:color="auto"/>
        <w:bottom w:val="none" w:sz="0" w:space="0" w:color="auto"/>
        <w:right w:val="none" w:sz="0" w:space="0" w:color="auto"/>
      </w:divBdr>
    </w:div>
    <w:div w:id="1334257522">
      <w:bodyDiv w:val="1"/>
      <w:marLeft w:val="0"/>
      <w:marRight w:val="0"/>
      <w:marTop w:val="0"/>
      <w:marBottom w:val="0"/>
      <w:divBdr>
        <w:top w:val="none" w:sz="0" w:space="0" w:color="auto"/>
        <w:left w:val="none" w:sz="0" w:space="0" w:color="auto"/>
        <w:bottom w:val="none" w:sz="0" w:space="0" w:color="auto"/>
        <w:right w:val="none" w:sz="0" w:space="0" w:color="auto"/>
      </w:divBdr>
    </w:div>
    <w:div w:id="1345132280">
      <w:bodyDiv w:val="1"/>
      <w:marLeft w:val="0"/>
      <w:marRight w:val="0"/>
      <w:marTop w:val="0"/>
      <w:marBottom w:val="0"/>
      <w:divBdr>
        <w:top w:val="none" w:sz="0" w:space="0" w:color="auto"/>
        <w:left w:val="none" w:sz="0" w:space="0" w:color="auto"/>
        <w:bottom w:val="none" w:sz="0" w:space="0" w:color="auto"/>
        <w:right w:val="none" w:sz="0" w:space="0" w:color="auto"/>
      </w:divBdr>
      <w:divsChild>
        <w:div w:id="692536943">
          <w:marLeft w:val="0"/>
          <w:marRight w:val="0"/>
          <w:marTop w:val="0"/>
          <w:marBottom w:val="150"/>
          <w:divBdr>
            <w:top w:val="none" w:sz="0" w:space="0" w:color="auto"/>
            <w:left w:val="none" w:sz="0" w:space="0" w:color="auto"/>
            <w:bottom w:val="none" w:sz="0" w:space="0" w:color="auto"/>
            <w:right w:val="none" w:sz="0" w:space="0" w:color="auto"/>
          </w:divBdr>
          <w:divsChild>
            <w:div w:id="1485506768">
              <w:marLeft w:val="0"/>
              <w:marRight w:val="0"/>
              <w:marTop w:val="0"/>
              <w:marBottom w:val="0"/>
              <w:divBdr>
                <w:top w:val="none" w:sz="0" w:space="0" w:color="auto"/>
                <w:left w:val="none" w:sz="0" w:space="0" w:color="auto"/>
                <w:bottom w:val="none" w:sz="0" w:space="0" w:color="auto"/>
                <w:right w:val="none" w:sz="0" w:space="0" w:color="auto"/>
              </w:divBdr>
              <w:divsChild>
                <w:div w:id="16242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7665">
          <w:marLeft w:val="0"/>
          <w:marRight w:val="0"/>
          <w:marTop w:val="0"/>
          <w:marBottom w:val="150"/>
          <w:divBdr>
            <w:top w:val="none" w:sz="0" w:space="0" w:color="auto"/>
            <w:left w:val="none" w:sz="0" w:space="0" w:color="auto"/>
            <w:bottom w:val="none" w:sz="0" w:space="0" w:color="auto"/>
            <w:right w:val="none" w:sz="0" w:space="0" w:color="auto"/>
          </w:divBdr>
        </w:div>
      </w:divsChild>
    </w:div>
    <w:div w:id="1363631378">
      <w:bodyDiv w:val="1"/>
      <w:marLeft w:val="0"/>
      <w:marRight w:val="0"/>
      <w:marTop w:val="0"/>
      <w:marBottom w:val="0"/>
      <w:divBdr>
        <w:top w:val="none" w:sz="0" w:space="0" w:color="auto"/>
        <w:left w:val="none" w:sz="0" w:space="0" w:color="auto"/>
        <w:bottom w:val="none" w:sz="0" w:space="0" w:color="auto"/>
        <w:right w:val="none" w:sz="0" w:space="0" w:color="auto"/>
      </w:divBdr>
    </w:div>
    <w:div w:id="1454595819">
      <w:bodyDiv w:val="1"/>
      <w:marLeft w:val="0"/>
      <w:marRight w:val="0"/>
      <w:marTop w:val="0"/>
      <w:marBottom w:val="0"/>
      <w:divBdr>
        <w:top w:val="none" w:sz="0" w:space="0" w:color="auto"/>
        <w:left w:val="none" w:sz="0" w:space="0" w:color="auto"/>
        <w:bottom w:val="none" w:sz="0" w:space="0" w:color="auto"/>
        <w:right w:val="none" w:sz="0" w:space="0" w:color="auto"/>
      </w:divBdr>
      <w:divsChild>
        <w:div w:id="758019693">
          <w:marLeft w:val="0"/>
          <w:marRight w:val="0"/>
          <w:marTop w:val="0"/>
          <w:marBottom w:val="150"/>
          <w:divBdr>
            <w:top w:val="none" w:sz="0" w:space="0" w:color="auto"/>
            <w:left w:val="none" w:sz="0" w:space="0" w:color="auto"/>
            <w:bottom w:val="none" w:sz="0" w:space="0" w:color="auto"/>
            <w:right w:val="none" w:sz="0" w:space="0" w:color="auto"/>
          </w:divBdr>
          <w:divsChild>
            <w:div w:id="40713465">
              <w:marLeft w:val="0"/>
              <w:marRight w:val="0"/>
              <w:marTop w:val="0"/>
              <w:marBottom w:val="0"/>
              <w:divBdr>
                <w:top w:val="none" w:sz="0" w:space="0" w:color="auto"/>
                <w:left w:val="none" w:sz="0" w:space="0" w:color="auto"/>
                <w:bottom w:val="none" w:sz="0" w:space="0" w:color="auto"/>
                <w:right w:val="none" w:sz="0" w:space="0" w:color="auto"/>
              </w:divBdr>
              <w:divsChild>
                <w:div w:id="17165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3756">
          <w:marLeft w:val="0"/>
          <w:marRight w:val="0"/>
          <w:marTop w:val="0"/>
          <w:marBottom w:val="150"/>
          <w:divBdr>
            <w:top w:val="none" w:sz="0" w:space="0" w:color="auto"/>
            <w:left w:val="none" w:sz="0" w:space="0" w:color="auto"/>
            <w:bottom w:val="none" w:sz="0" w:space="0" w:color="auto"/>
            <w:right w:val="none" w:sz="0" w:space="0" w:color="auto"/>
          </w:divBdr>
        </w:div>
      </w:divsChild>
    </w:div>
    <w:div w:id="1535344338">
      <w:bodyDiv w:val="1"/>
      <w:marLeft w:val="0"/>
      <w:marRight w:val="0"/>
      <w:marTop w:val="0"/>
      <w:marBottom w:val="0"/>
      <w:divBdr>
        <w:top w:val="none" w:sz="0" w:space="0" w:color="auto"/>
        <w:left w:val="none" w:sz="0" w:space="0" w:color="auto"/>
        <w:bottom w:val="none" w:sz="0" w:space="0" w:color="auto"/>
        <w:right w:val="none" w:sz="0" w:space="0" w:color="auto"/>
      </w:divBdr>
    </w:div>
    <w:div w:id="1727022202">
      <w:bodyDiv w:val="1"/>
      <w:marLeft w:val="0"/>
      <w:marRight w:val="0"/>
      <w:marTop w:val="0"/>
      <w:marBottom w:val="0"/>
      <w:divBdr>
        <w:top w:val="none" w:sz="0" w:space="0" w:color="auto"/>
        <w:left w:val="none" w:sz="0" w:space="0" w:color="auto"/>
        <w:bottom w:val="none" w:sz="0" w:space="0" w:color="auto"/>
        <w:right w:val="none" w:sz="0" w:space="0" w:color="auto"/>
      </w:divBdr>
    </w:div>
    <w:div w:id="1860116354">
      <w:bodyDiv w:val="1"/>
      <w:marLeft w:val="0"/>
      <w:marRight w:val="0"/>
      <w:marTop w:val="0"/>
      <w:marBottom w:val="0"/>
      <w:divBdr>
        <w:top w:val="none" w:sz="0" w:space="0" w:color="auto"/>
        <w:left w:val="none" w:sz="0" w:space="0" w:color="auto"/>
        <w:bottom w:val="none" w:sz="0" w:space="0" w:color="auto"/>
        <w:right w:val="none" w:sz="0" w:space="0" w:color="auto"/>
      </w:divBdr>
    </w:div>
    <w:div w:id="1876887212">
      <w:bodyDiv w:val="1"/>
      <w:marLeft w:val="0"/>
      <w:marRight w:val="0"/>
      <w:marTop w:val="0"/>
      <w:marBottom w:val="0"/>
      <w:divBdr>
        <w:top w:val="none" w:sz="0" w:space="0" w:color="auto"/>
        <w:left w:val="none" w:sz="0" w:space="0" w:color="auto"/>
        <w:bottom w:val="none" w:sz="0" w:space="0" w:color="auto"/>
        <w:right w:val="none" w:sz="0" w:space="0" w:color="auto"/>
      </w:divBdr>
      <w:divsChild>
        <w:div w:id="707490814">
          <w:marLeft w:val="0"/>
          <w:marRight w:val="0"/>
          <w:marTop w:val="0"/>
          <w:marBottom w:val="0"/>
          <w:divBdr>
            <w:top w:val="none" w:sz="0" w:space="0" w:color="auto"/>
            <w:left w:val="none" w:sz="0" w:space="0" w:color="auto"/>
            <w:bottom w:val="none" w:sz="0" w:space="0" w:color="auto"/>
            <w:right w:val="none" w:sz="0" w:space="0" w:color="auto"/>
          </w:divBdr>
          <w:divsChild>
            <w:div w:id="18233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88707">
      <w:bodyDiv w:val="1"/>
      <w:marLeft w:val="0"/>
      <w:marRight w:val="0"/>
      <w:marTop w:val="0"/>
      <w:marBottom w:val="0"/>
      <w:divBdr>
        <w:top w:val="none" w:sz="0" w:space="0" w:color="auto"/>
        <w:left w:val="none" w:sz="0" w:space="0" w:color="auto"/>
        <w:bottom w:val="none" w:sz="0" w:space="0" w:color="auto"/>
        <w:right w:val="none" w:sz="0" w:space="0" w:color="auto"/>
      </w:divBdr>
    </w:div>
    <w:div w:id="1980332953">
      <w:bodyDiv w:val="1"/>
      <w:marLeft w:val="0"/>
      <w:marRight w:val="0"/>
      <w:marTop w:val="0"/>
      <w:marBottom w:val="0"/>
      <w:divBdr>
        <w:top w:val="none" w:sz="0" w:space="0" w:color="auto"/>
        <w:left w:val="none" w:sz="0" w:space="0" w:color="auto"/>
        <w:bottom w:val="none" w:sz="0" w:space="0" w:color="auto"/>
        <w:right w:val="none" w:sz="0" w:space="0" w:color="auto"/>
      </w:divBdr>
    </w:div>
    <w:div w:id="2034071439">
      <w:bodyDiv w:val="1"/>
      <w:marLeft w:val="0"/>
      <w:marRight w:val="0"/>
      <w:marTop w:val="0"/>
      <w:marBottom w:val="0"/>
      <w:divBdr>
        <w:top w:val="none" w:sz="0" w:space="0" w:color="auto"/>
        <w:left w:val="none" w:sz="0" w:space="0" w:color="auto"/>
        <w:bottom w:val="none" w:sz="0" w:space="0" w:color="auto"/>
        <w:right w:val="none" w:sz="0" w:space="0" w:color="auto"/>
      </w:divBdr>
    </w:div>
    <w:div w:id="2086217260">
      <w:bodyDiv w:val="1"/>
      <w:marLeft w:val="0"/>
      <w:marRight w:val="0"/>
      <w:marTop w:val="0"/>
      <w:marBottom w:val="0"/>
      <w:divBdr>
        <w:top w:val="none" w:sz="0" w:space="0" w:color="auto"/>
        <w:left w:val="none" w:sz="0" w:space="0" w:color="auto"/>
        <w:bottom w:val="none" w:sz="0" w:space="0" w:color="auto"/>
        <w:right w:val="none" w:sz="0" w:space="0" w:color="auto"/>
      </w:divBdr>
    </w:div>
    <w:div w:id="2139107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Spu24</b:Tag>
    <b:SourceType>JournalArticle</b:SourceType>
    <b:Guid>{06BF8542-CA49-BE47-9F05-A3F72641E708}</b:Guid>
    <b:Author>
      <b:Author>
        <b:NameList>
          <b:Person>
            <b:Last>Spurthi Setty</b:Last>
            <b:First>Katherine</b:First>
            <b:Middle>Jijo, Eden Chung, Natan Vidra</b:Middle>
          </b:Person>
        </b:NameList>
      </b:Author>
    </b:Author>
    <b:Title>Improving Retrieval for RAG based Question Answering Models on Financial Documents </b:Title>
    <b:Year>2024</b:Year>
    <b:RefOrder>1</b:RefOrder>
  </b:Source>
</b:Sourc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92F3CAF-EB78-6F42-AADA-7D8AC1F1E2E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Pages>
  <Words>14360</Words>
  <Characters>81852</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Muhammad Hafid Azis</cp:lastModifiedBy>
  <cp:revision>62</cp:revision>
  <cp:lastPrinted>2025-04-10T09:24:00Z</cp:lastPrinted>
  <dcterms:created xsi:type="dcterms:W3CDTF">2025-04-10T09:24:00Z</dcterms:created>
  <dcterms:modified xsi:type="dcterms:W3CDTF">2025-04-21T15:19:00Z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0x010100B3F4B6CEDF1BF548AA95F3AEE888E3E7</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a474ff54-f411-3cdd-88e6-456541e1a6a1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11th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GrammarlyDocumentId">
    <vt:lpwstr>50ec20462d3f8842a59df92a3b85de1f0b28bcf03436ba936cf1caa4a79f6110</vt:lpwstr>
  </property>
  <property fmtid="{D5CDD505-2E9C-101B-9397-08002B2CF9AE}" pid="27" name="KSOProductBuildVer">
    <vt:lpwstr>2057-12.2.0.17153</vt:lpwstr>
  </property>
  <property fmtid="{D5CDD505-2E9C-101B-9397-08002B2CF9AE}" pid="28" name="ICV">
    <vt:lpwstr>DBEE117A737F421E9667A9CD8AF1C66F_13</vt:lpwstr>
  </property>
</Properties>
</file>