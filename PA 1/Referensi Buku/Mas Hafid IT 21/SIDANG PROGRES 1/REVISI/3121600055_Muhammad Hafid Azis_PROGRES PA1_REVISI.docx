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2914"/>
      </w:tblGrid>
      <w:tr w:rsidR="007016E0" w:rsidRPr="009404BB" w14:paraId="2BB252AD" w14:textId="77777777" w:rsidTr="006118D9">
        <w:tc>
          <w:tcPr>
            <w:tcW w:w="3032" w:type="dxa"/>
          </w:tcPr>
          <w:p w14:paraId="1D5345D9" w14:textId="77777777" w:rsidR="007016E0" w:rsidRPr="009404BB" w:rsidRDefault="007016E0" w:rsidP="006118D9">
            <w:pPr>
              <w:ind w:right="461"/>
              <w:jc w:val="left"/>
              <w:rPr>
                <w:sz w:val="20"/>
                <w:szCs w:val="20"/>
                <w:lang w:val="en-US"/>
              </w:rPr>
            </w:pPr>
            <w:r w:rsidRPr="009404BB">
              <w:rPr>
                <w:noProof/>
                <w:sz w:val="20"/>
                <w:szCs w:val="20"/>
                <w:lang w:val="en-US"/>
              </w:rPr>
              <w:drawing>
                <wp:inline distT="0" distB="0" distL="114300" distR="114300" wp14:anchorId="010DD272" wp14:editId="0A4F1AFC">
                  <wp:extent cx="822960" cy="783590"/>
                  <wp:effectExtent l="0" t="0" r="0" b="8890"/>
                  <wp:docPr id="1953790147" name="Picture 1953790147"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PENS"/>
                          <pic:cNvPicPr>
                            <a:picLocks noChangeAspect="1"/>
                          </pic:cNvPicPr>
                        </pic:nvPicPr>
                        <pic:blipFill>
                          <a:blip r:embed="rId9"/>
                          <a:stretch>
                            <a:fillRect/>
                          </a:stretch>
                        </pic:blipFill>
                        <pic:spPr>
                          <a:xfrm>
                            <a:off x="0" y="0"/>
                            <a:ext cx="822960" cy="783590"/>
                          </a:xfrm>
                          <a:prstGeom prst="rect">
                            <a:avLst/>
                          </a:prstGeom>
                        </pic:spPr>
                      </pic:pic>
                    </a:graphicData>
                  </a:graphic>
                </wp:inline>
              </w:drawing>
            </w:r>
          </w:p>
        </w:tc>
        <w:tc>
          <w:tcPr>
            <w:tcW w:w="3032" w:type="dxa"/>
          </w:tcPr>
          <w:p w14:paraId="052A6274" w14:textId="77777777" w:rsidR="007016E0" w:rsidRPr="009404BB" w:rsidRDefault="007016E0" w:rsidP="007016E0">
            <w:pPr>
              <w:ind w:right="461"/>
              <w:jc w:val="right"/>
              <w:rPr>
                <w:b/>
                <w:bCs/>
                <w:sz w:val="32"/>
                <w:szCs w:val="32"/>
              </w:rPr>
            </w:pPr>
          </w:p>
          <w:p w14:paraId="1EAB463D" w14:textId="48568F9D" w:rsidR="007016E0" w:rsidRPr="009404BB" w:rsidRDefault="007016E0" w:rsidP="007016E0">
            <w:pPr>
              <w:jc w:val="right"/>
              <w:rPr>
                <w:b/>
                <w:bCs/>
                <w:sz w:val="32"/>
                <w:szCs w:val="32"/>
                <w:lang w:val="en-US"/>
              </w:rPr>
            </w:pPr>
            <w:r w:rsidRPr="009404BB">
              <w:rPr>
                <w:b/>
                <w:bCs/>
                <w:sz w:val="32"/>
                <w:szCs w:val="32"/>
              </w:rPr>
              <w:t>PROGRES PROYEK</w:t>
            </w:r>
            <w:r w:rsidR="002C3A25">
              <w:rPr>
                <w:b/>
                <w:bCs/>
                <w:sz w:val="32"/>
                <w:szCs w:val="32"/>
              </w:rPr>
              <w:t xml:space="preserve"> </w:t>
            </w:r>
            <w:r w:rsidRPr="009404BB">
              <w:rPr>
                <w:b/>
                <w:bCs/>
                <w:sz w:val="32"/>
                <w:szCs w:val="32"/>
                <w:lang w:val="en-US"/>
              </w:rPr>
              <w:t>AKHIR</w:t>
            </w:r>
          </w:p>
        </w:tc>
      </w:tr>
    </w:tbl>
    <w:p w14:paraId="731A7962" w14:textId="77777777" w:rsidR="007016E0" w:rsidRPr="009404BB" w:rsidRDefault="007016E0" w:rsidP="007016E0">
      <w:pPr>
        <w:ind w:right="461"/>
        <w:jc w:val="both"/>
        <w:rPr>
          <w:color w:val="FFFFFF"/>
          <w:sz w:val="20"/>
          <w:szCs w:val="20"/>
        </w:rPr>
      </w:pPr>
    </w:p>
    <w:p w14:paraId="59AF89D4" w14:textId="77777777" w:rsidR="007016E0" w:rsidRPr="009404BB" w:rsidRDefault="007016E0" w:rsidP="007016E0">
      <w:pPr>
        <w:ind w:right="461"/>
        <w:jc w:val="both"/>
        <w:rPr>
          <w:color w:val="FFFFFF"/>
          <w:sz w:val="20"/>
          <w:szCs w:val="20"/>
        </w:rPr>
      </w:pPr>
    </w:p>
    <w:p w14:paraId="3E477324" w14:textId="77777777" w:rsidR="007016E0" w:rsidRPr="009404BB" w:rsidRDefault="007016E0" w:rsidP="007016E0">
      <w:pPr>
        <w:ind w:right="461"/>
        <w:jc w:val="center"/>
        <w:rPr>
          <w:sz w:val="20"/>
          <w:szCs w:val="20"/>
        </w:rPr>
      </w:pPr>
    </w:p>
    <w:p w14:paraId="181C0485" w14:textId="1E6C8D6D" w:rsidR="007016E0" w:rsidRPr="00FC3CB8" w:rsidRDefault="007016E0" w:rsidP="00FC3CB8">
      <w:pPr>
        <w:ind w:right="461"/>
        <w:jc w:val="center"/>
        <w:rPr>
          <w:b/>
          <w:bCs/>
          <w:color w:val="000000" w:themeColor="text1"/>
        </w:rPr>
      </w:pPr>
      <w:r w:rsidRPr="009404BB">
        <w:rPr>
          <w:b/>
          <w:bCs/>
          <w:color w:val="000000" w:themeColor="text1"/>
        </w:rPr>
        <w:t xml:space="preserve">Chatbot </w:t>
      </w:r>
      <w:proofErr w:type="spellStart"/>
      <w:r w:rsidRPr="009404BB">
        <w:rPr>
          <w:b/>
          <w:bCs/>
          <w:color w:val="000000" w:themeColor="text1"/>
        </w:rPr>
        <w:t>Manajemen</w:t>
      </w:r>
      <w:proofErr w:type="spellEnd"/>
      <w:r w:rsidRPr="009404BB">
        <w:rPr>
          <w:b/>
          <w:bCs/>
          <w:color w:val="000000" w:themeColor="text1"/>
        </w:rPr>
        <w:t xml:space="preserve"> Test Case </w:t>
      </w:r>
      <w:r w:rsidR="00FC3CB8">
        <w:rPr>
          <w:b/>
          <w:bCs/>
          <w:color w:val="000000" w:themeColor="text1"/>
        </w:rPr>
        <w:t xml:space="preserve">Software </w:t>
      </w:r>
      <w:r w:rsidRPr="009404BB">
        <w:rPr>
          <w:b/>
          <w:bCs/>
          <w:color w:val="000000" w:themeColor="text1"/>
        </w:rPr>
        <w:t>Q</w:t>
      </w:r>
      <w:r w:rsidR="00FC3CB8">
        <w:rPr>
          <w:b/>
          <w:bCs/>
          <w:color w:val="000000" w:themeColor="text1"/>
        </w:rPr>
        <w:t xml:space="preserve">uality </w:t>
      </w:r>
      <w:r w:rsidRPr="009404BB">
        <w:rPr>
          <w:b/>
          <w:bCs/>
          <w:color w:val="000000" w:themeColor="text1"/>
        </w:rPr>
        <w:t>A</w:t>
      </w:r>
      <w:r w:rsidR="00FC3CB8">
        <w:rPr>
          <w:b/>
          <w:bCs/>
          <w:color w:val="000000" w:themeColor="text1"/>
        </w:rPr>
        <w:t xml:space="preserve">ssurance </w:t>
      </w:r>
      <w:proofErr w:type="spellStart"/>
      <w:r w:rsidRPr="009404BB">
        <w:rPr>
          <w:b/>
          <w:bCs/>
          <w:color w:val="000000" w:themeColor="text1"/>
        </w:rPr>
        <w:t>Dengan</w:t>
      </w:r>
      <w:proofErr w:type="spellEnd"/>
      <w:r w:rsidRPr="009404BB">
        <w:rPr>
          <w:b/>
          <w:bCs/>
          <w:color w:val="000000" w:themeColor="text1"/>
        </w:rPr>
        <w:t xml:space="preserve"> Context Recognition</w:t>
      </w:r>
    </w:p>
    <w:p w14:paraId="05E6303F" w14:textId="77777777" w:rsidR="007016E0" w:rsidRPr="009404BB" w:rsidRDefault="007016E0" w:rsidP="007016E0">
      <w:pPr>
        <w:ind w:right="461"/>
        <w:jc w:val="center"/>
        <w:rPr>
          <w:sz w:val="20"/>
          <w:szCs w:val="20"/>
        </w:rPr>
      </w:pPr>
    </w:p>
    <w:p w14:paraId="6AD590C3" w14:textId="77777777" w:rsidR="007016E0" w:rsidRPr="009404BB" w:rsidRDefault="007016E0" w:rsidP="007016E0">
      <w:pPr>
        <w:ind w:right="461"/>
        <w:jc w:val="center"/>
        <w:rPr>
          <w:sz w:val="20"/>
          <w:szCs w:val="20"/>
        </w:rPr>
      </w:pPr>
    </w:p>
    <w:p w14:paraId="1E1F8BAB" w14:textId="77777777" w:rsidR="007016E0" w:rsidRPr="009404BB" w:rsidRDefault="007016E0" w:rsidP="007016E0">
      <w:pPr>
        <w:ind w:right="461"/>
        <w:jc w:val="center"/>
        <w:rPr>
          <w:b/>
          <w:bCs/>
          <w:sz w:val="20"/>
          <w:szCs w:val="20"/>
        </w:rPr>
      </w:pPr>
    </w:p>
    <w:p w14:paraId="3B3DD84B" w14:textId="77777777" w:rsidR="007016E0" w:rsidRPr="009404BB" w:rsidRDefault="007016E0" w:rsidP="007016E0">
      <w:pPr>
        <w:ind w:right="461"/>
        <w:jc w:val="center"/>
        <w:rPr>
          <w:b/>
          <w:bCs/>
          <w:sz w:val="20"/>
          <w:szCs w:val="20"/>
        </w:rPr>
      </w:pPr>
      <w:r w:rsidRPr="009404BB">
        <w:rPr>
          <w:b/>
          <w:bCs/>
          <w:sz w:val="20"/>
          <w:szCs w:val="20"/>
        </w:rPr>
        <w:t>Muhammad Hafid Azis</w:t>
      </w:r>
    </w:p>
    <w:p w14:paraId="4E9F7F6D" w14:textId="77777777" w:rsidR="007016E0" w:rsidRPr="009404BB" w:rsidRDefault="007016E0" w:rsidP="007016E0">
      <w:pPr>
        <w:ind w:right="461"/>
        <w:jc w:val="center"/>
        <w:rPr>
          <w:b/>
          <w:bCs/>
          <w:sz w:val="20"/>
          <w:szCs w:val="20"/>
        </w:rPr>
      </w:pPr>
      <w:r w:rsidRPr="009404BB">
        <w:rPr>
          <w:b/>
          <w:bCs/>
          <w:sz w:val="20"/>
          <w:szCs w:val="20"/>
          <w:lang w:val="en-US"/>
        </w:rPr>
        <w:t xml:space="preserve">NRP. </w:t>
      </w:r>
      <w:r w:rsidRPr="009404BB">
        <w:rPr>
          <w:b/>
          <w:bCs/>
          <w:sz w:val="20"/>
          <w:szCs w:val="20"/>
        </w:rPr>
        <w:t>3121600055</w:t>
      </w:r>
    </w:p>
    <w:p w14:paraId="57E84BB1" w14:textId="77777777" w:rsidR="007016E0" w:rsidRPr="009404BB" w:rsidRDefault="007016E0" w:rsidP="007016E0">
      <w:pPr>
        <w:ind w:right="461"/>
        <w:rPr>
          <w:b/>
          <w:bCs/>
          <w:sz w:val="20"/>
          <w:szCs w:val="20"/>
        </w:rPr>
      </w:pPr>
    </w:p>
    <w:p w14:paraId="05ACB001" w14:textId="77777777" w:rsidR="007016E0" w:rsidRPr="009404BB" w:rsidRDefault="007016E0" w:rsidP="007016E0">
      <w:pPr>
        <w:ind w:right="461"/>
        <w:rPr>
          <w:b/>
          <w:bCs/>
          <w:sz w:val="20"/>
          <w:szCs w:val="20"/>
        </w:rPr>
      </w:pPr>
    </w:p>
    <w:p w14:paraId="4CE8BCA7" w14:textId="77777777" w:rsidR="007016E0" w:rsidRPr="009404BB" w:rsidRDefault="007016E0" w:rsidP="007016E0">
      <w:pPr>
        <w:ind w:right="461"/>
        <w:rPr>
          <w:b/>
          <w:bCs/>
          <w:sz w:val="20"/>
          <w:szCs w:val="20"/>
        </w:rPr>
      </w:pPr>
    </w:p>
    <w:p w14:paraId="179A258B" w14:textId="77777777" w:rsidR="007016E0" w:rsidRPr="009404BB" w:rsidRDefault="007016E0" w:rsidP="007016E0">
      <w:pPr>
        <w:ind w:right="461"/>
        <w:jc w:val="center"/>
        <w:rPr>
          <w:ins w:id="0" w:author="lenovo" w:date="2024-08-04T03:46:00Z"/>
          <w:b/>
          <w:bCs/>
          <w:sz w:val="20"/>
          <w:szCs w:val="20"/>
          <w:lang w:val="en-US"/>
        </w:rPr>
      </w:pPr>
      <w:r w:rsidRPr="009404BB">
        <w:rPr>
          <w:b/>
          <w:bCs/>
          <w:sz w:val="20"/>
          <w:szCs w:val="20"/>
        </w:rPr>
        <w:t>D</w:t>
      </w:r>
      <w:r w:rsidRPr="009404BB">
        <w:rPr>
          <w:b/>
          <w:bCs/>
          <w:sz w:val="20"/>
          <w:szCs w:val="20"/>
          <w:lang w:val="en-US"/>
        </w:rPr>
        <w:t>OSEN PEMBIMBING</w:t>
      </w:r>
    </w:p>
    <w:p w14:paraId="0F9EF4EE" w14:textId="77777777" w:rsidR="007016E0" w:rsidRPr="009404BB" w:rsidRDefault="007016E0" w:rsidP="007016E0">
      <w:pPr>
        <w:ind w:right="461"/>
        <w:jc w:val="center"/>
        <w:rPr>
          <w:b/>
          <w:bCs/>
          <w:sz w:val="20"/>
          <w:szCs w:val="20"/>
          <w:lang w:val="en-US"/>
        </w:rPr>
      </w:pPr>
    </w:p>
    <w:p w14:paraId="6027011C" w14:textId="77777777" w:rsidR="007016E0" w:rsidRPr="009404BB" w:rsidRDefault="007016E0" w:rsidP="007016E0">
      <w:pPr>
        <w:ind w:right="461"/>
        <w:jc w:val="center"/>
        <w:rPr>
          <w:b/>
          <w:bCs/>
          <w:sz w:val="20"/>
          <w:szCs w:val="20"/>
        </w:rPr>
      </w:pPr>
      <w:r w:rsidRPr="009404BB">
        <w:rPr>
          <w:b/>
          <w:bCs/>
          <w:sz w:val="20"/>
          <w:szCs w:val="20"/>
        </w:rPr>
        <w:t xml:space="preserve">Nana </w:t>
      </w:r>
      <w:proofErr w:type="spellStart"/>
      <w:r w:rsidRPr="009404BB">
        <w:rPr>
          <w:b/>
          <w:bCs/>
          <w:sz w:val="20"/>
          <w:szCs w:val="20"/>
        </w:rPr>
        <w:t>Ramadijanti</w:t>
      </w:r>
      <w:proofErr w:type="spellEnd"/>
      <w:r w:rsidRPr="009404BB">
        <w:rPr>
          <w:b/>
          <w:bCs/>
          <w:sz w:val="20"/>
          <w:szCs w:val="20"/>
        </w:rPr>
        <w:t>, S. Kom., M. Kom.</w:t>
      </w:r>
    </w:p>
    <w:p w14:paraId="53628748" w14:textId="77777777" w:rsidR="007016E0" w:rsidRPr="009404BB" w:rsidRDefault="007016E0" w:rsidP="007016E0">
      <w:pPr>
        <w:ind w:right="461"/>
        <w:jc w:val="center"/>
        <w:rPr>
          <w:b/>
          <w:bCs/>
          <w:sz w:val="20"/>
          <w:szCs w:val="20"/>
        </w:rPr>
      </w:pPr>
      <w:r w:rsidRPr="009404BB">
        <w:rPr>
          <w:b/>
          <w:bCs/>
          <w:sz w:val="20"/>
          <w:szCs w:val="20"/>
        </w:rPr>
        <w:t>NIP. 197111091998022001</w:t>
      </w:r>
    </w:p>
    <w:p w14:paraId="05ECB585" w14:textId="77777777" w:rsidR="007016E0" w:rsidRPr="009404BB" w:rsidRDefault="007016E0" w:rsidP="007016E0">
      <w:pPr>
        <w:ind w:right="461"/>
        <w:rPr>
          <w:b/>
          <w:bCs/>
          <w:sz w:val="20"/>
          <w:szCs w:val="20"/>
        </w:rPr>
      </w:pPr>
    </w:p>
    <w:p w14:paraId="64FC530E" w14:textId="77777777" w:rsidR="007016E0" w:rsidRPr="009404BB" w:rsidRDefault="007016E0" w:rsidP="007016E0">
      <w:pPr>
        <w:ind w:right="461"/>
        <w:jc w:val="center"/>
        <w:rPr>
          <w:b/>
          <w:bCs/>
          <w:sz w:val="20"/>
          <w:szCs w:val="20"/>
        </w:rPr>
      </w:pPr>
      <w:r w:rsidRPr="009404BB">
        <w:rPr>
          <w:b/>
          <w:bCs/>
          <w:sz w:val="20"/>
          <w:szCs w:val="20"/>
        </w:rPr>
        <w:t xml:space="preserve">Nur </w:t>
      </w:r>
      <w:proofErr w:type="spellStart"/>
      <w:r w:rsidRPr="009404BB">
        <w:rPr>
          <w:b/>
          <w:bCs/>
          <w:sz w:val="20"/>
          <w:szCs w:val="20"/>
        </w:rPr>
        <w:t>Rosyid</w:t>
      </w:r>
      <w:proofErr w:type="spellEnd"/>
      <w:r w:rsidRPr="009404BB">
        <w:rPr>
          <w:b/>
          <w:bCs/>
          <w:sz w:val="20"/>
          <w:szCs w:val="20"/>
        </w:rPr>
        <w:t xml:space="preserve"> </w:t>
      </w:r>
      <w:proofErr w:type="spellStart"/>
      <w:r w:rsidRPr="009404BB">
        <w:rPr>
          <w:b/>
          <w:bCs/>
          <w:sz w:val="20"/>
          <w:szCs w:val="20"/>
        </w:rPr>
        <w:t>Mubtadai</w:t>
      </w:r>
      <w:proofErr w:type="spellEnd"/>
      <w:r w:rsidRPr="009404BB">
        <w:rPr>
          <w:b/>
          <w:bCs/>
          <w:sz w:val="20"/>
          <w:szCs w:val="20"/>
        </w:rPr>
        <w:t>, S. Kom., M. T.</w:t>
      </w:r>
    </w:p>
    <w:p w14:paraId="3F0B3294" w14:textId="77777777" w:rsidR="007016E0" w:rsidRPr="009404BB" w:rsidRDefault="007016E0" w:rsidP="007016E0">
      <w:pPr>
        <w:ind w:right="461"/>
        <w:jc w:val="center"/>
        <w:rPr>
          <w:b/>
          <w:bCs/>
          <w:sz w:val="20"/>
          <w:szCs w:val="20"/>
        </w:rPr>
      </w:pPr>
      <w:r w:rsidRPr="009404BB">
        <w:rPr>
          <w:b/>
          <w:bCs/>
          <w:sz w:val="20"/>
          <w:szCs w:val="20"/>
        </w:rPr>
        <w:t>NIP. 197403182001121005</w:t>
      </w:r>
    </w:p>
    <w:p w14:paraId="2BA02039" w14:textId="77777777" w:rsidR="007016E0" w:rsidRPr="009404BB" w:rsidRDefault="007016E0" w:rsidP="007016E0">
      <w:pPr>
        <w:ind w:right="461"/>
        <w:jc w:val="center"/>
        <w:rPr>
          <w:b/>
          <w:bCs/>
          <w:sz w:val="20"/>
          <w:szCs w:val="20"/>
          <w:lang w:val="en-US"/>
        </w:rPr>
      </w:pPr>
    </w:p>
    <w:p w14:paraId="3900F6FC" w14:textId="77777777" w:rsidR="007016E0" w:rsidRPr="009404BB" w:rsidRDefault="007016E0" w:rsidP="007016E0">
      <w:pPr>
        <w:ind w:right="461"/>
        <w:jc w:val="center"/>
        <w:rPr>
          <w:b/>
          <w:bCs/>
          <w:sz w:val="20"/>
          <w:szCs w:val="20"/>
          <w:lang w:val="en-US"/>
        </w:rPr>
      </w:pPr>
    </w:p>
    <w:p w14:paraId="750FF7F0" w14:textId="77777777" w:rsidR="007016E0" w:rsidRPr="009404BB" w:rsidRDefault="007016E0" w:rsidP="007016E0">
      <w:pPr>
        <w:ind w:right="461"/>
        <w:jc w:val="center"/>
        <w:rPr>
          <w:b/>
          <w:bCs/>
          <w:sz w:val="20"/>
          <w:szCs w:val="20"/>
          <w:lang w:val="en-US"/>
        </w:rPr>
      </w:pPr>
    </w:p>
    <w:p w14:paraId="00A79C97" w14:textId="77777777" w:rsidR="007016E0" w:rsidRPr="009404BB" w:rsidRDefault="007016E0" w:rsidP="007016E0">
      <w:pPr>
        <w:ind w:right="461"/>
        <w:jc w:val="center"/>
        <w:rPr>
          <w:b/>
          <w:bCs/>
          <w:sz w:val="20"/>
          <w:szCs w:val="20"/>
          <w:lang w:val="en-US"/>
        </w:rPr>
      </w:pPr>
    </w:p>
    <w:p w14:paraId="773FCFC9" w14:textId="77777777" w:rsidR="001E1A55" w:rsidRPr="009404BB" w:rsidRDefault="001E1A55" w:rsidP="007016E0">
      <w:pPr>
        <w:ind w:right="461"/>
        <w:jc w:val="center"/>
        <w:rPr>
          <w:b/>
          <w:bCs/>
          <w:sz w:val="20"/>
          <w:szCs w:val="20"/>
          <w:lang w:val="en-US"/>
        </w:rPr>
      </w:pPr>
    </w:p>
    <w:p w14:paraId="0A919123" w14:textId="77777777" w:rsidR="001E1A55" w:rsidRPr="009404BB" w:rsidRDefault="001E1A55" w:rsidP="007016E0">
      <w:pPr>
        <w:ind w:right="461"/>
        <w:jc w:val="center"/>
        <w:rPr>
          <w:b/>
          <w:bCs/>
          <w:sz w:val="20"/>
          <w:szCs w:val="20"/>
          <w:lang w:val="en-US"/>
        </w:rPr>
      </w:pPr>
    </w:p>
    <w:p w14:paraId="392EFDA2" w14:textId="77777777" w:rsidR="007016E0" w:rsidRPr="009404BB" w:rsidRDefault="007016E0" w:rsidP="007016E0">
      <w:pPr>
        <w:ind w:right="461"/>
        <w:jc w:val="center"/>
        <w:rPr>
          <w:b/>
          <w:bCs/>
          <w:sz w:val="20"/>
          <w:szCs w:val="20"/>
          <w:lang w:val="en-US"/>
        </w:rPr>
      </w:pPr>
    </w:p>
    <w:p w14:paraId="5AC51335" w14:textId="77777777" w:rsidR="007016E0" w:rsidRPr="009404BB" w:rsidRDefault="007016E0" w:rsidP="007016E0">
      <w:pPr>
        <w:ind w:right="461"/>
        <w:jc w:val="center"/>
        <w:rPr>
          <w:b/>
          <w:bCs/>
          <w:sz w:val="20"/>
          <w:szCs w:val="20"/>
          <w:lang w:val="en-US"/>
        </w:rPr>
      </w:pPr>
      <w:r w:rsidRPr="009404BB">
        <w:rPr>
          <w:b/>
          <w:bCs/>
          <w:sz w:val="20"/>
          <w:szCs w:val="20"/>
          <w:lang w:val="en-US"/>
        </w:rPr>
        <w:t xml:space="preserve">PROGRAM STUDI SARJANA TERAPAN </w:t>
      </w:r>
    </w:p>
    <w:p w14:paraId="557EB803" w14:textId="77777777" w:rsidR="007016E0" w:rsidRPr="009404BB" w:rsidRDefault="007016E0" w:rsidP="007016E0">
      <w:pPr>
        <w:ind w:right="461"/>
        <w:jc w:val="center"/>
        <w:rPr>
          <w:b/>
          <w:bCs/>
          <w:sz w:val="20"/>
          <w:szCs w:val="20"/>
          <w:lang w:val="en-US"/>
        </w:rPr>
      </w:pPr>
      <w:r w:rsidRPr="009404BB">
        <w:rPr>
          <w:b/>
          <w:bCs/>
          <w:sz w:val="20"/>
          <w:szCs w:val="20"/>
          <w:lang w:val="en-US"/>
        </w:rPr>
        <w:t>TEKNIK INFORMATIKA</w:t>
      </w:r>
    </w:p>
    <w:p w14:paraId="79662A2C" w14:textId="77777777" w:rsidR="007016E0" w:rsidRPr="009404BB" w:rsidRDefault="007016E0" w:rsidP="007016E0">
      <w:pPr>
        <w:ind w:right="461"/>
        <w:jc w:val="center"/>
        <w:rPr>
          <w:b/>
          <w:bCs/>
          <w:sz w:val="20"/>
          <w:szCs w:val="20"/>
          <w:lang w:val="en-US"/>
        </w:rPr>
      </w:pPr>
      <w:r w:rsidRPr="009404BB">
        <w:rPr>
          <w:b/>
          <w:bCs/>
          <w:sz w:val="20"/>
          <w:szCs w:val="20"/>
          <w:lang w:val="en-US"/>
        </w:rPr>
        <w:t>DEPARTEMEN TEKNIK INFORMATIKA DAN KOMPUTER</w:t>
      </w:r>
    </w:p>
    <w:p w14:paraId="5F6CC714" w14:textId="77777777" w:rsidR="007016E0" w:rsidRPr="009404BB" w:rsidRDefault="007016E0" w:rsidP="007016E0">
      <w:pPr>
        <w:ind w:right="461"/>
        <w:jc w:val="center"/>
        <w:rPr>
          <w:b/>
          <w:bCs/>
          <w:sz w:val="20"/>
          <w:szCs w:val="20"/>
          <w:lang w:val="en-US"/>
        </w:rPr>
      </w:pPr>
      <w:r w:rsidRPr="009404BB">
        <w:rPr>
          <w:b/>
          <w:bCs/>
          <w:sz w:val="20"/>
          <w:szCs w:val="20"/>
          <w:lang w:val="en-US"/>
        </w:rPr>
        <w:t>POLITEKNIK ELEKTRONIKA NEGERI SURABAYA</w:t>
      </w:r>
    </w:p>
    <w:p w14:paraId="6FF2C18B" w14:textId="6B1E3616" w:rsidR="003D3E9B" w:rsidRPr="009404BB" w:rsidRDefault="007016E0" w:rsidP="007016E0">
      <w:pPr>
        <w:tabs>
          <w:tab w:val="left" w:pos="903"/>
        </w:tabs>
        <w:jc w:val="center"/>
        <w:rPr>
          <w:b/>
          <w:bCs/>
          <w:noProof/>
          <w:sz w:val="20"/>
          <w:szCs w:val="20"/>
          <w:lang w:val="en-US"/>
        </w:rPr>
      </w:pPr>
      <w:r w:rsidRPr="009404BB">
        <w:rPr>
          <w:b/>
          <w:bCs/>
          <w:sz w:val="20"/>
          <w:szCs w:val="20"/>
          <w:lang w:val="en-US"/>
        </w:rPr>
        <w:t>2025</w:t>
      </w:r>
    </w:p>
    <w:p w14:paraId="706FDEAB" w14:textId="1BA070FD" w:rsidR="003D3E9B" w:rsidRPr="009404BB" w:rsidRDefault="007016E0" w:rsidP="001E1A55">
      <w:pPr>
        <w:tabs>
          <w:tab w:val="left" w:pos="903"/>
        </w:tabs>
        <w:rPr>
          <w:sz w:val="20"/>
          <w:szCs w:val="20"/>
        </w:rPr>
      </w:pPr>
      <w:r w:rsidRPr="009404BB">
        <w:rPr>
          <w:sz w:val="20"/>
          <w:szCs w:val="20"/>
          <w:lang w:val="en-US"/>
        </w:rPr>
        <w:lastRenderedPageBreak/>
        <w:tab/>
      </w:r>
    </w:p>
    <w:p w14:paraId="3318A4C7" w14:textId="77777777" w:rsidR="001E1A55" w:rsidRPr="009404BB" w:rsidRDefault="001E1A55" w:rsidP="001E1A55">
      <w:pPr>
        <w:tabs>
          <w:tab w:val="left" w:pos="903"/>
        </w:tabs>
        <w:rPr>
          <w:sz w:val="20"/>
          <w:szCs w:val="20"/>
        </w:rPr>
      </w:pPr>
    </w:p>
    <w:p w14:paraId="1FD3C613" w14:textId="77777777" w:rsidR="00633973" w:rsidRPr="009404BB" w:rsidRDefault="00633973" w:rsidP="001E1A55">
      <w:pPr>
        <w:tabs>
          <w:tab w:val="left" w:pos="903"/>
        </w:tabs>
        <w:rPr>
          <w:sz w:val="20"/>
          <w:szCs w:val="20"/>
        </w:rPr>
      </w:pPr>
    </w:p>
    <w:p w14:paraId="511A1499" w14:textId="77777777" w:rsidR="00633973" w:rsidRPr="009404BB" w:rsidRDefault="00633973" w:rsidP="001E1A55">
      <w:pPr>
        <w:tabs>
          <w:tab w:val="left" w:pos="903"/>
        </w:tabs>
        <w:rPr>
          <w:sz w:val="20"/>
          <w:szCs w:val="20"/>
        </w:rPr>
      </w:pPr>
    </w:p>
    <w:p w14:paraId="1FB34D9E" w14:textId="77777777" w:rsidR="00633973" w:rsidRPr="009404BB" w:rsidRDefault="00633973" w:rsidP="001E1A55">
      <w:pPr>
        <w:tabs>
          <w:tab w:val="left" w:pos="903"/>
        </w:tabs>
        <w:rPr>
          <w:sz w:val="20"/>
          <w:szCs w:val="20"/>
        </w:rPr>
      </w:pPr>
    </w:p>
    <w:p w14:paraId="166D9F38" w14:textId="77777777" w:rsidR="00633973" w:rsidRPr="009404BB" w:rsidRDefault="00633973" w:rsidP="001E1A55">
      <w:pPr>
        <w:tabs>
          <w:tab w:val="left" w:pos="903"/>
        </w:tabs>
        <w:rPr>
          <w:sz w:val="20"/>
          <w:szCs w:val="20"/>
        </w:rPr>
      </w:pPr>
    </w:p>
    <w:p w14:paraId="40CB23E8" w14:textId="77777777" w:rsidR="00633973" w:rsidRPr="009404BB" w:rsidRDefault="00633973" w:rsidP="001E1A55">
      <w:pPr>
        <w:tabs>
          <w:tab w:val="left" w:pos="903"/>
        </w:tabs>
        <w:rPr>
          <w:sz w:val="20"/>
          <w:szCs w:val="20"/>
        </w:rPr>
      </w:pPr>
    </w:p>
    <w:p w14:paraId="0232D76C" w14:textId="77777777" w:rsidR="00633973" w:rsidRPr="009404BB" w:rsidRDefault="00633973" w:rsidP="001E1A55">
      <w:pPr>
        <w:tabs>
          <w:tab w:val="left" w:pos="903"/>
        </w:tabs>
        <w:rPr>
          <w:sz w:val="20"/>
          <w:szCs w:val="20"/>
        </w:rPr>
      </w:pPr>
    </w:p>
    <w:p w14:paraId="674E5E04" w14:textId="77777777" w:rsidR="00633973" w:rsidRPr="009404BB" w:rsidRDefault="00633973" w:rsidP="001E1A55">
      <w:pPr>
        <w:tabs>
          <w:tab w:val="left" w:pos="903"/>
        </w:tabs>
        <w:rPr>
          <w:sz w:val="20"/>
          <w:szCs w:val="20"/>
        </w:rPr>
      </w:pPr>
    </w:p>
    <w:p w14:paraId="0CF6EA80" w14:textId="77777777" w:rsidR="00633973" w:rsidRPr="009404BB" w:rsidRDefault="00633973" w:rsidP="001E1A55">
      <w:pPr>
        <w:tabs>
          <w:tab w:val="left" w:pos="903"/>
        </w:tabs>
        <w:rPr>
          <w:sz w:val="20"/>
          <w:szCs w:val="20"/>
        </w:rPr>
      </w:pPr>
    </w:p>
    <w:p w14:paraId="417BEC18" w14:textId="77777777" w:rsidR="00633973" w:rsidRPr="009404BB" w:rsidRDefault="00633973" w:rsidP="001E1A55">
      <w:pPr>
        <w:tabs>
          <w:tab w:val="left" w:pos="903"/>
        </w:tabs>
        <w:rPr>
          <w:sz w:val="20"/>
          <w:szCs w:val="20"/>
        </w:rPr>
      </w:pPr>
    </w:p>
    <w:p w14:paraId="5BD7FDE6" w14:textId="77777777" w:rsidR="00633973" w:rsidRPr="009404BB" w:rsidRDefault="00633973" w:rsidP="001E1A55">
      <w:pPr>
        <w:tabs>
          <w:tab w:val="left" w:pos="903"/>
        </w:tabs>
        <w:rPr>
          <w:sz w:val="20"/>
          <w:szCs w:val="20"/>
        </w:rPr>
      </w:pPr>
    </w:p>
    <w:p w14:paraId="55E7CF6A" w14:textId="77777777" w:rsidR="00633973" w:rsidRPr="009404BB" w:rsidRDefault="00633973" w:rsidP="001E1A55">
      <w:pPr>
        <w:tabs>
          <w:tab w:val="left" w:pos="903"/>
        </w:tabs>
        <w:rPr>
          <w:sz w:val="20"/>
          <w:szCs w:val="20"/>
        </w:rPr>
      </w:pPr>
    </w:p>
    <w:p w14:paraId="43325961" w14:textId="77777777" w:rsidR="00633973" w:rsidRPr="009404BB" w:rsidRDefault="00633973" w:rsidP="001E1A55">
      <w:pPr>
        <w:tabs>
          <w:tab w:val="left" w:pos="903"/>
        </w:tabs>
        <w:rPr>
          <w:sz w:val="20"/>
          <w:szCs w:val="20"/>
        </w:rPr>
      </w:pPr>
    </w:p>
    <w:p w14:paraId="5A47E50E" w14:textId="77777777" w:rsidR="00633973" w:rsidRPr="009404BB" w:rsidRDefault="00633973" w:rsidP="001E1A55">
      <w:pPr>
        <w:tabs>
          <w:tab w:val="left" w:pos="903"/>
        </w:tabs>
        <w:rPr>
          <w:sz w:val="20"/>
          <w:szCs w:val="20"/>
        </w:rPr>
      </w:pPr>
    </w:p>
    <w:p w14:paraId="7D74DA12" w14:textId="77777777" w:rsidR="00633973" w:rsidRPr="009404BB" w:rsidRDefault="00633973" w:rsidP="001E1A55">
      <w:pPr>
        <w:tabs>
          <w:tab w:val="left" w:pos="903"/>
        </w:tabs>
        <w:rPr>
          <w:sz w:val="20"/>
          <w:szCs w:val="20"/>
        </w:rPr>
      </w:pPr>
    </w:p>
    <w:p w14:paraId="2F47E6CA" w14:textId="77777777" w:rsidR="00633973" w:rsidRPr="009404BB" w:rsidRDefault="00633973" w:rsidP="001E1A55">
      <w:pPr>
        <w:tabs>
          <w:tab w:val="left" w:pos="903"/>
        </w:tabs>
        <w:rPr>
          <w:sz w:val="20"/>
          <w:szCs w:val="20"/>
        </w:rPr>
      </w:pPr>
    </w:p>
    <w:p w14:paraId="2DA120A2" w14:textId="77777777" w:rsidR="00633973" w:rsidRPr="009404BB" w:rsidRDefault="00633973" w:rsidP="001E1A55">
      <w:pPr>
        <w:tabs>
          <w:tab w:val="left" w:pos="903"/>
        </w:tabs>
        <w:rPr>
          <w:sz w:val="20"/>
          <w:szCs w:val="20"/>
        </w:rPr>
      </w:pPr>
    </w:p>
    <w:p w14:paraId="78A13FA4" w14:textId="77777777" w:rsidR="002C01CC" w:rsidRPr="009404BB" w:rsidRDefault="002C01CC" w:rsidP="002C01CC">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EB4C3F2" w14:textId="77777777" w:rsidR="00633973" w:rsidRPr="009404BB" w:rsidRDefault="00633973" w:rsidP="001E1A55">
      <w:pPr>
        <w:tabs>
          <w:tab w:val="left" w:pos="903"/>
        </w:tabs>
        <w:rPr>
          <w:sz w:val="20"/>
          <w:szCs w:val="20"/>
        </w:rPr>
      </w:pPr>
    </w:p>
    <w:p w14:paraId="5064C21E" w14:textId="77777777" w:rsidR="00633973" w:rsidRPr="009404BB" w:rsidRDefault="00633973" w:rsidP="001E1A55">
      <w:pPr>
        <w:tabs>
          <w:tab w:val="left" w:pos="903"/>
        </w:tabs>
        <w:rPr>
          <w:sz w:val="20"/>
          <w:szCs w:val="20"/>
        </w:rPr>
      </w:pPr>
    </w:p>
    <w:p w14:paraId="42F678AE" w14:textId="77777777" w:rsidR="00633973" w:rsidRPr="009404BB" w:rsidRDefault="00633973" w:rsidP="001E1A55">
      <w:pPr>
        <w:tabs>
          <w:tab w:val="left" w:pos="903"/>
        </w:tabs>
        <w:rPr>
          <w:sz w:val="20"/>
          <w:szCs w:val="20"/>
        </w:rPr>
      </w:pPr>
    </w:p>
    <w:p w14:paraId="4F15F112" w14:textId="77777777" w:rsidR="00633973" w:rsidRPr="009404BB" w:rsidRDefault="00633973" w:rsidP="001E1A55">
      <w:pPr>
        <w:tabs>
          <w:tab w:val="left" w:pos="903"/>
        </w:tabs>
        <w:rPr>
          <w:sz w:val="20"/>
          <w:szCs w:val="20"/>
        </w:rPr>
      </w:pPr>
    </w:p>
    <w:p w14:paraId="588DF176" w14:textId="77777777" w:rsidR="00633973" w:rsidRPr="009404BB" w:rsidRDefault="00633973" w:rsidP="001E1A55">
      <w:pPr>
        <w:tabs>
          <w:tab w:val="left" w:pos="903"/>
        </w:tabs>
        <w:rPr>
          <w:sz w:val="20"/>
          <w:szCs w:val="20"/>
        </w:rPr>
      </w:pPr>
    </w:p>
    <w:p w14:paraId="2066C010" w14:textId="77777777" w:rsidR="00633973" w:rsidRPr="009404BB" w:rsidRDefault="00633973" w:rsidP="001E1A55">
      <w:pPr>
        <w:tabs>
          <w:tab w:val="left" w:pos="903"/>
        </w:tabs>
        <w:rPr>
          <w:sz w:val="20"/>
          <w:szCs w:val="20"/>
        </w:rPr>
      </w:pPr>
    </w:p>
    <w:p w14:paraId="3DEF8CEE" w14:textId="77777777" w:rsidR="00633973" w:rsidRPr="009404BB" w:rsidRDefault="00633973" w:rsidP="001E1A55">
      <w:pPr>
        <w:tabs>
          <w:tab w:val="left" w:pos="903"/>
        </w:tabs>
        <w:rPr>
          <w:sz w:val="20"/>
          <w:szCs w:val="20"/>
        </w:rPr>
      </w:pPr>
    </w:p>
    <w:p w14:paraId="1C71164A" w14:textId="77777777" w:rsidR="00633973" w:rsidRPr="009404BB" w:rsidRDefault="00633973" w:rsidP="001E1A55">
      <w:pPr>
        <w:tabs>
          <w:tab w:val="left" w:pos="903"/>
        </w:tabs>
        <w:rPr>
          <w:sz w:val="20"/>
          <w:szCs w:val="20"/>
        </w:rPr>
      </w:pPr>
    </w:p>
    <w:p w14:paraId="376FBB56" w14:textId="77777777" w:rsidR="00633973" w:rsidRPr="009404BB" w:rsidRDefault="00633973" w:rsidP="001E1A55">
      <w:pPr>
        <w:tabs>
          <w:tab w:val="left" w:pos="903"/>
        </w:tabs>
        <w:rPr>
          <w:sz w:val="20"/>
          <w:szCs w:val="20"/>
        </w:rPr>
      </w:pPr>
    </w:p>
    <w:p w14:paraId="4B9FD190" w14:textId="77777777" w:rsidR="00633973" w:rsidRPr="009404BB" w:rsidRDefault="00633973" w:rsidP="001E1A55">
      <w:pPr>
        <w:tabs>
          <w:tab w:val="left" w:pos="903"/>
        </w:tabs>
        <w:rPr>
          <w:sz w:val="20"/>
          <w:szCs w:val="20"/>
        </w:rPr>
      </w:pPr>
    </w:p>
    <w:p w14:paraId="6068B090" w14:textId="77777777" w:rsidR="00633973" w:rsidRPr="009404BB" w:rsidRDefault="00633973" w:rsidP="001E1A55">
      <w:pPr>
        <w:tabs>
          <w:tab w:val="left" w:pos="903"/>
        </w:tabs>
        <w:rPr>
          <w:sz w:val="20"/>
          <w:szCs w:val="20"/>
        </w:rPr>
      </w:pPr>
    </w:p>
    <w:p w14:paraId="5FB18856" w14:textId="77777777" w:rsidR="00633973" w:rsidRPr="009404BB" w:rsidRDefault="00633973" w:rsidP="001E1A55">
      <w:pPr>
        <w:tabs>
          <w:tab w:val="left" w:pos="903"/>
        </w:tabs>
        <w:rPr>
          <w:sz w:val="20"/>
          <w:szCs w:val="20"/>
        </w:rPr>
      </w:pPr>
    </w:p>
    <w:p w14:paraId="759EB61F" w14:textId="77777777" w:rsidR="00633973" w:rsidRPr="009404BB" w:rsidRDefault="00633973" w:rsidP="001E1A55">
      <w:pPr>
        <w:tabs>
          <w:tab w:val="left" w:pos="903"/>
        </w:tabs>
        <w:rPr>
          <w:sz w:val="20"/>
          <w:szCs w:val="20"/>
        </w:rPr>
      </w:pPr>
    </w:p>
    <w:p w14:paraId="5B06EBC2" w14:textId="77777777" w:rsidR="00633973" w:rsidRPr="009404BB" w:rsidRDefault="00633973" w:rsidP="001E1A55">
      <w:pPr>
        <w:tabs>
          <w:tab w:val="left" w:pos="903"/>
        </w:tabs>
        <w:rPr>
          <w:sz w:val="20"/>
          <w:szCs w:val="20"/>
        </w:rPr>
      </w:pPr>
    </w:p>
    <w:p w14:paraId="1C6B870A" w14:textId="77777777" w:rsidR="00633973" w:rsidRPr="009404BB" w:rsidRDefault="00633973" w:rsidP="001E1A55">
      <w:pPr>
        <w:tabs>
          <w:tab w:val="left" w:pos="903"/>
        </w:tabs>
        <w:rPr>
          <w:sz w:val="20"/>
          <w:szCs w:val="20"/>
        </w:rPr>
      </w:pPr>
    </w:p>
    <w:p w14:paraId="77AFA0A9" w14:textId="77777777" w:rsidR="00633973" w:rsidRPr="009404BB" w:rsidRDefault="00633973" w:rsidP="001E1A55">
      <w:pPr>
        <w:tabs>
          <w:tab w:val="left" w:pos="903"/>
        </w:tabs>
        <w:rPr>
          <w:sz w:val="20"/>
          <w:szCs w:val="20"/>
        </w:rPr>
      </w:pPr>
    </w:p>
    <w:p w14:paraId="26BA908C" w14:textId="77777777" w:rsidR="00633973" w:rsidRPr="009404BB" w:rsidRDefault="00633973" w:rsidP="001E1A55">
      <w:pPr>
        <w:tabs>
          <w:tab w:val="left" w:pos="903"/>
        </w:tabs>
        <w:rPr>
          <w:sz w:val="20"/>
          <w:szCs w:val="20"/>
        </w:rPr>
      </w:pPr>
    </w:p>
    <w:p w14:paraId="0B9E934A" w14:textId="6C802F2B" w:rsidR="00633973" w:rsidRPr="009404BB" w:rsidRDefault="00633973" w:rsidP="001E1A55">
      <w:pPr>
        <w:tabs>
          <w:tab w:val="left" w:pos="903"/>
        </w:tabs>
        <w:rPr>
          <w:sz w:val="20"/>
          <w:szCs w:val="20"/>
        </w:rPr>
      </w:pPr>
    </w:p>
    <w:p w14:paraId="346971B8" w14:textId="77777777" w:rsidR="00116317" w:rsidRPr="009404BB" w:rsidRDefault="00116317" w:rsidP="001E1A55">
      <w:pPr>
        <w:tabs>
          <w:tab w:val="left" w:pos="903"/>
        </w:tabs>
        <w:rPr>
          <w:sz w:val="20"/>
          <w:szCs w:val="20"/>
        </w:rPr>
      </w:pPr>
    </w:p>
    <w:p w14:paraId="56E366F8" w14:textId="77777777" w:rsidR="00920839" w:rsidRPr="009404BB" w:rsidRDefault="00920839" w:rsidP="001E1A55">
      <w:pPr>
        <w:tabs>
          <w:tab w:val="left" w:pos="903"/>
        </w:tabs>
        <w:rPr>
          <w:sz w:val="20"/>
          <w:szCs w:val="20"/>
        </w:rPr>
      </w:pPr>
    </w:p>
    <w:p w14:paraId="0AF16EED" w14:textId="72D81BC6" w:rsidR="00633973" w:rsidRPr="009404BB" w:rsidRDefault="00EE472A" w:rsidP="00EE472A">
      <w:pPr>
        <w:pStyle w:val="Heading1"/>
      </w:pPr>
      <w:bookmarkStart w:id="1" w:name="_Toc187674062"/>
      <w:r w:rsidRPr="009404BB">
        <w:lastRenderedPageBreak/>
        <w:t>DAFTAR ISI</w:t>
      </w:r>
      <w:bookmarkEnd w:id="1"/>
    </w:p>
    <w:sdt>
      <w:sdtPr>
        <w:rPr>
          <w:rFonts w:ascii="Times New Roman" w:hAnsi="Times New Roman"/>
          <w:b w:val="0"/>
          <w:bCs w:val="0"/>
          <w:i w:val="0"/>
          <w:iCs w:val="0"/>
          <w:sz w:val="20"/>
          <w:szCs w:val="20"/>
        </w:rPr>
        <w:id w:val="-1298992001"/>
        <w:docPartObj>
          <w:docPartGallery w:val="Table of Contents"/>
          <w:docPartUnique/>
        </w:docPartObj>
      </w:sdtPr>
      <w:sdtEndPr>
        <w:rPr>
          <w:noProof/>
        </w:rPr>
      </w:sdtEndPr>
      <w:sdtContent>
        <w:p w14:paraId="26B7E838" w14:textId="2A437D65" w:rsidR="009404BB" w:rsidRPr="009404BB" w:rsidRDefault="00116317">
          <w:pPr>
            <w:pStyle w:val="TOC1"/>
            <w:tabs>
              <w:tab w:val="right" w:leader="dot" w:pos="5838"/>
            </w:tabs>
            <w:rPr>
              <w:rFonts w:eastAsiaTheme="minorEastAsia" w:cstheme="minorBidi"/>
              <w:b w:val="0"/>
              <w:bCs w:val="0"/>
              <w:i w:val="0"/>
              <w:iCs w:val="0"/>
              <w:noProof/>
              <w:kern w:val="2"/>
              <w14:ligatures w14:val="standardContextual"/>
            </w:rPr>
          </w:pPr>
          <w:r w:rsidRPr="009404BB">
            <w:rPr>
              <w:rFonts w:ascii="Times New Roman" w:hAnsi="Times New Roman"/>
              <w:b w:val="0"/>
              <w:bCs w:val="0"/>
              <w:i w:val="0"/>
              <w:iCs w:val="0"/>
              <w:sz w:val="20"/>
              <w:szCs w:val="20"/>
            </w:rPr>
            <w:fldChar w:fldCharType="begin"/>
          </w:r>
          <w:r w:rsidRPr="009404BB">
            <w:rPr>
              <w:rFonts w:ascii="Times New Roman" w:hAnsi="Times New Roman"/>
              <w:b w:val="0"/>
              <w:bCs w:val="0"/>
              <w:i w:val="0"/>
              <w:iCs w:val="0"/>
              <w:sz w:val="20"/>
              <w:szCs w:val="20"/>
            </w:rPr>
            <w:instrText xml:space="preserve"> TOC \o "1-3" \h \z \u </w:instrText>
          </w:r>
          <w:r w:rsidRPr="009404BB">
            <w:rPr>
              <w:rFonts w:ascii="Times New Roman" w:hAnsi="Times New Roman"/>
              <w:b w:val="0"/>
              <w:bCs w:val="0"/>
              <w:i w:val="0"/>
              <w:iCs w:val="0"/>
              <w:sz w:val="20"/>
              <w:szCs w:val="20"/>
            </w:rPr>
            <w:fldChar w:fldCharType="separate"/>
          </w:r>
          <w:hyperlink w:anchor="_Toc187674062" w:history="1">
            <w:r w:rsidR="009404BB" w:rsidRPr="009404BB">
              <w:rPr>
                <w:rStyle w:val="Hyperlink"/>
                <w:i w:val="0"/>
                <w:iCs w:val="0"/>
                <w:noProof/>
              </w:rPr>
              <w:t>DAFTAR ISI</w:t>
            </w:r>
            <w:r w:rsidR="009404BB" w:rsidRPr="009404BB">
              <w:rPr>
                <w:i w:val="0"/>
                <w:iCs w:val="0"/>
                <w:noProof/>
                <w:webHidden/>
              </w:rPr>
              <w:tab/>
            </w:r>
            <w:r w:rsidR="009404BB" w:rsidRPr="009404BB">
              <w:rPr>
                <w:i w:val="0"/>
                <w:iCs w:val="0"/>
                <w:noProof/>
                <w:webHidden/>
              </w:rPr>
              <w:fldChar w:fldCharType="begin"/>
            </w:r>
            <w:r w:rsidR="009404BB" w:rsidRPr="009404BB">
              <w:rPr>
                <w:i w:val="0"/>
                <w:iCs w:val="0"/>
                <w:noProof/>
                <w:webHidden/>
              </w:rPr>
              <w:instrText xml:space="preserve"> PAGEREF _Toc187674062 \h </w:instrText>
            </w:r>
            <w:r w:rsidR="009404BB" w:rsidRPr="009404BB">
              <w:rPr>
                <w:i w:val="0"/>
                <w:iCs w:val="0"/>
                <w:noProof/>
                <w:webHidden/>
              </w:rPr>
            </w:r>
            <w:r w:rsidR="009404BB" w:rsidRPr="009404BB">
              <w:rPr>
                <w:i w:val="0"/>
                <w:iCs w:val="0"/>
                <w:noProof/>
                <w:webHidden/>
              </w:rPr>
              <w:fldChar w:fldCharType="separate"/>
            </w:r>
            <w:r w:rsidR="0056666E">
              <w:rPr>
                <w:i w:val="0"/>
                <w:iCs w:val="0"/>
                <w:noProof/>
                <w:webHidden/>
              </w:rPr>
              <w:t>3</w:t>
            </w:r>
            <w:r w:rsidR="009404BB" w:rsidRPr="009404BB">
              <w:rPr>
                <w:i w:val="0"/>
                <w:iCs w:val="0"/>
                <w:noProof/>
                <w:webHidden/>
              </w:rPr>
              <w:fldChar w:fldCharType="end"/>
            </w:r>
          </w:hyperlink>
        </w:p>
        <w:p w14:paraId="78546A02" w14:textId="5D4DEE5E"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63" w:history="1">
            <w:r w:rsidRPr="009404BB">
              <w:rPr>
                <w:rStyle w:val="Hyperlink"/>
                <w:i w:val="0"/>
                <w:iCs w:val="0"/>
                <w:noProof/>
              </w:rPr>
              <w:t>DAFTAR GAMBAR</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_Toc187674063 \h </w:instrText>
            </w:r>
            <w:r w:rsidRPr="009404BB">
              <w:rPr>
                <w:i w:val="0"/>
                <w:iCs w:val="0"/>
                <w:noProof/>
                <w:webHidden/>
              </w:rPr>
            </w:r>
            <w:r w:rsidRPr="009404BB">
              <w:rPr>
                <w:i w:val="0"/>
                <w:iCs w:val="0"/>
                <w:noProof/>
                <w:webHidden/>
              </w:rPr>
              <w:fldChar w:fldCharType="separate"/>
            </w:r>
            <w:r w:rsidR="0056666E">
              <w:rPr>
                <w:i w:val="0"/>
                <w:iCs w:val="0"/>
                <w:noProof/>
                <w:webHidden/>
              </w:rPr>
              <w:t>6</w:t>
            </w:r>
            <w:r w:rsidRPr="009404BB">
              <w:rPr>
                <w:i w:val="0"/>
                <w:iCs w:val="0"/>
                <w:noProof/>
                <w:webHidden/>
              </w:rPr>
              <w:fldChar w:fldCharType="end"/>
            </w:r>
          </w:hyperlink>
        </w:p>
        <w:p w14:paraId="5973BB5F" w14:textId="5107E4D2"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64" w:history="1">
            <w:r w:rsidRPr="009404BB">
              <w:rPr>
                <w:rStyle w:val="Hyperlink"/>
                <w:i w:val="0"/>
                <w:iCs w:val="0"/>
                <w:noProof/>
              </w:rPr>
              <w:t>DAFTAR TABEL</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_Toc187674064 \h </w:instrText>
            </w:r>
            <w:r w:rsidRPr="009404BB">
              <w:rPr>
                <w:i w:val="0"/>
                <w:iCs w:val="0"/>
                <w:noProof/>
                <w:webHidden/>
              </w:rPr>
            </w:r>
            <w:r w:rsidRPr="009404BB">
              <w:rPr>
                <w:i w:val="0"/>
                <w:iCs w:val="0"/>
                <w:noProof/>
                <w:webHidden/>
              </w:rPr>
              <w:fldChar w:fldCharType="separate"/>
            </w:r>
            <w:r w:rsidR="0056666E">
              <w:rPr>
                <w:i w:val="0"/>
                <w:iCs w:val="0"/>
                <w:noProof/>
                <w:webHidden/>
              </w:rPr>
              <w:t>7</w:t>
            </w:r>
            <w:r w:rsidRPr="009404BB">
              <w:rPr>
                <w:i w:val="0"/>
                <w:iCs w:val="0"/>
                <w:noProof/>
                <w:webHidden/>
              </w:rPr>
              <w:fldChar w:fldCharType="end"/>
            </w:r>
          </w:hyperlink>
        </w:p>
        <w:p w14:paraId="47E81409" w14:textId="1FFCADB6"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65" w:history="1">
            <w:r w:rsidRPr="009404BB">
              <w:rPr>
                <w:rStyle w:val="Hyperlink"/>
                <w:i w:val="0"/>
                <w:iCs w:val="0"/>
                <w:noProof/>
              </w:rPr>
              <w:t>BAB 1 PENDAHULUAN</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_Toc187674065 \h </w:instrText>
            </w:r>
            <w:r w:rsidRPr="009404BB">
              <w:rPr>
                <w:i w:val="0"/>
                <w:iCs w:val="0"/>
                <w:noProof/>
                <w:webHidden/>
              </w:rPr>
            </w:r>
            <w:r w:rsidRPr="009404BB">
              <w:rPr>
                <w:i w:val="0"/>
                <w:iCs w:val="0"/>
                <w:noProof/>
                <w:webHidden/>
              </w:rPr>
              <w:fldChar w:fldCharType="separate"/>
            </w:r>
            <w:r w:rsidR="0056666E">
              <w:rPr>
                <w:i w:val="0"/>
                <w:iCs w:val="0"/>
                <w:noProof/>
                <w:webHidden/>
              </w:rPr>
              <w:t>10</w:t>
            </w:r>
            <w:r w:rsidRPr="009404BB">
              <w:rPr>
                <w:i w:val="0"/>
                <w:iCs w:val="0"/>
                <w:noProof/>
                <w:webHidden/>
              </w:rPr>
              <w:fldChar w:fldCharType="end"/>
            </w:r>
          </w:hyperlink>
        </w:p>
        <w:p w14:paraId="2D558605" w14:textId="2473DA9E" w:rsidR="009404BB" w:rsidRPr="009404BB" w:rsidRDefault="009404BB">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87674066" w:history="1">
            <w:r w:rsidRPr="009404BB">
              <w:rPr>
                <w:rStyle w:val="Hyperlink"/>
                <w:noProof/>
              </w:rPr>
              <w:t>1.1</w:t>
            </w:r>
            <w:r w:rsidRPr="009404BB">
              <w:rPr>
                <w:rFonts w:eastAsiaTheme="minorEastAsia" w:cstheme="minorBidi"/>
                <w:b w:val="0"/>
                <w:bCs w:val="0"/>
                <w:noProof/>
                <w:kern w:val="2"/>
                <w:sz w:val="24"/>
                <w:szCs w:val="24"/>
                <w14:ligatures w14:val="standardContextual"/>
              </w:rPr>
              <w:tab/>
            </w:r>
            <w:r w:rsidRPr="009404BB">
              <w:rPr>
                <w:rStyle w:val="Hyperlink"/>
                <w:noProof/>
              </w:rPr>
              <w:t>LATAR BELAKANG</w:t>
            </w:r>
            <w:r w:rsidRPr="009404BB">
              <w:rPr>
                <w:noProof/>
                <w:webHidden/>
              </w:rPr>
              <w:tab/>
            </w:r>
            <w:r w:rsidRPr="009404BB">
              <w:rPr>
                <w:noProof/>
                <w:webHidden/>
              </w:rPr>
              <w:fldChar w:fldCharType="begin"/>
            </w:r>
            <w:r w:rsidRPr="009404BB">
              <w:rPr>
                <w:noProof/>
                <w:webHidden/>
              </w:rPr>
              <w:instrText xml:space="preserve"> PAGEREF _Toc187674066 \h </w:instrText>
            </w:r>
            <w:r w:rsidRPr="009404BB">
              <w:rPr>
                <w:noProof/>
                <w:webHidden/>
              </w:rPr>
            </w:r>
            <w:r w:rsidRPr="009404BB">
              <w:rPr>
                <w:noProof/>
                <w:webHidden/>
              </w:rPr>
              <w:fldChar w:fldCharType="separate"/>
            </w:r>
            <w:r w:rsidR="0056666E">
              <w:rPr>
                <w:noProof/>
                <w:webHidden/>
              </w:rPr>
              <w:t>10</w:t>
            </w:r>
            <w:r w:rsidRPr="009404BB">
              <w:rPr>
                <w:noProof/>
                <w:webHidden/>
              </w:rPr>
              <w:fldChar w:fldCharType="end"/>
            </w:r>
          </w:hyperlink>
        </w:p>
        <w:p w14:paraId="4503451C" w14:textId="2B34258C"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67" w:history="1">
            <w:r w:rsidRPr="009404BB">
              <w:rPr>
                <w:rStyle w:val="Hyperlink"/>
                <w:noProof/>
              </w:rPr>
              <w:t>1.2 PERMASALAHAN</w:t>
            </w:r>
            <w:r w:rsidRPr="009404BB">
              <w:rPr>
                <w:noProof/>
                <w:webHidden/>
              </w:rPr>
              <w:tab/>
            </w:r>
            <w:r w:rsidRPr="009404BB">
              <w:rPr>
                <w:noProof/>
                <w:webHidden/>
              </w:rPr>
              <w:fldChar w:fldCharType="begin"/>
            </w:r>
            <w:r w:rsidRPr="009404BB">
              <w:rPr>
                <w:noProof/>
                <w:webHidden/>
              </w:rPr>
              <w:instrText xml:space="preserve"> PAGEREF _Toc187674067 \h </w:instrText>
            </w:r>
            <w:r w:rsidRPr="009404BB">
              <w:rPr>
                <w:noProof/>
                <w:webHidden/>
              </w:rPr>
            </w:r>
            <w:r w:rsidRPr="009404BB">
              <w:rPr>
                <w:noProof/>
                <w:webHidden/>
              </w:rPr>
              <w:fldChar w:fldCharType="separate"/>
            </w:r>
            <w:r w:rsidR="0056666E">
              <w:rPr>
                <w:noProof/>
                <w:webHidden/>
              </w:rPr>
              <w:t>11</w:t>
            </w:r>
            <w:r w:rsidRPr="009404BB">
              <w:rPr>
                <w:noProof/>
                <w:webHidden/>
              </w:rPr>
              <w:fldChar w:fldCharType="end"/>
            </w:r>
          </w:hyperlink>
        </w:p>
        <w:p w14:paraId="297F0E1A" w14:textId="00C745BD"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68" w:history="1">
            <w:r w:rsidRPr="009404BB">
              <w:rPr>
                <w:rStyle w:val="Hyperlink"/>
                <w:noProof/>
              </w:rPr>
              <w:t>1.3 TUJUAN</w:t>
            </w:r>
            <w:r w:rsidRPr="009404BB">
              <w:rPr>
                <w:noProof/>
                <w:webHidden/>
              </w:rPr>
              <w:tab/>
            </w:r>
            <w:r w:rsidRPr="009404BB">
              <w:rPr>
                <w:noProof/>
                <w:webHidden/>
              </w:rPr>
              <w:fldChar w:fldCharType="begin"/>
            </w:r>
            <w:r w:rsidRPr="009404BB">
              <w:rPr>
                <w:noProof/>
                <w:webHidden/>
              </w:rPr>
              <w:instrText xml:space="preserve"> PAGEREF _Toc187674068 \h </w:instrText>
            </w:r>
            <w:r w:rsidRPr="009404BB">
              <w:rPr>
                <w:noProof/>
                <w:webHidden/>
              </w:rPr>
            </w:r>
            <w:r w:rsidRPr="009404BB">
              <w:rPr>
                <w:noProof/>
                <w:webHidden/>
              </w:rPr>
              <w:fldChar w:fldCharType="separate"/>
            </w:r>
            <w:r w:rsidR="0056666E">
              <w:rPr>
                <w:noProof/>
                <w:webHidden/>
              </w:rPr>
              <w:t>12</w:t>
            </w:r>
            <w:r w:rsidRPr="009404BB">
              <w:rPr>
                <w:noProof/>
                <w:webHidden/>
              </w:rPr>
              <w:fldChar w:fldCharType="end"/>
            </w:r>
          </w:hyperlink>
        </w:p>
        <w:p w14:paraId="0A4CC780" w14:textId="470996F4"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69" w:history="1">
            <w:r w:rsidRPr="009404BB">
              <w:rPr>
                <w:rStyle w:val="Hyperlink"/>
                <w:noProof/>
              </w:rPr>
              <w:t>1.4 MANFAAT</w:t>
            </w:r>
            <w:r w:rsidRPr="009404BB">
              <w:rPr>
                <w:noProof/>
                <w:webHidden/>
              </w:rPr>
              <w:tab/>
            </w:r>
            <w:r w:rsidRPr="009404BB">
              <w:rPr>
                <w:noProof/>
                <w:webHidden/>
              </w:rPr>
              <w:fldChar w:fldCharType="begin"/>
            </w:r>
            <w:r w:rsidRPr="009404BB">
              <w:rPr>
                <w:noProof/>
                <w:webHidden/>
              </w:rPr>
              <w:instrText xml:space="preserve"> PAGEREF _Toc187674069 \h </w:instrText>
            </w:r>
            <w:r w:rsidRPr="009404BB">
              <w:rPr>
                <w:noProof/>
                <w:webHidden/>
              </w:rPr>
            </w:r>
            <w:r w:rsidRPr="009404BB">
              <w:rPr>
                <w:noProof/>
                <w:webHidden/>
              </w:rPr>
              <w:fldChar w:fldCharType="separate"/>
            </w:r>
            <w:r w:rsidR="0056666E">
              <w:rPr>
                <w:noProof/>
                <w:webHidden/>
              </w:rPr>
              <w:t>13</w:t>
            </w:r>
            <w:r w:rsidRPr="009404BB">
              <w:rPr>
                <w:noProof/>
                <w:webHidden/>
              </w:rPr>
              <w:fldChar w:fldCharType="end"/>
            </w:r>
          </w:hyperlink>
        </w:p>
        <w:p w14:paraId="3E8E3AFD" w14:textId="17E53368"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70" w:history="1">
            <w:r w:rsidRPr="009404BB">
              <w:rPr>
                <w:rStyle w:val="Hyperlink"/>
                <w:noProof/>
              </w:rPr>
              <w:t>1.5 SISTEMATIKA PENULISAN</w:t>
            </w:r>
            <w:r w:rsidRPr="009404BB">
              <w:rPr>
                <w:noProof/>
                <w:webHidden/>
              </w:rPr>
              <w:tab/>
            </w:r>
            <w:r w:rsidRPr="009404BB">
              <w:rPr>
                <w:noProof/>
                <w:webHidden/>
              </w:rPr>
              <w:fldChar w:fldCharType="begin"/>
            </w:r>
            <w:r w:rsidRPr="009404BB">
              <w:rPr>
                <w:noProof/>
                <w:webHidden/>
              </w:rPr>
              <w:instrText xml:space="preserve"> PAGEREF _Toc187674070 \h </w:instrText>
            </w:r>
            <w:r w:rsidRPr="009404BB">
              <w:rPr>
                <w:noProof/>
                <w:webHidden/>
              </w:rPr>
            </w:r>
            <w:r w:rsidRPr="009404BB">
              <w:rPr>
                <w:noProof/>
                <w:webHidden/>
              </w:rPr>
              <w:fldChar w:fldCharType="separate"/>
            </w:r>
            <w:r w:rsidR="0056666E">
              <w:rPr>
                <w:noProof/>
                <w:webHidden/>
              </w:rPr>
              <w:t>13</w:t>
            </w:r>
            <w:r w:rsidRPr="009404BB">
              <w:rPr>
                <w:noProof/>
                <w:webHidden/>
              </w:rPr>
              <w:fldChar w:fldCharType="end"/>
            </w:r>
          </w:hyperlink>
        </w:p>
        <w:p w14:paraId="7179CC4E" w14:textId="312D9EDA"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1" w:history="1">
            <w:r w:rsidRPr="009404BB">
              <w:rPr>
                <w:rStyle w:val="Hyperlink"/>
                <w:bCs/>
                <w:noProof/>
              </w:rPr>
              <w:t>Bab 1</w:t>
            </w:r>
            <w:r w:rsidRPr="009404BB">
              <w:rPr>
                <w:rFonts w:eastAsiaTheme="minorEastAsia" w:cstheme="minorBidi"/>
                <w:noProof/>
                <w:kern w:val="2"/>
                <w:sz w:val="24"/>
                <w:szCs w:val="24"/>
                <w14:ligatures w14:val="standardContextual"/>
              </w:rPr>
              <w:tab/>
            </w:r>
            <w:r w:rsidRPr="009404BB">
              <w:rPr>
                <w:rStyle w:val="Hyperlink"/>
                <w:bCs/>
                <w:noProof/>
              </w:rPr>
              <w:t>Pendahuluan</w:t>
            </w:r>
            <w:r w:rsidRPr="009404BB">
              <w:rPr>
                <w:noProof/>
                <w:webHidden/>
              </w:rPr>
              <w:tab/>
            </w:r>
            <w:r w:rsidRPr="009404BB">
              <w:rPr>
                <w:noProof/>
                <w:webHidden/>
              </w:rPr>
              <w:fldChar w:fldCharType="begin"/>
            </w:r>
            <w:r w:rsidRPr="009404BB">
              <w:rPr>
                <w:noProof/>
                <w:webHidden/>
              </w:rPr>
              <w:instrText xml:space="preserve"> PAGEREF _Toc187674071 \h </w:instrText>
            </w:r>
            <w:r w:rsidRPr="009404BB">
              <w:rPr>
                <w:noProof/>
                <w:webHidden/>
              </w:rPr>
            </w:r>
            <w:r w:rsidRPr="009404BB">
              <w:rPr>
                <w:noProof/>
                <w:webHidden/>
              </w:rPr>
              <w:fldChar w:fldCharType="separate"/>
            </w:r>
            <w:r w:rsidR="0056666E">
              <w:rPr>
                <w:noProof/>
                <w:webHidden/>
              </w:rPr>
              <w:t>14</w:t>
            </w:r>
            <w:r w:rsidRPr="009404BB">
              <w:rPr>
                <w:noProof/>
                <w:webHidden/>
              </w:rPr>
              <w:fldChar w:fldCharType="end"/>
            </w:r>
          </w:hyperlink>
        </w:p>
        <w:p w14:paraId="689FC8B7" w14:textId="676DD9B8"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2" w:history="1">
            <w:r w:rsidRPr="009404BB">
              <w:rPr>
                <w:rStyle w:val="Hyperlink"/>
                <w:bCs/>
                <w:noProof/>
              </w:rPr>
              <w:t>Bab 2</w:t>
            </w:r>
            <w:r w:rsidRPr="009404BB">
              <w:rPr>
                <w:rFonts w:eastAsiaTheme="minorEastAsia" w:cstheme="minorBidi"/>
                <w:noProof/>
                <w:kern w:val="2"/>
                <w:sz w:val="24"/>
                <w:szCs w:val="24"/>
                <w14:ligatures w14:val="standardContextual"/>
              </w:rPr>
              <w:tab/>
            </w:r>
            <w:r w:rsidRPr="009404BB">
              <w:rPr>
                <w:rStyle w:val="Hyperlink"/>
                <w:bCs/>
                <w:noProof/>
              </w:rPr>
              <w:t>Kajian Pustaka</w:t>
            </w:r>
            <w:r w:rsidRPr="009404BB">
              <w:rPr>
                <w:noProof/>
                <w:webHidden/>
              </w:rPr>
              <w:tab/>
            </w:r>
            <w:r w:rsidRPr="009404BB">
              <w:rPr>
                <w:noProof/>
                <w:webHidden/>
              </w:rPr>
              <w:fldChar w:fldCharType="begin"/>
            </w:r>
            <w:r w:rsidRPr="009404BB">
              <w:rPr>
                <w:noProof/>
                <w:webHidden/>
              </w:rPr>
              <w:instrText xml:space="preserve"> PAGEREF _Toc187674072 \h </w:instrText>
            </w:r>
            <w:r w:rsidRPr="009404BB">
              <w:rPr>
                <w:noProof/>
                <w:webHidden/>
              </w:rPr>
            </w:r>
            <w:r w:rsidRPr="009404BB">
              <w:rPr>
                <w:noProof/>
                <w:webHidden/>
              </w:rPr>
              <w:fldChar w:fldCharType="separate"/>
            </w:r>
            <w:r w:rsidR="0056666E">
              <w:rPr>
                <w:noProof/>
                <w:webHidden/>
              </w:rPr>
              <w:t>14</w:t>
            </w:r>
            <w:r w:rsidRPr="009404BB">
              <w:rPr>
                <w:noProof/>
                <w:webHidden/>
              </w:rPr>
              <w:fldChar w:fldCharType="end"/>
            </w:r>
          </w:hyperlink>
        </w:p>
        <w:p w14:paraId="54E40266" w14:textId="2EDCA20A"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3" w:history="1">
            <w:r w:rsidRPr="009404BB">
              <w:rPr>
                <w:rStyle w:val="Hyperlink"/>
                <w:bCs/>
                <w:noProof/>
              </w:rPr>
              <w:t>Bab 3</w:t>
            </w:r>
            <w:r w:rsidRPr="009404BB">
              <w:rPr>
                <w:rFonts w:eastAsiaTheme="minorEastAsia" w:cstheme="minorBidi"/>
                <w:noProof/>
                <w:kern w:val="2"/>
                <w:sz w:val="24"/>
                <w:szCs w:val="24"/>
                <w14:ligatures w14:val="standardContextual"/>
              </w:rPr>
              <w:tab/>
            </w:r>
            <w:r w:rsidRPr="009404BB">
              <w:rPr>
                <w:rStyle w:val="Hyperlink"/>
                <w:bCs/>
                <w:noProof/>
              </w:rPr>
              <w:t>Deskripsi Sistem</w:t>
            </w:r>
            <w:r w:rsidRPr="009404BB">
              <w:rPr>
                <w:noProof/>
                <w:webHidden/>
              </w:rPr>
              <w:tab/>
            </w:r>
            <w:r w:rsidRPr="009404BB">
              <w:rPr>
                <w:noProof/>
                <w:webHidden/>
              </w:rPr>
              <w:fldChar w:fldCharType="begin"/>
            </w:r>
            <w:r w:rsidRPr="009404BB">
              <w:rPr>
                <w:noProof/>
                <w:webHidden/>
              </w:rPr>
              <w:instrText xml:space="preserve"> PAGEREF _Toc187674073 \h </w:instrText>
            </w:r>
            <w:r w:rsidRPr="009404BB">
              <w:rPr>
                <w:noProof/>
                <w:webHidden/>
              </w:rPr>
            </w:r>
            <w:r w:rsidRPr="009404BB">
              <w:rPr>
                <w:noProof/>
                <w:webHidden/>
              </w:rPr>
              <w:fldChar w:fldCharType="separate"/>
            </w:r>
            <w:r w:rsidR="0056666E">
              <w:rPr>
                <w:noProof/>
                <w:webHidden/>
              </w:rPr>
              <w:t>14</w:t>
            </w:r>
            <w:r w:rsidRPr="009404BB">
              <w:rPr>
                <w:noProof/>
                <w:webHidden/>
              </w:rPr>
              <w:fldChar w:fldCharType="end"/>
            </w:r>
          </w:hyperlink>
        </w:p>
        <w:p w14:paraId="4A3CEECD" w14:textId="1C6F057F"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4" w:history="1">
            <w:r w:rsidRPr="009404BB">
              <w:rPr>
                <w:rStyle w:val="Hyperlink"/>
                <w:bCs/>
                <w:noProof/>
              </w:rPr>
              <w:t>Bab 4</w:t>
            </w:r>
            <w:r w:rsidRPr="009404BB">
              <w:rPr>
                <w:rFonts w:eastAsiaTheme="minorEastAsia" w:cstheme="minorBidi"/>
                <w:noProof/>
                <w:kern w:val="2"/>
                <w:sz w:val="24"/>
                <w:szCs w:val="24"/>
                <w14:ligatures w14:val="standardContextual"/>
              </w:rPr>
              <w:tab/>
            </w:r>
            <w:r w:rsidRPr="009404BB">
              <w:rPr>
                <w:rStyle w:val="Hyperlink"/>
                <w:bCs/>
                <w:noProof/>
              </w:rPr>
              <w:t>Eksperimen dan Analisis</w:t>
            </w:r>
            <w:r w:rsidRPr="009404BB">
              <w:rPr>
                <w:noProof/>
                <w:webHidden/>
              </w:rPr>
              <w:tab/>
            </w:r>
            <w:r w:rsidRPr="009404BB">
              <w:rPr>
                <w:noProof/>
                <w:webHidden/>
              </w:rPr>
              <w:fldChar w:fldCharType="begin"/>
            </w:r>
            <w:r w:rsidRPr="009404BB">
              <w:rPr>
                <w:noProof/>
                <w:webHidden/>
              </w:rPr>
              <w:instrText xml:space="preserve"> PAGEREF _Toc187674074 \h </w:instrText>
            </w:r>
            <w:r w:rsidRPr="009404BB">
              <w:rPr>
                <w:noProof/>
                <w:webHidden/>
              </w:rPr>
            </w:r>
            <w:r w:rsidRPr="009404BB">
              <w:rPr>
                <w:noProof/>
                <w:webHidden/>
              </w:rPr>
              <w:fldChar w:fldCharType="separate"/>
            </w:r>
            <w:r w:rsidR="0056666E">
              <w:rPr>
                <w:noProof/>
                <w:webHidden/>
              </w:rPr>
              <w:t>14</w:t>
            </w:r>
            <w:r w:rsidRPr="009404BB">
              <w:rPr>
                <w:noProof/>
                <w:webHidden/>
              </w:rPr>
              <w:fldChar w:fldCharType="end"/>
            </w:r>
          </w:hyperlink>
        </w:p>
        <w:p w14:paraId="1EA20FF5" w14:textId="305A73EF"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5" w:history="1">
            <w:r w:rsidRPr="009404BB">
              <w:rPr>
                <w:rStyle w:val="Hyperlink"/>
                <w:bCs/>
                <w:noProof/>
              </w:rPr>
              <w:t>Bab 5</w:t>
            </w:r>
            <w:r w:rsidRPr="009404BB">
              <w:rPr>
                <w:rFonts w:eastAsiaTheme="minorEastAsia" w:cstheme="minorBidi"/>
                <w:noProof/>
                <w:kern w:val="2"/>
                <w:sz w:val="24"/>
                <w:szCs w:val="24"/>
                <w14:ligatures w14:val="standardContextual"/>
              </w:rPr>
              <w:tab/>
            </w:r>
            <w:r w:rsidRPr="009404BB">
              <w:rPr>
                <w:rStyle w:val="Hyperlink"/>
                <w:bCs/>
                <w:noProof/>
              </w:rPr>
              <w:t>Penutup</w:t>
            </w:r>
            <w:r w:rsidRPr="009404BB">
              <w:rPr>
                <w:noProof/>
                <w:webHidden/>
              </w:rPr>
              <w:tab/>
            </w:r>
            <w:r w:rsidRPr="009404BB">
              <w:rPr>
                <w:noProof/>
                <w:webHidden/>
              </w:rPr>
              <w:fldChar w:fldCharType="begin"/>
            </w:r>
            <w:r w:rsidRPr="009404BB">
              <w:rPr>
                <w:noProof/>
                <w:webHidden/>
              </w:rPr>
              <w:instrText xml:space="preserve"> PAGEREF _Toc187674075 \h </w:instrText>
            </w:r>
            <w:r w:rsidRPr="009404BB">
              <w:rPr>
                <w:noProof/>
                <w:webHidden/>
              </w:rPr>
            </w:r>
            <w:r w:rsidRPr="009404BB">
              <w:rPr>
                <w:noProof/>
                <w:webHidden/>
              </w:rPr>
              <w:fldChar w:fldCharType="separate"/>
            </w:r>
            <w:r w:rsidR="0056666E">
              <w:rPr>
                <w:noProof/>
                <w:webHidden/>
              </w:rPr>
              <w:t>14</w:t>
            </w:r>
            <w:r w:rsidRPr="009404BB">
              <w:rPr>
                <w:noProof/>
                <w:webHidden/>
              </w:rPr>
              <w:fldChar w:fldCharType="end"/>
            </w:r>
          </w:hyperlink>
        </w:p>
        <w:p w14:paraId="4A4AE98B" w14:textId="3C3583E2"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76" w:history="1">
            <w:r w:rsidRPr="009404BB">
              <w:rPr>
                <w:rStyle w:val="Hyperlink"/>
                <w:i w:val="0"/>
                <w:iCs w:val="0"/>
                <w:noProof/>
              </w:rPr>
              <w:t>BAB 2 KAJIAN PUSTAKA</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_Toc187674076 \h </w:instrText>
            </w:r>
            <w:r w:rsidRPr="009404BB">
              <w:rPr>
                <w:i w:val="0"/>
                <w:iCs w:val="0"/>
                <w:noProof/>
                <w:webHidden/>
              </w:rPr>
            </w:r>
            <w:r w:rsidRPr="009404BB">
              <w:rPr>
                <w:i w:val="0"/>
                <w:iCs w:val="0"/>
                <w:noProof/>
                <w:webHidden/>
              </w:rPr>
              <w:fldChar w:fldCharType="separate"/>
            </w:r>
            <w:r w:rsidR="0056666E">
              <w:rPr>
                <w:i w:val="0"/>
                <w:iCs w:val="0"/>
                <w:noProof/>
                <w:webHidden/>
              </w:rPr>
              <w:t>16</w:t>
            </w:r>
            <w:r w:rsidRPr="009404BB">
              <w:rPr>
                <w:i w:val="0"/>
                <w:iCs w:val="0"/>
                <w:noProof/>
                <w:webHidden/>
              </w:rPr>
              <w:fldChar w:fldCharType="end"/>
            </w:r>
          </w:hyperlink>
        </w:p>
        <w:p w14:paraId="36EE5489" w14:textId="6F86FFCA" w:rsidR="009404BB" w:rsidRPr="009404BB" w:rsidRDefault="009404BB">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87674077" w:history="1">
            <w:r w:rsidRPr="009404BB">
              <w:rPr>
                <w:rStyle w:val="Hyperlink"/>
                <w:noProof/>
              </w:rPr>
              <w:t>2.1</w:t>
            </w:r>
            <w:r w:rsidRPr="009404BB">
              <w:rPr>
                <w:rFonts w:eastAsiaTheme="minorEastAsia" w:cstheme="minorBidi"/>
                <w:b w:val="0"/>
                <w:bCs w:val="0"/>
                <w:noProof/>
                <w:kern w:val="2"/>
                <w:sz w:val="24"/>
                <w:szCs w:val="24"/>
                <w14:ligatures w14:val="standardContextual"/>
              </w:rPr>
              <w:tab/>
            </w:r>
            <w:r w:rsidRPr="009404BB">
              <w:rPr>
                <w:rStyle w:val="Hyperlink"/>
                <w:noProof/>
              </w:rPr>
              <w:t>DESKRIPSI PERMASALAHAN</w:t>
            </w:r>
            <w:r w:rsidRPr="009404BB">
              <w:rPr>
                <w:noProof/>
                <w:webHidden/>
              </w:rPr>
              <w:tab/>
            </w:r>
            <w:r w:rsidRPr="009404BB">
              <w:rPr>
                <w:noProof/>
                <w:webHidden/>
              </w:rPr>
              <w:fldChar w:fldCharType="begin"/>
            </w:r>
            <w:r w:rsidRPr="009404BB">
              <w:rPr>
                <w:noProof/>
                <w:webHidden/>
              </w:rPr>
              <w:instrText xml:space="preserve"> PAGEREF _Toc187674077 \h </w:instrText>
            </w:r>
            <w:r w:rsidRPr="009404BB">
              <w:rPr>
                <w:noProof/>
                <w:webHidden/>
              </w:rPr>
            </w:r>
            <w:r w:rsidRPr="009404BB">
              <w:rPr>
                <w:noProof/>
                <w:webHidden/>
              </w:rPr>
              <w:fldChar w:fldCharType="separate"/>
            </w:r>
            <w:r w:rsidR="0056666E">
              <w:rPr>
                <w:noProof/>
                <w:webHidden/>
              </w:rPr>
              <w:t>16</w:t>
            </w:r>
            <w:r w:rsidRPr="009404BB">
              <w:rPr>
                <w:noProof/>
                <w:webHidden/>
              </w:rPr>
              <w:fldChar w:fldCharType="end"/>
            </w:r>
          </w:hyperlink>
        </w:p>
        <w:p w14:paraId="702DD9D8" w14:textId="5F5836E6"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78" w:history="1">
            <w:r w:rsidRPr="009404BB">
              <w:rPr>
                <w:rStyle w:val="Hyperlink"/>
                <w:noProof/>
              </w:rPr>
              <w:t>2.2 TEORI PENUNJANG</w:t>
            </w:r>
            <w:r w:rsidRPr="009404BB">
              <w:rPr>
                <w:noProof/>
                <w:webHidden/>
              </w:rPr>
              <w:tab/>
            </w:r>
            <w:r w:rsidRPr="009404BB">
              <w:rPr>
                <w:noProof/>
                <w:webHidden/>
              </w:rPr>
              <w:fldChar w:fldCharType="begin"/>
            </w:r>
            <w:r w:rsidRPr="009404BB">
              <w:rPr>
                <w:noProof/>
                <w:webHidden/>
              </w:rPr>
              <w:instrText xml:space="preserve"> PAGEREF _Toc187674078 \h </w:instrText>
            </w:r>
            <w:r w:rsidRPr="009404BB">
              <w:rPr>
                <w:noProof/>
                <w:webHidden/>
              </w:rPr>
            </w:r>
            <w:r w:rsidRPr="009404BB">
              <w:rPr>
                <w:noProof/>
                <w:webHidden/>
              </w:rPr>
              <w:fldChar w:fldCharType="separate"/>
            </w:r>
            <w:r w:rsidR="0056666E">
              <w:rPr>
                <w:noProof/>
                <w:webHidden/>
              </w:rPr>
              <w:t>17</w:t>
            </w:r>
            <w:r w:rsidRPr="009404BB">
              <w:rPr>
                <w:noProof/>
                <w:webHidden/>
              </w:rPr>
              <w:fldChar w:fldCharType="end"/>
            </w:r>
          </w:hyperlink>
        </w:p>
        <w:p w14:paraId="2A0B17A6" w14:textId="47366A14"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79" w:history="1">
            <w:r w:rsidRPr="009404BB">
              <w:rPr>
                <w:rStyle w:val="Hyperlink"/>
                <w:bCs/>
                <w:noProof/>
              </w:rPr>
              <w:t>2.2.1 Software Testing</w:t>
            </w:r>
            <w:r w:rsidRPr="009404BB">
              <w:rPr>
                <w:noProof/>
                <w:webHidden/>
              </w:rPr>
              <w:tab/>
            </w:r>
            <w:r w:rsidRPr="009404BB">
              <w:rPr>
                <w:noProof/>
                <w:webHidden/>
              </w:rPr>
              <w:fldChar w:fldCharType="begin"/>
            </w:r>
            <w:r w:rsidRPr="009404BB">
              <w:rPr>
                <w:noProof/>
                <w:webHidden/>
              </w:rPr>
              <w:instrText xml:space="preserve"> PAGEREF _Toc187674079 \h </w:instrText>
            </w:r>
            <w:r w:rsidRPr="009404BB">
              <w:rPr>
                <w:noProof/>
                <w:webHidden/>
              </w:rPr>
            </w:r>
            <w:r w:rsidRPr="009404BB">
              <w:rPr>
                <w:noProof/>
                <w:webHidden/>
              </w:rPr>
              <w:fldChar w:fldCharType="separate"/>
            </w:r>
            <w:r w:rsidR="0056666E">
              <w:rPr>
                <w:noProof/>
                <w:webHidden/>
              </w:rPr>
              <w:t>18</w:t>
            </w:r>
            <w:r w:rsidRPr="009404BB">
              <w:rPr>
                <w:noProof/>
                <w:webHidden/>
              </w:rPr>
              <w:fldChar w:fldCharType="end"/>
            </w:r>
          </w:hyperlink>
        </w:p>
        <w:p w14:paraId="06970F9A" w14:textId="776B3C50"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0" w:history="1">
            <w:r w:rsidRPr="009404BB">
              <w:rPr>
                <w:rStyle w:val="Hyperlink"/>
                <w:bCs/>
                <w:noProof/>
              </w:rPr>
              <w:t>2.2.2 Software Quality Assurance</w:t>
            </w:r>
            <w:r w:rsidRPr="009404BB">
              <w:rPr>
                <w:noProof/>
                <w:webHidden/>
              </w:rPr>
              <w:tab/>
            </w:r>
            <w:r w:rsidRPr="009404BB">
              <w:rPr>
                <w:noProof/>
                <w:webHidden/>
              </w:rPr>
              <w:fldChar w:fldCharType="begin"/>
            </w:r>
            <w:r w:rsidRPr="009404BB">
              <w:rPr>
                <w:noProof/>
                <w:webHidden/>
              </w:rPr>
              <w:instrText xml:space="preserve"> PAGEREF _Toc187674080 \h </w:instrText>
            </w:r>
            <w:r w:rsidRPr="009404BB">
              <w:rPr>
                <w:noProof/>
                <w:webHidden/>
              </w:rPr>
            </w:r>
            <w:r w:rsidRPr="009404BB">
              <w:rPr>
                <w:noProof/>
                <w:webHidden/>
              </w:rPr>
              <w:fldChar w:fldCharType="separate"/>
            </w:r>
            <w:r w:rsidR="0056666E">
              <w:rPr>
                <w:noProof/>
                <w:webHidden/>
              </w:rPr>
              <w:t>18</w:t>
            </w:r>
            <w:r w:rsidRPr="009404BB">
              <w:rPr>
                <w:noProof/>
                <w:webHidden/>
              </w:rPr>
              <w:fldChar w:fldCharType="end"/>
            </w:r>
          </w:hyperlink>
        </w:p>
        <w:p w14:paraId="6C3E47AE" w14:textId="58B0449F"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1" w:history="1">
            <w:r w:rsidRPr="009404BB">
              <w:rPr>
                <w:rStyle w:val="Hyperlink"/>
                <w:bCs/>
                <w:noProof/>
              </w:rPr>
              <w:t>2.2.3 Test Case</w:t>
            </w:r>
            <w:r w:rsidRPr="009404BB">
              <w:rPr>
                <w:noProof/>
                <w:webHidden/>
              </w:rPr>
              <w:tab/>
            </w:r>
            <w:r w:rsidRPr="009404BB">
              <w:rPr>
                <w:noProof/>
                <w:webHidden/>
              </w:rPr>
              <w:fldChar w:fldCharType="begin"/>
            </w:r>
            <w:r w:rsidRPr="009404BB">
              <w:rPr>
                <w:noProof/>
                <w:webHidden/>
              </w:rPr>
              <w:instrText xml:space="preserve"> PAGEREF _Toc187674081 \h </w:instrText>
            </w:r>
            <w:r w:rsidRPr="009404BB">
              <w:rPr>
                <w:noProof/>
                <w:webHidden/>
              </w:rPr>
            </w:r>
            <w:r w:rsidRPr="009404BB">
              <w:rPr>
                <w:noProof/>
                <w:webHidden/>
              </w:rPr>
              <w:fldChar w:fldCharType="separate"/>
            </w:r>
            <w:r w:rsidR="0056666E">
              <w:rPr>
                <w:noProof/>
                <w:webHidden/>
              </w:rPr>
              <w:t>19</w:t>
            </w:r>
            <w:r w:rsidRPr="009404BB">
              <w:rPr>
                <w:noProof/>
                <w:webHidden/>
              </w:rPr>
              <w:fldChar w:fldCharType="end"/>
            </w:r>
          </w:hyperlink>
        </w:p>
        <w:p w14:paraId="2C50DC04" w14:textId="6CBDA016"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2" w:history="1">
            <w:r w:rsidRPr="009404BB">
              <w:rPr>
                <w:rStyle w:val="Hyperlink"/>
                <w:bCs/>
                <w:noProof/>
              </w:rPr>
              <w:t>2.2.4 Chatbot</w:t>
            </w:r>
            <w:r w:rsidRPr="009404BB">
              <w:rPr>
                <w:noProof/>
                <w:webHidden/>
              </w:rPr>
              <w:tab/>
            </w:r>
            <w:r w:rsidRPr="009404BB">
              <w:rPr>
                <w:noProof/>
                <w:webHidden/>
              </w:rPr>
              <w:fldChar w:fldCharType="begin"/>
            </w:r>
            <w:r w:rsidRPr="009404BB">
              <w:rPr>
                <w:noProof/>
                <w:webHidden/>
              </w:rPr>
              <w:instrText xml:space="preserve"> PAGEREF _Toc187674082 \h </w:instrText>
            </w:r>
            <w:r w:rsidRPr="009404BB">
              <w:rPr>
                <w:noProof/>
                <w:webHidden/>
              </w:rPr>
            </w:r>
            <w:r w:rsidRPr="009404BB">
              <w:rPr>
                <w:noProof/>
                <w:webHidden/>
              </w:rPr>
              <w:fldChar w:fldCharType="separate"/>
            </w:r>
            <w:r w:rsidR="0056666E">
              <w:rPr>
                <w:noProof/>
                <w:webHidden/>
              </w:rPr>
              <w:t>19</w:t>
            </w:r>
            <w:r w:rsidRPr="009404BB">
              <w:rPr>
                <w:noProof/>
                <w:webHidden/>
              </w:rPr>
              <w:fldChar w:fldCharType="end"/>
            </w:r>
          </w:hyperlink>
        </w:p>
        <w:p w14:paraId="35155E65" w14:textId="1750F9B2"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3" w:history="1">
            <w:r w:rsidRPr="009404BB">
              <w:rPr>
                <w:rStyle w:val="Hyperlink"/>
                <w:bCs/>
                <w:noProof/>
              </w:rPr>
              <w:t>2.2.5 Text Mining</w:t>
            </w:r>
            <w:r w:rsidRPr="009404BB">
              <w:rPr>
                <w:noProof/>
                <w:webHidden/>
              </w:rPr>
              <w:tab/>
            </w:r>
            <w:r w:rsidRPr="009404BB">
              <w:rPr>
                <w:noProof/>
                <w:webHidden/>
              </w:rPr>
              <w:fldChar w:fldCharType="begin"/>
            </w:r>
            <w:r w:rsidRPr="009404BB">
              <w:rPr>
                <w:noProof/>
                <w:webHidden/>
              </w:rPr>
              <w:instrText xml:space="preserve"> PAGEREF _Toc187674083 \h </w:instrText>
            </w:r>
            <w:r w:rsidRPr="009404BB">
              <w:rPr>
                <w:noProof/>
                <w:webHidden/>
              </w:rPr>
            </w:r>
            <w:r w:rsidRPr="009404BB">
              <w:rPr>
                <w:noProof/>
                <w:webHidden/>
              </w:rPr>
              <w:fldChar w:fldCharType="separate"/>
            </w:r>
            <w:r w:rsidR="0056666E">
              <w:rPr>
                <w:noProof/>
                <w:webHidden/>
              </w:rPr>
              <w:t>20</w:t>
            </w:r>
            <w:r w:rsidRPr="009404BB">
              <w:rPr>
                <w:noProof/>
                <w:webHidden/>
              </w:rPr>
              <w:fldChar w:fldCharType="end"/>
            </w:r>
          </w:hyperlink>
        </w:p>
        <w:p w14:paraId="0FD31379" w14:textId="2F2AEAB0"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4" w:history="1">
            <w:r w:rsidRPr="009404BB">
              <w:rPr>
                <w:rStyle w:val="Hyperlink"/>
                <w:bCs/>
                <w:noProof/>
              </w:rPr>
              <w:t>2.2.6 Context Recognition (Contextual)</w:t>
            </w:r>
            <w:r w:rsidRPr="009404BB">
              <w:rPr>
                <w:noProof/>
                <w:webHidden/>
              </w:rPr>
              <w:tab/>
            </w:r>
            <w:r w:rsidRPr="009404BB">
              <w:rPr>
                <w:noProof/>
                <w:webHidden/>
              </w:rPr>
              <w:fldChar w:fldCharType="begin"/>
            </w:r>
            <w:r w:rsidRPr="009404BB">
              <w:rPr>
                <w:noProof/>
                <w:webHidden/>
              </w:rPr>
              <w:instrText xml:space="preserve"> PAGEREF _Toc187674084 \h </w:instrText>
            </w:r>
            <w:r w:rsidRPr="009404BB">
              <w:rPr>
                <w:noProof/>
                <w:webHidden/>
              </w:rPr>
            </w:r>
            <w:r w:rsidRPr="009404BB">
              <w:rPr>
                <w:noProof/>
                <w:webHidden/>
              </w:rPr>
              <w:fldChar w:fldCharType="separate"/>
            </w:r>
            <w:r w:rsidR="0056666E">
              <w:rPr>
                <w:noProof/>
                <w:webHidden/>
              </w:rPr>
              <w:t>22</w:t>
            </w:r>
            <w:r w:rsidRPr="009404BB">
              <w:rPr>
                <w:noProof/>
                <w:webHidden/>
              </w:rPr>
              <w:fldChar w:fldCharType="end"/>
            </w:r>
          </w:hyperlink>
        </w:p>
        <w:p w14:paraId="2F9EC713" w14:textId="192029C9"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5" w:history="1">
            <w:r w:rsidRPr="009404BB">
              <w:rPr>
                <w:rStyle w:val="Hyperlink"/>
                <w:bCs/>
                <w:noProof/>
              </w:rPr>
              <w:t>2.2.7 Cosine Similarity</w:t>
            </w:r>
            <w:r w:rsidRPr="009404BB">
              <w:rPr>
                <w:noProof/>
                <w:webHidden/>
              </w:rPr>
              <w:tab/>
            </w:r>
            <w:r w:rsidRPr="009404BB">
              <w:rPr>
                <w:noProof/>
                <w:webHidden/>
              </w:rPr>
              <w:fldChar w:fldCharType="begin"/>
            </w:r>
            <w:r w:rsidRPr="009404BB">
              <w:rPr>
                <w:noProof/>
                <w:webHidden/>
              </w:rPr>
              <w:instrText xml:space="preserve"> PAGEREF _Toc187674085 \h </w:instrText>
            </w:r>
            <w:r w:rsidRPr="009404BB">
              <w:rPr>
                <w:noProof/>
                <w:webHidden/>
              </w:rPr>
            </w:r>
            <w:r w:rsidRPr="009404BB">
              <w:rPr>
                <w:noProof/>
                <w:webHidden/>
              </w:rPr>
              <w:fldChar w:fldCharType="separate"/>
            </w:r>
            <w:r w:rsidR="0056666E">
              <w:rPr>
                <w:noProof/>
                <w:webHidden/>
              </w:rPr>
              <w:t>23</w:t>
            </w:r>
            <w:r w:rsidRPr="009404BB">
              <w:rPr>
                <w:noProof/>
                <w:webHidden/>
              </w:rPr>
              <w:fldChar w:fldCharType="end"/>
            </w:r>
          </w:hyperlink>
        </w:p>
        <w:p w14:paraId="7947EDA1" w14:textId="66731CE2"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6" w:history="1">
            <w:r w:rsidRPr="009404BB">
              <w:rPr>
                <w:rStyle w:val="Hyperlink"/>
                <w:bCs/>
                <w:noProof/>
              </w:rPr>
              <w:t>2.2.8 Google Spreadsheets</w:t>
            </w:r>
            <w:r w:rsidRPr="009404BB">
              <w:rPr>
                <w:noProof/>
                <w:webHidden/>
              </w:rPr>
              <w:tab/>
            </w:r>
            <w:r w:rsidRPr="009404BB">
              <w:rPr>
                <w:noProof/>
                <w:webHidden/>
              </w:rPr>
              <w:fldChar w:fldCharType="begin"/>
            </w:r>
            <w:r w:rsidRPr="009404BB">
              <w:rPr>
                <w:noProof/>
                <w:webHidden/>
              </w:rPr>
              <w:instrText xml:space="preserve"> PAGEREF _Toc187674086 \h </w:instrText>
            </w:r>
            <w:r w:rsidRPr="009404BB">
              <w:rPr>
                <w:noProof/>
                <w:webHidden/>
              </w:rPr>
            </w:r>
            <w:r w:rsidRPr="009404BB">
              <w:rPr>
                <w:noProof/>
                <w:webHidden/>
              </w:rPr>
              <w:fldChar w:fldCharType="separate"/>
            </w:r>
            <w:r w:rsidR="0056666E">
              <w:rPr>
                <w:noProof/>
                <w:webHidden/>
              </w:rPr>
              <w:t>24</w:t>
            </w:r>
            <w:r w:rsidRPr="009404BB">
              <w:rPr>
                <w:noProof/>
                <w:webHidden/>
              </w:rPr>
              <w:fldChar w:fldCharType="end"/>
            </w:r>
          </w:hyperlink>
        </w:p>
        <w:p w14:paraId="57742F80" w14:textId="3B0A1599"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87" w:history="1">
            <w:r w:rsidRPr="009404BB">
              <w:rPr>
                <w:rStyle w:val="Hyperlink"/>
                <w:noProof/>
              </w:rPr>
              <w:t>2.3 PENELITIAN TERKAIT</w:t>
            </w:r>
            <w:r w:rsidRPr="009404BB">
              <w:rPr>
                <w:noProof/>
                <w:webHidden/>
              </w:rPr>
              <w:tab/>
            </w:r>
            <w:r w:rsidRPr="009404BB">
              <w:rPr>
                <w:noProof/>
                <w:webHidden/>
              </w:rPr>
              <w:fldChar w:fldCharType="begin"/>
            </w:r>
            <w:r w:rsidRPr="009404BB">
              <w:rPr>
                <w:noProof/>
                <w:webHidden/>
              </w:rPr>
              <w:instrText xml:space="preserve"> PAGEREF _Toc187674087 \h </w:instrText>
            </w:r>
            <w:r w:rsidRPr="009404BB">
              <w:rPr>
                <w:noProof/>
                <w:webHidden/>
              </w:rPr>
            </w:r>
            <w:r w:rsidRPr="009404BB">
              <w:rPr>
                <w:noProof/>
                <w:webHidden/>
              </w:rPr>
              <w:fldChar w:fldCharType="separate"/>
            </w:r>
            <w:r w:rsidR="0056666E">
              <w:rPr>
                <w:noProof/>
                <w:webHidden/>
              </w:rPr>
              <w:t>24</w:t>
            </w:r>
            <w:r w:rsidRPr="009404BB">
              <w:rPr>
                <w:noProof/>
                <w:webHidden/>
              </w:rPr>
              <w:fldChar w:fldCharType="end"/>
            </w:r>
          </w:hyperlink>
        </w:p>
        <w:p w14:paraId="1F4F1EA3" w14:textId="3AB36FB4"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8" w:history="1">
            <w:r w:rsidRPr="009404BB">
              <w:rPr>
                <w:rStyle w:val="Hyperlink"/>
                <w:bCs/>
                <w:noProof/>
              </w:rPr>
              <w:t>2.3.1 Knowledge Based Chatbot With Context Recognition</w:t>
            </w:r>
            <w:r w:rsidRPr="009404BB">
              <w:rPr>
                <w:noProof/>
                <w:webHidden/>
              </w:rPr>
              <w:tab/>
            </w:r>
            <w:r w:rsidRPr="009404BB">
              <w:rPr>
                <w:noProof/>
                <w:webHidden/>
              </w:rPr>
              <w:fldChar w:fldCharType="begin"/>
            </w:r>
            <w:r w:rsidRPr="009404BB">
              <w:rPr>
                <w:noProof/>
                <w:webHidden/>
              </w:rPr>
              <w:instrText xml:space="preserve"> PAGEREF _Toc187674088 \h </w:instrText>
            </w:r>
            <w:r w:rsidRPr="009404BB">
              <w:rPr>
                <w:noProof/>
                <w:webHidden/>
              </w:rPr>
            </w:r>
            <w:r w:rsidRPr="009404BB">
              <w:rPr>
                <w:noProof/>
                <w:webHidden/>
              </w:rPr>
              <w:fldChar w:fldCharType="separate"/>
            </w:r>
            <w:r w:rsidR="0056666E">
              <w:rPr>
                <w:noProof/>
                <w:webHidden/>
              </w:rPr>
              <w:t>24</w:t>
            </w:r>
            <w:r w:rsidRPr="009404BB">
              <w:rPr>
                <w:noProof/>
                <w:webHidden/>
              </w:rPr>
              <w:fldChar w:fldCharType="end"/>
            </w:r>
          </w:hyperlink>
        </w:p>
        <w:p w14:paraId="39572496" w14:textId="43F0A8E1"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9" w:history="1">
            <w:r w:rsidRPr="009404BB">
              <w:rPr>
                <w:rStyle w:val="Hyperlink"/>
                <w:bCs/>
                <w:noProof/>
              </w:rPr>
              <w:t>2.3.2 Aplikasi Penilaian Ujian Essay Otomatis Menggunakan Metode Cosine Similarity</w:t>
            </w:r>
            <w:r w:rsidRPr="009404BB">
              <w:rPr>
                <w:noProof/>
                <w:webHidden/>
              </w:rPr>
              <w:tab/>
            </w:r>
            <w:r w:rsidRPr="009404BB">
              <w:rPr>
                <w:noProof/>
                <w:webHidden/>
              </w:rPr>
              <w:fldChar w:fldCharType="begin"/>
            </w:r>
            <w:r w:rsidRPr="009404BB">
              <w:rPr>
                <w:noProof/>
                <w:webHidden/>
              </w:rPr>
              <w:instrText xml:space="preserve"> PAGEREF _Toc187674089 \h </w:instrText>
            </w:r>
            <w:r w:rsidRPr="009404BB">
              <w:rPr>
                <w:noProof/>
                <w:webHidden/>
              </w:rPr>
            </w:r>
            <w:r w:rsidRPr="009404BB">
              <w:rPr>
                <w:noProof/>
                <w:webHidden/>
              </w:rPr>
              <w:fldChar w:fldCharType="separate"/>
            </w:r>
            <w:r w:rsidR="0056666E">
              <w:rPr>
                <w:noProof/>
                <w:webHidden/>
              </w:rPr>
              <w:t>25</w:t>
            </w:r>
            <w:r w:rsidRPr="009404BB">
              <w:rPr>
                <w:noProof/>
                <w:webHidden/>
              </w:rPr>
              <w:fldChar w:fldCharType="end"/>
            </w:r>
          </w:hyperlink>
        </w:p>
        <w:p w14:paraId="5F23725F" w14:textId="418C890F"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0" w:history="1">
            <w:r w:rsidRPr="009404BB">
              <w:rPr>
                <w:rStyle w:val="Hyperlink"/>
                <w:bCs/>
                <w:noProof/>
              </w:rPr>
              <w:t>2.3.3 Penerapan Metode Cosine Similarity Dalam Aplikasi Chatbot Layanan Wisata Di Wilayah Malang</w:t>
            </w:r>
            <w:r w:rsidRPr="009404BB">
              <w:rPr>
                <w:noProof/>
                <w:webHidden/>
              </w:rPr>
              <w:tab/>
            </w:r>
            <w:r w:rsidRPr="009404BB">
              <w:rPr>
                <w:noProof/>
                <w:webHidden/>
              </w:rPr>
              <w:fldChar w:fldCharType="begin"/>
            </w:r>
            <w:r w:rsidRPr="009404BB">
              <w:rPr>
                <w:noProof/>
                <w:webHidden/>
              </w:rPr>
              <w:instrText xml:space="preserve"> PAGEREF _Toc187674090 \h </w:instrText>
            </w:r>
            <w:r w:rsidRPr="009404BB">
              <w:rPr>
                <w:noProof/>
                <w:webHidden/>
              </w:rPr>
            </w:r>
            <w:r w:rsidRPr="009404BB">
              <w:rPr>
                <w:noProof/>
                <w:webHidden/>
              </w:rPr>
              <w:fldChar w:fldCharType="separate"/>
            </w:r>
            <w:r w:rsidR="0056666E">
              <w:rPr>
                <w:noProof/>
                <w:webHidden/>
              </w:rPr>
              <w:t>25</w:t>
            </w:r>
            <w:r w:rsidRPr="009404BB">
              <w:rPr>
                <w:noProof/>
                <w:webHidden/>
              </w:rPr>
              <w:fldChar w:fldCharType="end"/>
            </w:r>
          </w:hyperlink>
        </w:p>
        <w:p w14:paraId="6DE78538" w14:textId="1A1A8457"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1" w:history="1">
            <w:r w:rsidRPr="009404BB">
              <w:rPr>
                <w:rStyle w:val="Hyperlink"/>
                <w:bCs/>
                <w:noProof/>
              </w:rPr>
              <w:t>2.3.4 Chatbot Gangguan Mental Berbasis Incremental Knowledge Dengan Metode Temporal Different Learning</w:t>
            </w:r>
            <w:r w:rsidRPr="009404BB">
              <w:rPr>
                <w:noProof/>
                <w:webHidden/>
              </w:rPr>
              <w:tab/>
            </w:r>
            <w:r w:rsidRPr="009404BB">
              <w:rPr>
                <w:noProof/>
                <w:webHidden/>
              </w:rPr>
              <w:fldChar w:fldCharType="begin"/>
            </w:r>
            <w:r w:rsidRPr="009404BB">
              <w:rPr>
                <w:noProof/>
                <w:webHidden/>
              </w:rPr>
              <w:instrText xml:space="preserve"> PAGEREF _Toc187674091 \h </w:instrText>
            </w:r>
            <w:r w:rsidRPr="009404BB">
              <w:rPr>
                <w:noProof/>
                <w:webHidden/>
              </w:rPr>
            </w:r>
            <w:r w:rsidRPr="009404BB">
              <w:rPr>
                <w:noProof/>
                <w:webHidden/>
              </w:rPr>
              <w:fldChar w:fldCharType="separate"/>
            </w:r>
            <w:r w:rsidR="0056666E">
              <w:rPr>
                <w:noProof/>
                <w:webHidden/>
              </w:rPr>
              <w:t>25</w:t>
            </w:r>
            <w:r w:rsidRPr="009404BB">
              <w:rPr>
                <w:noProof/>
                <w:webHidden/>
              </w:rPr>
              <w:fldChar w:fldCharType="end"/>
            </w:r>
          </w:hyperlink>
        </w:p>
        <w:p w14:paraId="65EEA5F6" w14:textId="5591CF38"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2" w:history="1">
            <w:r w:rsidRPr="009404BB">
              <w:rPr>
                <w:rStyle w:val="Hyperlink"/>
                <w:bCs/>
                <w:noProof/>
              </w:rPr>
              <w:t>2.3.5 Pembangunan Aplikasi Chatbot Informasi Akademik berbasis Cosine Similiarity dan Library Sastrawi Stemmer (Studi Kasus: Teknik Informatika IT PLN)</w:t>
            </w:r>
            <w:r w:rsidRPr="009404BB">
              <w:rPr>
                <w:noProof/>
                <w:webHidden/>
              </w:rPr>
              <w:tab/>
            </w:r>
            <w:r w:rsidRPr="009404BB">
              <w:rPr>
                <w:noProof/>
                <w:webHidden/>
              </w:rPr>
              <w:fldChar w:fldCharType="begin"/>
            </w:r>
            <w:r w:rsidRPr="009404BB">
              <w:rPr>
                <w:noProof/>
                <w:webHidden/>
              </w:rPr>
              <w:instrText xml:space="preserve"> PAGEREF _Toc187674092 \h </w:instrText>
            </w:r>
            <w:r w:rsidRPr="009404BB">
              <w:rPr>
                <w:noProof/>
                <w:webHidden/>
              </w:rPr>
            </w:r>
            <w:r w:rsidRPr="009404BB">
              <w:rPr>
                <w:noProof/>
                <w:webHidden/>
              </w:rPr>
              <w:fldChar w:fldCharType="separate"/>
            </w:r>
            <w:r w:rsidR="0056666E">
              <w:rPr>
                <w:noProof/>
                <w:webHidden/>
              </w:rPr>
              <w:t>26</w:t>
            </w:r>
            <w:r w:rsidRPr="009404BB">
              <w:rPr>
                <w:noProof/>
                <w:webHidden/>
              </w:rPr>
              <w:fldChar w:fldCharType="end"/>
            </w:r>
          </w:hyperlink>
        </w:p>
        <w:p w14:paraId="0F61A882" w14:textId="620E2A0F"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3" w:history="1">
            <w:r w:rsidRPr="009404BB">
              <w:rPr>
                <w:rStyle w:val="Hyperlink"/>
                <w:bCs/>
                <w:noProof/>
              </w:rPr>
              <w:t>2.3.6 Information Service Chatbot with Context Recognition and Synonym Detection</w:t>
            </w:r>
            <w:r w:rsidRPr="009404BB">
              <w:rPr>
                <w:noProof/>
                <w:webHidden/>
              </w:rPr>
              <w:tab/>
            </w:r>
            <w:r w:rsidRPr="009404BB">
              <w:rPr>
                <w:noProof/>
                <w:webHidden/>
              </w:rPr>
              <w:fldChar w:fldCharType="begin"/>
            </w:r>
            <w:r w:rsidRPr="009404BB">
              <w:rPr>
                <w:noProof/>
                <w:webHidden/>
              </w:rPr>
              <w:instrText xml:space="preserve"> PAGEREF _Toc187674093 \h </w:instrText>
            </w:r>
            <w:r w:rsidRPr="009404BB">
              <w:rPr>
                <w:noProof/>
                <w:webHidden/>
              </w:rPr>
            </w:r>
            <w:r w:rsidRPr="009404BB">
              <w:rPr>
                <w:noProof/>
                <w:webHidden/>
              </w:rPr>
              <w:fldChar w:fldCharType="separate"/>
            </w:r>
            <w:r w:rsidR="0056666E">
              <w:rPr>
                <w:noProof/>
                <w:webHidden/>
              </w:rPr>
              <w:t>27</w:t>
            </w:r>
            <w:r w:rsidRPr="009404BB">
              <w:rPr>
                <w:noProof/>
                <w:webHidden/>
              </w:rPr>
              <w:fldChar w:fldCharType="end"/>
            </w:r>
          </w:hyperlink>
        </w:p>
        <w:p w14:paraId="308A4A69" w14:textId="7944EB31"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94" w:history="1">
            <w:r w:rsidRPr="009404BB">
              <w:rPr>
                <w:rStyle w:val="Hyperlink"/>
                <w:i w:val="0"/>
                <w:iCs w:val="0"/>
                <w:noProof/>
              </w:rPr>
              <w:t>BAB 3 DESKRIPSI SISTEM</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_Toc187674094 \h </w:instrText>
            </w:r>
            <w:r w:rsidRPr="009404BB">
              <w:rPr>
                <w:i w:val="0"/>
                <w:iCs w:val="0"/>
                <w:noProof/>
                <w:webHidden/>
              </w:rPr>
            </w:r>
            <w:r w:rsidRPr="009404BB">
              <w:rPr>
                <w:i w:val="0"/>
                <w:iCs w:val="0"/>
                <w:noProof/>
                <w:webHidden/>
              </w:rPr>
              <w:fldChar w:fldCharType="separate"/>
            </w:r>
            <w:r w:rsidR="0056666E">
              <w:rPr>
                <w:i w:val="0"/>
                <w:iCs w:val="0"/>
                <w:noProof/>
                <w:webHidden/>
              </w:rPr>
              <w:t>30</w:t>
            </w:r>
            <w:r w:rsidRPr="009404BB">
              <w:rPr>
                <w:i w:val="0"/>
                <w:iCs w:val="0"/>
                <w:noProof/>
                <w:webHidden/>
              </w:rPr>
              <w:fldChar w:fldCharType="end"/>
            </w:r>
          </w:hyperlink>
        </w:p>
        <w:p w14:paraId="4455670D" w14:textId="64EE4998"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95" w:history="1">
            <w:r w:rsidRPr="009404BB">
              <w:rPr>
                <w:rStyle w:val="Hyperlink"/>
                <w:noProof/>
              </w:rPr>
              <w:t>3.1 DESKRIPSI SOLUSI</w:t>
            </w:r>
            <w:r w:rsidRPr="009404BB">
              <w:rPr>
                <w:noProof/>
                <w:webHidden/>
              </w:rPr>
              <w:tab/>
            </w:r>
            <w:r w:rsidRPr="009404BB">
              <w:rPr>
                <w:noProof/>
                <w:webHidden/>
              </w:rPr>
              <w:fldChar w:fldCharType="begin"/>
            </w:r>
            <w:r w:rsidRPr="009404BB">
              <w:rPr>
                <w:noProof/>
                <w:webHidden/>
              </w:rPr>
              <w:instrText xml:space="preserve"> PAGEREF _Toc187674095 \h </w:instrText>
            </w:r>
            <w:r w:rsidRPr="009404BB">
              <w:rPr>
                <w:noProof/>
                <w:webHidden/>
              </w:rPr>
            </w:r>
            <w:r w:rsidRPr="009404BB">
              <w:rPr>
                <w:noProof/>
                <w:webHidden/>
              </w:rPr>
              <w:fldChar w:fldCharType="separate"/>
            </w:r>
            <w:r w:rsidR="0056666E">
              <w:rPr>
                <w:noProof/>
                <w:webHidden/>
              </w:rPr>
              <w:t>30</w:t>
            </w:r>
            <w:r w:rsidRPr="009404BB">
              <w:rPr>
                <w:noProof/>
                <w:webHidden/>
              </w:rPr>
              <w:fldChar w:fldCharType="end"/>
            </w:r>
          </w:hyperlink>
        </w:p>
        <w:p w14:paraId="1B5F2D73" w14:textId="63BA756B"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96" w:history="1">
            <w:r w:rsidRPr="009404BB">
              <w:rPr>
                <w:rStyle w:val="Hyperlink"/>
                <w:noProof/>
              </w:rPr>
              <w:t>3.2 DESAIN SISTEM</w:t>
            </w:r>
            <w:r w:rsidRPr="009404BB">
              <w:rPr>
                <w:noProof/>
                <w:webHidden/>
              </w:rPr>
              <w:tab/>
            </w:r>
            <w:r w:rsidRPr="009404BB">
              <w:rPr>
                <w:noProof/>
                <w:webHidden/>
              </w:rPr>
              <w:fldChar w:fldCharType="begin"/>
            </w:r>
            <w:r w:rsidRPr="009404BB">
              <w:rPr>
                <w:noProof/>
                <w:webHidden/>
              </w:rPr>
              <w:instrText xml:space="preserve"> PAGEREF _Toc187674096 \h </w:instrText>
            </w:r>
            <w:r w:rsidRPr="009404BB">
              <w:rPr>
                <w:noProof/>
                <w:webHidden/>
              </w:rPr>
            </w:r>
            <w:r w:rsidRPr="009404BB">
              <w:rPr>
                <w:noProof/>
                <w:webHidden/>
              </w:rPr>
              <w:fldChar w:fldCharType="separate"/>
            </w:r>
            <w:r w:rsidR="0056666E">
              <w:rPr>
                <w:noProof/>
                <w:webHidden/>
              </w:rPr>
              <w:t>31</w:t>
            </w:r>
            <w:r w:rsidRPr="009404BB">
              <w:rPr>
                <w:noProof/>
                <w:webHidden/>
              </w:rPr>
              <w:fldChar w:fldCharType="end"/>
            </w:r>
          </w:hyperlink>
        </w:p>
        <w:p w14:paraId="2D5F5272" w14:textId="0454311B"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7" w:history="1">
            <w:r w:rsidRPr="009404BB">
              <w:rPr>
                <w:rStyle w:val="Hyperlink"/>
                <w:bCs/>
                <w:noProof/>
              </w:rPr>
              <w:t>3.2.1 DATASET SERVICE</w:t>
            </w:r>
            <w:r w:rsidRPr="009404BB">
              <w:rPr>
                <w:noProof/>
                <w:webHidden/>
              </w:rPr>
              <w:tab/>
            </w:r>
            <w:r w:rsidRPr="009404BB">
              <w:rPr>
                <w:noProof/>
                <w:webHidden/>
              </w:rPr>
              <w:fldChar w:fldCharType="begin"/>
            </w:r>
            <w:r w:rsidRPr="009404BB">
              <w:rPr>
                <w:noProof/>
                <w:webHidden/>
              </w:rPr>
              <w:instrText xml:space="preserve"> PAGEREF _Toc187674097 \h </w:instrText>
            </w:r>
            <w:r w:rsidRPr="009404BB">
              <w:rPr>
                <w:noProof/>
                <w:webHidden/>
              </w:rPr>
            </w:r>
            <w:r w:rsidRPr="009404BB">
              <w:rPr>
                <w:noProof/>
                <w:webHidden/>
              </w:rPr>
              <w:fldChar w:fldCharType="separate"/>
            </w:r>
            <w:r w:rsidR="0056666E">
              <w:rPr>
                <w:noProof/>
                <w:webHidden/>
              </w:rPr>
              <w:t>33</w:t>
            </w:r>
            <w:r w:rsidRPr="009404BB">
              <w:rPr>
                <w:noProof/>
                <w:webHidden/>
              </w:rPr>
              <w:fldChar w:fldCharType="end"/>
            </w:r>
          </w:hyperlink>
        </w:p>
        <w:p w14:paraId="3CEAA5B3" w14:textId="085BE5DF"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8" w:history="1">
            <w:r w:rsidRPr="009404BB">
              <w:rPr>
                <w:rStyle w:val="Hyperlink"/>
                <w:bCs/>
                <w:noProof/>
              </w:rPr>
              <w:t>3.2.1.1 PERUBAHAN FORMAT DATASET</w:t>
            </w:r>
            <w:r w:rsidRPr="009404BB">
              <w:rPr>
                <w:noProof/>
                <w:webHidden/>
              </w:rPr>
              <w:tab/>
            </w:r>
            <w:r w:rsidRPr="009404BB">
              <w:rPr>
                <w:noProof/>
                <w:webHidden/>
              </w:rPr>
              <w:fldChar w:fldCharType="begin"/>
            </w:r>
            <w:r w:rsidRPr="009404BB">
              <w:rPr>
                <w:noProof/>
                <w:webHidden/>
              </w:rPr>
              <w:instrText xml:space="preserve"> PAGEREF _Toc187674098 \h </w:instrText>
            </w:r>
            <w:r w:rsidRPr="009404BB">
              <w:rPr>
                <w:noProof/>
                <w:webHidden/>
              </w:rPr>
            </w:r>
            <w:r w:rsidRPr="009404BB">
              <w:rPr>
                <w:noProof/>
                <w:webHidden/>
              </w:rPr>
              <w:fldChar w:fldCharType="separate"/>
            </w:r>
            <w:r w:rsidR="0056666E">
              <w:rPr>
                <w:noProof/>
                <w:webHidden/>
              </w:rPr>
              <w:t>34</w:t>
            </w:r>
            <w:r w:rsidRPr="009404BB">
              <w:rPr>
                <w:noProof/>
                <w:webHidden/>
              </w:rPr>
              <w:fldChar w:fldCharType="end"/>
            </w:r>
          </w:hyperlink>
        </w:p>
        <w:p w14:paraId="10E3860B" w14:textId="17C4220E"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9" w:history="1">
            <w:r w:rsidRPr="009404BB">
              <w:rPr>
                <w:rStyle w:val="Hyperlink"/>
                <w:bCs/>
                <w:noProof/>
              </w:rPr>
              <w:t>3.2.2 PREPROCESSING</w:t>
            </w:r>
            <w:r w:rsidRPr="009404BB">
              <w:rPr>
                <w:noProof/>
                <w:webHidden/>
              </w:rPr>
              <w:tab/>
            </w:r>
            <w:r w:rsidRPr="009404BB">
              <w:rPr>
                <w:noProof/>
                <w:webHidden/>
              </w:rPr>
              <w:fldChar w:fldCharType="begin"/>
            </w:r>
            <w:r w:rsidRPr="009404BB">
              <w:rPr>
                <w:noProof/>
                <w:webHidden/>
              </w:rPr>
              <w:instrText xml:space="preserve"> PAGEREF _Toc187674099 \h </w:instrText>
            </w:r>
            <w:r w:rsidRPr="009404BB">
              <w:rPr>
                <w:noProof/>
                <w:webHidden/>
              </w:rPr>
            </w:r>
            <w:r w:rsidRPr="009404BB">
              <w:rPr>
                <w:noProof/>
                <w:webHidden/>
              </w:rPr>
              <w:fldChar w:fldCharType="separate"/>
            </w:r>
            <w:r w:rsidR="0056666E">
              <w:rPr>
                <w:noProof/>
                <w:webHidden/>
              </w:rPr>
              <w:t>38</w:t>
            </w:r>
            <w:r w:rsidRPr="009404BB">
              <w:rPr>
                <w:noProof/>
                <w:webHidden/>
              </w:rPr>
              <w:fldChar w:fldCharType="end"/>
            </w:r>
          </w:hyperlink>
        </w:p>
        <w:p w14:paraId="039A0873" w14:textId="74EEDEF9" w:rsidR="009404BB" w:rsidRPr="009404BB" w:rsidRDefault="009404BB">
          <w:pPr>
            <w:pStyle w:val="TOC3"/>
            <w:tabs>
              <w:tab w:val="left" w:pos="960"/>
              <w:tab w:val="right" w:leader="dot" w:pos="5838"/>
            </w:tabs>
            <w:rPr>
              <w:rFonts w:eastAsiaTheme="minorEastAsia" w:cstheme="minorBidi"/>
              <w:noProof/>
              <w:kern w:val="2"/>
              <w:sz w:val="24"/>
              <w:szCs w:val="24"/>
              <w14:ligatures w14:val="standardContextual"/>
            </w:rPr>
          </w:pPr>
          <w:hyperlink w:anchor="_Toc187674100" w:history="1">
            <w:r w:rsidRPr="009404BB">
              <w:rPr>
                <w:rStyle w:val="Hyperlink"/>
                <w:bCs/>
                <w:noProof/>
                <w:lang w:val="id"/>
              </w:rPr>
              <w:t>a.</w:t>
            </w:r>
            <w:r w:rsidRPr="009404BB">
              <w:rPr>
                <w:rFonts w:eastAsiaTheme="minorEastAsia" w:cstheme="minorBidi"/>
                <w:noProof/>
                <w:kern w:val="2"/>
                <w:sz w:val="24"/>
                <w:szCs w:val="24"/>
                <w14:ligatures w14:val="standardContextual"/>
              </w:rPr>
              <w:tab/>
            </w:r>
            <w:r w:rsidRPr="009404BB">
              <w:rPr>
                <w:rStyle w:val="Hyperlink"/>
                <w:bCs/>
                <w:noProof/>
              </w:rPr>
              <w:t xml:space="preserve">Case </w:t>
            </w:r>
            <w:r w:rsidRPr="009404BB">
              <w:rPr>
                <w:rStyle w:val="Hyperlink"/>
                <w:bCs/>
                <w:noProof/>
                <w:spacing w:val="-2"/>
              </w:rPr>
              <w:t>folding</w:t>
            </w:r>
            <w:r w:rsidRPr="009404BB">
              <w:rPr>
                <w:noProof/>
                <w:webHidden/>
              </w:rPr>
              <w:tab/>
            </w:r>
            <w:r w:rsidRPr="009404BB">
              <w:rPr>
                <w:noProof/>
                <w:webHidden/>
              </w:rPr>
              <w:fldChar w:fldCharType="begin"/>
            </w:r>
            <w:r w:rsidRPr="009404BB">
              <w:rPr>
                <w:noProof/>
                <w:webHidden/>
              </w:rPr>
              <w:instrText xml:space="preserve"> PAGEREF _Toc187674100 \h </w:instrText>
            </w:r>
            <w:r w:rsidRPr="009404BB">
              <w:rPr>
                <w:noProof/>
                <w:webHidden/>
              </w:rPr>
            </w:r>
            <w:r w:rsidRPr="009404BB">
              <w:rPr>
                <w:noProof/>
                <w:webHidden/>
              </w:rPr>
              <w:fldChar w:fldCharType="separate"/>
            </w:r>
            <w:r w:rsidR="0056666E">
              <w:rPr>
                <w:noProof/>
                <w:webHidden/>
              </w:rPr>
              <w:t>39</w:t>
            </w:r>
            <w:r w:rsidRPr="009404BB">
              <w:rPr>
                <w:noProof/>
                <w:webHidden/>
              </w:rPr>
              <w:fldChar w:fldCharType="end"/>
            </w:r>
          </w:hyperlink>
        </w:p>
        <w:p w14:paraId="4742DCF3" w14:textId="406EDB2E"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1" w:history="1">
            <w:r w:rsidRPr="009404BB">
              <w:rPr>
                <w:rStyle w:val="Hyperlink"/>
                <w:bCs/>
                <w:noProof/>
              </w:rPr>
              <w:t>3.2.7 TEXT VEKTORIZING</w:t>
            </w:r>
            <w:r w:rsidRPr="009404BB">
              <w:rPr>
                <w:noProof/>
                <w:webHidden/>
              </w:rPr>
              <w:tab/>
            </w:r>
            <w:r w:rsidRPr="009404BB">
              <w:rPr>
                <w:noProof/>
                <w:webHidden/>
              </w:rPr>
              <w:fldChar w:fldCharType="begin"/>
            </w:r>
            <w:r w:rsidRPr="009404BB">
              <w:rPr>
                <w:noProof/>
                <w:webHidden/>
              </w:rPr>
              <w:instrText xml:space="preserve"> PAGEREF _Toc187674101 \h </w:instrText>
            </w:r>
            <w:r w:rsidRPr="009404BB">
              <w:rPr>
                <w:noProof/>
                <w:webHidden/>
              </w:rPr>
            </w:r>
            <w:r w:rsidRPr="009404BB">
              <w:rPr>
                <w:noProof/>
                <w:webHidden/>
              </w:rPr>
              <w:fldChar w:fldCharType="separate"/>
            </w:r>
            <w:r w:rsidR="0056666E">
              <w:rPr>
                <w:noProof/>
                <w:webHidden/>
              </w:rPr>
              <w:t>41</w:t>
            </w:r>
            <w:r w:rsidRPr="009404BB">
              <w:rPr>
                <w:noProof/>
                <w:webHidden/>
              </w:rPr>
              <w:fldChar w:fldCharType="end"/>
            </w:r>
          </w:hyperlink>
        </w:p>
        <w:p w14:paraId="6B232074" w14:textId="2FFC3145"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2" w:history="1">
            <w:r w:rsidRPr="009404BB">
              <w:rPr>
                <w:rStyle w:val="Hyperlink"/>
                <w:bCs/>
                <w:noProof/>
              </w:rPr>
              <w:t>3.2.8 PENCARIAN RESPONS (CONSINE SIMILARITY)</w:t>
            </w:r>
            <w:r w:rsidRPr="009404BB">
              <w:rPr>
                <w:noProof/>
                <w:webHidden/>
              </w:rPr>
              <w:tab/>
            </w:r>
            <w:r w:rsidRPr="009404BB">
              <w:rPr>
                <w:noProof/>
                <w:webHidden/>
              </w:rPr>
              <w:fldChar w:fldCharType="begin"/>
            </w:r>
            <w:r w:rsidRPr="009404BB">
              <w:rPr>
                <w:noProof/>
                <w:webHidden/>
              </w:rPr>
              <w:instrText xml:space="preserve"> PAGEREF _Toc187674102 \h </w:instrText>
            </w:r>
            <w:r w:rsidRPr="009404BB">
              <w:rPr>
                <w:noProof/>
                <w:webHidden/>
              </w:rPr>
            </w:r>
            <w:r w:rsidRPr="009404BB">
              <w:rPr>
                <w:noProof/>
                <w:webHidden/>
              </w:rPr>
              <w:fldChar w:fldCharType="separate"/>
            </w:r>
            <w:r w:rsidR="0056666E">
              <w:rPr>
                <w:noProof/>
                <w:webHidden/>
              </w:rPr>
              <w:t>41</w:t>
            </w:r>
            <w:r w:rsidRPr="009404BB">
              <w:rPr>
                <w:noProof/>
                <w:webHidden/>
              </w:rPr>
              <w:fldChar w:fldCharType="end"/>
            </w:r>
          </w:hyperlink>
        </w:p>
        <w:p w14:paraId="3DA0FB9A" w14:textId="501F3CA0"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3" w:history="1">
            <w:r w:rsidRPr="009404BB">
              <w:rPr>
                <w:rStyle w:val="Hyperlink"/>
                <w:bCs/>
                <w:noProof/>
              </w:rPr>
              <w:t>3.2.9 MOCKUP APLIKASI</w:t>
            </w:r>
            <w:r w:rsidRPr="009404BB">
              <w:rPr>
                <w:noProof/>
                <w:webHidden/>
              </w:rPr>
              <w:tab/>
            </w:r>
            <w:r w:rsidRPr="009404BB">
              <w:rPr>
                <w:noProof/>
                <w:webHidden/>
              </w:rPr>
              <w:fldChar w:fldCharType="begin"/>
            </w:r>
            <w:r w:rsidRPr="009404BB">
              <w:rPr>
                <w:noProof/>
                <w:webHidden/>
              </w:rPr>
              <w:instrText xml:space="preserve"> PAGEREF _Toc187674103 \h </w:instrText>
            </w:r>
            <w:r w:rsidRPr="009404BB">
              <w:rPr>
                <w:noProof/>
                <w:webHidden/>
              </w:rPr>
            </w:r>
            <w:r w:rsidRPr="009404BB">
              <w:rPr>
                <w:noProof/>
                <w:webHidden/>
              </w:rPr>
              <w:fldChar w:fldCharType="separate"/>
            </w:r>
            <w:r w:rsidR="0056666E">
              <w:rPr>
                <w:noProof/>
                <w:webHidden/>
              </w:rPr>
              <w:t>41</w:t>
            </w:r>
            <w:r w:rsidRPr="009404BB">
              <w:rPr>
                <w:noProof/>
                <w:webHidden/>
              </w:rPr>
              <w:fldChar w:fldCharType="end"/>
            </w:r>
          </w:hyperlink>
        </w:p>
        <w:p w14:paraId="63E1075A" w14:textId="2B0714C8"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4" w:history="1">
            <w:r w:rsidRPr="009404BB">
              <w:rPr>
                <w:rStyle w:val="Hyperlink"/>
                <w:bCs/>
                <w:noProof/>
              </w:rPr>
              <w:t>3.2.10 TIMELINE PENGERJAAN</w:t>
            </w:r>
            <w:r w:rsidRPr="009404BB">
              <w:rPr>
                <w:noProof/>
                <w:webHidden/>
              </w:rPr>
              <w:tab/>
            </w:r>
            <w:r w:rsidRPr="009404BB">
              <w:rPr>
                <w:noProof/>
                <w:webHidden/>
              </w:rPr>
              <w:fldChar w:fldCharType="begin"/>
            </w:r>
            <w:r w:rsidRPr="009404BB">
              <w:rPr>
                <w:noProof/>
                <w:webHidden/>
              </w:rPr>
              <w:instrText xml:space="preserve"> PAGEREF _Toc187674104 \h </w:instrText>
            </w:r>
            <w:r w:rsidRPr="009404BB">
              <w:rPr>
                <w:noProof/>
                <w:webHidden/>
              </w:rPr>
            </w:r>
            <w:r w:rsidRPr="009404BB">
              <w:rPr>
                <w:noProof/>
                <w:webHidden/>
              </w:rPr>
              <w:fldChar w:fldCharType="separate"/>
            </w:r>
            <w:r w:rsidR="0056666E">
              <w:rPr>
                <w:noProof/>
                <w:webHidden/>
              </w:rPr>
              <w:t>43</w:t>
            </w:r>
            <w:r w:rsidRPr="009404BB">
              <w:rPr>
                <w:noProof/>
                <w:webHidden/>
              </w:rPr>
              <w:fldChar w:fldCharType="end"/>
            </w:r>
          </w:hyperlink>
        </w:p>
        <w:p w14:paraId="4AE401AE" w14:textId="4310191A"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105" w:history="1">
            <w:r w:rsidRPr="009404BB">
              <w:rPr>
                <w:rStyle w:val="Hyperlink"/>
                <w:i w:val="0"/>
                <w:iCs w:val="0"/>
                <w:noProof/>
              </w:rPr>
              <w:t>BAB 4 EKSPERIMEN DAN ANALISIS</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_Toc187674105 \h </w:instrText>
            </w:r>
            <w:r w:rsidRPr="009404BB">
              <w:rPr>
                <w:i w:val="0"/>
                <w:iCs w:val="0"/>
                <w:noProof/>
                <w:webHidden/>
              </w:rPr>
            </w:r>
            <w:r w:rsidRPr="009404BB">
              <w:rPr>
                <w:i w:val="0"/>
                <w:iCs w:val="0"/>
                <w:noProof/>
                <w:webHidden/>
              </w:rPr>
              <w:fldChar w:fldCharType="separate"/>
            </w:r>
            <w:r w:rsidR="0056666E">
              <w:rPr>
                <w:i w:val="0"/>
                <w:iCs w:val="0"/>
                <w:noProof/>
                <w:webHidden/>
              </w:rPr>
              <w:t>44</w:t>
            </w:r>
            <w:r w:rsidRPr="009404BB">
              <w:rPr>
                <w:i w:val="0"/>
                <w:iCs w:val="0"/>
                <w:noProof/>
                <w:webHidden/>
              </w:rPr>
              <w:fldChar w:fldCharType="end"/>
            </w:r>
          </w:hyperlink>
        </w:p>
        <w:p w14:paraId="28213EF6" w14:textId="1DFBC20E"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106" w:history="1">
            <w:r w:rsidRPr="009404BB">
              <w:rPr>
                <w:rStyle w:val="Hyperlink"/>
                <w:i w:val="0"/>
                <w:iCs w:val="0"/>
                <w:noProof/>
              </w:rPr>
              <w:t>BAB 5 PROGRESS PENELITIAN</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_Toc187674106 \h </w:instrText>
            </w:r>
            <w:r w:rsidRPr="009404BB">
              <w:rPr>
                <w:i w:val="0"/>
                <w:iCs w:val="0"/>
                <w:noProof/>
                <w:webHidden/>
              </w:rPr>
            </w:r>
            <w:r w:rsidRPr="009404BB">
              <w:rPr>
                <w:i w:val="0"/>
                <w:iCs w:val="0"/>
                <w:noProof/>
                <w:webHidden/>
              </w:rPr>
              <w:fldChar w:fldCharType="separate"/>
            </w:r>
            <w:r w:rsidR="0056666E">
              <w:rPr>
                <w:i w:val="0"/>
                <w:iCs w:val="0"/>
                <w:noProof/>
                <w:webHidden/>
              </w:rPr>
              <w:t>62</w:t>
            </w:r>
            <w:r w:rsidRPr="009404BB">
              <w:rPr>
                <w:i w:val="0"/>
                <w:iCs w:val="0"/>
                <w:noProof/>
                <w:webHidden/>
              </w:rPr>
              <w:fldChar w:fldCharType="end"/>
            </w:r>
          </w:hyperlink>
        </w:p>
        <w:p w14:paraId="1E793989" w14:textId="4BDA6F84"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107" w:history="1">
            <w:r w:rsidRPr="009404BB">
              <w:rPr>
                <w:rStyle w:val="Hyperlink"/>
                <w:i w:val="0"/>
                <w:iCs w:val="0"/>
                <w:noProof/>
              </w:rPr>
              <w:t>DAFTAR PUSTAKA</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_Toc187674107 \h </w:instrText>
            </w:r>
            <w:r w:rsidRPr="009404BB">
              <w:rPr>
                <w:i w:val="0"/>
                <w:iCs w:val="0"/>
                <w:noProof/>
                <w:webHidden/>
              </w:rPr>
            </w:r>
            <w:r w:rsidRPr="009404BB">
              <w:rPr>
                <w:i w:val="0"/>
                <w:iCs w:val="0"/>
                <w:noProof/>
                <w:webHidden/>
              </w:rPr>
              <w:fldChar w:fldCharType="separate"/>
            </w:r>
            <w:r w:rsidR="0056666E">
              <w:rPr>
                <w:i w:val="0"/>
                <w:iCs w:val="0"/>
                <w:noProof/>
                <w:webHidden/>
              </w:rPr>
              <w:t>67</w:t>
            </w:r>
            <w:r w:rsidRPr="009404BB">
              <w:rPr>
                <w:i w:val="0"/>
                <w:iCs w:val="0"/>
                <w:noProof/>
                <w:webHidden/>
              </w:rPr>
              <w:fldChar w:fldCharType="end"/>
            </w:r>
          </w:hyperlink>
        </w:p>
        <w:p w14:paraId="2DF2C1AF" w14:textId="2BA11244" w:rsidR="00116317" w:rsidRPr="009404BB" w:rsidRDefault="00116317">
          <w:pPr>
            <w:rPr>
              <w:sz w:val="20"/>
              <w:szCs w:val="20"/>
            </w:rPr>
          </w:pPr>
          <w:r w:rsidRPr="009404BB">
            <w:rPr>
              <w:noProof/>
              <w:sz w:val="20"/>
              <w:szCs w:val="20"/>
            </w:rPr>
            <w:fldChar w:fldCharType="end"/>
          </w:r>
        </w:p>
      </w:sdtContent>
    </w:sdt>
    <w:p w14:paraId="5A751ED5" w14:textId="77777777" w:rsidR="00633973" w:rsidRPr="009404BB" w:rsidRDefault="00633973" w:rsidP="001E1A55">
      <w:pPr>
        <w:tabs>
          <w:tab w:val="left" w:pos="903"/>
        </w:tabs>
        <w:rPr>
          <w:sz w:val="20"/>
          <w:szCs w:val="20"/>
        </w:rPr>
      </w:pPr>
    </w:p>
    <w:p w14:paraId="7840B1A9" w14:textId="77777777" w:rsidR="00633973" w:rsidRPr="009404BB" w:rsidRDefault="00633973" w:rsidP="001E1A55">
      <w:pPr>
        <w:tabs>
          <w:tab w:val="left" w:pos="903"/>
        </w:tabs>
        <w:rPr>
          <w:sz w:val="20"/>
          <w:szCs w:val="20"/>
        </w:rPr>
      </w:pPr>
    </w:p>
    <w:p w14:paraId="16AB564A" w14:textId="77777777" w:rsidR="00633973" w:rsidRPr="009404BB" w:rsidRDefault="00633973" w:rsidP="001E1A55">
      <w:pPr>
        <w:tabs>
          <w:tab w:val="left" w:pos="903"/>
        </w:tabs>
        <w:rPr>
          <w:sz w:val="20"/>
          <w:szCs w:val="20"/>
        </w:rPr>
      </w:pPr>
    </w:p>
    <w:p w14:paraId="127A1699" w14:textId="77777777" w:rsidR="009404BB" w:rsidRPr="009404BB" w:rsidRDefault="009404BB" w:rsidP="001E1A55">
      <w:pPr>
        <w:tabs>
          <w:tab w:val="left" w:pos="903"/>
        </w:tabs>
        <w:rPr>
          <w:sz w:val="20"/>
          <w:szCs w:val="20"/>
        </w:rPr>
      </w:pPr>
    </w:p>
    <w:p w14:paraId="470D4C50" w14:textId="77777777" w:rsidR="009404BB" w:rsidRPr="009404BB" w:rsidRDefault="009404BB" w:rsidP="001E1A55">
      <w:pPr>
        <w:tabs>
          <w:tab w:val="left" w:pos="903"/>
        </w:tabs>
        <w:rPr>
          <w:sz w:val="20"/>
          <w:szCs w:val="20"/>
        </w:rPr>
      </w:pPr>
    </w:p>
    <w:p w14:paraId="370C22BA" w14:textId="77777777" w:rsidR="009404BB" w:rsidRPr="009404BB" w:rsidRDefault="009404BB" w:rsidP="001E1A55">
      <w:pPr>
        <w:tabs>
          <w:tab w:val="left" w:pos="903"/>
        </w:tabs>
        <w:rPr>
          <w:sz w:val="20"/>
          <w:szCs w:val="20"/>
        </w:rPr>
      </w:pPr>
    </w:p>
    <w:p w14:paraId="497D08F2" w14:textId="77777777" w:rsidR="009404BB" w:rsidRDefault="009404BB" w:rsidP="001E1A55">
      <w:pPr>
        <w:tabs>
          <w:tab w:val="left" w:pos="903"/>
        </w:tabs>
        <w:rPr>
          <w:sz w:val="20"/>
          <w:szCs w:val="20"/>
        </w:rPr>
      </w:pPr>
    </w:p>
    <w:p w14:paraId="126DA04D" w14:textId="77777777" w:rsidR="0009639D" w:rsidRDefault="0009639D" w:rsidP="001E1A55">
      <w:pPr>
        <w:tabs>
          <w:tab w:val="left" w:pos="903"/>
        </w:tabs>
        <w:rPr>
          <w:sz w:val="20"/>
          <w:szCs w:val="20"/>
        </w:rPr>
      </w:pPr>
    </w:p>
    <w:p w14:paraId="55437E65" w14:textId="77777777" w:rsidR="0009639D" w:rsidRDefault="0009639D" w:rsidP="001E1A55">
      <w:pPr>
        <w:tabs>
          <w:tab w:val="left" w:pos="903"/>
        </w:tabs>
        <w:rPr>
          <w:sz w:val="20"/>
          <w:szCs w:val="20"/>
        </w:rPr>
      </w:pPr>
    </w:p>
    <w:p w14:paraId="63C32C8F" w14:textId="77777777" w:rsidR="0009639D" w:rsidRDefault="0009639D" w:rsidP="001E1A55">
      <w:pPr>
        <w:tabs>
          <w:tab w:val="left" w:pos="903"/>
        </w:tabs>
        <w:rPr>
          <w:sz w:val="20"/>
          <w:szCs w:val="20"/>
        </w:rPr>
      </w:pPr>
    </w:p>
    <w:p w14:paraId="584F3534" w14:textId="77777777" w:rsidR="0009639D" w:rsidRPr="009404BB" w:rsidRDefault="0009639D" w:rsidP="0009639D">
      <w:pPr>
        <w:tabs>
          <w:tab w:val="left" w:pos="903"/>
        </w:tabs>
        <w:rPr>
          <w:sz w:val="20"/>
          <w:szCs w:val="20"/>
        </w:rPr>
      </w:pPr>
    </w:p>
    <w:p w14:paraId="71B8F889" w14:textId="77777777" w:rsidR="0009639D" w:rsidRPr="009404BB" w:rsidRDefault="0009639D" w:rsidP="0009639D">
      <w:pPr>
        <w:tabs>
          <w:tab w:val="left" w:pos="903"/>
        </w:tabs>
        <w:rPr>
          <w:sz w:val="20"/>
          <w:szCs w:val="20"/>
        </w:rPr>
      </w:pPr>
    </w:p>
    <w:p w14:paraId="60238825" w14:textId="77777777" w:rsidR="0009639D" w:rsidRPr="009404BB" w:rsidRDefault="0009639D" w:rsidP="0009639D">
      <w:pPr>
        <w:tabs>
          <w:tab w:val="left" w:pos="903"/>
        </w:tabs>
        <w:rPr>
          <w:sz w:val="20"/>
          <w:szCs w:val="20"/>
        </w:rPr>
      </w:pPr>
    </w:p>
    <w:p w14:paraId="4E2ACE54" w14:textId="77777777" w:rsidR="0009639D" w:rsidRPr="009404BB" w:rsidRDefault="0009639D" w:rsidP="0009639D">
      <w:pPr>
        <w:tabs>
          <w:tab w:val="left" w:pos="903"/>
        </w:tabs>
        <w:rPr>
          <w:sz w:val="20"/>
          <w:szCs w:val="20"/>
        </w:rPr>
      </w:pPr>
    </w:p>
    <w:p w14:paraId="5B3A5304" w14:textId="77777777" w:rsidR="0009639D" w:rsidRPr="009404BB" w:rsidRDefault="0009639D" w:rsidP="0009639D">
      <w:pPr>
        <w:tabs>
          <w:tab w:val="left" w:pos="903"/>
        </w:tabs>
        <w:rPr>
          <w:sz w:val="20"/>
          <w:szCs w:val="20"/>
        </w:rPr>
      </w:pPr>
    </w:p>
    <w:p w14:paraId="678FACDF" w14:textId="77777777" w:rsidR="0009639D" w:rsidRPr="009404BB" w:rsidRDefault="0009639D" w:rsidP="0009639D">
      <w:pPr>
        <w:tabs>
          <w:tab w:val="left" w:pos="903"/>
        </w:tabs>
        <w:rPr>
          <w:sz w:val="20"/>
          <w:szCs w:val="20"/>
        </w:rPr>
      </w:pPr>
    </w:p>
    <w:p w14:paraId="0DE7E0D9" w14:textId="77777777" w:rsidR="0009639D" w:rsidRPr="009404BB" w:rsidRDefault="0009639D" w:rsidP="0009639D">
      <w:pPr>
        <w:tabs>
          <w:tab w:val="left" w:pos="903"/>
        </w:tabs>
        <w:rPr>
          <w:sz w:val="20"/>
          <w:szCs w:val="20"/>
        </w:rPr>
      </w:pPr>
    </w:p>
    <w:p w14:paraId="13A9A5A6" w14:textId="77777777" w:rsidR="0009639D" w:rsidRPr="009404BB" w:rsidRDefault="0009639D" w:rsidP="0009639D">
      <w:pPr>
        <w:tabs>
          <w:tab w:val="left" w:pos="903"/>
        </w:tabs>
        <w:rPr>
          <w:sz w:val="20"/>
          <w:szCs w:val="20"/>
        </w:rPr>
      </w:pPr>
    </w:p>
    <w:p w14:paraId="6E448959" w14:textId="77777777" w:rsidR="0009639D" w:rsidRDefault="0009639D" w:rsidP="0009639D">
      <w:pPr>
        <w:tabs>
          <w:tab w:val="left" w:pos="903"/>
        </w:tabs>
        <w:rPr>
          <w:sz w:val="20"/>
          <w:szCs w:val="20"/>
        </w:rPr>
      </w:pPr>
    </w:p>
    <w:p w14:paraId="56561670" w14:textId="77777777" w:rsidR="0009639D" w:rsidRDefault="0009639D" w:rsidP="0009639D">
      <w:pPr>
        <w:tabs>
          <w:tab w:val="left" w:pos="903"/>
        </w:tabs>
        <w:rPr>
          <w:sz w:val="20"/>
          <w:szCs w:val="20"/>
        </w:rPr>
      </w:pPr>
    </w:p>
    <w:p w14:paraId="3FA7B150" w14:textId="77777777" w:rsidR="0009639D" w:rsidRDefault="0009639D" w:rsidP="0009639D">
      <w:pPr>
        <w:tabs>
          <w:tab w:val="left" w:pos="903"/>
        </w:tabs>
        <w:rPr>
          <w:sz w:val="20"/>
          <w:szCs w:val="20"/>
        </w:rPr>
      </w:pPr>
    </w:p>
    <w:p w14:paraId="1F4A0FC0" w14:textId="77777777" w:rsidR="0009639D" w:rsidRPr="009404BB" w:rsidRDefault="0009639D" w:rsidP="0009639D">
      <w:pPr>
        <w:tabs>
          <w:tab w:val="left" w:pos="903"/>
        </w:tabs>
        <w:rPr>
          <w:sz w:val="20"/>
          <w:szCs w:val="20"/>
        </w:rPr>
      </w:pPr>
    </w:p>
    <w:p w14:paraId="774AE960" w14:textId="77777777" w:rsidR="0009639D" w:rsidRPr="009404BB" w:rsidRDefault="0009639D" w:rsidP="0009639D">
      <w:pPr>
        <w:tabs>
          <w:tab w:val="left" w:pos="903"/>
        </w:tabs>
        <w:rPr>
          <w:sz w:val="20"/>
          <w:szCs w:val="20"/>
        </w:rPr>
      </w:pPr>
    </w:p>
    <w:p w14:paraId="0FE803A9" w14:textId="77777777" w:rsidR="0009639D" w:rsidRPr="009404BB" w:rsidRDefault="0009639D" w:rsidP="0009639D">
      <w:pPr>
        <w:tabs>
          <w:tab w:val="left" w:pos="903"/>
        </w:tabs>
        <w:rPr>
          <w:sz w:val="20"/>
          <w:szCs w:val="20"/>
        </w:rPr>
      </w:pPr>
    </w:p>
    <w:p w14:paraId="52E12091" w14:textId="77777777" w:rsidR="0009639D" w:rsidRPr="009404BB" w:rsidRDefault="0009639D" w:rsidP="0009639D">
      <w:pPr>
        <w:tabs>
          <w:tab w:val="left" w:pos="903"/>
        </w:tabs>
        <w:rPr>
          <w:sz w:val="20"/>
          <w:szCs w:val="20"/>
        </w:rPr>
      </w:pPr>
    </w:p>
    <w:p w14:paraId="21AB4108" w14:textId="77777777" w:rsidR="0009639D" w:rsidRPr="009404BB" w:rsidRDefault="0009639D" w:rsidP="0009639D">
      <w:pPr>
        <w:jc w:val="center"/>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41EA8807" w14:textId="77777777" w:rsidR="0009639D" w:rsidRPr="009404BB" w:rsidRDefault="0009639D" w:rsidP="0009639D">
      <w:pPr>
        <w:tabs>
          <w:tab w:val="left" w:pos="903"/>
        </w:tabs>
        <w:rPr>
          <w:sz w:val="20"/>
          <w:szCs w:val="20"/>
        </w:rPr>
      </w:pPr>
    </w:p>
    <w:p w14:paraId="5D715041" w14:textId="77777777" w:rsidR="0009639D" w:rsidRPr="009404BB" w:rsidRDefault="0009639D" w:rsidP="0009639D">
      <w:pPr>
        <w:tabs>
          <w:tab w:val="left" w:pos="903"/>
        </w:tabs>
        <w:rPr>
          <w:sz w:val="20"/>
          <w:szCs w:val="20"/>
        </w:rPr>
      </w:pPr>
    </w:p>
    <w:p w14:paraId="5F20B40A" w14:textId="77777777" w:rsidR="0009639D" w:rsidRPr="009404BB" w:rsidRDefault="0009639D" w:rsidP="0009639D">
      <w:pPr>
        <w:tabs>
          <w:tab w:val="left" w:pos="903"/>
        </w:tabs>
        <w:rPr>
          <w:sz w:val="20"/>
          <w:szCs w:val="20"/>
        </w:rPr>
      </w:pPr>
    </w:p>
    <w:p w14:paraId="04A7C917" w14:textId="77777777" w:rsidR="0009639D" w:rsidRPr="009404BB" w:rsidRDefault="0009639D" w:rsidP="0009639D">
      <w:pPr>
        <w:tabs>
          <w:tab w:val="left" w:pos="903"/>
        </w:tabs>
        <w:rPr>
          <w:sz w:val="20"/>
          <w:szCs w:val="20"/>
        </w:rPr>
      </w:pPr>
    </w:p>
    <w:p w14:paraId="33DA2896" w14:textId="77777777" w:rsidR="0009639D" w:rsidRPr="009404BB" w:rsidRDefault="0009639D" w:rsidP="0009639D">
      <w:pPr>
        <w:tabs>
          <w:tab w:val="left" w:pos="903"/>
        </w:tabs>
        <w:rPr>
          <w:sz w:val="20"/>
          <w:szCs w:val="20"/>
        </w:rPr>
      </w:pPr>
    </w:p>
    <w:p w14:paraId="5353C2EE" w14:textId="77777777" w:rsidR="0009639D" w:rsidRPr="009404BB" w:rsidRDefault="0009639D" w:rsidP="0009639D">
      <w:pPr>
        <w:tabs>
          <w:tab w:val="left" w:pos="903"/>
        </w:tabs>
        <w:rPr>
          <w:sz w:val="20"/>
          <w:szCs w:val="20"/>
        </w:rPr>
      </w:pPr>
    </w:p>
    <w:p w14:paraId="4F6A0664" w14:textId="77777777" w:rsidR="0009639D" w:rsidRPr="009404BB" w:rsidRDefault="0009639D" w:rsidP="0009639D">
      <w:pPr>
        <w:tabs>
          <w:tab w:val="left" w:pos="903"/>
        </w:tabs>
        <w:rPr>
          <w:sz w:val="20"/>
          <w:szCs w:val="20"/>
        </w:rPr>
      </w:pPr>
    </w:p>
    <w:p w14:paraId="318413AE" w14:textId="77777777" w:rsidR="0009639D" w:rsidRPr="009404BB" w:rsidRDefault="0009639D" w:rsidP="0009639D">
      <w:pPr>
        <w:tabs>
          <w:tab w:val="left" w:pos="903"/>
        </w:tabs>
        <w:rPr>
          <w:sz w:val="20"/>
          <w:szCs w:val="20"/>
        </w:rPr>
      </w:pPr>
    </w:p>
    <w:p w14:paraId="32F3BC86" w14:textId="77777777" w:rsidR="0009639D" w:rsidRPr="009404BB" w:rsidRDefault="0009639D" w:rsidP="0009639D">
      <w:pPr>
        <w:tabs>
          <w:tab w:val="left" w:pos="903"/>
        </w:tabs>
        <w:rPr>
          <w:sz w:val="20"/>
          <w:szCs w:val="20"/>
        </w:rPr>
      </w:pPr>
    </w:p>
    <w:p w14:paraId="4B943101" w14:textId="77777777" w:rsidR="0009639D" w:rsidRPr="009404BB" w:rsidRDefault="0009639D" w:rsidP="0009639D">
      <w:pPr>
        <w:tabs>
          <w:tab w:val="left" w:pos="903"/>
        </w:tabs>
        <w:rPr>
          <w:sz w:val="20"/>
          <w:szCs w:val="20"/>
        </w:rPr>
      </w:pPr>
    </w:p>
    <w:p w14:paraId="0F28C26A" w14:textId="77777777" w:rsidR="0009639D" w:rsidRPr="009404BB" w:rsidRDefault="0009639D" w:rsidP="0009639D">
      <w:pPr>
        <w:tabs>
          <w:tab w:val="left" w:pos="903"/>
        </w:tabs>
        <w:rPr>
          <w:sz w:val="20"/>
          <w:szCs w:val="20"/>
        </w:rPr>
      </w:pPr>
    </w:p>
    <w:p w14:paraId="29B72830" w14:textId="77777777" w:rsidR="0009639D" w:rsidRPr="009404BB" w:rsidRDefault="0009639D" w:rsidP="0009639D">
      <w:pPr>
        <w:tabs>
          <w:tab w:val="left" w:pos="903"/>
        </w:tabs>
        <w:rPr>
          <w:sz w:val="20"/>
          <w:szCs w:val="20"/>
        </w:rPr>
      </w:pPr>
    </w:p>
    <w:p w14:paraId="728D7E72" w14:textId="77777777" w:rsidR="0009639D" w:rsidRPr="009404BB" w:rsidRDefault="0009639D" w:rsidP="0009639D">
      <w:pPr>
        <w:tabs>
          <w:tab w:val="left" w:pos="903"/>
        </w:tabs>
        <w:rPr>
          <w:sz w:val="20"/>
          <w:szCs w:val="20"/>
        </w:rPr>
      </w:pPr>
    </w:p>
    <w:p w14:paraId="3938C06B" w14:textId="77777777" w:rsidR="0009639D" w:rsidRPr="009404BB" w:rsidRDefault="0009639D" w:rsidP="0009639D">
      <w:pPr>
        <w:tabs>
          <w:tab w:val="left" w:pos="903"/>
        </w:tabs>
        <w:rPr>
          <w:sz w:val="20"/>
          <w:szCs w:val="20"/>
        </w:rPr>
      </w:pPr>
    </w:p>
    <w:p w14:paraId="513A9D04" w14:textId="77777777" w:rsidR="0009639D" w:rsidRPr="009404BB" w:rsidRDefault="0009639D" w:rsidP="0009639D">
      <w:pPr>
        <w:tabs>
          <w:tab w:val="left" w:pos="903"/>
        </w:tabs>
        <w:rPr>
          <w:sz w:val="20"/>
          <w:szCs w:val="20"/>
        </w:rPr>
      </w:pPr>
    </w:p>
    <w:p w14:paraId="50A67B9E" w14:textId="77777777" w:rsidR="0009639D" w:rsidRPr="009404BB" w:rsidRDefault="0009639D" w:rsidP="0009639D">
      <w:pPr>
        <w:tabs>
          <w:tab w:val="left" w:pos="903"/>
        </w:tabs>
        <w:rPr>
          <w:sz w:val="20"/>
          <w:szCs w:val="20"/>
        </w:rPr>
      </w:pPr>
    </w:p>
    <w:p w14:paraId="1DE13C16" w14:textId="77777777" w:rsidR="0009639D" w:rsidRPr="009404BB" w:rsidRDefault="0009639D" w:rsidP="0009639D">
      <w:pPr>
        <w:tabs>
          <w:tab w:val="left" w:pos="903"/>
        </w:tabs>
        <w:rPr>
          <w:sz w:val="20"/>
          <w:szCs w:val="20"/>
        </w:rPr>
      </w:pPr>
    </w:p>
    <w:p w14:paraId="64CAC9BE" w14:textId="77777777" w:rsidR="0009639D" w:rsidRPr="009404BB" w:rsidRDefault="0009639D" w:rsidP="0009639D">
      <w:pPr>
        <w:tabs>
          <w:tab w:val="left" w:pos="903"/>
        </w:tabs>
        <w:rPr>
          <w:sz w:val="20"/>
          <w:szCs w:val="20"/>
        </w:rPr>
      </w:pPr>
    </w:p>
    <w:p w14:paraId="52AA6F3D" w14:textId="77777777" w:rsidR="0009639D" w:rsidRPr="009404BB" w:rsidRDefault="0009639D" w:rsidP="0009639D">
      <w:pPr>
        <w:tabs>
          <w:tab w:val="left" w:pos="903"/>
        </w:tabs>
        <w:rPr>
          <w:sz w:val="20"/>
          <w:szCs w:val="20"/>
        </w:rPr>
      </w:pPr>
    </w:p>
    <w:p w14:paraId="6F7A629B" w14:textId="77777777" w:rsidR="0009639D" w:rsidRPr="009404BB" w:rsidRDefault="0009639D" w:rsidP="0009639D">
      <w:pPr>
        <w:tabs>
          <w:tab w:val="left" w:pos="903"/>
        </w:tabs>
        <w:rPr>
          <w:sz w:val="20"/>
          <w:szCs w:val="20"/>
        </w:rPr>
      </w:pPr>
    </w:p>
    <w:p w14:paraId="4525C048" w14:textId="77777777" w:rsidR="0009639D" w:rsidRDefault="0009639D" w:rsidP="0009639D">
      <w:pPr>
        <w:pStyle w:val="Heading1"/>
        <w:jc w:val="left"/>
      </w:pPr>
    </w:p>
    <w:p w14:paraId="544E5A41" w14:textId="77777777" w:rsidR="0009639D" w:rsidRPr="0009639D" w:rsidRDefault="0009639D" w:rsidP="0009639D"/>
    <w:p w14:paraId="50188911" w14:textId="77777777" w:rsidR="0009639D" w:rsidRDefault="0009639D" w:rsidP="001E1A55">
      <w:pPr>
        <w:tabs>
          <w:tab w:val="left" w:pos="903"/>
        </w:tabs>
        <w:rPr>
          <w:sz w:val="20"/>
          <w:szCs w:val="20"/>
        </w:rPr>
      </w:pPr>
    </w:p>
    <w:p w14:paraId="2C01AD6A" w14:textId="77777777" w:rsidR="009404BB" w:rsidRDefault="009404BB" w:rsidP="001E1A55">
      <w:pPr>
        <w:tabs>
          <w:tab w:val="left" w:pos="903"/>
        </w:tabs>
        <w:rPr>
          <w:sz w:val="20"/>
          <w:szCs w:val="20"/>
        </w:rPr>
      </w:pPr>
    </w:p>
    <w:p w14:paraId="135461D6" w14:textId="77777777" w:rsidR="009404BB" w:rsidRPr="009404BB" w:rsidRDefault="009404BB" w:rsidP="001E1A55">
      <w:pPr>
        <w:tabs>
          <w:tab w:val="left" w:pos="903"/>
        </w:tabs>
        <w:rPr>
          <w:sz w:val="20"/>
          <w:szCs w:val="20"/>
        </w:rPr>
      </w:pPr>
    </w:p>
    <w:p w14:paraId="25458D3D" w14:textId="3089479A" w:rsidR="00EE472A" w:rsidRPr="009404BB" w:rsidRDefault="00EE472A" w:rsidP="002C01CC">
      <w:pPr>
        <w:pStyle w:val="Heading1"/>
      </w:pPr>
      <w:bookmarkStart w:id="2" w:name="_Toc187674063"/>
      <w:r w:rsidRPr="009404BB">
        <w:t>DAFTAR GAMBAR</w:t>
      </w:r>
      <w:bookmarkEnd w:id="2"/>
    </w:p>
    <w:p w14:paraId="71645452" w14:textId="77777777" w:rsidR="00EE472A" w:rsidRPr="009404BB" w:rsidRDefault="00EE472A" w:rsidP="001E1A55">
      <w:pPr>
        <w:tabs>
          <w:tab w:val="left" w:pos="903"/>
        </w:tabs>
        <w:rPr>
          <w:sz w:val="20"/>
          <w:szCs w:val="20"/>
        </w:rPr>
      </w:pPr>
    </w:p>
    <w:p w14:paraId="3058B151" w14:textId="6F9F7597"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"Gambar 2." </w:instrText>
      </w:r>
      <w:r w:rsidRPr="009404BB">
        <w:rPr>
          <w:sz w:val="20"/>
          <w:szCs w:val="20"/>
        </w:rPr>
        <w:fldChar w:fldCharType="separate"/>
      </w:r>
      <w:hyperlink w:anchor="_Toc187668428" w:history="1">
        <w:r w:rsidRPr="009404BB">
          <w:rPr>
            <w:rStyle w:val="Hyperlink"/>
            <w:b/>
            <w:bCs/>
            <w:noProof/>
          </w:rPr>
          <w:t>Gambar 2. 1 Dokumen Test Case QA Agree</w:t>
        </w:r>
        <w:r w:rsidRPr="009404BB">
          <w:rPr>
            <w:noProof/>
            <w:webHidden/>
          </w:rPr>
          <w:tab/>
        </w:r>
        <w:r w:rsidRPr="009404BB">
          <w:rPr>
            <w:noProof/>
            <w:webHidden/>
          </w:rPr>
          <w:fldChar w:fldCharType="begin"/>
        </w:r>
        <w:r w:rsidRPr="009404BB">
          <w:rPr>
            <w:noProof/>
            <w:webHidden/>
          </w:rPr>
          <w:instrText xml:space="preserve"> PAGEREF _Toc187668428 \h </w:instrText>
        </w:r>
        <w:r w:rsidRPr="009404BB">
          <w:rPr>
            <w:noProof/>
            <w:webHidden/>
          </w:rPr>
        </w:r>
        <w:r w:rsidRPr="009404BB">
          <w:rPr>
            <w:noProof/>
            <w:webHidden/>
          </w:rPr>
          <w:fldChar w:fldCharType="separate"/>
        </w:r>
        <w:r w:rsidR="0056666E">
          <w:rPr>
            <w:noProof/>
            <w:webHidden/>
          </w:rPr>
          <w:t>16</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"Gambar 3." </w:instrText>
      </w:r>
      <w:r w:rsidRPr="009404BB">
        <w:rPr>
          <w:sz w:val="20"/>
          <w:szCs w:val="20"/>
        </w:rPr>
        <w:fldChar w:fldCharType="separate"/>
      </w:r>
    </w:p>
    <w:p w14:paraId="5597488A" w14:textId="6804BC02"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6" w:history="1">
        <w:r w:rsidRPr="009404BB">
          <w:rPr>
            <w:rStyle w:val="Hyperlink"/>
            <w:b/>
            <w:bCs/>
            <w:noProof/>
          </w:rPr>
          <w:t>Gambar 3. 1 Desain Sistem Alur Kerja Platform</w:t>
        </w:r>
        <w:r w:rsidRPr="009404BB">
          <w:rPr>
            <w:noProof/>
            <w:webHidden/>
          </w:rPr>
          <w:tab/>
        </w:r>
        <w:r w:rsidRPr="009404BB">
          <w:rPr>
            <w:noProof/>
            <w:webHidden/>
          </w:rPr>
          <w:fldChar w:fldCharType="begin"/>
        </w:r>
        <w:r w:rsidRPr="009404BB">
          <w:rPr>
            <w:noProof/>
            <w:webHidden/>
          </w:rPr>
          <w:instrText xml:space="preserve"> PAGEREF _Toc187668436 \h </w:instrText>
        </w:r>
        <w:r w:rsidRPr="009404BB">
          <w:rPr>
            <w:noProof/>
            <w:webHidden/>
          </w:rPr>
        </w:r>
        <w:r w:rsidRPr="009404BB">
          <w:rPr>
            <w:noProof/>
            <w:webHidden/>
          </w:rPr>
          <w:fldChar w:fldCharType="separate"/>
        </w:r>
        <w:r w:rsidR="0056666E">
          <w:rPr>
            <w:noProof/>
            <w:webHidden/>
          </w:rPr>
          <w:t>31</w:t>
        </w:r>
        <w:r w:rsidRPr="009404BB">
          <w:rPr>
            <w:noProof/>
            <w:webHidden/>
          </w:rPr>
          <w:fldChar w:fldCharType="end"/>
        </w:r>
      </w:hyperlink>
    </w:p>
    <w:p w14:paraId="27C6C75A" w14:textId="51D74D6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7" w:history="1">
        <w:r w:rsidRPr="009404BB">
          <w:rPr>
            <w:rStyle w:val="Hyperlink"/>
            <w:b/>
            <w:bCs/>
            <w:noProof/>
          </w:rPr>
          <w:t>Gambar 3. 2 Gambaran Step Data Preprocessing</w:t>
        </w:r>
        <w:r w:rsidRPr="009404BB">
          <w:rPr>
            <w:noProof/>
            <w:webHidden/>
          </w:rPr>
          <w:tab/>
        </w:r>
        <w:r w:rsidRPr="009404BB">
          <w:rPr>
            <w:noProof/>
            <w:webHidden/>
          </w:rPr>
          <w:fldChar w:fldCharType="begin"/>
        </w:r>
        <w:r w:rsidRPr="009404BB">
          <w:rPr>
            <w:noProof/>
            <w:webHidden/>
          </w:rPr>
          <w:instrText xml:space="preserve"> PAGEREF _Toc187668437 \h </w:instrText>
        </w:r>
        <w:r w:rsidRPr="009404BB">
          <w:rPr>
            <w:noProof/>
            <w:webHidden/>
          </w:rPr>
        </w:r>
        <w:r w:rsidRPr="009404BB">
          <w:rPr>
            <w:noProof/>
            <w:webHidden/>
          </w:rPr>
          <w:fldChar w:fldCharType="separate"/>
        </w:r>
        <w:r w:rsidR="0056666E">
          <w:rPr>
            <w:noProof/>
            <w:webHidden/>
          </w:rPr>
          <w:t>32</w:t>
        </w:r>
        <w:r w:rsidRPr="009404BB">
          <w:rPr>
            <w:noProof/>
            <w:webHidden/>
          </w:rPr>
          <w:fldChar w:fldCharType="end"/>
        </w:r>
      </w:hyperlink>
    </w:p>
    <w:p w14:paraId="0FDA8CC8" w14:textId="70265E6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8" w:history="1">
        <w:r w:rsidRPr="009404BB">
          <w:rPr>
            <w:rStyle w:val="Hyperlink"/>
            <w:b/>
            <w:bCs/>
            <w:noProof/>
          </w:rPr>
          <w:t>Gambar 3. 3 Dokumen Test Case Tim QA Agree</w:t>
        </w:r>
        <w:r w:rsidRPr="009404BB">
          <w:rPr>
            <w:noProof/>
            <w:webHidden/>
          </w:rPr>
          <w:tab/>
        </w:r>
        <w:r w:rsidRPr="009404BB">
          <w:rPr>
            <w:noProof/>
            <w:webHidden/>
          </w:rPr>
          <w:fldChar w:fldCharType="begin"/>
        </w:r>
        <w:r w:rsidRPr="009404BB">
          <w:rPr>
            <w:noProof/>
            <w:webHidden/>
          </w:rPr>
          <w:instrText xml:space="preserve"> PAGEREF _Toc187668438 \h </w:instrText>
        </w:r>
        <w:r w:rsidRPr="009404BB">
          <w:rPr>
            <w:noProof/>
            <w:webHidden/>
          </w:rPr>
        </w:r>
        <w:r w:rsidRPr="009404BB">
          <w:rPr>
            <w:noProof/>
            <w:webHidden/>
          </w:rPr>
          <w:fldChar w:fldCharType="separate"/>
        </w:r>
        <w:r w:rsidR="0056666E">
          <w:rPr>
            <w:noProof/>
            <w:webHidden/>
          </w:rPr>
          <w:t>33</w:t>
        </w:r>
        <w:r w:rsidRPr="009404BB">
          <w:rPr>
            <w:noProof/>
            <w:webHidden/>
          </w:rPr>
          <w:fldChar w:fldCharType="end"/>
        </w:r>
      </w:hyperlink>
    </w:p>
    <w:p w14:paraId="4E579A44" w14:textId="492F89C9"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9" w:history="1">
        <w:r w:rsidRPr="009404BB">
          <w:rPr>
            <w:rStyle w:val="Hyperlink"/>
            <w:b/>
            <w:bCs/>
            <w:noProof/>
          </w:rPr>
          <w:t>Gambar 3. 4 Potongan kode proses case folding</w:t>
        </w:r>
        <w:r w:rsidRPr="009404BB">
          <w:rPr>
            <w:noProof/>
            <w:webHidden/>
          </w:rPr>
          <w:tab/>
        </w:r>
        <w:r w:rsidRPr="009404BB">
          <w:rPr>
            <w:noProof/>
            <w:webHidden/>
          </w:rPr>
          <w:fldChar w:fldCharType="begin"/>
        </w:r>
        <w:r w:rsidRPr="009404BB">
          <w:rPr>
            <w:noProof/>
            <w:webHidden/>
          </w:rPr>
          <w:instrText xml:space="preserve"> PAGEREF _Toc187668439 \h </w:instrText>
        </w:r>
        <w:r w:rsidRPr="009404BB">
          <w:rPr>
            <w:noProof/>
            <w:webHidden/>
          </w:rPr>
        </w:r>
        <w:r w:rsidRPr="009404BB">
          <w:rPr>
            <w:noProof/>
            <w:webHidden/>
          </w:rPr>
          <w:fldChar w:fldCharType="separate"/>
        </w:r>
        <w:r w:rsidR="0056666E">
          <w:rPr>
            <w:noProof/>
            <w:webHidden/>
          </w:rPr>
          <w:t>39</w:t>
        </w:r>
        <w:r w:rsidRPr="009404BB">
          <w:rPr>
            <w:noProof/>
            <w:webHidden/>
          </w:rPr>
          <w:fldChar w:fldCharType="end"/>
        </w:r>
      </w:hyperlink>
    </w:p>
    <w:p w14:paraId="11C5F2BB" w14:textId="233EEDFF"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0" w:history="1">
        <w:r w:rsidRPr="009404BB">
          <w:rPr>
            <w:rStyle w:val="Hyperlink"/>
            <w:b/>
            <w:bCs/>
            <w:noProof/>
          </w:rPr>
          <w:t>Gambar 3. 5 Potongan kode proses remove punctuation</w:t>
        </w:r>
        <w:r w:rsidRPr="009404BB">
          <w:rPr>
            <w:noProof/>
            <w:webHidden/>
          </w:rPr>
          <w:tab/>
        </w:r>
        <w:r w:rsidRPr="009404BB">
          <w:rPr>
            <w:noProof/>
            <w:webHidden/>
          </w:rPr>
          <w:fldChar w:fldCharType="begin"/>
        </w:r>
        <w:r w:rsidRPr="009404BB">
          <w:rPr>
            <w:noProof/>
            <w:webHidden/>
          </w:rPr>
          <w:instrText xml:space="preserve"> PAGEREF _Toc187668440 \h </w:instrText>
        </w:r>
        <w:r w:rsidRPr="009404BB">
          <w:rPr>
            <w:noProof/>
            <w:webHidden/>
          </w:rPr>
        </w:r>
        <w:r w:rsidRPr="009404BB">
          <w:rPr>
            <w:noProof/>
            <w:webHidden/>
          </w:rPr>
          <w:fldChar w:fldCharType="separate"/>
        </w:r>
        <w:r w:rsidR="0056666E">
          <w:rPr>
            <w:noProof/>
            <w:webHidden/>
          </w:rPr>
          <w:t>39</w:t>
        </w:r>
        <w:r w:rsidRPr="009404BB">
          <w:rPr>
            <w:noProof/>
            <w:webHidden/>
          </w:rPr>
          <w:fldChar w:fldCharType="end"/>
        </w:r>
      </w:hyperlink>
    </w:p>
    <w:p w14:paraId="71FDA31B" w14:textId="030E7A49"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1" w:history="1">
        <w:r w:rsidRPr="009404BB">
          <w:rPr>
            <w:rStyle w:val="Hyperlink"/>
            <w:b/>
            <w:bCs/>
            <w:noProof/>
          </w:rPr>
          <w:t>Gambar 3. 6 Potongan kode proses stripping</w:t>
        </w:r>
        <w:r w:rsidRPr="009404BB">
          <w:rPr>
            <w:noProof/>
            <w:webHidden/>
          </w:rPr>
          <w:tab/>
        </w:r>
        <w:r w:rsidRPr="009404BB">
          <w:rPr>
            <w:noProof/>
            <w:webHidden/>
          </w:rPr>
          <w:fldChar w:fldCharType="begin"/>
        </w:r>
        <w:r w:rsidRPr="009404BB">
          <w:rPr>
            <w:noProof/>
            <w:webHidden/>
          </w:rPr>
          <w:instrText xml:space="preserve"> PAGEREF _Toc187668441 \h </w:instrText>
        </w:r>
        <w:r w:rsidRPr="009404BB">
          <w:rPr>
            <w:noProof/>
            <w:webHidden/>
          </w:rPr>
        </w:r>
        <w:r w:rsidRPr="009404BB">
          <w:rPr>
            <w:noProof/>
            <w:webHidden/>
          </w:rPr>
          <w:fldChar w:fldCharType="separate"/>
        </w:r>
        <w:r w:rsidR="0056666E">
          <w:rPr>
            <w:noProof/>
            <w:webHidden/>
          </w:rPr>
          <w:t>39</w:t>
        </w:r>
        <w:r w:rsidRPr="009404BB">
          <w:rPr>
            <w:noProof/>
            <w:webHidden/>
          </w:rPr>
          <w:fldChar w:fldCharType="end"/>
        </w:r>
      </w:hyperlink>
    </w:p>
    <w:p w14:paraId="2A674556" w14:textId="0F6E4034"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2" w:history="1">
        <w:r w:rsidRPr="009404BB">
          <w:rPr>
            <w:rStyle w:val="Hyperlink"/>
            <w:b/>
            <w:bCs/>
            <w:noProof/>
          </w:rPr>
          <w:t>Gambar 3. 7 Potongan kode proses tokenizing</w:t>
        </w:r>
        <w:r w:rsidRPr="009404BB">
          <w:rPr>
            <w:noProof/>
            <w:webHidden/>
          </w:rPr>
          <w:tab/>
        </w:r>
        <w:r w:rsidRPr="009404BB">
          <w:rPr>
            <w:noProof/>
            <w:webHidden/>
          </w:rPr>
          <w:fldChar w:fldCharType="begin"/>
        </w:r>
        <w:r w:rsidRPr="009404BB">
          <w:rPr>
            <w:noProof/>
            <w:webHidden/>
          </w:rPr>
          <w:instrText xml:space="preserve"> PAGEREF _Toc187668442 \h </w:instrText>
        </w:r>
        <w:r w:rsidRPr="009404BB">
          <w:rPr>
            <w:noProof/>
            <w:webHidden/>
          </w:rPr>
        </w:r>
        <w:r w:rsidRPr="009404BB">
          <w:rPr>
            <w:noProof/>
            <w:webHidden/>
          </w:rPr>
          <w:fldChar w:fldCharType="separate"/>
        </w:r>
        <w:r w:rsidR="0056666E">
          <w:rPr>
            <w:noProof/>
            <w:webHidden/>
          </w:rPr>
          <w:t>40</w:t>
        </w:r>
        <w:r w:rsidRPr="009404BB">
          <w:rPr>
            <w:noProof/>
            <w:webHidden/>
          </w:rPr>
          <w:fldChar w:fldCharType="end"/>
        </w:r>
      </w:hyperlink>
    </w:p>
    <w:p w14:paraId="56DBB7E7" w14:textId="428645FD"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3" w:history="1">
        <w:r w:rsidRPr="009404BB">
          <w:rPr>
            <w:rStyle w:val="Hyperlink"/>
            <w:b/>
            <w:bCs/>
            <w:noProof/>
          </w:rPr>
          <w:t>Gambar 3. 8 Potongan kode proses filtering</w:t>
        </w:r>
        <w:r w:rsidRPr="009404BB">
          <w:rPr>
            <w:noProof/>
            <w:webHidden/>
          </w:rPr>
          <w:tab/>
        </w:r>
        <w:r w:rsidRPr="009404BB">
          <w:rPr>
            <w:noProof/>
            <w:webHidden/>
          </w:rPr>
          <w:fldChar w:fldCharType="begin"/>
        </w:r>
        <w:r w:rsidRPr="009404BB">
          <w:rPr>
            <w:noProof/>
            <w:webHidden/>
          </w:rPr>
          <w:instrText xml:space="preserve"> PAGEREF _Toc187668443 \h </w:instrText>
        </w:r>
        <w:r w:rsidRPr="009404BB">
          <w:rPr>
            <w:noProof/>
            <w:webHidden/>
          </w:rPr>
        </w:r>
        <w:r w:rsidRPr="009404BB">
          <w:rPr>
            <w:noProof/>
            <w:webHidden/>
          </w:rPr>
          <w:fldChar w:fldCharType="separate"/>
        </w:r>
        <w:r w:rsidR="0056666E">
          <w:rPr>
            <w:noProof/>
            <w:webHidden/>
          </w:rPr>
          <w:t>40</w:t>
        </w:r>
        <w:r w:rsidRPr="009404BB">
          <w:rPr>
            <w:noProof/>
            <w:webHidden/>
          </w:rPr>
          <w:fldChar w:fldCharType="end"/>
        </w:r>
      </w:hyperlink>
    </w:p>
    <w:p w14:paraId="462AF395" w14:textId="5C59E1E3"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4" w:history="1">
        <w:r w:rsidRPr="009404BB">
          <w:rPr>
            <w:rStyle w:val="Hyperlink"/>
            <w:b/>
            <w:bCs/>
            <w:noProof/>
          </w:rPr>
          <w:t>Gambar 3. 9 Potongan kode proses stemming</w:t>
        </w:r>
        <w:r w:rsidRPr="009404BB">
          <w:rPr>
            <w:noProof/>
            <w:webHidden/>
          </w:rPr>
          <w:tab/>
        </w:r>
        <w:r w:rsidRPr="009404BB">
          <w:rPr>
            <w:noProof/>
            <w:webHidden/>
          </w:rPr>
          <w:fldChar w:fldCharType="begin"/>
        </w:r>
        <w:r w:rsidRPr="009404BB">
          <w:rPr>
            <w:noProof/>
            <w:webHidden/>
          </w:rPr>
          <w:instrText xml:space="preserve"> PAGEREF _Toc187668444 \h </w:instrText>
        </w:r>
        <w:r w:rsidRPr="009404BB">
          <w:rPr>
            <w:noProof/>
            <w:webHidden/>
          </w:rPr>
        </w:r>
        <w:r w:rsidRPr="009404BB">
          <w:rPr>
            <w:noProof/>
            <w:webHidden/>
          </w:rPr>
          <w:fldChar w:fldCharType="separate"/>
        </w:r>
        <w:r w:rsidR="0056666E">
          <w:rPr>
            <w:noProof/>
            <w:webHidden/>
          </w:rPr>
          <w:t>40</w:t>
        </w:r>
        <w:r w:rsidRPr="009404BB">
          <w:rPr>
            <w:noProof/>
            <w:webHidden/>
          </w:rPr>
          <w:fldChar w:fldCharType="end"/>
        </w:r>
      </w:hyperlink>
    </w:p>
    <w:p w14:paraId="78CF6CB9" w14:textId="2ED2B93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5" w:history="1">
        <w:r w:rsidRPr="009404BB">
          <w:rPr>
            <w:rStyle w:val="Hyperlink"/>
            <w:b/>
            <w:bCs/>
            <w:noProof/>
          </w:rPr>
          <w:t>Gambar 3. 10 Gambaran tampilan aplikasi 1</w:t>
        </w:r>
        <w:r w:rsidRPr="009404BB">
          <w:rPr>
            <w:noProof/>
            <w:webHidden/>
          </w:rPr>
          <w:tab/>
        </w:r>
        <w:r w:rsidRPr="009404BB">
          <w:rPr>
            <w:noProof/>
            <w:webHidden/>
          </w:rPr>
          <w:fldChar w:fldCharType="begin"/>
        </w:r>
        <w:r w:rsidRPr="009404BB">
          <w:rPr>
            <w:noProof/>
            <w:webHidden/>
          </w:rPr>
          <w:instrText xml:space="preserve"> PAGEREF _Toc187668445 \h </w:instrText>
        </w:r>
        <w:r w:rsidRPr="009404BB">
          <w:rPr>
            <w:noProof/>
            <w:webHidden/>
          </w:rPr>
        </w:r>
        <w:r w:rsidRPr="009404BB">
          <w:rPr>
            <w:noProof/>
            <w:webHidden/>
          </w:rPr>
          <w:fldChar w:fldCharType="separate"/>
        </w:r>
        <w:r w:rsidR="0056666E">
          <w:rPr>
            <w:noProof/>
            <w:webHidden/>
          </w:rPr>
          <w:t>42</w:t>
        </w:r>
        <w:r w:rsidRPr="009404BB">
          <w:rPr>
            <w:noProof/>
            <w:webHidden/>
          </w:rPr>
          <w:fldChar w:fldCharType="end"/>
        </w:r>
      </w:hyperlink>
    </w:p>
    <w:p w14:paraId="488AEDFE" w14:textId="6BD5992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6" w:history="1">
        <w:r w:rsidRPr="009404BB">
          <w:rPr>
            <w:rStyle w:val="Hyperlink"/>
            <w:b/>
            <w:bCs/>
            <w:noProof/>
          </w:rPr>
          <w:t>Gambar 3. 11 Gambaran tampilan aplikasi 2</w:t>
        </w:r>
        <w:r w:rsidRPr="009404BB">
          <w:rPr>
            <w:noProof/>
            <w:webHidden/>
          </w:rPr>
          <w:tab/>
        </w:r>
        <w:r w:rsidRPr="009404BB">
          <w:rPr>
            <w:noProof/>
            <w:webHidden/>
          </w:rPr>
          <w:fldChar w:fldCharType="begin"/>
        </w:r>
        <w:r w:rsidRPr="009404BB">
          <w:rPr>
            <w:noProof/>
            <w:webHidden/>
          </w:rPr>
          <w:instrText xml:space="preserve"> PAGEREF _Toc187668446 \h </w:instrText>
        </w:r>
        <w:r w:rsidRPr="009404BB">
          <w:rPr>
            <w:noProof/>
            <w:webHidden/>
          </w:rPr>
        </w:r>
        <w:r w:rsidRPr="009404BB">
          <w:rPr>
            <w:noProof/>
            <w:webHidden/>
          </w:rPr>
          <w:fldChar w:fldCharType="separate"/>
        </w:r>
        <w:r w:rsidR="0056666E">
          <w:rPr>
            <w:noProof/>
            <w:webHidden/>
          </w:rPr>
          <w:t>42</w:t>
        </w:r>
        <w:r w:rsidRPr="009404BB">
          <w:rPr>
            <w:noProof/>
            <w:webHidden/>
          </w:rPr>
          <w:fldChar w:fldCharType="end"/>
        </w:r>
      </w:hyperlink>
    </w:p>
    <w:p w14:paraId="7904C381" w14:textId="1AEA7A0B" w:rsidR="00EE472A" w:rsidRPr="009404BB" w:rsidRDefault="005A673E" w:rsidP="001E1A55">
      <w:pPr>
        <w:tabs>
          <w:tab w:val="left" w:pos="903"/>
        </w:tabs>
        <w:rPr>
          <w:sz w:val="20"/>
          <w:szCs w:val="20"/>
        </w:rPr>
      </w:pPr>
      <w:r w:rsidRPr="009404BB">
        <w:rPr>
          <w:sz w:val="20"/>
          <w:szCs w:val="20"/>
        </w:rPr>
        <w:fldChar w:fldCharType="end"/>
      </w:r>
    </w:p>
    <w:p w14:paraId="12592A3E" w14:textId="77777777" w:rsidR="00EE472A" w:rsidRPr="009404BB" w:rsidRDefault="00EE472A" w:rsidP="001E1A55">
      <w:pPr>
        <w:tabs>
          <w:tab w:val="left" w:pos="903"/>
        </w:tabs>
        <w:rPr>
          <w:sz w:val="20"/>
          <w:szCs w:val="20"/>
        </w:rPr>
      </w:pPr>
    </w:p>
    <w:p w14:paraId="61710EF9" w14:textId="77777777" w:rsidR="00EE472A" w:rsidRPr="009404BB" w:rsidRDefault="00EE472A" w:rsidP="001E1A55">
      <w:pPr>
        <w:tabs>
          <w:tab w:val="left" w:pos="903"/>
        </w:tabs>
        <w:rPr>
          <w:sz w:val="20"/>
          <w:szCs w:val="20"/>
        </w:rPr>
      </w:pPr>
    </w:p>
    <w:p w14:paraId="415DAA07" w14:textId="77777777" w:rsidR="00EE472A" w:rsidRPr="009404BB" w:rsidRDefault="00EE472A" w:rsidP="001E1A55">
      <w:pPr>
        <w:tabs>
          <w:tab w:val="left" w:pos="903"/>
        </w:tabs>
        <w:rPr>
          <w:sz w:val="20"/>
          <w:szCs w:val="20"/>
        </w:rPr>
      </w:pPr>
    </w:p>
    <w:p w14:paraId="578F9AF9" w14:textId="77777777" w:rsidR="00EE472A" w:rsidRPr="009404BB" w:rsidRDefault="00EE472A" w:rsidP="001E1A55">
      <w:pPr>
        <w:tabs>
          <w:tab w:val="left" w:pos="903"/>
        </w:tabs>
        <w:rPr>
          <w:sz w:val="20"/>
          <w:szCs w:val="20"/>
        </w:rPr>
      </w:pPr>
    </w:p>
    <w:p w14:paraId="45E7F421" w14:textId="77777777" w:rsidR="00EE472A" w:rsidRPr="009404BB" w:rsidRDefault="00EE472A" w:rsidP="001E1A55">
      <w:pPr>
        <w:tabs>
          <w:tab w:val="left" w:pos="903"/>
        </w:tabs>
        <w:rPr>
          <w:sz w:val="20"/>
          <w:szCs w:val="20"/>
        </w:rPr>
      </w:pPr>
    </w:p>
    <w:p w14:paraId="122BFB5F" w14:textId="77777777" w:rsidR="00EE472A" w:rsidRPr="009404BB" w:rsidRDefault="00EE472A" w:rsidP="001E1A55">
      <w:pPr>
        <w:tabs>
          <w:tab w:val="left" w:pos="903"/>
        </w:tabs>
        <w:rPr>
          <w:sz w:val="20"/>
          <w:szCs w:val="20"/>
        </w:rPr>
      </w:pPr>
    </w:p>
    <w:p w14:paraId="58CD578E" w14:textId="77777777" w:rsidR="00EE472A" w:rsidRPr="009404BB" w:rsidRDefault="00EE472A" w:rsidP="001E1A55">
      <w:pPr>
        <w:tabs>
          <w:tab w:val="left" w:pos="903"/>
        </w:tabs>
        <w:rPr>
          <w:sz w:val="20"/>
          <w:szCs w:val="20"/>
        </w:rPr>
      </w:pPr>
    </w:p>
    <w:p w14:paraId="0F0DA5F1" w14:textId="77777777" w:rsidR="00EE472A" w:rsidRPr="009404BB" w:rsidRDefault="00EE472A" w:rsidP="001E1A55">
      <w:pPr>
        <w:tabs>
          <w:tab w:val="left" w:pos="903"/>
        </w:tabs>
        <w:rPr>
          <w:sz w:val="20"/>
          <w:szCs w:val="20"/>
        </w:rPr>
      </w:pPr>
    </w:p>
    <w:p w14:paraId="3664A4D1" w14:textId="77777777" w:rsidR="00EE472A" w:rsidRPr="009404BB" w:rsidRDefault="00EE472A" w:rsidP="001E1A55">
      <w:pPr>
        <w:tabs>
          <w:tab w:val="left" w:pos="903"/>
        </w:tabs>
        <w:rPr>
          <w:sz w:val="20"/>
          <w:szCs w:val="20"/>
        </w:rPr>
      </w:pPr>
    </w:p>
    <w:p w14:paraId="2A2FEA92" w14:textId="77777777" w:rsidR="00EE472A" w:rsidRPr="009404BB" w:rsidRDefault="00EE472A" w:rsidP="001E1A55">
      <w:pPr>
        <w:tabs>
          <w:tab w:val="left" w:pos="903"/>
        </w:tabs>
        <w:rPr>
          <w:sz w:val="20"/>
          <w:szCs w:val="20"/>
        </w:rPr>
      </w:pPr>
    </w:p>
    <w:p w14:paraId="18A682CB" w14:textId="77777777" w:rsidR="00EE472A" w:rsidRPr="009404BB" w:rsidRDefault="00EE472A" w:rsidP="001E1A55">
      <w:pPr>
        <w:tabs>
          <w:tab w:val="left" w:pos="903"/>
        </w:tabs>
        <w:rPr>
          <w:sz w:val="20"/>
          <w:szCs w:val="20"/>
        </w:rPr>
      </w:pPr>
    </w:p>
    <w:p w14:paraId="7D771D35" w14:textId="77777777" w:rsidR="00EE472A" w:rsidRPr="009404BB" w:rsidRDefault="00EE472A" w:rsidP="001E1A55">
      <w:pPr>
        <w:tabs>
          <w:tab w:val="left" w:pos="903"/>
        </w:tabs>
        <w:rPr>
          <w:sz w:val="20"/>
          <w:szCs w:val="20"/>
        </w:rPr>
      </w:pPr>
    </w:p>
    <w:p w14:paraId="06FA6372" w14:textId="77777777" w:rsidR="00EE472A" w:rsidRPr="009404BB" w:rsidRDefault="00EE472A" w:rsidP="001E1A55">
      <w:pPr>
        <w:tabs>
          <w:tab w:val="left" w:pos="903"/>
        </w:tabs>
        <w:rPr>
          <w:sz w:val="20"/>
          <w:szCs w:val="20"/>
        </w:rPr>
      </w:pPr>
    </w:p>
    <w:p w14:paraId="1A558FB1" w14:textId="77777777" w:rsidR="00EE472A" w:rsidRPr="009404BB" w:rsidRDefault="00EE472A" w:rsidP="001E1A55">
      <w:pPr>
        <w:tabs>
          <w:tab w:val="left" w:pos="903"/>
        </w:tabs>
        <w:rPr>
          <w:sz w:val="20"/>
          <w:szCs w:val="20"/>
        </w:rPr>
      </w:pPr>
    </w:p>
    <w:p w14:paraId="1D22AA6D" w14:textId="77777777" w:rsidR="00EE472A" w:rsidRPr="009404BB" w:rsidRDefault="00EE472A" w:rsidP="001E1A55">
      <w:pPr>
        <w:tabs>
          <w:tab w:val="left" w:pos="903"/>
        </w:tabs>
        <w:rPr>
          <w:sz w:val="20"/>
          <w:szCs w:val="20"/>
        </w:rPr>
      </w:pPr>
    </w:p>
    <w:p w14:paraId="538F71AD" w14:textId="77777777" w:rsidR="00EE472A" w:rsidRPr="009404BB" w:rsidRDefault="00EE472A" w:rsidP="001E1A55">
      <w:pPr>
        <w:tabs>
          <w:tab w:val="left" w:pos="903"/>
        </w:tabs>
        <w:rPr>
          <w:sz w:val="20"/>
          <w:szCs w:val="20"/>
        </w:rPr>
      </w:pPr>
    </w:p>
    <w:p w14:paraId="780326B8" w14:textId="77777777" w:rsidR="00EE472A" w:rsidRPr="009404BB" w:rsidRDefault="00EE472A" w:rsidP="001E1A55">
      <w:pPr>
        <w:tabs>
          <w:tab w:val="left" w:pos="903"/>
        </w:tabs>
        <w:rPr>
          <w:sz w:val="20"/>
          <w:szCs w:val="20"/>
        </w:rPr>
      </w:pPr>
    </w:p>
    <w:p w14:paraId="31E56A03" w14:textId="77777777" w:rsidR="00EE472A" w:rsidRPr="009404BB" w:rsidRDefault="00EE472A" w:rsidP="001E1A55">
      <w:pPr>
        <w:tabs>
          <w:tab w:val="left" w:pos="903"/>
        </w:tabs>
        <w:rPr>
          <w:sz w:val="20"/>
          <w:szCs w:val="20"/>
        </w:rPr>
      </w:pPr>
    </w:p>
    <w:p w14:paraId="303F08FB" w14:textId="77777777" w:rsidR="00EE472A" w:rsidRPr="009404BB" w:rsidRDefault="00EE472A" w:rsidP="001E1A55">
      <w:pPr>
        <w:tabs>
          <w:tab w:val="left" w:pos="903"/>
        </w:tabs>
        <w:rPr>
          <w:sz w:val="20"/>
          <w:szCs w:val="20"/>
        </w:rPr>
      </w:pPr>
    </w:p>
    <w:p w14:paraId="6BD2D824" w14:textId="77777777" w:rsidR="0009639D" w:rsidRPr="009404BB" w:rsidRDefault="0009639D" w:rsidP="0009639D">
      <w:pPr>
        <w:tabs>
          <w:tab w:val="left" w:pos="903"/>
        </w:tabs>
        <w:rPr>
          <w:sz w:val="20"/>
          <w:szCs w:val="20"/>
        </w:rPr>
      </w:pPr>
      <w:bookmarkStart w:id="3" w:name="_Toc187674064"/>
    </w:p>
    <w:p w14:paraId="12BAC681" w14:textId="77777777" w:rsidR="0009639D" w:rsidRPr="009404BB" w:rsidRDefault="0009639D" w:rsidP="0009639D">
      <w:pPr>
        <w:tabs>
          <w:tab w:val="left" w:pos="903"/>
        </w:tabs>
        <w:rPr>
          <w:sz w:val="20"/>
          <w:szCs w:val="20"/>
        </w:rPr>
      </w:pPr>
    </w:p>
    <w:p w14:paraId="225E0C38" w14:textId="77777777" w:rsidR="0009639D" w:rsidRPr="009404BB" w:rsidRDefault="0009639D" w:rsidP="0009639D">
      <w:pPr>
        <w:tabs>
          <w:tab w:val="left" w:pos="903"/>
        </w:tabs>
        <w:rPr>
          <w:sz w:val="20"/>
          <w:szCs w:val="20"/>
        </w:rPr>
      </w:pPr>
    </w:p>
    <w:p w14:paraId="0D079385" w14:textId="77777777" w:rsidR="0009639D" w:rsidRPr="009404BB" w:rsidRDefault="0009639D" w:rsidP="0009639D">
      <w:pPr>
        <w:tabs>
          <w:tab w:val="left" w:pos="903"/>
        </w:tabs>
        <w:rPr>
          <w:sz w:val="20"/>
          <w:szCs w:val="20"/>
        </w:rPr>
      </w:pPr>
    </w:p>
    <w:p w14:paraId="76B2FA41" w14:textId="77777777" w:rsidR="0009639D" w:rsidRPr="009404BB" w:rsidRDefault="0009639D" w:rsidP="0009639D">
      <w:pPr>
        <w:tabs>
          <w:tab w:val="left" w:pos="903"/>
        </w:tabs>
        <w:rPr>
          <w:sz w:val="20"/>
          <w:szCs w:val="20"/>
        </w:rPr>
      </w:pPr>
    </w:p>
    <w:p w14:paraId="4B377E82" w14:textId="77777777" w:rsidR="0009639D" w:rsidRPr="009404BB" w:rsidRDefault="0009639D" w:rsidP="0009639D">
      <w:pPr>
        <w:tabs>
          <w:tab w:val="left" w:pos="903"/>
        </w:tabs>
        <w:rPr>
          <w:sz w:val="20"/>
          <w:szCs w:val="20"/>
        </w:rPr>
      </w:pPr>
    </w:p>
    <w:p w14:paraId="2AFD1479" w14:textId="77777777" w:rsidR="0009639D" w:rsidRPr="009404BB" w:rsidRDefault="0009639D" w:rsidP="0009639D">
      <w:pPr>
        <w:tabs>
          <w:tab w:val="left" w:pos="903"/>
        </w:tabs>
        <w:rPr>
          <w:sz w:val="20"/>
          <w:szCs w:val="20"/>
        </w:rPr>
      </w:pPr>
    </w:p>
    <w:p w14:paraId="4A07383A" w14:textId="77777777" w:rsidR="0009639D" w:rsidRPr="009404BB" w:rsidRDefault="0009639D" w:rsidP="0009639D">
      <w:pPr>
        <w:tabs>
          <w:tab w:val="left" w:pos="903"/>
        </w:tabs>
        <w:rPr>
          <w:sz w:val="20"/>
          <w:szCs w:val="20"/>
        </w:rPr>
      </w:pPr>
    </w:p>
    <w:p w14:paraId="1204F3D9" w14:textId="77777777" w:rsidR="0009639D" w:rsidRPr="009404BB" w:rsidRDefault="0009639D" w:rsidP="0009639D">
      <w:pPr>
        <w:tabs>
          <w:tab w:val="left" w:pos="903"/>
        </w:tabs>
        <w:rPr>
          <w:sz w:val="20"/>
          <w:szCs w:val="20"/>
        </w:rPr>
      </w:pPr>
    </w:p>
    <w:p w14:paraId="630B7916" w14:textId="77777777" w:rsidR="0009639D" w:rsidRDefault="0009639D" w:rsidP="0009639D">
      <w:pPr>
        <w:tabs>
          <w:tab w:val="left" w:pos="903"/>
        </w:tabs>
        <w:rPr>
          <w:sz w:val="20"/>
          <w:szCs w:val="20"/>
        </w:rPr>
      </w:pPr>
    </w:p>
    <w:p w14:paraId="31B02CBE" w14:textId="77777777" w:rsidR="0009639D" w:rsidRDefault="0009639D" w:rsidP="0009639D">
      <w:pPr>
        <w:tabs>
          <w:tab w:val="left" w:pos="903"/>
        </w:tabs>
        <w:rPr>
          <w:sz w:val="20"/>
          <w:szCs w:val="20"/>
        </w:rPr>
      </w:pPr>
    </w:p>
    <w:p w14:paraId="7FA4AE90" w14:textId="77777777" w:rsidR="0009639D" w:rsidRDefault="0009639D" w:rsidP="0009639D">
      <w:pPr>
        <w:tabs>
          <w:tab w:val="left" w:pos="903"/>
        </w:tabs>
        <w:rPr>
          <w:sz w:val="20"/>
          <w:szCs w:val="20"/>
        </w:rPr>
      </w:pPr>
    </w:p>
    <w:p w14:paraId="35CD0E53" w14:textId="77777777" w:rsidR="0009639D" w:rsidRPr="009404BB" w:rsidRDefault="0009639D" w:rsidP="0009639D">
      <w:pPr>
        <w:tabs>
          <w:tab w:val="left" w:pos="903"/>
        </w:tabs>
        <w:rPr>
          <w:sz w:val="20"/>
          <w:szCs w:val="20"/>
        </w:rPr>
      </w:pPr>
    </w:p>
    <w:p w14:paraId="4A31361B" w14:textId="77777777" w:rsidR="0009639D" w:rsidRPr="009404BB" w:rsidRDefault="0009639D" w:rsidP="0009639D">
      <w:pPr>
        <w:tabs>
          <w:tab w:val="left" w:pos="903"/>
        </w:tabs>
        <w:rPr>
          <w:sz w:val="20"/>
          <w:szCs w:val="20"/>
        </w:rPr>
      </w:pPr>
    </w:p>
    <w:p w14:paraId="5CF57FFA" w14:textId="77777777" w:rsidR="0009639D" w:rsidRPr="009404BB" w:rsidRDefault="0009639D" w:rsidP="0009639D">
      <w:pPr>
        <w:tabs>
          <w:tab w:val="left" w:pos="903"/>
        </w:tabs>
        <w:rPr>
          <w:sz w:val="20"/>
          <w:szCs w:val="20"/>
        </w:rPr>
      </w:pPr>
    </w:p>
    <w:p w14:paraId="513B6F50" w14:textId="77777777" w:rsidR="0009639D" w:rsidRPr="009404BB" w:rsidRDefault="0009639D" w:rsidP="0009639D">
      <w:pPr>
        <w:tabs>
          <w:tab w:val="left" w:pos="903"/>
        </w:tabs>
        <w:rPr>
          <w:sz w:val="20"/>
          <w:szCs w:val="20"/>
        </w:rPr>
      </w:pPr>
    </w:p>
    <w:p w14:paraId="702A3391" w14:textId="77777777" w:rsidR="0009639D" w:rsidRPr="009404BB" w:rsidRDefault="0009639D" w:rsidP="0009639D">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E0923E9" w14:textId="77777777" w:rsidR="0009639D" w:rsidRPr="009404BB" w:rsidRDefault="0009639D" w:rsidP="0009639D">
      <w:pPr>
        <w:tabs>
          <w:tab w:val="left" w:pos="903"/>
        </w:tabs>
        <w:rPr>
          <w:sz w:val="20"/>
          <w:szCs w:val="20"/>
        </w:rPr>
      </w:pPr>
    </w:p>
    <w:p w14:paraId="5FB35A37" w14:textId="77777777" w:rsidR="0009639D" w:rsidRPr="009404BB" w:rsidRDefault="0009639D" w:rsidP="0009639D">
      <w:pPr>
        <w:tabs>
          <w:tab w:val="left" w:pos="903"/>
        </w:tabs>
        <w:rPr>
          <w:sz w:val="20"/>
          <w:szCs w:val="20"/>
        </w:rPr>
      </w:pPr>
    </w:p>
    <w:p w14:paraId="7E98CF23" w14:textId="77777777" w:rsidR="0009639D" w:rsidRPr="009404BB" w:rsidRDefault="0009639D" w:rsidP="0009639D">
      <w:pPr>
        <w:tabs>
          <w:tab w:val="left" w:pos="903"/>
        </w:tabs>
        <w:rPr>
          <w:sz w:val="20"/>
          <w:szCs w:val="20"/>
        </w:rPr>
      </w:pPr>
    </w:p>
    <w:p w14:paraId="474F65C7" w14:textId="77777777" w:rsidR="0009639D" w:rsidRPr="009404BB" w:rsidRDefault="0009639D" w:rsidP="0009639D">
      <w:pPr>
        <w:tabs>
          <w:tab w:val="left" w:pos="903"/>
        </w:tabs>
        <w:rPr>
          <w:sz w:val="20"/>
          <w:szCs w:val="20"/>
        </w:rPr>
      </w:pPr>
    </w:p>
    <w:p w14:paraId="4C006B11" w14:textId="77777777" w:rsidR="0009639D" w:rsidRPr="009404BB" w:rsidRDefault="0009639D" w:rsidP="0009639D">
      <w:pPr>
        <w:tabs>
          <w:tab w:val="left" w:pos="903"/>
        </w:tabs>
        <w:rPr>
          <w:sz w:val="20"/>
          <w:szCs w:val="20"/>
        </w:rPr>
      </w:pPr>
    </w:p>
    <w:p w14:paraId="47185AF8" w14:textId="77777777" w:rsidR="0009639D" w:rsidRPr="009404BB" w:rsidRDefault="0009639D" w:rsidP="0009639D">
      <w:pPr>
        <w:tabs>
          <w:tab w:val="left" w:pos="903"/>
        </w:tabs>
        <w:rPr>
          <w:sz w:val="20"/>
          <w:szCs w:val="20"/>
        </w:rPr>
      </w:pPr>
    </w:p>
    <w:p w14:paraId="0C66B63C" w14:textId="77777777" w:rsidR="0009639D" w:rsidRPr="009404BB" w:rsidRDefault="0009639D" w:rsidP="0009639D">
      <w:pPr>
        <w:tabs>
          <w:tab w:val="left" w:pos="903"/>
        </w:tabs>
        <w:rPr>
          <w:sz w:val="20"/>
          <w:szCs w:val="20"/>
        </w:rPr>
      </w:pPr>
    </w:p>
    <w:p w14:paraId="5B69E2FA" w14:textId="77777777" w:rsidR="0009639D" w:rsidRPr="009404BB" w:rsidRDefault="0009639D" w:rsidP="0009639D">
      <w:pPr>
        <w:tabs>
          <w:tab w:val="left" w:pos="903"/>
        </w:tabs>
        <w:rPr>
          <w:sz w:val="20"/>
          <w:szCs w:val="20"/>
        </w:rPr>
      </w:pPr>
    </w:p>
    <w:p w14:paraId="08358018" w14:textId="77777777" w:rsidR="0009639D" w:rsidRPr="009404BB" w:rsidRDefault="0009639D" w:rsidP="0009639D">
      <w:pPr>
        <w:tabs>
          <w:tab w:val="left" w:pos="903"/>
        </w:tabs>
        <w:rPr>
          <w:sz w:val="20"/>
          <w:szCs w:val="20"/>
        </w:rPr>
      </w:pPr>
    </w:p>
    <w:p w14:paraId="077FC215" w14:textId="77777777" w:rsidR="0009639D" w:rsidRPr="009404BB" w:rsidRDefault="0009639D" w:rsidP="0009639D">
      <w:pPr>
        <w:tabs>
          <w:tab w:val="left" w:pos="903"/>
        </w:tabs>
        <w:rPr>
          <w:sz w:val="20"/>
          <w:szCs w:val="20"/>
        </w:rPr>
      </w:pPr>
    </w:p>
    <w:p w14:paraId="4B455D4B" w14:textId="77777777" w:rsidR="0009639D" w:rsidRPr="009404BB" w:rsidRDefault="0009639D" w:rsidP="0009639D">
      <w:pPr>
        <w:tabs>
          <w:tab w:val="left" w:pos="903"/>
        </w:tabs>
        <w:rPr>
          <w:sz w:val="20"/>
          <w:szCs w:val="20"/>
        </w:rPr>
      </w:pPr>
    </w:p>
    <w:p w14:paraId="3F18F2E4" w14:textId="77777777" w:rsidR="0009639D" w:rsidRPr="009404BB" w:rsidRDefault="0009639D" w:rsidP="0009639D">
      <w:pPr>
        <w:tabs>
          <w:tab w:val="left" w:pos="903"/>
        </w:tabs>
        <w:rPr>
          <w:sz w:val="20"/>
          <w:szCs w:val="20"/>
        </w:rPr>
      </w:pPr>
    </w:p>
    <w:p w14:paraId="3B2AFD34" w14:textId="77777777" w:rsidR="0009639D" w:rsidRPr="009404BB" w:rsidRDefault="0009639D" w:rsidP="0009639D">
      <w:pPr>
        <w:tabs>
          <w:tab w:val="left" w:pos="903"/>
        </w:tabs>
        <w:rPr>
          <w:sz w:val="20"/>
          <w:szCs w:val="20"/>
        </w:rPr>
      </w:pPr>
    </w:p>
    <w:p w14:paraId="7B408EB3" w14:textId="77777777" w:rsidR="0009639D" w:rsidRPr="009404BB" w:rsidRDefault="0009639D" w:rsidP="0009639D">
      <w:pPr>
        <w:tabs>
          <w:tab w:val="left" w:pos="903"/>
        </w:tabs>
        <w:rPr>
          <w:sz w:val="20"/>
          <w:szCs w:val="20"/>
        </w:rPr>
      </w:pPr>
    </w:p>
    <w:p w14:paraId="76AF6EEC" w14:textId="77777777" w:rsidR="0009639D" w:rsidRPr="009404BB" w:rsidRDefault="0009639D" w:rsidP="0009639D">
      <w:pPr>
        <w:tabs>
          <w:tab w:val="left" w:pos="903"/>
        </w:tabs>
        <w:rPr>
          <w:sz w:val="20"/>
          <w:szCs w:val="20"/>
        </w:rPr>
      </w:pPr>
    </w:p>
    <w:p w14:paraId="433F445A" w14:textId="77777777" w:rsidR="0009639D" w:rsidRPr="009404BB" w:rsidRDefault="0009639D" w:rsidP="0009639D">
      <w:pPr>
        <w:tabs>
          <w:tab w:val="left" w:pos="903"/>
        </w:tabs>
        <w:rPr>
          <w:sz w:val="20"/>
          <w:szCs w:val="20"/>
        </w:rPr>
      </w:pPr>
    </w:p>
    <w:p w14:paraId="6D2E0AD5" w14:textId="77777777" w:rsidR="0009639D" w:rsidRPr="009404BB" w:rsidRDefault="0009639D" w:rsidP="0009639D">
      <w:pPr>
        <w:tabs>
          <w:tab w:val="left" w:pos="903"/>
        </w:tabs>
        <w:rPr>
          <w:sz w:val="20"/>
          <w:szCs w:val="20"/>
        </w:rPr>
      </w:pPr>
    </w:p>
    <w:p w14:paraId="1A627AED" w14:textId="77777777" w:rsidR="0009639D" w:rsidRPr="009404BB" w:rsidRDefault="0009639D" w:rsidP="0009639D">
      <w:pPr>
        <w:tabs>
          <w:tab w:val="left" w:pos="903"/>
        </w:tabs>
        <w:rPr>
          <w:sz w:val="20"/>
          <w:szCs w:val="20"/>
        </w:rPr>
      </w:pPr>
    </w:p>
    <w:p w14:paraId="4F129F27" w14:textId="77777777" w:rsidR="0009639D" w:rsidRPr="009404BB" w:rsidRDefault="0009639D" w:rsidP="0009639D">
      <w:pPr>
        <w:tabs>
          <w:tab w:val="left" w:pos="903"/>
        </w:tabs>
        <w:rPr>
          <w:sz w:val="20"/>
          <w:szCs w:val="20"/>
        </w:rPr>
      </w:pPr>
    </w:p>
    <w:p w14:paraId="187078D5" w14:textId="77777777" w:rsidR="0009639D" w:rsidRPr="009404BB" w:rsidRDefault="0009639D" w:rsidP="0009639D">
      <w:pPr>
        <w:tabs>
          <w:tab w:val="left" w:pos="903"/>
        </w:tabs>
        <w:rPr>
          <w:sz w:val="20"/>
          <w:szCs w:val="20"/>
        </w:rPr>
      </w:pPr>
    </w:p>
    <w:p w14:paraId="774D4EBE" w14:textId="77777777" w:rsidR="0009639D" w:rsidRDefault="0009639D" w:rsidP="0009639D">
      <w:pPr>
        <w:pStyle w:val="Heading1"/>
        <w:jc w:val="left"/>
      </w:pPr>
    </w:p>
    <w:p w14:paraId="457D7CBE" w14:textId="77777777" w:rsidR="0009639D" w:rsidRPr="0009639D" w:rsidRDefault="0009639D" w:rsidP="0009639D"/>
    <w:p w14:paraId="75768FED" w14:textId="37DEBEDF" w:rsidR="00EE472A" w:rsidRPr="009404BB" w:rsidRDefault="00EE472A" w:rsidP="002C01CC">
      <w:pPr>
        <w:pStyle w:val="Heading1"/>
      </w:pPr>
      <w:r w:rsidRPr="009404BB">
        <w:t>DAFTAR TABEL</w:t>
      </w:r>
      <w:bookmarkEnd w:id="3"/>
    </w:p>
    <w:p w14:paraId="0E60BEB7" w14:textId="77777777" w:rsidR="00EE472A" w:rsidRPr="009404BB" w:rsidRDefault="00EE472A" w:rsidP="001E1A55">
      <w:pPr>
        <w:tabs>
          <w:tab w:val="left" w:pos="903"/>
        </w:tabs>
        <w:rPr>
          <w:sz w:val="20"/>
          <w:szCs w:val="20"/>
        </w:rPr>
      </w:pPr>
    </w:p>
    <w:p w14:paraId="6099166D" w14:textId="5AB4BB7B"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"Tabel 2." </w:instrText>
      </w:r>
      <w:r w:rsidRPr="009404BB">
        <w:rPr>
          <w:sz w:val="20"/>
          <w:szCs w:val="20"/>
        </w:rPr>
        <w:fldChar w:fldCharType="separate"/>
      </w:r>
      <w:hyperlink w:anchor="_Toc187668491" w:history="1">
        <w:r w:rsidRPr="009404BB">
          <w:rPr>
            <w:rStyle w:val="Hyperlink"/>
            <w:b/>
            <w:bCs/>
            <w:noProof/>
          </w:rPr>
          <w:t>Tabel 2. 1 Perbandingan Metode dengan Penelitian Terkait</w:t>
        </w:r>
        <w:r w:rsidRPr="009404BB">
          <w:rPr>
            <w:noProof/>
            <w:webHidden/>
          </w:rPr>
          <w:tab/>
        </w:r>
        <w:r w:rsidRPr="009404BB">
          <w:rPr>
            <w:noProof/>
            <w:webHidden/>
          </w:rPr>
          <w:fldChar w:fldCharType="begin"/>
        </w:r>
        <w:r w:rsidRPr="009404BB">
          <w:rPr>
            <w:noProof/>
            <w:webHidden/>
          </w:rPr>
          <w:instrText xml:space="preserve"> PAGEREF _Toc187668491 \h </w:instrText>
        </w:r>
        <w:r w:rsidRPr="009404BB">
          <w:rPr>
            <w:noProof/>
            <w:webHidden/>
          </w:rPr>
        </w:r>
        <w:r w:rsidRPr="009404BB">
          <w:rPr>
            <w:noProof/>
            <w:webHidden/>
          </w:rPr>
          <w:fldChar w:fldCharType="separate"/>
        </w:r>
        <w:r w:rsidR="0056666E">
          <w:rPr>
            <w:noProof/>
            <w:webHidden/>
          </w:rPr>
          <w:t>27</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3." </w:instrText>
      </w:r>
      <w:r w:rsidRPr="009404BB">
        <w:rPr>
          <w:sz w:val="20"/>
          <w:szCs w:val="20"/>
        </w:rPr>
        <w:fldChar w:fldCharType="separate"/>
      </w:r>
    </w:p>
    <w:p w14:paraId="6BFE35FA" w14:textId="461B163B"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00" w:history="1">
        <w:r w:rsidRPr="009404BB">
          <w:rPr>
            <w:rStyle w:val="Hyperlink"/>
            <w:b/>
            <w:bCs/>
            <w:noProof/>
          </w:rPr>
          <w:t>Tabel 3. 1 Format dataset QNA</w:t>
        </w:r>
        <w:r w:rsidRPr="009404BB">
          <w:rPr>
            <w:noProof/>
            <w:webHidden/>
          </w:rPr>
          <w:tab/>
        </w:r>
        <w:r w:rsidRPr="009404BB">
          <w:rPr>
            <w:noProof/>
            <w:webHidden/>
          </w:rPr>
          <w:fldChar w:fldCharType="begin"/>
        </w:r>
        <w:r w:rsidRPr="009404BB">
          <w:rPr>
            <w:noProof/>
            <w:webHidden/>
          </w:rPr>
          <w:instrText xml:space="preserve"> PAGEREF _Toc187668500 \h </w:instrText>
        </w:r>
        <w:r w:rsidRPr="009404BB">
          <w:rPr>
            <w:noProof/>
            <w:webHidden/>
          </w:rPr>
        </w:r>
        <w:r w:rsidRPr="009404BB">
          <w:rPr>
            <w:noProof/>
            <w:webHidden/>
          </w:rPr>
          <w:fldChar w:fldCharType="separate"/>
        </w:r>
        <w:r w:rsidR="0056666E">
          <w:rPr>
            <w:noProof/>
            <w:webHidden/>
          </w:rPr>
          <w:t>34</w:t>
        </w:r>
        <w:r w:rsidRPr="009404BB">
          <w:rPr>
            <w:noProof/>
            <w:webHidden/>
          </w:rPr>
          <w:fldChar w:fldCharType="end"/>
        </w:r>
      </w:hyperlink>
    </w:p>
    <w:p w14:paraId="4F75BCA7" w14:textId="77777777" w:rsidR="009E6301" w:rsidRDefault="005A673E" w:rsidP="00E5541B">
      <w:pPr>
        <w:pStyle w:val="TableofFigures"/>
        <w:tabs>
          <w:tab w:val="right" w:leader="dot" w:pos="5838"/>
        </w:tabs>
        <w:rPr>
          <w:noProof/>
        </w:rPr>
      </w:pPr>
      <w:hyperlink w:anchor="_Toc187668501" w:history="1">
        <w:r w:rsidRPr="009404BB">
          <w:rPr>
            <w:rStyle w:val="Hyperlink"/>
            <w:b/>
            <w:bCs/>
            <w:noProof/>
          </w:rPr>
          <w:t>Tabel 3. 2 Jadwal Pengerjaan PA Pembuatan Sistem</w:t>
        </w:r>
        <w:r w:rsidRPr="009404BB">
          <w:rPr>
            <w:noProof/>
            <w:webHidden/>
          </w:rPr>
          <w:tab/>
        </w:r>
        <w:r w:rsidRPr="009404BB">
          <w:rPr>
            <w:noProof/>
            <w:webHidden/>
          </w:rPr>
          <w:fldChar w:fldCharType="begin"/>
        </w:r>
        <w:r w:rsidRPr="009404BB">
          <w:rPr>
            <w:noProof/>
            <w:webHidden/>
          </w:rPr>
          <w:instrText xml:space="preserve"> PAGEREF _Toc187668501 \h </w:instrText>
        </w:r>
        <w:r w:rsidRPr="009404BB">
          <w:rPr>
            <w:noProof/>
            <w:webHidden/>
          </w:rPr>
        </w:r>
        <w:r w:rsidRPr="009404BB">
          <w:rPr>
            <w:noProof/>
            <w:webHidden/>
          </w:rPr>
          <w:fldChar w:fldCharType="separate"/>
        </w:r>
        <w:r w:rsidR="0056666E">
          <w:rPr>
            <w:noProof/>
            <w:webHidden/>
          </w:rPr>
          <w:t>43</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4." </w:instrText>
      </w:r>
      <w:r w:rsidRPr="009404BB">
        <w:rPr>
          <w:sz w:val="20"/>
          <w:szCs w:val="20"/>
        </w:rPr>
        <w:fldChar w:fldCharType="separate"/>
      </w:r>
    </w:p>
    <w:p w14:paraId="2DDD40AE" w14:textId="26290AC0"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6" w:history="1">
        <w:r w:rsidRPr="00476AE0">
          <w:rPr>
            <w:rStyle w:val="Hyperlink"/>
            <w:b/>
            <w:bCs/>
            <w:noProof/>
          </w:rPr>
          <w:t>Tabel 4. 1 Informasi Hardware</w:t>
        </w:r>
        <w:r>
          <w:rPr>
            <w:noProof/>
            <w:webHidden/>
          </w:rPr>
          <w:tab/>
        </w:r>
        <w:r>
          <w:rPr>
            <w:noProof/>
            <w:webHidden/>
          </w:rPr>
          <w:fldChar w:fldCharType="begin"/>
        </w:r>
        <w:r>
          <w:rPr>
            <w:noProof/>
            <w:webHidden/>
          </w:rPr>
          <w:instrText xml:space="preserve"> PAGEREF _Toc189215656 \h </w:instrText>
        </w:r>
        <w:r>
          <w:rPr>
            <w:noProof/>
            <w:webHidden/>
          </w:rPr>
        </w:r>
        <w:r>
          <w:rPr>
            <w:noProof/>
            <w:webHidden/>
          </w:rPr>
          <w:fldChar w:fldCharType="separate"/>
        </w:r>
        <w:r>
          <w:rPr>
            <w:noProof/>
            <w:webHidden/>
          </w:rPr>
          <w:t>45</w:t>
        </w:r>
        <w:r>
          <w:rPr>
            <w:noProof/>
            <w:webHidden/>
          </w:rPr>
          <w:fldChar w:fldCharType="end"/>
        </w:r>
      </w:hyperlink>
    </w:p>
    <w:p w14:paraId="1C071D05" w14:textId="1D39D31A"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7" w:history="1">
        <w:r w:rsidRPr="00476AE0">
          <w:rPr>
            <w:rStyle w:val="Hyperlink"/>
            <w:b/>
            <w:bCs/>
            <w:noProof/>
          </w:rPr>
          <w:t>Tabel 4. 2 Informasi Software</w:t>
        </w:r>
        <w:r>
          <w:rPr>
            <w:noProof/>
            <w:webHidden/>
          </w:rPr>
          <w:tab/>
        </w:r>
        <w:r>
          <w:rPr>
            <w:noProof/>
            <w:webHidden/>
          </w:rPr>
          <w:fldChar w:fldCharType="begin"/>
        </w:r>
        <w:r>
          <w:rPr>
            <w:noProof/>
            <w:webHidden/>
          </w:rPr>
          <w:instrText xml:space="preserve"> PAGEREF _Toc189215657 \h </w:instrText>
        </w:r>
        <w:r>
          <w:rPr>
            <w:noProof/>
            <w:webHidden/>
          </w:rPr>
        </w:r>
        <w:r>
          <w:rPr>
            <w:noProof/>
            <w:webHidden/>
          </w:rPr>
          <w:fldChar w:fldCharType="separate"/>
        </w:r>
        <w:r>
          <w:rPr>
            <w:noProof/>
            <w:webHidden/>
          </w:rPr>
          <w:t>45</w:t>
        </w:r>
        <w:r>
          <w:rPr>
            <w:noProof/>
            <w:webHidden/>
          </w:rPr>
          <w:fldChar w:fldCharType="end"/>
        </w:r>
      </w:hyperlink>
    </w:p>
    <w:p w14:paraId="57F0F912" w14:textId="4DECE67E"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8" w:history="1">
        <w:r w:rsidRPr="00476AE0">
          <w:rPr>
            <w:rStyle w:val="Hyperlink"/>
            <w:b/>
            <w:bCs/>
            <w:noProof/>
          </w:rPr>
          <w:t>Tabel 4. 3 Sampel Data Pengujian Case Folding</w:t>
        </w:r>
        <w:r>
          <w:rPr>
            <w:noProof/>
            <w:webHidden/>
          </w:rPr>
          <w:tab/>
        </w:r>
        <w:r>
          <w:rPr>
            <w:noProof/>
            <w:webHidden/>
          </w:rPr>
          <w:fldChar w:fldCharType="begin"/>
        </w:r>
        <w:r>
          <w:rPr>
            <w:noProof/>
            <w:webHidden/>
          </w:rPr>
          <w:instrText xml:space="preserve"> PAGEREF _Toc189215658 \h </w:instrText>
        </w:r>
        <w:r>
          <w:rPr>
            <w:noProof/>
            <w:webHidden/>
          </w:rPr>
        </w:r>
        <w:r>
          <w:rPr>
            <w:noProof/>
            <w:webHidden/>
          </w:rPr>
          <w:fldChar w:fldCharType="separate"/>
        </w:r>
        <w:r>
          <w:rPr>
            <w:noProof/>
            <w:webHidden/>
          </w:rPr>
          <w:t>46</w:t>
        </w:r>
        <w:r>
          <w:rPr>
            <w:noProof/>
            <w:webHidden/>
          </w:rPr>
          <w:fldChar w:fldCharType="end"/>
        </w:r>
      </w:hyperlink>
    </w:p>
    <w:p w14:paraId="5290007A" w14:textId="5D42A18D"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59" w:history="1">
        <w:r w:rsidRPr="00476AE0">
          <w:rPr>
            <w:rStyle w:val="Hyperlink"/>
            <w:b/>
            <w:bCs/>
            <w:noProof/>
          </w:rPr>
          <w:t>Tabel 4. 4 Sampel Data Pengujian Remove Punctuation</w:t>
        </w:r>
        <w:r>
          <w:rPr>
            <w:noProof/>
            <w:webHidden/>
          </w:rPr>
          <w:tab/>
        </w:r>
        <w:r>
          <w:rPr>
            <w:noProof/>
            <w:webHidden/>
          </w:rPr>
          <w:fldChar w:fldCharType="begin"/>
        </w:r>
        <w:r>
          <w:rPr>
            <w:noProof/>
            <w:webHidden/>
          </w:rPr>
          <w:instrText xml:space="preserve"> PAGEREF _Toc189215659 \h </w:instrText>
        </w:r>
        <w:r>
          <w:rPr>
            <w:noProof/>
            <w:webHidden/>
          </w:rPr>
        </w:r>
        <w:r>
          <w:rPr>
            <w:noProof/>
            <w:webHidden/>
          </w:rPr>
          <w:fldChar w:fldCharType="separate"/>
        </w:r>
        <w:r>
          <w:rPr>
            <w:noProof/>
            <w:webHidden/>
          </w:rPr>
          <w:t>47</w:t>
        </w:r>
        <w:r>
          <w:rPr>
            <w:noProof/>
            <w:webHidden/>
          </w:rPr>
          <w:fldChar w:fldCharType="end"/>
        </w:r>
      </w:hyperlink>
    </w:p>
    <w:p w14:paraId="796F3975" w14:textId="1F03616D"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0" w:history="1">
        <w:r w:rsidRPr="00476AE0">
          <w:rPr>
            <w:rStyle w:val="Hyperlink"/>
            <w:b/>
            <w:bCs/>
            <w:noProof/>
          </w:rPr>
          <w:t>Tabel 4. 5 Sampel Data Pengujian Stripping</w:t>
        </w:r>
        <w:r>
          <w:rPr>
            <w:noProof/>
            <w:webHidden/>
          </w:rPr>
          <w:tab/>
        </w:r>
        <w:r>
          <w:rPr>
            <w:noProof/>
            <w:webHidden/>
          </w:rPr>
          <w:fldChar w:fldCharType="begin"/>
        </w:r>
        <w:r>
          <w:rPr>
            <w:noProof/>
            <w:webHidden/>
          </w:rPr>
          <w:instrText xml:space="preserve"> PAGEREF _Toc189215660 \h </w:instrText>
        </w:r>
        <w:r>
          <w:rPr>
            <w:noProof/>
            <w:webHidden/>
          </w:rPr>
        </w:r>
        <w:r>
          <w:rPr>
            <w:noProof/>
            <w:webHidden/>
          </w:rPr>
          <w:fldChar w:fldCharType="separate"/>
        </w:r>
        <w:r>
          <w:rPr>
            <w:noProof/>
            <w:webHidden/>
          </w:rPr>
          <w:t>47</w:t>
        </w:r>
        <w:r>
          <w:rPr>
            <w:noProof/>
            <w:webHidden/>
          </w:rPr>
          <w:fldChar w:fldCharType="end"/>
        </w:r>
      </w:hyperlink>
    </w:p>
    <w:p w14:paraId="3AFC4859" w14:textId="165B3BAD"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1" w:history="1">
        <w:r w:rsidRPr="00476AE0">
          <w:rPr>
            <w:rStyle w:val="Hyperlink"/>
            <w:b/>
            <w:bCs/>
            <w:noProof/>
          </w:rPr>
          <w:t>Tabel 4. 6 Sampel Data Pengujian Tokenizing</w:t>
        </w:r>
        <w:r>
          <w:rPr>
            <w:noProof/>
            <w:webHidden/>
          </w:rPr>
          <w:tab/>
        </w:r>
        <w:r>
          <w:rPr>
            <w:noProof/>
            <w:webHidden/>
          </w:rPr>
          <w:fldChar w:fldCharType="begin"/>
        </w:r>
        <w:r>
          <w:rPr>
            <w:noProof/>
            <w:webHidden/>
          </w:rPr>
          <w:instrText xml:space="preserve"> PAGEREF _Toc189215661 \h </w:instrText>
        </w:r>
        <w:r>
          <w:rPr>
            <w:noProof/>
            <w:webHidden/>
          </w:rPr>
        </w:r>
        <w:r>
          <w:rPr>
            <w:noProof/>
            <w:webHidden/>
          </w:rPr>
          <w:fldChar w:fldCharType="separate"/>
        </w:r>
        <w:r>
          <w:rPr>
            <w:noProof/>
            <w:webHidden/>
          </w:rPr>
          <w:t>48</w:t>
        </w:r>
        <w:r>
          <w:rPr>
            <w:noProof/>
            <w:webHidden/>
          </w:rPr>
          <w:fldChar w:fldCharType="end"/>
        </w:r>
      </w:hyperlink>
    </w:p>
    <w:p w14:paraId="7B704822" w14:textId="512B8F42"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2" w:history="1">
        <w:r w:rsidRPr="00476AE0">
          <w:rPr>
            <w:rStyle w:val="Hyperlink"/>
            <w:b/>
            <w:bCs/>
            <w:noProof/>
          </w:rPr>
          <w:t>Tabel 4. 7 Sampel Data Pengujian Filtering</w:t>
        </w:r>
        <w:r>
          <w:rPr>
            <w:noProof/>
            <w:webHidden/>
          </w:rPr>
          <w:tab/>
        </w:r>
        <w:r>
          <w:rPr>
            <w:noProof/>
            <w:webHidden/>
          </w:rPr>
          <w:fldChar w:fldCharType="begin"/>
        </w:r>
        <w:r>
          <w:rPr>
            <w:noProof/>
            <w:webHidden/>
          </w:rPr>
          <w:instrText xml:space="preserve"> PAGEREF _Toc189215662 \h </w:instrText>
        </w:r>
        <w:r>
          <w:rPr>
            <w:noProof/>
            <w:webHidden/>
          </w:rPr>
        </w:r>
        <w:r>
          <w:rPr>
            <w:noProof/>
            <w:webHidden/>
          </w:rPr>
          <w:fldChar w:fldCharType="separate"/>
        </w:r>
        <w:r>
          <w:rPr>
            <w:noProof/>
            <w:webHidden/>
          </w:rPr>
          <w:t>49</w:t>
        </w:r>
        <w:r>
          <w:rPr>
            <w:noProof/>
            <w:webHidden/>
          </w:rPr>
          <w:fldChar w:fldCharType="end"/>
        </w:r>
      </w:hyperlink>
    </w:p>
    <w:p w14:paraId="1D8C3D56" w14:textId="34C0D905"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3" w:history="1">
        <w:r w:rsidRPr="00476AE0">
          <w:rPr>
            <w:rStyle w:val="Hyperlink"/>
            <w:b/>
            <w:bCs/>
            <w:noProof/>
          </w:rPr>
          <w:t>Tabel 4. 8 Sampel Data Pengujian Stemming</w:t>
        </w:r>
        <w:r>
          <w:rPr>
            <w:noProof/>
            <w:webHidden/>
          </w:rPr>
          <w:tab/>
        </w:r>
        <w:r>
          <w:rPr>
            <w:noProof/>
            <w:webHidden/>
          </w:rPr>
          <w:fldChar w:fldCharType="begin"/>
        </w:r>
        <w:r>
          <w:rPr>
            <w:noProof/>
            <w:webHidden/>
          </w:rPr>
          <w:instrText xml:space="preserve"> PAGEREF _Toc189215663 \h </w:instrText>
        </w:r>
        <w:r>
          <w:rPr>
            <w:noProof/>
            <w:webHidden/>
          </w:rPr>
        </w:r>
        <w:r>
          <w:rPr>
            <w:noProof/>
            <w:webHidden/>
          </w:rPr>
          <w:fldChar w:fldCharType="separate"/>
        </w:r>
        <w:r>
          <w:rPr>
            <w:noProof/>
            <w:webHidden/>
          </w:rPr>
          <w:t>49</w:t>
        </w:r>
        <w:r>
          <w:rPr>
            <w:noProof/>
            <w:webHidden/>
          </w:rPr>
          <w:fldChar w:fldCharType="end"/>
        </w:r>
      </w:hyperlink>
    </w:p>
    <w:p w14:paraId="2819BED2" w14:textId="791730F7"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4" w:history="1">
        <w:r w:rsidRPr="00476AE0">
          <w:rPr>
            <w:rStyle w:val="Hyperlink"/>
            <w:b/>
            <w:bCs/>
            <w:noProof/>
          </w:rPr>
          <w:t>Tabel 4. 9 Summary Data Preprocessing</w:t>
        </w:r>
        <w:r>
          <w:rPr>
            <w:noProof/>
            <w:webHidden/>
          </w:rPr>
          <w:tab/>
        </w:r>
        <w:r>
          <w:rPr>
            <w:noProof/>
            <w:webHidden/>
          </w:rPr>
          <w:fldChar w:fldCharType="begin"/>
        </w:r>
        <w:r>
          <w:rPr>
            <w:noProof/>
            <w:webHidden/>
          </w:rPr>
          <w:instrText xml:space="preserve"> PAGEREF _Toc189215664 \h </w:instrText>
        </w:r>
        <w:r>
          <w:rPr>
            <w:noProof/>
            <w:webHidden/>
          </w:rPr>
        </w:r>
        <w:r>
          <w:rPr>
            <w:noProof/>
            <w:webHidden/>
          </w:rPr>
          <w:fldChar w:fldCharType="separate"/>
        </w:r>
        <w:r>
          <w:rPr>
            <w:noProof/>
            <w:webHidden/>
          </w:rPr>
          <w:t>50</w:t>
        </w:r>
        <w:r>
          <w:rPr>
            <w:noProof/>
            <w:webHidden/>
          </w:rPr>
          <w:fldChar w:fldCharType="end"/>
        </w:r>
      </w:hyperlink>
    </w:p>
    <w:p w14:paraId="7EBA4910" w14:textId="6A228C68"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5" w:history="1">
        <w:r w:rsidRPr="00476AE0">
          <w:rPr>
            <w:rStyle w:val="Hyperlink"/>
            <w:b/>
            <w:bCs/>
            <w:noProof/>
          </w:rPr>
          <w:t>Tabel 4. 10 Sampel Data Vectorizing dengan TF-IDF</w:t>
        </w:r>
        <w:r>
          <w:rPr>
            <w:noProof/>
            <w:webHidden/>
          </w:rPr>
          <w:tab/>
        </w:r>
        <w:r>
          <w:rPr>
            <w:noProof/>
            <w:webHidden/>
          </w:rPr>
          <w:fldChar w:fldCharType="begin"/>
        </w:r>
        <w:r>
          <w:rPr>
            <w:noProof/>
            <w:webHidden/>
          </w:rPr>
          <w:instrText xml:space="preserve"> PAGEREF _Toc189215665 \h </w:instrText>
        </w:r>
        <w:r>
          <w:rPr>
            <w:noProof/>
            <w:webHidden/>
          </w:rPr>
        </w:r>
        <w:r>
          <w:rPr>
            <w:noProof/>
            <w:webHidden/>
          </w:rPr>
          <w:fldChar w:fldCharType="separate"/>
        </w:r>
        <w:r>
          <w:rPr>
            <w:noProof/>
            <w:webHidden/>
          </w:rPr>
          <w:t>51</w:t>
        </w:r>
        <w:r>
          <w:rPr>
            <w:noProof/>
            <w:webHidden/>
          </w:rPr>
          <w:fldChar w:fldCharType="end"/>
        </w:r>
      </w:hyperlink>
    </w:p>
    <w:p w14:paraId="4B91F5A7" w14:textId="1D662820"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6" w:history="1">
        <w:r w:rsidRPr="00476AE0">
          <w:rPr>
            <w:rStyle w:val="Hyperlink"/>
            <w:b/>
            <w:bCs/>
            <w:noProof/>
          </w:rPr>
          <w:t>Tabel 4. 11 Cosine Similarity</w:t>
        </w:r>
        <w:r>
          <w:rPr>
            <w:noProof/>
            <w:webHidden/>
          </w:rPr>
          <w:tab/>
        </w:r>
        <w:r>
          <w:rPr>
            <w:noProof/>
            <w:webHidden/>
          </w:rPr>
          <w:fldChar w:fldCharType="begin"/>
        </w:r>
        <w:r>
          <w:rPr>
            <w:noProof/>
            <w:webHidden/>
          </w:rPr>
          <w:instrText xml:space="preserve"> PAGEREF _Toc189215666 \h </w:instrText>
        </w:r>
        <w:r>
          <w:rPr>
            <w:noProof/>
            <w:webHidden/>
          </w:rPr>
        </w:r>
        <w:r>
          <w:rPr>
            <w:noProof/>
            <w:webHidden/>
          </w:rPr>
          <w:fldChar w:fldCharType="separate"/>
        </w:r>
        <w:r>
          <w:rPr>
            <w:noProof/>
            <w:webHidden/>
          </w:rPr>
          <w:t>52</w:t>
        </w:r>
        <w:r>
          <w:rPr>
            <w:noProof/>
            <w:webHidden/>
          </w:rPr>
          <w:fldChar w:fldCharType="end"/>
        </w:r>
      </w:hyperlink>
    </w:p>
    <w:p w14:paraId="3989F7D6" w14:textId="2977D954"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7" w:history="1">
        <w:r w:rsidRPr="00476AE0">
          <w:rPr>
            <w:rStyle w:val="Hyperlink"/>
            <w:b/>
            <w:bCs/>
            <w:noProof/>
          </w:rPr>
          <w:t>Tabel 4. 12 Pertanyaan dengan kosakata sesuai</w:t>
        </w:r>
        <w:r>
          <w:rPr>
            <w:noProof/>
            <w:webHidden/>
          </w:rPr>
          <w:tab/>
        </w:r>
        <w:r>
          <w:rPr>
            <w:noProof/>
            <w:webHidden/>
          </w:rPr>
          <w:fldChar w:fldCharType="begin"/>
        </w:r>
        <w:r>
          <w:rPr>
            <w:noProof/>
            <w:webHidden/>
          </w:rPr>
          <w:instrText xml:space="preserve"> PAGEREF _Toc189215667 \h </w:instrText>
        </w:r>
        <w:r>
          <w:rPr>
            <w:noProof/>
            <w:webHidden/>
          </w:rPr>
        </w:r>
        <w:r>
          <w:rPr>
            <w:noProof/>
            <w:webHidden/>
          </w:rPr>
          <w:fldChar w:fldCharType="separate"/>
        </w:r>
        <w:r>
          <w:rPr>
            <w:noProof/>
            <w:webHidden/>
          </w:rPr>
          <w:t>53</w:t>
        </w:r>
        <w:r>
          <w:rPr>
            <w:noProof/>
            <w:webHidden/>
          </w:rPr>
          <w:fldChar w:fldCharType="end"/>
        </w:r>
      </w:hyperlink>
    </w:p>
    <w:p w14:paraId="7CF5A35B" w14:textId="47D68561"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8" w:history="1">
        <w:r w:rsidRPr="00476AE0">
          <w:rPr>
            <w:rStyle w:val="Hyperlink"/>
            <w:b/>
            <w:bCs/>
            <w:noProof/>
          </w:rPr>
          <w:t>Tabel 4. 13 Pertanyaan dengan kalimat kompleks</w:t>
        </w:r>
        <w:r>
          <w:rPr>
            <w:noProof/>
            <w:webHidden/>
          </w:rPr>
          <w:tab/>
        </w:r>
        <w:r>
          <w:rPr>
            <w:noProof/>
            <w:webHidden/>
          </w:rPr>
          <w:fldChar w:fldCharType="begin"/>
        </w:r>
        <w:r>
          <w:rPr>
            <w:noProof/>
            <w:webHidden/>
          </w:rPr>
          <w:instrText xml:space="preserve"> PAGEREF _Toc189215668 \h </w:instrText>
        </w:r>
        <w:r>
          <w:rPr>
            <w:noProof/>
            <w:webHidden/>
          </w:rPr>
        </w:r>
        <w:r>
          <w:rPr>
            <w:noProof/>
            <w:webHidden/>
          </w:rPr>
          <w:fldChar w:fldCharType="separate"/>
        </w:r>
        <w:r>
          <w:rPr>
            <w:noProof/>
            <w:webHidden/>
          </w:rPr>
          <w:t>55</w:t>
        </w:r>
        <w:r>
          <w:rPr>
            <w:noProof/>
            <w:webHidden/>
          </w:rPr>
          <w:fldChar w:fldCharType="end"/>
        </w:r>
      </w:hyperlink>
    </w:p>
    <w:p w14:paraId="7688D95C" w14:textId="09DC8046"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69" w:history="1">
        <w:r w:rsidRPr="00476AE0">
          <w:rPr>
            <w:rStyle w:val="Hyperlink"/>
            <w:b/>
            <w:bCs/>
            <w:noProof/>
          </w:rPr>
          <w:t>Tabel 4. 14 Pertanyaan dengan kalimat sederhana</w:t>
        </w:r>
        <w:r>
          <w:rPr>
            <w:noProof/>
            <w:webHidden/>
          </w:rPr>
          <w:tab/>
        </w:r>
        <w:r>
          <w:rPr>
            <w:noProof/>
            <w:webHidden/>
          </w:rPr>
          <w:fldChar w:fldCharType="begin"/>
        </w:r>
        <w:r>
          <w:rPr>
            <w:noProof/>
            <w:webHidden/>
          </w:rPr>
          <w:instrText xml:space="preserve"> PAGEREF _Toc189215669 \h </w:instrText>
        </w:r>
        <w:r>
          <w:rPr>
            <w:noProof/>
            <w:webHidden/>
          </w:rPr>
        </w:r>
        <w:r>
          <w:rPr>
            <w:noProof/>
            <w:webHidden/>
          </w:rPr>
          <w:fldChar w:fldCharType="separate"/>
        </w:r>
        <w:r>
          <w:rPr>
            <w:noProof/>
            <w:webHidden/>
          </w:rPr>
          <w:t>56</w:t>
        </w:r>
        <w:r>
          <w:rPr>
            <w:noProof/>
            <w:webHidden/>
          </w:rPr>
          <w:fldChar w:fldCharType="end"/>
        </w:r>
      </w:hyperlink>
    </w:p>
    <w:p w14:paraId="7B078FA3" w14:textId="7134F081" w:rsidR="009E6301" w:rsidRDefault="009E6301">
      <w:pPr>
        <w:pStyle w:val="TableofFigures"/>
        <w:tabs>
          <w:tab w:val="right" w:leader="dot" w:pos="5838"/>
        </w:tabs>
        <w:rPr>
          <w:rFonts w:asciiTheme="minorHAnsi" w:eastAsiaTheme="minorEastAsia" w:hAnsiTheme="minorHAnsi" w:cstheme="minorBidi"/>
          <w:noProof/>
          <w:kern w:val="2"/>
          <w14:ligatures w14:val="standardContextual"/>
        </w:rPr>
      </w:pPr>
      <w:hyperlink w:anchor="_Toc189215670" w:history="1">
        <w:r w:rsidRPr="00476AE0">
          <w:rPr>
            <w:rStyle w:val="Hyperlink"/>
            <w:b/>
            <w:bCs/>
            <w:noProof/>
          </w:rPr>
          <w:t>Tabel 4. 15 Pertanyaan dengan kosakata sinonim</w:t>
        </w:r>
        <w:r>
          <w:rPr>
            <w:noProof/>
            <w:webHidden/>
          </w:rPr>
          <w:tab/>
        </w:r>
        <w:r>
          <w:rPr>
            <w:noProof/>
            <w:webHidden/>
          </w:rPr>
          <w:fldChar w:fldCharType="begin"/>
        </w:r>
        <w:r>
          <w:rPr>
            <w:noProof/>
            <w:webHidden/>
          </w:rPr>
          <w:instrText xml:space="preserve"> PAGEREF _Toc189215670 \h </w:instrText>
        </w:r>
        <w:r>
          <w:rPr>
            <w:noProof/>
            <w:webHidden/>
          </w:rPr>
        </w:r>
        <w:r>
          <w:rPr>
            <w:noProof/>
            <w:webHidden/>
          </w:rPr>
          <w:fldChar w:fldCharType="separate"/>
        </w:r>
        <w:r>
          <w:rPr>
            <w:noProof/>
            <w:webHidden/>
          </w:rPr>
          <w:t>58</w:t>
        </w:r>
        <w:r>
          <w:rPr>
            <w:noProof/>
            <w:webHidden/>
          </w:rPr>
          <w:fldChar w:fldCharType="end"/>
        </w:r>
      </w:hyperlink>
    </w:p>
    <w:p w14:paraId="0D729817" w14:textId="483728D0" w:rsidR="005A673E" w:rsidRPr="009404BB" w:rsidRDefault="009E6301" w:rsidP="00E5541B">
      <w:pPr>
        <w:pStyle w:val="TableofFigures"/>
        <w:tabs>
          <w:tab w:val="right" w:leader="dot" w:pos="5838"/>
        </w:tabs>
        <w:rPr>
          <w:noProof/>
        </w:rPr>
      </w:pPr>
      <w:hyperlink w:anchor="_Toc189215671" w:history="1">
        <w:r w:rsidRPr="00476AE0">
          <w:rPr>
            <w:rStyle w:val="Hyperlink"/>
            <w:b/>
            <w:bCs/>
            <w:noProof/>
          </w:rPr>
          <w:t>Tabel 4. 16 Perbandingan pencarian dengan google sheet dan menggunakan chatbot</w:t>
        </w:r>
        <w:r>
          <w:rPr>
            <w:noProof/>
            <w:webHidden/>
          </w:rPr>
          <w:tab/>
        </w:r>
        <w:r>
          <w:rPr>
            <w:noProof/>
            <w:webHidden/>
          </w:rPr>
          <w:fldChar w:fldCharType="begin"/>
        </w:r>
        <w:r>
          <w:rPr>
            <w:noProof/>
            <w:webHidden/>
          </w:rPr>
          <w:instrText xml:space="preserve"> PAGEREF _Toc189215671 \h </w:instrText>
        </w:r>
        <w:r>
          <w:rPr>
            <w:noProof/>
            <w:webHidden/>
          </w:rPr>
        </w:r>
        <w:r>
          <w:rPr>
            <w:noProof/>
            <w:webHidden/>
          </w:rPr>
          <w:fldChar w:fldCharType="separate"/>
        </w:r>
        <w:r>
          <w:rPr>
            <w:noProof/>
            <w:webHidden/>
          </w:rPr>
          <w:t>60</w:t>
        </w:r>
        <w:r>
          <w:rPr>
            <w:noProof/>
            <w:webHidden/>
          </w:rPr>
          <w:fldChar w:fldCharType="end"/>
        </w:r>
      </w:hyperlink>
      <w:r w:rsidR="005A673E" w:rsidRPr="009404BB">
        <w:rPr>
          <w:sz w:val="20"/>
          <w:szCs w:val="20"/>
        </w:rPr>
        <w:fldChar w:fldCharType="end"/>
      </w:r>
      <w:r w:rsidR="005A673E" w:rsidRPr="009404BB">
        <w:rPr>
          <w:sz w:val="20"/>
          <w:szCs w:val="20"/>
        </w:rPr>
        <w:fldChar w:fldCharType="begin"/>
      </w:r>
      <w:r w:rsidR="005A673E" w:rsidRPr="009404BB">
        <w:rPr>
          <w:sz w:val="20"/>
          <w:szCs w:val="20"/>
        </w:rPr>
        <w:instrText xml:space="preserve"> TOC \h \z \c "Tabel 5." </w:instrText>
      </w:r>
      <w:r w:rsidR="005A673E" w:rsidRPr="009404BB">
        <w:rPr>
          <w:sz w:val="20"/>
          <w:szCs w:val="20"/>
        </w:rPr>
        <w:fldChar w:fldCharType="separate"/>
      </w:r>
    </w:p>
    <w:p w14:paraId="00416CAC" w14:textId="2977C7B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5" w:history="1">
        <w:r w:rsidRPr="009404BB">
          <w:rPr>
            <w:rStyle w:val="Hyperlink"/>
            <w:b/>
            <w:bCs/>
            <w:noProof/>
          </w:rPr>
          <w:t>Tabel 5. 1 Timeline pengerjaan penelitian</w:t>
        </w:r>
        <w:r w:rsidRPr="009404BB">
          <w:rPr>
            <w:noProof/>
            <w:webHidden/>
          </w:rPr>
          <w:tab/>
        </w:r>
        <w:r w:rsidRPr="009404BB">
          <w:rPr>
            <w:noProof/>
            <w:webHidden/>
          </w:rPr>
          <w:fldChar w:fldCharType="begin"/>
        </w:r>
        <w:r w:rsidRPr="009404BB">
          <w:rPr>
            <w:noProof/>
            <w:webHidden/>
          </w:rPr>
          <w:instrText xml:space="preserve"> PAGEREF _Toc187668535 \h </w:instrText>
        </w:r>
        <w:r w:rsidRPr="009404BB">
          <w:rPr>
            <w:noProof/>
            <w:webHidden/>
          </w:rPr>
        </w:r>
        <w:r w:rsidRPr="009404BB">
          <w:rPr>
            <w:noProof/>
            <w:webHidden/>
          </w:rPr>
          <w:fldChar w:fldCharType="separate"/>
        </w:r>
        <w:r w:rsidR="0056666E">
          <w:rPr>
            <w:noProof/>
            <w:webHidden/>
          </w:rPr>
          <w:t>62</w:t>
        </w:r>
        <w:r w:rsidRPr="009404BB">
          <w:rPr>
            <w:noProof/>
            <w:webHidden/>
          </w:rPr>
          <w:fldChar w:fldCharType="end"/>
        </w:r>
      </w:hyperlink>
    </w:p>
    <w:p w14:paraId="4E28EF6A" w14:textId="7B1C72F2" w:rsidR="00EE472A" w:rsidRPr="009404BB" w:rsidRDefault="005A673E" w:rsidP="001E1A55">
      <w:pPr>
        <w:tabs>
          <w:tab w:val="left" w:pos="903"/>
        </w:tabs>
        <w:rPr>
          <w:sz w:val="20"/>
          <w:szCs w:val="20"/>
        </w:rPr>
      </w:pPr>
      <w:r w:rsidRPr="009404BB">
        <w:rPr>
          <w:sz w:val="20"/>
          <w:szCs w:val="20"/>
        </w:rPr>
        <w:fldChar w:fldCharType="end"/>
      </w:r>
    </w:p>
    <w:p w14:paraId="06039708" w14:textId="77777777" w:rsidR="00EE472A" w:rsidRPr="009404BB" w:rsidRDefault="00EE472A" w:rsidP="001E1A55">
      <w:pPr>
        <w:tabs>
          <w:tab w:val="left" w:pos="903"/>
        </w:tabs>
        <w:rPr>
          <w:sz w:val="20"/>
          <w:szCs w:val="20"/>
        </w:rPr>
      </w:pPr>
    </w:p>
    <w:p w14:paraId="0C2ACDE6" w14:textId="77777777" w:rsidR="00EE472A" w:rsidRPr="009404BB" w:rsidRDefault="00EE472A" w:rsidP="001E1A55">
      <w:pPr>
        <w:tabs>
          <w:tab w:val="left" w:pos="903"/>
        </w:tabs>
        <w:rPr>
          <w:sz w:val="20"/>
          <w:szCs w:val="20"/>
        </w:rPr>
      </w:pPr>
    </w:p>
    <w:p w14:paraId="59F169FD" w14:textId="77777777" w:rsidR="00EE472A" w:rsidRPr="009404BB" w:rsidRDefault="00EE472A" w:rsidP="001E1A55">
      <w:pPr>
        <w:tabs>
          <w:tab w:val="left" w:pos="903"/>
        </w:tabs>
        <w:rPr>
          <w:sz w:val="20"/>
          <w:szCs w:val="20"/>
        </w:rPr>
      </w:pPr>
    </w:p>
    <w:p w14:paraId="7F167C7F" w14:textId="77777777" w:rsidR="00EE472A" w:rsidRPr="009404BB" w:rsidRDefault="00EE472A" w:rsidP="001E1A55">
      <w:pPr>
        <w:tabs>
          <w:tab w:val="left" w:pos="903"/>
        </w:tabs>
        <w:rPr>
          <w:sz w:val="20"/>
          <w:szCs w:val="20"/>
        </w:rPr>
      </w:pPr>
    </w:p>
    <w:p w14:paraId="3A4F5080" w14:textId="77777777" w:rsidR="00EE472A" w:rsidRPr="009404BB" w:rsidRDefault="00EE472A" w:rsidP="001E1A55">
      <w:pPr>
        <w:tabs>
          <w:tab w:val="left" w:pos="903"/>
        </w:tabs>
        <w:rPr>
          <w:sz w:val="20"/>
          <w:szCs w:val="20"/>
        </w:rPr>
      </w:pPr>
    </w:p>
    <w:p w14:paraId="5DEC57D9" w14:textId="77777777" w:rsidR="00EE472A" w:rsidRPr="009404BB" w:rsidRDefault="00EE472A" w:rsidP="001E1A55">
      <w:pPr>
        <w:tabs>
          <w:tab w:val="left" w:pos="903"/>
        </w:tabs>
        <w:rPr>
          <w:sz w:val="20"/>
          <w:szCs w:val="20"/>
        </w:rPr>
      </w:pPr>
    </w:p>
    <w:p w14:paraId="237DB696" w14:textId="77777777" w:rsidR="00EE472A" w:rsidRPr="009404BB" w:rsidRDefault="00EE472A" w:rsidP="001E1A55">
      <w:pPr>
        <w:tabs>
          <w:tab w:val="left" w:pos="903"/>
        </w:tabs>
        <w:rPr>
          <w:sz w:val="20"/>
          <w:szCs w:val="20"/>
        </w:rPr>
      </w:pPr>
    </w:p>
    <w:p w14:paraId="2230D75E" w14:textId="77777777" w:rsidR="00EE472A" w:rsidRPr="009404BB" w:rsidRDefault="00EE472A" w:rsidP="001E1A55">
      <w:pPr>
        <w:tabs>
          <w:tab w:val="left" w:pos="903"/>
        </w:tabs>
        <w:rPr>
          <w:sz w:val="20"/>
          <w:szCs w:val="20"/>
        </w:rPr>
      </w:pPr>
    </w:p>
    <w:p w14:paraId="61866286" w14:textId="77777777" w:rsidR="00EE472A" w:rsidRPr="009404BB" w:rsidRDefault="00EE472A" w:rsidP="001E1A55">
      <w:pPr>
        <w:tabs>
          <w:tab w:val="left" w:pos="903"/>
        </w:tabs>
        <w:rPr>
          <w:sz w:val="20"/>
          <w:szCs w:val="20"/>
        </w:rPr>
      </w:pPr>
    </w:p>
    <w:p w14:paraId="6FB17358" w14:textId="77777777" w:rsidR="00EE472A" w:rsidRPr="009404BB" w:rsidRDefault="00EE472A" w:rsidP="001E1A55">
      <w:pPr>
        <w:tabs>
          <w:tab w:val="left" w:pos="903"/>
        </w:tabs>
        <w:rPr>
          <w:sz w:val="20"/>
          <w:szCs w:val="20"/>
        </w:rPr>
      </w:pPr>
    </w:p>
    <w:p w14:paraId="64D1FE3A" w14:textId="77777777" w:rsidR="00EE472A" w:rsidRPr="009404BB" w:rsidRDefault="00EE472A" w:rsidP="001E1A55">
      <w:pPr>
        <w:tabs>
          <w:tab w:val="left" w:pos="903"/>
        </w:tabs>
        <w:rPr>
          <w:sz w:val="20"/>
          <w:szCs w:val="20"/>
        </w:rPr>
      </w:pPr>
    </w:p>
    <w:p w14:paraId="06DAFE9F" w14:textId="77777777" w:rsidR="00EE472A" w:rsidRPr="009404BB" w:rsidRDefault="00EE472A" w:rsidP="001E1A55">
      <w:pPr>
        <w:tabs>
          <w:tab w:val="left" w:pos="903"/>
        </w:tabs>
        <w:rPr>
          <w:sz w:val="20"/>
          <w:szCs w:val="20"/>
        </w:rPr>
      </w:pPr>
    </w:p>
    <w:p w14:paraId="3DAF4D12" w14:textId="77777777" w:rsidR="00EE472A" w:rsidRPr="009404BB" w:rsidRDefault="00EE472A" w:rsidP="001E1A55">
      <w:pPr>
        <w:tabs>
          <w:tab w:val="left" w:pos="903"/>
        </w:tabs>
        <w:rPr>
          <w:sz w:val="20"/>
          <w:szCs w:val="20"/>
        </w:rPr>
      </w:pPr>
    </w:p>
    <w:p w14:paraId="37EBA298" w14:textId="77777777" w:rsidR="00EE472A" w:rsidRPr="009404BB" w:rsidRDefault="00EE472A" w:rsidP="001E1A55">
      <w:pPr>
        <w:tabs>
          <w:tab w:val="left" w:pos="903"/>
        </w:tabs>
        <w:rPr>
          <w:sz w:val="20"/>
          <w:szCs w:val="20"/>
        </w:rPr>
      </w:pPr>
    </w:p>
    <w:p w14:paraId="0F3681BC" w14:textId="77777777" w:rsidR="00EE472A" w:rsidRPr="009404BB" w:rsidRDefault="00EE472A" w:rsidP="001E1A55">
      <w:pPr>
        <w:tabs>
          <w:tab w:val="left" w:pos="903"/>
        </w:tabs>
        <w:rPr>
          <w:sz w:val="20"/>
          <w:szCs w:val="20"/>
        </w:rPr>
      </w:pPr>
    </w:p>
    <w:p w14:paraId="1434F27A" w14:textId="77777777" w:rsidR="00EE472A" w:rsidRPr="009404BB" w:rsidRDefault="00EE472A" w:rsidP="001E1A55">
      <w:pPr>
        <w:tabs>
          <w:tab w:val="left" w:pos="903"/>
        </w:tabs>
        <w:rPr>
          <w:sz w:val="20"/>
          <w:szCs w:val="20"/>
        </w:rPr>
      </w:pPr>
    </w:p>
    <w:p w14:paraId="473D507E" w14:textId="77777777" w:rsidR="00EE472A" w:rsidRPr="009404BB" w:rsidRDefault="00EE472A" w:rsidP="001E1A55">
      <w:pPr>
        <w:tabs>
          <w:tab w:val="left" w:pos="903"/>
        </w:tabs>
        <w:rPr>
          <w:sz w:val="20"/>
          <w:szCs w:val="20"/>
        </w:rPr>
      </w:pPr>
    </w:p>
    <w:p w14:paraId="2F382FA8" w14:textId="77777777" w:rsidR="00EE472A" w:rsidRPr="009404BB" w:rsidRDefault="00EE472A" w:rsidP="001E1A55">
      <w:pPr>
        <w:tabs>
          <w:tab w:val="left" w:pos="903"/>
        </w:tabs>
        <w:rPr>
          <w:sz w:val="20"/>
          <w:szCs w:val="20"/>
        </w:rPr>
      </w:pPr>
    </w:p>
    <w:p w14:paraId="1BF091F3" w14:textId="77777777" w:rsidR="002C01CC" w:rsidRPr="009404BB" w:rsidRDefault="002C01CC" w:rsidP="001E1A55">
      <w:pPr>
        <w:tabs>
          <w:tab w:val="left" w:pos="903"/>
        </w:tabs>
        <w:rPr>
          <w:sz w:val="20"/>
          <w:szCs w:val="20"/>
        </w:rPr>
      </w:pPr>
    </w:p>
    <w:p w14:paraId="08160E94" w14:textId="77777777" w:rsidR="00EE472A" w:rsidRPr="009404BB" w:rsidRDefault="00EE472A" w:rsidP="001E1A55">
      <w:pPr>
        <w:tabs>
          <w:tab w:val="left" w:pos="903"/>
        </w:tabs>
        <w:rPr>
          <w:sz w:val="20"/>
          <w:szCs w:val="20"/>
        </w:rPr>
      </w:pPr>
    </w:p>
    <w:p w14:paraId="5D0B1ACF" w14:textId="77777777" w:rsidR="00EE472A" w:rsidRPr="009404BB" w:rsidRDefault="00EE472A" w:rsidP="001E1A55">
      <w:pPr>
        <w:tabs>
          <w:tab w:val="left" w:pos="903"/>
        </w:tabs>
        <w:rPr>
          <w:sz w:val="20"/>
          <w:szCs w:val="20"/>
        </w:rPr>
      </w:pPr>
    </w:p>
    <w:p w14:paraId="449181DA" w14:textId="77777777" w:rsidR="00EE472A" w:rsidRPr="009404BB" w:rsidRDefault="00EE472A" w:rsidP="001E1A55">
      <w:pPr>
        <w:tabs>
          <w:tab w:val="left" w:pos="903"/>
        </w:tabs>
        <w:rPr>
          <w:sz w:val="20"/>
          <w:szCs w:val="20"/>
        </w:rPr>
      </w:pPr>
    </w:p>
    <w:p w14:paraId="0FD1A987" w14:textId="77777777" w:rsidR="00EE472A" w:rsidRPr="009404BB" w:rsidRDefault="00EE472A" w:rsidP="001E1A55">
      <w:pPr>
        <w:tabs>
          <w:tab w:val="left" w:pos="903"/>
        </w:tabs>
        <w:rPr>
          <w:sz w:val="20"/>
          <w:szCs w:val="20"/>
        </w:rPr>
      </w:pPr>
    </w:p>
    <w:p w14:paraId="08300EEF" w14:textId="77777777" w:rsidR="00EE472A" w:rsidRPr="009404BB" w:rsidRDefault="00EE472A" w:rsidP="001E1A55">
      <w:pPr>
        <w:tabs>
          <w:tab w:val="left" w:pos="903"/>
        </w:tabs>
        <w:rPr>
          <w:sz w:val="20"/>
          <w:szCs w:val="20"/>
        </w:rPr>
      </w:pPr>
    </w:p>
    <w:p w14:paraId="2C5ABE1F" w14:textId="77777777" w:rsidR="002C01CC" w:rsidRPr="009404BB" w:rsidRDefault="002C01CC" w:rsidP="002C01CC">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6EC72964" w14:textId="77777777" w:rsidR="00EE472A" w:rsidRPr="009404BB" w:rsidRDefault="00EE472A" w:rsidP="001E1A55">
      <w:pPr>
        <w:tabs>
          <w:tab w:val="left" w:pos="903"/>
        </w:tabs>
        <w:rPr>
          <w:sz w:val="20"/>
          <w:szCs w:val="20"/>
        </w:rPr>
      </w:pPr>
    </w:p>
    <w:p w14:paraId="24F6E026" w14:textId="77777777" w:rsidR="00EE472A" w:rsidRPr="009404BB" w:rsidRDefault="00EE472A" w:rsidP="001E1A55">
      <w:pPr>
        <w:tabs>
          <w:tab w:val="left" w:pos="903"/>
        </w:tabs>
        <w:rPr>
          <w:sz w:val="20"/>
          <w:szCs w:val="20"/>
        </w:rPr>
      </w:pPr>
    </w:p>
    <w:p w14:paraId="5208C11E" w14:textId="77777777" w:rsidR="002C01CC" w:rsidRPr="009404BB" w:rsidRDefault="002C01CC" w:rsidP="001E1A55">
      <w:pPr>
        <w:tabs>
          <w:tab w:val="left" w:pos="903"/>
        </w:tabs>
        <w:rPr>
          <w:sz w:val="20"/>
          <w:szCs w:val="20"/>
        </w:rPr>
      </w:pPr>
    </w:p>
    <w:p w14:paraId="03EE606F" w14:textId="77777777" w:rsidR="00EE472A" w:rsidRPr="009404BB" w:rsidRDefault="00EE472A" w:rsidP="001E1A55">
      <w:pPr>
        <w:tabs>
          <w:tab w:val="left" w:pos="903"/>
        </w:tabs>
        <w:rPr>
          <w:sz w:val="20"/>
          <w:szCs w:val="20"/>
        </w:rPr>
      </w:pPr>
    </w:p>
    <w:p w14:paraId="5E97086A" w14:textId="77777777" w:rsidR="00EE472A" w:rsidRPr="009404BB" w:rsidRDefault="00EE472A" w:rsidP="001E1A55">
      <w:pPr>
        <w:tabs>
          <w:tab w:val="left" w:pos="903"/>
        </w:tabs>
        <w:rPr>
          <w:sz w:val="20"/>
          <w:szCs w:val="20"/>
        </w:rPr>
      </w:pPr>
    </w:p>
    <w:p w14:paraId="0232F2C8" w14:textId="77777777" w:rsidR="00EE472A" w:rsidRPr="009404BB" w:rsidRDefault="00EE472A" w:rsidP="001E1A55">
      <w:pPr>
        <w:tabs>
          <w:tab w:val="left" w:pos="903"/>
        </w:tabs>
        <w:rPr>
          <w:sz w:val="20"/>
          <w:szCs w:val="20"/>
        </w:rPr>
      </w:pPr>
    </w:p>
    <w:p w14:paraId="5E65FCC2" w14:textId="77777777" w:rsidR="00EE472A" w:rsidRPr="009404BB" w:rsidRDefault="00EE472A" w:rsidP="001E1A55">
      <w:pPr>
        <w:tabs>
          <w:tab w:val="left" w:pos="903"/>
        </w:tabs>
        <w:rPr>
          <w:sz w:val="20"/>
          <w:szCs w:val="20"/>
        </w:rPr>
      </w:pPr>
    </w:p>
    <w:p w14:paraId="47F58587" w14:textId="77777777" w:rsidR="00EE472A" w:rsidRPr="009404BB" w:rsidRDefault="00EE472A" w:rsidP="001E1A55">
      <w:pPr>
        <w:tabs>
          <w:tab w:val="left" w:pos="903"/>
        </w:tabs>
        <w:rPr>
          <w:sz w:val="20"/>
          <w:szCs w:val="20"/>
        </w:rPr>
      </w:pPr>
    </w:p>
    <w:p w14:paraId="79105603" w14:textId="77777777" w:rsidR="00EE472A" w:rsidRPr="009404BB" w:rsidRDefault="00EE472A" w:rsidP="001E1A55">
      <w:pPr>
        <w:tabs>
          <w:tab w:val="left" w:pos="903"/>
        </w:tabs>
        <w:rPr>
          <w:sz w:val="20"/>
          <w:szCs w:val="20"/>
        </w:rPr>
      </w:pPr>
    </w:p>
    <w:p w14:paraId="0158EBF2" w14:textId="77777777" w:rsidR="00EE472A" w:rsidRPr="009404BB" w:rsidRDefault="00EE472A" w:rsidP="001E1A55">
      <w:pPr>
        <w:tabs>
          <w:tab w:val="left" w:pos="903"/>
        </w:tabs>
        <w:rPr>
          <w:sz w:val="20"/>
          <w:szCs w:val="20"/>
        </w:rPr>
      </w:pPr>
    </w:p>
    <w:p w14:paraId="2FB23A67" w14:textId="77777777" w:rsidR="00391459" w:rsidRPr="009404BB" w:rsidRDefault="00391459" w:rsidP="001E1A55">
      <w:pPr>
        <w:tabs>
          <w:tab w:val="left" w:pos="903"/>
        </w:tabs>
        <w:rPr>
          <w:sz w:val="20"/>
          <w:szCs w:val="20"/>
        </w:rPr>
      </w:pPr>
    </w:p>
    <w:p w14:paraId="4D1A13ED" w14:textId="77777777" w:rsidR="00391459" w:rsidRPr="009404BB" w:rsidRDefault="00391459" w:rsidP="001E1A55">
      <w:pPr>
        <w:tabs>
          <w:tab w:val="left" w:pos="903"/>
        </w:tabs>
        <w:rPr>
          <w:sz w:val="20"/>
          <w:szCs w:val="20"/>
        </w:rPr>
      </w:pPr>
    </w:p>
    <w:p w14:paraId="011E55B4" w14:textId="77777777" w:rsidR="002C01CC" w:rsidRPr="009404BB" w:rsidRDefault="002C01CC" w:rsidP="001E1A55">
      <w:pPr>
        <w:tabs>
          <w:tab w:val="left" w:pos="903"/>
        </w:tabs>
        <w:rPr>
          <w:sz w:val="20"/>
          <w:szCs w:val="20"/>
        </w:rPr>
      </w:pPr>
    </w:p>
    <w:p w14:paraId="0A726931" w14:textId="77777777" w:rsidR="002C01CC" w:rsidRPr="009404BB" w:rsidRDefault="002C01CC" w:rsidP="001E1A55">
      <w:pPr>
        <w:tabs>
          <w:tab w:val="left" w:pos="903"/>
        </w:tabs>
        <w:rPr>
          <w:sz w:val="20"/>
          <w:szCs w:val="20"/>
        </w:rPr>
      </w:pPr>
    </w:p>
    <w:p w14:paraId="6C0BD68B" w14:textId="77777777" w:rsidR="002C01CC" w:rsidRPr="009404BB" w:rsidRDefault="002C01CC" w:rsidP="001E1A55">
      <w:pPr>
        <w:tabs>
          <w:tab w:val="left" w:pos="903"/>
        </w:tabs>
        <w:rPr>
          <w:sz w:val="20"/>
          <w:szCs w:val="20"/>
        </w:rPr>
      </w:pPr>
    </w:p>
    <w:p w14:paraId="34027F17" w14:textId="77777777" w:rsidR="002C01CC" w:rsidRPr="009404BB" w:rsidRDefault="002C01CC" w:rsidP="001E1A55">
      <w:pPr>
        <w:tabs>
          <w:tab w:val="left" w:pos="903"/>
        </w:tabs>
        <w:rPr>
          <w:sz w:val="20"/>
          <w:szCs w:val="20"/>
        </w:rPr>
      </w:pPr>
    </w:p>
    <w:p w14:paraId="46AAE93F" w14:textId="77777777" w:rsidR="002C01CC" w:rsidRPr="009404BB" w:rsidRDefault="002C01CC" w:rsidP="001E1A55">
      <w:pPr>
        <w:tabs>
          <w:tab w:val="left" w:pos="903"/>
        </w:tabs>
        <w:rPr>
          <w:sz w:val="20"/>
          <w:szCs w:val="20"/>
        </w:rPr>
      </w:pPr>
    </w:p>
    <w:p w14:paraId="41D56B5B" w14:textId="77777777" w:rsidR="002C01CC" w:rsidRPr="009404BB" w:rsidRDefault="002C01CC" w:rsidP="001E1A55">
      <w:pPr>
        <w:tabs>
          <w:tab w:val="left" w:pos="903"/>
        </w:tabs>
        <w:rPr>
          <w:sz w:val="20"/>
          <w:szCs w:val="20"/>
        </w:rPr>
      </w:pPr>
    </w:p>
    <w:p w14:paraId="772DFF14" w14:textId="77777777" w:rsidR="002C01CC" w:rsidRPr="009404BB" w:rsidRDefault="002C01CC" w:rsidP="001E1A55">
      <w:pPr>
        <w:tabs>
          <w:tab w:val="left" w:pos="903"/>
        </w:tabs>
        <w:rPr>
          <w:sz w:val="20"/>
          <w:szCs w:val="20"/>
        </w:rPr>
      </w:pPr>
    </w:p>
    <w:p w14:paraId="75A4C31A" w14:textId="77777777" w:rsidR="009404BB" w:rsidRPr="009404BB" w:rsidRDefault="009404BB" w:rsidP="001E1A55">
      <w:pPr>
        <w:tabs>
          <w:tab w:val="left" w:pos="903"/>
        </w:tabs>
        <w:rPr>
          <w:sz w:val="20"/>
          <w:szCs w:val="20"/>
        </w:rPr>
      </w:pPr>
    </w:p>
    <w:p w14:paraId="7AFEA7DB" w14:textId="77777777" w:rsidR="00EE472A" w:rsidRPr="009404BB" w:rsidRDefault="00EE472A" w:rsidP="001E1A55">
      <w:pPr>
        <w:tabs>
          <w:tab w:val="left" w:pos="903"/>
        </w:tabs>
        <w:rPr>
          <w:sz w:val="20"/>
          <w:szCs w:val="20"/>
        </w:rPr>
      </w:pPr>
    </w:p>
    <w:p w14:paraId="771C98FE" w14:textId="602B2F1B" w:rsidR="00633973" w:rsidRPr="009404BB" w:rsidRDefault="00920839" w:rsidP="00EE472A">
      <w:pPr>
        <w:pStyle w:val="Heading1"/>
      </w:pPr>
      <w:bookmarkStart w:id="4" w:name="_Toc187674065"/>
      <w:r w:rsidRPr="009404BB">
        <w:t>BAB 1</w:t>
      </w:r>
      <w:r w:rsidR="00EE472A" w:rsidRPr="009404BB">
        <w:t xml:space="preserve"> PENDAHULUAN</w:t>
      </w:r>
      <w:bookmarkEnd w:id="4"/>
    </w:p>
    <w:p w14:paraId="0BFA1553" w14:textId="77777777" w:rsidR="003D3E9B" w:rsidRPr="009404BB" w:rsidRDefault="003D3E9B" w:rsidP="00A50BC5">
      <w:pPr>
        <w:spacing w:line="276" w:lineRule="auto"/>
        <w:ind w:right="461"/>
        <w:rPr>
          <w:color w:val="000000"/>
          <w:sz w:val="20"/>
          <w:szCs w:val="20"/>
        </w:rPr>
      </w:pPr>
    </w:p>
    <w:p w14:paraId="5413EBEB" w14:textId="1C6EFAD0" w:rsidR="00A444F3" w:rsidRPr="009404BB" w:rsidRDefault="00734987" w:rsidP="00A50BC5">
      <w:pPr>
        <w:pStyle w:val="Heading2"/>
        <w:numPr>
          <w:ilvl w:val="1"/>
          <w:numId w:val="5"/>
        </w:numPr>
        <w:ind w:right="461"/>
        <w:rPr>
          <w:rFonts w:cs="Times New Roman"/>
          <w:bCs/>
          <w:szCs w:val="20"/>
        </w:rPr>
      </w:pPr>
      <w:bookmarkStart w:id="5" w:name="_Toc176987377"/>
      <w:bookmarkStart w:id="6" w:name="_Toc187674066"/>
      <w:r w:rsidRPr="009404BB">
        <w:rPr>
          <w:rFonts w:cs="Times New Roman"/>
          <w:bCs/>
          <w:color w:val="000000"/>
          <w:szCs w:val="20"/>
        </w:rPr>
        <w:t>L</w:t>
      </w:r>
      <w:r w:rsidRPr="009404BB">
        <w:rPr>
          <w:rFonts w:cs="Times New Roman"/>
          <w:bCs/>
          <w:szCs w:val="20"/>
        </w:rPr>
        <w:t>ATAR BELAKANG</w:t>
      </w:r>
      <w:bookmarkEnd w:id="5"/>
      <w:bookmarkEnd w:id="6"/>
    </w:p>
    <w:p w14:paraId="3AA3B854" w14:textId="2657DC96" w:rsidR="0025161C" w:rsidRPr="009404BB" w:rsidRDefault="0025161C" w:rsidP="00A50BC5">
      <w:pPr>
        <w:spacing w:line="276" w:lineRule="auto"/>
        <w:ind w:right="461" w:firstLine="340"/>
        <w:jc w:val="both"/>
        <w:rPr>
          <w:sz w:val="20"/>
          <w:szCs w:val="20"/>
        </w:rPr>
      </w:pP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proses yang </w:t>
      </w:r>
      <w:proofErr w:type="spellStart"/>
      <w:r w:rsidRPr="009404BB">
        <w:rPr>
          <w:sz w:val="20"/>
          <w:szCs w:val="20"/>
        </w:rPr>
        <w:t>kompleks</w:t>
      </w:r>
      <w:proofErr w:type="spellEnd"/>
      <w:r w:rsidRPr="009404BB">
        <w:rPr>
          <w:sz w:val="20"/>
          <w:szCs w:val="20"/>
        </w:rPr>
        <w:t xml:space="preserve"> dan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dan </w:t>
      </w:r>
      <w:proofErr w:type="spellStart"/>
      <w:r w:rsidRPr="009404BB">
        <w:rPr>
          <w:sz w:val="20"/>
          <w:szCs w:val="20"/>
        </w:rPr>
        <w:t>keandalannya</w:t>
      </w:r>
      <w:proofErr w:type="spellEnd"/>
      <w:r w:rsidRPr="009404BB">
        <w:rPr>
          <w:sz w:val="20"/>
          <w:szCs w:val="20"/>
        </w:rPr>
        <w:t xml:space="preserve">. Tim Quality Assurance (QA)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dan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cacat</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dirilis</w:t>
      </w:r>
      <w:proofErr w:type="spellEnd"/>
      <w:r w:rsidRPr="009404BB">
        <w:rPr>
          <w:sz w:val="20"/>
          <w:szCs w:val="20"/>
        </w:rPr>
        <w:t xml:space="preserve"> </w:t>
      </w:r>
      <w:proofErr w:type="spellStart"/>
      <w:r w:rsidRPr="009404BB">
        <w:rPr>
          <w:sz w:val="20"/>
          <w:szCs w:val="20"/>
        </w:rPr>
        <w:t>kepada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.[1]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elemen</w:t>
      </w:r>
      <w:proofErr w:type="spellEnd"/>
      <w:r w:rsidRPr="009404BB">
        <w:rPr>
          <w:sz w:val="20"/>
          <w:szCs w:val="20"/>
        </w:rPr>
        <w:t xml:space="preserve"> </w:t>
      </w:r>
      <w:proofErr w:type="spellStart"/>
      <w:r w:rsidRPr="009404BB">
        <w:rPr>
          <w:sz w:val="20"/>
          <w:szCs w:val="20"/>
        </w:rPr>
        <w:t>kunci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pembuatan</w:t>
      </w:r>
      <w:proofErr w:type="spellEnd"/>
      <w:r w:rsidRPr="009404BB">
        <w:rPr>
          <w:sz w:val="20"/>
          <w:szCs w:val="20"/>
        </w:rPr>
        <w:t xml:space="preserve"> test case. Test case </w:t>
      </w:r>
      <w:proofErr w:type="spellStart"/>
      <w:r w:rsidRPr="009404BB">
        <w:rPr>
          <w:sz w:val="20"/>
          <w:szCs w:val="20"/>
        </w:rPr>
        <w:t>merupakan</w:t>
      </w:r>
      <w:proofErr w:type="spellEnd"/>
      <w:r w:rsidRPr="009404BB">
        <w:rPr>
          <w:sz w:val="20"/>
          <w:szCs w:val="20"/>
        </w:rPr>
        <w:t xml:space="preserve"> </w:t>
      </w:r>
      <w:proofErr w:type="spellStart"/>
      <w:r w:rsidRPr="009404BB">
        <w:rPr>
          <w:sz w:val="20"/>
          <w:szCs w:val="20"/>
        </w:rPr>
        <w:t>serangkaian</w:t>
      </w:r>
      <w:proofErr w:type="spellEnd"/>
      <w:r w:rsidRPr="009404BB">
        <w:rPr>
          <w:sz w:val="20"/>
          <w:szCs w:val="20"/>
        </w:rPr>
        <w:t xml:space="preserve"> </w:t>
      </w:r>
      <w:proofErr w:type="spellStart"/>
      <w:r w:rsidRPr="009404BB">
        <w:rPr>
          <w:sz w:val="20"/>
          <w:szCs w:val="20"/>
        </w:rPr>
        <w:t>kondisi</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variabel</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suatu</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yang </w:t>
      </w:r>
      <w:proofErr w:type="spellStart"/>
      <w:r w:rsidRPr="009404BB">
        <w:rPr>
          <w:sz w:val="20"/>
          <w:szCs w:val="20"/>
        </w:rPr>
        <w:t>diharapkan</w:t>
      </w:r>
      <w:proofErr w:type="spellEnd"/>
      <w:r w:rsidRPr="009404BB">
        <w:rPr>
          <w:sz w:val="20"/>
          <w:szCs w:val="20"/>
        </w:rPr>
        <w:t xml:space="preserve">. Tim QA </w:t>
      </w:r>
      <w:proofErr w:type="spellStart"/>
      <w:r w:rsidRPr="009404BB">
        <w:rPr>
          <w:sz w:val="20"/>
          <w:szCs w:val="20"/>
        </w:rPr>
        <w:t>membuat</w:t>
      </w:r>
      <w:proofErr w:type="spellEnd"/>
      <w:r w:rsidRPr="009404BB">
        <w:rPr>
          <w:sz w:val="20"/>
          <w:szCs w:val="20"/>
        </w:rPr>
        <w:t xml:space="preserve"> test case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dan </w:t>
      </w:r>
      <w:proofErr w:type="spellStart"/>
      <w:r w:rsidRPr="009404BB">
        <w:rPr>
          <w:sz w:val="20"/>
          <w:szCs w:val="20"/>
        </w:rPr>
        <w:t>pembaruan</w:t>
      </w:r>
      <w:proofErr w:type="spellEnd"/>
      <w:r w:rsidRPr="009404BB">
        <w:rPr>
          <w:sz w:val="20"/>
          <w:szCs w:val="20"/>
        </w:rPr>
        <w:t xml:space="preserve"> </w:t>
      </w:r>
      <w:proofErr w:type="spellStart"/>
      <w:r w:rsidRPr="009404BB">
        <w:rPr>
          <w:sz w:val="20"/>
          <w:szCs w:val="20"/>
        </w:rPr>
        <w:t>kode</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merusak</w:t>
      </w:r>
      <w:proofErr w:type="spellEnd"/>
      <w:r w:rsidRPr="009404BB">
        <w:rPr>
          <w:sz w:val="20"/>
          <w:szCs w:val="20"/>
        </w:rPr>
        <w:t xml:space="preserve"> </w:t>
      </w:r>
      <w:proofErr w:type="spellStart"/>
      <w:r w:rsidRPr="009404BB">
        <w:rPr>
          <w:sz w:val="20"/>
          <w:szCs w:val="20"/>
        </w:rPr>
        <w:t>fungsionalitas</w:t>
      </w:r>
      <w:proofErr w:type="spellEnd"/>
      <w:r w:rsidRPr="009404BB">
        <w:rPr>
          <w:sz w:val="20"/>
          <w:szCs w:val="20"/>
        </w:rPr>
        <w:t xml:space="preserve"> yang </w:t>
      </w:r>
      <w:proofErr w:type="spellStart"/>
      <w:r w:rsidRPr="009404BB">
        <w:rPr>
          <w:sz w:val="20"/>
          <w:szCs w:val="20"/>
        </w:rPr>
        <w:t>ada</w:t>
      </w:r>
      <w:proofErr w:type="spellEnd"/>
      <w:r w:rsidRPr="009404BB">
        <w:rPr>
          <w:sz w:val="20"/>
          <w:szCs w:val="20"/>
        </w:rPr>
        <w:t>.</w:t>
      </w:r>
    </w:p>
    <w:p w14:paraId="35E354B8" w14:textId="255EE014" w:rsidR="0025161C" w:rsidRPr="009404BB" w:rsidRDefault="00A14346" w:rsidP="00A50BC5">
      <w:pPr>
        <w:spacing w:line="276" w:lineRule="auto"/>
        <w:ind w:right="461" w:firstLine="340"/>
        <w:jc w:val="both"/>
        <w:rPr>
          <w:sz w:val="20"/>
          <w:szCs w:val="20"/>
        </w:rPr>
      </w:pPr>
      <w:proofErr w:type="spellStart"/>
      <w:r w:rsidRPr="009404BB">
        <w:rPr>
          <w:color w:val="000000" w:themeColor="text1"/>
          <w:sz w:val="20"/>
          <w:szCs w:val="20"/>
        </w:rPr>
        <w:t>Seiring</w:t>
      </w:r>
      <w:proofErr w:type="spellEnd"/>
      <w:r w:rsidRPr="009404BB">
        <w:rPr>
          <w:color w:val="000000" w:themeColor="text1"/>
          <w:sz w:val="20"/>
          <w:szCs w:val="20"/>
        </w:rPr>
        <w:t xml:space="preserve"> </w:t>
      </w:r>
      <w:proofErr w:type="spellStart"/>
      <w:r w:rsidR="00F73B9A" w:rsidRPr="009404BB">
        <w:rPr>
          <w:color w:val="000000" w:themeColor="text1"/>
          <w:sz w:val="20"/>
          <w:szCs w:val="20"/>
        </w:rPr>
        <w:t>berkembangnya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sebuah</w:t>
      </w:r>
      <w:proofErr w:type="spellEnd"/>
      <w:r w:rsidRPr="009404BB">
        <w:rPr>
          <w:color w:val="000000" w:themeColor="text1"/>
          <w:sz w:val="20"/>
          <w:szCs w:val="20"/>
        </w:rPr>
        <w:t xml:space="preserve"> </w:t>
      </w:r>
      <w:proofErr w:type="spellStart"/>
      <w:r w:rsidRPr="009404BB">
        <w:rPr>
          <w:color w:val="000000" w:themeColor="text1"/>
          <w:sz w:val="20"/>
          <w:szCs w:val="20"/>
        </w:rPr>
        <w:t>perangkat</w:t>
      </w:r>
      <w:proofErr w:type="spellEnd"/>
      <w:r w:rsidRPr="009404BB">
        <w:rPr>
          <w:color w:val="000000" w:themeColor="text1"/>
          <w:sz w:val="20"/>
          <w:szCs w:val="20"/>
        </w:rPr>
        <w:t xml:space="preserve"> </w:t>
      </w:r>
      <w:proofErr w:type="spellStart"/>
      <w:r w:rsidRPr="009404BB">
        <w:rPr>
          <w:color w:val="000000" w:themeColor="text1"/>
          <w:sz w:val="20"/>
          <w:szCs w:val="20"/>
        </w:rPr>
        <w:t>lunak</w:t>
      </w:r>
      <w:proofErr w:type="spellEnd"/>
      <w:r w:rsidRPr="009404BB">
        <w:rPr>
          <w:color w:val="000000" w:themeColor="text1"/>
          <w:sz w:val="20"/>
          <w:szCs w:val="20"/>
        </w:rPr>
        <w:t xml:space="preserve"> test case </w:t>
      </w:r>
      <w:proofErr w:type="spellStart"/>
      <w:r w:rsidRPr="009404BB">
        <w:rPr>
          <w:color w:val="000000" w:themeColor="text1"/>
          <w:sz w:val="20"/>
          <w:szCs w:val="20"/>
        </w:rPr>
        <w:t>mengalami</w:t>
      </w:r>
      <w:proofErr w:type="spellEnd"/>
      <w:r w:rsidRPr="009404BB">
        <w:rPr>
          <w:color w:val="000000" w:themeColor="text1"/>
          <w:sz w:val="20"/>
          <w:szCs w:val="20"/>
        </w:rPr>
        <w:t xml:space="preserve"> </w:t>
      </w:r>
      <w:proofErr w:type="spellStart"/>
      <w:r w:rsidRPr="009404BB">
        <w:rPr>
          <w:color w:val="000000" w:themeColor="text1"/>
          <w:sz w:val="20"/>
          <w:szCs w:val="20"/>
        </w:rPr>
        <w:t>peningkatan</w:t>
      </w:r>
      <w:proofErr w:type="spellEnd"/>
      <w:r w:rsidRPr="009404BB">
        <w:rPr>
          <w:color w:val="000000" w:themeColor="text1"/>
          <w:sz w:val="20"/>
          <w:szCs w:val="20"/>
        </w:rPr>
        <w:t xml:space="preserve"> yang </w:t>
      </w:r>
      <w:proofErr w:type="spellStart"/>
      <w:r w:rsidRPr="009404BB">
        <w:rPr>
          <w:color w:val="000000" w:themeColor="text1"/>
          <w:sz w:val="20"/>
          <w:szCs w:val="20"/>
        </w:rPr>
        <w:t>signifikan</w:t>
      </w:r>
      <w:proofErr w:type="spellEnd"/>
      <w:r w:rsidRPr="009404BB">
        <w:rPr>
          <w:color w:val="000000" w:themeColor="text1"/>
          <w:sz w:val="20"/>
          <w:szCs w:val="20"/>
        </w:rPr>
        <w:t xml:space="preserve">, </w:t>
      </w:r>
      <w:proofErr w:type="spellStart"/>
      <w:r w:rsidRPr="009404BB">
        <w:rPr>
          <w:color w:val="000000" w:themeColor="text1"/>
          <w:sz w:val="20"/>
          <w:szCs w:val="20"/>
        </w:rPr>
        <w:t>karena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setiap</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fitur</w:t>
      </w:r>
      <w:proofErr w:type="spellEnd"/>
      <w:r w:rsidR="00F73B9A" w:rsidRPr="009404BB">
        <w:rPr>
          <w:color w:val="000000" w:themeColor="text1"/>
          <w:sz w:val="20"/>
          <w:szCs w:val="20"/>
        </w:rPr>
        <w:t xml:space="preserve"> yang </w:t>
      </w:r>
      <w:proofErr w:type="spellStart"/>
      <w:r w:rsidR="00F73B9A" w:rsidRPr="009404BB">
        <w:rPr>
          <w:color w:val="000000" w:themeColor="text1"/>
          <w:sz w:val="20"/>
          <w:szCs w:val="20"/>
        </w:rPr>
        <w:t>dikembangkan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pasti</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membutuhkan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pengujian</w:t>
      </w:r>
      <w:proofErr w:type="spellEnd"/>
      <w:r w:rsidR="00E46F07" w:rsidRPr="009404BB">
        <w:rPr>
          <w:color w:val="000000" w:themeColor="text1"/>
          <w:sz w:val="20"/>
          <w:szCs w:val="20"/>
        </w:rPr>
        <w:t>,</w:t>
      </w:r>
      <w:r w:rsidR="00F73B9A" w:rsidRPr="009404BB">
        <w:rPr>
          <w:color w:val="000000" w:themeColor="text1"/>
          <w:sz w:val="20"/>
          <w:szCs w:val="20"/>
        </w:rPr>
        <w:t xml:space="preserve"> yang </w:t>
      </w:r>
      <w:proofErr w:type="spellStart"/>
      <w:r w:rsidR="00F73B9A" w:rsidRPr="009404BB">
        <w:rPr>
          <w:color w:val="000000" w:themeColor="text1"/>
          <w:sz w:val="20"/>
          <w:szCs w:val="20"/>
        </w:rPr>
        <w:t>didalamnya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terdapat</w:t>
      </w:r>
      <w:proofErr w:type="spellEnd"/>
      <w:r w:rsidR="00F73B9A" w:rsidRPr="009404BB">
        <w:rPr>
          <w:color w:val="000000" w:themeColor="text1"/>
          <w:sz w:val="20"/>
          <w:szCs w:val="20"/>
        </w:rPr>
        <w:t xml:space="preserve"> case </w:t>
      </w:r>
      <w:proofErr w:type="spellStart"/>
      <w:r w:rsidR="00F73B9A" w:rsidRPr="009404BB">
        <w:rPr>
          <w:color w:val="000000" w:themeColor="text1"/>
          <w:sz w:val="20"/>
          <w:szCs w:val="20"/>
        </w:rPr>
        <w:t>case</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untuk</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menguji</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fitur</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tersebut</w:t>
      </w:r>
      <w:proofErr w:type="spellEnd"/>
      <w:r w:rsidRPr="009404BB">
        <w:rPr>
          <w:color w:val="000000" w:themeColor="text1"/>
          <w:sz w:val="20"/>
          <w:szCs w:val="20"/>
        </w:rPr>
        <w:t xml:space="preserve"> </w:t>
      </w:r>
      <w:r w:rsidR="00F73B9A" w:rsidRPr="009404BB">
        <w:rPr>
          <w:color w:val="000000" w:themeColor="text1"/>
          <w:sz w:val="20"/>
          <w:szCs w:val="20"/>
        </w:rPr>
        <w:t xml:space="preserve">. </w:t>
      </w:r>
      <w:proofErr w:type="spellStart"/>
      <w:r w:rsidR="00F73B9A" w:rsidRPr="009404BB">
        <w:rPr>
          <w:color w:val="000000" w:themeColor="text1"/>
          <w:sz w:val="20"/>
          <w:szCs w:val="20"/>
        </w:rPr>
        <w:t>Sejalan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dengan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hal</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tersebut</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dengan</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bertambahnya</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fitur</w:t>
      </w:r>
      <w:proofErr w:type="spellEnd"/>
      <w:r w:rsidR="0025161C" w:rsidRPr="009404BB">
        <w:rPr>
          <w:color w:val="000000" w:themeColor="text1"/>
          <w:sz w:val="20"/>
          <w:szCs w:val="20"/>
        </w:rPr>
        <w:t xml:space="preserve"> dan </w:t>
      </w:r>
      <w:proofErr w:type="spellStart"/>
      <w:r w:rsidR="0025161C" w:rsidRPr="009404BB">
        <w:rPr>
          <w:color w:val="000000" w:themeColor="text1"/>
          <w:sz w:val="20"/>
          <w:szCs w:val="20"/>
        </w:rPr>
        <w:t>kompleksitas</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perangkat</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lunak</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jumlah</w:t>
      </w:r>
      <w:proofErr w:type="spellEnd"/>
      <w:r w:rsidR="0025161C" w:rsidRPr="009404BB">
        <w:rPr>
          <w:color w:val="000000" w:themeColor="text1"/>
          <w:sz w:val="20"/>
          <w:szCs w:val="20"/>
        </w:rPr>
        <w:t xml:space="preserve"> test case yang </w:t>
      </w:r>
      <w:proofErr w:type="spellStart"/>
      <w:r w:rsidR="0025161C" w:rsidRPr="009404BB">
        <w:rPr>
          <w:color w:val="000000" w:themeColor="text1"/>
          <w:sz w:val="20"/>
          <w:szCs w:val="20"/>
        </w:rPr>
        <w:t>harus</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dikelola</w:t>
      </w:r>
      <w:proofErr w:type="spellEnd"/>
      <w:r w:rsidR="0025161C" w:rsidRPr="009404BB">
        <w:rPr>
          <w:color w:val="000000" w:themeColor="text1"/>
          <w:sz w:val="20"/>
          <w:szCs w:val="20"/>
        </w:rPr>
        <w:t xml:space="preserve"> pun </w:t>
      </w:r>
      <w:proofErr w:type="spellStart"/>
      <w:r w:rsidR="0025161C" w:rsidRPr="009404BB">
        <w:rPr>
          <w:color w:val="000000" w:themeColor="text1"/>
          <w:sz w:val="20"/>
          <w:szCs w:val="20"/>
        </w:rPr>
        <w:t>semakin</w:t>
      </w:r>
      <w:proofErr w:type="spellEnd"/>
      <w:r w:rsidR="0025161C" w:rsidRPr="009404BB">
        <w:rPr>
          <w:color w:val="000000" w:themeColor="text1"/>
          <w:sz w:val="20"/>
          <w:szCs w:val="20"/>
        </w:rPr>
        <w:t xml:space="preserve"> </w:t>
      </w:r>
      <w:proofErr w:type="spellStart"/>
      <w:r w:rsidR="00E46F07" w:rsidRPr="009404BB">
        <w:rPr>
          <w:color w:val="000000" w:themeColor="text1"/>
          <w:sz w:val="20"/>
          <w:szCs w:val="20"/>
        </w:rPr>
        <w:t>menumpuk</w:t>
      </w:r>
      <w:proofErr w:type="spellEnd"/>
      <w:r w:rsidR="0025161C" w:rsidRPr="009404BB">
        <w:rPr>
          <w:color w:val="000000" w:themeColor="text1"/>
          <w:sz w:val="20"/>
          <w:szCs w:val="20"/>
        </w:rPr>
        <w:t>.</w:t>
      </w:r>
      <w:r w:rsidR="0025161C" w:rsidRPr="009404BB">
        <w:rPr>
          <w:sz w:val="20"/>
          <w:szCs w:val="20"/>
        </w:rPr>
        <w:t xml:space="preserve"> </w:t>
      </w:r>
      <w:proofErr w:type="spellStart"/>
      <w:r w:rsidR="0025161C" w:rsidRPr="009404BB">
        <w:rPr>
          <w:sz w:val="20"/>
          <w:szCs w:val="20"/>
        </w:rPr>
        <w:t>Ini</w:t>
      </w:r>
      <w:proofErr w:type="spellEnd"/>
      <w:r w:rsidR="0025161C" w:rsidRPr="009404BB">
        <w:rPr>
          <w:sz w:val="20"/>
          <w:szCs w:val="20"/>
        </w:rPr>
        <w:t xml:space="preserve"> </w:t>
      </w:r>
      <w:proofErr w:type="spellStart"/>
      <w:r w:rsidR="0025161C" w:rsidRPr="009404BB">
        <w:rPr>
          <w:sz w:val="20"/>
          <w:szCs w:val="20"/>
        </w:rPr>
        <w:t>menimbulkan</w:t>
      </w:r>
      <w:proofErr w:type="spellEnd"/>
      <w:r w:rsidR="0025161C" w:rsidRPr="009404BB">
        <w:rPr>
          <w:sz w:val="20"/>
          <w:szCs w:val="20"/>
        </w:rPr>
        <w:t xml:space="preserve"> </w:t>
      </w:r>
      <w:proofErr w:type="spellStart"/>
      <w:r w:rsidR="0025161C" w:rsidRPr="009404BB">
        <w:rPr>
          <w:sz w:val="20"/>
          <w:szCs w:val="20"/>
        </w:rPr>
        <w:t>tantangan</w:t>
      </w:r>
      <w:proofErr w:type="spellEnd"/>
      <w:r w:rsidR="0025161C" w:rsidRPr="009404BB">
        <w:rPr>
          <w:sz w:val="20"/>
          <w:szCs w:val="20"/>
        </w:rPr>
        <w:t xml:space="preserve">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dan </w:t>
      </w:r>
      <w:proofErr w:type="spellStart"/>
      <w:r w:rsidR="0025161C" w:rsidRPr="009404BB">
        <w:rPr>
          <w:sz w:val="20"/>
          <w:szCs w:val="20"/>
        </w:rPr>
        <w:t>pencarian</w:t>
      </w:r>
      <w:proofErr w:type="spellEnd"/>
      <w:r w:rsidR="0025161C" w:rsidRPr="009404BB">
        <w:rPr>
          <w:sz w:val="20"/>
          <w:szCs w:val="20"/>
        </w:rPr>
        <w:t xml:space="preserve"> test case yang </w:t>
      </w:r>
      <w:proofErr w:type="spellStart"/>
      <w:r w:rsidR="0025161C" w:rsidRPr="009404BB">
        <w:rPr>
          <w:sz w:val="20"/>
          <w:szCs w:val="20"/>
        </w:rPr>
        <w:t>relevan</w:t>
      </w:r>
      <w:proofErr w:type="spellEnd"/>
      <w:r w:rsidR="0025161C" w:rsidRPr="009404BB">
        <w:rPr>
          <w:sz w:val="20"/>
          <w:szCs w:val="20"/>
        </w:rPr>
        <w:t xml:space="preserve">. </w:t>
      </w:r>
      <w:proofErr w:type="spellStart"/>
      <w:r w:rsidR="0025161C" w:rsidRPr="009404BB">
        <w:rPr>
          <w:sz w:val="20"/>
          <w:szCs w:val="20"/>
        </w:rPr>
        <w:t>Seperti</w:t>
      </w:r>
      <w:proofErr w:type="spellEnd"/>
      <w:r w:rsidR="0025161C" w:rsidRPr="009404BB">
        <w:rPr>
          <w:sz w:val="20"/>
          <w:szCs w:val="20"/>
        </w:rPr>
        <w:t xml:space="preserve"> </w:t>
      </w:r>
      <w:proofErr w:type="spellStart"/>
      <w:r w:rsidR="00F73B9A" w:rsidRPr="009404BB">
        <w:rPr>
          <w:sz w:val="20"/>
          <w:szCs w:val="20"/>
        </w:rPr>
        <w:t>halnya</w:t>
      </w:r>
      <w:proofErr w:type="spellEnd"/>
      <w:r w:rsidR="00F73B9A" w:rsidRPr="009404BB">
        <w:rPr>
          <w:sz w:val="20"/>
          <w:szCs w:val="20"/>
        </w:rPr>
        <w:t xml:space="preserve"> yang </w:t>
      </w:r>
      <w:proofErr w:type="spellStart"/>
      <w:r w:rsidR="00F73B9A" w:rsidRPr="009404BB">
        <w:rPr>
          <w:sz w:val="20"/>
          <w:szCs w:val="20"/>
        </w:rPr>
        <w:t>terjadi</w:t>
      </w:r>
      <w:proofErr w:type="spellEnd"/>
      <w:r w:rsidR="00F73B9A" w:rsidRPr="009404BB">
        <w:rPr>
          <w:sz w:val="20"/>
          <w:szCs w:val="20"/>
        </w:rPr>
        <w:t xml:space="preserve"> </w:t>
      </w:r>
      <w:r w:rsidR="0025161C" w:rsidRPr="009404BB">
        <w:rPr>
          <w:sz w:val="20"/>
          <w:szCs w:val="20"/>
        </w:rPr>
        <w:t xml:space="preserve">pada </w:t>
      </w:r>
      <w:proofErr w:type="spellStart"/>
      <w:r w:rsidR="0025161C" w:rsidRPr="009404BB">
        <w:rPr>
          <w:sz w:val="20"/>
          <w:szCs w:val="20"/>
        </w:rPr>
        <w:t>tim</w:t>
      </w:r>
      <w:proofErr w:type="spellEnd"/>
      <w:r w:rsidR="0025161C" w:rsidRPr="009404BB">
        <w:rPr>
          <w:sz w:val="20"/>
          <w:szCs w:val="20"/>
        </w:rPr>
        <w:t xml:space="preserve"> Quality Assurance (QA) PT Telkom Indonesia Tribe Agree, </w:t>
      </w:r>
      <w:proofErr w:type="spellStart"/>
      <w:r w:rsidR="00F73B9A" w:rsidRPr="009404BB">
        <w:rPr>
          <w:sz w:val="20"/>
          <w:szCs w:val="20"/>
        </w:rPr>
        <w:t>dokumen</w:t>
      </w:r>
      <w:proofErr w:type="spellEnd"/>
      <w:r w:rsidR="00F73B9A" w:rsidRPr="009404BB">
        <w:rPr>
          <w:sz w:val="20"/>
          <w:szCs w:val="20"/>
        </w:rPr>
        <w:t xml:space="preserve"> </w:t>
      </w:r>
      <w:r w:rsidR="0025161C" w:rsidRPr="009404BB">
        <w:rPr>
          <w:sz w:val="20"/>
          <w:szCs w:val="20"/>
        </w:rPr>
        <w:t>test case</w:t>
      </w:r>
      <w:r w:rsidR="00F73B9A" w:rsidRPr="009404BB">
        <w:rPr>
          <w:sz w:val="20"/>
          <w:szCs w:val="20"/>
        </w:rPr>
        <w:t xml:space="preserve"> </w:t>
      </w:r>
      <w:proofErr w:type="spellStart"/>
      <w:r w:rsidR="00F73B9A" w:rsidRPr="009404BB">
        <w:rPr>
          <w:sz w:val="20"/>
          <w:szCs w:val="20"/>
        </w:rPr>
        <w:t>saat</w:t>
      </w:r>
      <w:proofErr w:type="spellEnd"/>
      <w:r w:rsidR="00F73B9A" w:rsidRPr="009404BB">
        <w:rPr>
          <w:sz w:val="20"/>
          <w:szCs w:val="20"/>
        </w:rPr>
        <w:t xml:space="preserve"> </w:t>
      </w:r>
      <w:proofErr w:type="spellStart"/>
      <w:r w:rsidR="00F73B9A" w:rsidRPr="009404BB">
        <w:rPr>
          <w:sz w:val="20"/>
          <w:szCs w:val="20"/>
        </w:rPr>
        <w:t>ini</w:t>
      </w:r>
      <w:proofErr w:type="spellEnd"/>
      <w:r w:rsidR="00F73B9A" w:rsidRPr="009404BB">
        <w:rPr>
          <w:sz w:val="20"/>
          <w:szCs w:val="20"/>
        </w:rPr>
        <w:t xml:space="preserve"> </w:t>
      </w:r>
      <w:proofErr w:type="spellStart"/>
      <w:r w:rsidR="00F73B9A" w:rsidRPr="009404BB">
        <w:rPr>
          <w:sz w:val="20"/>
          <w:szCs w:val="20"/>
        </w:rPr>
        <w:t>dikelola</w:t>
      </w:r>
      <w:proofErr w:type="spellEnd"/>
      <w:r w:rsidR="00F73B9A" w:rsidRPr="009404BB">
        <w:rPr>
          <w:sz w:val="20"/>
          <w:szCs w:val="20"/>
        </w:rPr>
        <w:t xml:space="preserve"> </w:t>
      </w:r>
      <w:r w:rsidR="0025161C" w:rsidRPr="009404BB">
        <w:rPr>
          <w:sz w:val="20"/>
          <w:szCs w:val="20"/>
        </w:rPr>
        <w:t xml:space="preserve"> </w:t>
      </w:r>
      <w:proofErr w:type="spellStart"/>
      <w:r w:rsidR="00F73B9A" w:rsidRPr="009404BB">
        <w:rPr>
          <w:sz w:val="20"/>
          <w:szCs w:val="20"/>
        </w:rPr>
        <w:t>dengan</w:t>
      </w:r>
      <w:proofErr w:type="spellEnd"/>
      <w:r w:rsidR="00F73B9A" w:rsidRPr="009404BB">
        <w:rPr>
          <w:sz w:val="20"/>
          <w:szCs w:val="20"/>
        </w:rPr>
        <w:t xml:space="preserve"> </w:t>
      </w:r>
      <w:proofErr w:type="spellStart"/>
      <w:r w:rsidR="00F73B9A" w:rsidRPr="009404BB">
        <w:rPr>
          <w:sz w:val="20"/>
          <w:szCs w:val="20"/>
        </w:rPr>
        <w:t>sistem</w:t>
      </w:r>
      <w:proofErr w:type="spellEnd"/>
      <w:r w:rsidR="00F73B9A" w:rsidRPr="009404BB">
        <w:rPr>
          <w:sz w:val="20"/>
          <w:szCs w:val="20"/>
        </w:rPr>
        <w:t xml:space="preserve"> manual </w:t>
      </w:r>
      <w:proofErr w:type="spellStart"/>
      <w:r w:rsidR="0025161C" w:rsidRPr="009404BB">
        <w:rPr>
          <w:sz w:val="20"/>
          <w:szCs w:val="20"/>
        </w:rPr>
        <w:t>menggunakan</w:t>
      </w:r>
      <w:proofErr w:type="spellEnd"/>
      <w:r w:rsidR="0025161C" w:rsidRPr="009404BB">
        <w:rPr>
          <w:sz w:val="20"/>
          <w:szCs w:val="20"/>
        </w:rPr>
        <w:t xml:space="preserve"> Google Docs.</w:t>
      </w:r>
      <w:r w:rsidR="00F73B9A" w:rsidRPr="009404BB">
        <w:rPr>
          <w:sz w:val="20"/>
          <w:szCs w:val="20"/>
        </w:rPr>
        <w:t xml:space="preserve"> </w:t>
      </w:r>
      <w:proofErr w:type="spellStart"/>
      <w:r w:rsidR="00F73B9A" w:rsidRPr="009404BB">
        <w:rPr>
          <w:sz w:val="20"/>
          <w:szCs w:val="20"/>
        </w:rPr>
        <w:t>Sistem</w:t>
      </w:r>
      <w:proofErr w:type="spellEnd"/>
      <w:r w:rsidR="00F73B9A" w:rsidRPr="009404BB">
        <w:rPr>
          <w:sz w:val="20"/>
          <w:szCs w:val="20"/>
        </w:rPr>
        <w:t xml:space="preserve"> </w:t>
      </w:r>
      <w:proofErr w:type="spellStart"/>
      <w:r w:rsidR="0040105D" w:rsidRPr="009404BB">
        <w:rPr>
          <w:sz w:val="20"/>
          <w:szCs w:val="20"/>
        </w:rPr>
        <w:t>pengelolaan</w:t>
      </w:r>
      <w:proofErr w:type="spellEnd"/>
      <w:r w:rsidR="0040105D" w:rsidRPr="009404BB">
        <w:rPr>
          <w:sz w:val="20"/>
          <w:szCs w:val="20"/>
        </w:rPr>
        <w:t xml:space="preserve"> test case </w:t>
      </w:r>
      <w:proofErr w:type="spellStart"/>
      <w:r w:rsidR="0040105D" w:rsidRPr="009404BB">
        <w:rPr>
          <w:sz w:val="20"/>
          <w:szCs w:val="20"/>
        </w:rPr>
        <w:t>secara</w:t>
      </w:r>
      <w:proofErr w:type="spellEnd"/>
      <w:r w:rsidR="0040105D" w:rsidRPr="009404BB">
        <w:rPr>
          <w:sz w:val="20"/>
          <w:szCs w:val="20"/>
        </w:rPr>
        <w:t xml:space="preserve"> manual </w:t>
      </w:r>
      <w:proofErr w:type="spellStart"/>
      <w:r w:rsidR="0025161C" w:rsidRPr="009404BB">
        <w:rPr>
          <w:sz w:val="20"/>
          <w:szCs w:val="20"/>
        </w:rPr>
        <w:t>menimbulkan</w:t>
      </w:r>
      <w:proofErr w:type="spellEnd"/>
      <w:r w:rsidR="0025161C" w:rsidRPr="009404BB">
        <w:rPr>
          <w:sz w:val="20"/>
          <w:szCs w:val="20"/>
        </w:rPr>
        <w:t xml:space="preserve"> </w:t>
      </w:r>
      <w:proofErr w:type="spellStart"/>
      <w:r w:rsidR="0025161C" w:rsidRPr="009404BB">
        <w:rPr>
          <w:sz w:val="20"/>
          <w:szCs w:val="20"/>
        </w:rPr>
        <w:t>tantangan</w:t>
      </w:r>
      <w:proofErr w:type="spellEnd"/>
      <w:r w:rsidR="0025161C" w:rsidRPr="009404BB">
        <w:rPr>
          <w:sz w:val="20"/>
          <w:szCs w:val="20"/>
        </w:rPr>
        <w:t xml:space="preserve"> </w:t>
      </w:r>
      <w:proofErr w:type="spellStart"/>
      <w:r w:rsidR="0025161C" w:rsidRPr="009404BB">
        <w:rPr>
          <w:sz w:val="20"/>
          <w:szCs w:val="20"/>
        </w:rPr>
        <w:t>baru</w:t>
      </w:r>
      <w:proofErr w:type="spellEnd"/>
      <w:r w:rsidR="0025161C" w:rsidRPr="009404BB">
        <w:rPr>
          <w:sz w:val="20"/>
          <w:szCs w:val="20"/>
        </w:rPr>
        <w:t xml:space="preserve">, </w:t>
      </w:r>
      <w:proofErr w:type="spellStart"/>
      <w:r w:rsidR="0025161C" w:rsidRPr="009404BB">
        <w:rPr>
          <w:sz w:val="20"/>
          <w:szCs w:val="20"/>
        </w:rPr>
        <w:t>terutama</w:t>
      </w:r>
      <w:proofErr w:type="spellEnd"/>
      <w:r w:rsidR="0025161C" w:rsidRPr="009404BB">
        <w:rPr>
          <w:sz w:val="20"/>
          <w:szCs w:val="20"/>
        </w:rPr>
        <w:t xml:space="preserve">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mencari</w:t>
      </w:r>
      <w:proofErr w:type="spellEnd"/>
      <w:r w:rsidR="0025161C" w:rsidRPr="009404BB">
        <w:rPr>
          <w:sz w:val="20"/>
          <w:szCs w:val="20"/>
        </w:rPr>
        <w:t xml:space="preserve"> dan </w:t>
      </w:r>
      <w:proofErr w:type="spellStart"/>
      <w:r w:rsidR="0025161C" w:rsidRPr="009404BB">
        <w:rPr>
          <w:sz w:val="20"/>
          <w:szCs w:val="20"/>
        </w:rPr>
        <w:t>mengelola</w:t>
      </w:r>
      <w:proofErr w:type="spellEnd"/>
      <w:r w:rsidR="0025161C" w:rsidRPr="009404BB">
        <w:rPr>
          <w:sz w:val="20"/>
          <w:szCs w:val="20"/>
        </w:rPr>
        <w:t xml:space="preserve"> test case</w:t>
      </w:r>
      <w:r w:rsidR="0040105D" w:rsidRPr="009404BB">
        <w:rPr>
          <w:sz w:val="20"/>
          <w:szCs w:val="20"/>
        </w:rPr>
        <w:t xml:space="preserve"> </w:t>
      </w:r>
      <w:proofErr w:type="spellStart"/>
      <w:r w:rsidR="0025161C" w:rsidRPr="009404BB">
        <w:rPr>
          <w:sz w:val="20"/>
          <w:szCs w:val="20"/>
        </w:rPr>
        <w:t>ketika</w:t>
      </w:r>
      <w:proofErr w:type="spellEnd"/>
      <w:r w:rsidR="0025161C" w:rsidRPr="009404BB">
        <w:rPr>
          <w:sz w:val="20"/>
          <w:szCs w:val="20"/>
        </w:rPr>
        <w:t xml:space="preserve"> </w:t>
      </w:r>
      <w:proofErr w:type="spellStart"/>
      <w:r w:rsidR="0025161C" w:rsidRPr="009404BB">
        <w:rPr>
          <w:sz w:val="20"/>
          <w:szCs w:val="20"/>
        </w:rPr>
        <w:t>jumlahnya</w:t>
      </w:r>
      <w:proofErr w:type="spellEnd"/>
      <w:r w:rsidR="0025161C" w:rsidRPr="009404BB">
        <w:rPr>
          <w:sz w:val="20"/>
          <w:szCs w:val="20"/>
        </w:rPr>
        <w:t xml:space="preserve"> </w:t>
      </w:r>
      <w:proofErr w:type="spellStart"/>
      <w:r w:rsidR="0025161C" w:rsidRPr="009404BB">
        <w:rPr>
          <w:sz w:val="20"/>
          <w:szCs w:val="20"/>
        </w:rPr>
        <w:t>sudah</w:t>
      </w:r>
      <w:proofErr w:type="spellEnd"/>
      <w:r w:rsidR="0025161C" w:rsidRPr="009404BB">
        <w:rPr>
          <w:sz w:val="20"/>
          <w:szCs w:val="20"/>
        </w:rPr>
        <w:t xml:space="preserve"> sangat </w:t>
      </w:r>
      <w:proofErr w:type="spellStart"/>
      <w:r w:rsidR="0025161C" w:rsidRPr="009404BB">
        <w:rPr>
          <w:sz w:val="20"/>
          <w:szCs w:val="20"/>
        </w:rPr>
        <w:t>besar</w:t>
      </w:r>
      <w:proofErr w:type="spellEnd"/>
      <w:r w:rsidR="0025161C" w:rsidRPr="009404BB">
        <w:rPr>
          <w:sz w:val="20"/>
          <w:szCs w:val="20"/>
        </w:rPr>
        <w:t xml:space="preserve">. Test case yang </w:t>
      </w:r>
      <w:proofErr w:type="spellStart"/>
      <w:r w:rsidR="0025161C" w:rsidRPr="009404BB">
        <w:rPr>
          <w:sz w:val="20"/>
          <w:szCs w:val="20"/>
        </w:rPr>
        <w:t>tidak</w:t>
      </w:r>
      <w:proofErr w:type="spellEnd"/>
      <w:r w:rsidR="0025161C" w:rsidRPr="009404BB">
        <w:rPr>
          <w:sz w:val="20"/>
          <w:szCs w:val="20"/>
        </w:rPr>
        <w:t xml:space="preserve"> </w:t>
      </w:r>
      <w:proofErr w:type="spellStart"/>
      <w:r w:rsidR="0025161C" w:rsidRPr="009404BB">
        <w:rPr>
          <w:sz w:val="20"/>
          <w:szCs w:val="20"/>
        </w:rPr>
        <w:t>terorganisir</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baik</w:t>
      </w:r>
      <w:proofErr w:type="spellEnd"/>
      <w:r w:rsidR="0025161C" w:rsidRPr="009404BB">
        <w:rPr>
          <w:sz w:val="20"/>
          <w:szCs w:val="20"/>
        </w:rPr>
        <w:t xml:space="preserve"> </w:t>
      </w:r>
      <w:proofErr w:type="spellStart"/>
      <w:r w:rsidR="0025161C" w:rsidRPr="009404BB">
        <w:rPr>
          <w:sz w:val="20"/>
          <w:szCs w:val="20"/>
        </w:rPr>
        <w:t>dapat</w:t>
      </w:r>
      <w:proofErr w:type="spellEnd"/>
      <w:r w:rsidR="0025161C" w:rsidRPr="009404BB">
        <w:rPr>
          <w:sz w:val="20"/>
          <w:szCs w:val="20"/>
        </w:rPr>
        <w:t xml:space="preserve"> </w:t>
      </w:r>
      <w:proofErr w:type="spellStart"/>
      <w:r w:rsidR="0025161C" w:rsidRPr="009404BB">
        <w:rPr>
          <w:sz w:val="20"/>
          <w:szCs w:val="20"/>
        </w:rPr>
        <w:t>menyebabkan</w:t>
      </w:r>
      <w:proofErr w:type="spellEnd"/>
      <w:r w:rsidR="0025161C" w:rsidRPr="009404BB">
        <w:rPr>
          <w:sz w:val="20"/>
          <w:szCs w:val="20"/>
        </w:rPr>
        <w:t xml:space="preserve"> </w:t>
      </w:r>
      <w:proofErr w:type="spellStart"/>
      <w:r w:rsidR="0025161C" w:rsidRPr="009404BB">
        <w:rPr>
          <w:sz w:val="20"/>
          <w:szCs w:val="20"/>
        </w:rPr>
        <w:t>penurunan</w:t>
      </w:r>
      <w:proofErr w:type="spellEnd"/>
      <w:r w:rsidR="0025161C" w:rsidRPr="009404BB">
        <w:rPr>
          <w:sz w:val="20"/>
          <w:szCs w:val="20"/>
        </w:rPr>
        <w:t xml:space="preserve"> </w:t>
      </w:r>
      <w:proofErr w:type="spellStart"/>
      <w:r w:rsidR="0025161C" w:rsidRPr="009404BB">
        <w:rPr>
          <w:sz w:val="20"/>
          <w:szCs w:val="20"/>
        </w:rPr>
        <w:t>efisiensi</w:t>
      </w:r>
      <w:proofErr w:type="spellEnd"/>
      <w:r w:rsidR="0025161C" w:rsidRPr="009404BB">
        <w:rPr>
          <w:sz w:val="20"/>
          <w:szCs w:val="20"/>
        </w:rPr>
        <w:t xml:space="preserve"> </w:t>
      </w:r>
      <w:proofErr w:type="spellStart"/>
      <w:r w:rsidR="0025161C" w:rsidRPr="009404BB">
        <w:rPr>
          <w:sz w:val="20"/>
          <w:szCs w:val="20"/>
        </w:rPr>
        <w:t>tim</w:t>
      </w:r>
      <w:proofErr w:type="spellEnd"/>
      <w:r w:rsidR="0025161C" w:rsidRPr="009404BB">
        <w:rPr>
          <w:sz w:val="20"/>
          <w:szCs w:val="20"/>
        </w:rPr>
        <w:t xml:space="preserve"> QA, </w:t>
      </w:r>
      <w:proofErr w:type="spellStart"/>
      <w:r w:rsidR="0025161C" w:rsidRPr="009404BB">
        <w:rPr>
          <w:sz w:val="20"/>
          <w:szCs w:val="20"/>
        </w:rPr>
        <w:t>peningkatan</w:t>
      </w:r>
      <w:proofErr w:type="spellEnd"/>
      <w:r w:rsidR="0025161C" w:rsidRPr="009404BB">
        <w:rPr>
          <w:sz w:val="20"/>
          <w:szCs w:val="20"/>
        </w:rPr>
        <w:t xml:space="preserve"> </w:t>
      </w:r>
      <w:proofErr w:type="spellStart"/>
      <w:r w:rsidR="0025161C" w:rsidRPr="009404BB">
        <w:rPr>
          <w:sz w:val="20"/>
          <w:szCs w:val="20"/>
        </w:rPr>
        <w:t>waktu</w:t>
      </w:r>
      <w:proofErr w:type="spellEnd"/>
      <w:r w:rsidR="0025161C" w:rsidRPr="009404BB">
        <w:rPr>
          <w:sz w:val="20"/>
          <w:szCs w:val="20"/>
        </w:rPr>
        <w:t xml:space="preserve"> </w:t>
      </w:r>
      <w:proofErr w:type="spellStart"/>
      <w:r w:rsidR="0025161C" w:rsidRPr="009404BB">
        <w:rPr>
          <w:sz w:val="20"/>
          <w:szCs w:val="20"/>
        </w:rPr>
        <w:t>pengujian</w:t>
      </w:r>
      <w:proofErr w:type="spellEnd"/>
      <w:r w:rsidR="0025161C" w:rsidRPr="009404BB">
        <w:rPr>
          <w:sz w:val="20"/>
          <w:szCs w:val="20"/>
        </w:rPr>
        <w:t xml:space="preserve">, dan </w:t>
      </w:r>
      <w:proofErr w:type="spellStart"/>
      <w:r w:rsidR="0025161C" w:rsidRPr="009404BB">
        <w:rPr>
          <w:sz w:val="20"/>
          <w:szCs w:val="20"/>
        </w:rPr>
        <w:t>potensi</w:t>
      </w:r>
      <w:proofErr w:type="spellEnd"/>
      <w:r w:rsidR="0025161C" w:rsidRPr="009404BB">
        <w:rPr>
          <w:sz w:val="20"/>
          <w:szCs w:val="20"/>
        </w:rPr>
        <w:t xml:space="preserve"> </w:t>
      </w:r>
      <w:proofErr w:type="spellStart"/>
      <w:r w:rsidR="0025161C" w:rsidRPr="009404BB">
        <w:rPr>
          <w:sz w:val="20"/>
          <w:szCs w:val="20"/>
        </w:rPr>
        <w:t>terlewatnya</w:t>
      </w:r>
      <w:proofErr w:type="spellEnd"/>
      <w:r w:rsidR="0025161C" w:rsidRPr="009404BB">
        <w:rPr>
          <w:sz w:val="20"/>
          <w:szCs w:val="20"/>
        </w:rPr>
        <w:t xml:space="preserve"> bug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perangkat</w:t>
      </w:r>
      <w:proofErr w:type="spellEnd"/>
      <w:r w:rsidR="0025161C" w:rsidRPr="009404BB">
        <w:rPr>
          <w:sz w:val="20"/>
          <w:szCs w:val="20"/>
        </w:rPr>
        <w:t xml:space="preserve"> </w:t>
      </w:r>
      <w:proofErr w:type="spellStart"/>
      <w:r w:rsidR="0025161C" w:rsidRPr="009404BB">
        <w:rPr>
          <w:sz w:val="20"/>
          <w:szCs w:val="20"/>
        </w:rPr>
        <w:t>lunak</w:t>
      </w:r>
      <w:proofErr w:type="spellEnd"/>
      <w:r w:rsidR="0025161C" w:rsidRPr="009404BB">
        <w:rPr>
          <w:sz w:val="20"/>
          <w:szCs w:val="20"/>
        </w:rPr>
        <w:t>.</w:t>
      </w:r>
    </w:p>
    <w:p w14:paraId="03C84039" w14:textId="3D92E3C6" w:rsidR="003D3E9B" w:rsidRPr="009404BB" w:rsidRDefault="0025161C" w:rsidP="00A50BC5">
      <w:pPr>
        <w:spacing w:line="276" w:lineRule="auto"/>
        <w:ind w:right="461" w:firstLine="340"/>
        <w:jc w:val="both"/>
        <w:rPr>
          <w:sz w:val="20"/>
          <w:szCs w:val="20"/>
        </w:rPr>
      </w:pP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mempermudah</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manajemen</w:t>
      </w:r>
      <w:proofErr w:type="spellEnd"/>
      <w:r w:rsidRPr="009404BB">
        <w:rPr>
          <w:sz w:val="20"/>
          <w:szCs w:val="20"/>
        </w:rPr>
        <w:t xml:space="preserve"> dan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Pengembangan</w:t>
      </w:r>
      <w:proofErr w:type="spellEnd"/>
      <w:r w:rsidRPr="009404BB">
        <w:rPr>
          <w:sz w:val="20"/>
          <w:szCs w:val="20"/>
        </w:rPr>
        <w:t xml:space="preserve"> chatbot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lastRenderedPageBreak/>
        <w:t>menghadapi</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manual, dan </w:t>
      </w:r>
      <w:proofErr w:type="spellStart"/>
      <w:r w:rsidRPr="009404BB">
        <w:rPr>
          <w:sz w:val="20"/>
          <w:szCs w:val="20"/>
        </w:rPr>
        <w:t>mempercepat</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proses </w:t>
      </w:r>
      <w:proofErr w:type="spellStart"/>
      <w:r w:rsidRPr="009404BB">
        <w:rPr>
          <w:sz w:val="20"/>
          <w:szCs w:val="20"/>
        </w:rPr>
        <w:t>manajemen</w:t>
      </w:r>
      <w:proofErr w:type="spellEnd"/>
      <w:r w:rsidRPr="009404BB">
        <w:rPr>
          <w:sz w:val="20"/>
          <w:szCs w:val="20"/>
        </w:rPr>
        <w:t xml:space="preserve"> test case yang </w:t>
      </w:r>
      <w:proofErr w:type="spellStart"/>
      <w:r w:rsidRPr="009404BB">
        <w:rPr>
          <w:sz w:val="20"/>
          <w:szCs w:val="20"/>
        </w:rPr>
        <w:t>sebelumnya</w:t>
      </w:r>
      <w:proofErr w:type="spellEnd"/>
      <w:r w:rsidRPr="009404BB">
        <w:rPr>
          <w:sz w:val="20"/>
          <w:szCs w:val="20"/>
        </w:rPr>
        <w:t xml:space="preserve"> </w:t>
      </w:r>
      <w:proofErr w:type="spellStart"/>
      <w:r w:rsidRPr="009404BB">
        <w:rPr>
          <w:sz w:val="20"/>
          <w:szCs w:val="20"/>
        </w:rPr>
        <w:t>sulit</w:t>
      </w:r>
      <w:proofErr w:type="spellEnd"/>
      <w:r w:rsidRPr="009404BB">
        <w:rPr>
          <w:sz w:val="20"/>
          <w:szCs w:val="20"/>
        </w:rPr>
        <w:t xml:space="preserve"> dan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teratur</w:t>
      </w:r>
      <w:proofErr w:type="spellEnd"/>
      <w:r w:rsidRPr="009404BB">
        <w:rPr>
          <w:sz w:val="20"/>
          <w:szCs w:val="20"/>
        </w:rPr>
        <w:t xml:space="preserve"> dan </w:t>
      </w:r>
      <w:proofErr w:type="spellStart"/>
      <w:r w:rsidRPr="009404BB">
        <w:rPr>
          <w:sz w:val="20"/>
          <w:szCs w:val="20"/>
        </w:rPr>
        <w:t>efisien</w:t>
      </w:r>
      <w:proofErr w:type="spellEnd"/>
      <w:r w:rsidRPr="009404BB">
        <w:rPr>
          <w:sz w:val="20"/>
          <w:szCs w:val="20"/>
        </w:rPr>
        <w:t xml:space="preserve">. Hal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QA tester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menjalankan</w:t>
      </w:r>
      <w:proofErr w:type="spellEnd"/>
      <w:r w:rsidRPr="009404BB">
        <w:rPr>
          <w:sz w:val="20"/>
          <w:szCs w:val="20"/>
        </w:rPr>
        <w:t xml:space="preserve"> </w:t>
      </w:r>
      <w:proofErr w:type="spellStart"/>
      <w:r w:rsidRPr="009404BB">
        <w:rPr>
          <w:sz w:val="20"/>
          <w:szCs w:val="20"/>
        </w:rPr>
        <w:t>tugasnya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berkualitas</w:t>
      </w:r>
      <w:proofErr w:type="spellEnd"/>
      <w:r w:rsidRPr="009404BB">
        <w:rPr>
          <w:sz w:val="20"/>
          <w:szCs w:val="20"/>
        </w:rPr>
        <w:t xml:space="preserve"> dan </w:t>
      </w:r>
      <w:proofErr w:type="spellStart"/>
      <w:r w:rsidRPr="009404BB">
        <w:rPr>
          <w:sz w:val="20"/>
          <w:szCs w:val="20"/>
        </w:rPr>
        <w:t>bebas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bug.</w:t>
      </w:r>
      <w:r w:rsidR="00144448" w:rsidRPr="009404BB">
        <w:rPr>
          <w:sz w:val="20"/>
          <w:szCs w:val="20"/>
        </w:rPr>
        <w:t xml:space="preserve"> </w:t>
      </w:r>
    </w:p>
    <w:p w14:paraId="345477E4" w14:textId="77777777" w:rsidR="003D3E9B" w:rsidRPr="009404BB" w:rsidRDefault="003D3E9B" w:rsidP="00A50BC5">
      <w:pPr>
        <w:spacing w:line="276" w:lineRule="auto"/>
        <w:ind w:right="461" w:firstLine="340"/>
        <w:jc w:val="both"/>
        <w:rPr>
          <w:sz w:val="20"/>
          <w:szCs w:val="20"/>
        </w:rPr>
      </w:pPr>
    </w:p>
    <w:p w14:paraId="27882D9C" w14:textId="6BCCD3C2" w:rsidR="003D3E9B" w:rsidRPr="009404BB" w:rsidRDefault="001A7B68" w:rsidP="00A50BC5">
      <w:pPr>
        <w:pStyle w:val="Heading2"/>
        <w:ind w:right="461"/>
        <w:rPr>
          <w:rFonts w:cs="Times New Roman"/>
          <w:b w:val="0"/>
          <w:szCs w:val="20"/>
        </w:rPr>
      </w:pPr>
      <w:bookmarkStart w:id="7" w:name="_Toc176987378"/>
      <w:bookmarkStart w:id="8" w:name="_Toc187674067"/>
      <w:r w:rsidRPr="009404BB">
        <w:rPr>
          <w:rFonts w:cs="Times New Roman"/>
          <w:b w:val="0"/>
          <w:szCs w:val="20"/>
        </w:rPr>
        <w:t xml:space="preserve">1.2 </w:t>
      </w:r>
      <w:r w:rsidRPr="009404BB">
        <w:rPr>
          <w:rFonts w:cs="Times New Roman"/>
          <w:bCs/>
          <w:szCs w:val="20"/>
        </w:rPr>
        <w:t>PERMASALAHAN</w:t>
      </w:r>
      <w:bookmarkEnd w:id="7"/>
      <w:bookmarkEnd w:id="8"/>
      <w:r w:rsidRPr="009404BB">
        <w:rPr>
          <w:rFonts w:cs="Times New Roman"/>
          <w:b w:val="0"/>
          <w:color w:val="000000"/>
          <w:szCs w:val="20"/>
        </w:rPr>
        <w:tab/>
      </w:r>
    </w:p>
    <w:p w14:paraId="06826AE4" w14:textId="43C72E04" w:rsidR="0025161C" w:rsidRPr="009404BB" w:rsidRDefault="0025161C" w:rsidP="00A50BC5">
      <w:pPr>
        <w:spacing w:line="276" w:lineRule="auto"/>
        <w:ind w:right="461" w:firstLine="360"/>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dilatarbelakangi</w:t>
      </w:r>
      <w:proofErr w:type="spellEnd"/>
      <w:r w:rsidRPr="009404BB">
        <w:rPr>
          <w:sz w:val="20"/>
          <w:szCs w:val="20"/>
        </w:rPr>
        <w:t xml:space="preserve"> oleh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yang </w:t>
      </w:r>
      <w:proofErr w:type="spellStart"/>
      <w:r w:rsidRPr="009404BB">
        <w:rPr>
          <w:sz w:val="20"/>
          <w:szCs w:val="20"/>
        </w:rPr>
        <w:t>dihadapi</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di PT Telkom Indonesia</w:t>
      </w:r>
      <w:r w:rsidR="0040105D" w:rsidRPr="009404BB">
        <w:rPr>
          <w:sz w:val="20"/>
          <w:szCs w:val="20"/>
        </w:rPr>
        <w:t xml:space="preserve"> Tribe Agree</w:t>
      </w:r>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yang </w:t>
      </w:r>
      <w:proofErr w:type="spellStart"/>
      <w:r w:rsidRPr="009404BB">
        <w:rPr>
          <w:sz w:val="20"/>
          <w:szCs w:val="20"/>
        </w:rPr>
        <w:t>ditemui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kurang</w:t>
      </w:r>
      <w:proofErr w:type="spellEnd"/>
      <w:r w:rsidRPr="009404BB">
        <w:rPr>
          <w:sz w:val="20"/>
          <w:szCs w:val="20"/>
        </w:rPr>
        <w:t xml:space="preserve"> </w:t>
      </w:r>
      <w:proofErr w:type="spellStart"/>
      <w:r w:rsidRPr="009404BB">
        <w:rPr>
          <w:sz w:val="20"/>
          <w:szCs w:val="20"/>
        </w:rPr>
        <w:t>efektifnya</w:t>
      </w:r>
      <w:proofErr w:type="spellEnd"/>
      <w:r w:rsidRPr="009404BB">
        <w:rPr>
          <w:sz w:val="20"/>
          <w:szCs w:val="20"/>
        </w:rPr>
        <w:t xml:space="preserve">  </w:t>
      </w:r>
      <w:proofErr w:type="spellStart"/>
      <w:r w:rsidRPr="009404BB">
        <w:rPr>
          <w:sz w:val="20"/>
          <w:szCs w:val="20"/>
        </w:rPr>
        <w:t>manajemen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w:t>
      </w:r>
      <w:proofErr w:type="spellStart"/>
      <w:r w:rsidR="0040105D" w:rsidRPr="009404BB">
        <w:rPr>
          <w:sz w:val="20"/>
          <w:szCs w:val="20"/>
        </w:rPr>
        <w:t>Dengan</w:t>
      </w:r>
      <w:proofErr w:type="spellEnd"/>
      <w:r w:rsidR="0040105D" w:rsidRPr="009404BB">
        <w:rPr>
          <w:sz w:val="20"/>
          <w:szCs w:val="20"/>
        </w:rPr>
        <w:t xml:space="preserve"> </w:t>
      </w:r>
      <w:proofErr w:type="spellStart"/>
      <w:r w:rsidR="0040105D" w:rsidRPr="009404BB">
        <w:rPr>
          <w:sz w:val="20"/>
          <w:szCs w:val="20"/>
        </w:rPr>
        <w:t>menumpaknya</w:t>
      </w:r>
      <w:proofErr w:type="spellEnd"/>
      <w:r w:rsidR="0040105D" w:rsidRPr="009404BB">
        <w:rPr>
          <w:sz w:val="20"/>
          <w:szCs w:val="20"/>
        </w:rPr>
        <w:t xml:space="preserve"> </w:t>
      </w:r>
      <w:proofErr w:type="spellStart"/>
      <w:r w:rsidR="0040105D" w:rsidRPr="009404BB">
        <w:rPr>
          <w:sz w:val="20"/>
          <w:szCs w:val="20"/>
        </w:rPr>
        <w:t>jumlah</w:t>
      </w:r>
      <w:proofErr w:type="spellEnd"/>
      <w:r w:rsidRPr="009404BB">
        <w:rPr>
          <w:sz w:val="20"/>
          <w:szCs w:val="20"/>
        </w:rPr>
        <w:t xml:space="preserve"> test case</w:t>
      </w:r>
      <w:r w:rsidR="0040105D" w:rsidRPr="009404BB">
        <w:rPr>
          <w:sz w:val="20"/>
          <w:szCs w:val="20"/>
        </w:rPr>
        <w:t xml:space="preserve"> </w:t>
      </w:r>
      <w:proofErr w:type="spellStart"/>
      <w:r w:rsidR="0040105D" w:rsidRPr="009404BB">
        <w:rPr>
          <w:sz w:val="20"/>
          <w:szCs w:val="20"/>
        </w:rPr>
        <w:t>saat</w:t>
      </w:r>
      <w:proofErr w:type="spellEnd"/>
      <w:r w:rsidR="0040105D" w:rsidRPr="009404BB">
        <w:rPr>
          <w:sz w:val="20"/>
          <w:szCs w:val="20"/>
        </w:rPr>
        <w:t xml:space="preserve"> </w:t>
      </w:r>
      <w:proofErr w:type="spellStart"/>
      <w:r w:rsidR="0040105D" w:rsidRPr="009404BB">
        <w:rPr>
          <w:sz w:val="20"/>
          <w:szCs w:val="20"/>
        </w:rPr>
        <w:t>ini</w:t>
      </w:r>
      <w:proofErr w:type="spellEnd"/>
      <w:r w:rsidR="0040105D" w:rsidRPr="009404BB">
        <w:rPr>
          <w:sz w:val="20"/>
          <w:szCs w:val="20"/>
        </w:rPr>
        <w:t xml:space="preserve"> dan</w:t>
      </w:r>
      <w:r w:rsidRPr="009404BB">
        <w:rPr>
          <w:sz w:val="20"/>
          <w:szCs w:val="20"/>
        </w:rPr>
        <w:t xml:space="preserve"> </w:t>
      </w:r>
      <w:proofErr w:type="spellStart"/>
      <w:r w:rsidR="0040105D" w:rsidRPr="009404BB">
        <w:rPr>
          <w:sz w:val="20"/>
          <w:szCs w:val="20"/>
        </w:rPr>
        <w:t>manajemen</w:t>
      </w:r>
      <w:proofErr w:type="spellEnd"/>
      <w:r w:rsidR="0040105D" w:rsidRPr="009404BB">
        <w:rPr>
          <w:sz w:val="20"/>
          <w:szCs w:val="20"/>
        </w:rPr>
        <w:t xml:space="preserve"> </w:t>
      </w:r>
      <w:proofErr w:type="spellStart"/>
      <w:r w:rsidR="0040105D" w:rsidRPr="009404BB">
        <w:rPr>
          <w:sz w:val="20"/>
          <w:szCs w:val="20"/>
        </w:rPr>
        <w:t>pencarian</w:t>
      </w:r>
      <w:proofErr w:type="spellEnd"/>
      <w:r w:rsidR="0040105D" w:rsidRPr="009404BB">
        <w:rPr>
          <w:sz w:val="20"/>
          <w:szCs w:val="20"/>
        </w:rPr>
        <w:t xml:space="preserve"> test case </w:t>
      </w:r>
      <w:proofErr w:type="spellStart"/>
      <w:r w:rsidR="0040105D" w:rsidRPr="009404BB">
        <w:rPr>
          <w:sz w:val="20"/>
          <w:szCs w:val="20"/>
        </w:rPr>
        <w:t>secara</w:t>
      </w:r>
      <w:proofErr w:type="spellEnd"/>
      <w:r w:rsidR="0040105D" w:rsidRPr="009404BB">
        <w:rPr>
          <w:sz w:val="20"/>
          <w:szCs w:val="20"/>
        </w:rPr>
        <w:t xml:space="preserve"> manual</w:t>
      </w:r>
      <w:r w:rsidRPr="009404BB">
        <w:rPr>
          <w:sz w:val="20"/>
          <w:szCs w:val="20"/>
        </w:rPr>
        <w:t xml:space="preserv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kesulitan</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dan </w:t>
      </w:r>
      <w:proofErr w:type="spellStart"/>
      <w:r w:rsidRPr="009404BB">
        <w:rPr>
          <w:sz w:val="20"/>
          <w:szCs w:val="20"/>
        </w:rPr>
        <w:t>mengelola</w:t>
      </w:r>
      <w:proofErr w:type="spellEnd"/>
      <w:r w:rsidRPr="009404BB">
        <w:rPr>
          <w:sz w:val="20"/>
          <w:szCs w:val="20"/>
        </w:rPr>
        <w:t xml:space="preserve"> test case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00AB6695" w:rsidRPr="009404BB">
        <w:rPr>
          <w:sz w:val="20"/>
          <w:szCs w:val="20"/>
        </w:rPr>
        <w:t>Saat</w:t>
      </w:r>
      <w:proofErr w:type="spellEnd"/>
      <w:r w:rsidR="00AB6695" w:rsidRPr="009404BB">
        <w:rPr>
          <w:sz w:val="20"/>
          <w:szCs w:val="20"/>
        </w:rPr>
        <w:t xml:space="preserve"> </w:t>
      </w:r>
      <w:proofErr w:type="spellStart"/>
      <w:r w:rsidR="00AB6695" w:rsidRPr="009404BB">
        <w:rPr>
          <w:sz w:val="20"/>
          <w:szCs w:val="20"/>
        </w:rPr>
        <w:t>ini</w:t>
      </w:r>
      <w:proofErr w:type="spellEnd"/>
      <w:r w:rsidR="00AB6695" w:rsidRPr="009404BB">
        <w:rPr>
          <w:sz w:val="20"/>
          <w:szCs w:val="20"/>
        </w:rPr>
        <w:t xml:space="preserve"> </w:t>
      </w:r>
      <w:proofErr w:type="spellStart"/>
      <w:r w:rsidR="00AB6695" w:rsidRPr="009404BB">
        <w:rPr>
          <w:sz w:val="20"/>
          <w:szCs w:val="20"/>
        </w:rPr>
        <w:t>terdapat</w:t>
      </w:r>
      <w:proofErr w:type="spellEnd"/>
      <w:r w:rsidR="00AB6695" w:rsidRPr="009404BB">
        <w:rPr>
          <w:sz w:val="20"/>
          <w:szCs w:val="20"/>
        </w:rPr>
        <w:t xml:space="preserve"> 14 </w:t>
      </w:r>
      <w:proofErr w:type="spellStart"/>
      <w:r w:rsidR="00AB6695" w:rsidRPr="009404BB">
        <w:rPr>
          <w:sz w:val="20"/>
          <w:szCs w:val="20"/>
        </w:rPr>
        <w:t>produk</w:t>
      </w:r>
      <w:proofErr w:type="spellEnd"/>
      <w:r w:rsidR="00AB6695" w:rsidRPr="009404BB">
        <w:rPr>
          <w:sz w:val="20"/>
          <w:szCs w:val="20"/>
        </w:rPr>
        <w:t xml:space="preserve"> yang </w:t>
      </w:r>
      <w:proofErr w:type="spellStart"/>
      <w:r w:rsidR="00AB6695" w:rsidRPr="009404BB">
        <w:rPr>
          <w:sz w:val="20"/>
          <w:szCs w:val="20"/>
        </w:rPr>
        <w:t>yang</w:t>
      </w:r>
      <w:proofErr w:type="spellEnd"/>
      <w:r w:rsidR="00AB6695" w:rsidRPr="009404BB">
        <w:rPr>
          <w:sz w:val="20"/>
          <w:szCs w:val="20"/>
        </w:rPr>
        <w:t xml:space="preserve"> </w:t>
      </w:r>
      <w:proofErr w:type="spellStart"/>
      <w:r w:rsidR="00AB6695" w:rsidRPr="009404BB">
        <w:rPr>
          <w:sz w:val="20"/>
          <w:szCs w:val="20"/>
        </w:rPr>
        <w:t>dijalankan</w:t>
      </w:r>
      <w:proofErr w:type="spellEnd"/>
      <w:r w:rsidR="00E46F07" w:rsidRPr="009404BB">
        <w:rPr>
          <w:sz w:val="20"/>
          <w:szCs w:val="20"/>
        </w:rPr>
        <w:t>,</w:t>
      </w:r>
      <w:r w:rsidR="00AB6695" w:rsidRPr="009404BB">
        <w:rPr>
          <w:sz w:val="20"/>
          <w:szCs w:val="20"/>
        </w:rPr>
        <w:t xml:space="preserve"> </w:t>
      </w:r>
      <w:proofErr w:type="spellStart"/>
      <w:r w:rsidR="00AB6695" w:rsidRPr="009404BB">
        <w:rPr>
          <w:sz w:val="20"/>
          <w:szCs w:val="20"/>
        </w:rPr>
        <w:t>dengan</w:t>
      </w:r>
      <w:proofErr w:type="spellEnd"/>
      <w:r w:rsidR="00AB6695" w:rsidRPr="009404BB">
        <w:rPr>
          <w:sz w:val="20"/>
          <w:szCs w:val="20"/>
        </w:rPr>
        <w:t xml:space="preserve"> total test case </w:t>
      </w:r>
      <w:proofErr w:type="spellStart"/>
      <w:r w:rsidR="00AB6695" w:rsidRPr="009404BB">
        <w:rPr>
          <w:sz w:val="20"/>
          <w:szCs w:val="20"/>
        </w:rPr>
        <w:t>mencapai</w:t>
      </w:r>
      <w:proofErr w:type="spellEnd"/>
      <w:r w:rsidR="00AB6695" w:rsidRPr="009404BB">
        <w:rPr>
          <w:sz w:val="20"/>
          <w:szCs w:val="20"/>
        </w:rPr>
        <w:t xml:space="preserve"> 2.298 case, </w:t>
      </w:r>
      <w:proofErr w:type="spellStart"/>
      <w:r w:rsidR="00AB6695" w:rsidRPr="009404BB">
        <w:rPr>
          <w:sz w:val="20"/>
          <w:szCs w:val="20"/>
        </w:rPr>
        <w:t>rincian</w:t>
      </w:r>
      <w:proofErr w:type="spellEnd"/>
      <w:r w:rsidR="00AB6695" w:rsidRPr="009404BB">
        <w:rPr>
          <w:sz w:val="20"/>
          <w:szCs w:val="20"/>
        </w:rPr>
        <w:t xml:space="preserve"> </w:t>
      </w:r>
      <w:proofErr w:type="spellStart"/>
      <w:r w:rsidR="00AB6695" w:rsidRPr="009404BB">
        <w:rPr>
          <w:sz w:val="20"/>
          <w:szCs w:val="20"/>
        </w:rPr>
        <w:t>produk</w:t>
      </w:r>
      <w:proofErr w:type="spellEnd"/>
      <w:r w:rsidR="00AB6695" w:rsidRPr="009404BB">
        <w:rPr>
          <w:sz w:val="20"/>
          <w:szCs w:val="20"/>
        </w:rPr>
        <w:t xml:space="preserve"> dan total test case </w:t>
      </w:r>
      <w:proofErr w:type="spellStart"/>
      <w:r w:rsidR="00AB6695" w:rsidRPr="009404BB">
        <w:rPr>
          <w:sz w:val="20"/>
          <w:szCs w:val="20"/>
        </w:rPr>
        <w:t>dapat</w:t>
      </w:r>
      <w:proofErr w:type="spellEnd"/>
      <w:r w:rsidR="00AB6695" w:rsidRPr="009404BB">
        <w:rPr>
          <w:sz w:val="20"/>
          <w:szCs w:val="20"/>
        </w:rPr>
        <w:t xml:space="preserve"> </w:t>
      </w:r>
      <w:proofErr w:type="spellStart"/>
      <w:r w:rsidR="00AB6695" w:rsidRPr="009404BB">
        <w:rPr>
          <w:sz w:val="20"/>
          <w:szCs w:val="20"/>
        </w:rPr>
        <w:t>dilihat</w:t>
      </w:r>
      <w:proofErr w:type="spellEnd"/>
      <w:r w:rsidR="00AB6695" w:rsidRPr="009404BB">
        <w:rPr>
          <w:sz w:val="20"/>
          <w:szCs w:val="20"/>
        </w:rPr>
        <w:t xml:space="preserve"> pada </w:t>
      </w:r>
      <w:proofErr w:type="spellStart"/>
      <w:r w:rsidR="0021545C" w:rsidRPr="009404BB">
        <w:rPr>
          <w:sz w:val="20"/>
          <w:szCs w:val="20"/>
        </w:rPr>
        <w:t>tabel</w:t>
      </w:r>
      <w:proofErr w:type="spellEnd"/>
      <w:r w:rsidR="00AB6695" w:rsidRPr="009404BB">
        <w:rPr>
          <w:sz w:val="20"/>
          <w:szCs w:val="20"/>
        </w:rPr>
        <w:t xml:space="preserve"> 3.1</w:t>
      </w:r>
      <w:r w:rsidRPr="009404BB">
        <w:rPr>
          <w:sz w:val="20"/>
          <w:szCs w:val="20"/>
        </w:rPr>
        <w:t>.</w:t>
      </w:r>
    </w:p>
    <w:p w14:paraId="544B6519" w14:textId="17DE13F2" w:rsidR="0025161C" w:rsidRPr="009404BB" w:rsidRDefault="0021545C" w:rsidP="00A50BC5">
      <w:pPr>
        <w:spacing w:line="276" w:lineRule="auto"/>
        <w:ind w:right="461" w:firstLine="360"/>
        <w:jc w:val="both"/>
        <w:rPr>
          <w:sz w:val="20"/>
          <w:szCs w:val="20"/>
        </w:rPr>
      </w:pPr>
      <w:proofErr w:type="spellStart"/>
      <w:r w:rsidRPr="009404BB">
        <w:rPr>
          <w:sz w:val="20"/>
          <w:szCs w:val="20"/>
        </w:rPr>
        <w:t>P</w:t>
      </w:r>
      <w:r w:rsidR="0025161C" w:rsidRPr="009404BB">
        <w:rPr>
          <w:sz w:val="20"/>
          <w:szCs w:val="20"/>
        </w:rPr>
        <w:t>encarian</w:t>
      </w:r>
      <w:proofErr w:type="spellEnd"/>
      <w:r w:rsidR="0025161C" w:rsidRPr="009404BB">
        <w:rPr>
          <w:sz w:val="20"/>
          <w:szCs w:val="20"/>
        </w:rPr>
        <w:t xml:space="preserve"> test case yang </w:t>
      </w:r>
      <w:proofErr w:type="spellStart"/>
      <w:r w:rsidR="0025161C" w:rsidRPr="009404BB">
        <w:rPr>
          <w:sz w:val="20"/>
          <w:szCs w:val="20"/>
        </w:rPr>
        <w:t>tersedia</w:t>
      </w:r>
      <w:proofErr w:type="spellEnd"/>
      <w:r w:rsidR="0025161C" w:rsidRPr="009404BB">
        <w:rPr>
          <w:sz w:val="20"/>
          <w:szCs w:val="20"/>
        </w:rPr>
        <w:t xml:space="preserve"> </w:t>
      </w:r>
      <w:proofErr w:type="spellStart"/>
      <w:r w:rsidR="0025161C" w:rsidRPr="009404BB">
        <w:rPr>
          <w:sz w:val="20"/>
          <w:szCs w:val="20"/>
        </w:rPr>
        <w:t>masih</w:t>
      </w:r>
      <w:proofErr w:type="spellEnd"/>
      <w:r w:rsidR="0025161C" w:rsidRPr="009404BB">
        <w:rPr>
          <w:sz w:val="20"/>
          <w:szCs w:val="20"/>
        </w:rPr>
        <w:t xml:space="preserve"> </w:t>
      </w:r>
      <w:proofErr w:type="spellStart"/>
      <w:r w:rsidR="0025161C" w:rsidRPr="009404BB">
        <w:rPr>
          <w:sz w:val="20"/>
          <w:szCs w:val="20"/>
        </w:rPr>
        <w:t>bergantung</w:t>
      </w:r>
      <w:proofErr w:type="spellEnd"/>
      <w:r w:rsidR="0025161C" w:rsidRPr="009404BB">
        <w:rPr>
          <w:sz w:val="20"/>
          <w:szCs w:val="20"/>
        </w:rPr>
        <w:t xml:space="preserve"> pada </w:t>
      </w:r>
      <w:proofErr w:type="spellStart"/>
      <w:r w:rsidR="0025161C" w:rsidRPr="009404BB">
        <w:rPr>
          <w:sz w:val="20"/>
          <w:szCs w:val="20"/>
        </w:rPr>
        <w:t>pencarian</w:t>
      </w:r>
      <w:proofErr w:type="spellEnd"/>
      <w:r w:rsidR="0025161C" w:rsidRPr="009404BB">
        <w:rPr>
          <w:sz w:val="20"/>
          <w:szCs w:val="20"/>
        </w:rPr>
        <w:t xml:space="preserve"> manual di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dokumen</w:t>
      </w:r>
      <w:proofErr w:type="spellEnd"/>
      <w:r w:rsidRPr="009404BB">
        <w:rPr>
          <w:sz w:val="20"/>
          <w:szCs w:val="20"/>
        </w:rPr>
        <w:t xml:space="preserve"> Google Docs </w:t>
      </w:r>
      <w:r w:rsidR="0025161C" w:rsidRPr="009404BB">
        <w:rPr>
          <w:sz w:val="20"/>
          <w:szCs w:val="20"/>
        </w:rPr>
        <w:t xml:space="preserve">test case, </w:t>
      </w:r>
      <w:proofErr w:type="spellStart"/>
      <w:r w:rsidRPr="009404BB">
        <w:rPr>
          <w:sz w:val="20"/>
          <w:szCs w:val="20"/>
        </w:rPr>
        <w:t>seorang</w:t>
      </w:r>
      <w:proofErr w:type="spellEnd"/>
      <w:r w:rsidRPr="009404BB">
        <w:rPr>
          <w:sz w:val="20"/>
          <w:szCs w:val="20"/>
        </w:rPr>
        <w:t xml:space="preserve"> QA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persatu</w:t>
      </w:r>
      <w:proofErr w:type="spellEnd"/>
      <w:r w:rsidRPr="009404BB">
        <w:rPr>
          <w:sz w:val="20"/>
          <w:szCs w:val="20"/>
        </w:rPr>
        <w:t xml:space="preserve"> test case yang </w:t>
      </w:r>
      <w:proofErr w:type="spellStart"/>
      <w:r w:rsidRPr="009404BB">
        <w:rPr>
          <w:sz w:val="20"/>
          <w:szCs w:val="20"/>
        </w:rPr>
        <w:t>dimaksud</w:t>
      </w:r>
      <w:proofErr w:type="spellEnd"/>
      <w:r w:rsidRPr="009404BB">
        <w:rPr>
          <w:sz w:val="20"/>
          <w:szCs w:val="20"/>
        </w:rPr>
        <w:t xml:space="preserve"> </w:t>
      </w:r>
      <w:proofErr w:type="spellStart"/>
      <w:r w:rsidRPr="009404BB">
        <w:rPr>
          <w:sz w:val="20"/>
          <w:szCs w:val="20"/>
        </w:rPr>
        <w:t>diantara</w:t>
      </w:r>
      <w:proofErr w:type="spellEnd"/>
      <w:r w:rsidRPr="009404BB">
        <w:rPr>
          <w:sz w:val="20"/>
          <w:szCs w:val="20"/>
        </w:rPr>
        <w:t xml:space="preserve"> </w:t>
      </w:r>
      <w:proofErr w:type="spellStart"/>
      <w:r w:rsidRPr="009404BB">
        <w:rPr>
          <w:sz w:val="20"/>
          <w:szCs w:val="20"/>
        </w:rPr>
        <w:t>tumpukan</w:t>
      </w:r>
      <w:proofErr w:type="spellEnd"/>
      <w:r w:rsidRPr="009404BB">
        <w:rPr>
          <w:sz w:val="20"/>
          <w:szCs w:val="20"/>
        </w:rPr>
        <w:t xml:space="preserve"> data test case yang </w:t>
      </w:r>
      <w:proofErr w:type="spellStart"/>
      <w:r w:rsidRPr="009404BB">
        <w:rPr>
          <w:sz w:val="20"/>
          <w:szCs w:val="20"/>
        </w:rPr>
        <w:t>tersedia</w:t>
      </w:r>
      <w:proofErr w:type="spellEnd"/>
      <w:r w:rsidRPr="009404BB">
        <w:rPr>
          <w:sz w:val="20"/>
          <w:szCs w:val="20"/>
        </w:rPr>
        <w:t xml:space="preserve">. Proses </w:t>
      </w:r>
      <w:proofErr w:type="spellStart"/>
      <w:r w:rsidR="0025161C" w:rsidRPr="009404BB">
        <w:rPr>
          <w:sz w:val="20"/>
          <w:szCs w:val="20"/>
        </w:rPr>
        <w:t>pencarian</w:t>
      </w:r>
      <w:proofErr w:type="spellEnd"/>
      <w:r w:rsidR="0025161C" w:rsidRPr="009404BB">
        <w:rPr>
          <w:sz w:val="20"/>
          <w:szCs w:val="20"/>
        </w:rPr>
        <w:t xml:space="preserve"> </w:t>
      </w:r>
      <w:r w:rsidRPr="009404BB">
        <w:rPr>
          <w:sz w:val="20"/>
          <w:szCs w:val="20"/>
        </w:rPr>
        <w:t xml:space="preserve">manual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w:t>
      </w:r>
      <w:proofErr w:type="spellStart"/>
      <w:r w:rsidRPr="009404BB">
        <w:rPr>
          <w:sz w:val="20"/>
          <w:szCs w:val="20"/>
        </w:rPr>
        <w:t>seiring</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meningkatnya</w:t>
      </w:r>
      <w:proofErr w:type="spellEnd"/>
      <w:r w:rsidR="0025161C" w:rsidRPr="009404BB">
        <w:rPr>
          <w:sz w:val="20"/>
          <w:szCs w:val="20"/>
        </w:rPr>
        <w:t xml:space="preserve"> </w:t>
      </w:r>
      <w:proofErr w:type="spellStart"/>
      <w:r w:rsidR="0025161C" w:rsidRPr="009404BB">
        <w:rPr>
          <w:sz w:val="20"/>
          <w:szCs w:val="20"/>
        </w:rPr>
        <w:t>kompleksitas</w:t>
      </w:r>
      <w:proofErr w:type="spellEnd"/>
      <w:r w:rsidR="0025161C" w:rsidRPr="009404BB">
        <w:rPr>
          <w:sz w:val="20"/>
          <w:szCs w:val="20"/>
        </w:rPr>
        <w:t xml:space="preserve"> </w:t>
      </w:r>
      <w:proofErr w:type="spellStart"/>
      <w:r w:rsidR="0025161C" w:rsidRPr="009404BB">
        <w:rPr>
          <w:sz w:val="20"/>
          <w:szCs w:val="20"/>
        </w:rPr>
        <w:t>fitur-fitur</w:t>
      </w:r>
      <w:proofErr w:type="spellEnd"/>
      <w:r w:rsidR="0025161C" w:rsidRPr="009404BB">
        <w:rPr>
          <w:sz w:val="20"/>
          <w:szCs w:val="20"/>
        </w:rPr>
        <w:t xml:space="preserve"> </w:t>
      </w:r>
      <w:proofErr w:type="spellStart"/>
      <w:r w:rsidR="0025161C" w:rsidRPr="009404BB">
        <w:rPr>
          <w:sz w:val="20"/>
          <w:szCs w:val="20"/>
        </w:rPr>
        <w:t>perangkat</w:t>
      </w:r>
      <w:proofErr w:type="spellEnd"/>
      <w:r w:rsidR="0025161C" w:rsidRPr="009404BB">
        <w:rPr>
          <w:sz w:val="20"/>
          <w:szCs w:val="20"/>
        </w:rPr>
        <w:t xml:space="preserve"> </w:t>
      </w:r>
      <w:proofErr w:type="spellStart"/>
      <w:r w:rsidR="0025161C" w:rsidRPr="009404BB">
        <w:rPr>
          <w:sz w:val="20"/>
          <w:szCs w:val="20"/>
        </w:rPr>
        <w:t>lunak</w:t>
      </w:r>
      <w:proofErr w:type="spellEnd"/>
      <w:r w:rsidR="0025161C" w:rsidRPr="009404BB">
        <w:rPr>
          <w:sz w:val="20"/>
          <w:szCs w:val="20"/>
        </w:rPr>
        <w:t xml:space="preserve"> yang </w:t>
      </w:r>
      <w:proofErr w:type="spellStart"/>
      <w:r w:rsidR="0025161C" w:rsidRPr="009404BB">
        <w:rPr>
          <w:sz w:val="20"/>
          <w:szCs w:val="20"/>
        </w:rPr>
        <w:t>dikembangkan</w:t>
      </w:r>
      <w:proofErr w:type="spellEnd"/>
      <w:r w:rsidRPr="009404BB">
        <w:rPr>
          <w:sz w:val="20"/>
          <w:szCs w:val="20"/>
        </w:rPr>
        <w:t xml:space="preserve"> dan</w:t>
      </w:r>
      <w:r w:rsidR="0025161C" w:rsidRPr="009404BB">
        <w:rPr>
          <w:sz w:val="20"/>
          <w:szCs w:val="20"/>
        </w:rPr>
        <w:t xml:space="preserve"> </w:t>
      </w:r>
      <w:proofErr w:type="spellStart"/>
      <w:r w:rsidR="0025161C" w:rsidRPr="009404BB">
        <w:rPr>
          <w:sz w:val="20"/>
          <w:szCs w:val="20"/>
        </w:rPr>
        <w:t>jumlah</w:t>
      </w:r>
      <w:proofErr w:type="spellEnd"/>
      <w:r w:rsidR="0025161C" w:rsidRPr="009404BB">
        <w:rPr>
          <w:sz w:val="20"/>
          <w:szCs w:val="20"/>
        </w:rPr>
        <w:t xml:space="preserve"> test case juga </w:t>
      </w:r>
      <w:proofErr w:type="spellStart"/>
      <w:r w:rsidR="0025161C" w:rsidRPr="009404BB">
        <w:rPr>
          <w:sz w:val="20"/>
          <w:szCs w:val="20"/>
        </w:rPr>
        <w:t>semakin</w:t>
      </w:r>
      <w:proofErr w:type="spellEnd"/>
      <w:r w:rsidR="0025161C" w:rsidRPr="009404BB">
        <w:rPr>
          <w:sz w:val="20"/>
          <w:szCs w:val="20"/>
        </w:rPr>
        <w:t xml:space="preserve"> </w:t>
      </w:r>
      <w:proofErr w:type="spellStart"/>
      <w:r w:rsidR="0025161C" w:rsidRPr="009404BB">
        <w:rPr>
          <w:sz w:val="20"/>
          <w:szCs w:val="20"/>
        </w:rPr>
        <w:t>bertambah</w:t>
      </w:r>
      <w:proofErr w:type="spellEnd"/>
      <w:r w:rsidR="0025161C" w:rsidRPr="009404BB">
        <w:rPr>
          <w:sz w:val="20"/>
          <w:szCs w:val="20"/>
        </w:rPr>
        <w:t xml:space="preserve">. </w:t>
      </w:r>
      <w:proofErr w:type="spellStart"/>
      <w:r w:rsidR="0025161C" w:rsidRPr="009404BB">
        <w:rPr>
          <w:sz w:val="20"/>
          <w:szCs w:val="20"/>
        </w:rPr>
        <w:t>Keadaan</w:t>
      </w:r>
      <w:proofErr w:type="spellEnd"/>
      <w:r w:rsidR="0025161C" w:rsidRPr="009404BB">
        <w:rPr>
          <w:sz w:val="20"/>
          <w:szCs w:val="20"/>
        </w:rPr>
        <w:t xml:space="preserve"> </w:t>
      </w:r>
      <w:proofErr w:type="spellStart"/>
      <w:r w:rsidR="0025161C" w:rsidRPr="009404BB">
        <w:rPr>
          <w:sz w:val="20"/>
          <w:szCs w:val="20"/>
        </w:rPr>
        <w:t>ini</w:t>
      </w:r>
      <w:proofErr w:type="spellEnd"/>
      <w:r w:rsidR="0025161C" w:rsidRPr="009404BB">
        <w:rPr>
          <w:sz w:val="20"/>
          <w:szCs w:val="20"/>
        </w:rPr>
        <w:t xml:space="preserve"> </w:t>
      </w:r>
      <w:proofErr w:type="spellStart"/>
      <w:r w:rsidR="0025161C" w:rsidRPr="009404BB">
        <w:rPr>
          <w:sz w:val="20"/>
          <w:szCs w:val="20"/>
        </w:rPr>
        <w:t>memerlukan</w:t>
      </w:r>
      <w:proofErr w:type="spellEnd"/>
      <w:r w:rsidR="0025161C" w:rsidRPr="009404BB">
        <w:rPr>
          <w:sz w:val="20"/>
          <w:szCs w:val="20"/>
        </w:rPr>
        <w:t xml:space="preserve"> </w:t>
      </w:r>
      <w:proofErr w:type="spellStart"/>
      <w:r w:rsidR="0025161C" w:rsidRPr="009404BB">
        <w:rPr>
          <w:sz w:val="20"/>
          <w:szCs w:val="20"/>
        </w:rPr>
        <w:t>sistem</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yang </w:t>
      </w:r>
      <w:proofErr w:type="spellStart"/>
      <w:r w:rsidR="0025161C" w:rsidRPr="009404BB">
        <w:rPr>
          <w:sz w:val="20"/>
          <w:szCs w:val="20"/>
        </w:rPr>
        <w:t>lebih</w:t>
      </w:r>
      <w:proofErr w:type="spellEnd"/>
      <w:r w:rsidR="0025161C" w:rsidRPr="009404BB">
        <w:rPr>
          <w:sz w:val="20"/>
          <w:szCs w:val="20"/>
        </w:rPr>
        <w:t xml:space="preserve"> </w:t>
      </w:r>
      <w:proofErr w:type="spellStart"/>
      <w:r w:rsidR="0025161C" w:rsidRPr="009404BB">
        <w:rPr>
          <w:sz w:val="20"/>
          <w:szCs w:val="20"/>
        </w:rPr>
        <w:t>canggih</w:t>
      </w:r>
      <w:proofErr w:type="spellEnd"/>
      <w:r w:rsidR="0025161C" w:rsidRPr="009404BB">
        <w:rPr>
          <w:sz w:val="20"/>
          <w:szCs w:val="20"/>
        </w:rPr>
        <w:t xml:space="preserve"> dan </w:t>
      </w:r>
      <w:proofErr w:type="spellStart"/>
      <w:r w:rsidR="0025161C" w:rsidRPr="009404BB">
        <w:rPr>
          <w:sz w:val="20"/>
          <w:szCs w:val="20"/>
        </w:rPr>
        <w:t>cepat</w:t>
      </w:r>
      <w:proofErr w:type="spellEnd"/>
      <w:r w:rsidR="0025161C" w:rsidRPr="009404BB">
        <w:rPr>
          <w:sz w:val="20"/>
          <w:szCs w:val="20"/>
        </w:rPr>
        <w:t xml:space="preserve"> </w:t>
      </w:r>
      <w:proofErr w:type="spellStart"/>
      <w:r w:rsidR="0025161C" w:rsidRPr="009404BB">
        <w:rPr>
          <w:sz w:val="20"/>
          <w:szCs w:val="20"/>
        </w:rPr>
        <w:t>untuk</w:t>
      </w:r>
      <w:proofErr w:type="spellEnd"/>
      <w:r w:rsidR="0025161C" w:rsidRPr="009404BB">
        <w:rPr>
          <w:sz w:val="20"/>
          <w:szCs w:val="20"/>
        </w:rPr>
        <w:t xml:space="preserve"> </w:t>
      </w:r>
      <w:proofErr w:type="spellStart"/>
      <w:r w:rsidR="0025161C" w:rsidRPr="009404BB">
        <w:rPr>
          <w:sz w:val="20"/>
          <w:szCs w:val="20"/>
        </w:rPr>
        <w:t>menangani</w:t>
      </w:r>
      <w:proofErr w:type="spellEnd"/>
      <w:r w:rsidR="0025161C" w:rsidRPr="009404BB">
        <w:rPr>
          <w:sz w:val="20"/>
          <w:szCs w:val="20"/>
        </w:rPr>
        <w:t xml:space="preserve"> volume test case yang </w:t>
      </w:r>
      <w:proofErr w:type="spellStart"/>
      <w:r w:rsidR="0025161C" w:rsidRPr="009404BB">
        <w:rPr>
          <w:sz w:val="20"/>
          <w:szCs w:val="20"/>
        </w:rPr>
        <w:t>besar</w:t>
      </w:r>
      <w:proofErr w:type="spellEnd"/>
      <w:r w:rsidR="0025161C" w:rsidRPr="009404BB">
        <w:rPr>
          <w:sz w:val="20"/>
          <w:szCs w:val="20"/>
        </w:rPr>
        <w:t xml:space="preserve"> dan </w:t>
      </w:r>
      <w:proofErr w:type="spellStart"/>
      <w:r w:rsidR="0025161C" w:rsidRPr="009404BB">
        <w:rPr>
          <w:sz w:val="20"/>
          <w:szCs w:val="20"/>
        </w:rPr>
        <w:t>kompleks</w:t>
      </w:r>
      <w:proofErr w:type="spellEnd"/>
      <w:r w:rsidR="0025161C" w:rsidRPr="009404BB">
        <w:rPr>
          <w:sz w:val="20"/>
          <w:szCs w:val="20"/>
        </w:rPr>
        <w:t>.</w:t>
      </w:r>
    </w:p>
    <w:p w14:paraId="0E385DCF" w14:textId="012806D7" w:rsidR="003D3E9B" w:rsidRPr="009404BB" w:rsidRDefault="0037226B" w:rsidP="00A50BC5">
      <w:pPr>
        <w:spacing w:line="276" w:lineRule="auto"/>
        <w:ind w:right="461" w:firstLine="360"/>
        <w:jc w:val="both"/>
        <w:rPr>
          <w:sz w:val="20"/>
          <w:szCs w:val="20"/>
        </w:rPr>
      </w:pPr>
      <w:r w:rsidRPr="009404BB">
        <w:rPr>
          <w:sz w:val="20"/>
          <w:szCs w:val="20"/>
        </w:rPr>
        <w:t>Tim</w:t>
      </w:r>
      <w:r w:rsidR="0025161C" w:rsidRPr="009404BB">
        <w:rPr>
          <w:sz w:val="20"/>
          <w:szCs w:val="20"/>
        </w:rPr>
        <w:t xml:space="preserve"> QA PT Telkom Indonesia </w:t>
      </w:r>
      <w:proofErr w:type="spellStart"/>
      <w:r w:rsidR="0025161C" w:rsidRPr="009404BB">
        <w:rPr>
          <w:sz w:val="20"/>
          <w:szCs w:val="20"/>
        </w:rPr>
        <w:t>membutuhkan</w:t>
      </w:r>
      <w:proofErr w:type="spellEnd"/>
      <w:r w:rsidR="0025161C" w:rsidRPr="009404BB">
        <w:rPr>
          <w:sz w:val="20"/>
          <w:szCs w:val="20"/>
        </w:rPr>
        <w:t xml:space="preserve"> </w:t>
      </w:r>
      <w:proofErr w:type="spellStart"/>
      <w:r w:rsidR="0025161C" w:rsidRPr="009404BB">
        <w:rPr>
          <w:sz w:val="20"/>
          <w:szCs w:val="20"/>
        </w:rPr>
        <w:t>solusi</w:t>
      </w:r>
      <w:proofErr w:type="spellEnd"/>
      <w:r w:rsidR="0025161C" w:rsidRPr="009404BB">
        <w:rPr>
          <w:sz w:val="20"/>
          <w:szCs w:val="20"/>
        </w:rPr>
        <w:t xml:space="preserve"> yang </w:t>
      </w:r>
      <w:proofErr w:type="spellStart"/>
      <w:r w:rsidR="0025161C" w:rsidRPr="009404BB">
        <w:rPr>
          <w:sz w:val="20"/>
          <w:szCs w:val="20"/>
        </w:rPr>
        <w:t>tidak</w:t>
      </w:r>
      <w:proofErr w:type="spellEnd"/>
      <w:r w:rsidR="0025161C" w:rsidRPr="009404BB">
        <w:rPr>
          <w:sz w:val="20"/>
          <w:szCs w:val="20"/>
        </w:rPr>
        <w:t xml:space="preserve"> </w:t>
      </w:r>
      <w:proofErr w:type="spellStart"/>
      <w:r w:rsidR="0025161C" w:rsidRPr="009404BB">
        <w:rPr>
          <w:sz w:val="20"/>
          <w:szCs w:val="20"/>
        </w:rPr>
        <w:t>hanya</w:t>
      </w:r>
      <w:proofErr w:type="spellEnd"/>
      <w:r w:rsidR="0025161C" w:rsidRPr="009404BB">
        <w:rPr>
          <w:sz w:val="20"/>
          <w:szCs w:val="20"/>
        </w:rPr>
        <w:t xml:space="preserve"> </w:t>
      </w:r>
      <w:proofErr w:type="spellStart"/>
      <w:r w:rsidR="0025161C" w:rsidRPr="009404BB">
        <w:rPr>
          <w:sz w:val="20"/>
          <w:szCs w:val="20"/>
        </w:rPr>
        <w:t>dapat</w:t>
      </w:r>
      <w:proofErr w:type="spellEnd"/>
      <w:r w:rsidR="0025161C" w:rsidRPr="009404BB">
        <w:rPr>
          <w:sz w:val="20"/>
          <w:szCs w:val="20"/>
        </w:rPr>
        <w:t xml:space="preserve"> </w:t>
      </w:r>
      <w:proofErr w:type="spellStart"/>
      <w:r w:rsidR="0025161C" w:rsidRPr="009404BB">
        <w:rPr>
          <w:sz w:val="20"/>
          <w:szCs w:val="20"/>
        </w:rPr>
        <w:t>mengotomatisasi</w:t>
      </w:r>
      <w:proofErr w:type="spellEnd"/>
      <w:r w:rsidR="0025161C" w:rsidRPr="009404BB">
        <w:rPr>
          <w:sz w:val="20"/>
          <w:szCs w:val="20"/>
        </w:rPr>
        <w:t xml:space="preserve"> </w:t>
      </w:r>
      <w:proofErr w:type="spellStart"/>
      <w:r w:rsidR="0025161C" w:rsidRPr="009404BB">
        <w:rPr>
          <w:sz w:val="20"/>
          <w:szCs w:val="20"/>
        </w:rPr>
        <w:t>pencarian</w:t>
      </w:r>
      <w:proofErr w:type="spellEnd"/>
      <w:r w:rsidR="0025161C" w:rsidRPr="009404BB">
        <w:rPr>
          <w:sz w:val="20"/>
          <w:szCs w:val="20"/>
        </w:rPr>
        <w:t xml:space="preserve"> dan </w:t>
      </w:r>
      <w:proofErr w:type="spellStart"/>
      <w:r w:rsidR="0025161C" w:rsidRPr="009404BB">
        <w:rPr>
          <w:sz w:val="20"/>
          <w:szCs w:val="20"/>
        </w:rPr>
        <w:t>pengelolaan</w:t>
      </w:r>
      <w:proofErr w:type="spellEnd"/>
      <w:r w:rsidR="0025161C" w:rsidRPr="009404BB">
        <w:rPr>
          <w:sz w:val="20"/>
          <w:szCs w:val="20"/>
        </w:rPr>
        <w:t xml:space="preserve"> test case, </w:t>
      </w:r>
      <w:proofErr w:type="spellStart"/>
      <w:r w:rsidR="0025161C" w:rsidRPr="009404BB">
        <w:rPr>
          <w:sz w:val="20"/>
          <w:szCs w:val="20"/>
        </w:rPr>
        <w:t>tetapi</w:t>
      </w:r>
      <w:proofErr w:type="spellEnd"/>
      <w:r w:rsidR="0025161C" w:rsidRPr="009404BB">
        <w:rPr>
          <w:sz w:val="20"/>
          <w:szCs w:val="20"/>
        </w:rPr>
        <w:t xml:space="preserve"> juga </w:t>
      </w:r>
      <w:proofErr w:type="spellStart"/>
      <w:r w:rsidR="0025161C" w:rsidRPr="009404BB">
        <w:rPr>
          <w:sz w:val="20"/>
          <w:szCs w:val="20"/>
        </w:rPr>
        <w:t>mampu</w:t>
      </w:r>
      <w:proofErr w:type="spellEnd"/>
      <w:r w:rsidR="0025161C" w:rsidRPr="009404BB">
        <w:rPr>
          <w:sz w:val="20"/>
          <w:szCs w:val="20"/>
        </w:rPr>
        <w:t xml:space="preserve"> </w:t>
      </w:r>
      <w:proofErr w:type="spellStart"/>
      <w:r w:rsidR="0025161C" w:rsidRPr="009404BB">
        <w:rPr>
          <w:sz w:val="20"/>
          <w:szCs w:val="20"/>
        </w:rPr>
        <w:t>memberikan</w:t>
      </w:r>
      <w:proofErr w:type="spellEnd"/>
      <w:r w:rsidR="0025161C" w:rsidRPr="009404BB">
        <w:rPr>
          <w:sz w:val="20"/>
          <w:szCs w:val="20"/>
        </w:rPr>
        <w:t xml:space="preserve"> </w:t>
      </w:r>
      <w:proofErr w:type="spellStart"/>
      <w:r w:rsidR="0025161C" w:rsidRPr="009404BB">
        <w:rPr>
          <w:sz w:val="20"/>
          <w:szCs w:val="20"/>
        </w:rPr>
        <w:t>respons</w:t>
      </w:r>
      <w:proofErr w:type="spellEnd"/>
      <w:r w:rsidR="0025161C" w:rsidRPr="009404BB">
        <w:rPr>
          <w:sz w:val="20"/>
          <w:szCs w:val="20"/>
        </w:rPr>
        <w:t xml:space="preserve"> yang </w:t>
      </w:r>
      <w:proofErr w:type="spellStart"/>
      <w:r w:rsidR="0025161C" w:rsidRPr="009404BB">
        <w:rPr>
          <w:sz w:val="20"/>
          <w:szCs w:val="20"/>
        </w:rPr>
        <w:t>akurat</w:t>
      </w:r>
      <w:proofErr w:type="spellEnd"/>
      <w:r w:rsidR="0025161C" w:rsidRPr="009404BB">
        <w:rPr>
          <w:sz w:val="20"/>
          <w:szCs w:val="20"/>
        </w:rPr>
        <w:t xml:space="preserve"> dan </w:t>
      </w:r>
      <w:proofErr w:type="spellStart"/>
      <w:r w:rsidR="0025161C" w:rsidRPr="009404BB">
        <w:rPr>
          <w:sz w:val="20"/>
          <w:szCs w:val="20"/>
        </w:rPr>
        <w:t>cepat</w:t>
      </w:r>
      <w:proofErr w:type="spellEnd"/>
      <w:r w:rsidR="0025161C" w:rsidRPr="009404BB">
        <w:rPr>
          <w:sz w:val="20"/>
          <w:szCs w:val="20"/>
        </w:rPr>
        <w:t xml:space="preserve"> </w:t>
      </w:r>
      <w:proofErr w:type="spellStart"/>
      <w:r w:rsidR="0025161C" w:rsidRPr="009404BB">
        <w:rPr>
          <w:sz w:val="20"/>
          <w:szCs w:val="20"/>
        </w:rPr>
        <w:t>sesuai</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kebutuhan</w:t>
      </w:r>
      <w:proofErr w:type="spellEnd"/>
      <w:r w:rsidR="0025161C" w:rsidRPr="009404BB">
        <w:rPr>
          <w:sz w:val="20"/>
          <w:szCs w:val="20"/>
        </w:rPr>
        <w:t xml:space="preserve"> </w:t>
      </w:r>
      <w:proofErr w:type="spellStart"/>
      <w:r w:rsidR="0025161C" w:rsidRPr="009404BB">
        <w:rPr>
          <w:sz w:val="20"/>
          <w:szCs w:val="20"/>
        </w:rPr>
        <w:t>pengujian</w:t>
      </w:r>
      <w:proofErr w:type="spellEnd"/>
      <w:r w:rsidR="0025161C" w:rsidRPr="009404BB">
        <w:rPr>
          <w:sz w:val="20"/>
          <w:szCs w:val="20"/>
        </w:rPr>
        <w:t xml:space="preserve">. Oleh </w:t>
      </w:r>
      <w:proofErr w:type="spellStart"/>
      <w:r w:rsidR="0025161C" w:rsidRPr="009404BB">
        <w:rPr>
          <w:sz w:val="20"/>
          <w:szCs w:val="20"/>
        </w:rPr>
        <w:t>karena</w:t>
      </w:r>
      <w:proofErr w:type="spellEnd"/>
      <w:r w:rsidR="0025161C" w:rsidRPr="009404BB">
        <w:rPr>
          <w:sz w:val="20"/>
          <w:szCs w:val="20"/>
        </w:rPr>
        <w:t xml:space="preserve"> </w:t>
      </w:r>
      <w:proofErr w:type="spellStart"/>
      <w:r w:rsidR="0025161C" w:rsidRPr="009404BB">
        <w:rPr>
          <w:sz w:val="20"/>
          <w:szCs w:val="20"/>
        </w:rPr>
        <w:t>itu</w:t>
      </w:r>
      <w:proofErr w:type="spellEnd"/>
      <w:r w:rsidR="0025161C" w:rsidRPr="009404BB">
        <w:rPr>
          <w:sz w:val="20"/>
          <w:szCs w:val="20"/>
        </w:rPr>
        <w:t xml:space="preserve">, </w:t>
      </w:r>
      <w:proofErr w:type="spellStart"/>
      <w:r w:rsidR="0025161C" w:rsidRPr="009404BB">
        <w:rPr>
          <w:sz w:val="20"/>
          <w:szCs w:val="20"/>
        </w:rPr>
        <w:t>diperlukan</w:t>
      </w:r>
      <w:proofErr w:type="spellEnd"/>
      <w:r w:rsidR="0025161C" w:rsidRPr="009404BB">
        <w:rPr>
          <w:sz w:val="20"/>
          <w:szCs w:val="20"/>
        </w:rPr>
        <w:t xml:space="preserve"> </w:t>
      </w:r>
      <w:proofErr w:type="spellStart"/>
      <w:r w:rsidR="0025161C" w:rsidRPr="009404BB">
        <w:rPr>
          <w:sz w:val="20"/>
          <w:szCs w:val="20"/>
        </w:rPr>
        <w:lastRenderedPageBreak/>
        <w:t>sebuah</w:t>
      </w:r>
      <w:proofErr w:type="spellEnd"/>
      <w:r w:rsidR="0025161C" w:rsidRPr="009404BB">
        <w:rPr>
          <w:sz w:val="20"/>
          <w:szCs w:val="20"/>
        </w:rPr>
        <w:t xml:space="preserve"> </w:t>
      </w:r>
      <w:proofErr w:type="spellStart"/>
      <w:r w:rsidR="0025161C" w:rsidRPr="009404BB">
        <w:rPr>
          <w:sz w:val="20"/>
          <w:szCs w:val="20"/>
        </w:rPr>
        <w:t>sistem</w:t>
      </w:r>
      <w:proofErr w:type="spellEnd"/>
      <w:r w:rsidR="0025161C" w:rsidRPr="009404BB">
        <w:rPr>
          <w:sz w:val="20"/>
          <w:szCs w:val="20"/>
        </w:rPr>
        <w:t xml:space="preserve"> yang </w:t>
      </w:r>
      <w:proofErr w:type="spellStart"/>
      <w:r w:rsidR="0025161C" w:rsidRPr="009404BB">
        <w:rPr>
          <w:sz w:val="20"/>
          <w:szCs w:val="20"/>
        </w:rPr>
        <w:t>mampu</w:t>
      </w:r>
      <w:proofErr w:type="spellEnd"/>
      <w:r w:rsidR="0025161C" w:rsidRPr="009404BB">
        <w:rPr>
          <w:sz w:val="20"/>
          <w:szCs w:val="20"/>
        </w:rPr>
        <w:t xml:space="preserve"> </w:t>
      </w:r>
      <w:proofErr w:type="spellStart"/>
      <w:r w:rsidR="0025161C" w:rsidRPr="009404BB">
        <w:rPr>
          <w:sz w:val="20"/>
          <w:szCs w:val="20"/>
        </w:rPr>
        <w:t>memberikan</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test case yang </w:t>
      </w:r>
      <w:proofErr w:type="spellStart"/>
      <w:r w:rsidR="0025161C" w:rsidRPr="009404BB">
        <w:rPr>
          <w:sz w:val="20"/>
          <w:szCs w:val="20"/>
        </w:rPr>
        <w:t>lebih</w:t>
      </w:r>
      <w:proofErr w:type="spellEnd"/>
      <w:r w:rsidR="0025161C" w:rsidRPr="009404BB">
        <w:rPr>
          <w:sz w:val="20"/>
          <w:szCs w:val="20"/>
        </w:rPr>
        <w:t xml:space="preserve"> </w:t>
      </w:r>
      <w:proofErr w:type="spellStart"/>
      <w:r w:rsidR="0025161C" w:rsidRPr="009404BB">
        <w:rPr>
          <w:sz w:val="20"/>
          <w:szCs w:val="20"/>
        </w:rPr>
        <w:t>terstruktur</w:t>
      </w:r>
      <w:proofErr w:type="spellEnd"/>
      <w:r w:rsidR="0025161C" w:rsidRPr="009404BB">
        <w:rPr>
          <w:sz w:val="20"/>
          <w:szCs w:val="20"/>
        </w:rPr>
        <w:t xml:space="preserve"> dan </w:t>
      </w:r>
      <w:proofErr w:type="spellStart"/>
      <w:r w:rsidR="0025161C" w:rsidRPr="009404BB">
        <w:rPr>
          <w:sz w:val="20"/>
          <w:szCs w:val="20"/>
        </w:rPr>
        <w:t>efisien</w:t>
      </w:r>
      <w:proofErr w:type="spellEnd"/>
      <w:r w:rsidR="0025161C" w:rsidRPr="009404BB">
        <w:rPr>
          <w:sz w:val="20"/>
          <w:szCs w:val="20"/>
        </w:rPr>
        <w:t xml:space="preserve">, </w:t>
      </w:r>
      <w:proofErr w:type="spellStart"/>
      <w:r w:rsidR="0025161C" w:rsidRPr="009404BB">
        <w:rPr>
          <w:sz w:val="20"/>
          <w:szCs w:val="20"/>
        </w:rPr>
        <w:t>mengurangi</w:t>
      </w:r>
      <w:proofErr w:type="spellEnd"/>
      <w:r w:rsidR="0025161C" w:rsidRPr="009404BB">
        <w:rPr>
          <w:sz w:val="20"/>
          <w:szCs w:val="20"/>
        </w:rPr>
        <w:t xml:space="preserve"> </w:t>
      </w:r>
      <w:proofErr w:type="spellStart"/>
      <w:r w:rsidR="0025161C" w:rsidRPr="009404BB">
        <w:rPr>
          <w:sz w:val="20"/>
          <w:szCs w:val="20"/>
        </w:rPr>
        <w:t>waktu</w:t>
      </w:r>
      <w:proofErr w:type="spellEnd"/>
      <w:r w:rsidR="0025161C" w:rsidRPr="009404BB">
        <w:rPr>
          <w:sz w:val="20"/>
          <w:szCs w:val="20"/>
        </w:rPr>
        <w:t xml:space="preserve"> </w:t>
      </w:r>
      <w:proofErr w:type="spellStart"/>
      <w:r w:rsidR="0025161C" w:rsidRPr="009404BB">
        <w:rPr>
          <w:sz w:val="20"/>
          <w:szCs w:val="20"/>
        </w:rPr>
        <w:t>pencarian</w:t>
      </w:r>
      <w:proofErr w:type="spellEnd"/>
      <w:r w:rsidR="0025161C" w:rsidRPr="009404BB">
        <w:rPr>
          <w:sz w:val="20"/>
          <w:szCs w:val="20"/>
        </w:rPr>
        <w:t xml:space="preserve">, </w:t>
      </w:r>
      <w:proofErr w:type="spellStart"/>
      <w:r w:rsidR="0025161C" w:rsidRPr="009404BB">
        <w:rPr>
          <w:sz w:val="20"/>
          <w:szCs w:val="20"/>
        </w:rPr>
        <w:t>serta</w:t>
      </w:r>
      <w:proofErr w:type="spellEnd"/>
      <w:r w:rsidR="0025161C" w:rsidRPr="009404BB">
        <w:rPr>
          <w:sz w:val="20"/>
          <w:szCs w:val="20"/>
        </w:rPr>
        <w:t xml:space="preserve"> </w:t>
      </w:r>
      <w:proofErr w:type="spellStart"/>
      <w:r w:rsidR="0025161C" w:rsidRPr="009404BB">
        <w:rPr>
          <w:sz w:val="20"/>
          <w:szCs w:val="20"/>
        </w:rPr>
        <w:t>meningkatkan</w:t>
      </w:r>
      <w:proofErr w:type="spellEnd"/>
      <w:r w:rsidR="0025161C" w:rsidRPr="009404BB">
        <w:rPr>
          <w:sz w:val="20"/>
          <w:szCs w:val="20"/>
        </w:rPr>
        <w:t xml:space="preserve"> </w:t>
      </w:r>
      <w:proofErr w:type="spellStart"/>
      <w:r w:rsidR="0025161C" w:rsidRPr="009404BB">
        <w:rPr>
          <w:sz w:val="20"/>
          <w:szCs w:val="20"/>
        </w:rPr>
        <w:t>produktivitas</w:t>
      </w:r>
      <w:proofErr w:type="spellEnd"/>
      <w:r w:rsidR="0025161C" w:rsidRPr="009404BB">
        <w:rPr>
          <w:sz w:val="20"/>
          <w:szCs w:val="20"/>
        </w:rPr>
        <w:t xml:space="preserve"> dan </w:t>
      </w:r>
      <w:proofErr w:type="spellStart"/>
      <w:r w:rsidR="0025161C" w:rsidRPr="009404BB">
        <w:rPr>
          <w:sz w:val="20"/>
          <w:szCs w:val="20"/>
        </w:rPr>
        <w:t>kepuasan</w:t>
      </w:r>
      <w:proofErr w:type="spellEnd"/>
      <w:r w:rsidR="0025161C" w:rsidRPr="009404BB">
        <w:rPr>
          <w:sz w:val="20"/>
          <w:szCs w:val="20"/>
        </w:rPr>
        <w:t xml:space="preserve"> </w:t>
      </w:r>
      <w:proofErr w:type="spellStart"/>
      <w:r w:rsidR="0025161C" w:rsidRPr="009404BB">
        <w:rPr>
          <w:sz w:val="20"/>
          <w:szCs w:val="20"/>
        </w:rPr>
        <w:t>tim</w:t>
      </w:r>
      <w:proofErr w:type="spellEnd"/>
      <w:r w:rsidR="0025161C" w:rsidRPr="009404BB">
        <w:rPr>
          <w:sz w:val="20"/>
          <w:szCs w:val="20"/>
        </w:rPr>
        <w:t xml:space="preserve"> QA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melaksanakan</w:t>
      </w:r>
      <w:proofErr w:type="spellEnd"/>
      <w:r w:rsidR="0025161C" w:rsidRPr="009404BB">
        <w:rPr>
          <w:sz w:val="20"/>
          <w:szCs w:val="20"/>
        </w:rPr>
        <w:t xml:space="preserve"> </w:t>
      </w:r>
      <w:proofErr w:type="spellStart"/>
      <w:r w:rsidR="0025161C" w:rsidRPr="009404BB">
        <w:rPr>
          <w:sz w:val="20"/>
          <w:szCs w:val="20"/>
        </w:rPr>
        <w:t>tugas</w:t>
      </w:r>
      <w:proofErr w:type="spellEnd"/>
      <w:r w:rsidR="0025161C" w:rsidRPr="009404BB">
        <w:rPr>
          <w:sz w:val="20"/>
          <w:szCs w:val="20"/>
        </w:rPr>
        <w:t xml:space="preserve"> </w:t>
      </w:r>
      <w:proofErr w:type="spellStart"/>
      <w:r w:rsidR="0025161C" w:rsidRPr="009404BB">
        <w:rPr>
          <w:sz w:val="20"/>
          <w:szCs w:val="20"/>
        </w:rPr>
        <w:t>mereka</w:t>
      </w:r>
      <w:proofErr w:type="spellEnd"/>
      <w:r w:rsidR="0025161C" w:rsidRPr="009404BB">
        <w:rPr>
          <w:sz w:val="20"/>
          <w:szCs w:val="20"/>
        </w:rPr>
        <w:t>.</w:t>
      </w:r>
    </w:p>
    <w:p w14:paraId="2373947C" w14:textId="77777777" w:rsidR="00501F53" w:rsidRPr="009404BB" w:rsidRDefault="00501F53" w:rsidP="00A50BC5">
      <w:pPr>
        <w:spacing w:line="276" w:lineRule="auto"/>
        <w:ind w:left="360" w:right="461"/>
        <w:jc w:val="both"/>
        <w:rPr>
          <w:color w:val="000000"/>
          <w:sz w:val="20"/>
          <w:szCs w:val="20"/>
        </w:rPr>
      </w:pPr>
    </w:p>
    <w:p w14:paraId="24141B10" w14:textId="485C5F53" w:rsidR="003D3E9B" w:rsidRPr="009404BB" w:rsidRDefault="001A7B68" w:rsidP="00A50BC5">
      <w:pPr>
        <w:pStyle w:val="Heading2"/>
        <w:ind w:right="461"/>
        <w:rPr>
          <w:rFonts w:cs="Times New Roman"/>
          <w:bCs/>
          <w:szCs w:val="20"/>
        </w:rPr>
      </w:pPr>
      <w:bookmarkStart w:id="9" w:name="_Toc176987379"/>
      <w:bookmarkStart w:id="10" w:name="_Toc187674068"/>
      <w:r w:rsidRPr="009404BB">
        <w:rPr>
          <w:rFonts w:cs="Times New Roman"/>
          <w:bCs/>
          <w:szCs w:val="20"/>
        </w:rPr>
        <w:t>1.3 TUJUAN</w:t>
      </w:r>
      <w:bookmarkEnd w:id="9"/>
      <w:bookmarkEnd w:id="10"/>
    </w:p>
    <w:p w14:paraId="167AD5A3" w14:textId="5BC27FC9" w:rsidR="00C40E34" w:rsidRPr="009404BB" w:rsidRDefault="002D6A4D" w:rsidP="00A50BC5">
      <w:pPr>
        <w:spacing w:line="276" w:lineRule="auto"/>
        <w:ind w:right="461" w:firstLine="360"/>
        <w:jc w:val="both"/>
        <w:rPr>
          <w:sz w:val="20"/>
          <w:szCs w:val="20"/>
        </w:rPr>
      </w:pP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proyek</w:t>
      </w:r>
      <w:proofErr w:type="spellEnd"/>
      <w:r w:rsidRPr="002D6A4D">
        <w:rPr>
          <w:sz w:val="20"/>
          <w:szCs w:val="20"/>
        </w:rPr>
        <w:t xml:space="preserve"> </w:t>
      </w:r>
      <w:proofErr w:type="spellStart"/>
      <w:r w:rsidRPr="002D6A4D">
        <w:rPr>
          <w:sz w:val="20"/>
          <w:szCs w:val="20"/>
        </w:rPr>
        <w:t>akhir</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mengajukan</w:t>
      </w:r>
      <w:proofErr w:type="spellEnd"/>
      <w:r w:rsidRPr="002D6A4D">
        <w:rPr>
          <w:sz w:val="20"/>
          <w:szCs w:val="20"/>
        </w:rPr>
        <w:t xml:space="preserve"> </w:t>
      </w:r>
      <w:proofErr w:type="spellStart"/>
      <w:r w:rsidRPr="002D6A4D">
        <w:rPr>
          <w:sz w:val="20"/>
          <w:szCs w:val="20"/>
        </w:rPr>
        <w:t>sebuah</w:t>
      </w:r>
      <w:proofErr w:type="spellEnd"/>
      <w:r w:rsidRPr="002D6A4D">
        <w:rPr>
          <w:sz w:val="20"/>
          <w:szCs w:val="20"/>
        </w:rPr>
        <w:t xml:space="preserve"> </w:t>
      </w:r>
      <w:proofErr w:type="spellStart"/>
      <w:r w:rsidRPr="002D6A4D">
        <w:rPr>
          <w:sz w:val="20"/>
          <w:szCs w:val="20"/>
        </w:rPr>
        <w:t>pendekatan</w:t>
      </w:r>
      <w:proofErr w:type="spellEnd"/>
      <w:r w:rsidRPr="002D6A4D">
        <w:rPr>
          <w:sz w:val="20"/>
          <w:szCs w:val="20"/>
        </w:rPr>
        <w:t xml:space="preserve"> </w:t>
      </w:r>
      <w:proofErr w:type="spellStart"/>
      <w:r w:rsidRPr="002D6A4D">
        <w:rPr>
          <w:sz w:val="20"/>
          <w:szCs w:val="20"/>
        </w:rPr>
        <w:t>baru</w:t>
      </w:r>
      <w:proofErr w:type="spellEnd"/>
      <w:r w:rsidRPr="002D6A4D">
        <w:rPr>
          <w:sz w:val="20"/>
          <w:szCs w:val="20"/>
        </w:rPr>
        <w:t xml:space="preserve">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mengatasi</w:t>
      </w:r>
      <w:proofErr w:type="spellEnd"/>
      <w:r w:rsidRPr="002D6A4D">
        <w:rPr>
          <w:sz w:val="20"/>
          <w:szCs w:val="20"/>
        </w:rPr>
        <w:t xml:space="preserve"> </w:t>
      </w:r>
      <w:proofErr w:type="spellStart"/>
      <w:r w:rsidRPr="002D6A4D">
        <w:rPr>
          <w:sz w:val="20"/>
          <w:szCs w:val="20"/>
        </w:rPr>
        <w:t>tantangan</w:t>
      </w:r>
      <w:proofErr w:type="spellEnd"/>
      <w:r w:rsidRPr="002D6A4D">
        <w:rPr>
          <w:sz w:val="20"/>
          <w:szCs w:val="20"/>
        </w:rPr>
        <w:t xml:space="preserve"> </w:t>
      </w:r>
      <w:proofErr w:type="spellStart"/>
      <w:r w:rsidRPr="002D6A4D">
        <w:rPr>
          <w:sz w:val="20"/>
          <w:szCs w:val="20"/>
        </w:rPr>
        <w:t>dalam</w:t>
      </w:r>
      <w:proofErr w:type="spellEnd"/>
      <w:r w:rsidRPr="002D6A4D">
        <w:rPr>
          <w:sz w:val="20"/>
          <w:szCs w:val="20"/>
        </w:rPr>
        <w:t xml:space="preserve"> </w:t>
      </w:r>
      <w:proofErr w:type="spellStart"/>
      <w:r w:rsidRPr="002D6A4D">
        <w:rPr>
          <w:sz w:val="20"/>
          <w:szCs w:val="20"/>
        </w:rPr>
        <w:t>pencarian</w:t>
      </w:r>
      <w:proofErr w:type="spellEnd"/>
      <w:r w:rsidRPr="002D6A4D">
        <w:rPr>
          <w:sz w:val="20"/>
          <w:szCs w:val="20"/>
        </w:rPr>
        <w:t xml:space="preserve"> </w:t>
      </w:r>
      <w:proofErr w:type="spellStart"/>
      <w:r w:rsidRPr="002D6A4D">
        <w:rPr>
          <w:sz w:val="20"/>
          <w:szCs w:val="20"/>
        </w:rPr>
        <w:t>dokumentasi</w:t>
      </w:r>
      <w:proofErr w:type="spellEnd"/>
      <w:r w:rsidRPr="002D6A4D">
        <w:rPr>
          <w:sz w:val="20"/>
          <w:szCs w:val="20"/>
        </w:rPr>
        <w:t xml:space="preserve"> test case </w:t>
      </w:r>
      <w:proofErr w:type="spellStart"/>
      <w:r w:rsidRPr="002D6A4D">
        <w:rPr>
          <w:sz w:val="20"/>
          <w:szCs w:val="20"/>
        </w:rPr>
        <w:t>bagi</w:t>
      </w:r>
      <w:proofErr w:type="spellEnd"/>
      <w:r w:rsidRPr="002D6A4D">
        <w:rPr>
          <w:sz w:val="20"/>
          <w:szCs w:val="20"/>
        </w:rPr>
        <w:t xml:space="preserve"> </w:t>
      </w:r>
      <w:proofErr w:type="spellStart"/>
      <w:r w:rsidRPr="002D6A4D">
        <w:rPr>
          <w:sz w:val="20"/>
          <w:szCs w:val="20"/>
        </w:rPr>
        <w:t>tim</w:t>
      </w:r>
      <w:proofErr w:type="spellEnd"/>
      <w:r w:rsidRPr="002D6A4D">
        <w:rPr>
          <w:sz w:val="20"/>
          <w:szCs w:val="20"/>
        </w:rPr>
        <w:t xml:space="preserve"> QA di Agree Telkom Indonesia. </w:t>
      </w:r>
      <w:proofErr w:type="spellStart"/>
      <w:r w:rsidRPr="002D6A4D">
        <w:rPr>
          <w:sz w:val="20"/>
          <w:szCs w:val="20"/>
        </w:rPr>
        <w:t>Saat</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proses </w:t>
      </w:r>
      <w:proofErr w:type="spellStart"/>
      <w:r w:rsidRPr="002D6A4D">
        <w:rPr>
          <w:sz w:val="20"/>
          <w:szCs w:val="20"/>
        </w:rPr>
        <w:t>pencarian</w:t>
      </w:r>
      <w:proofErr w:type="spellEnd"/>
      <w:r w:rsidRPr="002D6A4D">
        <w:rPr>
          <w:sz w:val="20"/>
          <w:szCs w:val="20"/>
        </w:rPr>
        <w:t xml:space="preserve"> test case </w:t>
      </w:r>
      <w:proofErr w:type="spellStart"/>
      <w:r w:rsidRPr="002D6A4D">
        <w:rPr>
          <w:sz w:val="20"/>
          <w:szCs w:val="20"/>
        </w:rPr>
        <w:t>masih</w:t>
      </w:r>
      <w:proofErr w:type="spellEnd"/>
      <w:r w:rsidRPr="002D6A4D">
        <w:rPr>
          <w:sz w:val="20"/>
          <w:szCs w:val="20"/>
        </w:rPr>
        <w:t xml:space="preserve"> </w:t>
      </w:r>
      <w:proofErr w:type="spellStart"/>
      <w:r w:rsidRPr="002D6A4D">
        <w:rPr>
          <w:sz w:val="20"/>
          <w:szCs w:val="20"/>
        </w:rPr>
        <w:t>dilakukan</w:t>
      </w:r>
      <w:proofErr w:type="spellEnd"/>
      <w:r w:rsidRPr="002D6A4D">
        <w:rPr>
          <w:sz w:val="20"/>
          <w:szCs w:val="20"/>
        </w:rPr>
        <w:t xml:space="preserve"> </w:t>
      </w:r>
      <w:proofErr w:type="spellStart"/>
      <w:r w:rsidRPr="002D6A4D">
        <w:rPr>
          <w:sz w:val="20"/>
          <w:szCs w:val="20"/>
        </w:rPr>
        <w:t>secara</w:t>
      </w:r>
      <w:proofErr w:type="spellEnd"/>
      <w:r w:rsidRPr="002D6A4D">
        <w:rPr>
          <w:sz w:val="20"/>
          <w:szCs w:val="20"/>
        </w:rPr>
        <w:t xml:space="preserve"> manual </w:t>
      </w:r>
      <w:proofErr w:type="spellStart"/>
      <w:r w:rsidRPr="002D6A4D">
        <w:rPr>
          <w:sz w:val="20"/>
          <w:szCs w:val="20"/>
        </w:rPr>
        <w:t>melalui</w:t>
      </w:r>
      <w:proofErr w:type="spellEnd"/>
      <w:r w:rsidRPr="002D6A4D">
        <w:rPr>
          <w:sz w:val="20"/>
          <w:szCs w:val="20"/>
        </w:rPr>
        <w:t xml:space="preserve"> Google Docs </w:t>
      </w:r>
      <w:proofErr w:type="spellStart"/>
      <w:r w:rsidRPr="002D6A4D">
        <w:rPr>
          <w:sz w:val="20"/>
          <w:szCs w:val="20"/>
        </w:rPr>
        <w:t>atau</w:t>
      </w:r>
      <w:proofErr w:type="spellEnd"/>
      <w:r w:rsidRPr="002D6A4D">
        <w:rPr>
          <w:sz w:val="20"/>
          <w:szCs w:val="20"/>
        </w:rPr>
        <w:t xml:space="preserve"> Google Sheets, yang </w:t>
      </w:r>
      <w:proofErr w:type="spellStart"/>
      <w:r w:rsidRPr="002D6A4D">
        <w:rPr>
          <w:sz w:val="20"/>
          <w:szCs w:val="20"/>
        </w:rPr>
        <w:t>kurang</w:t>
      </w:r>
      <w:proofErr w:type="spellEnd"/>
      <w:r w:rsidRPr="002D6A4D">
        <w:rPr>
          <w:sz w:val="20"/>
          <w:szCs w:val="20"/>
        </w:rPr>
        <w:t xml:space="preserve"> </w:t>
      </w:r>
      <w:proofErr w:type="spellStart"/>
      <w:r w:rsidRPr="002D6A4D">
        <w:rPr>
          <w:sz w:val="20"/>
          <w:szCs w:val="20"/>
        </w:rPr>
        <w:t>efisien</w:t>
      </w:r>
      <w:proofErr w:type="spellEnd"/>
      <w:r w:rsidRPr="002D6A4D">
        <w:rPr>
          <w:sz w:val="20"/>
          <w:szCs w:val="20"/>
        </w:rPr>
        <w:t xml:space="preserve"> dan </w:t>
      </w:r>
      <w:proofErr w:type="spellStart"/>
      <w:r w:rsidRPr="002D6A4D">
        <w:rPr>
          <w:sz w:val="20"/>
          <w:szCs w:val="20"/>
        </w:rPr>
        <w:t>memakan</w:t>
      </w:r>
      <w:proofErr w:type="spellEnd"/>
      <w:r w:rsidRPr="002D6A4D">
        <w:rPr>
          <w:sz w:val="20"/>
          <w:szCs w:val="20"/>
        </w:rPr>
        <w:t xml:space="preserve"> </w:t>
      </w:r>
      <w:proofErr w:type="spellStart"/>
      <w:r w:rsidRPr="002D6A4D">
        <w:rPr>
          <w:sz w:val="20"/>
          <w:szCs w:val="20"/>
        </w:rPr>
        <w:t>waktu</w:t>
      </w:r>
      <w:proofErr w:type="spellEnd"/>
      <w:r w:rsidRPr="002D6A4D">
        <w:rPr>
          <w:sz w:val="20"/>
          <w:szCs w:val="20"/>
        </w:rPr>
        <w:t xml:space="preserve">. </w:t>
      </w: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bertujuan</w:t>
      </w:r>
      <w:proofErr w:type="spellEnd"/>
      <w:r w:rsidRPr="002D6A4D">
        <w:rPr>
          <w:sz w:val="20"/>
          <w:szCs w:val="20"/>
        </w:rPr>
        <w:t xml:space="preserve">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mengembangkan</w:t>
      </w:r>
      <w:proofErr w:type="spellEnd"/>
      <w:r w:rsidRPr="002D6A4D">
        <w:rPr>
          <w:sz w:val="20"/>
          <w:szCs w:val="20"/>
        </w:rPr>
        <w:t xml:space="preserve"> chatbot </w:t>
      </w:r>
      <w:proofErr w:type="spellStart"/>
      <w:r w:rsidRPr="002D6A4D">
        <w:rPr>
          <w:sz w:val="20"/>
          <w:szCs w:val="20"/>
        </w:rPr>
        <w:t>manajemen</w:t>
      </w:r>
      <w:proofErr w:type="spellEnd"/>
      <w:r w:rsidRPr="002D6A4D">
        <w:rPr>
          <w:sz w:val="20"/>
          <w:szCs w:val="20"/>
        </w:rPr>
        <w:t xml:space="preserve"> test case yang </w:t>
      </w:r>
      <w:proofErr w:type="spellStart"/>
      <w:r w:rsidRPr="002D6A4D">
        <w:rPr>
          <w:sz w:val="20"/>
          <w:szCs w:val="20"/>
        </w:rPr>
        <w:t>mampu</w:t>
      </w:r>
      <w:proofErr w:type="spellEnd"/>
      <w:r w:rsidRPr="002D6A4D">
        <w:rPr>
          <w:sz w:val="20"/>
          <w:szCs w:val="20"/>
        </w:rPr>
        <w:t xml:space="preserve"> </w:t>
      </w:r>
      <w:proofErr w:type="spellStart"/>
      <w:r w:rsidRPr="002D6A4D">
        <w:rPr>
          <w:sz w:val="20"/>
          <w:szCs w:val="20"/>
        </w:rPr>
        <w:t>mencari</w:t>
      </w:r>
      <w:proofErr w:type="spellEnd"/>
      <w:r w:rsidRPr="002D6A4D">
        <w:rPr>
          <w:sz w:val="20"/>
          <w:szCs w:val="20"/>
        </w:rPr>
        <w:t xml:space="preserve"> test case </w:t>
      </w:r>
      <w:proofErr w:type="spellStart"/>
      <w:r w:rsidRPr="002D6A4D">
        <w:rPr>
          <w:sz w:val="20"/>
          <w:szCs w:val="20"/>
        </w:rPr>
        <w:t>secara</w:t>
      </w:r>
      <w:proofErr w:type="spellEnd"/>
      <w:r w:rsidRPr="002D6A4D">
        <w:rPr>
          <w:sz w:val="20"/>
          <w:szCs w:val="20"/>
        </w:rPr>
        <w:t xml:space="preserve"> </w:t>
      </w:r>
      <w:proofErr w:type="spellStart"/>
      <w:r w:rsidRPr="002D6A4D">
        <w:rPr>
          <w:sz w:val="20"/>
          <w:szCs w:val="20"/>
        </w:rPr>
        <w:t>otomatis</w:t>
      </w:r>
      <w:proofErr w:type="spellEnd"/>
      <w:r w:rsidRPr="002D6A4D">
        <w:rPr>
          <w:sz w:val="20"/>
          <w:szCs w:val="20"/>
        </w:rPr>
        <w:t xml:space="preserve"> dan </w:t>
      </w:r>
      <w:proofErr w:type="spellStart"/>
      <w:r w:rsidRPr="002D6A4D">
        <w:rPr>
          <w:sz w:val="20"/>
          <w:szCs w:val="20"/>
        </w:rPr>
        <w:t>kontekstual</w:t>
      </w:r>
      <w:proofErr w:type="spellEnd"/>
      <w:r w:rsidRPr="002D6A4D">
        <w:rPr>
          <w:sz w:val="20"/>
          <w:szCs w:val="20"/>
        </w:rPr>
        <w:t xml:space="preserve">, </w:t>
      </w:r>
      <w:proofErr w:type="spellStart"/>
      <w:r w:rsidRPr="002D6A4D">
        <w:rPr>
          <w:sz w:val="20"/>
          <w:szCs w:val="20"/>
        </w:rPr>
        <w:t>sehingga</w:t>
      </w:r>
      <w:proofErr w:type="spellEnd"/>
      <w:r w:rsidRPr="002D6A4D">
        <w:rPr>
          <w:sz w:val="20"/>
          <w:szCs w:val="20"/>
        </w:rPr>
        <w:t xml:space="preserve"> </w:t>
      </w:r>
      <w:proofErr w:type="spellStart"/>
      <w:r w:rsidRPr="002D6A4D">
        <w:rPr>
          <w:sz w:val="20"/>
          <w:szCs w:val="20"/>
        </w:rPr>
        <w:t>dapat</w:t>
      </w:r>
      <w:proofErr w:type="spellEnd"/>
      <w:r w:rsidRPr="002D6A4D">
        <w:rPr>
          <w:sz w:val="20"/>
          <w:szCs w:val="20"/>
        </w:rPr>
        <w:t xml:space="preserve"> </w:t>
      </w:r>
      <w:proofErr w:type="spellStart"/>
      <w:r w:rsidRPr="002D6A4D">
        <w:rPr>
          <w:sz w:val="20"/>
          <w:szCs w:val="20"/>
        </w:rPr>
        <w:t>membantu</w:t>
      </w:r>
      <w:proofErr w:type="spellEnd"/>
      <w:r w:rsidRPr="002D6A4D">
        <w:rPr>
          <w:sz w:val="20"/>
          <w:szCs w:val="20"/>
        </w:rPr>
        <w:t xml:space="preserve"> </w:t>
      </w:r>
      <w:proofErr w:type="spellStart"/>
      <w:r w:rsidRPr="002D6A4D">
        <w:rPr>
          <w:sz w:val="20"/>
          <w:szCs w:val="20"/>
        </w:rPr>
        <w:t>tim</w:t>
      </w:r>
      <w:proofErr w:type="spellEnd"/>
      <w:r w:rsidRPr="002D6A4D">
        <w:rPr>
          <w:sz w:val="20"/>
          <w:szCs w:val="20"/>
        </w:rPr>
        <w:t xml:space="preserve"> QA </w:t>
      </w:r>
      <w:proofErr w:type="spellStart"/>
      <w:r w:rsidRPr="002D6A4D">
        <w:rPr>
          <w:sz w:val="20"/>
          <w:szCs w:val="20"/>
        </w:rPr>
        <w:t>dalam</w:t>
      </w:r>
      <w:proofErr w:type="spellEnd"/>
      <w:r w:rsidRPr="002D6A4D">
        <w:rPr>
          <w:sz w:val="20"/>
          <w:szCs w:val="20"/>
        </w:rPr>
        <w:t xml:space="preserve"> </w:t>
      </w:r>
      <w:proofErr w:type="spellStart"/>
      <w:r w:rsidRPr="002D6A4D">
        <w:rPr>
          <w:sz w:val="20"/>
          <w:szCs w:val="20"/>
        </w:rPr>
        <w:t>meningkatkan</w:t>
      </w:r>
      <w:proofErr w:type="spellEnd"/>
      <w:r w:rsidRPr="002D6A4D">
        <w:rPr>
          <w:sz w:val="20"/>
          <w:szCs w:val="20"/>
        </w:rPr>
        <w:t xml:space="preserve"> </w:t>
      </w:r>
      <w:proofErr w:type="spellStart"/>
      <w:r w:rsidRPr="002D6A4D">
        <w:rPr>
          <w:sz w:val="20"/>
          <w:szCs w:val="20"/>
        </w:rPr>
        <w:t>efisiensi</w:t>
      </w:r>
      <w:proofErr w:type="spellEnd"/>
      <w:r w:rsidRPr="002D6A4D">
        <w:rPr>
          <w:sz w:val="20"/>
          <w:szCs w:val="20"/>
        </w:rPr>
        <w:t xml:space="preserve"> </w:t>
      </w:r>
      <w:proofErr w:type="spellStart"/>
      <w:r w:rsidRPr="002D6A4D">
        <w:rPr>
          <w:sz w:val="20"/>
          <w:szCs w:val="20"/>
        </w:rPr>
        <w:t>kerja</w:t>
      </w:r>
      <w:proofErr w:type="spellEnd"/>
      <w:r w:rsidRPr="002D6A4D">
        <w:rPr>
          <w:sz w:val="20"/>
          <w:szCs w:val="20"/>
        </w:rPr>
        <w:t xml:space="preserve"> </w:t>
      </w:r>
      <w:proofErr w:type="spellStart"/>
      <w:r w:rsidRPr="002D6A4D">
        <w:rPr>
          <w:sz w:val="20"/>
          <w:szCs w:val="20"/>
        </w:rPr>
        <w:t>mereka</w:t>
      </w:r>
      <w:proofErr w:type="spellEnd"/>
      <w:r w:rsidR="00C40E34" w:rsidRPr="009404BB">
        <w:rPr>
          <w:sz w:val="20"/>
          <w:szCs w:val="20"/>
        </w:rPr>
        <w:t xml:space="preserve">. </w:t>
      </w:r>
    </w:p>
    <w:p w14:paraId="1C827637" w14:textId="53FDD500" w:rsidR="00701917" w:rsidRDefault="002D6A4D" w:rsidP="00701917">
      <w:pPr>
        <w:spacing w:line="276" w:lineRule="auto"/>
        <w:ind w:right="461" w:firstLine="360"/>
        <w:jc w:val="both"/>
        <w:rPr>
          <w:sz w:val="20"/>
          <w:szCs w:val="20"/>
        </w:rPr>
      </w:pPr>
      <w:proofErr w:type="spellStart"/>
      <w:r w:rsidRPr="002D6A4D">
        <w:rPr>
          <w:sz w:val="20"/>
          <w:szCs w:val="20"/>
        </w:rPr>
        <w:t>Tujuan</w:t>
      </w:r>
      <w:proofErr w:type="spellEnd"/>
      <w:r w:rsidRPr="002D6A4D">
        <w:rPr>
          <w:sz w:val="20"/>
          <w:szCs w:val="20"/>
        </w:rPr>
        <w:t xml:space="preserve"> </w:t>
      </w: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adalah</w:t>
      </w:r>
      <w:proofErr w:type="spellEnd"/>
      <w:r w:rsidRPr="002D6A4D">
        <w:rPr>
          <w:sz w:val="20"/>
          <w:szCs w:val="20"/>
        </w:rPr>
        <w:t xml:space="preserve">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mengembangkan</w:t>
      </w:r>
      <w:proofErr w:type="spellEnd"/>
      <w:r w:rsidRPr="002D6A4D">
        <w:rPr>
          <w:sz w:val="20"/>
          <w:szCs w:val="20"/>
        </w:rPr>
        <w:t xml:space="preserve"> chatbot yang </w:t>
      </w:r>
      <w:proofErr w:type="spellStart"/>
      <w:r w:rsidRPr="002D6A4D">
        <w:rPr>
          <w:sz w:val="20"/>
          <w:szCs w:val="20"/>
        </w:rPr>
        <w:t>dapat</w:t>
      </w:r>
      <w:proofErr w:type="spellEnd"/>
      <w:r w:rsidRPr="002D6A4D">
        <w:rPr>
          <w:sz w:val="20"/>
          <w:szCs w:val="20"/>
        </w:rPr>
        <w:t xml:space="preserve"> </w:t>
      </w:r>
      <w:proofErr w:type="spellStart"/>
      <w:r w:rsidRPr="002D6A4D">
        <w:rPr>
          <w:sz w:val="20"/>
          <w:szCs w:val="20"/>
        </w:rPr>
        <w:t>memahami</w:t>
      </w:r>
      <w:proofErr w:type="spellEnd"/>
      <w:r w:rsidRPr="002D6A4D">
        <w:rPr>
          <w:sz w:val="20"/>
          <w:szCs w:val="20"/>
        </w:rPr>
        <w:t xml:space="preserve"> </w:t>
      </w:r>
      <w:proofErr w:type="spellStart"/>
      <w:r w:rsidRPr="002D6A4D">
        <w:rPr>
          <w:sz w:val="20"/>
          <w:szCs w:val="20"/>
        </w:rPr>
        <w:t>konteks</w:t>
      </w:r>
      <w:proofErr w:type="spellEnd"/>
      <w:r w:rsidRPr="002D6A4D">
        <w:rPr>
          <w:sz w:val="20"/>
          <w:szCs w:val="20"/>
        </w:rPr>
        <w:t xml:space="preserve"> </w:t>
      </w:r>
      <w:proofErr w:type="spellStart"/>
      <w:r w:rsidRPr="002D6A4D">
        <w:rPr>
          <w:sz w:val="20"/>
          <w:szCs w:val="20"/>
        </w:rPr>
        <w:t>pertanyaan</w:t>
      </w:r>
      <w:proofErr w:type="spellEnd"/>
      <w:r w:rsidRPr="002D6A4D">
        <w:rPr>
          <w:sz w:val="20"/>
          <w:szCs w:val="20"/>
        </w:rPr>
        <w:t xml:space="preserve"> </w:t>
      </w:r>
      <w:proofErr w:type="spellStart"/>
      <w:r w:rsidRPr="002D6A4D">
        <w:rPr>
          <w:sz w:val="20"/>
          <w:szCs w:val="20"/>
        </w:rPr>
        <w:t>pengujian</w:t>
      </w:r>
      <w:proofErr w:type="spellEnd"/>
      <w:r w:rsidRPr="002D6A4D">
        <w:rPr>
          <w:sz w:val="20"/>
          <w:szCs w:val="20"/>
        </w:rPr>
        <w:t xml:space="preserve"> </w:t>
      </w:r>
      <w:proofErr w:type="spellStart"/>
      <w:r w:rsidRPr="002D6A4D">
        <w:rPr>
          <w:sz w:val="20"/>
          <w:szCs w:val="20"/>
        </w:rPr>
        <w:t>perangkat</w:t>
      </w:r>
      <w:proofErr w:type="spellEnd"/>
      <w:r w:rsidRPr="002D6A4D">
        <w:rPr>
          <w:sz w:val="20"/>
          <w:szCs w:val="20"/>
        </w:rPr>
        <w:t xml:space="preserve"> </w:t>
      </w:r>
      <w:proofErr w:type="spellStart"/>
      <w:r w:rsidRPr="002D6A4D">
        <w:rPr>
          <w:sz w:val="20"/>
          <w:szCs w:val="20"/>
        </w:rPr>
        <w:t>lunak</w:t>
      </w:r>
      <w:proofErr w:type="spellEnd"/>
      <w:r w:rsidRPr="002D6A4D">
        <w:rPr>
          <w:sz w:val="20"/>
          <w:szCs w:val="20"/>
        </w:rPr>
        <w:t xml:space="preserve">, </w:t>
      </w:r>
      <w:proofErr w:type="spellStart"/>
      <w:r w:rsidRPr="002D6A4D">
        <w:rPr>
          <w:sz w:val="20"/>
          <w:szCs w:val="20"/>
        </w:rPr>
        <w:t>mengenali</w:t>
      </w:r>
      <w:proofErr w:type="spellEnd"/>
      <w:r w:rsidRPr="002D6A4D">
        <w:rPr>
          <w:sz w:val="20"/>
          <w:szCs w:val="20"/>
        </w:rPr>
        <w:t xml:space="preserve"> </w:t>
      </w:r>
      <w:proofErr w:type="spellStart"/>
      <w:r w:rsidRPr="002D6A4D">
        <w:rPr>
          <w:sz w:val="20"/>
          <w:szCs w:val="20"/>
        </w:rPr>
        <w:t>kesamaan</w:t>
      </w:r>
      <w:proofErr w:type="spellEnd"/>
      <w:r w:rsidRPr="002D6A4D">
        <w:rPr>
          <w:sz w:val="20"/>
          <w:szCs w:val="20"/>
        </w:rPr>
        <w:t xml:space="preserve"> </w:t>
      </w:r>
      <w:proofErr w:type="spellStart"/>
      <w:r w:rsidRPr="002D6A4D">
        <w:rPr>
          <w:sz w:val="20"/>
          <w:szCs w:val="20"/>
        </w:rPr>
        <w:t>antar</w:t>
      </w:r>
      <w:proofErr w:type="spellEnd"/>
      <w:r w:rsidRPr="002D6A4D">
        <w:rPr>
          <w:sz w:val="20"/>
          <w:szCs w:val="20"/>
        </w:rPr>
        <w:t xml:space="preserve"> </w:t>
      </w:r>
      <w:proofErr w:type="spellStart"/>
      <w:r w:rsidRPr="002D6A4D">
        <w:rPr>
          <w:sz w:val="20"/>
          <w:szCs w:val="20"/>
        </w:rPr>
        <w:t>pertanyaan</w:t>
      </w:r>
      <w:proofErr w:type="spellEnd"/>
      <w:r w:rsidRPr="002D6A4D">
        <w:rPr>
          <w:sz w:val="20"/>
          <w:szCs w:val="20"/>
        </w:rPr>
        <w:t xml:space="preserve">, </w:t>
      </w:r>
      <w:proofErr w:type="spellStart"/>
      <w:r w:rsidRPr="002D6A4D">
        <w:rPr>
          <w:sz w:val="20"/>
          <w:szCs w:val="20"/>
        </w:rPr>
        <w:t>memberikan</w:t>
      </w:r>
      <w:proofErr w:type="spellEnd"/>
      <w:r w:rsidRPr="002D6A4D">
        <w:rPr>
          <w:sz w:val="20"/>
          <w:szCs w:val="20"/>
        </w:rPr>
        <w:t xml:space="preserve"> </w:t>
      </w:r>
      <w:proofErr w:type="spellStart"/>
      <w:r w:rsidRPr="002D6A4D">
        <w:rPr>
          <w:sz w:val="20"/>
          <w:szCs w:val="20"/>
        </w:rPr>
        <w:t>jawaban</w:t>
      </w:r>
      <w:proofErr w:type="spellEnd"/>
      <w:r w:rsidRPr="002D6A4D">
        <w:rPr>
          <w:sz w:val="20"/>
          <w:szCs w:val="20"/>
        </w:rPr>
        <w:t xml:space="preserve"> yang </w:t>
      </w:r>
      <w:proofErr w:type="spellStart"/>
      <w:r w:rsidRPr="002D6A4D">
        <w:rPr>
          <w:sz w:val="20"/>
          <w:szCs w:val="20"/>
        </w:rPr>
        <w:t>akurat</w:t>
      </w:r>
      <w:proofErr w:type="spellEnd"/>
      <w:r w:rsidRPr="002D6A4D">
        <w:rPr>
          <w:sz w:val="20"/>
          <w:szCs w:val="20"/>
        </w:rPr>
        <w:t xml:space="preserve">, </w:t>
      </w:r>
      <w:proofErr w:type="spellStart"/>
      <w:r w:rsidRPr="002D6A4D">
        <w:rPr>
          <w:sz w:val="20"/>
          <w:szCs w:val="20"/>
        </w:rPr>
        <w:t>serta</w:t>
      </w:r>
      <w:proofErr w:type="spellEnd"/>
      <w:r w:rsidRPr="002D6A4D">
        <w:rPr>
          <w:sz w:val="20"/>
          <w:szCs w:val="20"/>
        </w:rPr>
        <w:t xml:space="preserve"> </w:t>
      </w:r>
      <w:proofErr w:type="spellStart"/>
      <w:r w:rsidRPr="002D6A4D">
        <w:rPr>
          <w:sz w:val="20"/>
          <w:szCs w:val="20"/>
        </w:rPr>
        <w:t>mempercepat</w:t>
      </w:r>
      <w:proofErr w:type="spellEnd"/>
      <w:r w:rsidRPr="002D6A4D">
        <w:rPr>
          <w:sz w:val="20"/>
          <w:szCs w:val="20"/>
        </w:rPr>
        <w:t xml:space="preserve"> </w:t>
      </w:r>
      <w:proofErr w:type="spellStart"/>
      <w:r w:rsidRPr="002D6A4D">
        <w:rPr>
          <w:sz w:val="20"/>
          <w:szCs w:val="20"/>
        </w:rPr>
        <w:t>pencarian</w:t>
      </w:r>
      <w:proofErr w:type="spellEnd"/>
      <w:r w:rsidRPr="002D6A4D">
        <w:rPr>
          <w:sz w:val="20"/>
          <w:szCs w:val="20"/>
        </w:rPr>
        <w:t xml:space="preserve"> test case. Chatbot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akan</w:t>
      </w:r>
      <w:proofErr w:type="spellEnd"/>
      <w:r w:rsidRPr="002D6A4D">
        <w:rPr>
          <w:sz w:val="20"/>
          <w:szCs w:val="20"/>
        </w:rPr>
        <w:t xml:space="preserve"> </w:t>
      </w:r>
      <w:proofErr w:type="spellStart"/>
      <w:r w:rsidRPr="002D6A4D">
        <w:rPr>
          <w:sz w:val="20"/>
          <w:szCs w:val="20"/>
        </w:rPr>
        <w:t>menggunakan</w:t>
      </w:r>
      <w:proofErr w:type="spellEnd"/>
      <w:r w:rsidRPr="002D6A4D">
        <w:rPr>
          <w:sz w:val="20"/>
          <w:szCs w:val="20"/>
        </w:rPr>
        <w:t xml:space="preserve"> </w:t>
      </w:r>
      <w:proofErr w:type="spellStart"/>
      <w:r w:rsidRPr="002D6A4D">
        <w:rPr>
          <w:sz w:val="20"/>
          <w:szCs w:val="20"/>
        </w:rPr>
        <w:t>metode</w:t>
      </w:r>
      <w:proofErr w:type="spellEnd"/>
      <w:r w:rsidRPr="002D6A4D">
        <w:rPr>
          <w:sz w:val="20"/>
          <w:szCs w:val="20"/>
        </w:rPr>
        <w:t xml:space="preserve"> Text Preprocessing, TF-IDF, dan Cosine Similarity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mengolah</w:t>
      </w:r>
      <w:proofErr w:type="spellEnd"/>
      <w:r w:rsidRPr="002D6A4D">
        <w:rPr>
          <w:sz w:val="20"/>
          <w:szCs w:val="20"/>
        </w:rPr>
        <w:t xml:space="preserve"> </w:t>
      </w:r>
      <w:proofErr w:type="spellStart"/>
      <w:r w:rsidRPr="002D6A4D">
        <w:rPr>
          <w:sz w:val="20"/>
          <w:szCs w:val="20"/>
        </w:rPr>
        <w:t>pertanyaan</w:t>
      </w:r>
      <w:proofErr w:type="spellEnd"/>
      <w:r w:rsidRPr="002D6A4D">
        <w:rPr>
          <w:sz w:val="20"/>
          <w:szCs w:val="20"/>
        </w:rPr>
        <w:t xml:space="preserve"> </w:t>
      </w:r>
      <w:proofErr w:type="spellStart"/>
      <w:r w:rsidRPr="002D6A4D">
        <w:rPr>
          <w:sz w:val="20"/>
          <w:szCs w:val="20"/>
        </w:rPr>
        <w:t>dari</w:t>
      </w:r>
      <w:proofErr w:type="spellEnd"/>
      <w:r w:rsidRPr="002D6A4D">
        <w:rPr>
          <w:sz w:val="20"/>
          <w:szCs w:val="20"/>
        </w:rPr>
        <w:t xml:space="preserve"> </w:t>
      </w:r>
      <w:proofErr w:type="spellStart"/>
      <w:r w:rsidRPr="002D6A4D">
        <w:rPr>
          <w:sz w:val="20"/>
          <w:szCs w:val="20"/>
        </w:rPr>
        <w:t>tim</w:t>
      </w:r>
      <w:proofErr w:type="spellEnd"/>
      <w:r w:rsidRPr="002D6A4D">
        <w:rPr>
          <w:sz w:val="20"/>
          <w:szCs w:val="20"/>
        </w:rPr>
        <w:t xml:space="preserve"> QA dan </w:t>
      </w:r>
      <w:proofErr w:type="spellStart"/>
      <w:r w:rsidRPr="002D6A4D">
        <w:rPr>
          <w:sz w:val="20"/>
          <w:szCs w:val="20"/>
        </w:rPr>
        <w:t>mencocokkannya</w:t>
      </w:r>
      <w:proofErr w:type="spellEnd"/>
      <w:r w:rsidRPr="002D6A4D">
        <w:rPr>
          <w:sz w:val="20"/>
          <w:szCs w:val="20"/>
        </w:rPr>
        <w:t xml:space="preserve"> </w:t>
      </w:r>
      <w:proofErr w:type="spellStart"/>
      <w:r w:rsidRPr="002D6A4D">
        <w:rPr>
          <w:sz w:val="20"/>
          <w:szCs w:val="20"/>
        </w:rPr>
        <w:t>dengan</w:t>
      </w:r>
      <w:proofErr w:type="spellEnd"/>
      <w:r w:rsidRPr="002D6A4D">
        <w:rPr>
          <w:sz w:val="20"/>
          <w:szCs w:val="20"/>
        </w:rPr>
        <w:t xml:space="preserve"> test case yang </w:t>
      </w:r>
      <w:proofErr w:type="spellStart"/>
      <w:r w:rsidRPr="002D6A4D">
        <w:rPr>
          <w:sz w:val="20"/>
          <w:szCs w:val="20"/>
        </w:rPr>
        <w:t>tersedia</w:t>
      </w:r>
      <w:proofErr w:type="spellEnd"/>
      <w:r w:rsidRPr="002D6A4D">
        <w:rPr>
          <w:sz w:val="20"/>
          <w:szCs w:val="20"/>
        </w:rPr>
        <w:t xml:space="preserve"> </w:t>
      </w:r>
      <w:proofErr w:type="spellStart"/>
      <w:r w:rsidRPr="002D6A4D">
        <w:rPr>
          <w:sz w:val="20"/>
          <w:szCs w:val="20"/>
        </w:rPr>
        <w:t>dalam</w:t>
      </w:r>
      <w:proofErr w:type="spellEnd"/>
      <w:r w:rsidRPr="002D6A4D">
        <w:rPr>
          <w:sz w:val="20"/>
          <w:szCs w:val="20"/>
        </w:rPr>
        <w:t xml:space="preserve"> dataset. </w:t>
      </w:r>
      <w:proofErr w:type="spellStart"/>
      <w:r w:rsidRPr="002D6A4D">
        <w:rPr>
          <w:sz w:val="20"/>
          <w:szCs w:val="20"/>
        </w:rPr>
        <w:t>Selain</w:t>
      </w:r>
      <w:proofErr w:type="spellEnd"/>
      <w:r w:rsidRPr="002D6A4D">
        <w:rPr>
          <w:sz w:val="20"/>
          <w:szCs w:val="20"/>
        </w:rPr>
        <w:t xml:space="preserve"> </w:t>
      </w:r>
      <w:proofErr w:type="spellStart"/>
      <w:r w:rsidRPr="002D6A4D">
        <w:rPr>
          <w:sz w:val="20"/>
          <w:szCs w:val="20"/>
        </w:rPr>
        <w:t>itu</w:t>
      </w:r>
      <w:proofErr w:type="spellEnd"/>
      <w:r w:rsidRPr="002D6A4D">
        <w:rPr>
          <w:sz w:val="20"/>
          <w:szCs w:val="20"/>
        </w:rPr>
        <w:t xml:space="preserve">, </w:t>
      </w: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juga </w:t>
      </w:r>
      <w:proofErr w:type="spellStart"/>
      <w:r w:rsidRPr="002D6A4D">
        <w:rPr>
          <w:sz w:val="20"/>
          <w:szCs w:val="20"/>
        </w:rPr>
        <w:t>bertujuan</w:t>
      </w:r>
      <w:proofErr w:type="spellEnd"/>
      <w:r w:rsidRPr="002D6A4D">
        <w:rPr>
          <w:sz w:val="20"/>
          <w:szCs w:val="20"/>
        </w:rPr>
        <w:t xml:space="preserve">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menguji</w:t>
      </w:r>
      <w:proofErr w:type="spellEnd"/>
      <w:r w:rsidRPr="002D6A4D">
        <w:rPr>
          <w:sz w:val="20"/>
          <w:szCs w:val="20"/>
        </w:rPr>
        <w:t xml:space="preserve"> </w:t>
      </w:r>
      <w:proofErr w:type="spellStart"/>
      <w:r w:rsidRPr="002D6A4D">
        <w:rPr>
          <w:sz w:val="20"/>
          <w:szCs w:val="20"/>
        </w:rPr>
        <w:t>sejauh</w:t>
      </w:r>
      <w:proofErr w:type="spellEnd"/>
      <w:r w:rsidRPr="002D6A4D">
        <w:rPr>
          <w:sz w:val="20"/>
          <w:szCs w:val="20"/>
        </w:rPr>
        <w:t xml:space="preserve"> mana chatbot </w:t>
      </w:r>
      <w:proofErr w:type="spellStart"/>
      <w:r w:rsidRPr="002D6A4D">
        <w:rPr>
          <w:sz w:val="20"/>
          <w:szCs w:val="20"/>
        </w:rPr>
        <w:t>dapat</w:t>
      </w:r>
      <w:proofErr w:type="spellEnd"/>
      <w:r w:rsidRPr="002D6A4D">
        <w:rPr>
          <w:sz w:val="20"/>
          <w:szCs w:val="20"/>
        </w:rPr>
        <w:t xml:space="preserve"> </w:t>
      </w:r>
      <w:proofErr w:type="spellStart"/>
      <w:r w:rsidRPr="002D6A4D">
        <w:rPr>
          <w:sz w:val="20"/>
          <w:szCs w:val="20"/>
        </w:rPr>
        <w:t>memberikan</w:t>
      </w:r>
      <w:proofErr w:type="spellEnd"/>
      <w:r w:rsidRPr="002D6A4D">
        <w:rPr>
          <w:sz w:val="20"/>
          <w:szCs w:val="20"/>
        </w:rPr>
        <w:t xml:space="preserve"> </w:t>
      </w:r>
      <w:proofErr w:type="spellStart"/>
      <w:r w:rsidRPr="002D6A4D">
        <w:rPr>
          <w:sz w:val="20"/>
          <w:szCs w:val="20"/>
        </w:rPr>
        <w:t>hasil</w:t>
      </w:r>
      <w:proofErr w:type="spellEnd"/>
      <w:r w:rsidRPr="002D6A4D">
        <w:rPr>
          <w:sz w:val="20"/>
          <w:szCs w:val="20"/>
        </w:rPr>
        <w:t xml:space="preserve"> </w:t>
      </w:r>
      <w:proofErr w:type="spellStart"/>
      <w:r w:rsidRPr="002D6A4D">
        <w:rPr>
          <w:sz w:val="20"/>
          <w:szCs w:val="20"/>
        </w:rPr>
        <w:t>pencarian</w:t>
      </w:r>
      <w:proofErr w:type="spellEnd"/>
      <w:r w:rsidRPr="002D6A4D">
        <w:rPr>
          <w:sz w:val="20"/>
          <w:szCs w:val="20"/>
        </w:rPr>
        <w:t xml:space="preserve"> yang </w:t>
      </w:r>
      <w:proofErr w:type="spellStart"/>
      <w:r w:rsidRPr="002D6A4D">
        <w:rPr>
          <w:sz w:val="20"/>
          <w:szCs w:val="20"/>
        </w:rPr>
        <w:t>relevan</w:t>
      </w:r>
      <w:proofErr w:type="spellEnd"/>
      <w:r w:rsidRPr="002D6A4D">
        <w:rPr>
          <w:sz w:val="20"/>
          <w:szCs w:val="20"/>
        </w:rPr>
        <w:t xml:space="preserve">, </w:t>
      </w:r>
      <w:proofErr w:type="spellStart"/>
      <w:r w:rsidRPr="002D6A4D">
        <w:rPr>
          <w:sz w:val="20"/>
          <w:szCs w:val="20"/>
        </w:rPr>
        <w:t>akurat</w:t>
      </w:r>
      <w:proofErr w:type="spellEnd"/>
      <w:r w:rsidRPr="002D6A4D">
        <w:rPr>
          <w:sz w:val="20"/>
          <w:szCs w:val="20"/>
        </w:rPr>
        <w:t xml:space="preserve">, dan </w:t>
      </w:r>
      <w:proofErr w:type="spellStart"/>
      <w:r w:rsidRPr="002D6A4D">
        <w:rPr>
          <w:sz w:val="20"/>
          <w:szCs w:val="20"/>
        </w:rPr>
        <w:t>sesuai</w:t>
      </w:r>
      <w:proofErr w:type="spellEnd"/>
      <w:r w:rsidRPr="002D6A4D">
        <w:rPr>
          <w:sz w:val="20"/>
          <w:szCs w:val="20"/>
        </w:rPr>
        <w:t xml:space="preserve"> </w:t>
      </w:r>
      <w:proofErr w:type="spellStart"/>
      <w:r w:rsidRPr="002D6A4D">
        <w:rPr>
          <w:sz w:val="20"/>
          <w:szCs w:val="20"/>
        </w:rPr>
        <w:t>dengan</w:t>
      </w:r>
      <w:proofErr w:type="spellEnd"/>
      <w:r w:rsidRPr="002D6A4D">
        <w:rPr>
          <w:sz w:val="20"/>
          <w:szCs w:val="20"/>
        </w:rPr>
        <w:t xml:space="preserve"> </w:t>
      </w:r>
      <w:proofErr w:type="spellStart"/>
      <w:r w:rsidRPr="002D6A4D">
        <w:rPr>
          <w:sz w:val="20"/>
          <w:szCs w:val="20"/>
        </w:rPr>
        <w:t>konteks</w:t>
      </w:r>
      <w:proofErr w:type="spellEnd"/>
      <w:r w:rsidRPr="002D6A4D">
        <w:rPr>
          <w:sz w:val="20"/>
          <w:szCs w:val="20"/>
        </w:rPr>
        <w:t xml:space="preserve"> </w:t>
      </w:r>
      <w:proofErr w:type="spellStart"/>
      <w:r w:rsidRPr="002D6A4D">
        <w:rPr>
          <w:sz w:val="20"/>
          <w:szCs w:val="20"/>
        </w:rPr>
        <w:t>pengujian</w:t>
      </w:r>
      <w:proofErr w:type="spellEnd"/>
      <w:r w:rsidRPr="002D6A4D">
        <w:rPr>
          <w:sz w:val="20"/>
          <w:szCs w:val="20"/>
        </w:rPr>
        <w:t xml:space="preserve"> yang </w:t>
      </w:r>
      <w:proofErr w:type="spellStart"/>
      <w:r w:rsidRPr="002D6A4D">
        <w:rPr>
          <w:sz w:val="20"/>
          <w:szCs w:val="20"/>
        </w:rPr>
        <w:t>sedang</w:t>
      </w:r>
      <w:proofErr w:type="spellEnd"/>
      <w:r w:rsidRPr="002D6A4D">
        <w:rPr>
          <w:sz w:val="20"/>
          <w:szCs w:val="20"/>
        </w:rPr>
        <w:t xml:space="preserve"> </w:t>
      </w:r>
      <w:proofErr w:type="spellStart"/>
      <w:r w:rsidRPr="002D6A4D">
        <w:rPr>
          <w:sz w:val="20"/>
          <w:szCs w:val="20"/>
        </w:rPr>
        <w:t>berlangsung</w:t>
      </w:r>
      <w:proofErr w:type="spellEnd"/>
      <w:r w:rsidR="00C40E34" w:rsidRPr="009404BB">
        <w:rPr>
          <w:sz w:val="20"/>
          <w:szCs w:val="20"/>
        </w:rPr>
        <w:t>.</w:t>
      </w:r>
    </w:p>
    <w:p w14:paraId="65C66028" w14:textId="428F68D3" w:rsidR="00F36430" w:rsidRPr="00F36430" w:rsidRDefault="00F36430" w:rsidP="00F36430">
      <w:pPr>
        <w:spacing w:line="276" w:lineRule="auto"/>
        <w:ind w:right="461" w:firstLine="360"/>
        <w:jc w:val="both"/>
        <w:rPr>
          <w:sz w:val="20"/>
          <w:szCs w:val="20"/>
        </w:rPr>
      </w:pPr>
      <w:proofErr w:type="spellStart"/>
      <w:r w:rsidRPr="00F36430">
        <w:rPr>
          <w:sz w:val="20"/>
          <w:szCs w:val="20"/>
        </w:rPr>
        <w:t>Pendekatan</w:t>
      </w:r>
      <w:proofErr w:type="spellEnd"/>
      <w:r w:rsidRPr="00F36430">
        <w:rPr>
          <w:sz w:val="20"/>
          <w:szCs w:val="20"/>
        </w:rPr>
        <w:t xml:space="preserve"> yang </w:t>
      </w:r>
      <w:proofErr w:type="spellStart"/>
      <w:r w:rsidRPr="00F36430">
        <w:rPr>
          <w:sz w:val="20"/>
          <w:szCs w:val="20"/>
        </w:rPr>
        <w:t>diajukan</w:t>
      </w:r>
      <w:proofErr w:type="spellEnd"/>
      <w:r w:rsidRPr="00F36430">
        <w:rPr>
          <w:sz w:val="20"/>
          <w:szCs w:val="20"/>
        </w:rPr>
        <w:t xml:space="preserve"> </w:t>
      </w:r>
      <w:proofErr w:type="spellStart"/>
      <w:r w:rsidRPr="00F36430">
        <w:rPr>
          <w:sz w:val="20"/>
          <w:szCs w:val="20"/>
        </w:rPr>
        <w:t>dalam</w:t>
      </w:r>
      <w:proofErr w:type="spellEnd"/>
      <w:r w:rsidRPr="00F36430">
        <w:rPr>
          <w:sz w:val="20"/>
          <w:szCs w:val="20"/>
        </w:rPr>
        <w:t xml:space="preserve"> </w:t>
      </w:r>
      <w:proofErr w:type="spellStart"/>
      <w:r w:rsidRPr="00F36430">
        <w:rPr>
          <w:sz w:val="20"/>
          <w:szCs w:val="20"/>
        </w:rPr>
        <w:t>penelitian</w:t>
      </w:r>
      <w:proofErr w:type="spellEnd"/>
      <w:r w:rsidRPr="00F36430">
        <w:rPr>
          <w:sz w:val="20"/>
          <w:szCs w:val="20"/>
        </w:rPr>
        <w:t xml:space="preserve"> </w:t>
      </w:r>
      <w:proofErr w:type="spellStart"/>
      <w:r w:rsidRPr="00F36430">
        <w:rPr>
          <w:sz w:val="20"/>
          <w:szCs w:val="20"/>
        </w:rPr>
        <w:t>ini</w:t>
      </w:r>
      <w:proofErr w:type="spellEnd"/>
      <w:r w:rsidRPr="00F36430">
        <w:rPr>
          <w:sz w:val="20"/>
          <w:szCs w:val="20"/>
        </w:rPr>
        <w:t xml:space="preserve"> </w:t>
      </w:r>
      <w:proofErr w:type="spellStart"/>
      <w:r w:rsidRPr="00F36430">
        <w:rPr>
          <w:sz w:val="20"/>
          <w:szCs w:val="20"/>
        </w:rPr>
        <w:t>mencakup</w:t>
      </w:r>
      <w:proofErr w:type="spellEnd"/>
      <w:r w:rsidRPr="00F36430">
        <w:rPr>
          <w:sz w:val="20"/>
          <w:szCs w:val="20"/>
        </w:rPr>
        <w:t xml:space="preserve"> </w:t>
      </w:r>
      <w:proofErr w:type="spellStart"/>
      <w:r w:rsidRPr="00F36430">
        <w:rPr>
          <w:sz w:val="20"/>
          <w:szCs w:val="20"/>
        </w:rPr>
        <w:t>beberapa</w:t>
      </w:r>
      <w:proofErr w:type="spellEnd"/>
      <w:r w:rsidRPr="00F36430">
        <w:rPr>
          <w:sz w:val="20"/>
          <w:szCs w:val="20"/>
        </w:rPr>
        <w:t xml:space="preserve"> </w:t>
      </w:r>
      <w:proofErr w:type="spellStart"/>
      <w:r w:rsidRPr="00F36430">
        <w:rPr>
          <w:sz w:val="20"/>
          <w:szCs w:val="20"/>
        </w:rPr>
        <w:t>fitur</w:t>
      </w:r>
      <w:proofErr w:type="spellEnd"/>
      <w:r w:rsidRPr="00F36430">
        <w:rPr>
          <w:sz w:val="20"/>
          <w:szCs w:val="20"/>
        </w:rPr>
        <w:t xml:space="preserve">, </w:t>
      </w:r>
      <w:proofErr w:type="spellStart"/>
      <w:r w:rsidRPr="00F36430">
        <w:rPr>
          <w:sz w:val="20"/>
          <w:szCs w:val="20"/>
        </w:rPr>
        <w:t>antara</w:t>
      </w:r>
      <w:proofErr w:type="spellEnd"/>
      <w:r w:rsidRPr="00F36430">
        <w:rPr>
          <w:sz w:val="20"/>
          <w:szCs w:val="20"/>
        </w:rPr>
        <w:t xml:space="preserve"> lain:</w:t>
      </w:r>
    </w:p>
    <w:p w14:paraId="0663C064" w14:textId="77777777" w:rsidR="00F36430" w:rsidRPr="00F36430" w:rsidRDefault="00F36430" w:rsidP="00F36430">
      <w:pPr>
        <w:spacing w:line="276" w:lineRule="auto"/>
        <w:ind w:right="461"/>
        <w:jc w:val="both"/>
        <w:rPr>
          <w:sz w:val="20"/>
          <w:szCs w:val="20"/>
        </w:rPr>
      </w:pPr>
      <w:r w:rsidRPr="00F36430">
        <w:rPr>
          <w:sz w:val="20"/>
          <w:szCs w:val="20"/>
        </w:rPr>
        <w:t xml:space="preserve">1. Mampu </w:t>
      </w:r>
      <w:proofErr w:type="spellStart"/>
      <w:r w:rsidRPr="00F36430">
        <w:rPr>
          <w:sz w:val="20"/>
          <w:szCs w:val="20"/>
        </w:rPr>
        <w:t>memahami</w:t>
      </w:r>
      <w:proofErr w:type="spellEnd"/>
      <w:r w:rsidRPr="00F36430">
        <w:rPr>
          <w:sz w:val="20"/>
          <w:szCs w:val="20"/>
        </w:rPr>
        <w:t xml:space="preserve"> </w:t>
      </w:r>
      <w:proofErr w:type="spellStart"/>
      <w:r w:rsidRPr="00F36430">
        <w:rPr>
          <w:sz w:val="20"/>
          <w:szCs w:val="20"/>
        </w:rPr>
        <w:t>pertanyaan</w:t>
      </w:r>
      <w:proofErr w:type="spellEnd"/>
      <w:r w:rsidRPr="00F36430">
        <w:rPr>
          <w:sz w:val="20"/>
          <w:szCs w:val="20"/>
        </w:rPr>
        <w:t xml:space="preserve"> </w:t>
      </w:r>
      <w:proofErr w:type="spellStart"/>
      <w:r w:rsidRPr="00F36430">
        <w:rPr>
          <w:sz w:val="20"/>
          <w:szCs w:val="20"/>
        </w:rPr>
        <w:t>dalam</w:t>
      </w:r>
      <w:proofErr w:type="spellEnd"/>
      <w:r w:rsidRPr="00F36430">
        <w:rPr>
          <w:sz w:val="20"/>
          <w:szCs w:val="20"/>
        </w:rPr>
        <w:t xml:space="preserve"> </w:t>
      </w:r>
      <w:proofErr w:type="spellStart"/>
      <w:r w:rsidRPr="00F36430">
        <w:rPr>
          <w:sz w:val="20"/>
          <w:szCs w:val="20"/>
        </w:rPr>
        <w:t>berbagai</w:t>
      </w:r>
      <w:proofErr w:type="spellEnd"/>
      <w:r w:rsidRPr="00F36430">
        <w:rPr>
          <w:sz w:val="20"/>
          <w:szCs w:val="20"/>
        </w:rPr>
        <w:t xml:space="preserve"> </w:t>
      </w:r>
      <w:proofErr w:type="spellStart"/>
      <w:r w:rsidRPr="00F36430">
        <w:rPr>
          <w:sz w:val="20"/>
          <w:szCs w:val="20"/>
        </w:rPr>
        <w:t>struktur</w:t>
      </w:r>
      <w:proofErr w:type="spellEnd"/>
      <w:r w:rsidRPr="00F36430">
        <w:rPr>
          <w:sz w:val="20"/>
          <w:szCs w:val="20"/>
        </w:rPr>
        <w:t xml:space="preserve"> </w:t>
      </w:r>
      <w:proofErr w:type="spellStart"/>
      <w:r w:rsidRPr="00F36430">
        <w:rPr>
          <w:sz w:val="20"/>
          <w:szCs w:val="20"/>
        </w:rPr>
        <w:t>kalimat</w:t>
      </w:r>
      <w:proofErr w:type="spellEnd"/>
      <w:r w:rsidRPr="00F36430">
        <w:rPr>
          <w:sz w:val="20"/>
          <w:szCs w:val="20"/>
        </w:rPr>
        <w:t xml:space="preserve"> yang </w:t>
      </w:r>
      <w:proofErr w:type="spellStart"/>
      <w:r w:rsidRPr="00F36430">
        <w:rPr>
          <w:sz w:val="20"/>
          <w:szCs w:val="20"/>
        </w:rPr>
        <w:t>digunakan</w:t>
      </w:r>
      <w:proofErr w:type="spellEnd"/>
      <w:r w:rsidRPr="00F36430">
        <w:rPr>
          <w:sz w:val="20"/>
          <w:szCs w:val="20"/>
        </w:rPr>
        <w:t xml:space="preserve"> </w:t>
      </w:r>
      <w:proofErr w:type="spellStart"/>
      <w:r w:rsidRPr="00F36430">
        <w:rPr>
          <w:sz w:val="20"/>
          <w:szCs w:val="20"/>
        </w:rPr>
        <w:t>tim</w:t>
      </w:r>
      <w:proofErr w:type="spellEnd"/>
      <w:r w:rsidRPr="00F36430">
        <w:rPr>
          <w:sz w:val="20"/>
          <w:szCs w:val="20"/>
        </w:rPr>
        <w:t xml:space="preserve"> QA </w:t>
      </w:r>
      <w:proofErr w:type="spellStart"/>
      <w:r w:rsidRPr="00F36430">
        <w:rPr>
          <w:sz w:val="20"/>
          <w:szCs w:val="20"/>
        </w:rPr>
        <w:t>dalam</w:t>
      </w:r>
      <w:proofErr w:type="spellEnd"/>
      <w:r w:rsidRPr="00F36430">
        <w:rPr>
          <w:sz w:val="20"/>
          <w:szCs w:val="20"/>
        </w:rPr>
        <w:t xml:space="preserve"> </w:t>
      </w:r>
      <w:proofErr w:type="spellStart"/>
      <w:r w:rsidRPr="00F36430">
        <w:rPr>
          <w:sz w:val="20"/>
          <w:szCs w:val="20"/>
        </w:rPr>
        <w:t>mencari</w:t>
      </w:r>
      <w:proofErr w:type="spellEnd"/>
      <w:r w:rsidRPr="00F36430">
        <w:rPr>
          <w:sz w:val="20"/>
          <w:szCs w:val="20"/>
        </w:rPr>
        <w:t xml:space="preserve"> test case.</w:t>
      </w:r>
    </w:p>
    <w:p w14:paraId="2EAAF3F1" w14:textId="366A9353" w:rsidR="00F36430" w:rsidRPr="00F36430" w:rsidRDefault="00F36430" w:rsidP="00F36430">
      <w:pPr>
        <w:spacing w:line="276" w:lineRule="auto"/>
        <w:ind w:right="461"/>
        <w:jc w:val="both"/>
        <w:rPr>
          <w:sz w:val="20"/>
          <w:szCs w:val="20"/>
        </w:rPr>
      </w:pPr>
      <w:r w:rsidRPr="00F36430">
        <w:rPr>
          <w:sz w:val="20"/>
          <w:szCs w:val="20"/>
        </w:rPr>
        <w:t xml:space="preserve">2. </w:t>
      </w:r>
      <w:proofErr w:type="spellStart"/>
      <w:r w:rsidRPr="00F36430">
        <w:rPr>
          <w:sz w:val="20"/>
          <w:szCs w:val="20"/>
        </w:rPr>
        <w:t>Menyediakan</w:t>
      </w:r>
      <w:proofErr w:type="spellEnd"/>
      <w:r w:rsidRPr="00F36430">
        <w:rPr>
          <w:sz w:val="20"/>
          <w:szCs w:val="20"/>
        </w:rPr>
        <w:t xml:space="preserve"> </w:t>
      </w:r>
      <w:proofErr w:type="spellStart"/>
      <w:r w:rsidRPr="00F36430">
        <w:rPr>
          <w:sz w:val="20"/>
          <w:szCs w:val="20"/>
        </w:rPr>
        <w:t>hasil</w:t>
      </w:r>
      <w:proofErr w:type="spellEnd"/>
      <w:r w:rsidRPr="00F36430">
        <w:rPr>
          <w:sz w:val="20"/>
          <w:szCs w:val="20"/>
        </w:rPr>
        <w:t xml:space="preserve"> </w:t>
      </w:r>
      <w:proofErr w:type="spellStart"/>
      <w:r w:rsidRPr="00F36430">
        <w:rPr>
          <w:sz w:val="20"/>
          <w:szCs w:val="20"/>
        </w:rPr>
        <w:t>pencarian</w:t>
      </w:r>
      <w:proofErr w:type="spellEnd"/>
      <w:r w:rsidRPr="00F36430">
        <w:rPr>
          <w:sz w:val="20"/>
          <w:szCs w:val="20"/>
        </w:rPr>
        <w:t xml:space="preserve"> test case yang </w:t>
      </w:r>
      <w:proofErr w:type="spellStart"/>
      <w:r w:rsidRPr="00F36430">
        <w:rPr>
          <w:sz w:val="20"/>
          <w:szCs w:val="20"/>
        </w:rPr>
        <w:t>relevan</w:t>
      </w:r>
      <w:proofErr w:type="spellEnd"/>
      <w:r w:rsidRPr="00F36430">
        <w:rPr>
          <w:sz w:val="20"/>
          <w:szCs w:val="20"/>
        </w:rPr>
        <w:t xml:space="preserve"> </w:t>
      </w:r>
      <w:proofErr w:type="spellStart"/>
      <w:r w:rsidRPr="00F36430">
        <w:rPr>
          <w:sz w:val="20"/>
          <w:szCs w:val="20"/>
        </w:rPr>
        <w:t>dengan</w:t>
      </w:r>
      <w:proofErr w:type="spellEnd"/>
      <w:r w:rsidRPr="00F36430">
        <w:rPr>
          <w:sz w:val="20"/>
          <w:szCs w:val="20"/>
        </w:rPr>
        <w:t xml:space="preserve"> </w:t>
      </w:r>
      <w:proofErr w:type="spellStart"/>
      <w:r w:rsidRPr="00F36430">
        <w:rPr>
          <w:sz w:val="20"/>
          <w:szCs w:val="20"/>
        </w:rPr>
        <w:t>menggunakan</w:t>
      </w:r>
      <w:proofErr w:type="spellEnd"/>
      <w:r w:rsidRPr="00F36430">
        <w:rPr>
          <w:sz w:val="20"/>
          <w:szCs w:val="20"/>
        </w:rPr>
        <w:t xml:space="preserve"> Cosine Similarity </w:t>
      </w:r>
      <w:proofErr w:type="spellStart"/>
      <w:r w:rsidRPr="00F36430">
        <w:rPr>
          <w:sz w:val="20"/>
          <w:szCs w:val="20"/>
        </w:rPr>
        <w:t>untuk</w:t>
      </w:r>
      <w:proofErr w:type="spellEnd"/>
      <w:r w:rsidRPr="00F36430">
        <w:rPr>
          <w:sz w:val="20"/>
          <w:szCs w:val="20"/>
        </w:rPr>
        <w:t xml:space="preserve"> </w:t>
      </w:r>
      <w:proofErr w:type="spellStart"/>
      <w:r w:rsidRPr="00F36430">
        <w:rPr>
          <w:sz w:val="20"/>
          <w:szCs w:val="20"/>
        </w:rPr>
        <w:t>mengukur</w:t>
      </w:r>
      <w:proofErr w:type="spellEnd"/>
      <w:r w:rsidRPr="00F36430">
        <w:rPr>
          <w:sz w:val="20"/>
          <w:szCs w:val="20"/>
        </w:rPr>
        <w:t xml:space="preserve"> </w:t>
      </w:r>
      <w:proofErr w:type="spellStart"/>
      <w:r w:rsidRPr="00F36430">
        <w:rPr>
          <w:sz w:val="20"/>
          <w:szCs w:val="20"/>
        </w:rPr>
        <w:t>kesamaan</w:t>
      </w:r>
      <w:proofErr w:type="spellEnd"/>
      <w:r w:rsidRPr="00F36430">
        <w:rPr>
          <w:sz w:val="20"/>
          <w:szCs w:val="20"/>
        </w:rPr>
        <w:t xml:space="preserve"> </w:t>
      </w:r>
      <w:proofErr w:type="spellStart"/>
      <w:r w:rsidRPr="00F36430">
        <w:rPr>
          <w:sz w:val="20"/>
          <w:szCs w:val="20"/>
        </w:rPr>
        <w:t>teks</w:t>
      </w:r>
      <w:proofErr w:type="spellEnd"/>
      <w:r w:rsidRPr="00F36430">
        <w:rPr>
          <w:sz w:val="20"/>
          <w:szCs w:val="20"/>
        </w:rPr>
        <w:t>.</w:t>
      </w:r>
    </w:p>
    <w:p w14:paraId="65CDC3E8" w14:textId="35A562BE" w:rsidR="00F36430" w:rsidRPr="00F36430" w:rsidRDefault="00F36430" w:rsidP="00F36430">
      <w:pPr>
        <w:spacing w:line="276" w:lineRule="auto"/>
        <w:ind w:right="461"/>
        <w:jc w:val="both"/>
        <w:rPr>
          <w:sz w:val="20"/>
          <w:szCs w:val="20"/>
        </w:rPr>
      </w:pPr>
      <w:r w:rsidRPr="00F36430">
        <w:rPr>
          <w:sz w:val="20"/>
          <w:szCs w:val="20"/>
        </w:rPr>
        <w:t xml:space="preserve">3. </w:t>
      </w:r>
      <w:proofErr w:type="spellStart"/>
      <w:r w:rsidRPr="00F36430">
        <w:rPr>
          <w:sz w:val="20"/>
          <w:szCs w:val="20"/>
        </w:rPr>
        <w:t>Memastikan</w:t>
      </w:r>
      <w:proofErr w:type="spellEnd"/>
      <w:r w:rsidRPr="00F36430">
        <w:rPr>
          <w:sz w:val="20"/>
          <w:szCs w:val="20"/>
        </w:rPr>
        <w:t xml:space="preserve"> </w:t>
      </w:r>
      <w:proofErr w:type="spellStart"/>
      <w:r w:rsidRPr="00F36430">
        <w:rPr>
          <w:sz w:val="20"/>
          <w:szCs w:val="20"/>
        </w:rPr>
        <w:t>jawaban</w:t>
      </w:r>
      <w:proofErr w:type="spellEnd"/>
      <w:r w:rsidRPr="00F36430">
        <w:rPr>
          <w:sz w:val="20"/>
          <w:szCs w:val="20"/>
        </w:rPr>
        <w:t xml:space="preserve"> </w:t>
      </w:r>
      <w:proofErr w:type="spellStart"/>
      <w:r w:rsidRPr="00F36430">
        <w:rPr>
          <w:sz w:val="20"/>
          <w:szCs w:val="20"/>
        </w:rPr>
        <w:t>lebih</w:t>
      </w:r>
      <w:proofErr w:type="spellEnd"/>
      <w:r w:rsidRPr="00F36430">
        <w:rPr>
          <w:sz w:val="20"/>
          <w:szCs w:val="20"/>
        </w:rPr>
        <w:t xml:space="preserve"> </w:t>
      </w:r>
      <w:proofErr w:type="spellStart"/>
      <w:r w:rsidRPr="00F36430">
        <w:rPr>
          <w:sz w:val="20"/>
          <w:szCs w:val="20"/>
        </w:rPr>
        <w:t>akurat</w:t>
      </w:r>
      <w:proofErr w:type="spellEnd"/>
      <w:r w:rsidRPr="00F36430">
        <w:rPr>
          <w:sz w:val="20"/>
          <w:szCs w:val="20"/>
        </w:rPr>
        <w:t xml:space="preserve"> dan </w:t>
      </w:r>
      <w:proofErr w:type="spellStart"/>
      <w:r w:rsidRPr="00F36430">
        <w:rPr>
          <w:sz w:val="20"/>
          <w:szCs w:val="20"/>
        </w:rPr>
        <w:t>sesuai</w:t>
      </w:r>
      <w:proofErr w:type="spellEnd"/>
      <w:r w:rsidRPr="00F36430">
        <w:rPr>
          <w:sz w:val="20"/>
          <w:szCs w:val="20"/>
        </w:rPr>
        <w:t xml:space="preserve"> </w:t>
      </w:r>
      <w:proofErr w:type="spellStart"/>
      <w:r w:rsidRPr="00F36430">
        <w:rPr>
          <w:sz w:val="20"/>
          <w:szCs w:val="20"/>
        </w:rPr>
        <w:t>konteks</w:t>
      </w:r>
      <w:proofErr w:type="spellEnd"/>
      <w:r w:rsidRPr="00F36430">
        <w:rPr>
          <w:sz w:val="20"/>
          <w:szCs w:val="20"/>
        </w:rPr>
        <w:t xml:space="preserve"> </w:t>
      </w:r>
      <w:proofErr w:type="spellStart"/>
      <w:r w:rsidRPr="00F36430">
        <w:rPr>
          <w:sz w:val="20"/>
          <w:szCs w:val="20"/>
        </w:rPr>
        <w:t>dengan</w:t>
      </w:r>
      <w:proofErr w:type="spellEnd"/>
      <w:r w:rsidRPr="00F36430">
        <w:rPr>
          <w:sz w:val="20"/>
          <w:szCs w:val="20"/>
        </w:rPr>
        <w:t xml:space="preserve"> </w:t>
      </w:r>
      <w:proofErr w:type="spellStart"/>
      <w:r w:rsidRPr="00F36430">
        <w:rPr>
          <w:sz w:val="20"/>
          <w:szCs w:val="20"/>
        </w:rPr>
        <w:t>penerapan</w:t>
      </w:r>
      <w:proofErr w:type="spellEnd"/>
      <w:r w:rsidRPr="00F36430">
        <w:rPr>
          <w:sz w:val="20"/>
          <w:szCs w:val="20"/>
        </w:rPr>
        <w:t xml:space="preserve"> </w:t>
      </w:r>
      <w:proofErr w:type="spellStart"/>
      <w:r w:rsidRPr="00F36430">
        <w:rPr>
          <w:sz w:val="20"/>
          <w:szCs w:val="20"/>
        </w:rPr>
        <w:t>metode</w:t>
      </w:r>
      <w:proofErr w:type="spellEnd"/>
      <w:r w:rsidRPr="00F36430">
        <w:rPr>
          <w:sz w:val="20"/>
          <w:szCs w:val="20"/>
        </w:rPr>
        <w:t xml:space="preserve"> TF-IDF </w:t>
      </w:r>
      <w:proofErr w:type="spellStart"/>
      <w:r w:rsidRPr="00F36430">
        <w:rPr>
          <w:sz w:val="20"/>
          <w:szCs w:val="20"/>
        </w:rPr>
        <w:t>dalam</w:t>
      </w:r>
      <w:proofErr w:type="spellEnd"/>
      <w:r w:rsidRPr="00F36430">
        <w:rPr>
          <w:sz w:val="20"/>
          <w:szCs w:val="20"/>
        </w:rPr>
        <w:t xml:space="preserve"> </w:t>
      </w:r>
      <w:proofErr w:type="spellStart"/>
      <w:r w:rsidRPr="00F36430">
        <w:rPr>
          <w:sz w:val="20"/>
          <w:szCs w:val="20"/>
        </w:rPr>
        <w:t>pemberian</w:t>
      </w:r>
      <w:proofErr w:type="spellEnd"/>
      <w:r w:rsidRPr="00F36430">
        <w:rPr>
          <w:sz w:val="20"/>
          <w:szCs w:val="20"/>
        </w:rPr>
        <w:t xml:space="preserve"> </w:t>
      </w:r>
      <w:proofErr w:type="spellStart"/>
      <w:r w:rsidRPr="00F36430">
        <w:rPr>
          <w:sz w:val="20"/>
          <w:szCs w:val="20"/>
        </w:rPr>
        <w:t>bobot</w:t>
      </w:r>
      <w:proofErr w:type="spellEnd"/>
      <w:r w:rsidRPr="00F36430">
        <w:rPr>
          <w:sz w:val="20"/>
          <w:szCs w:val="20"/>
        </w:rPr>
        <w:t xml:space="preserve"> kata.</w:t>
      </w:r>
      <w:r w:rsidR="00B44D68">
        <w:rPr>
          <w:sz w:val="20"/>
          <w:szCs w:val="20"/>
        </w:rPr>
        <w:t>‹‹</w:t>
      </w:r>
    </w:p>
    <w:p w14:paraId="6281EA7B" w14:textId="4BE1439B" w:rsidR="00F36430" w:rsidRPr="009404BB" w:rsidRDefault="00F36430" w:rsidP="00F36430">
      <w:pPr>
        <w:spacing w:line="276" w:lineRule="auto"/>
        <w:ind w:right="461"/>
        <w:jc w:val="both"/>
        <w:rPr>
          <w:sz w:val="20"/>
          <w:szCs w:val="20"/>
        </w:rPr>
      </w:pPr>
      <w:r w:rsidRPr="00F36430">
        <w:rPr>
          <w:sz w:val="20"/>
          <w:szCs w:val="20"/>
        </w:rPr>
        <w:lastRenderedPageBreak/>
        <w:t xml:space="preserve">4. </w:t>
      </w:r>
      <w:proofErr w:type="spellStart"/>
      <w:r w:rsidRPr="00F36430">
        <w:rPr>
          <w:sz w:val="20"/>
          <w:szCs w:val="20"/>
        </w:rPr>
        <w:t>Mengoptimalkan</w:t>
      </w:r>
      <w:proofErr w:type="spellEnd"/>
      <w:r w:rsidRPr="00F36430">
        <w:rPr>
          <w:sz w:val="20"/>
          <w:szCs w:val="20"/>
        </w:rPr>
        <w:t xml:space="preserve"> </w:t>
      </w:r>
      <w:proofErr w:type="spellStart"/>
      <w:r w:rsidRPr="00F36430">
        <w:rPr>
          <w:sz w:val="20"/>
          <w:szCs w:val="20"/>
        </w:rPr>
        <w:t>pencarian</w:t>
      </w:r>
      <w:proofErr w:type="spellEnd"/>
      <w:r w:rsidRPr="00F36430">
        <w:rPr>
          <w:sz w:val="20"/>
          <w:szCs w:val="20"/>
        </w:rPr>
        <w:t xml:space="preserve"> test case </w:t>
      </w:r>
      <w:proofErr w:type="spellStart"/>
      <w:r>
        <w:rPr>
          <w:sz w:val="20"/>
          <w:szCs w:val="20"/>
        </w:rPr>
        <w:t>lebih</w:t>
      </w:r>
      <w:proofErr w:type="spellEnd"/>
      <w:r w:rsidRPr="00F36430">
        <w:rPr>
          <w:sz w:val="20"/>
          <w:szCs w:val="20"/>
        </w:rPr>
        <w:t xml:space="preserve"> </w:t>
      </w:r>
      <w:proofErr w:type="spellStart"/>
      <w:r w:rsidRPr="00F36430">
        <w:rPr>
          <w:sz w:val="20"/>
          <w:szCs w:val="20"/>
        </w:rPr>
        <w:t>efisiens</w:t>
      </w:r>
      <w:proofErr w:type="spellEnd"/>
      <w:r w:rsidRPr="00F36430">
        <w:rPr>
          <w:sz w:val="20"/>
          <w:szCs w:val="20"/>
        </w:rPr>
        <w:t xml:space="preserve">, </w:t>
      </w:r>
      <w:proofErr w:type="spellStart"/>
      <w:r w:rsidRPr="00F36430">
        <w:rPr>
          <w:sz w:val="20"/>
          <w:szCs w:val="20"/>
        </w:rPr>
        <w:t>sehingga</w:t>
      </w:r>
      <w:proofErr w:type="spellEnd"/>
      <w:r w:rsidRPr="00F36430">
        <w:rPr>
          <w:sz w:val="20"/>
          <w:szCs w:val="20"/>
        </w:rPr>
        <w:t xml:space="preserve"> </w:t>
      </w:r>
      <w:proofErr w:type="spellStart"/>
      <w:r w:rsidRPr="00F36430">
        <w:rPr>
          <w:sz w:val="20"/>
          <w:szCs w:val="20"/>
        </w:rPr>
        <w:t>mengurangi</w:t>
      </w:r>
      <w:proofErr w:type="spellEnd"/>
      <w:r w:rsidRPr="00F36430">
        <w:rPr>
          <w:sz w:val="20"/>
          <w:szCs w:val="20"/>
        </w:rPr>
        <w:t xml:space="preserve"> </w:t>
      </w:r>
      <w:proofErr w:type="spellStart"/>
      <w:r w:rsidRPr="00F36430">
        <w:rPr>
          <w:sz w:val="20"/>
          <w:szCs w:val="20"/>
        </w:rPr>
        <w:t>waktu</w:t>
      </w:r>
      <w:proofErr w:type="spellEnd"/>
      <w:r w:rsidRPr="00F36430">
        <w:rPr>
          <w:sz w:val="20"/>
          <w:szCs w:val="20"/>
        </w:rPr>
        <w:t xml:space="preserve"> yang </w:t>
      </w:r>
      <w:proofErr w:type="spellStart"/>
      <w:r w:rsidRPr="00F36430">
        <w:rPr>
          <w:sz w:val="20"/>
          <w:szCs w:val="20"/>
        </w:rPr>
        <w:t>diperlukan</w:t>
      </w:r>
      <w:proofErr w:type="spellEnd"/>
      <w:r w:rsidRPr="00F36430">
        <w:rPr>
          <w:sz w:val="20"/>
          <w:szCs w:val="20"/>
        </w:rPr>
        <w:t xml:space="preserve"> </w:t>
      </w:r>
      <w:proofErr w:type="spellStart"/>
      <w:r w:rsidRPr="00F36430">
        <w:rPr>
          <w:sz w:val="20"/>
          <w:szCs w:val="20"/>
        </w:rPr>
        <w:t>dalam</w:t>
      </w:r>
      <w:proofErr w:type="spellEnd"/>
      <w:r w:rsidRPr="00F36430">
        <w:rPr>
          <w:sz w:val="20"/>
          <w:szCs w:val="20"/>
        </w:rPr>
        <w:t xml:space="preserve"> proses </w:t>
      </w:r>
      <w:proofErr w:type="spellStart"/>
      <w:r w:rsidRPr="00F36430">
        <w:rPr>
          <w:sz w:val="20"/>
          <w:szCs w:val="20"/>
        </w:rPr>
        <w:t>pengujian</w:t>
      </w:r>
      <w:proofErr w:type="spellEnd"/>
      <w:r w:rsidR="002D6A4D" w:rsidRPr="009404BB">
        <w:rPr>
          <w:sz w:val="20"/>
          <w:szCs w:val="20"/>
        </w:rPr>
        <w:t>.</w:t>
      </w:r>
    </w:p>
    <w:p w14:paraId="3ED649C7" w14:textId="279B9F3C" w:rsidR="00C40E34" w:rsidRPr="009404BB" w:rsidRDefault="00F36430" w:rsidP="00A50BC5">
      <w:pPr>
        <w:spacing w:line="276" w:lineRule="auto"/>
        <w:ind w:right="461" w:firstLine="360"/>
        <w:jc w:val="both"/>
        <w:rPr>
          <w:sz w:val="20"/>
          <w:szCs w:val="20"/>
        </w:rPr>
      </w:pPr>
      <w:proofErr w:type="spellStart"/>
      <w:r w:rsidRPr="00F36430">
        <w:rPr>
          <w:sz w:val="20"/>
          <w:szCs w:val="20"/>
        </w:rPr>
        <w:t>Dengan</w:t>
      </w:r>
      <w:proofErr w:type="spellEnd"/>
      <w:r w:rsidRPr="00F36430">
        <w:rPr>
          <w:sz w:val="20"/>
          <w:szCs w:val="20"/>
        </w:rPr>
        <w:t xml:space="preserve"> </w:t>
      </w:r>
      <w:proofErr w:type="spellStart"/>
      <w:r w:rsidRPr="00F36430">
        <w:rPr>
          <w:sz w:val="20"/>
          <w:szCs w:val="20"/>
        </w:rPr>
        <w:t>pendekatan</w:t>
      </w:r>
      <w:proofErr w:type="spellEnd"/>
      <w:r w:rsidRPr="00F36430">
        <w:rPr>
          <w:sz w:val="20"/>
          <w:szCs w:val="20"/>
        </w:rPr>
        <w:t xml:space="preserve"> </w:t>
      </w:r>
      <w:proofErr w:type="spellStart"/>
      <w:r w:rsidRPr="00F36430">
        <w:rPr>
          <w:sz w:val="20"/>
          <w:szCs w:val="20"/>
        </w:rPr>
        <w:t>ini</w:t>
      </w:r>
      <w:proofErr w:type="spellEnd"/>
      <w:r w:rsidRPr="00F36430">
        <w:rPr>
          <w:sz w:val="20"/>
          <w:szCs w:val="20"/>
        </w:rPr>
        <w:t xml:space="preserve">, </w:t>
      </w:r>
      <w:proofErr w:type="spellStart"/>
      <w:r w:rsidRPr="00F36430">
        <w:rPr>
          <w:sz w:val="20"/>
          <w:szCs w:val="20"/>
        </w:rPr>
        <w:t>diharapkan</w:t>
      </w:r>
      <w:proofErr w:type="spellEnd"/>
      <w:r w:rsidRPr="00F36430">
        <w:rPr>
          <w:sz w:val="20"/>
          <w:szCs w:val="20"/>
        </w:rPr>
        <w:t xml:space="preserve"> </w:t>
      </w:r>
      <w:proofErr w:type="spellStart"/>
      <w:r w:rsidRPr="00F36430">
        <w:rPr>
          <w:sz w:val="20"/>
          <w:szCs w:val="20"/>
        </w:rPr>
        <w:t>dapat</w:t>
      </w:r>
      <w:proofErr w:type="spellEnd"/>
      <w:r w:rsidRPr="00F36430">
        <w:rPr>
          <w:sz w:val="20"/>
          <w:szCs w:val="20"/>
        </w:rPr>
        <w:t xml:space="preserve"> </w:t>
      </w:r>
      <w:proofErr w:type="spellStart"/>
      <w:r w:rsidRPr="00F36430">
        <w:rPr>
          <w:sz w:val="20"/>
          <w:szCs w:val="20"/>
        </w:rPr>
        <w:t>tercipta</w:t>
      </w:r>
      <w:proofErr w:type="spellEnd"/>
      <w:r w:rsidRPr="00F36430">
        <w:rPr>
          <w:sz w:val="20"/>
          <w:szCs w:val="20"/>
        </w:rPr>
        <w:t xml:space="preserve"> </w:t>
      </w:r>
      <w:proofErr w:type="spellStart"/>
      <w:r w:rsidRPr="00F36430">
        <w:rPr>
          <w:sz w:val="20"/>
          <w:szCs w:val="20"/>
        </w:rPr>
        <w:t>sebuah</w:t>
      </w:r>
      <w:proofErr w:type="spellEnd"/>
      <w:r w:rsidRPr="00F36430">
        <w:rPr>
          <w:sz w:val="20"/>
          <w:szCs w:val="20"/>
        </w:rPr>
        <w:t xml:space="preserve"> chatbot yang </w:t>
      </w:r>
      <w:proofErr w:type="spellStart"/>
      <w:r w:rsidRPr="00F36430">
        <w:rPr>
          <w:sz w:val="20"/>
          <w:szCs w:val="20"/>
        </w:rPr>
        <w:t>mampu</w:t>
      </w:r>
      <w:proofErr w:type="spellEnd"/>
      <w:r w:rsidRPr="00F36430">
        <w:rPr>
          <w:sz w:val="20"/>
          <w:szCs w:val="20"/>
        </w:rPr>
        <w:t xml:space="preserve"> </w:t>
      </w:r>
      <w:proofErr w:type="spellStart"/>
      <w:r w:rsidRPr="00F36430">
        <w:rPr>
          <w:sz w:val="20"/>
          <w:szCs w:val="20"/>
        </w:rPr>
        <w:t>mempermudah</w:t>
      </w:r>
      <w:proofErr w:type="spellEnd"/>
      <w:r w:rsidRPr="00F36430">
        <w:rPr>
          <w:sz w:val="20"/>
          <w:szCs w:val="20"/>
        </w:rPr>
        <w:t xml:space="preserve"> </w:t>
      </w:r>
      <w:proofErr w:type="spellStart"/>
      <w:r w:rsidRPr="00F36430">
        <w:rPr>
          <w:sz w:val="20"/>
          <w:szCs w:val="20"/>
        </w:rPr>
        <w:t>pencarian</w:t>
      </w:r>
      <w:proofErr w:type="spellEnd"/>
      <w:r w:rsidRPr="00F36430">
        <w:rPr>
          <w:sz w:val="20"/>
          <w:szCs w:val="20"/>
        </w:rPr>
        <w:t xml:space="preserve"> test case, </w:t>
      </w:r>
      <w:proofErr w:type="spellStart"/>
      <w:r w:rsidRPr="00F36430">
        <w:rPr>
          <w:sz w:val="20"/>
          <w:szCs w:val="20"/>
        </w:rPr>
        <w:t>meningkatkan</w:t>
      </w:r>
      <w:proofErr w:type="spellEnd"/>
      <w:r w:rsidRPr="00F36430">
        <w:rPr>
          <w:sz w:val="20"/>
          <w:szCs w:val="20"/>
        </w:rPr>
        <w:t xml:space="preserve"> </w:t>
      </w:r>
      <w:proofErr w:type="spellStart"/>
      <w:r w:rsidRPr="00F36430">
        <w:rPr>
          <w:sz w:val="20"/>
          <w:szCs w:val="20"/>
        </w:rPr>
        <w:t>produktivitas</w:t>
      </w:r>
      <w:proofErr w:type="spellEnd"/>
      <w:r w:rsidRPr="00F36430">
        <w:rPr>
          <w:sz w:val="20"/>
          <w:szCs w:val="20"/>
        </w:rPr>
        <w:t xml:space="preserve"> </w:t>
      </w:r>
      <w:proofErr w:type="spellStart"/>
      <w:r w:rsidRPr="00F36430">
        <w:rPr>
          <w:sz w:val="20"/>
          <w:szCs w:val="20"/>
        </w:rPr>
        <w:t>tim</w:t>
      </w:r>
      <w:proofErr w:type="spellEnd"/>
      <w:r w:rsidRPr="00F36430">
        <w:rPr>
          <w:sz w:val="20"/>
          <w:szCs w:val="20"/>
        </w:rPr>
        <w:t xml:space="preserve"> QA, </w:t>
      </w:r>
      <w:proofErr w:type="spellStart"/>
      <w:r w:rsidRPr="00F36430">
        <w:rPr>
          <w:sz w:val="20"/>
          <w:szCs w:val="20"/>
        </w:rPr>
        <w:t>serta</w:t>
      </w:r>
      <w:proofErr w:type="spellEnd"/>
      <w:r w:rsidRPr="00F36430">
        <w:rPr>
          <w:sz w:val="20"/>
          <w:szCs w:val="20"/>
        </w:rPr>
        <w:t xml:space="preserve"> </w:t>
      </w:r>
      <w:proofErr w:type="spellStart"/>
      <w:r w:rsidRPr="00F36430">
        <w:rPr>
          <w:sz w:val="20"/>
          <w:szCs w:val="20"/>
        </w:rPr>
        <w:t>memastikan</w:t>
      </w:r>
      <w:proofErr w:type="spellEnd"/>
      <w:r w:rsidRPr="00F36430">
        <w:rPr>
          <w:sz w:val="20"/>
          <w:szCs w:val="20"/>
        </w:rPr>
        <w:t xml:space="preserve"> </w:t>
      </w:r>
      <w:proofErr w:type="spellStart"/>
      <w:r w:rsidRPr="00F36430">
        <w:rPr>
          <w:sz w:val="20"/>
          <w:szCs w:val="20"/>
        </w:rPr>
        <w:t>pengujian</w:t>
      </w:r>
      <w:proofErr w:type="spellEnd"/>
      <w:r w:rsidRPr="00F36430">
        <w:rPr>
          <w:sz w:val="20"/>
          <w:szCs w:val="20"/>
        </w:rPr>
        <w:t xml:space="preserve"> </w:t>
      </w:r>
      <w:proofErr w:type="spellStart"/>
      <w:r w:rsidRPr="00F36430">
        <w:rPr>
          <w:sz w:val="20"/>
          <w:szCs w:val="20"/>
        </w:rPr>
        <w:t>dilakukan</w:t>
      </w:r>
      <w:proofErr w:type="spellEnd"/>
      <w:r w:rsidRPr="00F36430">
        <w:rPr>
          <w:sz w:val="20"/>
          <w:szCs w:val="20"/>
        </w:rPr>
        <w:t xml:space="preserve"> </w:t>
      </w:r>
      <w:proofErr w:type="spellStart"/>
      <w:r w:rsidRPr="00F36430">
        <w:rPr>
          <w:sz w:val="20"/>
          <w:szCs w:val="20"/>
        </w:rPr>
        <w:t>secara</w:t>
      </w:r>
      <w:proofErr w:type="spellEnd"/>
      <w:r w:rsidRPr="00F36430">
        <w:rPr>
          <w:sz w:val="20"/>
          <w:szCs w:val="20"/>
        </w:rPr>
        <w:t xml:space="preserve"> </w:t>
      </w:r>
      <w:proofErr w:type="spellStart"/>
      <w:r w:rsidRPr="00F36430">
        <w:rPr>
          <w:sz w:val="20"/>
          <w:szCs w:val="20"/>
        </w:rPr>
        <w:t>lebih</w:t>
      </w:r>
      <w:proofErr w:type="spellEnd"/>
      <w:r w:rsidRPr="00F36430">
        <w:rPr>
          <w:sz w:val="20"/>
          <w:szCs w:val="20"/>
        </w:rPr>
        <w:t xml:space="preserve"> </w:t>
      </w:r>
      <w:proofErr w:type="spellStart"/>
      <w:r w:rsidRPr="00F36430">
        <w:rPr>
          <w:sz w:val="20"/>
          <w:szCs w:val="20"/>
        </w:rPr>
        <w:t>sistematis</w:t>
      </w:r>
      <w:proofErr w:type="spellEnd"/>
      <w:r w:rsidRPr="00F36430">
        <w:rPr>
          <w:sz w:val="20"/>
          <w:szCs w:val="20"/>
        </w:rPr>
        <w:t xml:space="preserve"> dan </w:t>
      </w:r>
      <w:proofErr w:type="spellStart"/>
      <w:r w:rsidRPr="00F36430">
        <w:rPr>
          <w:sz w:val="20"/>
          <w:szCs w:val="20"/>
        </w:rPr>
        <w:t>efisien</w:t>
      </w:r>
      <w:proofErr w:type="spellEnd"/>
      <w:r w:rsidRPr="00F36430">
        <w:rPr>
          <w:sz w:val="20"/>
          <w:szCs w:val="20"/>
        </w:rPr>
        <w:t>.</w:t>
      </w:r>
    </w:p>
    <w:p w14:paraId="63B668A6" w14:textId="77777777" w:rsidR="003D3E9B" w:rsidRPr="009404BB" w:rsidRDefault="003D3E9B" w:rsidP="00A50BC5">
      <w:pPr>
        <w:spacing w:line="276" w:lineRule="auto"/>
        <w:ind w:right="461" w:firstLine="360"/>
        <w:jc w:val="both"/>
        <w:rPr>
          <w:sz w:val="20"/>
          <w:szCs w:val="20"/>
        </w:rPr>
      </w:pPr>
    </w:p>
    <w:p w14:paraId="67D99313" w14:textId="0C1C9D25" w:rsidR="003D3E9B" w:rsidRPr="009404BB" w:rsidRDefault="001A7B68" w:rsidP="00A50BC5">
      <w:pPr>
        <w:pStyle w:val="Heading2"/>
        <w:ind w:right="461"/>
        <w:rPr>
          <w:rFonts w:cs="Times New Roman"/>
          <w:bCs/>
          <w:szCs w:val="20"/>
        </w:rPr>
      </w:pPr>
      <w:bookmarkStart w:id="11" w:name="_Toc176987380"/>
      <w:bookmarkStart w:id="12" w:name="_Toc187674069"/>
      <w:r w:rsidRPr="009404BB">
        <w:rPr>
          <w:rFonts w:cs="Times New Roman"/>
          <w:bCs/>
          <w:szCs w:val="20"/>
        </w:rPr>
        <w:t>1.4 MANFAAT</w:t>
      </w:r>
      <w:bookmarkEnd w:id="11"/>
      <w:bookmarkEnd w:id="12"/>
    </w:p>
    <w:p w14:paraId="68403598" w14:textId="779B1442" w:rsidR="00C40E34" w:rsidRPr="009404BB" w:rsidRDefault="00C40E34" w:rsidP="00A50BC5">
      <w:pPr>
        <w:spacing w:line="276" w:lineRule="auto"/>
        <w:ind w:right="461" w:firstLine="340"/>
        <w:jc w:val="both"/>
        <w:rPr>
          <w:sz w:val="20"/>
          <w:szCs w:val="20"/>
        </w:rPr>
      </w:pPr>
      <w:r w:rsidRPr="009404BB">
        <w:rPr>
          <w:sz w:val="20"/>
          <w:szCs w:val="20"/>
        </w:rPr>
        <w:t xml:space="preserve">Hasil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manfaat</w:t>
      </w:r>
      <w:proofErr w:type="spellEnd"/>
      <w:r w:rsidRPr="009404BB">
        <w:rPr>
          <w:sz w:val="20"/>
          <w:szCs w:val="20"/>
        </w:rPr>
        <w:t xml:space="preserve"> yang </w:t>
      </w:r>
      <w:proofErr w:type="spellStart"/>
      <w:r w:rsidRPr="009404BB">
        <w:rPr>
          <w:sz w:val="20"/>
          <w:szCs w:val="20"/>
        </w:rPr>
        <w:t>signifikan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Agree Telkom Indonesia.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produktivitas</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mengotomatisasi</w:t>
      </w:r>
      <w:proofErr w:type="spellEnd"/>
      <w:r w:rsidRPr="009404BB">
        <w:rPr>
          <w:sz w:val="20"/>
          <w:szCs w:val="20"/>
        </w:rPr>
        <w:t xml:space="preserve"> proses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pengelolaan</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otomatisasi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lagi</w:t>
      </w:r>
      <w:proofErr w:type="spellEnd"/>
      <w:r w:rsidRPr="009404BB">
        <w:rPr>
          <w:sz w:val="20"/>
          <w:szCs w:val="20"/>
        </w:rPr>
        <w:t xml:space="preserve"> </w:t>
      </w:r>
      <w:proofErr w:type="spellStart"/>
      <w:r w:rsidRPr="009404BB">
        <w:rPr>
          <w:sz w:val="20"/>
          <w:szCs w:val="20"/>
        </w:rPr>
        <w:t>menghabiskan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tenaga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proses manual yang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tugas-tugas</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dan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w:t>
      </w:r>
    </w:p>
    <w:p w14:paraId="4147EE11" w14:textId="734F008B" w:rsidR="0058716B" w:rsidRPr="009404BB" w:rsidRDefault="00C40E34" w:rsidP="00A50BC5">
      <w:pPr>
        <w:spacing w:line="276" w:lineRule="auto"/>
        <w:ind w:right="461" w:firstLine="340"/>
        <w:jc w:val="both"/>
        <w:rPr>
          <w:color w:val="000000"/>
          <w:sz w:val="20"/>
          <w:szCs w:val="20"/>
        </w:rPr>
      </w:pPr>
      <w:proofErr w:type="spellStart"/>
      <w:r w:rsidRPr="009404BB">
        <w:rPr>
          <w:sz w:val="20"/>
          <w:szCs w:val="20"/>
        </w:rPr>
        <w:t>Selain</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menyediakan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real-time.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mendapatkan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butuhkan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kepuasan</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dan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efisiensi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w:t>
      </w:r>
    </w:p>
    <w:p w14:paraId="5763CF2F" w14:textId="77777777" w:rsidR="00C40E34" w:rsidRPr="009404BB" w:rsidRDefault="00C40E34" w:rsidP="00A50BC5">
      <w:pPr>
        <w:spacing w:line="276" w:lineRule="auto"/>
        <w:ind w:right="461" w:firstLine="340"/>
        <w:jc w:val="both"/>
        <w:rPr>
          <w:color w:val="000000"/>
          <w:sz w:val="20"/>
          <w:szCs w:val="20"/>
        </w:rPr>
      </w:pPr>
    </w:p>
    <w:p w14:paraId="7F84CB01" w14:textId="1AC152B8" w:rsidR="003D3E9B" w:rsidRPr="009404BB" w:rsidRDefault="001A7B68" w:rsidP="00A50BC5">
      <w:pPr>
        <w:pStyle w:val="Heading2"/>
        <w:ind w:right="461"/>
        <w:rPr>
          <w:rFonts w:cs="Times New Roman"/>
          <w:bCs/>
          <w:szCs w:val="20"/>
        </w:rPr>
      </w:pPr>
      <w:bookmarkStart w:id="13" w:name="_2bn6wsx" w:colFirst="0" w:colLast="0"/>
      <w:bookmarkStart w:id="14" w:name="_Toc176987381"/>
      <w:bookmarkStart w:id="15" w:name="_Toc187674070"/>
      <w:bookmarkEnd w:id="13"/>
      <w:r w:rsidRPr="009404BB">
        <w:rPr>
          <w:rFonts w:cs="Times New Roman"/>
          <w:bCs/>
          <w:color w:val="000000"/>
          <w:szCs w:val="20"/>
        </w:rPr>
        <w:t>1.5 S</w:t>
      </w:r>
      <w:r w:rsidRPr="009404BB">
        <w:rPr>
          <w:rFonts w:cs="Times New Roman"/>
          <w:bCs/>
          <w:szCs w:val="20"/>
        </w:rPr>
        <w:t>ISTEMATIKA PENULISAN</w:t>
      </w:r>
      <w:bookmarkEnd w:id="14"/>
      <w:bookmarkEnd w:id="15"/>
    </w:p>
    <w:p w14:paraId="246CD47C" w14:textId="77777777" w:rsidR="003D3E9B" w:rsidRPr="009404BB" w:rsidRDefault="00734987" w:rsidP="00A50BC5">
      <w:pPr>
        <w:spacing w:line="276" w:lineRule="auto"/>
        <w:ind w:right="461" w:firstLine="340"/>
        <w:jc w:val="both"/>
        <w:rPr>
          <w:color w:val="000000"/>
          <w:sz w:val="20"/>
          <w:szCs w:val="20"/>
        </w:rPr>
      </w:pPr>
      <w:proofErr w:type="spellStart"/>
      <w:r w:rsidRPr="009404BB">
        <w:rPr>
          <w:color w:val="000000"/>
          <w:sz w:val="20"/>
          <w:szCs w:val="20"/>
        </w:rPr>
        <w:t>Sistematika</w:t>
      </w:r>
      <w:proofErr w:type="spellEnd"/>
      <w:r w:rsidRPr="009404BB">
        <w:rPr>
          <w:color w:val="000000"/>
          <w:sz w:val="20"/>
          <w:szCs w:val="20"/>
        </w:rPr>
        <w:t xml:space="preserve"> </w:t>
      </w:r>
      <w:proofErr w:type="spellStart"/>
      <w:r w:rsidRPr="009404BB">
        <w:rPr>
          <w:sz w:val="20"/>
          <w:szCs w:val="20"/>
        </w:rPr>
        <w:t>penulisan</w:t>
      </w:r>
      <w:proofErr w:type="spellEnd"/>
      <w:r w:rsidRPr="009404BB">
        <w:rPr>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penyusunan</w:t>
      </w:r>
      <w:proofErr w:type="spellEnd"/>
      <w:r w:rsidRPr="009404BB">
        <w:rPr>
          <w:color w:val="000000"/>
          <w:sz w:val="20"/>
          <w:szCs w:val="20"/>
        </w:rPr>
        <w:t xml:space="preserve"> </w:t>
      </w:r>
      <w:proofErr w:type="spellStart"/>
      <w:r w:rsidRPr="009404BB">
        <w:rPr>
          <w:color w:val="000000"/>
          <w:sz w:val="20"/>
          <w:szCs w:val="20"/>
        </w:rPr>
        <w:t>buku</w:t>
      </w:r>
      <w:proofErr w:type="spellEnd"/>
      <w:r w:rsidRPr="009404BB">
        <w:rPr>
          <w:color w:val="000000"/>
          <w:sz w:val="20"/>
          <w:szCs w:val="20"/>
        </w:rPr>
        <w:t xml:space="preserve"> </w:t>
      </w:r>
      <w:proofErr w:type="spellStart"/>
      <w:r w:rsidRPr="009404BB">
        <w:rPr>
          <w:color w:val="000000"/>
          <w:sz w:val="20"/>
          <w:szCs w:val="20"/>
        </w:rPr>
        <w:t>proyek</w:t>
      </w:r>
      <w:proofErr w:type="spellEnd"/>
      <w:r w:rsidRPr="009404BB">
        <w:rPr>
          <w:color w:val="000000"/>
          <w:sz w:val="20"/>
          <w:szCs w:val="20"/>
        </w:rPr>
        <w:t xml:space="preserve"> </w:t>
      </w:r>
      <w:proofErr w:type="spellStart"/>
      <w:r w:rsidRPr="009404BB">
        <w:rPr>
          <w:color w:val="000000"/>
          <w:sz w:val="20"/>
          <w:szCs w:val="20"/>
        </w:rPr>
        <w:t>akhir</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adalah</w:t>
      </w:r>
      <w:proofErr w:type="spellEnd"/>
      <w:r w:rsidRPr="009404BB">
        <w:rPr>
          <w:color w:val="000000"/>
          <w:sz w:val="20"/>
          <w:szCs w:val="20"/>
        </w:rPr>
        <w:t xml:space="preserv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berikut</w:t>
      </w:r>
      <w:proofErr w:type="spellEnd"/>
      <w:r w:rsidRPr="009404BB">
        <w:rPr>
          <w:color w:val="000000"/>
          <w:sz w:val="20"/>
          <w:szCs w:val="20"/>
        </w:rPr>
        <w:t>:</w:t>
      </w:r>
    </w:p>
    <w:p w14:paraId="53DAD8AD" w14:textId="77777777" w:rsidR="001A7B68" w:rsidRPr="009404BB" w:rsidRDefault="001A7B68" w:rsidP="00A50BC5">
      <w:pPr>
        <w:pStyle w:val="Heading3"/>
        <w:ind w:right="461"/>
        <w:rPr>
          <w:rFonts w:cs="Times New Roman"/>
          <w:bCs/>
          <w:szCs w:val="20"/>
        </w:rPr>
      </w:pPr>
      <w:bookmarkStart w:id="16" w:name="_Toc176987382"/>
      <w:bookmarkStart w:id="17" w:name="_Toc187674071"/>
      <w:r w:rsidRPr="009404BB">
        <w:rPr>
          <w:rFonts w:cs="Times New Roman"/>
          <w:bCs/>
          <w:szCs w:val="20"/>
        </w:rPr>
        <w:t>Bab 1</w:t>
      </w:r>
      <w:r w:rsidRPr="009404BB">
        <w:rPr>
          <w:rFonts w:cs="Times New Roman"/>
          <w:bCs/>
          <w:szCs w:val="20"/>
        </w:rPr>
        <w:tab/>
      </w:r>
      <w:proofErr w:type="spellStart"/>
      <w:r w:rsidRPr="009404BB">
        <w:rPr>
          <w:rFonts w:cs="Times New Roman"/>
          <w:bCs/>
          <w:szCs w:val="20"/>
        </w:rPr>
        <w:t>Pendahuluan</w:t>
      </w:r>
      <w:bookmarkEnd w:id="16"/>
      <w:bookmarkEnd w:id="17"/>
      <w:proofErr w:type="spellEnd"/>
    </w:p>
    <w:p w14:paraId="3A4C6986" w14:textId="51A50398" w:rsidR="003D3E9B" w:rsidRPr="009404BB" w:rsidRDefault="001E7DA5" w:rsidP="00A50BC5">
      <w:pPr>
        <w:spacing w:line="276" w:lineRule="auto"/>
        <w:ind w:left="720" w:right="461"/>
        <w:jc w:val="both"/>
        <w:rPr>
          <w:color w:val="000000"/>
          <w:sz w:val="20"/>
          <w:szCs w:val="20"/>
        </w:rPr>
      </w:pPr>
      <w:r w:rsidRPr="009404BB">
        <w:rPr>
          <w:color w:val="000000"/>
          <w:sz w:val="20"/>
          <w:szCs w:val="20"/>
        </w:rPr>
        <w:t xml:space="preserve">Pada </w:t>
      </w:r>
      <w:proofErr w:type="spellStart"/>
      <w:r w:rsidRPr="009404BB">
        <w:rPr>
          <w:color w:val="000000"/>
          <w:sz w:val="20"/>
          <w:szCs w:val="20"/>
        </w:rPr>
        <w:t>bab</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tentang</w:t>
      </w:r>
      <w:proofErr w:type="spellEnd"/>
      <w:r w:rsidRPr="009404BB">
        <w:rPr>
          <w:color w:val="000000"/>
          <w:sz w:val="20"/>
          <w:szCs w:val="20"/>
        </w:rPr>
        <w:t xml:space="preserve"> </w:t>
      </w:r>
      <w:proofErr w:type="spellStart"/>
      <w:r w:rsidRPr="009404BB">
        <w:rPr>
          <w:color w:val="000000"/>
          <w:sz w:val="20"/>
          <w:szCs w:val="20"/>
        </w:rPr>
        <w:t>latar</w:t>
      </w:r>
      <w:proofErr w:type="spellEnd"/>
      <w:r w:rsidRPr="009404BB">
        <w:rPr>
          <w:color w:val="000000"/>
          <w:sz w:val="20"/>
          <w:szCs w:val="20"/>
        </w:rPr>
        <w:t xml:space="preserve"> </w:t>
      </w:r>
      <w:proofErr w:type="spellStart"/>
      <w:r w:rsidRPr="009404BB">
        <w:rPr>
          <w:color w:val="000000"/>
          <w:sz w:val="20"/>
          <w:szCs w:val="20"/>
        </w:rPr>
        <w:t>belakang</w:t>
      </w:r>
      <w:proofErr w:type="spellEnd"/>
      <w:r w:rsidRPr="009404BB">
        <w:rPr>
          <w:color w:val="000000"/>
          <w:sz w:val="20"/>
          <w:szCs w:val="20"/>
        </w:rPr>
        <w:t xml:space="preserve">, </w:t>
      </w:r>
      <w:proofErr w:type="spellStart"/>
      <w:r w:rsidRPr="009404BB">
        <w:rPr>
          <w:color w:val="000000"/>
          <w:sz w:val="20"/>
          <w:szCs w:val="20"/>
        </w:rPr>
        <w:t>perumusan</w:t>
      </w:r>
      <w:proofErr w:type="spellEnd"/>
      <w:r w:rsidRPr="009404BB">
        <w:rPr>
          <w:color w:val="000000"/>
          <w:sz w:val="20"/>
          <w:szCs w:val="20"/>
        </w:rPr>
        <w:t xml:space="preserve"> </w:t>
      </w:r>
      <w:proofErr w:type="spellStart"/>
      <w:r w:rsidRPr="009404BB">
        <w:rPr>
          <w:color w:val="000000"/>
          <w:sz w:val="20"/>
          <w:szCs w:val="20"/>
        </w:rPr>
        <w:t>masalah</w:t>
      </w:r>
      <w:proofErr w:type="spellEnd"/>
      <w:r w:rsidRPr="009404BB">
        <w:rPr>
          <w:color w:val="000000"/>
          <w:sz w:val="20"/>
          <w:szCs w:val="20"/>
        </w:rPr>
        <w:t xml:space="preserve">, </w:t>
      </w:r>
      <w:proofErr w:type="spellStart"/>
      <w:r w:rsidRPr="009404BB">
        <w:rPr>
          <w:color w:val="000000"/>
          <w:sz w:val="20"/>
          <w:szCs w:val="20"/>
        </w:rPr>
        <w:t>batasan</w:t>
      </w:r>
      <w:proofErr w:type="spellEnd"/>
      <w:r w:rsidRPr="009404BB">
        <w:rPr>
          <w:color w:val="000000"/>
          <w:sz w:val="20"/>
          <w:szCs w:val="20"/>
        </w:rPr>
        <w:t xml:space="preserve"> </w:t>
      </w:r>
      <w:proofErr w:type="spellStart"/>
      <w:r w:rsidRPr="009404BB">
        <w:rPr>
          <w:color w:val="000000"/>
          <w:sz w:val="20"/>
          <w:szCs w:val="20"/>
        </w:rPr>
        <w:t>masalah</w:t>
      </w:r>
      <w:proofErr w:type="spellEnd"/>
      <w:r w:rsidRPr="009404BB">
        <w:rPr>
          <w:color w:val="000000"/>
          <w:sz w:val="20"/>
          <w:szCs w:val="20"/>
        </w:rPr>
        <w:t xml:space="preserve">, </w:t>
      </w:r>
      <w:proofErr w:type="spellStart"/>
      <w:r w:rsidRPr="009404BB">
        <w:rPr>
          <w:color w:val="000000"/>
          <w:sz w:val="20"/>
          <w:szCs w:val="20"/>
        </w:rPr>
        <w:t>tujuan</w:t>
      </w:r>
      <w:proofErr w:type="spellEnd"/>
      <w:r w:rsidRPr="009404BB">
        <w:rPr>
          <w:color w:val="000000"/>
          <w:sz w:val="20"/>
          <w:szCs w:val="20"/>
        </w:rPr>
        <w:t xml:space="preserve">, </w:t>
      </w:r>
      <w:proofErr w:type="spellStart"/>
      <w:r w:rsidRPr="009404BB">
        <w:rPr>
          <w:color w:val="000000"/>
          <w:sz w:val="20"/>
          <w:szCs w:val="20"/>
        </w:rPr>
        <w:t>sasaran</w:t>
      </w:r>
      <w:proofErr w:type="spellEnd"/>
      <w:r w:rsidRPr="009404BB">
        <w:rPr>
          <w:color w:val="000000"/>
          <w:sz w:val="20"/>
          <w:szCs w:val="20"/>
        </w:rPr>
        <w:t xml:space="preserve">, </w:t>
      </w:r>
      <w:proofErr w:type="spellStart"/>
      <w:r w:rsidRPr="009404BB">
        <w:rPr>
          <w:color w:val="000000"/>
          <w:sz w:val="20"/>
          <w:szCs w:val="20"/>
        </w:rPr>
        <w:t>serta</w:t>
      </w:r>
      <w:proofErr w:type="spellEnd"/>
      <w:r w:rsidRPr="009404BB">
        <w:rPr>
          <w:color w:val="000000"/>
          <w:sz w:val="20"/>
          <w:szCs w:val="20"/>
        </w:rPr>
        <w:t xml:space="preserve"> </w:t>
      </w:r>
      <w:proofErr w:type="spellStart"/>
      <w:r w:rsidRPr="009404BB">
        <w:rPr>
          <w:color w:val="000000"/>
          <w:sz w:val="20"/>
          <w:szCs w:val="20"/>
        </w:rPr>
        <w:t>sistematika</w:t>
      </w:r>
      <w:proofErr w:type="spellEnd"/>
      <w:r w:rsidRPr="009404BB">
        <w:rPr>
          <w:color w:val="000000"/>
          <w:sz w:val="20"/>
          <w:szCs w:val="20"/>
        </w:rPr>
        <w:t xml:space="preserve"> </w:t>
      </w:r>
      <w:proofErr w:type="spellStart"/>
      <w:r w:rsidRPr="009404BB">
        <w:rPr>
          <w:color w:val="000000"/>
          <w:sz w:val="20"/>
          <w:szCs w:val="20"/>
        </w:rPr>
        <w:t>pembahasan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penelitian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w:t>
      </w:r>
    </w:p>
    <w:p w14:paraId="0A4F529E" w14:textId="77777777" w:rsidR="001A7B68" w:rsidRPr="009404BB" w:rsidRDefault="001A7B68" w:rsidP="00A50BC5">
      <w:pPr>
        <w:spacing w:line="276" w:lineRule="auto"/>
        <w:ind w:right="461"/>
        <w:jc w:val="both"/>
        <w:rPr>
          <w:color w:val="000000"/>
          <w:sz w:val="20"/>
          <w:szCs w:val="20"/>
        </w:rPr>
      </w:pPr>
    </w:p>
    <w:p w14:paraId="2078FB3F" w14:textId="144B1749" w:rsidR="003D3E9B" w:rsidRPr="009404BB" w:rsidRDefault="001A7B68" w:rsidP="00A50BC5">
      <w:pPr>
        <w:pStyle w:val="Heading3"/>
        <w:ind w:right="461"/>
        <w:rPr>
          <w:rFonts w:cs="Times New Roman"/>
          <w:bCs/>
          <w:szCs w:val="20"/>
        </w:rPr>
      </w:pPr>
      <w:bookmarkStart w:id="18" w:name="_Toc176987383"/>
      <w:bookmarkStart w:id="19" w:name="_Toc187674072"/>
      <w:r w:rsidRPr="009404BB">
        <w:rPr>
          <w:rFonts w:cs="Times New Roman"/>
          <w:bCs/>
          <w:szCs w:val="20"/>
        </w:rPr>
        <w:t>Bab 2</w:t>
      </w:r>
      <w:r w:rsidRPr="009404BB">
        <w:rPr>
          <w:rFonts w:cs="Times New Roman"/>
          <w:bCs/>
          <w:szCs w:val="20"/>
        </w:rPr>
        <w:tab/>
        <w:t>Kajian Pustaka</w:t>
      </w:r>
      <w:bookmarkEnd w:id="18"/>
      <w:bookmarkEnd w:id="19"/>
    </w:p>
    <w:p w14:paraId="5C4B50E3" w14:textId="3D7C264C" w:rsidR="003D3E9B" w:rsidRPr="009404BB" w:rsidRDefault="001E7DA5" w:rsidP="00A50BC5">
      <w:pPr>
        <w:spacing w:line="276" w:lineRule="auto"/>
        <w:ind w:left="720" w:right="461"/>
        <w:jc w:val="both"/>
        <w:rPr>
          <w:color w:val="000000"/>
          <w:sz w:val="20"/>
          <w:szCs w:val="20"/>
        </w:rPr>
      </w:pPr>
      <w:r w:rsidRPr="009404BB">
        <w:rPr>
          <w:color w:val="000000"/>
          <w:sz w:val="20"/>
          <w:szCs w:val="20"/>
        </w:rPr>
        <w:t xml:space="preserve">Bab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membahas</w:t>
      </w:r>
      <w:proofErr w:type="spellEnd"/>
      <w:r w:rsidRPr="009404BB">
        <w:rPr>
          <w:color w:val="000000"/>
          <w:sz w:val="20"/>
          <w:szCs w:val="20"/>
        </w:rPr>
        <w:t xml:space="preserve"> </w:t>
      </w:r>
      <w:proofErr w:type="spellStart"/>
      <w:r w:rsidRPr="009404BB">
        <w:rPr>
          <w:color w:val="000000"/>
          <w:sz w:val="20"/>
          <w:szCs w:val="20"/>
        </w:rPr>
        <w:t>mengenai</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w:t>
      </w:r>
      <w:proofErr w:type="spellStart"/>
      <w:r w:rsidRPr="009404BB">
        <w:rPr>
          <w:color w:val="000000"/>
          <w:sz w:val="20"/>
          <w:szCs w:val="20"/>
        </w:rPr>
        <w:t>studi</w:t>
      </w:r>
      <w:proofErr w:type="spellEnd"/>
      <w:r w:rsidRPr="009404BB">
        <w:rPr>
          <w:color w:val="000000"/>
          <w:sz w:val="20"/>
          <w:szCs w:val="20"/>
        </w:rPr>
        <w:t xml:space="preserve"> </w:t>
      </w:r>
      <w:proofErr w:type="spellStart"/>
      <w:r w:rsidRPr="009404BB">
        <w:rPr>
          <w:color w:val="000000"/>
          <w:sz w:val="20"/>
          <w:szCs w:val="20"/>
        </w:rPr>
        <w:t>literatur</w:t>
      </w:r>
      <w:proofErr w:type="spellEnd"/>
      <w:r w:rsidRPr="009404BB">
        <w:rPr>
          <w:color w:val="000000"/>
          <w:sz w:val="20"/>
          <w:szCs w:val="20"/>
        </w:rPr>
        <w:t xml:space="preserve"> yang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penelitian</w:t>
      </w:r>
      <w:proofErr w:type="spellEnd"/>
      <w:r w:rsidRPr="009404BB">
        <w:rPr>
          <w:color w:val="000000"/>
          <w:sz w:val="20"/>
          <w:szCs w:val="20"/>
        </w:rPr>
        <w:t xml:space="preserve"> </w:t>
      </w:r>
      <w:proofErr w:type="spellStart"/>
      <w:r w:rsidRPr="009404BB">
        <w:rPr>
          <w:color w:val="000000"/>
          <w:sz w:val="20"/>
          <w:szCs w:val="20"/>
        </w:rPr>
        <w:t>terkait</w:t>
      </w:r>
      <w:proofErr w:type="spellEnd"/>
      <w:r w:rsidRPr="009404BB">
        <w:rPr>
          <w:color w:val="000000"/>
          <w:sz w:val="20"/>
          <w:szCs w:val="20"/>
        </w:rPr>
        <w:t xml:space="preserve"> yang </w:t>
      </w:r>
      <w:proofErr w:type="spellStart"/>
      <w:r w:rsidRPr="009404BB">
        <w:rPr>
          <w:color w:val="000000"/>
          <w:sz w:val="20"/>
          <w:szCs w:val="20"/>
        </w:rPr>
        <w:t>berkaitan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lastRenderedPageBreak/>
        <w:t>penyelesaian</w:t>
      </w:r>
      <w:proofErr w:type="spellEnd"/>
      <w:r w:rsidRPr="009404BB">
        <w:rPr>
          <w:color w:val="000000"/>
          <w:sz w:val="20"/>
          <w:szCs w:val="20"/>
        </w:rPr>
        <w:t xml:space="preserve"> </w:t>
      </w:r>
      <w:proofErr w:type="spellStart"/>
      <w:r w:rsidRPr="009404BB">
        <w:rPr>
          <w:color w:val="000000"/>
          <w:sz w:val="20"/>
          <w:szCs w:val="20"/>
        </w:rPr>
        <w:t>proyek</w:t>
      </w:r>
      <w:proofErr w:type="spellEnd"/>
      <w:r w:rsidRPr="009404BB">
        <w:rPr>
          <w:color w:val="000000"/>
          <w:sz w:val="20"/>
          <w:szCs w:val="20"/>
        </w:rPr>
        <w:t xml:space="preserve"> </w:t>
      </w:r>
      <w:proofErr w:type="spellStart"/>
      <w:r w:rsidRPr="009404BB">
        <w:rPr>
          <w:color w:val="000000"/>
          <w:sz w:val="20"/>
          <w:szCs w:val="20"/>
        </w:rPr>
        <w:t>akhir</w:t>
      </w:r>
      <w:proofErr w:type="spellEnd"/>
      <w:r w:rsidRPr="009404BB">
        <w:rPr>
          <w:color w:val="000000"/>
          <w:sz w:val="20"/>
          <w:szCs w:val="20"/>
        </w:rPr>
        <w:t xml:space="preserve">. </w:t>
      </w:r>
      <w:proofErr w:type="spellStart"/>
      <w:r w:rsidRPr="009404BB">
        <w:rPr>
          <w:color w:val="000000"/>
          <w:sz w:val="20"/>
          <w:szCs w:val="20"/>
        </w:rPr>
        <w:t>Studi</w:t>
      </w:r>
      <w:proofErr w:type="spellEnd"/>
      <w:r w:rsidRPr="009404BB">
        <w:rPr>
          <w:color w:val="000000"/>
          <w:sz w:val="20"/>
          <w:szCs w:val="20"/>
        </w:rPr>
        <w:t xml:space="preserve"> </w:t>
      </w:r>
      <w:proofErr w:type="spellStart"/>
      <w:r w:rsidRPr="009404BB">
        <w:rPr>
          <w:color w:val="000000"/>
          <w:sz w:val="20"/>
          <w:szCs w:val="20"/>
        </w:rPr>
        <w:t>literatur</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pada media </w:t>
      </w:r>
      <w:proofErr w:type="spellStart"/>
      <w:r w:rsidRPr="009404BB">
        <w:rPr>
          <w:color w:val="000000"/>
          <w:sz w:val="20"/>
          <w:szCs w:val="20"/>
        </w:rPr>
        <w:t>buku</w:t>
      </w:r>
      <w:proofErr w:type="spellEnd"/>
      <w:r w:rsidRPr="009404BB">
        <w:rPr>
          <w:color w:val="000000"/>
          <w:sz w:val="20"/>
          <w:szCs w:val="20"/>
        </w:rPr>
        <w:t xml:space="preserve"> </w:t>
      </w:r>
      <w:proofErr w:type="spellStart"/>
      <w:r w:rsidRPr="009404BB">
        <w:rPr>
          <w:color w:val="000000"/>
          <w:sz w:val="20"/>
          <w:szCs w:val="20"/>
        </w:rPr>
        <w:t>ataupun</w:t>
      </w:r>
      <w:proofErr w:type="spellEnd"/>
      <w:r w:rsidRPr="009404BB">
        <w:rPr>
          <w:color w:val="000000"/>
          <w:sz w:val="20"/>
          <w:szCs w:val="20"/>
        </w:rPr>
        <w:t xml:space="preserve"> </w:t>
      </w:r>
      <w:proofErr w:type="spellStart"/>
      <w:r w:rsidRPr="009404BB">
        <w:rPr>
          <w:color w:val="000000"/>
          <w:sz w:val="20"/>
          <w:szCs w:val="20"/>
        </w:rPr>
        <w:t>sumber</w:t>
      </w:r>
      <w:proofErr w:type="spellEnd"/>
      <w:r w:rsidRPr="009404BB">
        <w:rPr>
          <w:color w:val="000000"/>
          <w:sz w:val="20"/>
          <w:szCs w:val="20"/>
        </w:rPr>
        <w:t xml:space="preserve"> </w:t>
      </w:r>
      <w:proofErr w:type="spellStart"/>
      <w:r w:rsidRPr="009404BB">
        <w:rPr>
          <w:color w:val="000000"/>
          <w:sz w:val="20"/>
          <w:szCs w:val="20"/>
        </w:rPr>
        <w:t>sumberlainnya</w:t>
      </w:r>
      <w:proofErr w:type="spellEnd"/>
      <w:r w:rsidRPr="009404BB">
        <w:rPr>
          <w:color w:val="000000"/>
          <w:sz w:val="20"/>
          <w:szCs w:val="20"/>
        </w:rPr>
        <w:t>.</w:t>
      </w:r>
    </w:p>
    <w:p w14:paraId="2457B6D8" w14:textId="77777777" w:rsidR="001A7B68" w:rsidRPr="009404BB" w:rsidRDefault="001A7B68" w:rsidP="00A50BC5">
      <w:pPr>
        <w:spacing w:line="276" w:lineRule="auto"/>
        <w:ind w:right="461" w:firstLine="340"/>
        <w:jc w:val="both"/>
        <w:rPr>
          <w:sz w:val="20"/>
          <w:szCs w:val="20"/>
        </w:rPr>
      </w:pPr>
    </w:p>
    <w:p w14:paraId="23C29CF0" w14:textId="77777777" w:rsidR="001A7B68" w:rsidRPr="009404BB" w:rsidRDefault="001A7B68" w:rsidP="00A50BC5">
      <w:pPr>
        <w:pStyle w:val="Heading3"/>
        <w:ind w:right="461"/>
        <w:rPr>
          <w:rFonts w:cs="Times New Roman"/>
          <w:bCs/>
          <w:szCs w:val="20"/>
        </w:rPr>
      </w:pPr>
      <w:bookmarkStart w:id="20" w:name="_Toc176987384"/>
      <w:bookmarkStart w:id="21" w:name="_Toc187674073"/>
      <w:r w:rsidRPr="009404BB">
        <w:rPr>
          <w:rFonts w:cs="Times New Roman"/>
          <w:bCs/>
          <w:szCs w:val="20"/>
        </w:rPr>
        <w:t>Bab 3</w:t>
      </w:r>
      <w:r w:rsidRPr="009404BB">
        <w:rPr>
          <w:rFonts w:cs="Times New Roman"/>
          <w:bCs/>
          <w:szCs w:val="20"/>
        </w:rPr>
        <w:tab/>
      </w:r>
      <w:proofErr w:type="spellStart"/>
      <w:r w:rsidRPr="009404BB">
        <w:rPr>
          <w:rFonts w:cs="Times New Roman"/>
          <w:bCs/>
          <w:szCs w:val="20"/>
        </w:rPr>
        <w:t>Deskripsi</w:t>
      </w:r>
      <w:proofErr w:type="spellEnd"/>
      <w:r w:rsidRPr="009404BB">
        <w:rPr>
          <w:rFonts w:cs="Times New Roman"/>
          <w:bCs/>
          <w:szCs w:val="20"/>
        </w:rPr>
        <w:t xml:space="preserve"> </w:t>
      </w:r>
      <w:proofErr w:type="spellStart"/>
      <w:r w:rsidRPr="009404BB">
        <w:rPr>
          <w:rFonts w:cs="Times New Roman"/>
          <w:bCs/>
          <w:szCs w:val="20"/>
        </w:rPr>
        <w:t>Sistem</w:t>
      </w:r>
      <w:bookmarkEnd w:id="20"/>
      <w:bookmarkEnd w:id="21"/>
      <w:proofErr w:type="spellEnd"/>
    </w:p>
    <w:p w14:paraId="35D40381" w14:textId="6908EEDE" w:rsidR="003D3E9B" w:rsidRPr="009404BB" w:rsidRDefault="001E7DA5" w:rsidP="00A50BC5">
      <w:pPr>
        <w:spacing w:line="276" w:lineRule="auto"/>
        <w:ind w:left="720" w:right="461"/>
        <w:jc w:val="both"/>
        <w:rPr>
          <w:color w:val="000000"/>
          <w:sz w:val="20"/>
          <w:szCs w:val="20"/>
        </w:rPr>
      </w:pPr>
      <w:r w:rsidRPr="009404BB">
        <w:rPr>
          <w:color w:val="000000"/>
          <w:sz w:val="20"/>
          <w:szCs w:val="20"/>
        </w:rPr>
        <w:t xml:space="preserve">Bab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membahas</w:t>
      </w:r>
      <w:proofErr w:type="spellEnd"/>
      <w:r w:rsidRPr="009404BB">
        <w:rPr>
          <w:color w:val="000000"/>
          <w:sz w:val="20"/>
          <w:szCs w:val="20"/>
        </w:rPr>
        <w:t xml:space="preserve"> </w:t>
      </w:r>
      <w:proofErr w:type="spellStart"/>
      <w:r w:rsidRPr="009404BB">
        <w:rPr>
          <w:color w:val="000000"/>
          <w:sz w:val="20"/>
          <w:szCs w:val="20"/>
        </w:rPr>
        <w:t>mengenai</w:t>
      </w:r>
      <w:proofErr w:type="spellEnd"/>
      <w:r w:rsidRPr="009404BB">
        <w:rPr>
          <w:color w:val="000000"/>
          <w:sz w:val="20"/>
          <w:szCs w:val="20"/>
        </w:rPr>
        <w:t xml:space="preserve"> </w:t>
      </w:r>
      <w:proofErr w:type="spellStart"/>
      <w:r w:rsidRPr="009404BB">
        <w:rPr>
          <w:color w:val="000000"/>
          <w:sz w:val="20"/>
          <w:szCs w:val="20"/>
        </w:rPr>
        <w:t>perencanaan</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perancangan</w:t>
      </w:r>
      <w:proofErr w:type="spellEnd"/>
      <w:r w:rsidRPr="009404BB">
        <w:rPr>
          <w:color w:val="000000"/>
          <w:sz w:val="20"/>
          <w:szCs w:val="20"/>
        </w:rPr>
        <w:t xml:space="preserve"> </w:t>
      </w:r>
      <w:proofErr w:type="spellStart"/>
      <w:r w:rsidRPr="009404BB">
        <w:rPr>
          <w:color w:val="000000"/>
          <w:sz w:val="20"/>
          <w:szCs w:val="20"/>
        </w:rPr>
        <w:t>hirarki</w:t>
      </w:r>
      <w:proofErr w:type="spellEnd"/>
      <w:r w:rsidRPr="009404BB">
        <w:rPr>
          <w:color w:val="000000"/>
          <w:sz w:val="20"/>
          <w:szCs w:val="20"/>
        </w:rPr>
        <w:t xml:space="preserve">, </w:t>
      </w:r>
      <w:proofErr w:type="spellStart"/>
      <w:r w:rsidRPr="009404BB">
        <w:rPr>
          <w:color w:val="000000"/>
          <w:sz w:val="20"/>
          <w:szCs w:val="20"/>
        </w:rPr>
        <w:t>perancangan</w:t>
      </w:r>
      <w:proofErr w:type="spellEnd"/>
      <w:r w:rsidRPr="009404BB">
        <w:rPr>
          <w:color w:val="000000"/>
          <w:sz w:val="20"/>
          <w:szCs w:val="20"/>
        </w:rPr>
        <w:t xml:space="preserve"> proses, dan </w:t>
      </w:r>
      <w:proofErr w:type="spellStart"/>
      <w:r w:rsidRPr="009404BB">
        <w:rPr>
          <w:color w:val="000000"/>
          <w:sz w:val="20"/>
          <w:szCs w:val="20"/>
        </w:rPr>
        <w:t>perancangan</w:t>
      </w:r>
      <w:proofErr w:type="spellEnd"/>
      <w:r w:rsidRPr="009404BB">
        <w:rPr>
          <w:color w:val="000000"/>
          <w:sz w:val="20"/>
          <w:szCs w:val="20"/>
        </w:rPr>
        <w:t xml:space="preserve"> </w:t>
      </w:r>
      <w:proofErr w:type="spellStart"/>
      <w:r w:rsidRPr="009404BB">
        <w:rPr>
          <w:color w:val="000000"/>
          <w:sz w:val="20"/>
          <w:szCs w:val="20"/>
        </w:rPr>
        <w:t>pengguna</w:t>
      </w:r>
      <w:proofErr w:type="spellEnd"/>
      <w:r w:rsidRPr="009404BB">
        <w:rPr>
          <w:color w:val="000000"/>
          <w:sz w:val="20"/>
          <w:szCs w:val="20"/>
        </w:rPr>
        <w:t xml:space="preserve"> interface. </w:t>
      </w:r>
      <w:proofErr w:type="spellStart"/>
      <w:r w:rsidRPr="009404BB">
        <w:rPr>
          <w:color w:val="000000"/>
          <w:sz w:val="20"/>
          <w:szCs w:val="20"/>
        </w:rPr>
        <w:t>Selain</w:t>
      </w:r>
      <w:proofErr w:type="spellEnd"/>
      <w:r w:rsidRPr="009404BB">
        <w:rPr>
          <w:color w:val="000000"/>
          <w:sz w:val="20"/>
          <w:szCs w:val="20"/>
        </w:rPr>
        <w:t xml:space="preserve"> </w:t>
      </w:r>
      <w:proofErr w:type="spellStart"/>
      <w:r w:rsidRPr="009404BB">
        <w:rPr>
          <w:color w:val="000000"/>
          <w:sz w:val="20"/>
          <w:szCs w:val="20"/>
        </w:rPr>
        <w:t>itu</w:t>
      </w:r>
      <w:proofErr w:type="spellEnd"/>
      <w:r w:rsidRPr="009404BB">
        <w:rPr>
          <w:color w:val="000000"/>
          <w:sz w:val="20"/>
          <w:szCs w:val="20"/>
        </w:rPr>
        <w:t xml:space="preserve"> juga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pembahasan</w:t>
      </w:r>
      <w:proofErr w:type="spellEnd"/>
      <w:r w:rsidRPr="009404BB">
        <w:rPr>
          <w:color w:val="000000"/>
          <w:sz w:val="20"/>
          <w:szCs w:val="20"/>
        </w:rPr>
        <w:t xml:space="preserve"> </w:t>
      </w:r>
      <w:proofErr w:type="spellStart"/>
      <w:r w:rsidRPr="009404BB">
        <w:rPr>
          <w:color w:val="000000"/>
          <w:sz w:val="20"/>
          <w:szCs w:val="20"/>
        </w:rPr>
        <w:t>arsitektur</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yang </w:t>
      </w:r>
      <w:proofErr w:type="spellStart"/>
      <w:r w:rsidRPr="009404BB">
        <w:rPr>
          <w:color w:val="000000"/>
          <w:sz w:val="20"/>
          <w:szCs w:val="20"/>
        </w:rPr>
        <w:t>akan</w:t>
      </w:r>
      <w:proofErr w:type="spellEnd"/>
      <w:r w:rsidRPr="009404BB">
        <w:rPr>
          <w:color w:val="000000"/>
          <w:sz w:val="20"/>
          <w:szCs w:val="20"/>
        </w:rPr>
        <w:t xml:space="preserve"> </w:t>
      </w:r>
      <w:proofErr w:type="spellStart"/>
      <w:r w:rsidRPr="009404BB">
        <w:rPr>
          <w:color w:val="000000"/>
          <w:sz w:val="20"/>
          <w:szCs w:val="20"/>
        </w:rPr>
        <w:t>dibuat</w:t>
      </w:r>
      <w:proofErr w:type="spellEnd"/>
      <w:r w:rsidR="00075F59" w:rsidRPr="009404BB">
        <w:rPr>
          <w:color w:val="000000"/>
          <w:sz w:val="20"/>
          <w:szCs w:val="20"/>
        </w:rPr>
        <w:t>.</w:t>
      </w:r>
    </w:p>
    <w:p w14:paraId="111BACCE" w14:textId="77777777" w:rsidR="001A7B68" w:rsidRPr="009404BB" w:rsidRDefault="001A7B68" w:rsidP="00A50BC5">
      <w:pPr>
        <w:spacing w:line="276" w:lineRule="auto"/>
        <w:ind w:right="461"/>
        <w:jc w:val="both"/>
        <w:rPr>
          <w:sz w:val="20"/>
          <w:szCs w:val="20"/>
        </w:rPr>
      </w:pPr>
    </w:p>
    <w:p w14:paraId="21972DBA" w14:textId="0020FC27" w:rsidR="003D3E9B" w:rsidRPr="009404BB" w:rsidRDefault="00734987" w:rsidP="00A50BC5">
      <w:pPr>
        <w:pStyle w:val="Heading3"/>
        <w:ind w:right="461"/>
        <w:rPr>
          <w:rFonts w:cs="Times New Roman"/>
          <w:bCs/>
          <w:szCs w:val="20"/>
        </w:rPr>
      </w:pPr>
      <w:bookmarkStart w:id="22" w:name="_Toc176987385"/>
      <w:bookmarkStart w:id="23" w:name="_Toc187674074"/>
      <w:r w:rsidRPr="009404BB">
        <w:rPr>
          <w:rFonts w:cs="Times New Roman"/>
          <w:bCs/>
          <w:szCs w:val="20"/>
        </w:rPr>
        <w:t>B</w:t>
      </w:r>
      <w:r w:rsidR="001A7B68" w:rsidRPr="009404BB">
        <w:rPr>
          <w:rFonts w:cs="Times New Roman"/>
          <w:bCs/>
          <w:szCs w:val="20"/>
        </w:rPr>
        <w:t>ab 4</w:t>
      </w:r>
      <w:r w:rsidR="001A7B68" w:rsidRPr="009404BB">
        <w:rPr>
          <w:rFonts w:cs="Times New Roman"/>
          <w:bCs/>
          <w:szCs w:val="20"/>
        </w:rPr>
        <w:tab/>
      </w:r>
      <w:proofErr w:type="spellStart"/>
      <w:r w:rsidR="001A7B68" w:rsidRPr="009404BB">
        <w:rPr>
          <w:rFonts w:cs="Times New Roman"/>
          <w:bCs/>
          <w:szCs w:val="20"/>
        </w:rPr>
        <w:t>Eksperimen</w:t>
      </w:r>
      <w:proofErr w:type="spellEnd"/>
      <w:r w:rsidR="001A7B68" w:rsidRPr="009404BB">
        <w:rPr>
          <w:rFonts w:cs="Times New Roman"/>
          <w:bCs/>
          <w:szCs w:val="20"/>
        </w:rPr>
        <w:t xml:space="preserve"> dan </w:t>
      </w:r>
      <w:proofErr w:type="spellStart"/>
      <w:r w:rsidR="001A7B68" w:rsidRPr="009404BB">
        <w:rPr>
          <w:rFonts w:cs="Times New Roman"/>
          <w:bCs/>
          <w:szCs w:val="20"/>
        </w:rPr>
        <w:t>Analisis</w:t>
      </w:r>
      <w:bookmarkEnd w:id="22"/>
      <w:bookmarkEnd w:id="23"/>
      <w:proofErr w:type="spellEnd"/>
    </w:p>
    <w:p w14:paraId="3FC20572" w14:textId="77777777" w:rsidR="003D3E9B" w:rsidRPr="009404BB" w:rsidRDefault="00734987" w:rsidP="00A50BC5">
      <w:pPr>
        <w:spacing w:line="276" w:lineRule="auto"/>
        <w:ind w:left="720" w:right="461"/>
        <w:jc w:val="both"/>
        <w:rPr>
          <w:sz w:val="20"/>
          <w:szCs w:val="20"/>
        </w:rPr>
      </w:pP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apa</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yang </w:t>
      </w:r>
      <w:proofErr w:type="spellStart"/>
      <w:r w:rsidRPr="009404BB">
        <w:rPr>
          <w:sz w:val="20"/>
          <w:szCs w:val="20"/>
        </w:rPr>
        <w:t>dibahas</w:t>
      </w:r>
      <w:proofErr w:type="spellEnd"/>
      <w:r w:rsidRPr="009404BB">
        <w:rPr>
          <w:sz w:val="20"/>
          <w:szCs w:val="20"/>
        </w:rPr>
        <w:t xml:space="preserve"> pada Bab 4. </w:t>
      </w: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memuat</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pada </w:t>
      </w:r>
      <w:proofErr w:type="spellStart"/>
      <w:r w:rsidRPr="009404BB">
        <w:rPr>
          <w:sz w:val="20"/>
          <w:szCs w:val="20"/>
        </w:rPr>
        <w:t>Eksperimen</w:t>
      </w:r>
      <w:proofErr w:type="spellEnd"/>
      <w:r w:rsidRPr="009404BB">
        <w:rPr>
          <w:sz w:val="20"/>
          <w:szCs w:val="20"/>
        </w:rPr>
        <w:t xml:space="preserve"> dan </w:t>
      </w:r>
      <w:proofErr w:type="spellStart"/>
      <w:r w:rsidRPr="009404BB">
        <w:rPr>
          <w:sz w:val="20"/>
          <w:szCs w:val="20"/>
        </w:rPr>
        <w:t>Analisis</w:t>
      </w:r>
      <w:proofErr w:type="spellEnd"/>
      <w:r w:rsidRPr="009404BB">
        <w:rPr>
          <w:sz w:val="20"/>
          <w:szCs w:val="20"/>
        </w:rPr>
        <w:t>.</w:t>
      </w:r>
    </w:p>
    <w:p w14:paraId="275E21DA" w14:textId="77777777" w:rsidR="001A7B68" w:rsidRPr="009404BB" w:rsidRDefault="001A7B68" w:rsidP="00A50BC5">
      <w:pPr>
        <w:spacing w:line="276" w:lineRule="auto"/>
        <w:ind w:right="461"/>
        <w:jc w:val="both"/>
        <w:rPr>
          <w:sz w:val="20"/>
          <w:szCs w:val="20"/>
        </w:rPr>
      </w:pPr>
    </w:p>
    <w:p w14:paraId="25E46AB7" w14:textId="77777777" w:rsidR="001A7B68" w:rsidRPr="009404BB" w:rsidRDefault="001A7B68" w:rsidP="00A50BC5">
      <w:pPr>
        <w:pStyle w:val="Heading3"/>
        <w:ind w:right="461"/>
        <w:rPr>
          <w:rFonts w:cs="Times New Roman"/>
          <w:bCs/>
          <w:szCs w:val="20"/>
        </w:rPr>
      </w:pPr>
      <w:bookmarkStart w:id="24" w:name="_Toc176987386"/>
      <w:bookmarkStart w:id="25" w:name="_Toc187674075"/>
      <w:r w:rsidRPr="009404BB">
        <w:rPr>
          <w:rFonts w:cs="Times New Roman"/>
          <w:bCs/>
          <w:szCs w:val="20"/>
        </w:rPr>
        <w:t>Bab 5</w:t>
      </w:r>
      <w:r w:rsidRPr="009404BB">
        <w:rPr>
          <w:rFonts w:cs="Times New Roman"/>
          <w:bCs/>
          <w:szCs w:val="20"/>
        </w:rPr>
        <w:tab/>
      </w:r>
      <w:proofErr w:type="spellStart"/>
      <w:r w:rsidRPr="009404BB">
        <w:rPr>
          <w:rFonts w:cs="Times New Roman"/>
          <w:bCs/>
          <w:szCs w:val="20"/>
        </w:rPr>
        <w:t>Penutup</w:t>
      </w:r>
      <w:bookmarkEnd w:id="24"/>
      <w:bookmarkEnd w:id="25"/>
      <w:proofErr w:type="spellEnd"/>
    </w:p>
    <w:p w14:paraId="5A998692" w14:textId="2AE206C4" w:rsidR="003D3E9B" w:rsidRPr="009404BB" w:rsidRDefault="00734987" w:rsidP="00A50BC5">
      <w:pPr>
        <w:spacing w:line="276" w:lineRule="auto"/>
        <w:ind w:left="720" w:right="461"/>
        <w:jc w:val="both"/>
        <w:rPr>
          <w:sz w:val="20"/>
          <w:szCs w:val="20"/>
        </w:rPr>
      </w:pP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apa</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yang </w:t>
      </w:r>
      <w:proofErr w:type="spellStart"/>
      <w:r w:rsidRPr="009404BB">
        <w:rPr>
          <w:sz w:val="20"/>
          <w:szCs w:val="20"/>
        </w:rPr>
        <w:t>dibahas</w:t>
      </w:r>
      <w:proofErr w:type="spellEnd"/>
      <w:r w:rsidRPr="009404BB">
        <w:rPr>
          <w:sz w:val="20"/>
          <w:szCs w:val="20"/>
        </w:rPr>
        <w:t xml:space="preserve"> pada </w:t>
      </w:r>
      <w:proofErr w:type="spellStart"/>
      <w:r w:rsidRPr="009404BB">
        <w:rPr>
          <w:sz w:val="20"/>
          <w:szCs w:val="20"/>
        </w:rPr>
        <w:t>pada</w:t>
      </w:r>
      <w:proofErr w:type="spellEnd"/>
      <w:r w:rsidRPr="009404BB">
        <w:rPr>
          <w:sz w:val="20"/>
          <w:szCs w:val="20"/>
        </w:rPr>
        <w:t xml:space="preserve"> Bab 5. </w:t>
      </w: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memuat</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pada </w:t>
      </w:r>
      <w:proofErr w:type="spellStart"/>
      <w:r w:rsidRPr="009404BB">
        <w:rPr>
          <w:sz w:val="20"/>
          <w:szCs w:val="20"/>
        </w:rPr>
        <w:t>Penutup</w:t>
      </w:r>
      <w:proofErr w:type="spellEnd"/>
      <w:r w:rsidRPr="009404BB">
        <w:rPr>
          <w:sz w:val="20"/>
          <w:szCs w:val="20"/>
        </w:rPr>
        <w:t>.</w:t>
      </w:r>
    </w:p>
    <w:p w14:paraId="141700A6" w14:textId="77777777" w:rsidR="002058EA" w:rsidRPr="009404BB" w:rsidRDefault="002058EA" w:rsidP="00A50BC5">
      <w:pPr>
        <w:spacing w:line="276" w:lineRule="auto"/>
        <w:ind w:left="720" w:right="461"/>
        <w:jc w:val="both"/>
        <w:rPr>
          <w:sz w:val="20"/>
          <w:szCs w:val="20"/>
        </w:rPr>
      </w:pPr>
    </w:p>
    <w:p w14:paraId="6A02EDCF" w14:textId="77777777" w:rsidR="002058EA" w:rsidRPr="009404BB" w:rsidRDefault="002058EA" w:rsidP="00A50BC5">
      <w:pPr>
        <w:spacing w:line="276" w:lineRule="auto"/>
        <w:ind w:left="720" w:right="461"/>
        <w:jc w:val="both"/>
        <w:rPr>
          <w:sz w:val="20"/>
          <w:szCs w:val="20"/>
        </w:rPr>
      </w:pPr>
    </w:p>
    <w:p w14:paraId="37AAAECB" w14:textId="77777777" w:rsidR="002058EA" w:rsidRPr="009404BB" w:rsidRDefault="002058EA" w:rsidP="00A50BC5">
      <w:pPr>
        <w:spacing w:line="276" w:lineRule="auto"/>
        <w:ind w:left="720" w:right="461"/>
        <w:jc w:val="both"/>
        <w:rPr>
          <w:sz w:val="20"/>
          <w:szCs w:val="20"/>
        </w:rPr>
      </w:pPr>
    </w:p>
    <w:p w14:paraId="6F611D5C" w14:textId="77777777" w:rsidR="002058EA" w:rsidRPr="009404BB" w:rsidRDefault="002058EA" w:rsidP="00A50BC5">
      <w:pPr>
        <w:spacing w:line="276" w:lineRule="auto"/>
        <w:ind w:left="720" w:right="461"/>
        <w:jc w:val="both"/>
        <w:rPr>
          <w:sz w:val="20"/>
          <w:szCs w:val="20"/>
        </w:rPr>
      </w:pPr>
    </w:p>
    <w:p w14:paraId="354D8215" w14:textId="77777777" w:rsidR="002058EA" w:rsidRPr="009404BB" w:rsidRDefault="002058EA" w:rsidP="00A50BC5">
      <w:pPr>
        <w:spacing w:line="276" w:lineRule="auto"/>
        <w:ind w:left="720" w:right="461"/>
        <w:jc w:val="both"/>
        <w:rPr>
          <w:sz w:val="20"/>
          <w:szCs w:val="20"/>
        </w:rPr>
      </w:pPr>
    </w:p>
    <w:p w14:paraId="61BCF555" w14:textId="77777777" w:rsidR="002058EA" w:rsidRPr="009404BB" w:rsidRDefault="002058EA" w:rsidP="00A50BC5">
      <w:pPr>
        <w:spacing w:line="276" w:lineRule="auto"/>
        <w:ind w:left="720" w:right="461"/>
        <w:jc w:val="both"/>
        <w:rPr>
          <w:sz w:val="20"/>
          <w:szCs w:val="20"/>
        </w:rPr>
      </w:pPr>
    </w:p>
    <w:p w14:paraId="4A652EF6" w14:textId="77777777" w:rsidR="002058EA" w:rsidRPr="009404BB" w:rsidRDefault="002058EA" w:rsidP="00A50BC5">
      <w:pPr>
        <w:spacing w:line="276" w:lineRule="auto"/>
        <w:ind w:left="720" w:right="461"/>
        <w:jc w:val="both"/>
        <w:rPr>
          <w:sz w:val="20"/>
          <w:szCs w:val="20"/>
        </w:rPr>
      </w:pPr>
    </w:p>
    <w:p w14:paraId="4D140C26" w14:textId="77777777" w:rsidR="002058EA" w:rsidRPr="009404BB" w:rsidRDefault="002058EA" w:rsidP="00A50BC5">
      <w:pPr>
        <w:spacing w:line="276" w:lineRule="auto"/>
        <w:ind w:left="720" w:right="461"/>
        <w:jc w:val="both"/>
        <w:rPr>
          <w:sz w:val="20"/>
          <w:szCs w:val="20"/>
        </w:rPr>
      </w:pPr>
    </w:p>
    <w:p w14:paraId="7670FE5F" w14:textId="77777777" w:rsidR="002058EA" w:rsidRPr="009404BB" w:rsidRDefault="002058EA" w:rsidP="00A50BC5">
      <w:pPr>
        <w:spacing w:line="276" w:lineRule="auto"/>
        <w:ind w:left="720" w:right="461"/>
        <w:jc w:val="both"/>
        <w:rPr>
          <w:sz w:val="20"/>
          <w:szCs w:val="20"/>
        </w:rPr>
      </w:pPr>
    </w:p>
    <w:p w14:paraId="67F0DDBB" w14:textId="77777777" w:rsidR="002058EA" w:rsidRPr="009404BB" w:rsidRDefault="002058EA" w:rsidP="00A50BC5">
      <w:pPr>
        <w:spacing w:line="276" w:lineRule="auto"/>
        <w:ind w:left="720" w:right="461"/>
        <w:jc w:val="both"/>
        <w:rPr>
          <w:sz w:val="20"/>
          <w:szCs w:val="20"/>
        </w:rPr>
      </w:pPr>
    </w:p>
    <w:p w14:paraId="5E3E5043" w14:textId="77777777" w:rsidR="002058EA" w:rsidRPr="009404BB" w:rsidRDefault="002058EA" w:rsidP="00A50BC5">
      <w:pPr>
        <w:spacing w:line="276" w:lineRule="auto"/>
        <w:ind w:left="720" w:right="461"/>
        <w:jc w:val="both"/>
        <w:rPr>
          <w:sz w:val="20"/>
          <w:szCs w:val="20"/>
        </w:rPr>
      </w:pPr>
    </w:p>
    <w:p w14:paraId="794C6708" w14:textId="77777777" w:rsidR="002058EA" w:rsidRPr="009404BB" w:rsidRDefault="002058EA" w:rsidP="00116317">
      <w:pPr>
        <w:spacing w:line="276" w:lineRule="auto"/>
        <w:ind w:right="461"/>
        <w:jc w:val="both"/>
        <w:rPr>
          <w:sz w:val="20"/>
          <w:szCs w:val="20"/>
        </w:rPr>
      </w:pPr>
    </w:p>
    <w:p w14:paraId="34836928" w14:textId="77777777" w:rsidR="00116317" w:rsidRPr="009404BB" w:rsidRDefault="00116317" w:rsidP="00116317">
      <w:pPr>
        <w:spacing w:line="276" w:lineRule="auto"/>
        <w:ind w:right="461"/>
        <w:jc w:val="both"/>
        <w:rPr>
          <w:sz w:val="20"/>
          <w:szCs w:val="20"/>
        </w:rPr>
      </w:pPr>
    </w:p>
    <w:p w14:paraId="537F59A4" w14:textId="77777777" w:rsidR="00116317" w:rsidRPr="009404BB" w:rsidRDefault="00116317" w:rsidP="00116317">
      <w:pPr>
        <w:spacing w:line="276" w:lineRule="auto"/>
        <w:ind w:right="461"/>
        <w:jc w:val="both"/>
        <w:rPr>
          <w:sz w:val="20"/>
          <w:szCs w:val="20"/>
        </w:rPr>
      </w:pPr>
    </w:p>
    <w:p w14:paraId="00C0729B" w14:textId="77777777" w:rsidR="00116317" w:rsidRPr="009404BB" w:rsidRDefault="00116317" w:rsidP="00116317">
      <w:pPr>
        <w:spacing w:line="276" w:lineRule="auto"/>
        <w:ind w:right="461"/>
        <w:jc w:val="both"/>
        <w:rPr>
          <w:sz w:val="20"/>
          <w:szCs w:val="20"/>
        </w:rPr>
      </w:pPr>
    </w:p>
    <w:p w14:paraId="07D452BD" w14:textId="77777777" w:rsidR="00116317" w:rsidRPr="009404BB" w:rsidRDefault="00116317" w:rsidP="00116317">
      <w:pPr>
        <w:spacing w:line="276" w:lineRule="auto"/>
        <w:ind w:right="461"/>
        <w:jc w:val="both"/>
        <w:rPr>
          <w:sz w:val="20"/>
          <w:szCs w:val="20"/>
        </w:rPr>
      </w:pPr>
    </w:p>
    <w:p w14:paraId="2191FD9E" w14:textId="77777777" w:rsidR="00116317" w:rsidRDefault="00116317" w:rsidP="00116317">
      <w:pPr>
        <w:spacing w:line="276" w:lineRule="auto"/>
        <w:ind w:right="461"/>
        <w:jc w:val="both"/>
        <w:rPr>
          <w:sz w:val="20"/>
          <w:szCs w:val="20"/>
        </w:rPr>
      </w:pPr>
    </w:p>
    <w:p w14:paraId="5B8E3FCE" w14:textId="77777777" w:rsidR="00FC3CB8" w:rsidRPr="009404BB" w:rsidRDefault="00FC3CB8" w:rsidP="00116317">
      <w:pPr>
        <w:spacing w:line="276" w:lineRule="auto"/>
        <w:ind w:right="461"/>
        <w:jc w:val="both"/>
        <w:rPr>
          <w:sz w:val="20"/>
          <w:szCs w:val="20"/>
        </w:rPr>
      </w:pPr>
    </w:p>
    <w:p w14:paraId="4594D675" w14:textId="77777777" w:rsidR="00116317" w:rsidRDefault="00116317" w:rsidP="00116317">
      <w:pPr>
        <w:spacing w:line="276" w:lineRule="auto"/>
        <w:ind w:right="461"/>
        <w:jc w:val="both"/>
        <w:rPr>
          <w:sz w:val="20"/>
          <w:szCs w:val="20"/>
        </w:rPr>
      </w:pPr>
    </w:p>
    <w:p w14:paraId="4801AAD4" w14:textId="77777777" w:rsidR="009E6301" w:rsidRDefault="009E6301" w:rsidP="00116317">
      <w:pPr>
        <w:spacing w:line="276" w:lineRule="auto"/>
        <w:ind w:right="461"/>
        <w:jc w:val="both"/>
        <w:rPr>
          <w:sz w:val="20"/>
          <w:szCs w:val="20"/>
        </w:rPr>
      </w:pPr>
    </w:p>
    <w:p w14:paraId="35736E8A" w14:textId="77777777" w:rsidR="009E6301" w:rsidRDefault="009E6301" w:rsidP="00116317">
      <w:pPr>
        <w:spacing w:line="276" w:lineRule="auto"/>
        <w:ind w:right="461"/>
        <w:jc w:val="both"/>
        <w:rPr>
          <w:sz w:val="20"/>
          <w:szCs w:val="20"/>
        </w:rPr>
      </w:pPr>
    </w:p>
    <w:p w14:paraId="311C6F53" w14:textId="77777777" w:rsidR="009E6301" w:rsidRDefault="009E6301" w:rsidP="00116317">
      <w:pPr>
        <w:spacing w:line="276" w:lineRule="auto"/>
        <w:ind w:right="461"/>
        <w:jc w:val="both"/>
        <w:rPr>
          <w:sz w:val="20"/>
          <w:szCs w:val="20"/>
        </w:rPr>
      </w:pPr>
    </w:p>
    <w:p w14:paraId="10D24138" w14:textId="77777777" w:rsidR="009E6301" w:rsidRPr="009404BB" w:rsidRDefault="009E6301" w:rsidP="00116317">
      <w:pPr>
        <w:spacing w:line="276" w:lineRule="auto"/>
        <w:ind w:right="461"/>
        <w:jc w:val="both"/>
        <w:rPr>
          <w:sz w:val="20"/>
          <w:szCs w:val="20"/>
        </w:rPr>
      </w:pPr>
    </w:p>
    <w:p w14:paraId="4E7112D7" w14:textId="77777777" w:rsidR="002C01CC" w:rsidRDefault="002C01CC" w:rsidP="00116317">
      <w:pPr>
        <w:spacing w:line="276" w:lineRule="auto"/>
        <w:ind w:right="461"/>
        <w:jc w:val="both"/>
        <w:rPr>
          <w:sz w:val="20"/>
          <w:szCs w:val="20"/>
        </w:rPr>
      </w:pPr>
    </w:p>
    <w:p w14:paraId="18CECC29" w14:textId="77777777" w:rsidR="0009639D" w:rsidRPr="009404BB" w:rsidRDefault="0009639D" w:rsidP="0009639D">
      <w:pPr>
        <w:tabs>
          <w:tab w:val="left" w:pos="903"/>
        </w:tabs>
        <w:rPr>
          <w:sz w:val="20"/>
          <w:szCs w:val="20"/>
        </w:rPr>
      </w:pPr>
    </w:p>
    <w:p w14:paraId="18EF2753" w14:textId="77777777" w:rsidR="0009639D" w:rsidRDefault="0009639D" w:rsidP="0009639D">
      <w:pPr>
        <w:tabs>
          <w:tab w:val="left" w:pos="903"/>
        </w:tabs>
        <w:rPr>
          <w:sz w:val="20"/>
          <w:szCs w:val="20"/>
        </w:rPr>
      </w:pPr>
    </w:p>
    <w:p w14:paraId="3C34C2F7" w14:textId="77777777" w:rsidR="009E6301" w:rsidRPr="009404BB" w:rsidRDefault="009E6301" w:rsidP="0009639D">
      <w:pPr>
        <w:tabs>
          <w:tab w:val="left" w:pos="903"/>
        </w:tabs>
        <w:rPr>
          <w:sz w:val="20"/>
          <w:szCs w:val="20"/>
        </w:rPr>
      </w:pPr>
    </w:p>
    <w:p w14:paraId="29C44D48" w14:textId="77777777" w:rsidR="0009639D" w:rsidRPr="009404BB" w:rsidRDefault="0009639D" w:rsidP="0009639D">
      <w:pPr>
        <w:tabs>
          <w:tab w:val="left" w:pos="903"/>
        </w:tabs>
        <w:rPr>
          <w:sz w:val="20"/>
          <w:szCs w:val="20"/>
        </w:rPr>
      </w:pPr>
    </w:p>
    <w:p w14:paraId="6AD58A7C" w14:textId="77777777" w:rsidR="0009639D" w:rsidRPr="009404BB" w:rsidRDefault="0009639D" w:rsidP="0009639D">
      <w:pPr>
        <w:tabs>
          <w:tab w:val="left" w:pos="903"/>
        </w:tabs>
        <w:rPr>
          <w:sz w:val="20"/>
          <w:szCs w:val="20"/>
        </w:rPr>
      </w:pPr>
    </w:p>
    <w:p w14:paraId="1D2EB441" w14:textId="77777777" w:rsidR="0009639D" w:rsidRPr="009404BB" w:rsidRDefault="0009639D" w:rsidP="0009639D">
      <w:pPr>
        <w:tabs>
          <w:tab w:val="left" w:pos="903"/>
        </w:tabs>
        <w:rPr>
          <w:sz w:val="20"/>
          <w:szCs w:val="20"/>
        </w:rPr>
      </w:pPr>
    </w:p>
    <w:p w14:paraId="23C5E92C" w14:textId="77777777" w:rsidR="0009639D" w:rsidRPr="009404BB" w:rsidRDefault="0009639D" w:rsidP="0009639D">
      <w:pPr>
        <w:tabs>
          <w:tab w:val="left" w:pos="903"/>
        </w:tabs>
        <w:rPr>
          <w:sz w:val="20"/>
          <w:szCs w:val="20"/>
        </w:rPr>
      </w:pPr>
    </w:p>
    <w:p w14:paraId="4F285B64" w14:textId="77777777" w:rsidR="009E6301" w:rsidRPr="009404BB" w:rsidRDefault="009E6301" w:rsidP="009E6301">
      <w:pPr>
        <w:jc w:val="center"/>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7A8F025D" w14:textId="77777777" w:rsidR="0009639D" w:rsidRPr="009404BB" w:rsidRDefault="0009639D" w:rsidP="0009639D">
      <w:pPr>
        <w:tabs>
          <w:tab w:val="left" w:pos="903"/>
        </w:tabs>
        <w:rPr>
          <w:sz w:val="20"/>
          <w:szCs w:val="20"/>
        </w:rPr>
      </w:pPr>
    </w:p>
    <w:p w14:paraId="5B5AB1A1" w14:textId="77777777" w:rsidR="0009639D" w:rsidRPr="009404BB" w:rsidRDefault="0009639D" w:rsidP="0009639D">
      <w:pPr>
        <w:tabs>
          <w:tab w:val="left" w:pos="903"/>
        </w:tabs>
        <w:rPr>
          <w:sz w:val="20"/>
          <w:szCs w:val="20"/>
        </w:rPr>
      </w:pPr>
    </w:p>
    <w:p w14:paraId="415D5377" w14:textId="77777777" w:rsidR="0009639D" w:rsidRPr="009404BB" w:rsidRDefault="0009639D" w:rsidP="0009639D">
      <w:pPr>
        <w:tabs>
          <w:tab w:val="left" w:pos="903"/>
        </w:tabs>
        <w:rPr>
          <w:sz w:val="20"/>
          <w:szCs w:val="20"/>
        </w:rPr>
      </w:pPr>
    </w:p>
    <w:p w14:paraId="3457DE3D" w14:textId="77777777" w:rsidR="0009639D" w:rsidRPr="009404BB" w:rsidRDefault="0009639D" w:rsidP="0009639D">
      <w:pPr>
        <w:tabs>
          <w:tab w:val="left" w:pos="903"/>
        </w:tabs>
        <w:rPr>
          <w:sz w:val="20"/>
          <w:szCs w:val="20"/>
        </w:rPr>
      </w:pPr>
    </w:p>
    <w:p w14:paraId="29F5941E" w14:textId="77777777" w:rsidR="0009639D" w:rsidRPr="009404BB" w:rsidRDefault="0009639D" w:rsidP="0009639D">
      <w:pPr>
        <w:tabs>
          <w:tab w:val="left" w:pos="903"/>
        </w:tabs>
        <w:rPr>
          <w:sz w:val="20"/>
          <w:szCs w:val="20"/>
        </w:rPr>
      </w:pPr>
    </w:p>
    <w:p w14:paraId="4D400117" w14:textId="77777777" w:rsidR="0009639D" w:rsidRPr="009404BB" w:rsidRDefault="0009639D" w:rsidP="0009639D">
      <w:pPr>
        <w:tabs>
          <w:tab w:val="left" w:pos="903"/>
        </w:tabs>
        <w:rPr>
          <w:sz w:val="20"/>
          <w:szCs w:val="20"/>
        </w:rPr>
      </w:pPr>
    </w:p>
    <w:p w14:paraId="2B76A00E" w14:textId="77777777" w:rsidR="0009639D" w:rsidRPr="009404BB" w:rsidRDefault="0009639D" w:rsidP="0009639D">
      <w:pPr>
        <w:tabs>
          <w:tab w:val="left" w:pos="903"/>
        </w:tabs>
        <w:rPr>
          <w:sz w:val="20"/>
          <w:szCs w:val="20"/>
        </w:rPr>
      </w:pPr>
    </w:p>
    <w:p w14:paraId="00E7049E" w14:textId="77777777" w:rsidR="0009639D" w:rsidRPr="009404BB" w:rsidRDefault="0009639D" w:rsidP="0009639D">
      <w:pPr>
        <w:tabs>
          <w:tab w:val="left" w:pos="903"/>
        </w:tabs>
        <w:rPr>
          <w:sz w:val="20"/>
          <w:szCs w:val="20"/>
        </w:rPr>
      </w:pPr>
    </w:p>
    <w:p w14:paraId="39A8D879" w14:textId="77777777" w:rsidR="0009639D" w:rsidRPr="009404BB" w:rsidRDefault="0009639D" w:rsidP="0009639D">
      <w:pPr>
        <w:tabs>
          <w:tab w:val="left" w:pos="903"/>
        </w:tabs>
        <w:rPr>
          <w:sz w:val="20"/>
          <w:szCs w:val="20"/>
        </w:rPr>
      </w:pPr>
    </w:p>
    <w:p w14:paraId="1D8560D8" w14:textId="77777777" w:rsidR="0009639D" w:rsidRPr="009404BB" w:rsidRDefault="0009639D" w:rsidP="0009639D">
      <w:pPr>
        <w:tabs>
          <w:tab w:val="left" w:pos="903"/>
        </w:tabs>
        <w:rPr>
          <w:sz w:val="20"/>
          <w:szCs w:val="20"/>
        </w:rPr>
      </w:pPr>
    </w:p>
    <w:p w14:paraId="20E0F6F8" w14:textId="77777777" w:rsidR="0009639D" w:rsidRPr="009404BB" w:rsidRDefault="0009639D" w:rsidP="0009639D">
      <w:pPr>
        <w:tabs>
          <w:tab w:val="left" w:pos="903"/>
        </w:tabs>
        <w:rPr>
          <w:sz w:val="20"/>
          <w:szCs w:val="20"/>
        </w:rPr>
      </w:pPr>
    </w:p>
    <w:p w14:paraId="716F39EB" w14:textId="77777777" w:rsidR="0009639D" w:rsidRPr="009404BB" w:rsidRDefault="0009639D" w:rsidP="0009639D">
      <w:pPr>
        <w:tabs>
          <w:tab w:val="left" w:pos="903"/>
        </w:tabs>
        <w:rPr>
          <w:sz w:val="20"/>
          <w:szCs w:val="20"/>
        </w:rPr>
      </w:pPr>
    </w:p>
    <w:p w14:paraId="530DE48E" w14:textId="77777777" w:rsidR="0009639D" w:rsidRPr="009404BB" w:rsidRDefault="0009639D" w:rsidP="0009639D">
      <w:pPr>
        <w:tabs>
          <w:tab w:val="left" w:pos="903"/>
        </w:tabs>
        <w:rPr>
          <w:sz w:val="20"/>
          <w:szCs w:val="20"/>
        </w:rPr>
      </w:pPr>
    </w:p>
    <w:p w14:paraId="570602E9" w14:textId="77777777" w:rsidR="0009639D" w:rsidRPr="009404BB" w:rsidRDefault="0009639D" w:rsidP="0009639D">
      <w:pPr>
        <w:tabs>
          <w:tab w:val="left" w:pos="903"/>
        </w:tabs>
        <w:rPr>
          <w:sz w:val="20"/>
          <w:szCs w:val="20"/>
        </w:rPr>
      </w:pPr>
    </w:p>
    <w:p w14:paraId="1CAA90FE" w14:textId="77777777" w:rsidR="0009639D" w:rsidRPr="009404BB" w:rsidRDefault="0009639D" w:rsidP="0009639D">
      <w:pPr>
        <w:tabs>
          <w:tab w:val="left" w:pos="903"/>
        </w:tabs>
        <w:rPr>
          <w:sz w:val="20"/>
          <w:szCs w:val="20"/>
        </w:rPr>
      </w:pPr>
    </w:p>
    <w:p w14:paraId="56892CC6" w14:textId="77777777" w:rsidR="0009639D" w:rsidRDefault="0009639D" w:rsidP="0009639D">
      <w:pPr>
        <w:pStyle w:val="Heading1"/>
        <w:jc w:val="left"/>
      </w:pPr>
    </w:p>
    <w:p w14:paraId="2D18BB6A" w14:textId="77777777" w:rsidR="00D24333" w:rsidRDefault="00D24333" w:rsidP="00D24333"/>
    <w:p w14:paraId="63E7354D" w14:textId="77777777" w:rsidR="00D24333" w:rsidRPr="00D24333" w:rsidRDefault="00D24333" w:rsidP="00D24333"/>
    <w:p w14:paraId="6787933A" w14:textId="77777777" w:rsidR="0009639D" w:rsidRPr="0009639D" w:rsidRDefault="0009639D" w:rsidP="0009639D"/>
    <w:p w14:paraId="75B646BE" w14:textId="77777777" w:rsidR="00116317" w:rsidRPr="009404BB" w:rsidRDefault="00116317" w:rsidP="00116317">
      <w:pPr>
        <w:spacing w:line="276" w:lineRule="auto"/>
        <w:ind w:right="461"/>
        <w:jc w:val="both"/>
        <w:rPr>
          <w:sz w:val="20"/>
          <w:szCs w:val="20"/>
        </w:rPr>
      </w:pPr>
    </w:p>
    <w:p w14:paraId="4ECC788A" w14:textId="6A20EFAE" w:rsidR="003D3E9B" w:rsidRPr="009404BB" w:rsidRDefault="00116317" w:rsidP="00116317">
      <w:pPr>
        <w:pStyle w:val="Heading1"/>
      </w:pPr>
      <w:bookmarkStart w:id="26" w:name="_Toc187674076"/>
      <w:r w:rsidRPr="009404BB">
        <w:lastRenderedPageBreak/>
        <w:t>BAB 2</w:t>
      </w:r>
      <w:r w:rsidR="00734987" w:rsidRPr="009404BB">
        <w:br/>
      </w:r>
      <w:bookmarkStart w:id="27" w:name="_Toc176987387"/>
      <w:r w:rsidR="00734987" w:rsidRPr="009404BB">
        <w:t>KAJIAN PUSTAKA</w:t>
      </w:r>
      <w:bookmarkEnd w:id="26"/>
      <w:bookmarkEnd w:id="27"/>
    </w:p>
    <w:p w14:paraId="15391662" w14:textId="77777777" w:rsidR="003D3E9B" w:rsidRPr="009404BB" w:rsidRDefault="003D3E9B" w:rsidP="00A50BC5">
      <w:pPr>
        <w:spacing w:line="276" w:lineRule="auto"/>
        <w:ind w:right="461" w:firstLine="360"/>
        <w:jc w:val="both"/>
        <w:rPr>
          <w:sz w:val="20"/>
          <w:szCs w:val="20"/>
        </w:rPr>
      </w:pPr>
    </w:p>
    <w:p w14:paraId="4A1C75AF" w14:textId="149C571E" w:rsidR="003D3E9B" w:rsidRPr="009404BB" w:rsidRDefault="00734987" w:rsidP="00A50BC5">
      <w:pPr>
        <w:pStyle w:val="Heading2"/>
        <w:numPr>
          <w:ilvl w:val="1"/>
          <w:numId w:val="3"/>
        </w:numPr>
        <w:ind w:right="461"/>
        <w:rPr>
          <w:rFonts w:cs="Times New Roman"/>
          <w:bCs/>
          <w:szCs w:val="20"/>
        </w:rPr>
      </w:pPr>
      <w:bookmarkStart w:id="28" w:name="_Toc176987388"/>
      <w:bookmarkStart w:id="29" w:name="_Toc187674077"/>
      <w:r w:rsidRPr="009404BB">
        <w:rPr>
          <w:rFonts w:cs="Times New Roman"/>
          <w:bCs/>
          <w:szCs w:val="20"/>
        </w:rPr>
        <w:t>DESKRIPSI PERMASALAHAN</w:t>
      </w:r>
      <w:bookmarkEnd w:id="28"/>
      <w:bookmarkEnd w:id="29"/>
    </w:p>
    <w:p w14:paraId="40DB8A60" w14:textId="745100F3" w:rsidR="003D3E9B" w:rsidRPr="009404BB" w:rsidRDefault="00075F59" w:rsidP="00A50BC5">
      <w:pPr>
        <w:spacing w:line="276" w:lineRule="auto"/>
        <w:ind w:right="461" w:firstLine="340"/>
        <w:jc w:val="both"/>
        <w:rPr>
          <w:sz w:val="20"/>
          <w:szCs w:val="20"/>
        </w:rPr>
      </w:pP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testing </w:t>
      </w:r>
      <w:proofErr w:type="spellStart"/>
      <w:r w:rsidRPr="009404BB">
        <w:rPr>
          <w:sz w:val="20"/>
          <w:szCs w:val="20"/>
        </w:rPr>
        <w:t>adalah</w:t>
      </w:r>
      <w:proofErr w:type="spellEnd"/>
      <w:r w:rsidRPr="009404BB">
        <w:rPr>
          <w:sz w:val="20"/>
          <w:szCs w:val="20"/>
        </w:rPr>
        <w:t xml:space="preserve"> proses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kesalahan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kekurangan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00CF5E58" w:rsidRPr="009404BB">
        <w:rPr>
          <w:sz w:val="20"/>
          <w:szCs w:val="20"/>
        </w:rPr>
        <w:t>fitur</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spesifikasi</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ditentukan</w:t>
      </w:r>
      <w:proofErr w:type="spellEnd"/>
      <w:r w:rsidRPr="009404BB">
        <w:rPr>
          <w:sz w:val="20"/>
          <w:szCs w:val="20"/>
        </w:rPr>
        <w:t xml:space="preserve"> dan </w:t>
      </w:r>
      <w:proofErr w:type="spellStart"/>
      <w:r w:rsidRPr="009404BB">
        <w:rPr>
          <w:sz w:val="20"/>
          <w:szCs w:val="20"/>
        </w:rPr>
        <w:t>memenuhi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Software Quality Assurance (QA)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yang sangat </w:t>
      </w:r>
      <w:proofErr w:type="spellStart"/>
      <w:r w:rsidRPr="009404BB">
        <w:rPr>
          <w:sz w:val="20"/>
          <w:szCs w:val="20"/>
        </w:rPr>
        <w:t>krusial</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yang </w:t>
      </w:r>
      <w:proofErr w:type="spellStart"/>
      <w:r w:rsidRPr="009404BB">
        <w:rPr>
          <w:sz w:val="20"/>
          <w:szCs w:val="20"/>
        </w:rPr>
        <w:t>dihasilkan</w:t>
      </w:r>
      <w:proofErr w:type="spellEnd"/>
      <w:r w:rsidRPr="009404BB">
        <w:rPr>
          <w:sz w:val="20"/>
          <w:szCs w:val="20"/>
        </w:rPr>
        <w:t xml:space="preserve"> </w:t>
      </w:r>
      <w:proofErr w:type="spellStart"/>
      <w:r w:rsidRPr="009404BB">
        <w:rPr>
          <w:sz w:val="20"/>
          <w:szCs w:val="20"/>
        </w:rPr>
        <w:t>memenuhi</w:t>
      </w:r>
      <w:proofErr w:type="spellEnd"/>
      <w:r w:rsidRPr="009404BB">
        <w:rPr>
          <w:sz w:val="20"/>
          <w:szCs w:val="20"/>
        </w:rPr>
        <w:t xml:space="preserve"> </w:t>
      </w:r>
      <w:proofErr w:type="spellStart"/>
      <w:r w:rsidRPr="009404BB">
        <w:rPr>
          <w:sz w:val="20"/>
          <w:szCs w:val="20"/>
        </w:rPr>
        <w:t>standar</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ditetapkan</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008D42E1" w:rsidRPr="009404BB">
        <w:rPr>
          <w:sz w:val="20"/>
          <w:szCs w:val="20"/>
        </w:rPr>
        <w:t>tugas</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mencapai</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membuat</w:t>
      </w:r>
      <w:proofErr w:type="spellEnd"/>
      <w:r w:rsidRPr="009404BB">
        <w:rPr>
          <w:sz w:val="20"/>
          <w:szCs w:val="20"/>
        </w:rPr>
        <w:t xml:space="preserve"> test case. </w:t>
      </w:r>
      <w:proofErr w:type="spellStart"/>
      <w:r w:rsidRPr="009404BB">
        <w:rPr>
          <w:sz w:val="20"/>
          <w:szCs w:val="20"/>
        </w:rPr>
        <w:t>Setiap</w:t>
      </w:r>
      <w:proofErr w:type="spellEnd"/>
      <w:r w:rsidRPr="009404BB">
        <w:rPr>
          <w:sz w:val="20"/>
          <w:szCs w:val="20"/>
        </w:rPr>
        <w:t xml:space="preserve"> kali </w:t>
      </w:r>
      <w:proofErr w:type="spellStart"/>
      <w:r w:rsidRPr="009404BB">
        <w:rPr>
          <w:sz w:val="20"/>
          <w:szCs w:val="20"/>
        </w:rPr>
        <w:t>ada</w:t>
      </w:r>
      <w:proofErr w:type="spellEnd"/>
      <w:r w:rsidRPr="009404BB">
        <w:rPr>
          <w:sz w:val="20"/>
          <w:szCs w:val="20"/>
        </w:rPr>
        <w:t xml:space="preserve"> </w:t>
      </w:r>
      <w:proofErr w:type="spellStart"/>
      <w:r w:rsidRPr="009404BB">
        <w:rPr>
          <w:sz w:val="20"/>
          <w:szCs w:val="20"/>
        </w:rPr>
        <w:t>perubahan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penambahan</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test case </w:t>
      </w:r>
      <w:proofErr w:type="spellStart"/>
      <w:r w:rsidRPr="009404BB">
        <w:rPr>
          <w:sz w:val="20"/>
          <w:szCs w:val="20"/>
        </w:rPr>
        <w:t>digunakan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mendeteksi</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bug.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demikian</w:t>
      </w:r>
      <w:proofErr w:type="spellEnd"/>
      <w:r w:rsidRPr="009404BB">
        <w:rPr>
          <w:sz w:val="20"/>
          <w:szCs w:val="20"/>
        </w:rPr>
        <w:t xml:space="preserve">, test case </w:t>
      </w:r>
      <w:proofErr w:type="spellStart"/>
      <w:r w:rsidRPr="009404BB">
        <w:rPr>
          <w:sz w:val="20"/>
          <w:szCs w:val="20"/>
        </w:rPr>
        <w:t>merupakan</w:t>
      </w:r>
      <w:proofErr w:type="spellEnd"/>
      <w:r w:rsidRPr="009404BB">
        <w:rPr>
          <w:sz w:val="20"/>
          <w:szCs w:val="20"/>
        </w:rPr>
        <w:t xml:space="preserve"> </w:t>
      </w:r>
      <w:proofErr w:type="spellStart"/>
      <w:r w:rsidRPr="009404BB">
        <w:rPr>
          <w:sz w:val="20"/>
          <w:szCs w:val="20"/>
        </w:rPr>
        <w:t>alat</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menjaga</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dan </w:t>
      </w:r>
      <w:proofErr w:type="spellStart"/>
      <w:r w:rsidRPr="009404BB">
        <w:rPr>
          <w:sz w:val="20"/>
          <w:szCs w:val="20"/>
        </w:rPr>
        <w:t>stabilitas</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w:t>
      </w:r>
    </w:p>
    <w:p w14:paraId="06ECE8AA" w14:textId="77777777" w:rsidR="000A4AC8" w:rsidRPr="009404BB" w:rsidRDefault="000A4AC8" w:rsidP="00A50BC5">
      <w:pPr>
        <w:spacing w:line="276" w:lineRule="auto"/>
        <w:ind w:right="461" w:firstLine="340"/>
        <w:jc w:val="both"/>
        <w:rPr>
          <w:sz w:val="20"/>
          <w:szCs w:val="20"/>
        </w:rPr>
      </w:pPr>
      <w:r w:rsidRPr="009404BB">
        <w:rPr>
          <w:noProof/>
          <w:sz w:val="20"/>
          <w:szCs w:val="20"/>
        </w:rPr>
        <w:drawing>
          <wp:anchor distT="0" distB="0" distL="114300" distR="114300" simplePos="0" relativeHeight="251688448" behindDoc="0" locked="0" layoutInCell="1" allowOverlap="1" wp14:anchorId="3FE2D012" wp14:editId="7976F953">
            <wp:simplePos x="0" y="0"/>
            <wp:positionH relativeFrom="margin">
              <wp:posOffset>3306</wp:posOffset>
            </wp:positionH>
            <wp:positionV relativeFrom="paragraph">
              <wp:posOffset>154305</wp:posOffset>
            </wp:positionV>
            <wp:extent cx="3713480" cy="1909445"/>
            <wp:effectExtent l="0" t="0" r="1270" b="0"/>
            <wp:wrapSquare wrapText="bothSides"/>
            <wp:docPr id="2341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08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3480" cy="1909445"/>
                    </a:xfrm>
                    <a:prstGeom prst="rect">
                      <a:avLst/>
                    </a:prstGeom>
                  </pic:spPr>
                </pic:pic>
              </a:graphicData>
            </a:graphic>
          </wp:anchor>
        </w:drawing>
      </w:r>
    </w:p>
    <w:p w14:paraId="49A66AE5" w14:textId="564B072F" w:rsidR="000A4AC8" w:rsidRPr="009404BB" w:rsidRDefault="006342E8" w:rsidP="006342E8">
      <w:pPr>
        <w:pStyle w:val="Caption"/>
        <w:jc w:val="center"/>
        <w:rPr>
          <w:b/>
          <w:bCs/>
          <w:i w:val="0"/>
          <w:iCs w:val="0"/>
          <w:color w:val="000000" w:themeColor="text1"/>
          <w:sz w:val="20"/>
          <w:szCs w:val="20"/>
        </w:rPr>
      </w:pPr>
      <w:bookmarkStart w:id="30" w:name="_Toc187666651"/>
      <w:bookmarkStart w:id="31" w:name="_Toc187668428"/>
      <w:r w:rsidRPr="009404BB">
        <w:rPr>
          <w:b/>
          <w:bCs/>
          <w:i w:val="0"/>
          <w:iCs w:val="0"/>
          <w:color w:val="000000" w:themeColor="text1"/>
          <w:sz w:val="20"/>
          <w:szCs w:val="20"/>
        </w:rPr>
        <w:t xml:space="preserve">Gambar 2.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Gambar_2.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Dokumen</w:t>
      </w:r>
      <w:proofErr w:type="spellEnd"/>
      <w:r w:rsidRPr="009404BB">
        <w:rPr>
          <w:b/>
          <w:bCs/>
          <w:i w:val="0"/>
          <w:iCs w:val="0"/>
          <w:color w:val="000000" w:themeColor="text1"/>
          <w:sz w:val="20"/>
          <w:szCs w:val="20"/>
        </w:rPr>
        <w:t xml:space="preserve"> Test Case QA Agree</w:t>
      </w:r>
      <w:bookmarkEnd w:id="30"/>
      <w:bookmarkEnd w:id="31"/>
    </w:p>
    <w:p w14:paraId="13131923" w14:textId="77777777" w:rsidR="004850B9" w:rsidRPr="009404BB" w:rsidRDefault="004850B9" w:rsidP="00A50BC5">
      <w:pPr>
        <w:spacing w:line="276" w:lineRule="auto"/>
        <w:ind w:right="461" w:firstLine="340"/>
        <w:jc w:val="both"/>
        <w:rPr>
          <w:sz w:val="20"/>
          <w:szCs w:val="20"/>
        </w:rPr>
      </w:pPr>
    </w:p>
    <w:p w14:paraId="742E888D" w14:textId="77777777" w:rsidR="004850B9" w:rsidRPr="009404BB" w:rsidRDefault="004850B9" w:rsidP="007016E0">
      <w:pPr>
        <w:spacing w:line="276" w:lineRule="auto"/>
        <w:ind w:right="461"/>
        <w:jc w:val="both"/>
        <w:rPr>
          <w:sz w:val="20"/>
          <w:szCs w:val="20"/>
        </w:rPr>
      </w:pPr>
    </w:p>
    <w:p w14:paraId="592712DA" w14:textId="1CE212C7" w:rsidR="000A4AC8" w:rsidRPr="009404BB" w:rsidRDefault="000A4AC8" w:rsidP="00A50BC5">
      <w:pPr>
        <w:spacing w:line="276" w:lineRule="auto"/>
        <w:ind w:right="461" w:firstLine="340"/>
        <w:jc w:val="both"/>
        <w:rPr>
          <w:sz w:val="20"/>
          <w:szCs w:val="20"/>
        </w:rPr>
      </w:pPr>
      <w:r w:rsidRPr="009404BB">
        <w:rPr>
          <w:sz w:val="20"/>
          <w:szCs w:val="20"/>
        </w:rPr>
        <w:t xml:space="preserve">Pada </w:t>
      </w:r>
      <w:proofErr w:type="spellStart"/>
      <w:r w:rsidRPr="009404BB">
        <w:rPr>
          <w:sz w:val="20"/>
          <w:szCs w:val="20"/>
        </w:rPr>
        <w:t>gambar</w:t>
      </w:r>
      <w:proofErr w:type="spellEnd"/>
      <w:r w:rsidRPr="009404BB">
        <w:rPr>
          <w:sz w:val="20"/>
          <w:szCs w:val="20"/>
        </w:rPr>
        <w:t xml:space="preserve"> 2.1 </w:t>
      </w:r>
      <w:proofErr w:type="spellStart"/>
      <w:r w:rsidRPr="009404BB">
        <w:rPr>
          <w:sz w:val="20"/>
          <w:szCs w:val="20"/>
        </w:rPr>
        <w:t>ditampilkan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QA Agree</w:t>
      </w:r>
      <w:r w:rsidR="0010534E" w:rsidRPr="009404BB">
        <w:rPr>
          <w:sz w:val="20"/>
          <w:szCs w:val="20"/>
        </w:rPr>
        <w:t xml:space="preserve"> Telkom Indonesia</w:t>
      </w:r>
      <w:r w:rsidRPr="009404BB">
        <w:rPr>
          <w:sz w:val="20"/>
          <w:szCs w:val="20"/>
        </w:rPr>
        <w:t xml:space="preserve">. Pada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r w:rsidR="0017177C" w:rsidRPr="009404BB">
        <w:rPr>
          <w:sz w:val="20"/>
          <w:szCs w:val="20"/>
        </w:rPr>
        <w:t>data</w:t>
      </w:r>
      <w:r w:rsidRPr="009404BB">
        <w:rPr>
          <w:sz w:val="20"/>
          <w:szCs w:val="20"/>
        </w:rPr>
        <w:t xml:space="preserve"> test case </w:t>
      </w:r>
      <w:proofErr w:type="spellStart"/>
      <w:r w:rsidR="0017177C" w:rsidRPr="009404BB">
        <w:rPr>
          <w:sz w:val="20"/>
          <w:szCs w:val="20"/>
        </w:rPr>
        <w:t>dari</w:t>
      </w:r>
      <w:proofErr w:type="spellEnd"/>
      <w:r w:rsidR="0017177C" w:rsidRPr="009404BB">
        <w:rPr>
          <w:sz w:val="20"/>
          <w:szCs w:val="20"/>
        </w:rPr>
        <w:t xml:space="preserve"> </w:t>
      </w:r>
      <w:proofErr w:type="spellStart"/>
      <w:r w:rsidR="0017177C" w:rsidRPr="009404BB">
        <w:rPr>
          <w:sz w:val="20"/>
          <w:szCs w:val="20"/>
        </w:rPr>
        <w:t>kumpulan</w:t>
      </w:r>
      <w:proofErr w:type="spellEnd"/>
      <w:r w:rsidR="0017177C" w:rsidRPr="009404BB">
        <w:rPr>
          <w:sz w:val="20"/>
          <w:szCs w:val="20"/>
        </w:rPr>
        <w:t xml:space="preserve"> </w:t>
      </w:r>
      <w:proofErr w:type="spellStart"/>
      <w:r w:rsidR="0017177C" w:rsidRPr="009404BB">
        <w:rPr>
          <w:sz w:val="20"/>
          <w:szCs w:val="20"/>
        </w:rPr>
        <w:t>skenario</w:t>
      </w:r>
      <w:proofErr w:type="spellEnd"/>
      <w:r w:rsidR="0017177C" w:rsidRPr="009404BB">
        <w:rPr>
          <w:sz w:val="20"/>
          <w:szCs w:val="20"/>
        </w:rPr>
        <w:t xml:space="preserve"> </w:t>
      </w:r>
      <w:proofErr w:type="spellStart"/>
      <w:r w:rsidR="0017177C" w:rsidRPr="009404BB">
        <w:rPr>
          <w:sz w:val="20"/>
          <w:szCs w:val="20"/>
        </w:rPr>
        <w:t>pengujian</w:t>
      </w:r>
      <w:proofErr w:type="spellEnd"/>
      <w:r w:rsidR="0017177C" w:rsidRPr="009404BB">
        <w:rPr>
          <w:sz w:val="20"/>
          <w:szCs w:val="20"/>
        </w:rPr>
        <w:t xml:space="preserve"> </w:t>
      </w:r>
      <w:proofErr w:type="spellStart"/>
      <w:r w:rsidR="0017177C" w:rsidRPr="009404BB">
        <w:rPr>
          <w:sz w:val="20"/>
          <w:szCs w:val="20"/>
        </w:rPr>
        <w:t>fitur</w:t>
      </w:r>
      <w:proofErr w:type="spellEnd"/>
      <w:r w:rsidR="0017177C" w:rsidRPr="009404BB">
        <w:rPr>
          <w:sz w:val="20"/>
          <w:szCs w:val="20"/>
        </w:rPr>
        <w:t xml:space="preserve"> </w:t>
      </w:r>
      <w:proofErr w:type="spellStart"/>
      <w:r w:rsidRPr="009404BB">
        <w:rPr>
          <w:sz w:val="20"/>
          <w:szCs w:val="20"/>
        </w:rPr>
        <w:t>beserta</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macam</w:t>
      </w:r>
      <w:proofErr w:type="spellEnd"/>
      <w:r w:rsidRPr="009404BB">
        <w:rPr>
          <w:sz w:val="20"/>
          <w:szCs w:val="20"/>
        </w:rPr>
        <w:t xml:space="preserve"> </w:t>
      </w:r>
      <w:proofErr w:type="spellStart"/>
      <w:r w:rsidRPr="009404BB">
        <w:rPr>
          <w:sz w:val="20"/>
          <w:szCs w:val="20"/>
        </w:rPr>
        <w:t>atribut</w:t>
      </w:r>
      <w:proofErr w:type="spellEnd"/>
      <w:r w:rsidRPr="009404BB">
        <w:rPr>
          <w:sz w:val="20"/>
          <w:szCs w:val="20"/>
        </w:rPr>
        <w:t xml:space="preserve"> </w:t>
      </w:r>
      <w:proofErr w:type="spellStart"/>
      <w:r w:rsidRPr="009404BB">
        <w:rPr>
          <w:sz w:val="20"/>
          <w:szCs w:val="20"/>
        </w:rPr>
        <w:t>pengujiannya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test step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prerequisites (</w:t>
      </w:r>
      <w:proofErr w:type="spellStart"/>
      <w:r w:rsidRPr="009404BB">
        <w:rPr>
          <w:sz w:val="20"/>
          <w:szCs w:val="20"/>
        </w:rPr>
        <w:t>prasyarat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dan expected result (</w:t>
      </w:r>
      <w:proofErr w:type="spellStart"/>
      <w:r w:rsidRPr="009404BB">
        <w:rPr>
          <w:sz w:val="20"/>
          <w:szCs w:val="20"/>
        </w:rPr>
        <w:t>ekspektasi</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Masing </w:t>
      </w:r>
      <w:proofErr w:type="spellStart"/>
      <w:r w:rsidRPr="009404BB">
        <w:rPr>
          <w:sz w:val="20"/>
          <w:szCs w:val="20"/>
        </w:rPr>
        <w:t>masing</w:t>
      </w:r>
      <w:proofErr w:type="spellEnd"/>
      <w:r w:rsidRPr="009404BB">
        <w:rPr>
          <w:sz w:val="20"/>
          <w:szCs w:val="20"/>
        </w:rPr>
        <w:t xml:space="preserve"> </w:t>
      </w:r>
      <w:proofErr w:type="spellStart"/>
      <w:r w:rsidRPr="009404BB">
        <w:rPr>
          <w:sz w:val="20"/>
          <w:szCs w:val="20"/>
        </w:rPr>
        <w:t>atribut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saling</w:t>
      </w:r>
      <w:proofErr w:type="spellEnd"/>
      <w:r w:rsidRPr="009404BB">
        <w:rPr>
          <w:sz w:val="20"/>
          <w:szCs w:val="20"/>
        </w:rPr>
        <w:t xml:space="preserve">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test case, dan </w:t>
      </w:r>
      <w:proofErr w:type="spellStart"/>
      <w:r w:rsidRPr="009404BB">
        <w:rPr>
          <w:sz w:val="20"/>
          <w:szCs w:val="20"/>
        </w:rPr>
        <w:t>dibutuhkan</w:t>
      </w:r>
      <w:proofErr w:type="spellEnd"/>
      <w:r w:rsidRPr="009404BB">
        <w:rPr>
          <w:sz w:val="20"/>
          <w:szCs w:val="20"/>
        </w:rPr>
        <w:t xml:space="preserve"> oleh QA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
    <w:p w14:paraId="32484880" w14:textId="585EB45A" w:rsidR="00372004" w:rsidRPr="009404BB" w:rsidRDefault="0017177C" w:rsidP="00A50BC5">
      <w:pPr>
        <w:spacing w:line="276" w:lineRule="auto"/>
        <w:ind w:right="461" w:firstLine="340"/>
        <w:jc w:val="both"/>
        <w:rPr>
          <w:sz w:val="20"/>
          <w:szCs w:val="20"/>
        </w:rPr>
      </w:pPr>
      <w:proofErr w:type="spellStart"/>
      <w:r w:rsidRPr="009404BB">
        <w:rPr>
          <w:sz w:val="20"/>
          <w:szCs w:val="20"/>
        </w:rPr>
        <w:t>Dalam</w:t>
      </w:r>
      <w:proofErr w:type="spellEnd"/>
      <w:r w:rsidR="00075F59" w:rsidRPr="009404BB">
        <w:rPr>
          <w:sz w:val="20"/>
          <w:szCs w:val="20"/>
        </w:rPr>
        <w:t xml:space="preserve"> </w:t>
      </w:r>
      <w:proofErr w:type="spellStart"/>
      <w:r w:rsidR="00075F59" w:rsidRPr="009404BB">
        <w:rPr>
          <w:sz w:val="20"/>
          <w:szCs w:val="20"/>
        </w:rPr>
        <w:t>prakteknya</w:t>
      </w:r>
      <w:proofErr w:type="spellEnd"/>
      <w:r w:rsidR="00075F59" w:rsidRPr="009404BB">
        <w:rPr>
          <w:sz w:val="20"/>
          <w:szCs w:val="20"/>
        </w:rPr>
        <w:t xml:space="preserve">, </w:t>
      </w:r>
      <w:proofErr w:type="spellStart"/>
      <w:r w:rsidR="00075F59" w:rsidRPr="009404BB">
        <w:rPr>
          <w:sz w:val="20"/>
          <w:szCs w:val="20"/>
        </w:rPr>
        <w:t>tim</w:t>
      </w:r>
      <w:proofErr w:type="spellEnd"/>
      <w:r w:rsidR="00075F59" w:rsidRPr="009404BB">
        <w:rPr>
          <w:sz w:val="20"/>
          <w:szCs w:val="20"/>
        </w:rPr>
        <w:t xml:space="preserve"> QA</w:t>
      </w:r>
      <w:r w:rsidR="000A4AC8" w:rsidRPr="009404BB">
        <w:rPr>
          <w:sz w:val="20"/>
          <w:szCs w:val="20"/>
        </w:rPr>
        <w:t xml:space="preserve"> </w:t>
      </w:r>
      <w:r w:rsidR="00075F59" w:rsidRPr="009404BB">
        <w:rPr>
          <w:sz w:val="20"/>
          <w:szCs w:val="20"/>
        </w:rPr>
        <w:t xml:space="preserve">Agree Telkom Indonesia yang </w:t>
      </w:r>
      <w:proofErr w:type="spellStart"/>
      <w:r w:rsidR="00075F59" w:rsidRPr="009404BB">
        <w:rPr>
          <w:sz w:val="20"/>
          <w:szCs w:val="20"/>
        </w:rPr>
        <w:t>bertanggung</w:t>
      </w:r>
      <w:proofErr w:type="spellEnd"/>
      <w:r w:rsidR="00075F59" w:rsidRPr="009404BB">
        <w:rPr>
          <w:sz w:val="20"/>
          <w:szCs w:val="20"/>
        </w:rPr>
        <w:t xml:space="preserve"> </w:t>
      </w:r>
      <w:proofErr w:type="spellStart"/>
      <w:r w:rsidR="00075F59" w:rsidRPr="009404BB">
        <w:rPr>
          <w:sz w:val="20"/>
          <w:szCs w:val="20"/>
        </w:rPr>
        <w:t>jawab</w:t>
      </w:r>
      <w:proofErr w:type="spellEnd"/>
      <w:r w:rsidR="00075F59" w:rsidRPr="009404BB">
        <w:rPr>
          <w:sz w:val="20"/>
          <w:szCs w:val="20"/>
        </w:rPr>
        <w:t xml:space="preserve"> </w:t>
      </w:r>
      <w:proofErr w:type="spellStart"/>
      <w:r w:rsidR="00075F59" w:rsidRPr="009404BB">
        <w:rPr>
          <w:sz w:val="20"/>
          <w:szCs w:val="20"/>
        </w:rPr>
        <w:t>atas</w:t>
      </w:r>
      <w:proofErr w:type="spellEnd"/>
      <w:r w:rsidR="00075F59" w:rsidRPr="009404BB">
        <w:rPr>
          <w:sz w:val="20"/>
          <w:szCs w:val="20"/>
        </w:rPr>
        <w:t xml:space="preserve"> </w:t>
      </w:r>
      <w:proofErr w:type="spellStart"/>
      <w:r w:rsidR="00075F59" w:rsidRPr="009404BB">
        <w:rPr>
          <w:sz w:val="20"/>
          <w:szCs w:val="20"/>
        </w:rPr>
        <w:t>pengujian</w:t>
      </w:r>
      <w:proofErr w:type="spellEnd"/>
      <w:r w:rsidR="00075F59" w:rsidRPr="009404BB">
        <w:rPr>
          <w:sz w:val="20"/>
          <w:szCs w:val="20"/>
        </w:rPr>
        <w:t xml:space="preserve"> </w:t>
      </w:r>
      <w:proofErr w:type="spellStart"/>
      <w:r w:rsidR="00075F59" w:rsidRPr="009404BB">
        <w:rPr>
          <w:sz w:val="20"/>
          <w:szCs w:val="20"/>
        </w:rPr>
        <w:t>perangkat</w:t>
      </w:r>
      <w:proofErr w:type="spellEnd"/>
      <w:r w:rsidR="00075F59" w:rsidRPr="009404BB">
        <w:rPr>
          <w:sz w:val="20"/>
          <w:szCs w:val="20"/>
        </w:rPr>
        <w:t xml:space="preserve"> </w:t>
      </w:r>
      <w:proofErr w:type="spellStart"/>
      <w:r w:rsidR="00075F59" w:rsidRPr="009404BB">
        <w:rPr>
          <w:sz w:val="20"/>
          <w:szCs w:val="20"/>
        </w:rPr>
        <w:t>lunak</w:t>
      </w:r>
      <w:proofErr w:type="spellEnd"/>
      <w:r w:rsidR="00075F59" w:rsidRPr="009404BB">
        <w:rPr>
          <w:sz w:val="20"/>
          <w:szCs w:val="20"/>
        </w:rPr>
        <w:t xml:space="preserve"> </w:t>
      </w:r>
      <w:proofErr w:type="spellStart"/>
      <w:r w:rsidR="00075F59" w:rsidRPr="009404BB">
        <w:rPr>
          <w:sz w:val="20"/>
          <w:szCs w:val="20"/>
        </w:rPr>
        <w:t>menghadapi</w:t>
      </w:r>
      <w:proofErr w:type="spellEnd"/>
      <w:r w:rsidR="00075F59" w:rsidRPr="009404BB">
        <w:rPr>
          <w:sz w:val="20"/>
          <w:szCs w:val="20"/>
        </w:rPr>
        <w:t xml:space="preserve"> </w:t>
      </w:r>
      <w:proofErr w:type="spellStart"/>
      <w:r w:rsidR="00075F59" w:rsidRPr="009404BB">
        <w:rPr>
          <w:sz w:val="20"/>
          <w:szCs w:val="20"/>
        </w:rPr>
        <w:t>beberapa</w:t>
      </w:r>
      <w:proofErr w:type="spellEnd"/>
      <w:r w:rsidR="00075F59" w:rsidRPr="009404BB">
        <w:rPr>
          <w:sz w:val="20"/>
          <w:szCs w:val="20"/>
        </w:rPr>
        <w:t xml:space="preserve"> </w:t>
      </w:r>
      <w:proofErr w:type="spellStart"/>
      <w:r w:rsidR="00075F59" w:rsidRPr="009404BB">
        <w:rPr>
          <w:sz w:val="20"/>
          <w:szCs w:val="20"/>
        </w:rPr>
        <w:t>permasalahan</w:t>
      </w:r>
      <w:proofErr w:type="spellEnd"/>
      <w:r w:rsidR="00075F59" w:rsidRPr="009404BB">
        <w:rPr>
          <w:sz w:val="20"/>
          <w:szCs w:val="20"/>
        </w:rPr>
        <w:t xml:space="preserve"> </w:t>
      </w:r>
      <w:proofErr w:type="spellStart"/>
      <w:r w:rsidR="00075F59" w:rsidRPr="009404BB">
        <w:rPr>
          <w:sz w:val="20"/>
          <w:szCs w:val="20"/>
        </w:rPr>
        <w:t>signifikan</w:t>
      </w:r>
      <w:proofErr w:type="spellEnd"/>
      <w:r w:rsidR="00075F59" w:rsidRPr="009404BB">
        <w:rPr>
          <w:sz w:val="20"/>
          <w:szCs w:val="20"/>
        </w:rPr>
        <w:t xml:space="preserve"> </w:t>
      </w:r>
      <w:proofErr w:type="spellStart"/>
      <w:r w:rsidR="00075F59" w:rsidRPr="009404BB">
        <w:rPr>
          <w:sz w:val="20"/>
          <w:szCs w:val="20"/>
        </w:rPr>
        <w:t>terkait</w:t>
      </w:r>
      <w:proofErr w:type="spellEnd"/>
      <w:r w:rsidR="00075F59" w:rsidRPr="009404BB">
        <w:rPr>
          <w:sz w:val="20"/>
          <w:szCs w:val="20"/>
        </w:rPr>
        <w:t xml:space="preserve"> </w:t>
      </w:r>
      <w:proofErr w:type="spellStart"/>
      <w:r w:rsidR="00075F59" w:rsidRPr="009404BB">
        <w:rPr>
          <w:sz w:val="20"/>
          <w:szCs w:val="20"/>
        </w:rPr>
        <w:t>pengelolaan</w:t>
      </w:r>
      <w:proofErr w:type="spellEnd"/>
      <w:r w:rsidR="00075F59" w:rsidRPr="009404BB">
        <w:rPr>
          <w:sz w:val="20"/>
          <w:szCs w:val="20"/>
        </w:rPr>
        <w:t xml:space="preserve"> test case. </w:t>
      </w:r>
      <w:proofErr w:type="spellStart"/>
      <w:r w:rsidR="00075F59" w:rsidRPr="009404BB">
        <w:rPr>
          <w:sz w:val="20"/>
          <w:szCs w:val="20"/>
        </w:rPr>
        <w:t>Seiring</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bertambahnya</w:t>
      </w:r>
      <w:proofErr w:type="spellEnd"/>
      <w:r w:rsidR="00075F59" w:rsidRPr="009404BB">
        <w:rPr>
          <w:sz w:val="20"/>
          <w:szCs w:val="20"/>
        </w:rPr>
        <w:t xml:space="preserve"> </w:t>
      </w:r>
      <w:proofErr w:type="spellStart"/>
      <w:r w:rsidR="00075F59" w:rsidRPr="009404BB">
        <w:rPr>
          <w:sz w:val="20"/>
          <w:szCs w:val="20"/>
        </w:rPr>
        <w:t>fitur</w:t>
      </w:r>
      <w:proofErr w:type="spellEnd"/>
      <w:r w:rsidR="00075F59" w:rsidRPr="009404BB">
        <w:rPr>
          <w:sz w:val="20"/>
          <w:szCs w:val="20"/>
        </w:rPr>
        <w:t xml:space="preserve"> dan </w:t>
      </w:r>
      <w:proofErr w:type="spellStart"/>
      <w:r w:rsidR="00075F59" w:rsidRPr="009404BB">
        <w:rPr>
          <w:sz w:val="20"/>
          <w:szCs w:val="20"/>
        </w:rPr>
        <w:t>peningkatan</w:t>
      </w:r>
      <w:proofErr w:type="spellEnd"/>
      <w:r w:rsidR="00075F59" w:rsidRPr="009404BB">
        <w:rPr>
          <w:sz w:val="20"/>
          <w:szCs w:val="20"/>
        </w:rPr>
        <w:t xml:space="preserve"> </w:t>
      </w:r>
      <w:proofErr w:type="spellStart"/>
      <w:r w:rsidR="00075F59" w:rsidRPr="009404BB">
        <w:rPr>
          <w:sz w:val="20"/>
          <w:szCs w:val="20"/>
        </w:rPr>
        <w:t>kompleksitas</w:t>
      </w:r>
      <w:proofErr w:type="spellEnd"/>
      <w:r w:rsidR="00075F59" w:rsidRPr="009404BB">
        <w:rPr>
          <w:sz w:val="20"/>
          <w:szCs w:val="20"/>
        </w:rPr>
        <w:t xml:space="preserve"> </w:t>
      </w:r>
      <w:proofErr w:type="spellStart"/>
      <w:r w:rsidR="00075F59" w:rsidRPr="009404BB">
        <w:rPr>
          <w:sz w:val="20"/>
          <w:szCs w:val="20"/>
        </w:rPr>
        <w:t>perangkat</w:t>
      </w:r>
      <w:proofErr w:type="spellEnd"/>
      <w:r w:rsidR="00075F59" w:rsidRPr="009404BB">
        <w:rPr>
          <w:sz w:val="20"/>
          <w:szCs w:val="20"/>
        </w:rPr>
        <w:t xml:space="preserve"> </w:t>
      </w:r>
      <w:proofErr w:type="spellStart"/>
      <w:r w:rsidR="00075F59" w:rsidRPr="009404BB">
        <w:rPr>
          <w:sz w:val="20"/>
          <w:szCs w:val="20"/>
        </w:rPr>
        <w:t>lunak</w:t>
      </w:r>
      <w:proofErr w:type="spellEnd"/>
      <w:r w:rsidR="00075F59" w:rsidRPr="009404BB">
        <w:rPr>
          <w:sz w:val="20"/>
          <w:szCs w:val="20"/>
        </w:rPr>
        <w:t xml:space="preserve">, </w:t>
      </w:r>
      <w:proofErr w:type="spellStart"/>
      <w:r w:rsidR="00075F59" w:rsidRPr="009404BB">
        <w:rPr>
          <w:sz w:val="20"/>
          <w:szCs w:val="20"/>
        </w:rPr>
        <w:t>jumlah</w:t>
      </w:r>
      <w:proofErr w:type="spellEnd"/>
      <w:r w:rsidR="00075F59" w:rsidRPr="009404BB">
        <w:rPr>
          <w:sz w:val="20"/>
          <w:szCs w:val="20"/>
        </w:rPr>
        <w:t xml:space="preserve"> test case yang </w:t>
      </w:r>
      <w:proofErr w:type="spellStart"/>
      <w:r w:rsidR="00075F59" w:rsidRPr="009404BB">
        <w:rPr>
          <w:sz w:val="20"/>
          <w:szCs w:val="20"/>
        </w:rPr>
        <w:t>harus</w:t>
      </w:r>
      <w:proofErr w:type="spellEnd"/>
      <w:r w:rsidR="00075F59" w:rsidRPr="009404BB">
        <w:rPr>
          <w:sz w:val="20"/>
          <w:szCs w:val="20"/>
        </w:rPr>
        <w:t xml:space="preserve"> </w:t>
      </w:r>
      <w:proofErr w:type="spellStart"/>
      <w:r w:rsidR="00075F59" w:rsidRPr="009404BB">
        <w:rPr>
          <w:sz w:val="20"/>
          <w:szCs w:val="20"/>
        </w:rPr>
        <w:t>dikelola</w:t>
      </w:r>
      <w:proofErr w:type="spellEnd"/>
      <w:r w:rsidR="00075F59" w:rsidRPr="009404BB">
        <w:rPr>
          <w:sz w:val="20"/>
          <w:szCs w:val="20"/>
        </w:rPr>
        <w:t xml:space="preserve"> oleh </w:t>
      </w:r>
      <w:proofErr w:type="spellStart"/>
      <w:r w:rsidR="00075F59" w:rsidRPr="009404BB">
        <w:rPr>
          <w:sz w:val="20"/>
          <w:szCs w:val="20"/>
        </w:rPr>
        <w:t>tim</w:t>
      </w:r>
      <w:proofErr w:type="spellEnd"/>
      <w:r w:rsidR="00075F59" w:rsidRPr="009404BB">
        <w:rPr>
          <w:sz w:val="20"/>
          <w:szCs w:val="20"/>
        </w:rPr>
        <w:t xml:space="preserve"> QA juga </w:t>
      </w:r>
      <w:proofErr w:type="spellStart"/>
      <w:r w:rsidR="00075F59" w:rsidRPr="009404BB">
        <w:rPr>
          <w:sz w:val="20"/>
          <w:szCs w:val="20"/>
        </w:rPr>
        <w:t>semakin</w:t>
      </w:r>
      <w:proofErr w:type="spellEnd"/>
      <w:r w:rsidR="00075F59" w:rsidRPr="009404BB">
        <w:rPr>
          <w:sz w:val="20"/>
          <w:szCs w:val="20"/>
        </w:rPr>
        <w:t xml:space="preserve"> </w:t>
      </w:r>
      <w:proofErr w:type="spellStart"/>
      <w:r w:rsidR="00075F59" w:rsidRPr="009404BB">
        <w:rPr>
          <w:sz w:val="20"/>
          <w:szCs w:val="20"/>
        </w:rPr>
        <w:t>bertambah</w:t>
      </w:r>
      <w:proofErr w:type="spellEnd"/>
      <w:r w:rsidR="00075F59" w:rsidRPr="009404BB">
        <w:rPr>
          <w:sz w:val="20"/>
          <w:szCs w:val="20"/>
        </w:rPr>
        <w:t xml:space="preserve">. Test case yang </w:t>
      </w:r>
      <w:proofErr w:type="spellStart"/>
      <w:r w:rsidR="00075F59" w:rsidRPr="009404BB">
        <w:rPr>
          <w:sz w:val="20"/>
          <w:szCs w:val="20"/>
        </w:rPr>
        <w:t>menumpuk</w:t>
      </w:r>
      <w:proofErr w:type="spellEnd"/>
      <w:r w:rsidR="00075F59" w:rsidRPr="009404BB">
        <w:rPr>
          <w:sz w:val="20"/>
          <w:szCs w:val="20"/>
        </w:rPr>
        <w:t xml:space="preserve"> dan </w:t>
      </w:r>
      <w:proofErr w:type="spellStart"/>
      <w:r w:rsidR="00075F59" w:rsidRPr="009404BB">
        <w:rPr>
          <w:sz w:val="20"/>
          <w:szCs w:val="20"/>
        </w:rPr>
        <w:t>tidak</w:t>
      </w:r>
      <w:proofErr w:type="spellEnd"/>
      <w:r w:rsidR="00075F59" w:rsidRPr="009404BB">
        <w:rPr>
          <w:sz w:val="20"/>
          <w:szCs w:val="20"/>
        </w:rPr>
        <w:t xml:space="preserve"> </w:t>
      </w:r>
      <w:proofErr w:type="spellStart"/>
      <w:r w:rsidR="00075F59" w:rsidRPr="009404BB">
        <w:rPr>
          <w:sz w:val="20"/>
          <w:szCs w:val="20"/>
        </w:rPr>
        <w:t>terorganisir</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baik</w:t>
      </w:r>
      <w:proofErr w:type="spellEnd"/>
      <w:r w:rsidR="00075F59" w:rsidRPr="009404BB">
        <w:rPr>
          <w:sz w:val="20"/>
          <w:szCs w:val="20"/>
        </w:rPr>
        <w:t xml:space="preserve"> </w:t>
      </w:r>
      <w:proofErr w:type="spellStart"/>
      <w:r w:rsidR="00075F59" w:rsidRPr="009404BB">
        <w:rPr>
          <w:sz w:val="20"/>
          <w:szCs w:val="20"/>
        </w:rPr>
        <w:t>menyebabkan</w:t>
      </w:r>
      <w:proofErr w:type="spellEnd"/>
      <w:r w:rsidR="00075F59" w:rsidRPr="009404BB">
        <w:rPr>
          <w:sz w:val="20"/>
          <w:szCs w:val="20"/>
        </w:rPr>
        <w:t xml:space="preserve"> </w:t>
      </w:r>
      <w:proofErr w:type="spellStart"/>
      <w:r w:rsidR="00075F59" w:rsidRPr="009404BB">
        <w:rPr>
          <w:sz w:val="20"/>
          <w:szCs w:val="20"/>
        </w:rPr>
        <w:t>kesulitan</w:t>
      </w:r>
      <w:proofErr w:type="spellEnd"/>
      <w:r w:rsidR="00075F59" w:rsidRPr="009404BB">
        <w:rPr>
          <w:sz w:val="20"/>
          <w:szCs w:val="20"/>
        </w:rPr>
        <w:t xml:space="preserve"> </w:t>
      </w:r>
      <w:proofErr w:type="spellStart"/>
      <w:r w:rsidR="00075F59" w:rsidRPr="009404BB">
        <w:rPr>
          <w:sz w:val="20"/>
          <w:szCs w:val="20"/>
        </w:rPr>
        <w:t>dalam</w:t>
      </w:r>
      <w:proofErr w:type="spellEnd"/>
      <w:r w:rsidR="00075F59" w:rsidRPr="009404BB">
        <w:rPr>
          <w:sz w:val="20"/>
          <w:szCs w:val="20"/>
        </w:rPr>
        <w:t xml:space="preserve"> </w:t>
      </w:r>
      <w:proofErr w:type="spellStart"/>
      <w:r w:rsidR="00075F59" w:rsidRPr="009404BB">
        <w:rPr>
          <w:sz w:val="20"/>
          <w:szCs w:val="20"/>
        </w:rPr>
        <w:t>mencari</w:t>
      </w:r>
      <w:proofErr w:type="spellEnd"/>
      <w:r w:rsidR="00075F59" w:rsidRPr="009404BB">
        <w:rPr>
          <w:sz w:val="20"/>
          <w:szCs w:val="20"/>
        </w:rPr>
        <w:t xml:space="preserve"> dan </w:t>
      </w:r>
      <w:proofErr w:type="spellStart"/>
      <w:r w:rsidR="00075F59" w:rsidRPr="009404BB">
        <w:rPr>
          <w:sz w:val="20"/>
          <w:szCs w:val="20"/>
        </w:rPr>
        <w:t>mengelola</w:t>
      </w:r>
      <w:proofErr w:type="spellEnd"/>
      <w:r w:rsidR="00075F59" w:rsidRPr="009404BB">
        <w:rPr>
          <w:sz w:val="20"/>
          <w:szCs w:val="20"/>
        </w:rPr>
        <w:t xml:space="preserve"> test case yang </w:t>
      </w:r>
      <w:proofErr w:type="spellStart"/>
      <w:r w:rsidR="00075F59" w:rsidRPr="009404BB">
        <w:rPr>
          <w:sz w:val="20"/>
          <w:szCs w:val="20"/>
        </w:rPr>
        <w:t>relevan</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kebutuhan</w:t>
      </w:r>
      <w:proofErr w:type="spellEnd"/>
      <w:r w:rsidR="00075F59" w:rsidRPr="009404BB">
        <w:rPr>
          <w:sz w:val="20"/>
          <w:szCs w:val="20"/>
        </w:rPr>
        <w:t xml:space="preserve"> </w:t>
      </w:r>
      <w:proofErr w:type="spellStart"/>
      <w:r w:rsidR="00075F59" w:rsidRPr="009404BB">
        <w:rPr>
          <w:sz w:val="20"/>
          <w:szCs w:val="20"/>
        </w:rPr>
        <w:t>pengujian</w:t>
      </w:r>
      <w:proofErr w:type="spellEnd"/>
      <w:r w:rsidR="00075F59" w:rsidRPr="009404BB">
        <w:rPr>
          <w:sz w:val="20"/>
          <w:szCs w:val="20"/>
        </w:rPr>
        <w:t xml:space="preserve">. </w:t>
      </w:r>
      <w:proofErr w:type="spellStart"/>
      <w:r w:rsidR="00FC4882" w:rsidRPr="009404BB">
        <w:rPr>
          <w:sz w:val="20"/>
          <w:szCs w:val="20"/>
        </w:rPr>
        <w:t>Ditambah</w:t>
      </w:r>
      <w:proofErr w:type="spellEnd"/>
      <w:r w:rsidR="00FC4882" w:rsidRPr="009404BB">
        <w:rPr>
          <w:sz w:val="20"/>
          <w:szCs w:val="20"/>
        </w:rPr>
        <w:t xml:space="preserve"> </w:t>
      </w:r>
      <w:proofErr w:type="spellStart"/>
      <w:r w:rsidR="00FC4882" w:rsidRPr="009404BB">
        <w:rPr>
          <w:sz w:val="20"/>
          <w:szCs w:val="20"/>
        </w:rPr>
        <w:t>saat</w:t>
      </w:r>
      <w:proofErr w:type="spellEnd"/>
      <w:r w:rsidR="00FC4882" w:rsidRPr="009404BB">
        <w:rPr>
          <w:sz w:val="20"/>
          <w:szCs w:val="20"/>
        </w:rPr>
        <w:t xml:space="preserve"> </w:t>
      </w:r>
      <w:proofErr w:type="spellStart"/>
      <w:r w:rsidR="00FC4882" w:rsidRPr="009404BB">
        <w:rPr>
          <w:sz w:val="20"/>
          <w:szCs w:val="20"/>
        </w:rPr>
        <w:t>ini</w:t>
      </w:r>
      <w:proofErr w:type="spellEnd"/>
      <w:r w:rsidR="00FC4882" w:rsidRPr="009404BB">
        <w:rPr>
          <w:sz w:val="20"/>
          <w:szCs w:val="20"/>
        </w:rPr>
        <w:t xml:space="preserve"> </w:t>
      </w:r>
      <w:proofErr w:type="spellStart"/>
      <w:r w:rsidR="00FC4882" w:rsidRPr="009404BB">
        <w:rPr>
          <w:sz w:val="20"/>
          <w:szCs w:val="20"/>
        </w:rPr>
        <w:t>pencarian</w:t>
      </w:r>
      <w:proofErr w:type="spellEnd"/>
      <w:r w:rsidR="00FC4882" w:rsidRPr="009404BB">
        <w:rPr>
          <w:sz w:val="20"/>
          <w:szCs w:val="20"/>
        </w:rPr>
        <w:t xml:space="preserve"> test case </w:t>
      </w:r>
      <w:proofErr w:type="spellStart"/>
      <w:r w:rsidR="00FC4882" w:rsidRPr="009404BB">
        <w:rPr>
          <w:sz w:val="20"/>
          <w:szCs w:val="20"/>
        </w:rPr>
        <w:t>tersebut</w:t>
      </w:r>
      <w:proofErr w:type="spellEnd"/>
      <w:r w:rsidR="00FC4882" w:rsidRPr="009404BB">
        <w:rPr>
          <w:sz w:val="20"/>
          <w:szCs w:val="20"/>
        </w:rPr>
        <w:t xml:space="preserve"> </w:t>
      </w:r>
      <w:proofErr w:type="spellStart"/>
      <w:r w:rsidR="00FC4882" w:rsidRPr="009404BB">
        <w:rPr>
          <w:sz w:val="20"/>
          <w:szCs w:val="20"/>
        </w:rPr>
        <w:t>masih</w:t>
      </w:r>
      <w:proofErr w:type="spellEnd"/>
      <w:r w:rsidR="00FC4882" w:rsidRPr="009404BB">
        <w:rPr>
          <w:sz w:val="20"/>
          <w:szCs w:val="20"/>
        </w:rPr>
        <w:t xml:space="preserve"> </w:t>
      </w:r>
      <w:proofErr w:type="spellStart"/>
      <w:r w:rsidR="00FC4882" w:rsidRPr="009404BB">
        <w:rPr>
          <w:sz w:val="20"/>
          <w:szCs w:val="20"/>
        </w:rPr>
        <w:t>dilakukan</w:t>
      </w:r>
      <w:proofErr w:type="spellEnd"/>
      <w:r w:rsidR="00FC4882" w:rsidRPr="009404BB">
        <w:rPr>
          <w:sz w:val="20"/>
          <w:szCs w:val="20"/>
        </w:rPr>
        <w:t xml:space="preserve"> </w:t>
      </w:r>
      <w:proofErr w:type="spellStart"/>
      <w:r w:rsidR="00FC4882" w:rsidRPr="009404BB">
        <w:rPr>
          <w:sz w:val="20"/>
          <w:szCs w:val="20"/>
        </w:rPr>
        <w:t>secara</w:t>
      </w:r>
      <w:proofErr w:type="spellEnd"/>
      <w:r w:rsidR="00FC4882" w:rsidRPr="009404BB">
        <w:rPr>
          <w:sz w:val="20"/>
          <w:szCs w:val="20"/>
        </w:rPr>
        <w:t xml:space="preserve"> manual </w:t>
      </w:r>
      <w:proofErr w:type="spellStart"/>
      <w:r w:rsidR="00FC4882" w:rsidRPr="009404BB">
        <w:rPr>
          <w:sz w:val="20"/>
          <w:szCs w:val="20"/>
        </w:rPr>
        <w:t>dalam</w:t>
      </w:r>
      <w:proofErr w:type="spellEnd"/>
      <w:r w:rsidR="00FC4882" w:rsidRPr="009404BB">
        <w:rPr>
          <w:sz w:val="20"/>
          <w:szCs w:val="20"/>
        </w:rPr>
        <w:t xml:space="preserve"> </w:t>
      </w:r>
      <w:proofErr w:type="spellStart"/>
      <w:r w:rsidR="00FC4882" w:rsidRPr="009404BB">
        <w:rPr>
          <w:sz w:val="20"/>
          <w:szCs w:val="20"/>
        </w:rPr>
        <w:t>sebuah</w:t>
      </w:r>
      <w:proofErr w:type="spellEnd"/>
      <w:r w:rsidR="00FC4882" w:rsidRPr="009404BB">
        <w:rPr>
          <w:sz w:val="20"/>
          <w:szCs w:val="20"/>
        </w:rPr>
        <w:t xml:space="preserve"> </w:t>
      </w:r>
      <w:proofErr w:type="spellStart"/>
      <w:r w:rsidR="00FC4882" w:rsidRPr="009404BB">
        <w:rPr>
          <w:sz w:val="20"/>
          <w:szCs w:val="20"/>
        </w:rPr>
        <w:t>dokumen</w:t>
      </w:r>
      <w:proofErr w:type="spellEnd"/>
      <w:r w:rsidR="00FC4882" w:rsidRPr="009404BB">
        <w:rPr>
          <w:sz w:val="20"/>
          <w:szCs w:val="20"/>
        </w:rPr>
        <w:t xml:space="preserve">, </w:t>
      </w:r>
      <w:proofErr w:type="spellStart"/>
      <w:r w:rsidR="00FC4882" w:rsidRPr="009404BB">
        <w:rPr>
          <w:sz w:val="20"/>
          <w:szCs w:val="20"/>
        </w:rPr>
        <w:t>k</w:t>
      </w:r>
      <w:r w:rsidR="00075F59" w:rsidRPr="009404BB">
        <w:rPr>
          <w:sz w:val="20"/>
          <w:szCs w:val="20"/>
        </w:rPr>
        <w:t>etidakmampuan</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cepat</w:t>
      </w:r>
      <w:proofErr w:type="spellEnd"/>
      <w:r w:rsidR="00075F59" w:rsidRPr="009404BB">
        <w:rPr>
          <w:sz w:val="20"/>
          <w:szCs w:val="20"/>
        </w:rPr>
        <w:t xml:space="preserve"> </w:t>
      </w:r>
      <w:proofErr w:type="spellStart"/>
      <w:r w:rsidR="00075F59" w:rsidRPr="009404BB">
        <w:rPr>
          <w:sz w:val="20"/>
          <w:szCs w:val="20"/>
        </w:rPr>
        <w:t>menemukan</w:t>
      </w:r>
      <w:proofErr w:type="spellEnd"/>
      <w:r w:rsidR="00075F59" w:rsidRPr="009404BB">
        <w:rPr>
          <w:sz w:val="20"/>
          <w:szCs w:val="20"/>
        </w:rPr>
        <w:t xml:space="preserve"> test case yang </w:t>
      </w:r>
      <w:proofErr w:type="spellStart"/>
      <w:r w:rsidR="00075F59" w:rsidRPr="009404BB">
        <w:rPr>
          <w:sz w:val="20"/>
          <w:szCs w:val="20"/>
        </w:rPr>
        <w:t>sesuai</w:t>
      </w:r>
      <w:proofErr w:type="spellEnd"/>
      <w:r w:rsidR="00075F59" w:rsidRPr="009404BB">
        <w:rPr>
          <w:sz w:val="20"/>
          <w:szCs w:val="20"/>
        </w:rPr>
        <w:t xml:space="preserve"> </w:t>
      </w:r>
      <w:proofErr w:type="spellStart"/>
      <w:r w:rsidR="00075F59" w:rsidRPr="009404BB">
        <w:rPr>
          <w:sz w:val="20"/>
          <w:szCs w:val="20"/>
        </w:rPr>
        <w:t>dapat</w:t>
      </w:r>
      <w:proofErr w:type="spellEnd"/>
      <w:r w:rsidR="00075F59" w:rsidRPr="009404BB">
        <w:rPr>
          <w:sz w:val="20"/>
          <w:szCs w:val="20"/>
        </w:rPr>
        <w:t xml:space="preserve"> </w:t>
      </w:r>
      <w:proofErr w:type="spellStart"/>
      <w:r w:rsidR="00075F59" w:rsidRPr="009404BB">
        <w:rPr>
          <w:sz w:val="20"/>
          <w:szCs w:val="20"/>
        </w:rPr>
        <w:t>memperlambat</w:t>
      </w:r>
      <w:proofErr w:type="spellEnd"/>
      <w:r w:rsidR="00075F59" w:rsidRPr="009404BB">
        <w:rPr>
          <w:sz w:val="20"/>
          <w:szCs w:val="20"/>
        </w:rPr>
        <w:t xml:space="preserve"> proses </w:t>
      </w:r>
      <w:proofErr w:type="spellStart"/>
      <w:r w:rsidR="00075F59" w:rsidRPr="009404BB">
        <w:rPr>
          <w:sz w:val="20"/>
          <w:szCs w:val="20"/>
        </w:rPr>
        <w:t>pengujian</w:t>
      </w:r>
      <w:proofErr w:type="spellEnd"/>
      <w:r w:rsidR="00075F59" w:rsidRPr="009404BB">
        <w:rPr>
          <w:sz w:val="20"/>
          <w:szCs w:val="20"/>
        </w:rPr>
        <w:t xml:space="preserve"> dan </w:t>
      </w:r>
      <w:proofErr w:type="spellStart"/>
      <w:r w:rsidR="00075F59" w:rsidRPr="009404BB">
        <w:rPr>
          <w:sz w:val="20"/>
          <w:szCs w:val="20"/>
        </w:rPr>
        <w:t>mengakibatkan</w:t>
      </w:r>
      <w:proofErr w:type="spellEnd"/>
      <w:r w:rsidR="00075F59" w:rsidRPr="009404BB">
        <w:rPr>
          <w:sz w:val="20"/>
          <w:szCs w:val="20"/>
        </w:rPr>
        <w:t xml:space="preserve"> </w:t>
      </w:r>
      <w:proofErr w:type="spellStart"/>
      <w:r w:rsidR="00075F59" w:rsidRPr="009404BB">
        <w:rPr>
          <w:sz w:val="20"/>
          <w:szCs w:val="20"/>
        </w:rPr>
        <w:t>penurunan</w:t>
      </w:r>
      <w:proofErr w:type="spellEnd"/>
      <w:r w:rsidR="00075F59" w:rsidRPr="009404BB">
        <w:rPr>
          <w:sz w:val="20"/>
          <w:szCs w:val="20"/>
        </w:rPr>
        <w:t xml:space="preserve"> </w:t>
      </w:r>
      <w:proofErr w:type="spellStart"/>
      <w:r w:rsidR="00075F59" w:rsidRPr="009404BB">
        <w:rPr>
          <w:sz w:val="20"/>
          <w:szCs w:val="20"/>
        </w:rPr>
        <w:t>efektivitas</w:t>
      </w:r>
      <w:proofErr w:type="spellEnd"/>
      <w:r w:rsidR="00075F59" w:rsidRPr="009404BB">
        <w:rPr>
          <w:sz w:val="20"/>
          <w:szCs w:val="20"/>
        </w:rPr>
        <w:t xml:space="preserve"> </w:t>
      </w:r>
      <w:proofErr w:type="spellStart"/>
      <w:r w:rsidR="00075F59" w:rsidRPr="009404BB">
        <w:rPr>
          <w:sz w:val="20"/>
          <w:szCs w:val="20"/>
        </w:rPr>
        <w:t>tim</w:t>
      </w:r>
      <w:proofErr w:type="spellEnd"/>
      <w:r w:rsidR="00075F59" w:rsidRPr="009404BB">
        <w:rPr>
          <w:sz w:val="20"/>
          <w:szCs w:val="20"/>
        </w:rPr>
        <w:t xml:space="preserve"> QA.</w:t>
      </w:r>
    </w:p>
    <w:p w14:paraId="6C9CE5AE" w14:textId="15E0CC9D" w:rsidR="00075F59" w:rsidRPr="009404BB" w:rsidRDefault="00075F59" w:rsidP="00A50BC5">
      <w:pPr>
        <w:spacing w:line="276" w:lineRule="auto"/>
        <w:ind w:right="461" w:firstLine="340"/>
        <w:jc w:val="both"/>
        <w:rPr>
          <w:sz w:val="20"/>
          <w:szCs w:val="20"/>
        </w:rPr>
      </w:pPr>
      <w:proofErr w:type="spellStart"/>
      <w:r w:rsidRPr="009404BB">
        <w:rPr>
          <w:sz w:val="20"/>
          <w:szCs w:val="20"/>
        </w:rPr>
        <w:t>Seiring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kompleksnya</w:t>
      </w:r>
      <w:proofErr w:type="spellEnd"/>
      <w:r w:rsidRPr="009404BB">
        <w:rPr>
          <w:sz w:val="20"/>
          <w:szCs w:val="20"/>
        </w:rPr>
        <w:t xml:space="preserve"> </w:t>
      </w:r>
      <w:proofErr w:type="spellStart"/>
      <w:r w:rsidRPr="009404BB">
        <w:rPr>
          <w:sz w:val="20"/>
          <w:szCs w:val="20"/>
        </w:rPr>
        <w:t>fitur-fitur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jumlah</w:t>
      </w:r>
      <w:proofErr w:type="spellEnd"/>
      <w:r w:rsidRPr="009404BB">
        <w:rPr>
          <w:sz w:val="20"/>
          <w:szCs w:val="20"/>
        </w:rPr>
        <w:t xml:space="preserve"> dan </w:t>
      </w:r>
      <w:proofErr w:type="spellStart"/>
      <w:r w:rsidRPr="009404BB">
        <w:rPr>
          <w:sz w:val="20"/>
          <w:szCs w:val="20"/>
        </w:rPr>
        <w:t>kompleksitas</w:t>
      </w:r>
      <w:proofErr w:type="spellEnd"/>
      <w:r w:rsidRPr="009404BB">
        <w:rPr>
          <w:sz w:val="20"/>
          <w:szCs w:val="20"/>
        </w:rPr>
        <w:t xml:space="preserve"> test case juga </w:t>
      </w:r>
      <w:proofErr w:type="spellStart"/>
      <w:r w:rsidRPr="009404BB">
        <w:rPr>
          <w:sz w:val="20"/>
          <w:szCs w:val="20"/>
        </w:rPr>
        <w:t>meningkat</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baru</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hal</w:t>
      </w:r>
      <w:proofErr w:type="spellEnd"/>
      <w:r w:rsidRPr="009404BB">
        <w:rPr>
          <w:sz w:val="20"/>
          <w:szCs w:val="20"/>
        </w:rPr>
        <w:t xml:space="preserve"> </w:t>
      </w:r>
      <w:proofErr w:type="spellStart"/>
      <w:r w:rsidRPr="009404BB">
        <w:rPr>
          <w:sz w:val="20"/>
          <w:szCs w:val="20"/>
        </w:rPr>
        <w:t>pengelolaan</w:t>
      </w:r>
      <w:proofErr w:type="spellEnd"/>
      <w:r w:rsidRPr="009404BB">
        <w:rPr>
          <w:sz w:val="20"/>
          <w:szCs w:val="20"/>
        </w:rPr>
        <w:t xml:space="preserve"> dan </w:t>
      </w:r>
      <w:proofErr w:type="spellStart"/>
      <w:r w:rsidRPr="009404BB">
        <w:rPr>
          <w:sz w:val="20"/>
          <w:szCs w:val="20"/>
        </w:rPr>
        <w:t>pencarian</w:t>
      </w:r>
      <w:proofErr w:type="spellEnd"/>
      <w:r w:rsidRPr="009404BB">
        <w:rPr>
          <w:sz w:val="20"/>
          <w:szCs w:val="20"/>
        </w:rPr>
        <w:t xml:space="preserve"> test case, yang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canggih</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volume data yang </w:t>
      </w:r>
      <w:proofErr w:type="spellStart"/>
      <w:r w:rsidRPr="009404BB">
        <w:rPr>
          <w:sz w:val="20"/>
          <w:szCs w:val="20"/>
        </w:rPr>
        <w:t>besar</w:t>
      </w:r>
      <w:proofErr w:type="spellEnd"/>
      <w:r w:rsidRPr="009404BB">
        <w:rPr>
          <w:sz w:val="20"/>
          <w:szCs w:val="20"/>
        </w:rPr>
        <w:t xml:space="preserve"> dan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rumit</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alat</w:t>
      </w:r>
      <w:proofErr w:type="spellEnd"/>
      <w:r w:rsidRPr="009404BB">
        <w:rPr>
          <w:sz w:val="20"/>
          <w:szCs w:val="20"/>
        </w:rPr>
        <w:t xml:space="preserve"> </w:t>
      </w:r>
      <w:proofErr w:type="spellStart"/>
      <w:r w:rsidRPr="009404BB">
        <w:rPr>
          <w:sz w:val="20"/>
          <w:szCs w:val="20"/>
        </w:rPr>
        <w:t>bantu</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kesulitan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mengikuti</w:t>
      </w:r>
      <w:proofErr w:type="spellEnd"/>
      <w:r w:rsidRPr="009404BB">
        <w:rPr>
          <w:sz w:val="20"/>
          <w:szCs w:val="20"/>
        </w:rPr>
        <w:t xml:space="preserve"> </w:t>
      </w:r>
      <w:proofErr w:type="spellStart"/>
      <w:r w:rsidRPr="009404BB">
        <w:rPr>
          <w:sz w:val="20"/>
          <w:szCs w:val="20"/>
        </w:rPr>
        <w:t>perkembangan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menghambat</w:t>
      </w:r>
      <w:proofErr w:type="spellEnd"/>
      <w:r w:rsidRPr="009404BB">
        <w:rPr>
          <w:sz w:val="20"/>
          <w:szCs w:val="20"/>
        </w:rPr>
        <w:t xml:space="preserve"> </w:t>
      </w:r>
      <w:proofErr w:type="spellStart"/>
      <w:r w:rsidRPr="009404BB">
        <w:rPr>
          <w:sz w:val="20"/>
          <w:szCs w:val="20"/>
        </w:rPr>
        <w:t>kecepatan</w:t>
      </w:r>
      <w:proofErr w:type="spellEnd"/>
      <w:r w:rsidRPr="009404BB">
        <w:rPr>
          <w:sz w:val="20"/>
          <w:szCs w:val="20"/>
        </w:rPr>
        <w:t xml:space="preserve"> dan </w:t>
      </w:r>
      <w:proofErr w:type="spellStart"/>
      <w:r w:rsidRPr="009404BB">
        <w:rPr>
          <w:sz w:val="20"/>
          <w:szCs w:val="20"/>
        </w:rPr>
        <w:t>kualitas</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w:t>
      </w:r>
    </w:p>
    <w:p w14:paraId="77D11322" w14:textId="77777777" w:rsidR="00695BDB" w:rsidRPr="009404BB" w:rsidRDefault="00695BDB" w:rsidP="00A50BC5">
      <w:pPr>
        <w:spacing w:line="276" w:lineRule="auto"/>
        <w:ind w:right="461"/>
        <w:jc w:val="both"/>
        <w:rPr>
          <w:sz w:val="20"/>
          <w:szCs w:val="20"/>
        </w:rPr>
      </w:pPr>
    </w:p>
    <w:p w14:paraId="38D7F0EB" w14:textId="0E419ECF" w:rsidR="003D3E9B" w:rsidRPr="009404BB" w:rsidRDefault="00372004" w:rsidP="00A50BC5">
      <w:pPr>
        <w:pStyle w:val="Heading2"/>
        <w:ind w:right="461"/>
        <w:rPr>
          <w:rFonts w:cs="Times New Roman"/>
          <w:bCs/>
          <w:szCs w:val="20"/>
        </w:rPr>
      </w:pPr>
      <w:bookmarkStart w:id="32" w:name="_Toc176987389"/>
      <w:bookmarkStart w:id="33" w:name="_Toc187674078"/>
      <w:r w:rsidRPr="009404BB">
        <w:rPr>
          <w:rFonts w:cs="Times New Roman"/>
          <w:bCs/>
          <w:szCs w:val="20"/>
        </w:rPr>
        <w:t>2.2 TEORI PENUNJANG</w:t>
      </w:r>
      <w:bookmarkEnd w:id="32"/>
      <w:bookmarkEnd w:id="33"/>
    </w:p>
    <w:p w14:paraId="4F423A8A" w14:textId="77777777" w:rsidR="003D3E9B" w:rsidRPr="009404BB" w:rsidRDefault="00734987" w:rsidP="00A50BC5">
      <w:pPr>
        <w:spacing w:line="276" w:lineRule="auto"/>
        <w:ind w:left="294" w:right="461"/>
        <w:jc w:val="both"/>
        <w:rPr>
          <w:sz w:val="20"/>
          <w:szCs w:val="20"/>
        </w:rPr>
      </w:pP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teori</w:t>
      </w:r>
      <w:proofErr w:type="spellEnd"/>
      <w:r w:rsidRPr="009404BB">
        <w:rPr>
          <w:sz w:val="20"/>
          <w:szCs w:val="20"/>
        </w:rPr>
        <w:t xml:space="preserve"> </w:t>
      </w:r>
      <w:proofErr w:type="spellStart"/>
      <w:r w:rsidRPr="009404BB">
        <w:rPr>
          <w:sz w:val="20"/>
          <w:szCs w:val="20"/>
        </w:rPr>
        <w:t>penunjang</w:t>
      </w:r>
      <w:proofErr w:type="spellEnd"/>
      <w:r w:rsidRPr="009404BB">
        <w:rPr>
          <w:sz w:val="20"/>
          <w:szCs w:val="20"/>
        </w:rPr>
        <w:t xml:space="preserve"> yang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w:t>
      </w:r>
    </w:p>
    <w:p w14:paraId="2CF76AAA" w14:textId="77777777" w:rsidR="00414653" w:rsidRPr="009404BB" w:rsidRDefault="00414653" w:rsidP="00A50BC5">
      <w:pPr>
        <w:spacing w:line="276" w:lineRule="auto"/>
        <w:ind w:right="461"/>
        <w:jc w:val="both"/>
        <w:rPr>
          <w:sz w:val="20"/>
          <w:szCs w:val="20"/>
        </w:rPr>
      </w:pPr>
    </w:p>
    <w:p w14:paraId="3ACCB1CD" w14:textId="3A5CD9CC" w:rsidR="003D3E9B" w:rsidRPr="009404BB" w:rsidRDefault="00372004" w:rsidP="00A50BC5">
      <w:pPr>
        <w:pStyle w:val="Heading3"/>
        <w:ind w:right="461"/>
        <w:rPr>
          <w:rFonts w:cs="Times New Roman"/>
          <w:bCs/>
          <w:szCs w:val="20"/>
        </w:rPr>
      </w:pPr>
      <w:bookmarkStart w:id="34" w:name="_Toc176987390"/>
      <w:bookmarkStart w:id="35" w:name="_Toc187674079"/>
      <w:r w:rsidRPr="009404BB">
        <w:rPr>
          <w:rFonts w:cs="Times New Roman"/>
          <w:bCs/>
          <w:szCs w:val="20"/>
        </w:rPr>
        <w:lastRenderedPageBreak/>
        <w:t xml:space="preserve">2.2.1 </w:t>
      </w:r>
      <w:r w:rsidR="008D42E1" w:rsidRPr="009404BB">
        <w:rPr>
          <w:rFonts w:cs="Times New Roman"/>
          <w:bCs/>
          <w:szCs w:val="20"/>
        </w:rPr>
        <w:t>Software Testing</w:t>
      </w:r>
      <w:bookmarkEnd w:id="34"/>
      <w:bookmarkEnd w:id="35"/>
    </w:p>
    <w:p w14:paraId="59CDCE01" w14:textId="2C602C2C" w:rsidR="003D3E9B" w:rsidRPr="009404BB" w:rsidRDefault="00101656" w:rsidP="00A50BC5">
      <w:pPr>
        <w:spacing w:line="276" w:lineRule="auto"/>
        <w:ind w:right="461" w:firstLine="720"/>
        <w:jc w:val="both"/>
        <w:rPr>
          <w:color w:val="000000"/>
          <w:sz w:val="20"/>
          <w:szCs w:val="20"/>
        </w:rPr>
      </w:pPr>
      <w:r w:rsidRPr="009404BB">
        <w:rPr>
          <w:color w:val="000000"/>
          <w:sz w:val="20"/>
          <w:szCs w:val="20"/>
        </w:rPr>
        <w:t xml:space="preserve">Software Testing </w:t>
      </w:r>
      <w:proofErr w:type="spellStart"/>
      <w:r w:rsidRPr="009404BB">
        <w:rPr>
          <w:color w:val="000000"/>
          <w:sz w:val="20"/>
          <w:szCs w:val="20"/>
        </w:rPr>
        <w:t>adalah</w:t>
      </w:r>
      <w:proofErr w:type="spellEnd"/>
      <w:r w:rsidRPr="009404BB">
        <w:rPr>
          <w:color w:val="000000"/>
          <w:sz w:val="20"/>
          <w:szCs w:val="20"/>
        </w:rPr>
        <w:t xml:space="preserve"> proses </w:t>
      </w:r>
      <w:proofErr w:type="spellStart"/>
      <w:r w:rsidRPr="009404BB">
        <w:rPr>
          <w:color w:val="000000"/>
          <w:sz w:val="20"/>
          <w:szCs w:val="20"/>
        </w:rPr>
        <w:t>menjalankan</w:t>
      </w:r>
      <w:proofErr w:type="spellEnd"/>
      <w:r w:rsidRPr="009404BB">
        <w:rPr>
          <w:color w:val="000000"/>
          <w:sz w:val="20"/>
          <w:szCs w:val="20"/>
        </w:rPr>
        <w:t xml:space="preserve"> </w:t>
      </w:r>
      <w:proofErr w:type="spellStart"/>
      <w:r w:rsidRPr="009404BB">
        <w:rPr>
          <w:color w:val="000000"/>
          <w:sz w:val="20"/>
          <w:szCs w:val="20"/>
        </w:rPr>
        <w:t>sebuah</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oleh </w:t>
      </w:r>
      <w:proofErr w:type="spellStart"/>
      <w:r w:rsidRPr="009404BB">
        <w:rPr>
          <w:color w:val="000000"/>
          <w:sz w:val="20"/>
          <w:szCs w:val="20"/>
        </w:rPr>
        <w:t>seorang</w:t>
      </w:r>
      <w:proofErr w:type="spellEnd"/>
      <w:r w:rsidRPr="009404BB">
        <w:rPr>
          <w:color w:val="000000"/>
          <w:sz w:val="20"/>
          <w:szCs w:val="20"/>
        </w:rPr>
        <w:t xml:space="preserve"> </w:t>
      </w:r>
      <w:proofErr w:type="spellStart"/>
      <w:r w:rsidRPr="009404BB">
        <w:rPr>
          <w:color w:val="000000"/>
          <w:sz w:val="20"/>
          <w:szCs w:val="20"/>
        </w:rPr>
        <w:t>penguji</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tujuan</w:t>
      </w:r>
      <w:proofErr w:type="spellEnd"/>
      <w:r w:rsidRPr="009404BB">
        <w:rPr>
          <w:color w:val="000000"/>
          <w:sz w:val="20"/>
          <w:szCs w:val="20"/>
        </w:rPr>
        <w:t xml:space="preserve"> </w:t>
      </w:r>
      <w:proofErr w:type="spellStart"/>
      <w:r w:rsidRPr="009404BB">
        <w:rPr>
          <w:color w:val="000000"/>
          <w:sz w:val="20"/>
          <w:szCs w:val="20"/>
        </w:rPr>
        <w:t>menghasilkan</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dan </w:t>
      </w:r>
      <w:proofErr w:type="spellStart"/>
      <w:r w:rsidRPr="009404BB">
        <w:rPr>
          <w:color w:val="000000"/>
          <w:sz w:val="20"/>
          <w:szCs w:val="20"/>
        </w:rPr>
        <w:t>mendeteksi</w:t>
      </w:r>
      <w:proofErr w:type="spellEnd"/>
      <w:r w:rsidRPr="009404BB">
        <w:rPr>
          <w:color w:val="000000"/>
          <w:sz w:val="20"/>
          <w:szCs w:val="20"/>
        </w:rPr>
        <w:t xml:space="preserve"> bug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kesalahan</w:t>
      </w:r>
      <w:proofErr w:type="spellEnd"/>
      <w:r w:rsidRPr="009404BB">
        <w:rPr>
          <w:color w:val="000000"/>
          <w:sz w:val="20"/>
          <w:szCs w:val="20"/>
        </w:rPr>
        <w:t xml:space="preserve"> pada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tersebut</w:t>
      </w:r>
      <w:proofErr w:type="spellEnd"/>
      <w:r w:rsidRPr="009404BB">
        <w:rPr>
          <w:color w:val="000000"/>
          <w:sz w:val="20"/>
          <w:szCs w:val="20"/>
        </w:rPr>
        <w:t>.</w:t>
      </w:r>
      <w:r w:rsidR="008755FA" w:rsidRPr="009404BB">
        <w:rPr>
          <w:color w:val="000000"/>
          <w:sz w:val="20"/>
          <w:szCs w:val="20"/>
        </w:rPr>
        <w:t xml:space="preserve">[3] </w:t>
      </w:r>
      <w:r w:rsidRPr="009404BB">
        <w:rPr>
          <w:color w:val="000000"/>
          <w:sz w:val="20"/>
          <w:szCs w:val="20"/>
        </w:rPr>
        <w:t xml:space="preserve">Proses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bisa</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secara</w:t>
      </w:r>
      <w:proofErr w:type="spellEnd"/>
      <w:r w:rsidRPr="009404BB">
        <w:rPr>
          <w:color w:val="000000"/>
          <w:sz w:val="20"/>
          <w:szCs w:val="20"/>
        </w:rPr>
        <w:t xml:space="preserve"> manual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manual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tanpa</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t>alat</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tools, </w:t>
      </w:r>
      <w:proofErr w:type="spellStart"/>
      <w:r w:rsidRPr="009404BB">
        <w:rPr>
          <w:color w:val="000000"/>
          <w:sz w:val="20"/>
          <w:szCs w:val="20"/>
        </w:rPr>
        <w:t>merupakan</w:t>
      </w:r>
      <w:proofErr w:type="spellEnd"/>
      <w:r w:rsidRPr="009404BB">
        <w:rPr>
          <w:color w:val="000000"/>
          <w:sz w:val="20"/>
          <w:szCs w:val="20"/>
        </w:rPr>
        <w:t xml:space="preserve"> </w:t>
      </w:r>
      <w:proofErr w:type="spellStart"/>
      <w:r w:rsidRPr="009404BB">
        <w:rPr>
          <w:color w:val="000000"/>
          <w:sz w:val="20"/>
          <w:szCs w:val="20"/>
        </w:rPr>
        <w:t>metode</w:t>
      </w:r>
      <w:proofErr w:type="spellEnd"/>
      <w:r w:rsidRPr="009404BB">
        <w:rPr>
          <w:color w:val="000000"/>
          <w:sz w:val="20"/>
          <w:szCs w:val="20"/>
        </w:rPr>
        <w:t xml:space="preserve"> </w:t>
      </w:r>
      <w:proofErr w:type="spellStart"/>
      <w:r w:rsidRPr="009404BB">
        <w:rPr>
          <w:color w:val="000000"/>
          <w:sz w:val="20"/>
          <w:szCs w:val="20"/>
        </w:rPr>
        <w:t>tradisional</w:t>
      </w:r>
      <w:proofErr w:type="spellEnd"/>
      <w:r w:rsidRPr="009404BB">
        <w:rPr>
          <w:color w:val="000000"/>
          <w:sz w:val="20"/>
          <w:szCs w:val="20"/>
        </w:rPr>
        <w:t xml:space="preserve"> yang </w:t>
      </w:r>
      <w:proofErr w:type="spellStart"/>
      <w:r w:rsidRPr="009404BB">
        <w:rPr>
          <w:color w:val="000000"/>
          <w:sz w:val="20"/>
          <w:szCs w:val="20"/>
        </w:rPr>
        <w:t>harus</w:t>
      </w:r>
      <w:proofErr w:type="spellEnd"/>
      <w:r w:rsidRPr="009404BB">
        <w:rPr>
          <w:color w:val="000000"/>
          <w:sz w:val="20"/>
          <w:szCs w:val="20"/>
        </w:rPr>
        <w:t xml:space="preserve"> </w:t>
      </w:r>
      <w:proofErr w:type="spellStart"/>
      <w:r w:rsidRPr="009404BB">
        <w:rPr>
          <w:color w:val="000000"/>
          <w:sz w:val="20"/>
          <w:szCs w:val="20"/>
        </w:rPr>
        <w:t>dilalui</w:t>
      </w:r>
      <w:proofErr w:type="spellEnd"/>
      <w:r w:rsidRPr="009404BB">
        <w:rPr>
          <w:color w:val="000000"/>
          <w:sz w:val="20"/>
          <w:szCs w:val="20"/>
        </w:rPr>
        <w:t xml:space="preserve"> </w:t>
      </w:r>
      <w:proofErr w:type="spellStart"/>
      <w:r w:rsidRPr="009404BB">
        <w:rPr>
          <w:color w:val="000000"/>
          <w:sz w:val="20"/>
          <w:szCs w:val="20"/>
        </w:rPr>
        <w:t>setiap</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sebelum</w:t>
      </w:r>
      <w:proofErr w:type="spellEnd"/>
      <w:r w:rsidRPr="009404BB">
        <w:rPr>
          <w:color w:val="000000"/>
          <w:sz w:val="20"/>
          <w:szCs w:val="20"/>
        </w:rPr>
        <w:t xml:space="preserve"> </w:t>
      </w:r>
      <w:proofErr w:type="spellStart"/>
      <w:r w:rsidRPr="009404BB">
        <w:rPr>
          <w:color w:val="000000"/>
          <w:sz w:val="20"/>
          <w:szCs w:val="20"/>
        </w:rPr>
        <w:t>bisa</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manual, </w:t>
      </w:r>
      <w:proofErr w:type="spellStart"/>
      <w:r w:rsidRPr="009404BB">
        <w:rPr>
          <w:color w:val="000000"/>
          <w:sz w:val="20"/>
          <w:szCs w:val="20"/>
        </w:rPr>
        <w:t>penguji</w:t>
      </w:r>
      <w:proofErr w:type="spellEnd"/>
      <w:r w:rsidRPr="009404BB">
        <w:rPr>
          <w:color w:val="000000"/>
          <w:sz w:val="20"/>
          <w:szCs w:val="20"/>
        </w:rPr>
        <w:t xml:space="preserve"> </w:t>
      </w:r>
      <w:proofErr w:type="spellStart"/>
      <w:r w:rsidRPr="009404BB">
        <w:rPr>
          <w:color w:val="000000"/>
          <w:sz w:val="20"/>
          <w:szCs w:val="20"/>
        </w:rPr>
        <w:t>menyiapkan</w:t>
      </w:r>
      <w:proofErr w:type="spellEnd"/>
      <w:r w:rsidRPr="009404BB">
        <w:rPr>
          <w:color w:val="000000"/>
          <w:sz w:val="20"/>
          <w:szCs w:val="20"/>
        </w:rPr>
        <w:t xml:space="preserve"> dan </w:t>
      </w:r>
      <w:proofErr w:type="spellStart"/>
      <w:r w:rsidRPr="009404BB">
        <w:rPr>
          <w:color w:val="000000"/>
          <w:sz w:val="20"/>
          <w:szCs w:val="20"/>
        </w:rPr>
        <w:t>mengeksekusi</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mengidentifikasi</w:t>
      </w:r>
      <w:proofErr w:type="spellEnd"/>
      <w:r w:rsidRPr="009404BB">
        <w:rPr>
          <w:color w:val="000000"/>
          <w:sz w:val="20"/>
          <w:szCs w:val="20"/>
        </w:rPr>
        <w:t xml:space="preserve"> </w:t>
      </w:r>
      <w:proofErr w:type="spellStart"/>
      <w:r w:rsidRPr="009404BB">
        <w:rPr>
          <w:color w:val="000000"/>
          <w:sz w:val="20"/>
          <w:szCs w:val="20"/>
        </w:rPr>
        <w:t>cacat</w:t>
      </w:r>
      <w:proofErr w:type="spellEnd"/>
      <w:r w:rsidRPr="009404BB">
        <w:rPr>
          <w:color w:val="000000"/>
          <w:sz w:val="20"/>
          <w:szCs w:val="20"/>
        </w:rPr>
        <w:t xml:space="preserve"> pada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Sementara</w:t>
      </w:r>
      <w:proofErr w:type="spellEnd"/>
      <w:r w:rsidRPr="009404BB">
        <w:rPr>
          <w:color w:val="000000"/>
          <w:sz w:val="20"/>
          <w:szCs w:val="20"/>
        </w:rPr>
        <w:t xml:space="preserve"> </w:t>
      </w:r>
      <w:proofErr w:type="spellStart"/>
      <w:r w:rsidRPr="009404BB">
        <w:rPr>
          <w:color w:val="000000"/>
          <w:sz w:val="20"/>
          <w:szCs w:val="20"/>
        </w:rPr>
        <w:t>itu</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t>bahasa</w:t>
      </w:r>
      <w:proofErr w:type="spellEnd"/>
      <w:r w:rsidRPr="009404BB">
        <w:rPr>
          <w:color w:val="000000"/>
          <w:sz w:val="20"/>
          <w:szCs w:val="20"/>
        </w:rPr>
        <w:t xml:space="preserve"> scripting </w:t>
      </w:r>
      <w:proofErr w:type="spellStart"/>
      <w:r w:rsidRPr="009404BB">
        <w:rPr>
          <w:color w:val="000000"/>
          <w:sz w:val="20"/>
          <w:szCs w:val="20"/>
        </w:rPr>
        <w:t>seperti</w:t>
      </w:r>
      <w:proofErr w:type="spellEnd"/>
      <w:r w:rsidRPr="009404BB">
        <w:rPr>
          <w:color w:val="000000"/>
          <w:sz w:val="20"/>
          <w:szCs w:val="20"/>
        </w:rPr>
        <w:t xml:space="preserve"> Python, JavaScript, </w:t>
      </w:r>
      <w:proofErr w:type="spellStart"/>
      <w:r w:rsidRPr="009404BB">
        <w:rPr>
          <w:color w:val="000000"/>
          <w:sz w:val="20"/>
          <w:szCs w:val="20"/>
        </w:rPr>
        <w:t>atau</w:t>
      </w:r>
      <w:proofErr w:type="spellEnd"/>
      <w:r w:rsidRPr="009404BB">
        <w:rPr>
          <w:color w:val="000000"/>
          <w:sz w:val="20"/>
          <w:szCs w:val="20"/>
        </w:rPr>
        <w:t xml:space="preserve"> Tool Command Language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mengotomatisasi</w:t>
      </w:r>
      <w:proofErr w:type="spellEnd"/>
      <w:r w:rsidRPr="009404BB">
        <w:rPr>
          <w:color w:val="000000"/>
          <w:sz w:val="20"/>
          <w:szCs w:val="20"/>
        </w:rPr>
        <w:t xml:space="preserve"> proses </w:t>
      </w:r>
      <w:proofErr w:type="spellStart"/>
      <w:r w:rsidRPr="009404BB">
        <w:rPr>
          <w:color w:val="000000"/>
          <w:sz w:val="20"/>
          <w:szCs w:val="20"/>
        </w:rPr>
        <w:t>pengujian</w:t>
      </w:r>
      <w:proofErr w:type="spellEnd"/>
      <w:r w:rsidRPr="009404BB">
        <w:rPr>
          <w:color w:val="000000"/>
          <w:sz w:val="20"/>
          <w:szCs w:val="20"/>
        </w:rPr>
        <w:t>[</w:t>
      </w:r>
      <w:r w:rsidR="009A06B0" w:rsidRPr="009404BB">
        <w:rPr>
          <w:color w:val="000000"/>
          <w:sz w:val="20"/>
          <w:szCs w:val="20"/>
        </w:rPr>
        <w:t>4</w:t>
      </w:r>
      <w:r w:rsidRPr="009404BB">
        <w:rPr>
          <w:color w:val="000000"/>
          <w:sz w:val="20"/>
          <w:szCs w:val="20"/>
        </w:rPr>
        <w:t>].</w:t>
      </w:r>
    </w:p>
    <w:p w14:paraId="3633BCC3" w14:textId="77777777" w:rsidR="00414653" w:rsidRPr="009404BB" w:rsidRDefault="00414653" w:rsidP="00A50BC5">
      <w:pPr>
        <w:spacing w:line="276" w:lineRule="auto"/>
        <w:ind w:right="461" w:firstLine="720"/>
        <w:jc w:val="both"/>
        <w:rPr>
          <w:sz w:val="20"/>
          <w:szCs w:val="20"/>
        </w:rPr>
      </w:pPr>
    </w:p>
    <w:p w14:paraId="4764CF9C" w14:textId="3BA361F8" w:rsidR="003D3E9B" w:rsidRPr="009404BB" w:rsidRDefault="00372004" w:rsidP="00A50BC5">
      <w:pPr>
        <w:pStyle w:val="Heading3"/>
        <w:ind w:right="461"/>
        <w:rPr>
          <w:rFonts w:cs="Times New Roman"/>
          <w:bCs/>
          <w:szCs w:val="20"/>
        </w:rPr>
      </w:pPr>
      <w:bookmarkStart w:id="36" w:name="_Toc176987391"/>
      <w:bookmarkStart w:id="37" w:name="_Toc187674080"/>
      <w:r w:rsidRPr="009404BB">
        <w:rPr>
          <w:rFonts w:cs="Times New Roman"/>
          <w:bCs/>
          <w:szCs w:val="20"/>
        </w:rPr>
        <w:t>2.2.</w:t>
      </w:r>
      <w:r w:rsidR="00A833DC" w:rsidRPr="009404BB">
        <w:rPr>
          <w:rFonts w:cs="Times New Roman"/>
          <w:bCs/>
          <w:szCs w:val="20"/>
        </w:rPr>
        <w:t xml:space="preserve">2 </w:t>
      </w:r>
      <w:r w:rsidR="00101656" w:rsidRPr="009404BB">
        <w:rPr>
          <w:rFonts w:cs="Times New Roman"/>
          <w:bCs/>
          <w:szCs w:val="20"/>
        </w:rPr>
        <w:t>Software Quality Assurance</w:t>
      </w:r>
      <w:bookmarkEnd w:id="36"/>
      <w:bookmarkEnd w:id="37"/>
    </w:p>
    <w:p w14:paraId="017D65F3" w14:textId="5797D5B1" w:rsidR="003D3E9B" w:rsidRPr="009404BB" w:rsidRDefault="00101656" w:rsidP="00A50BC5">
      <w:pPr>
        <w:spacing w:line="276" w:lineRule="auto"/>
        <w:ind w:right="461" w:firstLine="340"/>
        <w:jc w:val="both"/>
        <w:rPr>
          <w:sz w:val="20"/>
          <w:szCs w:val="20"/>
        </w:rPr>
      </w:pPr>
      <w:r w:rsidRPr="009404BB">
        <w:rPr>
          <w:rStyle w:val="apple-tab-span"/>
          <w:color w:val="000000"/>
          <w:sz w:val="20"/>
          <w:szCs w:val="20"/>
        </w:rPr>
        <w:tab/>
      </w:r>
      <w:r w:rsidRPr="009404BB">
        <w:rPr>
          <w:color w:val="000000"/>
          <w:sz w:val="20"/>
          <w:szCs w:val="20"/>
        </w:rPr>
        <w:t xml:space="preserve">Software Quality Assurance (SQA) </w:t>
      </w:r>
      <w:proofErr w:type="spellStart"/>
      <w:r w:rsidRPr="009404BB">
        <w:rPr>
          <w:color w:val="000000"/>
          <w:sz w:val="20"/>
          <w:szCs w:val="20"/>
        </w:rPr>
        <w:t>merupakan</w:t>
      </w:r>
      <w:proofErr w:type="spellEnd"/>
      <w:r w:rsidRPr="009404BB">
        <w:rPr>
          <w:color w:val="000000"/>
          <w:sz w:val="20"/>
          <w:szCs w:val="20"/>
        </w:rPr>
        <w:t xml:space="preserve"> proses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memastikan</w:t>
      </w:r>
      <w:proofErr w:type="spellEnd"/>
      <w:r w:rsidRPr="009404BB">
        <w:rPr>
          <w:color w:val="000000"/>
          <w:sz w:val="20"/>
          <w:szCs w:val="20"/>
        </w:rPr>
        <w:t xml:space="preserve"> </w:t>
      </w:r>
      <w:proofErr w:type="spellStart"/>
      <w:r w:rsidRPr="009404BB">
        <w:rPr>
          <w:color w:val="000000"/>
          <w:sz w:val="20"/>
          <w:szCs w:val="20"/>
        </w:rPr>
        <w:t>bahwa</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 xml:space="preserve"> yang </w:t>
      </w:r>
      <w:proofErr w:type="spellStart"/>
      <w:r w:rsidRPr="009404BB">
        <w:rPr>
          <w:color w:val="000000"/>
          <w:sz w:val="20"/>
          <w:szCs w:val="20"/>
        </w:rPr>
        <w:t>direncanakan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awal</w:t>
      </w:r>
      <w:proofErr w:type="spellEnd"/>
      <w:r w:rsidRPr="009404BB">
        <w:rPr>
          <w:color w:val="000000"/>
          <w:sz w:val="20"/>
          <w:szCs w:val="20"/>
        </w:rPr>
        <w:t xml:space="preserve"> </w:t>
      </w:r>
      <w:proofErr w:type="spellStart"/>
      <w:r w:rsidRPr="009404BB">
        <w:rPr>
          <w:color w:val="000000"/>
          <w:sz w:val="20"/>
          <w:szCs w:val="20"/>
        </w:rPr>
        <w:t>dievaluasi</w:t>
      </w:r>
      <w:proofErr w:type="spellEnd"/>
      <w:r w:rsidRPr="009404BB">
        <w:rPr>
          <w:color w:val="000000"/>
          <w:sz w:val="20"/>
          <w:szCs w:val="20"/>
        </w:rPr>
        <w:t xml:space="preserve">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standar</w:t>
      </w:r>
      <w:proofErr w:type="spellEnd"/>
      <w:r w:rsidRPr="009404BB">
        <w:rPr>
          <w:color w:val="000000"/>
          <w:sz w:val="20"/>
          <w:szCs w:val="20"/>
        </w:rPr>
        <w:t xml:space="preserve"> </w:t>
      </w:r>
      <w:proofErr w:type="spellStart"/>
      <w:r w:rsidRPr="009404BB">
        <w:rPr>
          <w:color w:val="000000"/>
          <w:sz w:val="20"/>
          <w:szCs w:val="20"/>
        </w:rPr>
        <w:t>produk,proses</w:t>
      </w:r>
      <w:proofErr w:type="spellEnd"/>
      <w:r w:rsidRPr="009404BB">
        <w:rPr>
          <w:color w:val="000000"/>
          <w:sz w:val="20"/>
          <w:szCs w:val="20"/>
        </w:rPr>
        <w:t xml:space="preserve"> dan </w:t>
      </w:r>
      <w:proofErr w:type="spellStart"/>
      <w:r w:rsidRPr="009404BB">
        <w:rPr>
          <w:color w:val="000000"/>
          <w:sz w:val="20"/>
          <w:szCs w:val="20"/>
        </w:rPr>
        <w:t>prosedur</w:t>
      </w:r>
      <w:proofErr w:type="spellEnd"/>
      <w:r w:rsidRPr="009404BB">
        <w:rPr>
          <w:color w:val="000000"/>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w:t>
      </w:r>
      <w:r w:rsidR="008755FA" w:rsidRPr="009404BB">
        <w:rPr>
          <w:color w:val="000000"/>
          <w:sz w:val="20"/>
          <w:szCs w:val="20"/>
        </w:rPr>
        <w:t>1</w:t>
      </w:r>
      <w:r w:rsidRPr="009404BB">
        <w:rPr>
          <w:color w:val="000000"/>
          <w:sz w:val="20"/>
          <w:szCs w:val="20"/>
        </w:rPr>
        <w:t xml:space="preserve">]. Software Quality Assurance juga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memastikan</w:t>
      </w:r>
      <w:proofErr w:type="spellEnd"/>
      <w:r w:rsidRPr="009404BB">
        <w:rPr>
          <w:color w:val="000000"/>
          <w:sz w:val="20"/>
          <w:szCs w:val="20"/>
        </w:rPr>
        <w:t xml:space="preserve"> </w:t>
      </w:r>
      <w:proofErr w:type="spellStart"/>
      <w:r w:rsidRPr="009404BB">
        <w:rPr>
          <w:color w:val="000000"/>
          <w:sz w:val="20"/>
          <w:szCs w:val="20"/>
        </w:rPr>
        <w:t>bahwa</w:t>
      </w:r>
      <w:proofErr w:type="spellEnd"/>
      <w:r w:rsidRPr="009404BB">
        <w:rPr>
          <w:color w:val="000000"/>
          <w:sz w:val="20"/>
          <w:szCs w:val="20"/>
        </w:rPr>
        <w:t xml:space="preserve"> </w:t>
      </w:r>
      <w:proofErr w:type="spellStart"/>
      <w:r w:rsidRPr="009404BB">
        <w:rPr>
          <w:color w:val="000000"/>
          <w:sz w:val="20"/>
          <w:szCs w:val="20"/>
        </w:rPr>
        <w:t>standar</w:t>
      </w:r>
      <w:proofErr w:type="spellEnd"/>
      <w:r w:rsidRPr="009404BB">
        <w:rPr>
          <w:color w:val="000000"/>
          <w:sz w:val="20"/>
          <w:szCs w:val="20"/>
        </w:rPr>
        <w:t xml:space="preserve"> proses dan </w:t>
      </w:r>
      <w:proofErr w:type="spellStart"/>
      <w:r w:rsidRPr="009404BB">
        <w:rPr>
          <w:color w:val="000000"/>
          <w:sz w:val="20"/>
          <w:szCs w:val="20"/>
        </w:rPr>
        <w:t>prosedur</w:t>
      </w:r>
      <w:proofErr w:type="spellEnd"/>
      <w:r w:rsidRPr="009404BB">
        <w:rPr>
          <w:color w:val="000000"/>
          <w:sz w:val="20"/>
          <w:szCs w:val="20"/>
        </w:rPr>
        <w:t xml:space="preserve"> yang </w:t>
      </w:r>
      <w:proofErr w:type="spellStart"/>
      <w:r w:rsidRPr="009404BB">
        <w:rPr>
          <w:color w:val="000000"/>
          <w:sz w:val="20"/>
          <w:szCs w:val="20"/>
        </w:rPr>
        <w:t>dibuat</w:t>
      </w:r>
      <w:proofErr w:type="spellEnd"/>
      <w:r w:rsidRPr="009404BB">
        <w:rPr>
          <w:color w:val="000000"/>
          <w:sz w:val="20"/>
          <w:szCs w:val="20"/>
        </w:rPr>
        <w:t xml:space="preserve"> </w:t>
      </w:r>
      <w:proofErr w:type="spellStart"/>
      <w:r w:rsidRPr="009404BB">
        <w:rPr>
          <w:color w:val="000000"/>
          <w:sz w:val="20"/>
          <w:szCs w:val="20"/>
        </w:rPr>
        <w:t>sesuai</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Software Development Life Cycle (SDLC) pada </w:t>
      </w:r>
      <w:proofErr w:type="spellStart"/>
      <w:r w:rsidRPr="009404BB">
        <w:rPr>
          <w:color w:val="000000"/>
          <w:sz w:val="20"/>
          <w:szCs w:val="20"/>
        </w:rPr>
        <w:t>saat</w:t>
      </w:r>
      <w:proofErr w:type="spellEnd"/>
      <w:r w:rsidRPr="009404BB">
        <w:rPr>
          <w:color w:val="000000"/>
          <w:sz w:val="20"/>
          <w:szCs w:val="20"/>
        </w:rPr>
        <w:t xml:space="preserve"> proses planning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perencanaan</w:t>
      </w:r>
      <w:proofErr w:type="spellEnd"/>
      <w:r w:rsidRPr="009404BB">
        <w:rPr>
          <w:color w:val="000000"/>
          <w:sz w:val="20"/>
          <w:szCs w:val="20"/>
        </w:rPr>
        <w:t>.</w:t>
      </w:r>
    </w:p>
    <w:p w14:paraId="6A005B1B"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Pada Software Quality Assurance orang yang </w:t>
      </w:r>
      <w:proofErr w:type="spellStart"/>
      <w:r w:rsidRPr="009404BB">
        <w:rPr>
          <w:color w:val="000000"/>
          <w:sz w:val="20"/>
          <w:szCs w:val="20"/>
        </w:rPr>
        <w:t>melakukan</w:t>
      </w:r>
      <w:proofErr w:type="spellEnd"/>
      <w:r w:rsidRPr="009404BB">
        <w:rPr>
          <w:color w:val="000000"/>
          <w:sz w:val="20"/>
          <w:szCs w:val="20"/>
        </w:rPr>
        <w:t xml:space="preserve"> </w:t>
      </w:r>
      <w:proofErr w:type="spellStart"/>
      <w:r w:rsidRPr="009404BB">
        <w:rPr>
          <w:color w:val="000000"/>
          <w:sz w:val="20"/>
          <w:szCs w:val="20"/>
        </w:rPr>
        <w:t>pekerjaan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dinamai</w:t>
      </w:r>
      <w:proofErr w:type="spellEnd"/>
      <w:r w:rsidRPr="009404BB">
        <w:rPr>
          <w:color w:val="000000"/>
          <w:sz w:val="20"/>
          <w:szCs w:val="20"/>
        </w:rPr>
        <w:t xml:space="preserve"> Quality Assurance Tester (QA Tester) yang </w:t>
      </w:r>
      <w:proofErr w:type="spellStart"/>
      <w:r w:rsidRPr="009404BB">
        <w:rPr>
          <w:color w:val="000000"/>
          <w:sz w:val="20"/>
          <w:szCs w:val="20"/>
        </w:rPr>
        <w:t>bertugas</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membuat</w:t>
      </w:r>
      <w:proofErr w:type="spellEnd"/>
      <w:r w:rsidRPr="009404BB">
        <w:rPr>
          <w:color w:val="000000"/>
          <w:sz w:val="20"/>
          <w:szCs w:val="20"/>
        </w:rPr>
        <w:t xml:space="preserve"> </w:t>
      </w:r>
      <w:proofErr w:type="spellStart"/>
      <w:r w:rsidRPr="009404BB">
        <w:rPr>
          <w:color w:val="000000"/>
          <w:sz w:val="20"/>
          <w:szCs w:val="20"/>
        </w:rPr>
        <w:t>alur</w:t>
      </w:r>
      <w:proofErr w:type="spellEnd"/>
      <w:r w:rsidRPr="009404BB">
        <w:rPr>
          <w:color w:val="000000"/>
          <w:sz w:val="20"/>
          <w:szCs w:val="20"/>
        </w:rPr>
        <w:t xml:space="preserve"> </w:t>
      </w:r>
      <w:proofErr w:type="spellStart"/>
      <w:r w:rsidRPr="009404BB">
        <w:rPr>
          <w:color w:val="000000"/>
          <w:sz w:val="20"/>
          <w:szCs w:val="20"/>
        </w:rPr>
        <w:t>pengujian,membuat</w:t>
      </w:r>
      <w:proofErr w:type="spellEnd"/>
      <w:r w:rsidRPr="009404BB">
        <w:rPr>
          <w:color w:val="000000"/>
          <w:sz w:val="20"/>
          <w:szCs w:val="20"/>
        </w:rPr>
        <w:t xml:space="preserve"> </w:t>
      </w:r>
      <w:proofErr w:type="spellStart"/>
      <w:r w:rsidRPr="009404BB">
        <w:rPr>
          <w:color w:val="000000"/>
          <w:sz w:val="20"/>
          <w:szCs w:val="20"/>
        </w:rPr>
        <w:t>laporan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w:t>
      </w:r>
      <w:r w:rsidR="004C4FA7" w:rsidRPr="009404BB">
        <w:rPr>
          <w:color w:val="000000"/>
          <w:sz w:val="20"/>
          <w:szCs w:val="20"/>
        </w:rPr>
        <w:t xml:space="preserve"> </w:t>
      </w:r>
      <w:proofErr w:type="spellStart"/>
      <w:r w:rsidRPr="009404BB">
        <w:rPr>
          <w:color w:val="000000"/>
          <w:sz w:val="20"/>
          <w:szCs w:val="20"/>
        </w:rPr>
        <w:t>memberikan</w:t>
      </w:r>
      <w:proofErr w:type="spellEnd"/>
      <w:r w:rsidRPr="009404BB">
        <w:rPr>
          <w:color w:val="000000"/>
          <w:sz w:val="20"/>
          <w:szCs w:val="20"/>
        </w:rPr>
        <w:t xml:space="preserve"> </w:t>
      </w:r>
      <w:proofErr w:type="spellStart"/>
      <w:r w:rsidRPr="009404BB">
        <w:rPr>
          <w:color w:val="000000"/>
          <w:sz w:val="20"/>
          <w:szCs w:val="20"/>
        </w:rPr>
        <w:t>masukan</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 xml:space="preserve"> yang </w:t>
      </w:r>
      <w:proofErr w:type="spellStart"/>
      <w:r w:rsidRPr="009404BB">
        <w:rPr>
          <w:color w:val="000000"/>
          <w:sz w:val="20"/>
          <w:szCs w:val="20"/>
        </w:rPr>
        <w:t>diuji</w:t>
      </w:r>
      <w:proofErr w:type="spellEnd"/>
      <w:r w:rsidRPr="009404BB">
        <w:rPr>
          <w:color w:val="000000"/>
          <w:sz w:val="20"/>
          <w:szCs w:val="20"/>
        </w:rPr>
        <w:t xml:space="preserve"> dan </w:t>
      </w:r>
      <w:proofErr w:type="spellStart"/>
      <w:r w:rsidRPr="009404BB">
        <w:rPr>
          <w:color w:val="000000"/>
          <w:sz w:val="20"/>
          <w:szCs w:val="20"/>
        </w:rPr>
        <w:t>banyak</w:t>
      </w:r>
      <w:proofErr w:type="spellEnd"/>
      <w:r w:rsidRPr="009404BB">
        <w:rPr>
          <w:color w:val="000000"/>
          <w:sz w:val="20"/>
          <w:szCs w:val="20"/>
        </w:rPr>
        <w:t xml:space="preserve"> </w:t>
      </w:r>
      <w:proofErr w:type="spellStart"/>
      <w:r w:rsidRPr="009404BB">
        <w:rPr>
          <w:color w:val="000000"/>
          <w:sz w:val="20"/>
          <w:szCs w:val="20"/>
        </w:rPr>
        <w:t>lainnya</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pekerjaan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dibutuhkan</w:t>
      </w:r>
      <w:proofErr w:type="spellEnd"/>
      <w:r w:rsidRPr="009404BB">
        <w:rPr>
          <w:color w:val="000000"/>
          <w:sz w:val="20"/>
          <w:szCs w:val="20"/>
        </w:rPr>
        <w:t xml:space="preserve"> </w:t>
      </w:r>
      <w:proofErr w:type="spellStart"/>
      <w:r w:rsidRPr="009404BB">
        <w:rPr>
          <w:color w:val="000000"/>
          <w:sz w:val="20"/>
          <w:szCs w:val="20"/>
        </w:rPr>
        <w:t>kemampuan</w:t>
      </w:r>
      <w:proofErr w:type="spellEnd"/>
      <w:r w:rsidRPr="009404BB">
        <w:rPr>
          <w:color w:val="000000"/>
          <w:sz w:val="20"/>
          <w:szCs w:val="20"/>
        </w:rPr>
        <w:t xml:space="preserve"> </w:t>
      </w:r>
      <w:proofErr w:type="spellStart"/>
      <w:r w:rsidRPr="009404BB">
        <w:rPr>
          <w:color w:val="000000"/>
          <w:sz w:val="20"/>
          <w:szCs w:val="20"/>
        </w:rPr>
        <w:t>kemampuan</w:t>
      </w:r>
      <w:proofErr w:type="spellEnd"/>
      <w:r w:rsidRPr="009404BB">
        <w:rPr>
          <w:color w:val="000000"/>
          <w:sz w:val="20"/>
          <w:szCs w:val="20"/>
        </w:rPr>
        <w:t xml:space="preserv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berikut</w:t>
      </w:r>
      <w:proofErr w:type="spellEnd"/>
      <w:r w:rsidRPr="009404BB">
        <w:rPr>
          <w:color w:val="000000"/>
          <w:sz w:val="20"/>
          <w:szCs w:val="20"/>
        </w:rPr>
        <w:t>:</w:t>
      </w:r>
    </w:p>
    <w:p w14:paraId="07C9232E" w14:textId="77777777" w:rsidR="008755FA" w:rsidRPr="009404BB" w:rsidRDefault="008755FA" w:rsidP="00A50BC5">
      <w:pPr>
        <w:spacing w:line="276" w:lineRule="auto"/>
        <w:ind w:right="461" w:firstLine="340"/>
        <w:jc w:val="both"/>
        <w:rPr>
          <w:color w:val="000000"/>
          <w:sz w:val="20"/>
          <w:szCs w:val="20"/>
        </w:rPr>
      </w:pPr>
    </w:p>
    <w:p w14:paraId="5AA551F3"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1. Mindset </w:t>
      </w:r>
      <w:proofErr w:type="spellStart"/>
      <w:r w:rsidRPr="009404BB">
        <w:rPr>
          <w:color w:val="000000"/>
          <w:sz w:val="20"/>
          <w:szCs w:val="20"/>
        </w:rPr>
        <w:t>Pengujian</w:t>
      </w:r>
      <w:proofErr w:type="spellEnd"/>
      <w:r w:rsidRPr="009404BB">
        <w:rPr>
          <w:color w:val="000000"/>
          <w:sz w:val="20"/>
          <w:szCs w:val="20"/>
        </w:rPr>
        <w:t xml:space="preserve"> </w:t>
      </w:r>
    </w:p>
    <w:p w14:paraId="76717D7F"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2. Analisa dan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fungsional</w:t>
      </w:r>
      <w:proofErr w:type="spellEnd"/>
      <w:r w:rsidRPr="009404BB">
        <w:rPr>
          <w:color w:val="000000"/>
          <w:sz w:val="20"/>
          <w:szCs w:val="20"/>
        </w:rPr>
        <w:t xml:space="preserve"> </w:t>
      </w:r>
    </w:p>
    <w:p w14:paraId="3E90D38C"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3. </w:t>
      </w:r>
      <w:proofErr w:type="spellStart"/>
      <w:r w:rsidRPr="009404BB">
        <w:rPr>
          <w:color w:val="000000"/>
          <w:sz w:val="20"/>
          <w:szCs w:val="20"/>
        </w:rPr>
        <w:t>Perbaikan</w:t>
      </w:r>
      <w:proofErr w:type="spellEnd"/>
      <w:r w:rsidRPr="009404BB">
        <w:rPr>
          <w:color w:val="000000"/>
          <w:sz w:val="20"/>
          <w:szCs w:val="20"/>
        </w:rPr>
        <w:t xml:space="preserve"> proses </w:t>
      </w:r>
    </w:p>
    <w:p w14:paraId="74B11055"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4. </w:t>
      </w:r>
      <w:proofErr w:type="spellStart"/>
      <w:r w:rsidRPr="009404BB">
        <w:rPr>
          <w:color w:val="000000"/>
          <w:sz w:val="20"/>
          <w:szCs w:val="20"/>
        </w:rPr>
        <w:t>Perbaikan</w:t>
      </w:r>
      <w:proofErr w:type="spellEnd"/>
      <w:r w:rsidRPr="009404BB">
        <w:rPr>
          <w:color w:val="000000"/>
          <w:sz w:val="20"/>
          <w:szCs w:val="20"/>
        </w:rPr>
        <w:t xml:space="preserve"> </w:t>
      </w:r>
      <w:proofErr w:type="spellStart"/>
      <w:r w:rsidRPr="009404BB">
        <w:rPr>
          <w:color w:val="000000"/>
          <w:sz w:val="20"/>
          <w:szCs w:val="20"/>
        </w:rPr>
        <w:t>performa</w:t>
      </w:r>
      <w:proofErr w:type="spellEnd"/>
      <w:r w:rsidRPr="009404BB">
        <w:rPr>
          <w:color w:val="000000"/>
          <w:sz w:val="20"/>
          <w:szCs w:val="20"/>
        </w:rPr>
        <w:t xml:space="preserve"> </w:t>
      </w:r>
    </w:p>
    <w:p w14:paraId="0E6CA372"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lastRenderedPageBreak/>
        <w:t xml:space="preserve">5. </w:t>
      </w:r>
      <w:proofErr w:type="spellStart"/>
      <w:r w:rsidRPr="009404BB">
        <w:rPr>
          <w:color w:val="000000"/>
          <w:sz w:val="20"/>
          <w:szCs w:val="20"/>
        </w:rPr>
        <w:t>Otomatisasi</w:t>
      </w:r>
      <w:proofErr w:type="spellEnd"/>
      <w:r w:rsidRPr="009404BB">
        <w:rPr>
          <w:color w:val="000000"/>
          <w:sz w:val="20"/>
          <w:szCs w:val="20"/>
        </w:rPr>
        <w:t xml:space="preserve"> </w:t>
      </w:r>
    </w:p>
    <w:p w14:paraId="031B4CE8" w14:textId="47CC9493" w:rsidR="00A833DC" w:rsidRPr="009404BB" w:rsidRDefault="00101656" w:rsidP="00A50BC5">
      <w:pPr>
        <w:spacing w:line="276" w:lineRule="auto"/>
        <w:ind w:right="461" w:firstLine="340"/>
        <w:jc w:val="both"/>
        <w:rPr>
          <w:color w:val="000000"/>
          <w:sz w:val="20"/>
          <w:szCs w:val="20"/>
        </w:rPr>
      </w:pPr>
      <w:r w:rsidRPr="009404BB">
        <w:rPr>
          <w:color w:val="000000"/>
          <w:sz w:val="20"/>
          <w:szCs w:val="20"/>
        </w:rPr>
        <w:t>6. User Acceptance Test.</w:t>
      </w:r>
    </w:p>
    <w:p w14:paraId="4472E23F" w14:textId="77777777" w:rsidR="00414653" w:rsidRPr="009404BB" w:rsidRDefault="00414653" w:rsidP="00A50BC5">
      <w:pPr>
        <w:spacing w:line="276" w:lineRule="auto"/>
        <w:ind w:right="461" w:firstLine="340"/>
        <w:jc w:val="both"/>
        <w:rPr>
          <w:color w:val="000000"/>
          <w:sz w:val="20"/>
          <w:szCs w:val="20"/>
        </w:rPr>
      </w:pPr>
    </w:p>
    <w:p w14:paraId="5D1E78C6" w14:textId="212190C6" w:rsidR="003D3E9B" w:rsidRPr="009404BB" w:rsidRDefault="00A833DC" w:rsidP="00A50BC5">
      <w:pPr>
        <w:pStyle w:val="Heading3"/>
        <w:ind w:right="461"/>
        <w:rPr>
          <w:rFonts w:cs="Times New Roman"/>
          <w:bCs/>
          <w:szCs w:val="20"/>
        </w:rPr>
      </w:pPr>
      <w:bookmarkStart w:id="38" w:name="_Toc176987392"/>
      <w:bookmarkStart w:id="39" w:name="_Toc187674081"/>
      <w:r w:rsidRPr="009404BB">
        <w:rPr>
          <w:rFonts w:cs="Times New Roman"/>
          <w:bCs/>
          <w:szCs w:val="20"/>
        </w:rPr>
        <w:t xml:space="preserve">2.2.3 </w:t>
      </w:r>
      <w:r w:rsidR="00101656" w:rsidRPr="009404BB">
        <w:rPr>
          <w:rFonts w:cs="Times New Roman"/>
          <w:bCs/>
          <w:szCs w:val="20"/>
        </w:rPr>
        <w:t>Test Case</w:t>
      </w:r>
      <w:bookmarkEnd w:id="38"/>
      <w:bookmarkEnd w:id="39"/>
      <w:r w:rsidR="00101656" w:rsidRPr="009404BB">
        <w:rPr>
          <w:rFonts w:cs="Times New Roman"/>
          <w:bCs/>
          <w:szCs w:val="20"/>
        </w:rPr>
        <w:t xml:space="preserve"> </w:t>
      </w:r>
    </w:p>
    <w:p w14:paraId="6196D405" w14:textId="77777777" w:rsidR="00414653"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Test case </w:t>
      </w:r>
      <w:proofErr w:type="spellStart"/>
      <w:r w:rsidRPr="009404BB">
        <w:rPr>
          <w:color w:val="000000"/>
          <w:sz w:val="20"/>
          <w:szCs w:val="20"/>
        </w:rPr>
        <w:t>merupakan</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sekumpulan</w:t>
      </w:r>
      <w:proofErr w:type="spellEnd"/>
      <w:r w:rsidRPr="009404BB">
        <w:rPr>
          <w:color w:val="000000"/>
          <w:sz w:val="20"/>
          <w:szCs w:val="20"/>
        </w:rPr>
        <w:t xml:space="preserve"> </w:t>
      </w:r>
      <w:proofErr w:type="spellStart"/>
      <w:r w:rsidRPr="009404BB">
        <w:rPr>
          <w:color w:val="000000"/>
          <w:sz w:val="20"/>
          <w:szCs w:val="20"/>
        </w:rPr>
        <w:t>prosedur</w:t>
      </w:r>
      <w:proofErr w:type="spellEnd"/>
      <w:r w:rsidRPr="009404BB">
        <w:rPr>
          <w:color w:val="000000"/>
          <w:sz w:val="20"/>
          <w:szCs w:val="20"/>
        </w:rPr>
        <w:t xml:space="preserve"> test yang </w:t>
      </w:r>
      <w:proofErr w:type="spellStart"/>
      <w:r w:rsidRPr="009404BB">
        <w:rPr>
          <w:color w:val="000000"/>
          <w:sz w:val="20"/>
          <w:szCs w:val="20"/>
        </w:rPr>
        <w:t>memuat</w:t>
      </w:r>
      <w:proofErr w:type="spellEnd"/>
      <w:r w:rsidRPr="009404BB">
        <w:rPr>
          <w:color w:val="000000"/>
          <w:sz w:val="20"/>
          <w:szCs w:val="20"/>
        </w:rPr>
        <w:t xml:space="preserve"> </w:t>
      </w:r>
      <w:proofErr w:type="spellStart"/>
      <w:r w:rsidRPr="009404BB">
        <w:rPr>
          <w:color w:val="000000"/>
          <w:sz w:val="20"/>
          <w:szCs w:val="20"/>
        </w:rPr>
        <w:t>kondisi</w:t>
      </w:r>
      <w:proofErr w:type="spellEnd"/>
      <w:r w:rsidRPr="009404BB">
        <w:rPr>
          <w:color w:val="000000"/>
          <w:sz w:val="20"/>
          <w:szCs w:val="20"/>
        </w:rPr>
        <w:t xml:space="preserve"> </w:t>
      </w:r>
      <w:proofErr w:type="spellStart"/>
      <w:r w:rsidRPr="009404BB">
        <w:rPr>
          <w:color w:val="000000"/>
          <w:sz w:val="20"/>
          <w:szCs w:val="20"/>
        </w:rPr>
        <w:t>operasi</w:t>
      </w:r>
      <w:proofErr w:type="spellEnd"/>
      <w:r w:rsidRPr="009404BB">
        <w:rPr>
          <w:color w:val="000000"/>
          <w:sz w:val="20"/>
          <w:szCs w:val="20"/>
        </w:rPr>
        <w:t xml:space="preserve"> yang </w:t>
      </w:r>
      <w:proofErr w:type="spellStart"/>
      <w:r w:rsidRPr="009404BB">
        <w:rPr>
          <w:color w:val="000000"/>
          <w:sz w:val="20"/>
          <w:szCs w:val="20"/>
        </w:rPr>
        <w:t>dibutuhkan</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melakukan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bersamaan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yang </w:t>
      </w:r>
      <w:proofErr w:type="spellStart"/>
      <w:r w:rsidRPr="009404BB">
        <w:rPr>
          <w:color w:val="000000"/>
          <w:sz w:val="20"/>
          <w:szCs w:val="20"/>
        </w:rPr>
        <w:t>diharapkan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proses </w:t>
      </w:r>
      <w:proofErr w:type="spellStart"/>
      <w:r w:rsidRPr="009404BB">
        <w:rPr>
          <w:color w:val="000000"/>
          <w:sz w:val="20"/>
          <w:szCs w:val="20"/>
        </w:rPr>
        <w:t>operasi</w:t>
      </w:r>
      <w:proofErr w:type="spellEnd"/>
      <w:r w:rsidRPr="009404BB">
        <w:rPr>
          <w:color w:val="000000"/>
          <w:sz w:val="20"/>
          <w:szCs w:val="20"/>
        </w:rPr>
        <w:t xml:space="preserve"> </w:t>
      </w:r>
      <w:proofErr w:type="spellStart"/>
      <w:r w:rsidRPr="009404BB">
        <w:rPr>
          <w:color w:val="000000"/>
          <w:sz w:val="20"/>
          <w:szCs w:val="20"/>
        </w:rPr>
        <w:t>tersebut</w:t>
      </w:r>
      <w:proofErr w:type="spellEnd"/>
      <w:r w:rsidRPr="009404BB">
        <w:rPr>
          <w:color w:val="000000"/>
          <w:sz w:val="20"/>
          <w:szCs w:val="20"/>
        </w:rPr>
        <w:t>.</w:t>
      </w:r>
      <w:r w:rsidR="009A06B0" w:rsidRPr="009404BB">
        <w:rPr>
          <w:color w:val="000000"/>
          <w:sz w:val="20"/>
          <w:szCs w:val="20"/>
        </w:rPr>
        <w:t>[4]</w:t>
      </w:r>
      <w:r w:rsidRPr="009404BB">
        <w:rPr>
          <w:color w:val="000000"/>
          <w:sz w:val="20"/>
          <w:szCs w:val="20"/>
        </w:rPr>
        <w:t xml:space="preserve"> </w:t>
      </w:r>
      <w:proofErr w:type="spellStart"/>
      <w:r w:rsidRPr="009404BB">
        <w:rPr>
          <w:color w:val="000000"/>
          <w:sz w:val="20"/>
          <w:szCs w:val="20"/>
        </w:rPr>
        <w:t>Seorang</w:t>
      </w:r>
      <w:proofErr w:type="spellEnd"/>
      <w:r w:rsidRPr="009404BB">
        <w:rPr>
          <w:color w:val="000000"/>
          <w:sz w:val="20"/>
          <w:szCs w:val="20"/>
        </w:rPr>
        <w:t xml:space="preserve"> software tester </w:t>
      </w:r>
      <w:proofErr w:type="spellStart"/>
      <w:r w:rsidRPr="009404BB">
        <w:rPr>
          <w:color w:val="000000"/>
          <w:sz w:val="20"/>
          <w:szCs w:val="20"/>
        </w:rPr>
        <w:t>diharapkan</w:t>
      </w:r>
      <w:proofErr w:type="spellEnd"/>
      <w:r w:rsidRPr="009404BB">
        <w:rPr>
          <w:color w:val="000000"/>
          <w:sz w:val="20"/>
          <w:szCs w:val="20"/>
        </w:rPr>
        <w:t xml:space="preserve">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membuat</w:t>
      </w:r>
      <w:proofErr w:type="spellEnd"/>
      <w:r w:rsidRPr="009404BB">
        <w:rPr>
          <w:color w:val="000000"/>
          <w:sz w:val="20"/>
          <w:szCs w:val="20"/>
        </w:rPr>
        <w:t xml:space="preserve"> test case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panduan</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mendeteksi</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kegagalan</w:t>
      </w:r>
      <w:proofErr w:type="spellEnd"/>
      <w:r w:rsidRPr="009404BB">
        <w:rPr>
          <w:color w:val="000000"/>
          <w:sz w:val="20"/>
          <w:szCs w:val="20"/>
        </w:rPr>
        <w:t xml:space="preserve"> dan </w:t>
      </w:r>
      <w:proofErr w:type="spellStart"/>
      <w:r w:rsidRPr="009404BB">
        <w:rPr>
          <w:color w:val="000000"/>
          <w:sz w:val="20"/>
          <w:szCs w:val="20"/>
        </w:rPr>
        <w:t>menuliskan</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uji. </w:t>
      </w:r>
    </w:p>
    <w:p w14:paraId="750C1E24" w14:textId="72EBFC7B" w:rsidR="003D3E9B" w:rsidRPr="009404BB" w:rsidRDefault="00101656" w:rsidP="00A50BC5">
      <w:pPr>
        <w:spacing w:line="276" w:lineRule="auto"/>
        <w:ind w:right="461" w:firstLine="340"/>
        <w:jc w:val="both"/>
        <w:rPr>
          <w:color w:val="000000"/>
          <w:sz w:val="20"/>
          <w:szCs w:val="20"/>
        </w:rPr>
      </w:pP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hal</w:t>
      </w:r>
      <w:proofErr w:type="spellEnd"/>
      <w:r w:rsidRPr="009404BB">
        <w:rPr>
          <w:color w:val="000000"/>
          <w:sz w:val="20"/>
          <w:szCs w:val="20"/>
        </w:rPr>
        <w:t xml:space="preserve"> </w:t>
      </w:r>
      <w:proofErr w:type="spellStart"/>
      <w:r w:rsidRPr="009404BB">
        <w:rPr>
          <w:color w:val="000000"/>
          <w:sz w:val="20"/>
          <w:szCs w:val="20"/>
        </w:rPr>
        <w:t>pembuatan</w:t>
      </w:r>
      <w:proofErr w:type="spellEnd"/>
      <w:r w:rsidRPr="009404BB">
        <w:rPr>
          <w:color w:val="000000"/>
          <w:sz w:val="20"/>
          <w:szCs w:val="20"/>
        </w:rPr>
        <w:t xml:space="preserve"> test case </w:t>
      </w:r>
      <w:proofErr w:type="spellStart"/>
      <w:r w:rsidRPr="009404BB">
        <w:rPr>
          <w:color w:val="000000"/>
          <w:sz w:val="20"/>
          <w:szCs w:val="20"/>
        </w:rPr>
        <w:t>tidak</w:t>
      </w:r>
      <w:proofErr w:type="spellEnd"/>
      <w:r w:rsidRPr="009404BB">
        <w:rPr>
          <w:color w:val="000000"/>
          <w:sz w:val="20"/>
          <w:szCs w:val="20"/>
        </w:rPr>
        <w:t xml:space="preserve"> </w:t>
      </w:r>
      <w:proofErr w:type="spellStart"/>
      <w:r w:rsidR="00414653" w:rsidRPr="009404BB">
        <w:rPr>
          <w:color w:val="000000"/>
          <w:sz w:val="20"/>
          <w:szCs w:val="20"/>
        </w:rPr>
        <w:t>terdapat</w:t>
      </w:r>
      <w:proofErr w:type="spellEnd"/>
      <w:r w:rsidRPr="009404BB">
        <w:rPr>
          <w:color w:val="000000"/>
          <w:sz w:val="20"/>
          <w:szCs w:val="20"/>
        </w:rPr>
        <w:t xml:space="preserve"> template </w:t>
      </w:r>
      <w:proofErr w:type="spellStart"/>
      <w:r w:rsidRPr="009404BB">
        <w:rPr>
          <w:color w:val="000000"/>
          <w:sz w:val="20"/>
          <w:szCs w:val="20"/>
        </w:rPr>
        <w:t>khusus</w:t>
      </w:r>
      <w:proofErr w:type="spellEnd"/>
      <w:r w:rsidRPr="009404BB">
        <w:rPr>
          <w:color w:val="000000"/>
          <w:sz w:val="20"/>
          <w:szCs w:val="20"/>
        </w:rPr>
        <w:t xml:space="preserve"> yang </w:t>
      </w:r>
      <w:proofErr w:type="spellStart"/>
      <w:r w:rsidRPr="009404BB">
        <w:rPr>
          <w:color w:val="000000"/>
          <w:sz w:val="20"/>
          <w:szCs w:val="20"/>
        </w:rPr>
        <w:t>secara</w:t>
      </w:r>
      <w:proofErr w:type="spellEnd"/>
      <w:r w:rsidRPr="009404BB">
        <w:rPr>
          <w:color w:val="000000"/>
          <w:sz w:val="20"/>
          <w:szCs w:val="20"/>
        </w:rPr>
        <w:t xml:space="preserve"> </w:t>
      </w:r>
      <w:proofErr w:type="spellStart"/>
      <w:r w:rsidRPr="009404BB">
        <w:rPr>
          <w:color w:val="000000"/>
          <w:sz w:val="20"/>
          <w:szCs w:val="20"/>
        </w:rPr>
        <w:t>spesifik</w:t>
      </w:r>
      <w:proofErr w:type="spellEnd"/>
      <w:r w:rsidRPr="009404BB">
        <w:rPr>
          <w:color w:val="000000"/>
          <w:sz w:val="20"/>
          <w:szCs w:val="20"/>
        </w:rPr>
        <w:t xml:space="preserve"> </w:t>
      </w:r>
      <w:proofErr w:type="spellStart"/>
      <w:r w:rsidRPr="009404BB">
        <w:rPr>
          <w:color w:val="000000"/>
          <w:sz w:val="20"/>
          <w:szCs w:val="20"/>
        </w:rPr>
        <w:t>harus</w:t>
      </w:r>
      <w:proofErr w:type="spellEnd"/>
      <w:r w:rsidRPr="009404BB">
        <w:rPr>
          <w:color w:val="000000"/>
          <w:sz w:val="20"/>
          <w:szCs w:val="20"/>
        </w:rPr>
        <w:t xml:space="preserve"> </w:t>
      </w:r>
      <w:proofErr w:type="spellStart"/>
      <w:r w:rsidRPr="009404BB">
        <w:rPr>
          <w:color w:val="000000"/>
          <w:sz w:val="20"/>
          <w:szCs w:val="20"/>
        </w:rPr>
        <w:t>diikuti</w:t>
      </w:r>
      <w:proofErr w:type="spellEnd"/>
      <w:r w:rsidRPr="009404BB">
        <w:rPr>
          <w:color w:val="000000"/>
          <w:sz w:val="20"/>
          <w:szCs w:val="20"/>
        </w:rPr>
        <w:t xml:space="preserve"> </w:t>
      </w:r>
      <w:proofErr w:type="spellStart"/>
      <w:r w:rsidRPr="009404BB">
        <w:rPr>
          <w:color w:val="000000"/>
          <w:sz w:val="20"/>
          <w:szCs w:val="20"/>
        </w:rPr>
        <w:t>namun</w:t>
      </w:r>
      <w:proofErr w:type="spellEnd"/>
      <w:r w:rsidRPr="009404BB">
        <w:rPr>
          <w:color w:val="000000"/>
          <w:sz w:val="20"/>
          <w:szCs w:val="20"/>
        </w:rPr>
        <w:t xml:space="preserve"> </w:t>
      </w:r>
      <w:proofErr w:type="spellStart"/>
      <w:r w:rsidRPr="009404BB">
        <w:rPr>
          <w:color w:val="000000"/>
          <w:sz w:val="20"/>
          <w:szCs w:val="20"/>
        </w:rPr>
        <w:t>biasanya</w:t>
      </w:r>
      <w:proofErr w:type="spellEnd"/>
      <w:r w:rsidRPr="009404BB">
        <w:rPr>
          <w:color w:val="000000"/>
          <w:sz w:val="20"/>
          <w:szCs w:val="20"/>
        </w:rPr>
        <w:t xml:space="preserve"> </w:t>
      </w:r>
      <w:proofErr w:type="spellStart"/>
      <w:r w:rsidRPr="009404BB">
        <w:rPr>
          <w:color w:val="000000"/>
          <w:sz w:val="20"/>
          <w:szCs w:val="20"/>
        </w:rPr>
        <w:t>terdiri</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00CF5E58" w:rsidRPr="009404BB">
        <w:rPr>
          <w:color w:val="000000"/>
          <w:sz w:val="20"/>
          <w:szCs w:val="20"/>
        </w:rPr>
        <w:t>fitur</w:t>
      </w:r>
      <w:proofErr w:type="spellEnd"/>
      <w:r w:rsidRPr="009404BB">
        <w:rPr>
          <w:color w:val="000000"/>
          <w:sz w:val="20"/>
          <w:szCs w:val="20"/>
        </w:rPr>
        <w:t xml:space="preserve"> </w:t>
      </w:r>
      <w:proofErr w:type="spellStart"/>
      <w:r w:rsidRPr="009404BB">
        <w:rPr>
          <w:color w:val="000000"/>
          <w:sz w:val="20"/>
          <w:szCs w:val="20"/>
        </w:rPr>
        <w:t>utama</w:t>
      </w:r>
      <w:proofErr w:type="spellEnd"/>
      <w:r w:rsidRPr="009404BB">
        <w:rPr>
          <w:color w:val="000000"/>
          <w:sz w:val="20"/>
          <w:szCs w:val="20"/>
        </w:rPr>
        <w:t xml:space="preserve"> </w:t>
      </w:r>
      <w:proofErr w:type="spellStart"/>
      <w:r w:rsidRPr="009404BB">
        <w:rPr>
          <w:color w:val="000000"/>
          <w:sz w:val="20"/>
          <w:szCs w:val="20"/>
        </w:rPr>
        <w:t>seperti</w:t>
      </w:r>
      <w:proofErr w:type="spellEnd"/>
      <w:r w:rsidRPr="009404BB">
        <w:rPr>
          <w:color w:val="000000"/>
          <w:sz w:val="20"/>
          <w:szCs w:val="20"/>
        </w:rPr>
        <w:t xml:space="preserve"> section </w:t>
      </w:r>
      <w:proofErr w:type="spellStart"/>
      <w:r w:rsidRPr="009404BB">
        <w:rPr>
          <w:color w:val="000000"/>
          <w:sz w:val="20"/>
          <w:szCs w:val="20"/>
        </w:rPr>
        <w:t>modul</w:t>
      </w:r>
      <w:proofErr w:type="spellEnd"/>
      <w:r w:rsidRPr="009404BB">
        <w:rPr>
          <w:color w:val="000000"/>
          <w:sz w:val="20"/>
          <w:szCs w:val="20"/>
        </w:rPr>
        <w:t xml:space="preserve"> yang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nama</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test id yang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kode</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section precondition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kondisi</w:t>
      </w:r>
      <w:proofErr w:type="spellEnd"/>
      <w:r w:rsidRPr="009404BB">
        <w:rPr>
          <w:color w:val="000000"/>
          <w:sz w:val="20"/>
          <w:szCs w:val="20"/>
        </w:rPr>
        <w:t xml:space="preserve"> </w:t>
      </w:r>
      <w:proofErr w:type="spellStart"/>
      <w:r w:rsidRPr="009404BB">
        <w:rPr>
          <w:color w:val="000000"/>
          <w:sz w:val="20"/>
          <w:szCs w:val="20"/>
        </w:rPr>
        <w:t>sebelum</w:t>
      </w:r>
      <w:proofErr w:type="spellEnd"/>
      <w:r w:rsidRPr="009404BB">
        <w:rPr>
          <w:color w:val="000000"/>
          <w:sz w:val="20"/>
          <w:szCs w:val="20"/>
        </w:rPr>
        <w:t xml:space="preserve"> </w:t>
      </w:r>
      <w:proofErr w:type="spellStart"/>
      <w:r w:rsidRPr="009404BB">
        <w:rPr>
          <w:color w:val="000000"/>
          <w:sz w:val="20"/>
          <w:szCs w:val="20"/>
        </w:rPr>
        <w:t>melakukan</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section test step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langkah</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dan section result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Test Case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dibuat</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tool Microsoft Excel </w:t>
      </w:r>
      <w:proofErr w:type="spellStart"/>
      <w:r w:rsidRPr="009404BB">
        <w:rPr>
          <w:color w:val="000000"/>
          <w:sz w:val="20"/>
          <w:szCs w:val="20"/>
        </w:rPr>
        <w:t>ataupun</w:t>
      </w:r>
      <w:proofErr w:type="spellEnd"/>
      <w:r w:rsidRPr="009404BB">
        <w:rPr>
          <w:color w:val="000000"/>
          <w:sz w:val="20"/>
          <w:szCs w:val="20"/>
        </w:rPr>
        <w:t xml:space="preserve"> google spreadsheet.</w:t>
      </w:r>
      <w:r w:rsidR="00414653" w:rsidRPr="009404BB">
        <w:rPr>
          <w:color w:val="000000"/>
          <w:sz w:val="20"/>
          <w:szCs w:val="20"/>
        </w:rPr>
        <w:t>[5]</w:t>
      </w:r>
    </w:p>
    <w:p w14:paraId="10BD3532" w14:textId="77777777" w:rsidR="00414653" w:rsidRPr="009404BB" w:rsidRDefault="00414653" w:rsidP="00A50BC5">
      <w:pPr>
        <w:spacing w:line="276" w:lineRule="auto"/>
        <w:ind w:right="461" w:firstLine="340"/>
        <w:jc w:val="both"/>
        <w:rPr>
          <w:sz w:val="20"/>
          <w:szCs w:val="20"/>
        </w:rPr>
      </w:pPr>
    </w:p>
    <w:p w14:paraId="31C05E23" w14:textId="41B2ED7A" w:rsidR="003D3E9B" w:rsidRPr="009404BB" w:rsidRDefault="00A833DC" w:rsidP="00A50BC5">
      <w:pPr>
        <w:pStyle w:val="Heading3"/>
        <w:ind w:right="461"/>
        <w:rPr>
          <w:rFonts w:cs="Times New Roman"/>
          <w:bCs/>
          <w:szCs w:val="20"/>
        </w:rPr>
      </w:pPr>
      <w:bookmarkStart w:id="40" w:name="_Toc176987393"/>
      <w:bookmarkStart w:id="41" w:name="_Toc187674082"/>
      <w:r w:rsidRPr="009404BB">
        <w:rPr>
          <w:rFonts w:cs="Times New Roman"/>
          <w:bCs/>
          <w:szCs w:val="20"/>
        </w:rPr>
        <w:t xml:space="preserve">2.2.4 </w:t>
      </w:r>
      <w:r w:rsidR="006111B9" w:rsidRPr="009404BB">
        <w:rPr>
          <w:rFonts w:cs="Times New Roman"/>
          <w:bCs/>
          <w:szCs w:val="20"/>
        </w:rPr>
        <w:t>Chatbot</w:t>
      </w:r>
      <w:bookmarkEnd w:id="40"/>
      <w:bookmarkEnd w:id="41"/>
    </w:p>
    <w:p w14:paraId="3BE83929" w14:textId="3AEF61AF" w:rsidR="003D3E9B" w:rsidRPr="009404BB" w:rsidRDefault="006111B9" w:rsidP="00A50BC5">
      <w:pPr>
        <w:spacing w:line="276" w:lineRule="auto"/>
        <w:ind w:right="461" w:firstLine="340"/>
        <w:jc w:val="both"/>
        <w:rPr>
          <w:sz w:val="20"/>
          <w:szCs w:val="20"/>
        </w:rPr>
      </w:pPr>
      <w:r w:rsidRPr="009404BB">
        <w:rPr>
          <w:sz w:val="20"/>
          <w:szCs w:val="20"/>
        </w:rPr>
        <w:t xml:space="preserve">Chatbot </w:t>
      </w:r>
      <w:proofErr w:type="spellStart"/>
      <w:r w:rsidRPr="009404BB">
        <w:rPr>
          <w:sz w:val="20"/>
          <w:szCs w:val="20"/>
        </w:rPr>
        <w:t>adalah</w:t>
      </w:r>
      <w:proofErr w:type="spellEnd"/>
      <w:r w:rsidRPr="009404BB">
        <w:rPr>
          <w:sz w:val="20"/>
          <w:szCs w:val="20"/>
        </w:rPr>
        <w:t xml:space="preserve"> program </w:t>
      </w:r>
      <w:proofErr w:type="spellStart"/>
      <w:r w:rsidRPr="009404BB">
        <w:rPr>
          <w:sz w:val="20"/>
          <w:szCs w:val="20"/>
        </w:rPr>
        <w:t>komputer</w:t>
      </w:r>
      <w:proofErr w:type="spellEnd"/>
      <w:r w:rsidRPr="009404BB">
        <w:rPr>
          <w:sz w:val="20"/>
          <w:szCs w:val="20"/>
        </w:rPr>
        <w:t xml:space="preserve"> yang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meniru</w:t>
      </w:r>
      <w:proofErr w:type="spellEnd"/>
      <w:r w:rsidRPr="009404BB">
        <w:rPr>
          <w:sz w:val="20"/>
          <w:szCs w:val="20"/>
        </w:rPr>
        <w:t xml:space="preserve">  </w:t>
      </w:r>
      <w:proofErr w:type="spellStart"/>
      <w:r w:rsidRPr="009404BB">
        <w:rPr>
          <w:sz w:val="20"/>
          <w:szCs w:val="20"/>
        </w:rPr>
        <w:t>percakapan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manusia</w:t>
      </w:r>
      <w:proofErr w:type="spellEnd"/>
      <w:r w:rsidRPr="009404BB">
        <w:rPr>
          <w:sz w:val="20"/>
          <w:szCs w:val="20"/>
        </w:rPr>
        <w:t xml:space="preserve">, </w:t>
      </w:r>
      <w:proofErr w:type="spellStart"/>
      <w:r w:rsidRPr="009404BB">
        <w:rPr>
          <w:sz w:val="20"/>
          <w:szCs w:val="20"/>
        </w:rPr>
        <w:t>terutama</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internet.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membalas</w:t>
      </w:r>
      <w:proofErr w:type="spellEnd"/>
      <w:r w:rsidRPr="009404BB">
        <w:rPr>
          <w:sz w:val="20"/>
          <w:szCs w:val="20"/>
        </w:rPr>
        <w:t xml:space="preserve"> email, </w:t>
      </w:r>
      <w:proofErr w:type="spellStart"/>
      <w:r w:rsidRPr="009404BB">
        <w:rPr>
          <w:sz w:val="20"/>
          <w:szCs w:val="20"/>
        </w:rPr>
        <w:t>mengirim</w:t>
      </w:r>
      <w:proofErr w:type="spellEnd"/>
      <w:r w:rsidRPr="009404BB">
        <w:rPr>
          <w:sz w:val="20"/>
          <w:szCs w:val="20"/>
        </w:rPr>
        <w:t xml:space="preserve"> </w:t>
      </w:r>
      <w:proofErr w:type="spellStart"/>
      <w:r w:rsidRPr="009404BB">
        <w:rPr>
          <w:sz w:val="20"/>
          <w:szCs w:val="20"/>
        </w:rPr>
        <w:t>pesan</w:t>
      </w:r>
      <w:proofErr w:type="spellEnd"/>
      <w:r w:rsidRPr="009404BB">
        <w:rPr>
          <w:sz w:val="20"/>
          <w:szCs w:val="20"/>
        </w:rPr>
        <w:t xml:space="preserve">, dan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mandiri</w:t>
      </w:r>
      <w:proofErr w:type="spellEnd"/>
      <w:r w:rsidRPr="009404BB">
        <w:rPr>
          <w:sz w:val="20"/>
          <w:szCs w:val="20"/>
        </w:rPr>
        <w:t xml:space="preserve"> </w:t>
      </w:r>
      <w:proofErr w:type="spellStart"/>
      <w:r w:rsidRPr="009404BB">
        <w:rPr>
          <w:sz w:val="20"/>
          <w:szCs w:val="20"/>
        </w:rPr>
        <w:t>mengotomatiskan</w:t>
      </w:r>
      <w:proofErr w:type="spellEnd"/>
      <w:r w:rsidRPr="009404BB">
        <w:rPr>
          <w:sz w:val="20"/>
          <w:szCs w:val="20"/>
        </w:rPr>
        <w:t xml:space="preserve"> </w:t>
      </w:r>
      <w:proofErr w:type="spellStart"/>
      <w:r w:rsidRPr="009404BB">
        <w:rPr>
          <w:sz w:val="20"/>
          <w:szCs w:val="20"/>
        </w:rPr>
        <w:t>bantuan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campuran</w:t>
      </w:r>
      <w:proofErr w:type="spellEnd"/>
      <w:r w:rsidRPr="009404BB">
        <w:rPr>
          <w:sz w:val="20"/>
          <w:szCs w:val="20"/>
        </w:rPr>
        <w:t xml:space="preserve"> software </w:t>
      </w:r>
      <w:proofErr w:type="spellStart"/>
      <w:r w:rsidRPr="009404BB">
        <w:rPr>
          <w:sz w:val="20"/>
          <w:szCs w:val="20"/>
        </w:rPr>
        <w:t>komputer</w:t>
      </w:r>
      <w:proofErr w:type="spellEnd"/>
      <w:r w:rsidRPr="009404BB">
        <w:rPr>
          <w:sz w:val="20"/>
          <w:szCs w:val="20"/>
        </w:rPr>
        <w:t xml:space="preserve"> [</w:t>
      </w:r>
      <w:r w:rsidR="00414653" w:rsidRPr="009404BB">
        <w:rPr>
          <w:sz w:val="20"/>
          <w:szCs w:val="20"/>
        </w:rPr>
        <w:t>8</w:t>
      </w:r>
      <w:r w:rsidRPr="009404BB">
        <w:rPr>
          <w:sz w:val="20"/>
          <w:szCs w:val="20"/>
        </w:rPr>
        <w:t xml:space="preserve">]. Chatbot </w:t>
      </w:r>
      <w:proofErr w:type="spellStart"/>
      <w:r w:rsidRPr="009404BB">
        <w:rPr>
          <w:sz w:val="20"/>
          <w:szCs w:val="20"/>
        </w:rPr>
        <w:t>sering</w:t>
      </w:r>
      <w:proofErr w:type="spellEnd"/>
      <w:r w:rsidRPr="009404BB">
        <w:rPr>
          <w:sz w:val="20"/>
          <w:szCs w:val="20"/>
        </w:rPr>
        <w:t xml:space="preserve"> kali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alternatif</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pelanggan</w:t>
      </w:r>
      <w:proofErr w:type="spellEnd"/>
      <w:r w:rsidRPr="009404BB">
        <w:rPr>
          <w:sz w:val="20"/>
          <w:szCs w:val="20"/>
        </w:rPr>
        <w:t xml:space="preserve">, </w:t>
      </w:r>
      <w:proofErr w:type="spellStart"/>
      <w:r w:rsidRPr="009404BB">
        <w:rPr>
          <w:sz w:val="20"/>
          <w:szCs w:val="20"/>
        </w:rPr>
        <w:t>bantuan</w:t>
      </w:r>
      <w:proofErr w:type="spellEnd"/>
      <w:r w:rsidRPr="009404BB">
        <w:rPr>
          <w:sz w:val="20"/>
          <w:szCs w:val="20"/>
        </w:rPr>
        <w:t xml:space="preserve"> situs web, dan lain </w:t>
      </w:r>
      <w:proofErr w:type="spellStart"/>
      <w:r w:rsidRPr="009404BB">
        <w:rPr>
          <w:sz w:val="20"/>
          <w:szCs w:val="20"/>
        </w:rPr>
        <w:t>lain</w:t>
      </w:r>
      <w:proofErr w:type="spellEnd"/>
      <w:r w:rsidRPr="009404BB">
        <w:rPr>
          <w:sz w:val="20"/>
          <w:szCs w:val="20"/>
        </w:rPr>
        <w:t xml:space="preserve"> [</w:t>
      </w:r>
      <w:r w:rsidR="00414653" w:rsidRPr="009404BB">
        <w:rPr>
          <w:sz w:val="20"/>
          <w:szCs w:val="20"/>
        </w:rPr>
        <w:t>9</w:t>
      </w:r>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chatbot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meyakinkan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manusia</w:t>
      </w:r>
      <w:proofErr w:type="spellEnd"/>
      <w:r w:rsidRPr="009404BB">
        <w:rPr>
          <w:sz w:val="20"/>
          <w:szCs w:val="20"/>
        </w:rPr>
        <w:t xml:space="preserve">,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mesin</w:t>
      </w:r>
      <w:proofErr w:type="spellEnd"/>
      <w:r w:rsidRPr="009404BB">
        <w:rPr>
          <w:sz w:val="20"/>
          <w:szCs w:val="20"/>
        </w:rPr>
        <w:t xml:space="preserve"> [</w:t>
      </w:r>
      <w:r w:rsidR="00414653" w:rsidRPr="009404BB">
        <w:rPr>
          <w:sz w:val="20"/>
          <w:szCs w:val="20"/>
        </w:rPr>
        <w:t>10</w:t>
      </w:r>
      <w:r w:rsidRPr="009404BB">
        <w:rPr>
          <w:sz w:val="20"/>
          <w:szCs w:val="20"/>
        </w:rPr>
        <w:t xml:space="preserve">]. Chatbot yang </w:t>
      </w:r>
      <w:proofErr w:type="spellStart"/>
      <w:r w:rsidRPr="009404BB">
        <w:rPr>
          <w:sz w:val="20"/>
          <w:szCs w:val="20"/>
        </w:rPr>
        <w:t>menggunakan</w:t>
      </w:r>
      <w:proofErr w:type="spellEnd"/>
      <w:r w:rsidRPr="009404BB">
        <w:rPr>
          <w:sz w:val="20"/>
          <w:szCs w:val="20"/>
        </w:rPr>
        <w:t xml:space="preserve"> machine learning juga </w:t>
      </w:r>
      <w:proofErr w:type="spellStart"/>
      <w:r w:rsidRPr="009404BB">
        <w:rPr>
          <w:sz w:val="20"/>
          <w:szCs w:val="20"/>
        </w:rPr>
        <w:t>sering</w:t>
      </w:r>
      <w:proofErr w:type="spellEnd"/>
      <w:r w:rsidRPr="009404BB">
        <w:rPr>
          <w:sz w:val="20"/>
          <w:szCs w:val="20"/>
        </w:rPr>
        <w:t xml:space="preserve">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smart bot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permintaan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natural yang </w:t>
      </w:r>
      <w:proofErr w:type="spellStart"/>
      <w:r w:rsidRPr="009404BB">
        <w:rPr>
          <w:sz w:val="20"/>
          <w:szCs w:val="20"/>
        </w:rPr>
        <w:t>bebas</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sebatas</w:t>
      </w:r>
      <w:proofErr w:type="spellEnd"/>
      <w:r w:rsidRPr="009404BB">
        <w:rPr>
          <w:sz w:val="20"/>
          <w:szCs w:val="20"/>
        </w:rPr>
        <w:t xml:space="preserve"> </w:t>
      </w:r>
      <w:proofErr w:type="spellStart"/>
      <w:r w:rsidRPr="009404BB">
        <w:rPr>
          <w:sz w:val="20"/>
          <w:szCs w:val="20"/>
        </w:rPr>
        <w:t>perintah</w:t>
      </w:r>
      <w:proofErr w:type="spellEnd"/>
      <w:r w:rsidRPr="009404BB">
        <w:rPr>
          <w:sz w:val="20"/>
          <w:szCs w:val="20"/>
        </w:rPr>
        <w:t xml:space="preserve"> yang </w:t>
      </w:r>
      <w:proofErr w:type="spellStart"/>
      <w:r w:rsidRPr="009404BB">
        <w:rPr>
          <w:sz w:val="20"/>
          <w:szCs w:val="20"/>
        </w:rPr>
        <w:t>sudah</w:t>
      </w:r>
      <w:proofErr w:type="spellEnd"/>
      <w:r w:rsidRPr="009404BB">
        <w:rPr>
          <w:sz w:val="20"/>
          <w:szCs w:val="20"/>
        </w:rPr>
        <w:t xml:space="preserve"> </w:t>
      </w:r>
      <w:proofErr w:type="spellStart"/>
      <w:r w:rsidRPr="009404BB">
        <w:rPr>
          <w:sz w:val="20"/>
          <w:szCs w:val="20"/>
        </w:rPr>
        <w:t>ditentukan</w:t>
      </w:r>
      <w:proofErr w:type="spellEnd"/>
      <w:r w:rsidRPr="009404BB">
        <w:rPr>
          <w:sz w:val="20"/>
          <w:szCs w:val="20"/>
        </w:rPr>
        <w:t xml:space="preserve"> </w:t>
      </w:r>
      <w:proofErr w:type="spellStart"/>
      <w:r w:rsidRPr="009404BB">
        <w:rPr>
          <w:sz w:val="20"/>
          <w:szCs w:val="20"/>
        </w:rPr>
        <w:t>polanya</w:t>
      </w:r>
      <w:proofErr w:type="spellEnd"/>
      <w:r w:rsidRPr="009404BB">
        <w:rPr>
          <w:sz w:val="20"/>
          <w:szCs w:val="20"/>
        </w:rPr>
        <w:t>.</w:t>
      </w:r>
    </w:p>
    <w:p w14:paraId="56E5A891" w14:textId="72308B93" w:rsidR="003D3E9B" w:rsidRPr="009404BB" w:rsidRDefault="006111B9" w:rsidP="00A50BC5">
      <w:pPr>
        <w:spacing w:line="276" w:lineRule="auto"/>
        <w:ind w:right="461" w:firstLine="340"/>
        <w:jc w:val="both"/>
        <w:rPr>
          <w:sz w:val="20"/>
          <w:szCs w:val="20"/>
        </w:rPr>
      </w:pPr>
      <w:proofErr w:type="spellStart"/>
      <w:r w:rsidRPr="009404BB">
        <w:rPr>
          <w:sz w:val="20"/>
          <w:szCs w:val="20"/>
        </w:rPr>
        <w:t>Perkembangan</w:t>
      </w:r>
      <w:proofErr w:type="spellEnd"/>
      <w:r w:rsidRPr="009404BB">
        <w:rPr>
          <w:sz w:val="20"/>
          <w:szCs w:val="20"/>
        </w:rPr>
        <w:t xml:space="preserve"> Chatbot </w:t>
      </w:r>
      <w:proofErr w:type="spellStart"/>
      <w:r w:rsidRPr="009404BB">
        <w:rPr>
          <w:sz w:val="20"/>
          <w:szCs w:val="20"/>
        </w:rPr>
        <w:t>mengalami</w:t>
      </w:r>
      <w:proofErr w:type="spellEnd"/>
      <w:r w:rsidRPr="009404BB">
        <w:rPr>
          <w:sz w:val="20"/>
          <w:szCs w:val="20"/>
        </w:rPr>
        <w:t xml:space="preserve"> </w:t>
      </w:r>
      <w:proofErr w:type="spellStart"/>
      <w:r w:rsidRPr="009404BB">
        <w:rPr>
          <w:sz w:val="20"/>
          <w:szCs w:val="20"/>
        </w:rPr>
        <w:t>kemajuan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panduan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dan </w:t>
      </w:r>
      <w:proofErr w:type="spellStart"/>
      <w:r w:rsidRPr="009404BB">
        <w:rPr>
          <w:sz w:val="20"/>
          <w:szCs w:val="20"/>
        </w:rPr>
        <w:lastRenderedPageBreak/>
        <w:t>fungsi</w:t>
      </w:r>
      <w:proofErr w:type="spellEnd"/>
      <w:r w:rsidRPr="009404BB">
        <w:rPr>
          <w:sz w:val="20"/>
          <w:szCs w:val="20"/>
        </w:rPr>
        <w:t xml:space="preserve"> chatbot.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pertama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"Goal Based" yang </w:t>
      </w:r>
      <w:proofErr w:type="spellStart"/>
      <w:r w:rsidRPr="009404BB">
        <w:rPr>
          <w:sz w:val="20"/>
          <w:szCs w:val="20"/>
        </w:rPr>
        <w:t>membagi</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tujuannya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aktivitas</w:t>
      </w:r>
      <w:proofErr w:type="spellEnd"/>
      <w:r w:rsidRPr="009404BB">
        <w:rPr>
          <w:sz w:val="20"/>
          <w:szCs w:val="20"/>
        </w:rPr>
        <w:t xml:space="preserve">, </w:t>
      </w:r>
      <w:proofErr w:type="spellStart"/>
      <w:r w:rsidRPr="009404BB">
        <w:rPr>
          <w:sz w:val="20"/>
          <w:szCs w:val="20"/>
        </w:rPr>
        <w:t>percakapan</w:t>
      </w:r>
      <w:proofErr w:type="spellEnd"/>
      <w:r w:rsidRPr="009404BB">
        <w:rPr>
          <w:sz w:val="20"/>
          <w:szCs w:val="20"/>
        </w:rPr>
        <w:t xml:space="preserve">, dan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kedua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"Knowledge Based" yang </w:t>
      </w:r>
      <w:proofErr w:type="spellStart"/>
      <w:r w:rsidRPr="009404BB">
        <w:rPr>
          <w:sz w:val="20"/>
          <w:szCs w:val="20"/>
        </w:rPr>
        <w:t>membedakan</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pengetahuan</w:t>
      </w:r>
      <w:proofErr w:type="spellEnd"/>
      <w:r w:rsidRPr="009404BB">
        <w:rPr>
          <w:sz w:val="20"/>
          <w:szCs w:val="20"/>
        </w:rPr>
        <w:t xml:space="preserve"> yang </w:t>
      </w:r>
      <w:proofErr w:type="spellStart"/>
      <w:r w:rsidRPr="009404BB">
        <w:rPr>
          <w:sz w:val="20"/>
          <w:szCs w:val="20"/>
        </w:rPr>
        <w:t>dimiliki</w:t>
      </w:r>
      <w:proofErr w:type="spellEnd"/>
      <w:r w:rsidRPr="009404BB">
        <w:rPr>
          <w:sz w:val="20"/>
          <w:szCs w:val="20"/>
        </w:rPr>
        <w:t xml:space="preserve">, </w:t>
      </w:r>
      <w:proofErr w:type="spellStart"/>
      <w:r w:rsidRPr="009404BB">
        <w:rPr>
          <w:sz w:val="20"/>
          <w:szCs w:val="20"/>
        </w:rPr>
        <w:t>apakah</w:t>
      </w:r>
      <w:proofErr w:type="spellEnd"/>
      <w:r w:rsidRPr="009404BB">
        <w:rPr>
          <w:sz w:val="20"/>
          <w:szCs w:val="20"/>
        </w:rPr>
        <w:t xml:space="preserve"> </w:t>
      </w:r>
      <w:proofErr w:type="spellStart"/>
      <w:r w:rsidRPr="009404BB">
        <w:rPr>
          <w:sz w:val="20"/>
          <w:szCs w:val="20"/>
        </w:rPr>
        <w:t>bersifat</w:t>
      </w:r>
      <w:proofErr w:type="spellEnd"/>
      <w:r w:rsidRPr="009404BB">
        <w:rPr>
          <w:sz w:val="20"/>
          <w:szCs w:val="20"/>
        </w:rPr>
        <w:t xml:space="preserve"> </w:t>
      </w:r>
      <w:proofErr w:type="spellStart"/>
      <w:r w:rsidRPr="009404BB">
        <w:rPr>
          <w:sz w:val="20"/>
          <w:szCs w:val="20"/>
        </w:rPr>
        <w:t>terbuka</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tertutup</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ketiga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"Service Based" yang </w:t>
      </w:r>
      <w:proofErr w:type="spellStart"/>
      <w:r w:rsidRPr="009404BB">
        <w:rPr>
          <w:sz w:val="20"/>
          <w:szCs w:val="20"/>
        </w:rPr>
        <w:t>membagi</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penggunaannya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chatbot </w:t>
      </w:r>
      <w:proofErr w:type="spellStart"/>
      <w:r w:rsidRPr="009404BB">
        <w:rPr>
          <w:sz w:val="20"/>
          <w:szCs w:val="20"/>
        </w:rPr>
        <w:t>antar-pribadi</w:t>
      </w:r>
      <w:proofErr w:type="spellEnd"/>
      <w:r w:rsidRPr="009404BB">
        <w:rPr>
          <w:sz w:val="20"/>
          <w:szCs w:val="20"/>
        </w:rPr>
        <w:t>, intra-</w:t>
      </w:r>
      <w:proofErr w:type="spellStart"/>
      <w:r w:rsidRPr="009404BB">
        <w:rPr>
          <w:sz w:val="20"/>
          <w:szCs w:val="20"/>
        </w:rPr>
        <w:t>pribadi</w:t>
      </w:r>
      <w:proofErr w:type="spellEnd"/>
      <w:r w:rsidRPr="009404BB">
        <w:rPr>
          <w:sz w:val="20"/>
          <w:szCs w:val="20"/>
        </w:rPr>
        <w:t xml:space="preserve">, dan </w:t>
      </w:r>
      <w:proofErr w:type="spellStart"/>
      <w:r w:rsidRPr="009404BB">
        <w:rPr>
          <w:sz w:val="20"/>
          <w:szCs w:val="20"/>
        </w:rPr>
        <w:t>antar-agensi</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"Response Generated-Based" </w:t>
      </w:r>
      <w:proofErr w:type="spellStart"/>
      <w:r w:rsidRPr="009404BB">
        <w:rPr>
          <w:sz w:val="20"/>
          <w:szCs w:val="20"/>
        </w:rPr>
        <w:t>membedakan</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tanggapan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model </w:t>
      </w:r>
      <w:proofErr w:type="spellStart"/>
      <w:r w:rsidRPr="009404BB">
        <w:rPr>
          <w:sz w:val="20"/>
          <w:szCs w:val="20"/>
        </w:rPr>
        <w:t>berbasis</w:t>
      </w:r>
      <w:proofErr w:type="spellEnd"/>
      <w:r w:rsidRPr="009404BB">
        <w:rPr>
          <w:sz w:val="20"/>
          <w:szCs w:val="20"/>
        </w:rPr>
        <w:t xml:space="preserve"> template, </w:t>
      </w:r>
      <w:proofErr w:type="spellStart"/>
      <w:r w:rsidRPr="009404BB">
        <w:rPr>
          <w:sz w:val="20"/>
          <w:szCs w:val="20"/>
        </w:rPr>
        <w:t>generatif</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mesin</w:t>
      </w:r>
      <w:proofErr w:type="spellEnd"/>
      <w:r w:rsidRPr="009404BB">
        <w:rPr>
          <w:sz w:val="20"/>
          <w:szCs w:val="20"/>
        </w:rPr>
        <w:t xml:space="preserve"> </w:t>
      </w:r>
      <w:proofErr w:type="spellStart"/>
      <w:r w:rsidRPr="009404BB">
        <w:rPr>
          <w:sz w:val="20"/>
          <w:szCs w:val="20"/>
        </w:rPr>
        <w:t>pencari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kategori-kategori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pengembang</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dan </w:t>
      </w:r>
      <w:proofErr w:type="spellStart"/>
      <w:r w:rsidRPr="009404BB">
        <w:rPr>
          <w:sz w:val="20"/>
          <w:szCs w:val="20"/>
        </w:rPr>
        <w:t>membangun</w:t>
      </w:r>
      <w:proofErr w:type="spellEnd"/>
      <w:r w:rsidRPr="009404BB">
        <w:rPr>
          <w:sz w:val="20"/>
          <w:szCs w:val="20"/>
        </w:rPr>
        <w:t xml:space="preserve"> chatbot yang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dan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w:t>
      </w:r>
      <w:r w:rsidR="00F966CD" w:rsidRPr="009404BB">
        <w:rPr>
          <w:sz w:val="20"/>
          <w:szCs w:val="20"/>
        </w:rPr>
        <w:t>10</w:t>
      </w:r>
      <w:r w:rsidRPr="009404BB">
        <w:rPr>
          <w:sz w:val="20"/>
          <w:szCs w:val="20"/>
        </w:rPr>
        <w:t>].</w:t>
      </w:r>
    </w:p>
    <w:p w14:paraId="37937E68" w14:textId="77777777" w:rsidR="00165AF1" w:rsidRPr="009404BB" w:rsidRDefault="00165AF1" w:rsidP="00A50BC5">
      <w:pPr>
        <w:spacing w:line="276" w:lineRule="auto"/>
        <w:ind w:right="461" w:firstLine="340"/>
        <w:jc w:val="both"/>
        <w:rPr>
          <w:sz w:val="20"/>
          <w:szCs w:val="20"/>
        </w:rPr>
      </w:pPr>
    </w:p>
    <w:p w14:paraId="4380B83D" w14:textId="57A03FC6" w:rsidR="003D3E9B" w:rsidRPr="009404BB" w:rsidRDefault="00A833DC" w:rsidP="00A50BC5">
      <w:pPr>
        <w:pStyle w:val="Heading3"/>
        <w:ind w:right="461"/>
        <w:rPr>
          <w:rFonts w:cs="Times New Roman"/>
          <w:bCs/>
          <w:szCs w:val="20"/>
        </w:rPr>
      </w:pPr>
      <w:bookmarkStart w:id="42" w:name="_Toc176987394"/>
      <w:bookmarkStart w:id="43" w:name="_Toc187674083"/>
      <w:r w:rsidRPr="009404BB">
        <w:rPr>
          <w:rFonts w:cs="Times New Roman"/>
          <w:bCs/>
          <w:szCs w:val="20"/>
        </w:rPr>
        <w:t>2.2.</w:t>
      </w:r>
      <w:r w:rsidR="00032D89" w:rsidRPr="009404BB">
        <w:rPr>
          <w:rFonts w:cs="Times New Roman"/>
          <w:bCs/>
          <w:szCs w:val="20"/>
        </w:rPr>
        <w:t>5</w:t>
      </w:r>
      <w:r w:rsidRPr="009404BB">
        <w:rPr>
          <w:rFonts w:cs="Times New Roman"/>
          <w:bCs/>
          <w:szCs w:val="20"/>
        </w:rPr>
        <w:t xml:space="preserve"> </w:t>
      </w:r>
      <w:r w:rsidR="00032D89" w:rsidRPr="009404BB">
        <w:rPr>
          <w:rFonts w:cs="Times New Roman"/>
          <w:bCs/>
          <w:szCs w:val="20"/>
        </w:rPr>
        <w:t>Text Mining</w:t>
      </w:r>
      <w:bookmarkEnd w:id="42"/>
      <w:bookmarkEnd w:id="43"/>
      <w:r w:rsidR="00032D89" w:rsidRPr="009404BB">
        <w:rPr>
          <w:rFonts w:cs="Times New Roman"/>
          <w:bCs/>
          <w:szCs w:val="20"/>
        </w:rPr>
        <w:t xml:space="preserve"> </w:t>
      </w:r>
    </w:p>
    <w:p w14:paraId="3C28D5C6" w14:textId="4604AF95" w:rsidR="005C0706" w:rsidRPr="009404BB" w:rsidRDefault="0091491F" w:rsidP="00A50BC5">
      <w:pPr>
        <w:spacing w:line="276" w:lineRule="auto"/>
        <w:ind w:right="461" w:firstLine="340"/>
        <w:jc w:val="both"/>
        <w:rPr>
          <w:sz w:val="20"/>
          <w:szCs w:val="20"/>
        </w:rPr>
      </w:pPr>
      <w:r w:rsidRPr="009404BB">
        <w:rPr>
          <w:sz w:val="20"/>
          <w:szCs w:val="20"/>
        </w:rPr>
        <w:t xml:space="preserve">Text mining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ekstraksi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berguna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terstruktur</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semi-</w:t>
      </w:r>
      <w:proofErr w:type="spellStart"/>
      <w:r w:rsidRPr="009404BB">
        <w:rPr>
          <w:sz w:val="20"/>
          <w:szCs w:val="20"/>
        </w:rPr>
        <w:t>terstruktur</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text mining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menganalisis</w:t>
      </w:r>
      <w:proofErr w:type="spellEnd"/>
      <w:r w:rsidRPr="009404BB">
        <w:rPr>
          <w:sz w:val="20"/>
          <w:szCs w:val="20"/>
        </w:rPr>
        <w:t xml:space="preserve">, </w:t>
      </w:r>
      <w:proofErr w:type="spellStart"/>
      <w:r w:rsidRPr="009404BB">
        <w:rPr>
          <w:sz w:val="20"/>
          <w:szCs w:val="20"/>
        </w:rPr>
        <w:t>mengelompokkan</w:t>
      </w:r>
      <w:proofErr w:type="spellEnd"/>
      <w:r w:rsidRPr="009404BB">
        <w:rPr>
          <w:sz w:val="20"/>
          <w:szCs w:val="20"/>
        </w:rPr>
        <w:t xml:space="preserve">, dan </w:t>
      </w:r>
      <w:proofErr w:type="spellStart"/>
      <w:r w:rsidRPr="009404BB">
        <w:rPr>
          <w:sz w:val="20"/>
          <w:szCs w:val="20"/>
        </w:rPr>
        <w:t>mengungkap</w:t>
      </w:r>
      <w:proofErr w:type="spellEnd"/>
      <w:r w:rsidRPr="009404BB">
        <w:rPr>
          <w:sz w:val="20"/>
          <w:szCs w:val="20"/>
        </w:rPr>
        <w:t xml:space="preserve"> </w:t>
      </w:r>
      <w:proofErr w:type="spellStart"/>
      <w:r w:rsidRPr="009404BB">
        <w:rPr>
          <w:sz w:val="20"/>
          <w:szCs w:val="20"/>
        </w:rPr>
        <w:t>pola</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wawasan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teknik-teknik</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(natural language processing) dan </w:t>
      </w:r>
      <w:proofErr w:type="spellStart"/>
      <w:r w:rsidRPr="009404BB">
        <w:rPr>
          <w:sz w:val="20"/>
          <w:szCs w:val="20"/>
        </w:rPr>
        <w:t>algoritma</w:t>
      </w:r>
      <w:proofErr w:type="spellEnd"/>
      <w:r w:rsidRPr="009404BB">
        <w:rPr>
          <w:sz w:val="20"/>
          <w:szCs w:val="20"/>
        </w:rPr>
        <w:t xml:space="preserve"> data mining, text mining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hubungan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sentimen</w:t>
      </w:r>
      <w:proofErr w:type="spellEnd"/>
      <w:r w:rsidRPr="009404BB">
        <w:rPr>
          <w:sz w:val="20"/>
          <w:szCs w:val="20"/>
        </w:rPr>
        <w:t xml:space="preserve">, </w:t>
      </w:r>
      <w:proofErr w:type="spellStart"/>
      <w:r w:rsidRPr="009404BB">
        <w:rPr>
          <w:sz w:val="20"/>
          <w:szCs w:val="20"/>
        </w:rPr>
        <w:t>topik</w:t>
      </w:r>
      <w:proofErr w:type="spellEnd"/>
      <w:r w:rsidRPr="009404BB">
        <w:rPr>
          <w:sz w:val="20"/>
          <w:szCs w:val="20"/>
        </w:rPr>
        <w:t xml:space="preserve">, dan </w:t>
      </w:r>
      <w:proofErr w:type="spellStart"/>
      <w:r w:rsidRPr="009404BB">
        <w:rPr>
          <w:sz w:val="20"/>
          <w:szCs w:val="20"/>
        </w:rPr>
        <w:t>tren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r w:rsidR="006111B9" w:rsidRPr="009404BB">
        <w:rPr>
          <w:sz w:val="20"/>
          <w:szCs w:val="20"/>
        </w:rPr>
        <w:t xml:space="preserve"> </w:t>
      </w:r>
    </w:p>
    <w:p w14:paraId="6C44AEFA" w14:textId="77777777" w:rsidR="0091491F" w:rsidRPr="009404BB" w:rsidRDefault="0091491F" w:rsidP="00A50BC5">
      <w:pPr>
        <w:spacing w:line="276" w:lineRule="auto"/>
        <w:ind w:right="461" w:firstLine="340"/>
        <w:jc w:val="both"/>
        <w:rPr>
          <w:sz w:val="20"/>
          <w:szCs w:val="20"/>
        </w:rPr>
      </w:pPr>
      <w:r w:rsidRPr="009404BB">
        <w:rPr>
          <w:sz w:val="20"/>
          <w:szCs w:val="20"/>
        </w:rPr>
        <w:t xml:space="preserve">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text mining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text preprocessing. Text preprocessing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w:t>
      </w:r>
      <w:proofErr w:type="spellStart"/>
      <w:r w:rsidRPr="009404BB">
        <w:rPr>
          <w:sz w:val="20"/>
          <w:szCs w:val="20"/>
        </w:rPr>
        <w:t>dimana</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seleksi</w:t>
      </w:r>
      <w:proofErr w:type="spellEnd"/>
      <w:r w:rsidRPr="009404BB">
        <w:rPr>
          <w:sz w:val="20"/>
          <w:szCs w:val="20"/>
        </w:rPr>
        <w:t xml:space="preserve"> data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diproses</w:t>
      </w:r>
      <w:proofErr w:type="spellEnd"/>
      <w:r w:rsidRPr="009404BB">
        <w:rPr>
          <w:sz w:val="20"/>
          <w:szCs w:val="20"/>
        </w:rPr>
        <w:t xml:space="preserve"> pada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Proses text preprocessing </w:t>
      </w:r>
      <w:proofErr w:type="spellStart"/>
      <w:r w:rsidRPr="009404BB">
        <w:rPr>
          <w:sz w:val="20"/>
          <w:szCs w:val="20"/>
        </w:rPr>
        <w:t>terdiri</w:t>
      </w:r>
      <w:proofErr w:type="spellEnd"/>
      <w:r w:rsidRPr="009404BB">
        <w:rPr>
          <w:sz w:val="20"/>
          <w:szCs w:val="20"/>
        </w:rPr>
        <w:t xml:space="preserve"> 7 </w:t>
      </w:r>
      <w:proofErr w:type="spellStart"/>
      <w:r w:rsidRPr="009404BB">
        <w:rPr>
          <w:sz w:val="20"/>
          <w:szCs w:val="20"/>
        </w:rPr>
        <w:t>dari</w:t>
      </w:r>
      <w:proofErr w:type="spellEnd"/>
      <w:r w:rsidRPr="009404BB">
        <w:rPr>
          <w:sz w:val="20"/>
          <w:szCs w:val="20"/>
        </w:rPr>
        <w:t xml:space="preserve"> : </w:t>
      </w:r>
    </w:p>
    <w:p w14:paraId="0C4F108D" w14:textId="77777777" w:rsidR="0091491F" w:rsidRPr="009404BB" w:rsidRDefault="0091491F" w:rsidP="00A50BC5">
      <w:pPr>
        <w:spacing w:line="276" w:lineRule="auto"/>
        <w:ind w:right="461" w:firstLine="340"/>
        <w:jc w:val="both"/>
        <w:rPr>
          <w:sz w:val="20"/>
          <w:szCs w:val="20"/>
        </w:rPr>
      </w:pPr>
    </w:p>
    <w:p w14:paraId="00EB8251" w14:textId="65F2FD58"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Case Folding </w:t>
      </w:r>
    </w:p>
    <w:p w14:paraId="542EC752" w14:textId="7AAA8636" w:rsidR="0091491F" w:rsidRPr="009404BB" w:rsidRDefault="0091491F" w:rsidP="00A50BC5">
      <w:pPr>
        <w:pStyle w:val="ListParagraph"/>
        <w:spacing w:line="276" w:lineRule="auto"/>
        <w:ind w:left="426" w:right="461" w:firstLine="274"/>
        <w:jc w:val="both"/>
        <w:rPr>
          <w:sz w:val="20"/>
          <w:szCs w:val="20"/>
        </w:rPr>
      </w:pPr>
      <w:r w:rsidRPr="009404BB">
        <w:rPr>
          <w:sz w:val="20"/>
          <w:szCs w:val="20"/>
        </w:rPr>
        <w:t xml:space="preserve">Case folding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text preprocessing yang paling </w:t>
      </w:r>
      <w:proofErr w:type="spellStart"/>
      <w:r w:rsidRPr="009404BB">
        <w:rPr>
          <w:sz w:val="20"/>
          <w:szCs w:val="20"/>
        </w:rPr>
        <w:t>sederhana</w:t>
      </w:r>
      <w:proofErr w:type="spellEnd"/>
      <w:r w:rsidRPr="009404BB">
        <w:rPr>
          <w:sz w:val="20"/>
          <w:szCs w:val="20"/>
        </w:rPr>
        <w:t xml:space="preserve"> dan </w:t>
      </w:r>
      <w:proofErr w:type="spellStart"/>
      <w:r w:rsidRPr="009404BB">
        <w:rPr>
          <w:sz w:val="20"/>
          <w:szCs w:val="20"/>
        </w:rPr>
        <w:t>efektif</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sering</w:t>
      </w:r>
      <w:proofErr w:type="spellEnd"/>
      <w:r w:rsidRPr="009404BB">
        <w:rPr>
          <w:sz w:val="20"/>
          <w:szCs w:val="20"/>
        </w:rPr>
        <w:t xml:space="preserve"> </w:t>
      </w:r>
      <w:proofErr w:type="spellStart"/>
      <w:r w:rsidRPr="009404BB">
        <w:rPr>
          <w:sz w:val="20"/>
          <w:szCs w:val="20"/>
        </w:rPr>
        <w:t>diabaikan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case folding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semua</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w:t>
      </w:r>
      <w:r w:rsidR="003A7D6F" w:rsidRPr="009404BB">
        <w:rPr>
          <w:sz w:val="20"/>
          <w:szCs w:val="20"/>
        </w:rPr>
        <w:t>6</w:t>
      </w:r>
      <w:r w:rsidRPr="009404BB">
        <w:rPr>
          <w:sz w:val="20"/>
          <w:szCs w:val="20"/>
        </w:rPr>
        <w:t xml:space="preserve">]. </w:t>
      </w:r>
      <w:proofErr w:type="spellStart"/>
      <w:r w:rsidRPr="009404BB">
        <w:rPr>
          <w:sz w:val="20"/>
          <w:szCs w:val="20"/>
        </w:rPr>
        <w:t>Sementara</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w:t>
      </w:r>
      <w:proofErr w:type="spellStart"/>
      <w:r w:rsidRPr="009404BB">
        <w:rPr>
          <w:sz w:val="20"/>
          <w:szCs w:val="20"/>
        </w:rPr>
        <w:t>karakter</w:t>
      </w:r>
      <w:proofErr w:type="spellEnd"/>
      <w:r w:rsidRPr="009404BB">
        <w:rPr>
          <w:sz w:val="20"/>
          <w:szCs w:val="20"/>
        </w:rPr>
        <w:t xml:space="preserve"> lain </w:t>
      </w:r>
      <w:r w:rsidRPr="009404BB">
        <w:rPr>
          <w:sz w:val="20"/>
          <w:szCs w:val="20"/>
        </w:rPr>
        <w:lastRenderedPageBreak/>
        <w:t xml:space="preserve">yang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dan </w:t>
      </w:r>
      <w:proofErr w:type="spellStart"/>
      <w:r w:rsidRPr="009404BB">
        <w:rPr>
          <w:sz w:val="20"/>
          <w:szCs w:val="20"/>
        </w:rPr>
        <w:t>angka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dan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diabaikan</w:t>
      </w:r>
      <w:proofErr w:type="spellEnd"/>
      <w:r w:rsidRPr="009404BB">
        <w:rPr>
          <w:sz w:val="20"/>
          <w:szCs w:val="20"/>
        </w:rPr>
        <w:t>[</w:t>
      </w:r>
      <w:r w:rsidR="003A7D6F" w:rsidRPr="009404BB">
        <w:rPr>
          <w:sz w:val="20"/>
          <w:szCs w:val="20"/>
        </w:rPr>
        <w:t>7</w:t>
      </w:r>
      <w:r w:rsidRPr="009404BB">
        <w:rPr>
          <w:sz w:val="20"/>
          <w:szCs w:val="20"/>
        </w:rPr>
        <w:t xml:space="preserve">]. </w:t>
      </w:r>
    </w:p>
    <w:p w14:paraId="4893EE5E"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39262303"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356262C6" w14:textId="6E2C6B88" w:rsidR="00165AF1"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w:t>
      </w:r>
    </w:p>
    <w:p w14:paraId="4CD18FFE" w14:textId="77777777" w:rsidR="003A7D6F" w:rsidRPr="009404BB" w:rsidRDefault="003A7D6F" w:rsidP="007016E0">
      <w:pPr>
        <w:spacing w:line="276" w:lineRule="auto"/>
        <w:ind w:right="461"/>
        <w:jc w:val="both"/>
        <w:rPr>
          <w:sz w:val="20"/>
          <w:szCs w:val="20"/>
        </w:rPr>
      </w:pPr>
    </w:p>
    <w:p w14:paraId="76DE5C4F" w14:textId="4B883BDC"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Remove Punctuation </w:t>
      </w:r>
    </w:p>
    <w:p w14:paraId="2CB69D65" w14:textId="77777777" w:rsidR="0091491F" w:rsidRPr="009404BB" w:rsidRDefault="0091491F" w:rsidP="00A50BC5">
      <w:pPr>
        <w:pStyle w:val="ListParagraph"/>
        <w:spacing w:line="276" w:lineRule="auto"/>
        <w:ind w:left="426" w:right="461" w:firstLine="274"/>
        <w:jc w:val="both"/>
        <w:rPr>
          <w:sz w:val="20"/>
          <w:szCs w:val="20"/>
        </w:rPr>
      </w:pPr>
      <w:r w:rsidRPr="009404BB">
        <w:rPr>
          <w:sz w:val="20"/>
          <w:szCs w:val="20"/>
        </w:rPr>
        <w:t xml:space="preserve">Remove punctuation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text preprocessing yang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membersihkan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karakterkarakter</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mempermudah</w:t>
      </w:r>
      <w:proofErr w:type="spellEnd"/>
      <w:r w:rsidRPr="009404BB">
        <w:rPr>
          <w:sz w:val="20"/>
          <w:szCs w:val="20"/>
        </w:rPr>
        <w:t xml:space="preserve"> proses </w:t>
      </w:r>
      <w:proofErr w:type="spellStart"/>
      <w:r w:rsidRPr="009404BB">
        <w:rPr>
          <w:sz w:val="20"/>
          <w:szCs w:val="20"/>
        </w:rPr>
        <w:t>analisis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selanjutnya</w:t>
      </w:r>
      <w:proofErr w:type="spellEnd"/>
      <w:r w:rsidRPr="009404BB">
        <w:rPr>
          <w:sz w:val="20"/>
          <w:szCs w:val="20"/>
        </w:rPr>
        <w:t xml:space="preserve">. Proses remove punctuation </w:t>
      </w:r>
      <w:proofErr w:type="spellStart"/>
      <w:r w:rsidRPr="009404BB">
        <w:rPr>
          <w:sz w:val="20"/>
          <w:szCs w:val="20"/>
        </w:rPr>
        <w:t>biasanya</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menghapus</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koma</w:t>
      </w:r>
      <w:proofErr w:type="spellEnd"/>
      <w:r w:rsidRPr="009404BB">
        <w:rPr>
          <w:sz w:val="20"/>
          <w:szCs w:val="20"/>
        </w:rPr>
        <w:t xml:space="preserve">, </w:t>
      </w:r>
      <w:proofErr w:type="spellStart"/>
      <w:r w:rsidRPr="009404BB">
        <w:rPr>
          <w:sz w:val="20"/>
          <w:szCs w:val="20"/>
        </w:rPr>
        <w:t>titik</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seru</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tanya</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kurung</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petik</w:t>
      </w:r>
      <w:proofErr w:type="spellEnd"/>
      <w:r w:rsidRPr="009404BB">
        <w:rPr>
          <w:sz w:val="20"/>
          <w:szCs w:val="20"/>
        </w:rPr>
        <w:t xml:space="preserve">, dan </w:t>
      </w:r>
      <w:proofErr w:type="spellStart"/>
      <w:r w:rsidRPr="009404BB">
        <w:rPr>
          <w:sz w:val="20"/>
          <w:szCs w:val="20"/>
        </w:rPr>
        <w:t>sebagainya</w:t>
      </w:r>
      <w:proofErr w:type="spellEnd"/>
      <w:r w:rsidRPr="009404BB">
        <w:rPr>
          <w:sz w:val="20"/>
          <w:szCs w:val="20"/>
        </w:rPr>
        <w:t xml:space="preserve">. </w:t>
      </w:r>
    </w:p>
    <w:p w14:paraId="2A1B19CE"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2F4DB4EF"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02E648B7" w14:textId="32329469"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58C034E1" w14:textId="77777777" w:rsidR="0091491F" w:rsidRPr="009404BB" w:rsidRDefault="0091491F" w:rsidP="00A50BC5">
      <w:pPr>
        <w:pStyle w:val="ListParagraph"/>
        <w:spacing w:line="276" w:lineRule="auto"/>
        <w:ind w:left="700" w:right="461"/>
        <w:jc w:val="both"/>
        <w:rPr>
          <w:sz w:val="20"/>
          <w:szCs w:val="20"/>
        </w:rPr>
      </w:pPr>
    </w:p>
    <w:p w14:paraId="04CBF383" w14:textId="01AB059C"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Stripping</w:t>
      </w:r>
      <w:r w:rsidR="0091491F" w:rsidRPr="009404BB">
        <w:rPr>
          <w:sz w:val="20"/>
          <w:szCs w:val="20"/>
        </w:rPr>
        <w:t xml:space="preserve"> </w:t>
      </w:r>
    </w:p>
    <w:p w14:paraId="1F49ACC7" w14:textId="415D036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Stripping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penghapusan</w:t>
      </w:r>
      <w:proofErr w:type="spellEnd"/>
      <w:r w:rsidRPr="009404BB">
        <w:rPr>
          <w:sz w:val="20"/>
          <w:szCs w:val="20"/>
        </w:rPr>
        <w:t xml:space="preserve">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putih</w:t>
      </w:r>
      <w:proofErr w:type="spellEnd"/>
      <w:r w:rsidRPr="009404BB">
        <w:rPr>
          <w:sz w:val="20"/>
          <w:szCs w:val="20"/>
        </w:rPr>
        <w:t xml:space="preserve"> </w:t>
      </w:r>
      <w:proofErr w:type="spellStart"/>
      <w:r w:rsidRPr="009404BB">
        <w:rPr>
          <w:sz w:val="20"/>
          <w:szCs w:val="20"/>
        </w:rPr>
        <w:t>berlebih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putih</w:t>
      </w:r>
      <w:proofErr w:type="spellEnd"/>
      <w:r w:rsidRPr="009404BB">
        <w:rPr>
          <w:sz w:val="20"/>
          <w:szCs w:val="20"/>
        </w:rPr>
        <w:t xml:space="preserve"> </w:t>
      </w:r>
      <w:proofErr w:type="spellStart"/>
      <w:r w:rsidRPr="009404BB">
        <w:rPr>
          <w:sz w:val="20"/>
          <w:szCs w:val="20"/>
        </w:rPr>
        <w:t>berlebih</w:t>
      </w:r>
      <w:proofErr w:type="spellEnd"/>
      <w:r w:rsidRPr="009404BB">
        <w:rPr>
          <w:sz w:val="20"/>
          <w:szCs w:val="20"/>
        </w:rPr>
        <w:t xml:space="preserve"> </w:t>
      </w:r>
      <w:proofErr w:type="spellStart"/>
      <w:r w:rsidRPr="009404BB">
        <w:rPr>
          <w:sz w:val="20"/>
          <w:szCs w:val="20"/>
        </w:rPr>
        <w:t>meliputi</w:t>
      </w:r>
      <w:proofErr w:type="spellEnd"/>
      <w:r w:rsidRPr="009404BB">
        <w:rPr>
          <w:sz w:val="20"/>
          <w:szCs w:val="20"/>
        </w:rPr>
        <w:t xml:space="preserve">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ganda</w:t>
      </w:r>
      <w:proofErr w:type="spellEnd"/>
      <w:r w:rsidRPr="009404BB">
        <w:rPr>
          <w:sz w:val="20"/>
          <w:szCs w:val="20"/>
        </w:rPr>
        <w:t xml:space="preserve">, tab, newline character, dan </w:t>
      </w:r>
      <w:proofErr w:type="spellStart"/>
      <w:r w:rsidRPr="009404BB">
        <w:rPr>
          <w:sz w:val="20"/>
          <w:szCs w:val="20"/>
        </w:rPr>
        <w:t>karakter</w:t>
      </w:r>
      <w:proofErr w:type="spellEnd"/>
      <w:r w:rsidRPr="009404BB">
        <w:rPr>
          <w:sz w:val="20"/>
          <w:szCs w:val="20"/>
        </w:rPr>
        <w:t xml:space="preserve"> whitespace </w:t>
      </w:r>
      <w:proofErr w:type="spellStart"/>
      <w:r w:rsidRPr="009404BB">
        <w:rPr>
          <w:sz w:val="20"/>
          <w:szCs w:val="20"/>
        </w:rPr>
        <w:t>lainnya</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diperlukan</w:t>
      </w:r>
      <w:proofErr w:type="spellEnd"/>
      <w:r w:rsidRPr="009404BB">
        <w:rPr>
          <w:sz w:val="20"/>
          <w:szCs w:val="20"/>
        </w:rPr>
        <w:t xml:space="preserve">. Proses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membuat</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konsisten</w:t>
      </w:r>
      <w:proofErr w:type="spellEnd"/>
      <w:r w:rsidRPr="009404BB">
        <w:rPr>
          <w:sz w:val="20"/>
          <w:szCs w:val="20"/>
        </w:rPr>
        <w:t xml:space="preserve"> dan </w:t>
      </w:r>
      <w:proofErr w:type="spellStart"/>
      <w:r w:rsidRPr="009404BB">
        <w:rPr>
          <w:sz w:val="20"/>
          <w:szCs w:val="20"/>
        </w:rPr>
        <w:t>memudahkan</w:t>
      </w:r>
      <w:proofErr w:type="spellEnd"/>
      <w:r w:rsidRPr="009404BB">
        <w:rPr>
          <w:sz w:val="20"/>
          <w:szCs w:val="20"/>
        </w:rPr>
        <w:t xml:space="preserve"> proses </w:t>
      </w:r>
      <w:proofErr w:type="spellStart"/>
      <w:r w:rsidRPr="009404BB">
        <w:rPr>
          <w:sz w:val="20"/>
          <w:szCs w:val="20"/>
        </w:rPr>
        <w:t>selanjutnya</w:t>
      </w:r>
      <w:proofErr w:type="spellEnd"/>
      <w:r w:rsidRPr="009404BB">
        <w:rPr>
          <w:sz w:val="20"/>
          <w:szCs w:val="20"/>
        </w:rPr>
        <w:t>.</w:t>
      </w:r>
      <w:r w:rsidR="0091491F" w:rsidRPr="009404BB">
        <w:rPr>
          <w:sz w:val="20"/>
          <w:szCs w:val="20"/>
        </w:rPr>
        <w:t xml:space="preserve"> </w:t>
      </w:r>
    </w:p>
    <w:p w14:paraId="68760D01"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4C51452F"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5D8DA2A9" w14:textId="4B8F1CD0"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w:t>
      </w:r>
    </w:p>
    <w:p w14:paraId="4A8394E1" w14:textId="77777777" w:rsidR="003A7D6F" w:rsidRPr="009404BB" w:rsidRDefault="003A7D6F" w:rsidP="00A50BC5">
      <w:pPr>
        <w:pStyle w:val="ListParagraph"/>
        <w:spacing w:line="276" w:lineRule="auto"/>
        <w:ind w:left="700" w:right="461"/>
        <w:jc w:val="both"/>
        <w:rPr>
          <w:sz w:val="20"/>
          <w:szCs w:val="20"/>
        </w:rPr>
      </w:pPr>
    </w:p>
    <w:p w14:paraId="40D97008" w14:textId="21740017"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Tokenizing</w:t>
      </w:r>
      <w:r w:rsidR="0091491F" w:rsidRPr="009404BB">
        <w:rPr>
          <w:sz w:val="20"/>
          <w:szCs w:val="20"/>
        </w:rPr>
        <w:t xml:space="preserve"> </w:t>
      </w:r>
    </w:p>
    <w:p w14:paraId="70ABBEFE" w14:textId="42027BC2"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Tokenizing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pemisahan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potongan-potongan</w:t>
      </w:r>
      <w:proofErr w:type="spellEnd"/>
      <w:r w:rsidRPr="009404BB">
        <w:rPr>
          <w:sz w:val="20"/>
          <w:szCs w:val="20"/>
        </w:rPr>
        <w:t xml:space="preserve"> yang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token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kemudian</w:t>
      </w:r>
      <w:proofErr w:type="spellEnd"/>
      <w:r w:rsidRPr="009404BB">
        <w:rPr>
          <w:sz w:val="20"/>
          <w:szCs w:val="20"/>
        </w:rPr>
        <w:t xml:space="preserve"> </w:t>
      </w:r>
      <w:proofErr w:type="spellStart"/>
      <w:r w:rsidRPr="009404BB">
        <w:rPr>
          <w:sz w:val="20"/>
          <w:szCs w:val="20"/>
        </w:rPr>
        <w:t>dianalisa</w:t>
      </w:r>
      <w:proofErr w:type="spellEnd"/>
      <w:r w:rsidRPr="009404BB">
        <w:rPr>
          <w:sz w:val="20"/>
          <w:szCs w:val="20"/>
        </w:rPr>
        <w:t xml:space="preserve">. Kata, </w:t>
      </w:r>
      <w:proofErr w:type="spellStart"/>
      <w:r w:rsidRPr="009404BB">
        <w:rPr>
          <w:sz w:val="20"/>
          <w:szCs w:val="20"/>
        </w:rPr>
        <w:t>angka</w:t>
      </w:r>
      <w:proofErr w:type="spellEnd"/>
      <w:r w:rsidRPr="009404BB">
        <w:rPr>
          <w:sz w:val="20"/>
          <w:szCs w:val="20"/>
        </w:rPr>
        <w:t xml:space="preserve">, </w:t>
      </w:r>
      <w:proofErr w:type="spellStart"/>
      <w:r w:rsidRPr="009404BB">
        <w:rPr>
          <w:sz w:val="20"/>
          <w:szCs w:val="20"/>
        </w:rPr>
        <w:t>simbol</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dan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dianggap</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token[6].</w:t>
      </w:r>
      <w:r w:rsidR="0091491F" w:rsidRPr="009404BB">
        <w:rPr>
          <w:sz w:val="20"/>
          <w:szCs w:val="20"/>
        </w:rPr>
        <w:t xml:space="preserve"> </w:t>
      </w:r>
    </w:p>
    <w:p w14:paraId="07CAF92F"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5BADFFA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lastRenderedPageBreak/>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w:t>
      </w:r>
    </w:p>
    <w:p w14:paraId="1D5B896B" w14:textId="5B3D59E1"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'chatbot', '</w:t>
      </w:r>
      <w:proofErr w:type="spellStart"/>
      <w:r w:rsidRPr="009404BB">
        <w:rPr>
          <w:sz w:val="20"/>
          <w:szCs w:val="20"/>
        </w:rPr>
        <w:t>dapat</w:t>
      </w:r>
      <w:proofErr w:type="spellEnd"/>
      <w:r w:rsidRPr="009404BB">
        <w:rPr>
          <w:sz w:val="20"/>
          <w:szCs w:val="20"/>
        </w:rPr>
        <w:t>', '</w:t>
      </w:r>
      <w:proofErr w:type="spellStart"/>
      <w:r w:rsidRPr="009404BB">
        <w:rPr>
          <w:sz w:val="20"/>
          <w:szCs w:val="20"/>
        </w:rPr>
        <w:t>berkomunikasi</w:t>
      </w:r>
      <w:proofErr w:type="spellEnd"/>
      <w:r w:rsidRPr="009404BB">
        <w:rPr>
          <w:sz w:val="20"/>
          <w:szCs w:val="20"/>
        </w:rPr>
        <w:t>']</w:t>
      </w:r>
      <w:r w:rsidR="0091491F" w:rsidRPr="009404BB">
        <w:rPr>
          <w:sz w:val="20"/>
          <w:szCs w:val="20"/>
        </w:rPr>
        <w:t xml:space="preserve"> </w:t>
      </w:r>
    </w:p>
    <w:p w14:paraId="6F2A6C72" w14:textId="77777777" w:rsidR="003A7D6F" w:rsidRPr="009404BB" w:rsidRDefault="003A7D6F" w:rsidP="00A50BC5">
      <w:pPr>
        <w:pStyle w:val="ListParagraph"/>
        <w:spacing w:line="276" w:lineRule="auto"/>
        <w:ind w:left="700" w:right="461"/>
        <w:jc w:val="both"/>
        <w:rPr>
          <w:sz w:val="20"/>
          <w:szCs w:val="20"/>
        </w:rPr>
      </w:pPr>
    </w:p>
    <w:p w14:paraId="5BB37CB3" w14:textId="31873466"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Filtering</w:t>
      </w:r>
      <w:r w:rsidR="0091491F" w:rsidRPr="009404BB">
        <w:rPr>
          <w:sz w:val="20"/>
          <w:szCs w:val="20"/>
        </w:rPr>
        <w:t xml:space="preserve"> </w:t>
      </w:r>
    </w:p>
    <w:p w14:paraId="0FC3CD06" w14:textId="2BCF7CB6"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Filtering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mengambil</w:t>
      </w:r>
      <w:proofErr w:type="spellEnd"/>
      <w:r w:rsidRPr="009404BB">
        <w:rPr>
          <w:sz w:val="20"/>
          <w:szCs w:val="20"/>
        </w:rPr>
        <w:t xml:space="preserve"> kata-kata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token[6]. Kata </w:t>
      </w:r>
      <w:proofErr w:type="spellStart"/>
      <w:r w:rsidRPr="009404BB">
        <w:rPr>
          <w:sz w:val="20"/>
          <w:szCs w:val="20"/>
        </w:rPr>
        <w:t>umum</w:t>
      </w:r>
      <w:proofErr w:type="spellEnd"/>
      <w:r w:rsidRPr="009404BB">
        <w:rPr>
          <w:sz w:val="20"/>
          <w:szCs w:val="20"/>
        </w:rPr>
        <w:t xml:space="preserve"> yang </w:t>
      </w:r>
      <w:proofErr w:type="spellStart"/>
      <w:r w:rsidRPr="009404BB">
        <w:rPr>
          <w:sz w:val="20"/>
          <w:szCs w:val="20"/>
        </w:rPr>
        <w:t>biasanya</w:t>
      </w:r>
      <w:proofErr w:type="spellEnd"/>
      <w:r w:rsidRPr="009404BB">
        <w:rPr>
          <w:sz w:val="20"/>
          <w:szCs w:val="20"/>
        </w:rPr>
        <w:t xml:space="preserve"> </w:t>
      </w:r>
      <w:proofErr w:type="spellStart"/>
      <w:r w:rsidRPr="009404BB">
        <w:rPr>
          <w:sz w:val="20"/>
          <w:szCs w:val="20"/>
        </w:rPr>
        <w:t>muncul</w:t>
      </w:r>
      <w:proofErr w:type="spellEnd"/>
      <w:r w:rsidRPr="009404BB">
        <w:rPr>
          <w:sz w:val="20"/>
          <w:szCs w:val="20"/>
        </w:rPr>
        <w:t xml:space="preserve"> dan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stopword</w:t>
      </w:r>
      <w:proofErr w:type="spellEnd"/>
      <w:r w:rsidRPr="009404BB">
        <w:rPr>
          <w:sz w:val="20"/>
          <w:szCs w:val="20"/>
        </w:rPr>
        <w:t xml:space="preserve">, </w:t>
      </w:r>
      <w:proofErr w:type="spellStart"/>
      <w:r w:rsidRPr="009404BB">
        <w:rPr>
          <w:sz w:val="20"/>
          <w:szCs w:val="20"/>
        </w:rPr>
        <w:t>misalnya</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 xml:space="preserve"> kata </w:t>
      </w:r>
      <w:proofErr w:type="spellStart"/>
      <w:r w:rsidRPr="009404BB">
        <w:rPr>
          <w:sz w:val="20"/>
          <w:szCs w:val="20"/>
        </w:rPr>
        <w:t>penghubung</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8 “dan, yang, </w:t>
      </w:r>
      <w:proofErr w:type="spellStart"/>
      <w:r w:rsidRPr="009404BB">
        <w:rPr>
          <w:sz w:val="20"/>
          <w:szCs w:val="20"/>
        </w:rPr>
        <w:t>setelah</w:t>
      </w:r>
      <w:proofErr w:type="spellEnd"/>
      <w:r w:rsidRPr="009404BB">
        <w:rPr>
          <w:sz w:val="20"/>
          <w:szCs w:val="20"/>
        </w:rPr>
        <w:t xml:space="preserve">, </w:t>
      </w:r>
      <w:proofErr w:type="spellStart"/>
      <w:r w:rsidRPr="009404BB">
        <w:rPr>
          <w:sz w:val="20"/>
          <w:szCs w:val="20"/>
        </w:rPr>
        <w:t>apakah</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dan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Penghilangan</w:t>
      </w:r>
      <w:proofErr w:type="spellEnd"/>
      <w:r w:rsidRPr="009404BB">
        <w:rPr>
          <w:sz w:val="20"/>
          <w:szCs w:val="20"/>
        </w:rPr>
        <w:t xml:space="preserve"> </w:t>
      </w:r>
      <w:proofErr w:type="spellStart"/>
      <w:r w:rsidRPr="009404BB">
        <w:rPr>
          <w:sz w:val="20"/>
          <w:szCs w:val="20"/>
        </w:rPr>
        <w:t>stopword</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ukuran</w:t>
      </w:r>
      <w:proofErr w:type="spellEnd"/>
      <w:r w:rsidRPr="009404BB">
        <w:rPr>
          <w:sz w:val="20"/>
          <w:szCs w:val="20"/>
        </w:rPr>
        <w:t xml:space="preserve"> index dan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[7].</w:t>
      </w:r>
      <w:r w:rsidR="0091491F" w:rsidRPr="009404BB">
        <w:rPr>
          <w:sz w:val="20"/>
          <w:szCs w:val="20"/>
        </w:rPr>
        <w:t xml:space="preserve"> </w:t>
      </w:r>
    </w:p>
    <w:p w14:paraId="659D2B88"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782E4682"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'chatbot', '</w:t>
      </w:r>
      <w:proofErr w:type="spellStart"/>
      <w:r w:rsidRPr="009404BB">
        <w:rPr>
          <w:sz w:val="20"/>
          <w:szCs w:val="20"/>
        </w:rPr>
        <w:t>dapat</w:t>
      </w:r>
      <w:proofErr w:type="spellEnd"/>
      <w:r w:rsidRPr="009404BB">
        <w:rPr>
          <w:sz w:val="20"/>
          <w:szCs w:val="20"/>
        </w:rPr>
        <w:t>', '</w:t>
      </w:r>
      <w:proofErr w:type="spellStart"/>
      <w:r w:rsidRPr="009404BB">
        <w:rPr>
          <w:sz w:val="20"/>
          <w:szCs w:val="20"/>
        </w:rPr>
        <w:t>berkomunikasi</w:t>
      </w:r>
      <w:proofErr w:type="spellEnd"/>
      <w:r w:rsidRPr="009404BB">
        <w:rPr>
          <w:sz w:val="20"/>
          <w:szCs w:val="20"/>
        </w:rPr>
        <w:t xml:space="preserve">'] </w:t>
      </w:r>
    </w:p>
    <w:p w14:paraId="4B978E7B" w14:textId="60715DF4"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['chatbot', '</w:t>
      </w:r>
      <w:proofErr w:type="spellStart"/>
      <w:r w:rsidRPr="009404BB">
        <w:rPr>
          <w:sz w:val="20"/>
          <w:szCs w:val="20"/>
        </w:rPr>
        <w:t>berkomunikasi</w:t>
      </w:r>
      <w:proofErr w:type="spellEnd"/>
      <w:r w:rsidRPr="009404BB">
        <w:rPr>
          <w:sz w:val="20"/>
          <w:szCs w:val="20"/>
        </w:rPr>
        <w:t>']</w:t>
      </w:r>
      <w:r w:rsidR="0091491F" w:rsidRPr="009404BB">
        <w:rPr>
          <w:sz w:val="20"/>
          <w:szCs w:val="20"/>
        </w:rPr>
        <w:t xml:space="preserve"> </w:t>
      </w:r>
    </w:p>
    <w:p w14:paraId="43295E8B" w14:textId="77777777" w:rsidR="0091491F" w:rsidRPr="009404BB" w:rsidRDefault="0091491F" w:rsidP="00A50BC5">
      <w:pPr>
        <w:pStyle w:val="ListParagraph"/>
        <w:spacing w:line="276" w:lineRule="auto"/>
        <w:ind w:left="700" w:right="461"/>
        <w:jc w:val="both"/>
        <w:rPr>
          <w:sz w:val="20"/>
          <w:szCs w:val="20"/>
        </w:rPr>
      </w:pPr>
    </w:p>
    <w:p w14:paraId="1041DC34" w14:textId="15C5F88E"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Stemming</w:t>
      </w:r>
      <w:r w:rsidR="0091491F" w:rsidRPr="009404BB">
        <w:rPr>
          <w:sz w:val="20"/>
          <w:szCs w:val="20"/>
        </w:rPr>
        <w:t xml:space="preserve"> </w:t>
      </w:r>
    </w:p>
    <w:p w14:paraId="49A9705C" w14:textId="0E1D4D1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Stemming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mengubah</w:t>
      </w:r>
      <w:proofErr w:type="spellEnd"/>
      <w:r w:rsidRPr="009404BB">
        <w:rPr>
          <w:sz w:val="20"/>
          <w:szCs w:val="20"/>
        </w:rPr>
        <w:t xml:space="preserve"> kata </w:t>
      </w:r>
      <w:proofErr w:type="spellStart"/>
      <w:r w:rsidRPr="009404BB">
        <w:rPr>
          <w:sz w:val="20"/>
          <w:szCs w:val="20"/>
        </w:rPr>
        <w:t>ke</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dasarnya</w:t>
      </w:r>
      <w:proofErr w:type="spellEnd"/>
      <w:r w:rsidRPr="009404BB">
        <w:rPr>
          <w:sz w:val="20"/>
          <w:szCs w:val="20"/>
        </w:rPr>
        <w:t xml:space="preserve">. </w:t>
      </w:r>
      <w:proofErr w:type="spellStart"/>
      <w:r w:rsidRPr="009404BB">
        <w:rPr>
          <w:sz w:val="20"/>
          <w:szCs w:val="20"/>
        </w:rPr>
        <w:t>Misalnya</w:t>
      </w:r>
      <w:proofErr w:type="spellEnd"/>
      <w:r w:rsidRPr="009404BB">
        <w:rPr>
          <w:sz w:val="20"/>
          <w:szCs w:val="20"/>
        </w:rPr>
        <w:t xml:space="preserve"> kata “</w:t>
      </w:r>
      <w:proofErr w:type="spellStart"/>
      <w:r w:rsidRPr="009404BB">
        <w:rPr>
          <w:sz w:val="20"/>
          <w:szCs w:val="20"/>
        </w:rPr>
        <w:t>mendengarkan</w:t>
      </w:r>
      <w:proofErr w:type="spellEnd"/>
      <w:r w:rsidRPr="009404BB">
        <w:rPr>
          <w:sz w:val="20"/>
          <w:szCs w:val="20"/>
        </w:rPr>
        <w:t>”, “</w:t>
      </w:r>
      <w:proofErr w:type="spellStart"/>
      <w:r w:rsidRPr="009404BB">
        <w:rPr>
          <w:sz w:val="20"/>
          <w:szCs w:val="20"/>
        </w:rPr>
        <w:t>dengarkan</w:t>
      </w:r>
      <w:proofErr w:type="spellEnd"/>
      <w:r w:rsidRPr="009404BB">
        <w:rPr>
          <w:sz w:val="20"/>
          <w:szCs w:val="20"/>
        </w:rPr>
        <w:t>”, “</w:t>
      </w:r>
      <w:proofErr w:type="spellStart"/>
      <w:r w:rsidRPr="009404BB">
        <w:rPr>
          <w:sz w:val="20"/>
          <w:szCs w:val="20"/>
        </w:rPr>
        <w:t>didengarkan</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ditransformasi</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kata “</w:t>
      </w:r>
      <w:proofErr w:type="spellStart"/>
      <w:r w:rsidRPr="009404BB">
        <w:rPr>
          <w:sz w:val="20"/>
          <w:szCs w:val="20"/>
        </w:rPr>
        <w:t>dengar</w:t>
      </w:r>
      <w:proofErr w:type="spellEnd"/>
      <w:r w:rsidRPr="009404BB">
        <w:rPr>
          <w:sz w:val="20"/>
          <w:szCs w:val="20"/>
        </w:rPr>
        <w:t xml:space="preserve">”[6]. </w:t>
      </w:r>
      <w:proofErr w:type="spellStart"/>
      <w:r w:rsidRPr="009404BB">
        <w:rPr>
          <w:sz w:val="20"/>
          <w:szCs w:val="20"/>
        </w:rPr>
        <w:t>Selain</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juga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pengelompokan</w:t>
      </w:r>
      <w:proofErr w:type="spellEnd"/>
      <w:r w:rsidRPr="009404BB">
        <w:rPr>
          <w:sz w:val="20"/>
          <w:szCs w:val="20"/>
        </w:rPr>
        <w:t xml:space="preserve"> kata-kata lain yang </w:t>
      </w:r>
      <w:proofErr w:type="spellStart"/>
      <w:r w:rsidRPr="009404BB">
        <w:rPr>
          <w:sz w:val="20"/>
          <w:szCs w:val="20"/>
        </w:rPr>
        <w:t>memiliki</w:t>
      </w:r>
      <w:proofErr w:type="spellEnd"/>
      <w:r w:rsidRPr="009404BB">
        <w:rPr>
          <w:sz w:val="20"/>
          <w:szCs w:val="20"/>
        </w:rPr>
        <w:t xml:space="preserve"> kata </w:t>
      </w:r>
      <w:proofErr w:type="spellStart"/>
      <w:r w:rsidRPr="009404BB">
        <w:rPr>
          <w:sz w:val="20"/>
          <w:szCs w:val="20"/>
        </w:rPr>
        <w:t>dasar</w:t>
      </w:r>
      <w:proofErr w:type="spellEnd"/>
      <w:r w:rsidRPr="009404BB">
        <w:rPr>
          <w:sz w:val="20"/>
          <w:szCs w:val="20"/>
        </w:rPr>
        <w:t xml:space="preserve"> dan arti yang </w:t>
      </w:r>
      <w:proofErr w:type="spellStart"/>
      <w:r w:rsidRPr="009404BB">
        <w:rPr>
          <w:sz w:val="20"/>
          <w:szCs w:val="20"/>
        </w:rPr>
        <w:t>serupa</w:t>
      </w:r>
      <w:proofErr w:type="spellEnd"/>
      <w:r w:rsidRPr="009404BB">
        <w:rPr>
          <w:sz w:val="20"/>
          <w:szCs w:val="20"/>
        </w:rPr>
        <w:t xml:space="preserve"> </w:t>
      </w:r>
      <w:proofErr w:type="spellStart"/>
      <w:r w:rsidRPr="009404BB">
        <w:rPr>
          <w:sz w:val="20"/>
          <w:szCs w:val="20"/>
        </w:rPr>
        <w:t>namun</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yang </w:t>
      </w:r>
      <w:proofErr w:type="spellStart"/>
      <w:r w:rsidRPr="009404BB">
        <w:rPr>
          <w:sz w:val="20"/>
          <w:szCs w:val="20"/>
        </w:rPr>
        <w:t>berbeda</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mendapatkan</w:t>
      </w:r>
      <w:proofErr w:type="spellEnd"/>
      <w:r w:rsidRPr="009404BB">
        <w:rPr>
          <w:sz w:val="20"/>
          <w:szCs w:val="20"/>
        </w:rPr>
        <w:t xml:space="preserve"> </w:t>
      </w:r>
      <w:proofErr w:type="spellStart"/>
      <w:r w:rsidRPr="009404BB">
        <w:rPr>
          <w:sz w:val="20"/>
          <w:szCs w:val="20"/>
        </w:rPr>
        <w:t>imbuhan</w:t>
      </w:r>
      <w:proofErr w:type="spellEnd"/>
      <w:r w:rsidRPr="009404BB">
        <w:rPr>
          <w:sz w:val="20"/>
          <w:szCs w:val="20"/>
        </w:rPr>
        <w:t xml:space="preserve"> yang </w:t>
      </w:r>
      <w:proofErr w:type="spellStart"/>
      <w:r w:rsidRPr="009404BB">
        <w:rPr>
          <w:sz w:val="20"/>
          <w:szCs w:val="20"/>
        </w:rPr>
        <w:t>berbeda</w:t>
      </w:r>
      <w:proofErr w:type="spellEnd"/>
      <w:r w:rsidRPr="009404BB">
        <w:rPr>
          <w:sz w:val="20"/>
          <w:szCs w:val="20"/>
        </w:rPr>
        <w:t xml:space="preserve"> pula[7].</w:t>
      </w:r>
      <w:r w:rsidR="0091491F" w:rsidRPr="009404BB">
        <w:rPr>
          <w:sz w:val="20"/>
          <w:szCs w:val="20"/>
        </w:rPr>
        <w:t xml:space="preserve"> </w:t>
      </w:r>
    </w:p>
    <w:p w14:paraId="04485F7A"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583A337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['chatbot', '</w:t>
      </w:r>
      <w:proofErr w:type="spellStart"/>
      <w:r w:rsidRPr="009404BB">
        <w:rPr>
          <w:sz w:val="20"/>
          <w:szCs w:val="20"/>
        </w:rPr>
        <w:t>berkomunikasi</w:t>
      </w:r>
      <w:proofErr w:type="spellEnd"/>
      <w:r w:rsidRPr="009404BB">
        <w:rPr>
          <w:sz w:val="20"/>
          <w:szCs w:val="20"/>
        </w:rPr>
        <w:t xml:space="preserve">'] </w:t>
      </w:r>
    </w:p>
    <w:p w14:paraId="3CE8CFA8" w14:textId="71515516"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['chatbot', '</w:t>
      </w:r>
      <w:proofErr w:type="spellStart"/>
      <w:r w:rsidRPr="009404BB">
        <w:rPr>
          <w:sz w:val="20"/>
          <w:szCs w:val="20"/>
        </w:rPr>
        <w:t>komunikasi</w:t>
      </w:r>
      <w:proofErr w:type="spellEnd"/>
      <w:r w:rsidRPr="009404BB">
        <w:rPr>
          <w:sz w:val="20"/>
          <w:szCs w:val="20"/>
        </w:rPr>
        <w:t>']</w:t>
      </w:r>
      <w:r w:rsidR="0091491F" w:rsidRPr="009404BB">
        <w:rPr>
          <w:sz w:val="20"/>
          <w:szCs w:val="20"/>
        </w:rPr>
        <w:t xml:space="preserve"> </w:t>
      </w:r>
    </w:p>
    <w:p w14:paraId="55F60FFF" w14:textId="77777777" w:rsidR="0091491F" w:rsidRPr="009404BB" w:rsidRDefault="0091491F" w:rsidP="00A50BC5">
      <w:pPr>
        <w:spacing w:line="276" w:lineRule="auto"/>
        <w:ind w:right="461" w:firstLine="340"/>
        <w:jc w:val="both"/>
        <w:rPr>
          <w:sz w:val="20"/>
          <w:szCs w:val="20"/>
        </w:rPr>
      </w:pPr>
    </w:p>
    <w:p w14:paraId="170F5534" w14:textId="5E621CE2" w:rsidR="003D3E9B" w:rsidRPr="009404BB" w:rsidRDefault="00A833DC" w:rsidP="00A50BC5">
      <w:pPr>
        <w:pStyle w:val="Heading3"/>
        <w:ind w:right="461"/>
        <w:rPr>
          <w:rFonts w:cs="Times New Roman"/>
          <w:bCs/>
          <w:szCs w:val="20"/>
        </w:rPr>
      </w:pPr>
      <w:bookmarkStart w:id="44" w:name="_Toc176987395"/>
      <w:bookmarkStart w:id="45" w:name="_Toc187674084"/>
      <w:r w:rsidRPr="009404BB">
        <w:rPr>
          <w:rFonts w:cs="Times New Roman"/>
          <w:bCs/>
          <w:szCs w:val="20"/>
        </w:rPr>
        <w:t>2.2.</w:t>
      </w:r>
      <w:r w:rsidR="000838B3" w:rsidRPr="009404BB">
        <w:rPr>
          <w:rFonts w:cs="Times New Roman"/>
          <w:bCs/>
          <w:szCs w:val="20"/>
        </w:rPr>
        <w:t>6</w:t>
      </w:r>
      <w:r w:rsidRPr="009404BB">
        <w:rPr>
          <w:rFonts w:cs="Times New Roman"/>
          <w:bCs/>
          <w:szCs w:val="20"/>
        </w:rPr>
        <w:t xml:space="preserve"> </w:t>
      </w:r>
      <w:r w:rsidR="000838B3" w:rsidRPr="009404BB">
        <w:rPr>
          <w:rFonts w:cs="Times New Roman"/>
          <w:bCs/>
          <w:szCs w:val="20"/>
        </w:rPr>
        <w:t>Context Recognition (Contextual)</w:t>
      </w:r>
      <w:bookmarkEnd w:id="44"/>
      <w:bookmarkEnd w:id="45"/>
      <w:r w:rsidR="000838B3" w:rsidRPr="009404BB">
        <w:rPr>
          <w:rFonts w:cs="Times New Roman"/>
          <w:bCs/>
          <w:szCs w:val="20"/>
        </w:rPr>
        <w:t xml:space="preserve"> </w:t>
      </w:r>
    </w:p>
    <w:p w14:paraId="57E27E97" w14:textId="26DDA593" w:rsidR="005C0706" w:rsidRPr="009404BB" w:rsidRDefault="000838B3" w:rsidP="00A50BC5">
      <w:pPr>
        <w:pStyle w:val="ListParagraph"/>
        <w:spacing w:line="276" w:lineRule="auto"/>
        <w:ind w:left="0" w:right="461"/>
        <w:jc w:val="both"/>
        <w:rPr>
          <w:sz w:val="20"/>
          <w:szCs w:val="20"/>
        </w:rPr>
      </w:pPr>
      <w:r w:rsidRPr="009404BB">
        <w:rPr>
          <w:sz w:val="20"/>
          <w:szCs w:val="20"/>
        </w:rPr>
        <w:t xml:space="preserve">         Context Recognition </w:t>
      </w:r>
      <w:proofErr w:type="spellStart"/>
      <w:r w:rsidRPr="009404BB">
        <w:rPr>
          <w:sz w:val="20"/>
          <w:szCs w:val="20"/>
        </w:rPr>
        <w:t>atau</w:t>
      </w:r>
      <w:proofErr w:type="spellEnd"/>
      <w:r w:rsidRPr="009404BB">
        <w:rPr>
          <w:sz w:val="20"/>
          <w:szCs w:val="20"/>
        </w:rPr>
        <w:t xml:space="preserve"> Contextual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dan </w:t>
      </w:r>
      <w:proofErr w:type="spellStart"/>
      <w:r w:rsidRPr="009404BB">
        <w:rPr>
          <w:sz w:val="20"/>
          <w:szCs w:val="20"/>
        </w:rPr>
        <w:t>mempertimbangkan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memproses</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w:t>
      </w:r>
      <w:proofErr w:type="spellStart"/>
      <w:r w:rsidRPr="009404BB">
        <w:rPr>
          <w:sz w:val="20"/>
          <w:szCs w:val="20"/>
        </w:rPr>
        <w:t>pengenalan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menghasilkan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Misalnya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analisis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model </w:t>
      </w:r>
      <w:proofErr w:type="spellStart"/>
      <w:r w:rsidRPr="009404BB">
        <w:rPr>
          <w:sz w:val="20"/>
          <w:szCs w:val="20"/>
        </w:rPr>
        <w:t>menangkap</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kata-kata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lastRenderedPageBreak/>
        <w:t>kalimat</w:t>
      </w:r>
      <w:proofErr w:type="spellEnd"/>
      <w:r w:rsidRPr="009404BB">
        <w:rPr>
          <w:sz w:val="20"/>
          <w:szCs w:val="20"/>
        </w:rPr>
        <w:t>.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Context Recognition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membedakan</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dan </w:t>
      </w:r>
      <w:proofErr w:type="spellStart"/>
      <w:r w:rsidRPr="009404BB">
        <w:rPr>
          <w:sz w:val="20"/>
          <w:szCs w:val="20"/>
        </w:rPr>
        <w:t>membuat</w:t>
      </w:r>
      <w:proofErr w:type="spellEnd"/>
      <w:r w:rsidRPr="009404BB">
        <w:rPr>
          <w:sz w:val="20"/>
          <w:szCs w:val="20"/>
        </w:rPr>
        <w:t xml:space="preserve"> </w:t>
      </w:r>
      <w:proofErr w:type="spellStart"/>
      <w:r w:rsidRPr="009404BB">
        <w:rPr>
          <w:sz w:val="20"/>
          <w:szCs w:val="20"/>
        </w:rPr>
        <w:t>tanggapan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w:t>
      </w:r>
      <w:r w:rsidR="00BC68FE" w:rsidRPr="009404BB">
        <w:rPr>
          <w:sz w:val="20"/>
          <w:szCs w:val="20"/>
        </w:rPr>
        <w:t>11</w:t>
      </w:r>
      <w:r w:rsidRPr="009404BB">
        <w:rPr>
          <w:sz w:val="20"/>
          <w:szCs w:val="20"/>
        </w:rPr>
        <w:t>].</w:t>
      </w:r>
    </w:p>
    <w:p w14:paraId="23546C23" w14:textId="77777777" w:rsidR="00165AF1" w:rsidRPr="009404BB" w:rsidRDefault="00165AF1" w:rsidP="00A50BC5">
      <w:pPr>
        <w:pStyle w:val="ListParagraph"/>
        <w:spacing w:line="276" w:lineRule="auto"/>
        <w:ind w:left="0" w:right="461" w:firstLine="720"/>
        <w:jc w:val="both"/>
        <w:rPr>
          <w:sz w:val="20"/>
          <w:szCs w:val="20"/>
        </w:rPr>
      </w:pPr>
    </w:p>
    <w:p w14:paraId="271F4A4A" w14:textId="6791AC6B" w:rsidR="005C0706" w:rsidRPr="009404BB" w:rsidRDefault="00A833DC" w:rsidP="00A50BC5">
      <w:pPr>
        <w:pStyle w:val="Heading3"/>
        <w:ind w:right="461"/>
        <w:rPr>
          <w:rFonts w:cs="Times New Roman"/>
          <w:bCs/>
          <w:szCs w:val="20"/>
        </w:rPr>
      </w:pPr>
      <w:bookmarkStart w:id="46" w:name="_Toc176987396"/>
      <w:bookmarkStart w:id="47" w:name="_Toc187674085"/>
      <w:r w:rsidRPr="009404BB">
        <w:rPr>
          <w:rFonts w:cs="Times New Roman"/>
          <w:bCs/>
          <w:szCs w:val="20"/>
        </w:rPr>
        <w:t>2.2.</w:t>
      </w:r>
      <w:r w:rsidR="000838B3" w:rsidRPr="009404BB">
        <w:rPr>
          <w:rFonts w:cs="Times New Roman"/>
          <w:bCs/>
          <w:szCs w:val="20"/>
        </w:rPr>
        <w:t>7</w:t>
      </w:r>
      <w:r w:rsidRPr="009404BB">
        <w:rPr>
          <w:rFonts w:cs="Times New Roman"/>
          <w:bCs/>
          <w:szCs w:val="20"/>
        </w:rPr>
        <w:t xml:space="preserve"> </w:t>
      </w:r>
      <w:r w:rsidR="00022E77" w:rsidRPr="009404BB">
        <w:rPr>
          <w:rFonts w:cs="Times New Roman"/>
          <w:bCs/>
          <w:szCs w:val="20"/>
        </w:rPr>
        <w:t>Cosine Similarity</w:t>
      </w:r>
      <w:bookmarkEnd w:id="46"/>
      <w:bookmarkEnd w:id="47"/>
    </w:p>
    <w:p w14:paraId="018AA089" w14:textId="1126BFC2" w:rsidR="00022E77" w:rsidRPr="009404BB" w:rsidRDefault="00022E77" w:rsidP="00A50BC5">
      <w:pPr>
        <w:pStyle w:val="ListParagraph"/>
        <w:spacing w:line="276" w:lineRule="auto"/>
        <w:ind w:left="426" w:right="461"/>
        <w:jc w:val="both"/>
        <w:rPr>
          <w:sz w:val="20"/>
          <w:szCs w:val="20"/>
        </w:rPr>
      </w:pPr>
      <w:r w:rsidRPr="009404BB">
        <w:rPr>
          <w:sz w:val="20"/>
          <w:szCs w:val="20"/>
        </w:rPr>
        <w:t xml:space="preserve">Cosine similarity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p>
    <w:p w14:paraId="3E3D5819" w14:textId="77777777" w:rsidR="00022E77" w:rsidRPr="009404BB" w:rsidRDefault="00022E77" w:rsidP="00A50BC5">
      <w:pPr>
        <w:spacing w:line="276" w:lineRule="auto"/>
        <w:ind w:right="461"/>
        <w:jc w:val="both"/>
        <w:rPr>
          <w:sz w:val="20"/>
          <w:szCs w:val="20"/>
        </w:rPr>
      </w:pP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dua </w:t>
      </w:r>
      <w:proofErr w:type="spellStart"/>
      <w:r w:rsidRPr="009404BB">
        <w:rPr>
          <w:sz w:val="20"/>
          <w:szCs w:val="20"/>
        </w:rPr>
        <w:t>vektor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ruang</w:t>
      </w:r>
      <w:proofErr w:type="spellEnd"/>
      <w:r w:rsidRPr="009404BB">
        <w:rPr>
          <w:sz w:val="20"/>
          <w:szCs w:val="20"/>
        </w:rPr>
        <w:t xml:space="preserve"> </w:t>
      </w:r>
      <w:proofErr w:type="spellStart"/>
      <w:r w:rsidRPr="009404BB">
        <w:rPr>
          <w:sz w:val="20"/>
          <w:szCs w:val="20"/>
        </w:rPr>
        <w:t>multidimensi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chatbot,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membandingkan</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input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pola-pola</w:t>
      </w:r>
      <w:proofErr w:type="spellEnd"/>
      <w:r w:rsidRPr="009404BB">
        <w:rPr>
          <w:sz w:val="20"/>
          <w:szCs w:val="20"/>
        </w:rPr>
        <w:t xml:space="preserve"> yang </w:t>
      </w:r>
      <w:proofErr w:type="spellStart"/>
      <w:r w:rsidRPr="009404BB">
        <w:rPr>
          <w:sz w:val="20"/>
          <w:szCs w:val="20"/>
        </w:rPr>
        <w:t>ada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knowledge base </w:t>
      </w:r>
      <w:proofErr w:type="spellStart"/>
      <w:r w:rsidRPr="009404BB">
        <w:rPr>
          <w:sz w:val="20"/>
          <w:szCs w:val="20"/>
        </w:rPr>
        <w:t>atau</w:t>
      </w:r>
      <w:proofErr w:type="spellEnd"/>
      <w:r w:rsidRPr="009404BB">
        <w:rPr>
          <w:sz w:val="20"/>
          <w:szCs w:val="20"/>
        </w:rPr>
        <w:t xml:space="preserve"> database chatbot.</w:t>
      </w:r>
    </w:p>
    <w:p w14:paraId="526996FE" w14:textId="77777777" w:rsidR="00022E77" w:rsidRPr="009404BB" w:rsidRDefault="00022E77" w:rsidP="00A50BC5">
      <w:pPr>
        <w:spacing w:line="276" w:lineRule="auto"/>
        <w:ind w:left="426" w:right="461"/>
        <w:jc w:val="both"/>
        <w:rPr>
          <w:sz w:val="20"/>
          <w:szCs w:val="20"/>
        </w:rPr>
      </w:pPr>
      <w:r w:rsidRPr="009404BB">
        <w:rPr>
          <w:sz w:val="20"/>
          <w:szCs w:val="20"/>
        </w:rPr>
        <w:t xml:space="preserve">Ketika </w:t>
      </w:r>
      <w:proofErr w:type="spellStart"/>
      <w:r w:rsidRPr="009404BB">
        <w:rPr>
          <w:sz w:val="20"/>
          <w:szCs w:val="20"/>
        </w:rPr>
        <w:t>diplot</w:t>
      </w:r>
      <w:proofErr w:type="spellEnd"/>
      <w:r w:rsidRPr="009404BB">
        <w:rPr>
          <w:sz w:val="20"/>
          <w:szCs w:val="20"/>
        </w:rPr>
        <w:t xml:space="preserve"> pada </w:t>
      </w:r>
      <w:proofErr w:type="spellStart"/>
      <w:r w:rsidRPr="009404BB">
        <w:rPr>
          <w:sz w:val="20"/>
          <w:szCs w:val="20"/>
        </w:rPr>
        <w:t>ruang</w:t>
      </w:r>
      <w:proofErr w:type="spellEnd"/>
      <w:r w:rsidRPr="009404BB">
        <w:rPr>
          <w:sz w:val="20"/>
          <w:szCs w:val="20"/>
        </w:rPr>
        <w:t xml:space="preserve"> </w:t>
      </w:r>
      <w:proofErr w:type="spellStart"/>
      <w:r w:rsidRPr="009404BB">
        <w:rPr>
          <w:sz w:val="20"/>
          <w:szCs w:val="20"/>
        </w:rPr>
        <w:t>multidimensi</w:t>
      </w:r>
      <w:proofErr w:type="spellEnd"/>
      <w:r w:rsidRPr="009404BB">
        <w:rPr>
          <w:sz w:val="20"/>
          <w:szCs w:val="20"/>
        </w:rPr>
        <w:t xml:space="preserve">, di mana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dimensi</w:t>
      </w:r>
      <w:proofErr w:type="spellEnd"/>
    </w:p>
    <w:p w14:paraId="37D26065" w14:textId="77777777" w:rsidR="00022E77" w:rsidRPr="009404BB" w:rsidRDefault="00022E77" w:rsidP="00A50BC5">
      <w:pPr>
        <w:spacing w:line="276" w:lineRule="auto"/>
        <w:ind w:right="461"/>
        <w:jc w:val="both"/>
        <w:rPr>
          <w:sz w:val="20"/>
          <w:szCs w:val="20"/>
        </w:rPr>
      </w:pP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kata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cosine similarity </w:t>
      </w:r>
      <w:proofErr w:type="spellStart"/>
      <w:r w:rsidRPr="009404BB">
        <w:rPr>
          <w:sz w:val="20"/>
          <w:szCs w:val="20"/>
        </w:rPr>
        <w:t>menangkap</w:t>
      </w:r>
      <w:proofErr w:type="spellEnd"/>
    </w:p>
    <w:p w14:paraId="1CC8DF88" w14:textId="5E049D5B" w:rsidR="00022E77" w:rsidRPr="009404BB" w:rsidRDefault="00022E77" w:rsidP="00A50BC5">
      <w:pPr>
        <w:spacing w:line="276" w:lineRule="auto"/>
        <w:ind w:right="461"/>
        <w:jc w:val="both"/>
        <w:rPr>
          <w:sz w:val="20"/>
          <w:szCs w:val="20"/>
        </w:rPr>
      </w:pPr>
      <w:proofErr w:type="spellStart"/>
      <w:r w:rsidRPr="009404BB">
        <w:rPr>
          <w:sz w:val="20"/>
          <w:szCs w:val="20"/>
        </w:rPr>
        <w:t>orientasi</w:t>
      </w:r>
      <w:proofErr w:type="spellEnd"/>
      <w:r w:rsidRPr="009404BB">
        <w:rPr>
          <w:sz w:val="20"/>
          <w:szCs w:val="20"/>
        </w:rPr>
        <w:t xml:space="preserve"> (</w:t>
      </w:r>
      <w:proofErr w:type="spellStart"/>
      <w:r w:rsidRPr="009404BB">
        <w:rPr>
          <w:sz w:val="20"/>
          <w:szCs w:val="20"/>
        </w:rPr>
        <w:t>sudut</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dan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besarnya</w:t>
      </w:r>
      <w:proofErr w:type="spellEnd"/>
      <w:r w:rsidRPr="009404BB">
        <w:rPr>
          <w:sz w:val="20"/>
          <w:szCs w:val="20"/>
        </w:rPr>
        <w:t xml:space="preserve">. Karena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menghitung</w:t>
      </w:r>
      <w:proofErr w:type="spellEnd"/>
      <w:r w:rsidRPr="009404BB">
        <w:rPr>
          <w:sz w:val="20"/>
          <w:szCs w:val="20"/>
        </w:rPr>
        <w:t xml:space="preserve"> </w:t>
      </w:r>
      <w:proofErr w:type="spellStart"/>
      <w:r w:rsidRPr="009404BB">
        <w:rPr>
          <w:sz w:val="20"/>
          <w:szCs w:val="20"/>
        </w:rPr>
        <w:t>besarnya</w:t>
      </w:r>
      <w:proofErr w:type="spellEnd"/>
      <w:r w:rsidRPr="009404BB">
        <w:rPr>
          <w:sz w:val="20"/>
          <w:szCs w:val="20"/>
        </w:rPr>
        <w:t xml:space="preserve">, yang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menghitung</w:t>
      </w:r>
      <w:proofErr w:type="spellEnd"/>
      <w:r w:rsidRPr="009404BB">
        <w:rPr>
          <w:sz w:val="20"/>
          <w:szCs w:val="20"/>
        </w:rPr>
        <w:t xml:space="preserve"> </w:t>
      </w:r>
      <w:proofErr w:type="spellStart"/>
      <w:r w:rsidRPr="009404BB">
        <w:rPr>
          <w:sz w:val="20"/>
          <w:szCs w:val="20"/>
        </w:rPr>
        <w:t>jarak</w:t>
      </w:r>
      <w:proofErr w:type="spellEnd"/>
      <w:r w:rsidRPr="009404BB">
        <w:rPr>
          <w:sz w:val="20"/>
          <w:szCs w:val="20"/>
        </w:rPr>
        <w:t xml:space="preserve"> Euclidean. Cosine similarity sangat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dua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kata yang </w:t>
      </w:r>
      <w:proofErr w:type="spellStart"/>
      <w:r w:rsidRPr="009404BB">
        <w:rPr>
          <w:sz w:val="20"/>
          <w:szCs w:val="20"/>
        </w:rPr>
        <w:t>muncul</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dua </w:t>
      </w:r>
      <w:proofErr w:type="spellStart"/>
      <w:r w:rsidRPr="009404BB">
        <w:rPr>
          <w:sz w:val="20"/>
          <w:szCs w:val="20"/>
        </w:rPr>
        <w:t>dokumen</w:t>
      </w:r>
      <w:proofErr w:type="spellEnd"/>
      <w:r w:rsidRPr="009404BB">
        <w:rPr>
          <w:sz w:val="20"/>
          <w:szCs w:val="20"/>
        </w:rPr>
        <w:t xml:space="preserve"> yang </w:t>
      </w:r>
      <w:proofErr w:type="spellStart"/>
      <w:r w:rsidRPr="009404BB">
        <w:rPr>
          <w:sz w:val="20"/>
          <w:szCs w:val="20"/>
        </w:rPr>
        <w:t>mirip</w:t>
      </w:r>
      <w:proofErr w:type="spellEnd"/>
      <w:r w:rsidRPr="009404BB">
        <w:rPr>
          <w:sz w:val="20"/>
          <w:szCs w:val="20"/>
        </w:rPr>
        <w:t xml:space="preserve"> </w:t>
      </w:r>
      <w:proofErr w:type="spellStart"/>
      <w:r w:rsidRPr="009404BB">
        <w:rPr>
          <w:sz w:val="20"/>
          <w:szCs w:val="20"/>
        </w:rPr>
        <w:t>berjauhan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jarak</w:t>
      </w:r>
      <w:proofErr w:type="spellEnd"/>
      <w:r w:rsidRPr="009404BB">
        <w:rPr>
          <w:sz w:val="20"/>
          <w:szCs w:val="20"/>
        </w:rPr>
        <w:t xml:space="preserve"> Euclidean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ukurannya</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bisa</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sudut</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jika</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sudutnya</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tinggi</w:t>
      </w:r>
      <w:proofErr w:type="spellEnd"/>
      <w:r w:rsidRPr="009404BB">
        <w:rPr>
          <w:sz w:val="20"/>
          <w:szCs w:val="20"/>
        </w:rPr>
        <w:t xml:space="preserve"> </w:t>
      </w:r>
      <w:proofErr w:type="spellStart"/>
      <w:r w:rsidRPr="009404BB">
        <w:rPr>
          <w:sz w:val="20"/>
          <w:szCs w:val="20"/>
        </w:rPr>
        <w:t>nilai</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roofErr w:type="spellStart"/>
      <w:r w:rsidRPr="009404BB">
        <w:rPr>
          <w:sz w:val="20"/>
          <w:szCs w:val="20"/>
        </w:rPr>
        <w:t>Rumus</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Cosine Similarity </w:t>
      </w:r>
      <w:proofErr w:type="spellStart"/>
      <w:r w:rsidRPr="009404BB">
        <w:rPr>
          <w:sz w:val="20"/>
          <w:szCs w:val="20"/>
        </w:rPr>
        <w:t>adalah</w:t>
      </w:r>
      <w:proofErr w:type="spellEnd"/>
      <w:r w:rsidRPr="009404BB">
        <w:rPr>
          <w:sz w:val="20"/>
          <w:szCs w:val="20"/>
        </w:rPr>
        <w:t xml:space="preserve"> [</w:t>
      </w:r>
      <w:r w:rsidR="00BC68FE" w:rsidRPr="009404BB">
        <w:rPr>
          <w:sz w:val="20"/>
          <w:szCs w:val="20"/>
        </w:rPr>
        <w:t>2</w:t>
      </w:r>
      <w:r w:rsidRPr="009404BB">
        <w:rPr>
          <w:sz w:val="20"/>
          <w:szCs w:val="20"/>
        </w:rPr>
        <w:t>]:</w:t>
      </w:r>
    </w:p>
    <w:p w14:paraId="613419E7" w14:textId="77777777" w:rsidR="00022E77" w:rsidRPr="009404BB" w:rsidRDefault="00022E77" w:rsidP="00A50BC5">
      <w:pPr>
        <w:spacing w:line="276" w:lineRule="auto"/>
        <w:ind w:right="461"/>
        <w:jc w:val="both"/>
        <w:rPr>
          <w:sz w:val="20"/>
          <w:szCs w:val="20"/>
        </w:rPr>
      </w:pPr>
    </w:p>
    <w:p w14:paraId="26D2A749" w14:textId="77777777" w:rsidR="00022E77" w:rsidRPr="009404BB" w:rsidRDefault="00022E77" w:rsidP="00A50BC5">
      <w:pPr>
        <w:spacing w:line="276" w:lineRule="auto"/>
        <w:ind w:right="461" w:firstLine="720"/>
        <w:jc w:val="both"/>
        <w:rPr>
          <w:sz w:val="20"/>
          <w:szCs w:val="20"/>
        </w:rPr>
      </w:pPr>
      <w:r w:rsidRPr="009404BB">
        <w:rPr>
          <w:sz w:val="20"/>
          <w:szCs w:val="20"/>
        </w:rPr>
        <w:t xml:space="preserve">Cos α =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 ∑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𝐴𝑖</w:t>
      </w:r>
      <w:r w:rsidRPr="009404BB">
        <w:rPr>
          <w:sz w:val="20"/>
          <w:szCs w:val="20"/>
        </w:rPr>
        <w:t xml:space="preserve"> </w:t>
      </w:r>
      <w:r w:rsidRPr="009404BB">
        <w:rPr>
          <w:rFonts w:ascii="Cambria Math" w:hAnsi="Cambria Math" w:cs="Cambria Math"/>
          <w:sz w:val="20"/>
          <w:szCs w:val="20"/>
        </w:rPr>
        <w:t>𝑥</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p>
    <w:p w14:paraId="7A68525D" w14:textId="64A16D29" w:rsidR="00022E77" w:rsidRPr="009404BB" w:rsidRDefault="00022E77" w:rsidP="00A50BC5">
      <w:pPr>
        <w:spacing w:line="276" w:lineRule="auto"/>
        <w:ind w:left="720" w:right="461" w:firstLine="720"/>
        <w:jc w:val="both"/>
        <w:rPr>
          <w:sz w:val="20"/>
          <w:szCs w:val="20"/>
        </w:rPr>
      </w:pPr>
      <w:r w:rsidRPr="009404BB">
        <w:rPr>
          <w:sz w:val="20"/>
          <w:szCs w:val="20"/>
        </w:rPr>
        <w:t xml:space="preserve">( </w:t>
      </w:r>
      <w:r w:rsidRPr="009404BB">
        <w:rPr>
          <w:rFonts w:ascii="Cambria Math" w:hAnsi="Cambria Math" w:cs="Cambria Math"/>
          <w:sz w:val="20"/>
          <w:szCs w:val="20"/>
        </w:rPr>
        <w:t>𝐴𝑖</w:t>
      </w:r>
      <w:r w:rsidRPr="009404BB">
        <w:rPr>
          <w:sz w:val="20"/>
          <w:szCs w:val="20"/>
        </w:rPr>
        <w:t xml:space="preserve"> ) 2 </w:t>
      </w:r>
      <w:r w:rsidRPr="009404BB">
        <w:rPr>
          <w:rFonts w:ascii="Cambria Math" w:hAnsi="Cambria Math" w:cs="Cambria Math"/>
          <w:sz w:val="20"/>
          <w:szCs w:val="20"/>
        </w:rPr>
        <w:t>𝑥</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2 </w:t>
      </w:r>
      <w:r w:rsidR="00BC68FE" w:rsidRPr="009404BB">
        <w:rPr>
          <w:sz w:val="20"/>
          <w:szCs w:val="20"/>
        </w:rPr>
        <w:t xml:space="preserve"> </w:t>
      </w:r>
      <w:r w:rsidRPr="009404BB">
        <w:rPr>
          <w:sz w:val="20"/>
          <w:szCs w:val="20"/>
        </w:rPr>
        <w:t xml:space="preserve">(4) </w:t>
      </w:r>
    </w:p>
    <w:p w14:paraId="0F2CB87E" w14:textId="77777777" w:rsidR="00022E77" w:rsidRPr="009404BB" w:rsidRDefault="00022E77" w:rsidP="00A50BC5">
      <w:pPr>
        <w:spacing w:line="276" w:lineRule="auto"/>
        <w:ind w:right="461"/>
        <w:jc w:val="both"/>
        <w:rPr>
          <w:sz w:val="20"/>
          <w:szCs w:val="20"/>
        </w:rPr>
      </w:pPr>
    </w:p>
    <w:p w14:paraId="41AE733E" w14:textId="77777777" w:rsidR="00022E77" w:rsidRPr="009404BB" w:rsidRDefault="00022E77" w:rsidP="00A50BC5">
      <w:pPr>
        <w:spacing w:line="276" w:lineRule="auto"/>
        <w:ind w:right="461"/>
        <w:jc w:val="both"/>
        <w:rPr>
          <w:sz w:val="20"/>
          <w:szCs w:val="20"/>
        </w:rPr>
      </w:pPr>
      <w:proofErr w:type="spellStart"/>
      <w:r w:rsidRPr="009404BB">
        <w:rPr>
          <w:sz w:val="20"/>
          <w:szCs w:val="20"/>
        </w:rPr>
        <w:t>Keterangan</w:t>
      </w:r>
      <w:proofErr w:type="spellEnd"/>
      <w:r w:rsidRPr="009404BB">
        <w:rPr>
          <w:sz w:val="20"/>
          <w:szCs w:val="20"/>
        </w:rPr>
        <w:t xml:space="preserve"> : </w:t>
      </w:r>
    </w:p>
    <w:p w14:paraId="5C87F793"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w:t>
      </w:r>
      <w:proofErr w:type="spellStart"/>
      <w:r w:rsidRPr="009404BB">
        <w:rPr>
          <w:sz w:val="20"/>
          <w:szCs w:val="20"/>
        </w:rPr>
        <w:t>Vektor</w:t>
      </w:r>
      <w:proofErr w:type="spellEnd"/>
      <w:r w:rsidRPr="009404BB">
        <w:rPr>
          <w:sz w:val="20"/>
          <w:szCs w:val="20"/>
        </w:rPr>
        <w:t xml:space="preserve"> A,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
    <w:p w14:paraId="6731AB60"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w:t>
      </w:r>
      <w:proofErr w:type="spellStart"/>
      <w:r w:rsidRPr="009404BB">
        <w:rPr>
          <w:sz w:val="20"/>
          <w:szCs w:val="20"/>
        </w:rPr>
        <w:t>Vektor</w:t>
      </w:r>
      <w:proofErr w:type="spellEnd"/>
      <w:r w:rsidRPr="009404BB">
        <w:rPr>
          <w:sz w:val="20"/>
          <w:szCs w:val="20"/>
        </w:rPr>
        <w:t xml:space="preserve"> B,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
    <w:p w14:paraId="77886E12" w14:textId="77777777" w:rsidR="00022E77" w:rsidRPr="009404BB" w:rsidRDefault="00022E77" w:rsidP="00A50BC5">
      <w:pPr>
        <w:spacing w:line="276" w:lineRule="auto"/>
        <w:ind w:right="461"/>
        <w:jc w:val="both"/>
        <w:rPr>
          <w:sz w:val="20"/>
          <w:szCs w:val="20"/>
        </w:rPr>
      </w:pPr>
      <w:r w:rsidRPr="009404BB">
        <w:rPr>
          <w:sz w:val="20"/>
          <w:szCs w:val="20"/>
        </w:rPr>
        <w:t xml:space="preserve">A • B </w:t>
      </w:r>
      <w:r w:rsidRPr="009404BB">
        <w:rPr>
          <w:sz w:val="20"/>
          <w:szCs w:val="20"/>
        </w:rPr>
        <w:tab/>
        <w:t xml:space="preserve">= dot product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A dan </w:t>
      </w:r>
      <w:proofErr w:type="spellStart"/>
      <w:r w:rsidRPr="009404BB">
        <w:rPr>
          <w:sz w:val="20"/>
          <w:szCs w:val="20"/>
        </w:rPr>
        <w:t>vektor</w:t>
      </w:r>
      <w:proofErr w:type="spellEnd"/>
      <w:r w:rsidRPr="009404BB">
        <w:rPr>
          <w:sz w:val="20"/>
          <w:szCs w:val="20"/>
        </w:rPr>
        <w:t xml:space="preserve"> B </w:t>
      </w:r>
    </w:p>
    <w:p w14:paraId="47F38D78"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A </w:t>
      </w:r>
    </w:p>
    <w:p w14:paraId="658701D8"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B </w:t>
      </w:r>
    </w:p>
    <w:p w14:paraId="0224B4A4" w14:textId="075E9FBA" w:rsidR="005C0706" w:rsidRPr="009404BB" w:rsidRDefault="00022E77" w:rsidP="00A50BC5">
      <w:pPr>
        <w:pStyle w:val="ListParagraph"/>
        <w:spacing w:line="276" w:lineRule="auto"/>
        <w:ind w:left="0" w:right="461" w:firstLine="720"/>
        <w:jc w:val="both"/>
        <w:rPr>
          <w:sz w:val="20"/>
          <w:szCs w:val="20"/>
        </w:rPr>
      </w:pPr>
      <w:r w:rsidRPr="009404BB">
        <w:rPr>
          <w:sz w:val="20"/>
          <w:szCs w:val="20"/>
        </w:rPr>
        <w:t xml:space="preserve">|A||B| </w:t>
      </w:r>
      <w:r w:rsidRPr="009404BB">
        <w:rPr>
          <w:sz w:val="20"/>
          <w:szCs w:val="20"/>
        </w:rPr>
        <w:tab/>
        <w:t xml:space="preserve">= cross product </w:t>
      </w:r>
      <w:proofErr w:type="spellStart"/>
      <w:r w:rsidRPr="009404BB">
        <w:rPr>
          <w:sz w:val="20"/>
          <w:szCs w:val="20"/>
        </w:rPr>
        <w:t>antara</w:t>
      </w:r>
      <w:proofErr w:type="spellEnd"/>
      <w:r w:rsidRPr="009404BB">
        <w:rPr>
          <w:sz w:val="20"/>
          <w:szCs w:val="20"/>
        </w:rPr>
        <w:t xml:space="preserve"> |A| dan |B|</w:t>
      </w:r>
    </w:p>
    <w:p w14:paraId="5FC3FFFA" w14:textId="77777777" w:rsidR="00165AF1" w:rsidRPr="009404BB" w:rsidRDefault="00165AF1" w:rsidP="00A50BC5">
      <w:pPr>
        <w:spacing w:line="276" w:lineRule="auto"/>
        <w:ind w:right="461"/>
        <w:jc w:val="both"/>
        <w:rPr>
          <w:sz w:val="20"/>
          <w:szCs w:val="20"/>
        </w:rPr>
      </w:pPr>
    </w:p>
    <w:p w14:paraId="553186B6" w14:textId="5FB85EF9" w:rsidR="005C0706" w:rsidRPr="009404BB" w:rsidRDefault="00A833DC" w:rsidP="00A50BC5">
      <w:pPr>
        <w:pStyle w:val="Heading3"/>
        <w:ind w:right="461"/>
        <w:rPr>
          <w:rFonts w:cs="Times New Roman"/>
          <w:bCs/>
          <w:szCs w:val="20"/>
        </w:rPr>
      </w:pPr>
      <w:bookmarkStart w:id="48" w:name="_Toc176987398"/>
      <w:bookmarkStart w:id="49" w:name="_Toc187674086"/>
      <w:r w:rsidRPr="009404BB">
        <w:rPr>
          <w:rFonts w:cs="Times New Roman"/>
          <w:bCs/>
          <w:szCs w:val="20"/>
        </w:rPr>
        <w:lastRenderedPageBreak/>
        <w:t>2.2.</w:t>
      </w:r>
      <w:r w:rsidR="001A7DDA" w:rsidRPr="009404BB">
        <w:rPr>
          <w:rFonts w:cs="Times New Roman"/>
          <w:bCs/>
          <w:szCs w:val="20"/>
        </w:rPr>
        <w:t>8</w:t>
      </w:r>
      <w:r w:rsidRPr="009404BB">
        <w:rPr>
          <w:rFonts w:cs="Times New Roman"/>
          <w:bCs/>
          <w:szCs w:val="20"/>
        </w:rPr>
        <w:t xml:space="preserve"> </w:t>
      </w:r>
      <w:r w:rsidR="00BE5E4F" w:rsidRPr="009404BB">
        <w:rPr>
          <w:rFonts w:cs="Times New Roman"/>
          <w:bCs/>
          <w:szCs w:val="20"/>
        </w:rPr>
        <w:t>Google Spreadsheets</w:t>
      </w:r>
      <w:bookmarkEnd w:id="48"/>
      <w:bookmarkEnd w:id="49"/>
    </w:p>
    <w:p w14:paraId="6809D5E6" w14:textId="2C64132B" w:rsidR="005C0706" w:rsidRPr="009404BB" w:rsidRDefault="00091F17" w:rsidP="00A50BC5">
      <w:pPr>
        <w:pStyle w:val="ListParagraph"/>
        <w:spacing w:line="276" w:lineRule="auto"/>
        <w:ind w:left="0" w:right="461"/>
        <w:jc w:val="both"/>
        <w:rPr>
          <w:sz w:val="20"/>
          <w:szCs w:val="20"/>
        </w:rPr>
      </w:pPr>
      <w:r w:rsidRPr="009404BB">
        <w:rPr>
          <w:sz w:val="20"/>
          <w:szCs w:val="20"/>
        </w:rPr>
        <w:t xml:space="preserve">         </w:t>
      </w:r>
      <w:r w:rsidR="00BE5E4F" w:rsidRPr="009404BB">
        <w:rPr>
          <w:sz w:val="20"/>
          <w:szCs w:val="20"/>
        </w:rPr>
        <w:t xml:space="preserve">Google Sheets </w:t>
      </w:r>
      <w:proofErr w:type="spellStart"/>
      <w:r w:rsidR="00BE5E4F" w:rsidRPr="009404BB">
        <w:rPr>
          <w:sz w:val="20"/>
          <w:szCs w:val="20"/>
        </w:rPr>
        <w:t>adalah</w:t>
      </w:r>
      <w:proofErr w:type="spellEnd"/>
      <w:r w:rsidR="00BE5E4F" w:rsidRPr="009404BB">
        <w:rPr>
          <w:sz w:val="20"/>
          <w:szCs w:val="20"/>
        </w:rPr>
        <w:t xml:space="preserve"> </w:t>
      </w:r>
      <w:proofErr w:type="spellStart"/>
      <w:r w:rsidR="00BE5E4F" w:rsidRPr="009404BB">
        <w:rPr>
          <w:sz w:val="20"/>
          <w:szCs w:val="20"/>
        </w:rPr>
        <w:t>aplikasi</w:t>
      </w:r>
      <w:proofErr w:type="spellEnd"/>
      <w:r w:rsidR="00BE5E4F" w:rsidRPr="009404BB">
        <w:rPr>
          <w:sz w:val="20"/>
          <w:szCs w:val="20"/>
        </w:rPr>
        <w:t xml:space="preserve"> spreadsheet </w:t>
      </w:r>
      <w:proofErr w:type="spellStart"/>
      <w:r w:rsidR="00BE5E4F" w:rsidRPr="009404BB">
        <w:rPr>
          <w:sz w:val="20"/>
          <w:szCs w:val="20"/>
        </w:rPr>
        <w:t>berbasis</w:t>
      </w:r>
      <w:proofErr w:type="spellEnd"/>
      <w:r w:rsidR="00BE5E4F" w:rsidRPr="009404BB">
        <w:rPr>
          <w:sz w:val="20"/>
          <w:szCs w:val="20"/>
        </w:rPr>
        <w:t xml:space="preserve"> web yang </w:t>
      </w:r>
      <w:proofErr w:type="spellStart"/>
      <w:r w:rsidR="00BE5E4F" w:rsidRPr="009404BB">
        <w:rPr>
          <w:sz w:val="20"/>
          <w:szCs w:val="20"/>
        </w:rPr>
        <w:t>merupakan</w:t>
      </w:r>
      <w:proofErr w:type="spellEnd"/>
      <w:r w:rsidR="00BE5E4F" w:rsidRPr="009404BB">
        <w:rPr>
          <w:sz w:val="20"/>
          <w:szCs w:val="20"/>
        </w:rPr>
        <w:t xml:space="preserve"> </w:t>
      </w:r>
      <w:proofErr w:type="spellStart"/>
      <w:r w:rsidR="00BE5E4F" w:rsidRPr="009404BB">
        <w:rPr>
          <w:sz w:val="20"/>
          <w:szCs w:val="20"/>
        </w:rPr>
        <w:t>bagian</w:t>
      </w:r>
      <w:proofErr w:type="spellEnd"/>
      <w:r w:rsidR="00BE5E4F" w:rsidRPr="009404BB">
        <w:rPr>
          <w:sz w:val="20"/>
          <w:szCs w:val="20"/>
        </w:rPr>
        <w:t xml:space="preserve"> </w:t>
      </w:r>
      <w:proofErr w:type="spellStart"/>
      <w:r w:rsidR="00BE5E4F" w:rsidRPr="009404BB">
        <w:rPr>
          <w:sz w:val="20"/>
          <w:szCs w:val="20"/>
        </w:rPr>
        <w:t>dari</w:t>
      </w:r>
      <w:proofErr w:type="spellEnd"/>
      <w:r w:rsidR="00BE5E4F" w:rsidRPr="009404BB">
        <w:rPr>
          <w:sz w:val="20"/>
          <w:szCs w:val="20"/>
        </w:rPr>
        <w:t xml:space="preserve"> Google Workspace. </w:t>
      </w:r>
      <w:proofErr w:type="spellStart"/>
      <w:r w:rsidR="00BE5E4F" w:rsidRPr="009404BB">
        <w:rPr>
          <w:sz w:val="20"/>
          <w:szCs w:val="20"/>
        </w:rPr>
        <w:t>Aplikasi</w:t>
      </w:r>
      <w:proofErr w:type="spellEnd"/>
      <w:r w:rsidR="00BE5E4F" w:rsidRPr="009404BB">
        <w:rPr>
          <w:sz w:val="20"/>
          <w:szCs w:val="20"/>
        </w:rPr>
        <w:t xml:space="preserve"> </w:t>
      </w:r>
      <w:proofErr w:type="spellStart"/>
      <w:r w:rsidR="00BE5E4F" w:rsidRPr="009404BB">
        <w:rPr>
          <w:sz w:val="20"/>
          <w:szCs w:val="20"/>
        </w:rPr>
        <w:t>ini</w:t>
      </w:r>
      <w:proofErr w:type="spellEnd"/>
      <w:r w:rsidR="00BE5E4F" w:rsidRPr="009404BB">
        <w:rPr>
          <w:sz w:val="20"/>
          <w:szCs w:val="20"/>
        </w:rPr>
        <w:t xml:space="preserve"> </w:t>
      </w:r>
      <w:proofErr w:type="spellStart"/>
      <w:r w:rsidR="00BE5E4F" w:rsidRPr="009404BB">
        <w:rPr>
          <w:sz w:val="20"/>
          <w:szCs w:val="20"/>
        </w:rPr>
        <w:t>memungkinkan</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membuat</w:t>
      </w:r>
      <w:proofErr w:type="spellEnd"/>
      <w:r w:rsidR="00BE5E4F" w:rsidRPr="009404BB">
        <w:rPr>
          <w:sz w:val="20"/>
          <w:szCs w:val="20"/>
        </w:rPr>
        <w:t xml:space="preserve">, </w:t>
      </w:r>
      <w:proofErr w:type="spellStart"/>
      <w:r w:rsidR="00BE5E4F" w:rsidRPr="009404BB">
        <w:rPr>
          <w:sz w:val="20"/>
          <w:szCs w:val="20"/>
        </w:rPr>
        <w:t>mengedit</w:t>
      </w:r>
      <w:proofErr w:type="spellEnd"/>
      <w:r w:rsidR="00BE5E4F" w:rsidRPr="009404BB">
        <w:rPr>
          <w:sz w:val="20"/>
          <w:szCs w:val="20"/>
        </w:rPr>
        <w:t xml:space="preserve">, dan </w:t>
      </w:r>
      <w:proofErr w:type="spellStart"/>
      <w:r w:rsidR="00BE5E4F" w:rsidRPr="009404BB">
        <w:rPr>
          <w:sz w:val="20"/>
          <w:szCs w:val="20"/>
        </w:rPr>
        <w:t>berbagi</w:t>
      </w:r>
      <w:proofErr w:type="spellEnd"/>
      <w:r w:rsidR="00BE5E4F" w:rsidRPr="009404BB">
        <w:rPr>
          <w:sz w:val="20"/>
          <w:szCs w:val="20"/>
        </w:rPr>
        <w:t xml:space="preserve"> spreadsheet </w:t>
      </w:r>
      <w:proofErr w:type="spellStart"/>
      <w:r w:rsidR="00BE5E4F" w:rsidRPr="009404BB">
        <w:rPr>
          <w:sz w:val="20"/>
          <w:szCs w:val="20"/>
        </w:rPr>
        <w:t>secara</w:t>
      </w:r>
      <w:proofErr w:type="spellEnd"/>
      <w:r w:rsidR="00BE5E4F" w:rsidRPr="009404BB">
        <w:rPr>
          <w:sz w:val="20"/>
          <w:szCs w:val="20"/>
        </w:rPr>
        <w:t xml:space="preserve"> online, </w:t>
      </w:r>
      <w:proofErr w:type="spellStart"/>
      <w:r w:rsidR="00BE5E4F" w:rsidRPr="009404BB">
        <w:rPr>
          <w:sz w:val="20"/>
          <w:szCs w:val="20"/>
        </w:rPr>
        <w:t>baik</w:t>
      </w:r>
      <w:proofErr w:type="spellEnd"/>
      <w:r w:rsidR="00BE5E4F" w:rsidRPr="009404BB">
        <w:rPr>
          <w:sz w:val="20"/>
          <w:szCs w:val="20"/>
        </w:rPr>
        <w:t xml:space="preserve"> </w:t>
      </w:r>
      <w:proofErr w:type="spellStart"/>
      <w:r w:rsidR="00BE5E4F" w:rsidRPr="009404BB">
        <w:rPr>
          <w:sz w:val="20"/>
          <w:szCs w:val="20"/>
        </w:rPr>
        <w:t>melalui</w:t>
      </w:r>
      <w:proofErr w:type="spellEnd"/>
      <w:r w:rsidR="00BE5E4F" w:rsidRPr="009404BB">
        <w:rPr>
          <w:sz w:val="20"/>
          <w:szCs w:val="20"/>
        </w:rPr>
        <w:t xml:space="preserve"> browser di </w:t>
      </w:r>
      <w:proofErr w:type="spellStart"/>
      <w:r w:rsidR="00BE5E4F" w:rsidRPr="009404BB">
        <w:rPr>
          <w:sz w:val="20"/>
          <w:szCs w:val="20"/>
        </w:rPr>
        <w:t>komputer</w:t>
      </w:r>
      <w:proofErr w:type="spellEnd"/>
      <w:r w:rsidR="00BE5E4F" w:rsidRPr="009404BB">
        <w:rPr>
          <w:sz w:val="20"/>
          <w:szCs w:val="20"/>
        </w:rPr>
        <w:t xml:space="preserve"> </w:t>
      </w:r>
      <w:proofErr w:type="spellStart"/>
      <w:r w:rsidR="00BE5E4F" w:rsidRPr="009404BB">
        <w:rPr>
          <w:sz w:val="20"/>
          <w:szCs w:val="20"/>
        </w:rPr>
        <w:t>maupun</w:t>
      </w:r>
      <w:proofErr w:type="spellEnd"/>
      <w:r w:rsidR="00BE5E4F" w:rsidRPr="009404BB">
        <w:rPr>
          <w:sz w:val="20"/>
          <w:szCs w:val="20"/>
        </w:rPr>
        <w:t xml:space="preserve"> </w:t>
      </w:r>
      <w:proofErr w:type="spellStart"/>
      <w:r w:rsidR="00BE5E4F" w:rsidRPr="009404BB">
        <w:rPr>
          <w:sz w:val="20"/>
          <w:szCs w:val="20"/>
        </w:rPr>
        <w:t>melalui</w:t>
      </w:r>
      <w:proofErr w:type="spellEnd"/>
      <w:r w:rsidR="00BE5E4F" w:rsidRPr="009404BB">
        <w:rPr>
          <w:sz w:val="20"/>
          <w:szCs w:val="20"/>
        </w:rPr>
        <w:t xml:space="preserve"> </w:t>
      </w:r>
      <w:proofErr w:type="spellStart"/>
      <w:r w:rsidR="00BE5E4F" w:rsidRPr="009404BB">
        <w:rPr>
          <w:sz w:val="20"/>
          <w:szCs w:val="20"/>
        </w:rPr>
        <w:t>aplikasi</w:t>
      </w:r>
      <w:proofErr w:type="spellEnd"/>
      <w:r w:rsidR="00BE5E4F" w:rsidRPr="009404BB">
        <w:rPr>
          <w:sz w:val="20"/>
          <w:szCs w:val="20"/>
        </w:rPr>
        <w:t xml:space="preserve"> mobile di smartphone dan tablet. </w:t>
      </w:r>
      <w:proofErr w:type="spellStart"/>
      <w:r w:rsidR="00BE5E4F" w:rsidRPr="009404BB">
        <w:rPr>
          <w:sz w:val="20"/>
          <w:szCs w:val="20"/>
        </w:rPr>
        <w:t>Sebagai</w:t>
      </w:r>
      <w:proofErr w:type="spellEnd"/>
      <w:r w:rsidR="00BE5E4F" w:rsidRPr="009404BB">
        <w:rPr>
          <w:sz w:val="20"/>
          <w:szCs w:val="20"/>
        </w:rPr>
        <w:t xml:space="preserve"> salah </w:t>
      </w:r>
      <w:proofErr w:type="spellStart"/>
      <w:r w:rsidR="00BE5E4F" w:rsidRPr="009404BB">
        <w:rPr>
          <w:sz w:val="20"/>
          <w:szCs w:val="20"/>
        </w:rPr>
        <w:t>satu</w:t>
      </w:r>
      <w:proofErr w:type="spellEnd"/>
      <w:r w:rsidR="00BE5E4F" w:rsidRPr="009404BB">
        <w:rPr>
          <w:sz w:val="20"/>
          <w:szCs w:val="20"/>
        </w:rPr>
        <w:t xml:space="preserve"> </w:t>
      </w:r>
      <w:proofErr w:type="spellStart"/>
      <w:r w:rsidR="00BE5E4F" w:rsidRPr="009404BB">
        <w:rPr>
          <w:sz w:val="20"/>
          <w:szCs w:val="20"/>
        </w:rPr>
        <w:t>alat</w:t>
      </w:r>
      <w:proofErr w:type="spellEnd"/>
      <w:r w:rsidR="00BE5E4F" w:rsidRPr="009404BB">
        <w:rPr>
          <w:sz w:val="20"/>
          <w:szCs w:val="20"/>
        </w:rPr>
        <w:t xml:space="preserve"> yang paling </w:t>
      </w:r>
      <w:proofErr w:type="spellStart"/>
      <w:r w:rsidR="00BE5E4F" w:rsidRPr="009404BB">
        <w:rPr>
          <w:sz w:val="20"/>
          <w:szCs w:val="20"/>
        </w:rPr>
        <w:t>dikenal</w:t>
      </w:r>
      <w:proofErr w:type="spellEnd"/>
      <w:r w:rsidR="00BE5E4F" w:rsidRPr="009404BB">
        <w:rPr>
          <w:sz w:val="20"/>
          <w:szCs w:val="20"/>
        </w:rPr>
        <w:t xml:space="preserve"> </w:t>
      </w:r>
      <w:proofErr w:type="spellStart"/>
      <w:r w:rsidR="00BE5E4F" w:rsidRPr="009404BB">
        <w:rPr>
          <w:sz w:val="20"/>
          <w:szCs w:val="20"/>
        </w:rPr>
        <w:t>dari</w:t>
      </w:r>
      <w:proofErr w:type="spellEnd"/>
      <w:r w:rsidR="00BE5E4F" w:rsidRPr="009404BB">
        <w:rPr>
          <w:sz w:val="20"/>
          <w:szCs w:val="20"/>
        </w:rPr>
        <w:t xml:space="preserve"> Google, Google Sheets </w:t>
      </w:r>
      <w:proofErr w:type="spellStart"/>
      <w:r w:rsidR="00BE5E4F" w:rsidRPr="009404BB">
        <w:rPr>
          <w:sz w:val="20"/>
          <w:szCs w:val="20"/>
        </w:rPr>
        <w:t>memungkinkan</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memasukkan</w:t>
      </w:r>
      <w:proofErr w:type="spellEnd"/>
      <w:r w:rsidR="00BE5E4F" w:rsidRPr="009404BB">
        <w:rPr>
          <w:sz w:val="20"/>
          <w:szCs w:val="20"/>
        </w:rPr>
        <w:t xml:space="preserve"> data </w:t>
      </w:r>
      <w:proofErr w:type="spellStart"/>
      <w:r w:rsidR="00BE5E4F" w:rsidRPr="009404BB">
        <w:rPr>
          <w:sz w:val="20"/>
          <w:szCs w:val="20"/>
        </w:rPr>
        <w:t>dalam</w:t>
      </w:r>
      <w:proofErr w:type="spellEnd"/>
      <w:r w:rsidR="00BE5E4F" w:rsidRPr="009404BB">
        <w:rPr>
          <w:sz w:val="20"/>
          <w:szCs w:val="20"/>
        </w:rPr>
        <w:t xml:space="preserve"> </w:t>
      </w:r>
      <w:proofErr w:type="spellStart"/>
      <w:r w:rsidR="00BE5E4F" w:rsidRPr="009404BB">
        <w:rPr>
          <w:sz w:val="20"/>
          <w:szCs w:val="20"/>
        </w:rPr>
        <w:t>berbagai</w:t>
      </w:r>
      <w:proofErr w:type="spellEnd"/>
      <w:r w:rsidR="00BE5E4F" w:rsidRPr="009404BB">
        <w:rPr>
          <w:sz w:val="20"/>
          <w:szCs w:val="20"/>
        </w:rPr>
        <w:t xml:space="preserve"> format, </w:t>
      </w:r>
      <w:proofErr w:type="spellStart"/>
      <w:r w:rsidR="00BE5E4F" w:rsidRPr="009404BB">
        <w:rPr>
          <w:sz w:val="20"/>
          <w:szCs w:val="20"/>
        </w:rPr>
        <w:t>termasuk</w:t>
      </w:r>
      <w:proofErr w:type="spellEnd"/>
      <w:r w:rsidR="00BE5E4F" w:rsidRPr="009404BB">
        <w:rPr>
          <w:sz w:val="20"/>
          <w:szCs w:val="20"/>
        </w:rPr>
        <w:t xml:space="preserve"> </w:t>
      </w:r>
      <w:proofErr w:type="spellStart"/>
      <w:r w:rsidR="00BE5E4F" w:rsidRPr="009404BB">
        <w:rPr>
          <w:sz w:val="20"/>
          <w:szCs w:val="20"/>
        </w:rPr>
        <w:t>teks</w:t>
      </w:r>
      <w:proofErr w:type="spellEnd"/>
      <w:r w:rsidR="00BE5E4F" w:rsidRPr="009404BB">
        <w:rPr>
          <w:sz w:val="20"/>
          <w:szCs w:val="20"/>
        </w:rPr>
        <w:t xml:space="preserve">, </w:t>
      </w:r>
      <w:proofErr w:type="spellStart"/>
      <w:r w:rsidR="00BE5E4F" w:rsidRPr="009404BB">
        <w:rPr>
          <w:sz w:val="20"/>
          <w:szCs w:val="20"/>
        </w:rPr>
        <w:t>angka</w:t>
      </w:r>
      <w:proofErr w:type="spellEnd"/>
      <w:r w:rsidR="00BE5E4F" w:rsidRPr="009404BB">
        <w:rPr>
          <w:sz w:val="20"/>
          <w:szCs w:val="20"/>
        </w:rPr>
        <w:t xml:space="preserve">, dan formula, yang </w:t>
      </w:r>
      <w:proofErr w:type="spellStart"/>
      <w:r w:rsidR="00BE5E4F" w:rsidRPr="009404BB">
        <w:rPr>
          <w:sz w:val="20"/>
          <w:szCs w:val="20"/>
        </w:rPr>
        <w:t>dapat</w:t>
      </w:r>
      <w:proofErr w:type="spellEnd"/>
      <w:r w:rsidR="00BE5E4F" w:rsidRPr="009404BB">
        <w:rPr>
          <w:sz w:val="20"/>
          <w:szCs w:val="20"/>
        </w:rPr>
        <w:t xml:space="preserve"> </w:t>
      </w:r>
      <w:proofErr w:type="spellStart"/>
      <w:r w:rsidR="00BE5E4F" w:rsidRPr="009404BB">
        <w:rPr>
          <w:sz w:val="20"/>
          <w:szCs w:val="20"/>
        </w:rPr>
        <w:t>diolah</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w:t>
      </w:r>
      <w:proofErr w:type="spellStart"/>
      <w:r w:rsidR="00BE5E4F" w:rsidRPr="009404BB">
        <w:rPr>
          <w:sz w:val="20"/>
          <w:szCs w:val="20"/>
        </w:rPr>
        <w:t>otomatis</w:t>
      </w:r>
      <w:proofErr w:type="spellEnd"/>
      <w:r w:rsidR="00BE5E4F" w:rsidRPr="009404BB">
        <w:rPr>
          <w:sz w:val="20"/>
          <w:szCs w:val="20"/>
        </w:rPr>
        <w:t xml:space="preserve"> oleh </w:t>
      </w:r>
      <w:proofErr w:type="spellStart"/>
      <w:r w:rsidR="00BE5E4F" w:rsidRPr="009404BB">
        <w:rPr>
          <w:sz w:val="20"/>
          <w:szCs w:val="20"/>
        </w:rPr>
        <w:t>sistem</w:t>
      </w:r>
      <w:proofErr w:type="spellEnd"/>
      <w:r w:rsidR="00BE5E4F" w:rsidRPr="009404BB">
        <w:rPr>
          <w:sz w:val="20"/>
          <w:szCs w:val="20"/>
        </w:rPr>
        <w:t xml:space="preserve">. Salah </w:t>
      </w:r>
      <w:proofErr w:type="spellStart"/>
      <w:r w:rsidR="00BE5E4F" w:rsidRPr="009404BB">
        <w:rPr>
          <w:sz w:val="20"/>
          <w:szCs w:val="20"/>
        </w:rPr>
        <w:t>satu</w:t>
      </w:r>
      <w:proofErr w:type="spellEnd"/>
      <w:r w:rsidR="00BE5E4F" w:rsidRPr="009404BB">
        <w:rPr>
          <w:sz w:val="20"/>
          <w:szCs w:val="20"/>
        </w:rPr>
        <w:t xml:space="preserve"> </w:t>
      </w:r>
      <w:proofErr w:type="spellStart"/>
      <w:r w:rsidR="00BE5E4F" w:rsidRPr="009404BB">
        <w:rPr>
          <w:sz w:val="20"/>
          <w:szCs w:val="20"/>
        </w:rPr>
        <w:t>keunggulan</w:t>
      </w:r>
      <w:proofErr w:type="spellEnd"/>
      <w:r w:rsidR="00BE5E4F" w:rsidRPr="009404BB">
        <w:rPr>
          <w:sz w:val="20"/>
          <w:szCs w:val="20"/>
        </w:rPr>
        <w:t xml:space="preserve"> </w:t>
      </w:r>
      <w:proofErr w:type="spellStart"/>
      <w:r w:rsidR="00BE5E4F" w:rsidRPr="009404BB">
        <w:rPr>
          <w:sz w:val="20"/>
          <w:szCs w:val="20"/>
        </w:rPr>
        <w:t>utama</w:t>
      </w:r>
      <w:proofErr w:type="spellEnd"/>
      <w:r w:rsidR="00BE5E4F" w:rsidRPr="009404BB">
        <w:rPr>
          <w:sz w:val="20"/>
          <w:szCs w:val="20"/>
        </w:rPr>
        <w:t xml:space="preserve"> Google Sheets </w:t>
      </w:r>
      <w:proofErr w:type="spellStart"/>
      <w:r w:rsidR="00BE5E4F" w:rsidRPr="009404BB">
        <w:rPr>
          <w:sz w:val="20"/>
          <w:szCs w:val="20"/>
        </w:rPr>
        <w:t>adalah</w:t>
      </w:r>
      <w:proofErr w:type="spellEnd"/>
      <w:r w:rsidR="00BE5E4F" w:rsidRPr="009404BB">
        <w:rPr>
          <w:sz w:val="20"/>
          <w:szCs w:val="20"/>
        </w:rPr>
        <w:t xml:space="preserve"> </w:t>
      </w:r>
      <w:proofErr w:type="spellStart"/>
      <w:r w:rsidR="00BE5E4F" w:rsidRPr="009404BB">
        <w:rPr>
          <w:sz w:val="20"/>
          <w:szCs w:val="20"/>
        </w:rPr>
        <w:t>kemampuannya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mendukung</w:t>
      </w:r>
      <w:proofErr w:type="spellEnd"/>
      <w:r w:rsidR="00BE5E4F" w:rsidRPr="009404BB">
        <w:rPr>
          <w:sz w:val="20"/>
          <w:szCs w:val="20"/>
        </w:rPr>
        <w:t xml:space="preserve"> </w:t>
      </w:r>
      <w:proofErr w:type="spellStart"/>
      <w:r w:rsidR="00BE5E4F" w:rsidRPr="009404BB">
        <w:rPr>
          <w:sz w:val="20"/>
          <w:szCs w:val="20"/>
        </w:rPr>
        <w:t>kolaborasi</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real-time. </w:t>
      </w:r>
      <w:proofErr w:type="spellStart"/>
      <w:r w:rsidR="00BE5E4F" w:rsidRPr="009404BB">
        <w:rPr>
          <w:sz w:val="20"/>
          <w:szCs w:val="20"/>
        </w:rPr>
        <w:t>Beberapa</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dapat</w:t>
      </w:r>
      <w:proofErr w:type="spellEnd"/>
      <w:r w:rsidR="00BE5E4F" w:rsidRPr="009404BB">
        <w:rPr>
          <w:sz w:val="20"/>
          <w:szCs w:val="20"/>
        </w:rPr>
        <w:t xml:space="preserve"> </w:t>
      </w:r>
      <w:proofErr w:type="spellStart"/>
      <w:r w:rsidR="00BE5E4F" w:rsidRPr="009404BB">
        <w:rPr>
          <w:sz w:val="20"/>
          <w:szCs w:val="20"/>
        </w:rPr>
        <w:t>mengakses</w:t>
      </w:r>
      <w:proofErr w:type="spellEnd"/>
      <w:r w:rsidR="00BE5E4F" w:rsidRPr="009404BB">
        <w:rPr>
          <w:sz w:val="20"/>
          <w:szCs w:val="20"/>
        </w:rPr>
        <w:t xml:space="preserve"> dan </w:t>
      </w:r>
      <w:proofErr w:type="spellStart"/>
      <w:r w:rsidR="00BE5E4F" w:rsidRPr="009404BB">
        <w:rPr>
          <w:sz w:val="20"/>
          <w:szCs w:val="20"/>
        </w:rPr>
        <w:t>mengedit</w:t>
      </w:r>
      <w:proofErr w:type="spellEnd"/>
      <w:r w:rsidR="00BE5E4F" w:rsidRPr="009404BB">
        <w:rPr>
          <w:sz w:val="20"/>
          <w:szCs w:val="20"/>
        </w:rPr>
        <w:t xml:space="preserve"> spreadsheet yang </w:t>
      </w:r>
      <w:proofErr w:type="spellStart"/>
      <w:r w:rsidR="00BE5E4F" w:rsidRPr="009404BB">
        <w:rPr>
          <w:sz w:val="20"/>
          <w:szCs w:val="20"/>
        </w:rPr>
        <w:t>sama</w:t>
      </w:r>
      <w:proofErr w:type="spellEnd"/>
      <w:r w:rsidR="00BE5E4F" w:rsidRPr="009404BB">
        <w:rPr>
          <w:sz w:val="20"/>
          <w:szCs w:val="20"/>
        </w:rPr>
        <w:t xml:space="preserve"> pada </w:t>
      </w:r>
      <w:proofErr w:type="spellStart"/>
      <w:r w:rsidR="00BE5E4F" w:rsidRPr="009404BB">
        <w:rPr>
          <w:sz w:val="20"/>
          <w:szCs w:val="20"/>
        </w:rPr>
        <w:t>waktu</w:t>
      </w:r>
      <w:proofErr w:type="spellEnd"/>
      <w:r w:rsidR="00BE5E4F" w:rsidRPr="009404BB">
        <w:rPr>
          <w:sz w:val="20"/>
          <w:szCs w:val="20"/>
        </w:rPr>
        <w:t xml:space="preserve"> yang </w:t>
      </w:r>
      <w:proofErr w:type="spellStart"/>
      <w:r w:rsidR="00BE5E4F" w:rsidRPr="009404BB">
        <w:rPr>
          <w:sz w:val="20"/>
          <w:szCs w:val="20"/>
        </w:rPr>
        <w:t>bersamaan</w:t>
      </w:r>
      <w:proofErr w:type="spellEnd"/>
      <w:r w:rsidR="00BE5E4F" w:rsidRPr="009404BB">
        <w:rPr>
          <w:sz w:val="20"/>
          <w:szCs w:val="20"/>
        </w:rPr>
        <w:t xml:space="preserve">, </w:t>
      </w:r>
      <w:proofErr w:type="spellStart"/>
      <w:r w:rsidR="00BE5E4F" w:rsidRPr="009404BB">
        <w:rPr>
          <w:sz w:val="20"/>
          <w:szCs w:val="20"/>
        </w:rPr>
        <w:t>dengan</w:t>
      </w:r>
      <w:proofErr w:type="spellEnd"/>
      <w:r w:rsidR="00BE5E4F" w:rsidRPr="009404BB">
        <w:rPr>
          <w:sz w:val="20"/>
          <w:szCs w:val="20"/>
        </w:rPr>
        <w:t xml:space="preserve"> </w:t>
      </w:r>
      <w:proofErr w:type="spellStart"/>
      <w:r w:rsidR="00BE5E4F" w:rsidRPr="009404BB">
        <w:rPr>
          <w:sz w:val="20"/>
          <w:szCs w:val="20"/>
        </w:rPr>
        <w:t>perubahan</w:t>
      </w:r>
      <w:proofErr w:type="spellEnd"/>
      <w:r w:rsidR="00BE5E4F" w:rsidRPr="009404BB">
        <w:rPr>
          <w:sz w:val="20"/>
          <w:szCs w:val="20"/>
        </w:rPr>
        <w:t xml:space="preserve"> yang </w:t>
      </w:r>
      <w:proofErr w:type="spellStart"/>
      <w:r w:rsidR="00BE5E4F" w:rsidRPr="009404BB">
        <w:rPr>
          <w:sz w:val="20"/>
          <w:szCs w:val="20"/>
        </w:rPr>
        <w:t>terlihat</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w:t>
      </w:r>
      <w:proofErr w:type="spellStart"/>
      <w:r w:rsidR="00BE5E4F" w:rsidRPr="009404BB">
        <w:rPr>
          <w:sz w:val="20"/>
          <w:szCs w:val="20"/>
        </w:rPr>
        <w:t>langsung</w:t>
      </w:r>
      <w:proofErr w:type="spellEnd"/>
      <w:r w:rsidR="00BE5E4F" w:rsidRPr="009404BB">
        <w:rPr>
          <w:sz w:val="20"/>
          <w:szCs w:val="20"/>
        </w:rPr>
        <w:t xml:space="preserve"> oleh </w:t>
      </w:r>
      <w:proofErr w:type="spellStart"/>
      <w:r w:rsidR="00BE5E4F" w:rsidRPr="009404BB">
        <w:rPr>
          <w:sz w:val="20"/>
          <w:szCs w:val="20"/>
        </w:rPr>
        <w:t>semua</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Selain</w:t>
      </w:r>
      <w:proofErr w:type="spellEnd"/>
      <w:r w:rsidR="00BE5E4F" w:rsidRPr="009404BB">
        <w:rPr>
          <w:sz w:val="20"/>
          <w:szCs w:val="20"/>
        </w:rPr>
        <w:t xml:space="preserve"> </w:t>
      </w:r>
      <w:proofErr w:type="spellStart"/>
      <w:r w:rsidR="00BE5E4F" w:rsidRPr="009404BB">
        <w:rPr>
          <w:sz w:val="20"/>
          <w:szCs w:val="20"/>
        </w:rPr>
        <w:t>itu</w:t>
      </w:r>
      <w:proofErr w:type="spellEnd"/>
      <w:r w:rsidR="00BE5E4F" w:rsidRPr="009404BB">
        <w:rPr>
          <w:sz w:val="20"/>
          <w:szCs w:val="20"/>
        </w:rPr>
        <w:t xml:space="preserve">, </w:t>
      </w:r>
      <w:proofErr w:type="spellStart"/>
      <w:r w:rsidR="00BE5E4F" w:rsidRPr="009404BB">
        <w:rPr>
          <w:sz w:val="20"/>
          <w:szCs w:val="20"/>
        </w:rPr>
        <w:t>fitur</w:t>
      </w:r>
      <w:proofErr w:type="spellEnd"/>
      <w:r w:rsidR="00BE5E4F" w:rsidRPr="009404BB">
        <w:rPr>
          <w:sz w:val="20"/>
          <w:szCs w:val="20"/>
        </w:rPr>
        <w:t xml:space="preserve"> </w:t>
      </w:r>
      <w:proofErr w:type="spellStart"/>
      <w:r w:rsidR="00BE5E4F" w:rsidRPr="009404BB">
        <w:rPr>
          <w:sz w:val="20"/>
          <w:szCs w:val="20"/>
        </w:rPr>
        <w:t>komentar</w:t>
      </w:r>
      <w:proofErr w:type="spellEnd"/>
      <w:r w:rsidR="00BE5E4F" w:rsidRPr="009404BB">
        <w:rPr>
          <w:sz w:val="20"/>
          <w:szCs w:val="20"/>
        </w:rPr>
        <w:t xml:space="preserve"> dan </w:t>
      </w:r>
      <w:proofErr w:type="spellStart"/>
      <w:r w:rsidR="00BE5E4F" w:rsidRPr="009404BB">
        <w:rPr>
          <w:sz w:val="20"/>
          <w:szCs w:val="20"/>
        </w:rPr>
        <w:t>catatan</w:t>
      </w:r>
      <w:proofErr w:type="spellEnd"/>
      <w:r w:rsidR="00BE5E4F" w:rsidRPr="009404BB">
        <w:rPr>
          <w:sz w:val="20"/>
          <w:szCs w:val="20"/>
        </w:rPr>
        <w:t xml:space="preserve"> </w:t>
      </w:r>
      <w:proofErr w:type="spellStart"/>
      <w:r w:rsidR="00BE5E4F" w:rsidRPr="009404BB">
        <w:rPr>
          <w:sz w:val="20"/>
          <w:szCs w:val="20"/>
        </w:rPr>
        <w:t>membantu</w:t>
      </w:r>
      <w:proofErr w:type="spellEnd"/>
      <w:r w:rsidR="00BE5E4F" w:rsidRPr="009404BB">
        <w:rPr>
          <w:sz w:val="20"/>
          <w:szCs w:val="20"/>
        </w:rPr>
        <w:t xml:space="preserve"> </w:t>
      </w:r>
      <w:proofErr w:type="spellStart"/>
      <w:r w:rsidR="00BE5E4F" w:rsidRPr="009404BB">
        <w:rPr>
          <w:sz w:val="20"/>
          <w:szCs w:val="20"/>
        </w:rPr>
        <w:t>memfasilitasi</w:t>
      </w:r>
      <w:proofErr w:type="spellEnd"/>
      <w:r w:rsidR="00BE5E4F" w:rsidRPr="009404BB">
        <w:rPr>
          <w:sz w:val="20"/>
          <w:szCs w:val="20"/>
        </w:rPr>
        <w:t xml:space="preserve"> </w:t>
      </w:r>
      <w:proofErr w:type="spellStart"/>
      <w:r w:rsidR="00BE5E4F" w:rsidRPr="009404BB">
        <w:rPr>
          <w:sz w:val="20"/>
          <w:szCs w:val="20"/>
        </w:rPr>
        <w:t>komunikasi</w:t>
      </w:r>
      <w:proofErr w:type="spellEnd"/>
      <w:r w:rsidR="00BE5E4F" w:rsidRPr="009404BB">
        <w:rPr>
          <w:sz w:val="20"/>
          <w:szCs w:val="20"/>
        </w:rPr>
        <w:t xml:space="preserve"> dan </w:t>
      </w:r>
      <w:proofErr w:type="spellStart"/>
      <w:r w:rsidR="00BE5E4F" w:rsidRPr="009404BB">
        <w:rPr>
          <w:sz w:val="20"/>
          <w:szCs w:val="20"/>
        </w:rPr>
        <w:t>koordinasi</w:t>
      </w:r>
      <w:proofErr w:type="spellEnd"/>
      <w:r w:rsidR="00BE5E4F" w:rsidRPr="009404BB">
        <w:rPr>
          <w:sz w:val="20"/>
          <w:szCs w:val="20"/>
        </w:rPr>
        <w:t xml:space="preserve"> </w:t>
      </w:r>
      <w:proofErr w:type="spellStart"/>
      <w:r w:rsidR="00BE5E4F" w:rsidRPr="009404BB">
        <w:rPr>
          <w:sz w:val="20"/>
          <w:szCs w:val="20"/>
        </w:rPr>
        <w:t>dalam</w:t>
      </w:r>
      <w:proofErr w:type="spellEnd"/>
      <w:r w:rsidR="00BE5E4F" w:rsidRPr="009404BB">
        <w:rPr>
          <w:sz w:val="20"/>
          <w:szCs w:val="20"/>
        </w:rPr>
        <w:t xml:space="preserve"> </w:t>
      </w:r>
      <w:proofErr w:type="spellStart"/>
      <w:r w:rsidR="00BE5E4F" w:rsidRPr="009404BB">
        <w:rPr>
          <w:sz w:val="20"/>
          <w:szCs w:val="20"/>
        </w:rPr>
        <w:t>pengelolaan</w:t>
      </w:r>
      <w:proofErr w:type="spellEnd"/>
      <w:r w:rsidR="00BE5E4F" w:rsidRPr="009404BB">
        <w:rPr>
          <w:sz w:val="20"/>
          <w:szCs w:val="20"/>
        </w:rPr>
        <w:t xml:space="preserve"> data.</w:t>
      </w:r>
    </w:p>
    <w:p w14:paraId="5C5FB3F7" w14:textId="77777777" w:rsidR="00BE5E4F" w:rsidRPr="009404BB" w:rsidRDefault="00BE5E4F" w:rsidP="00A50BC5">
      <w:pPr>
        <w:pStyle w:val="ListParagraph"/>
        <w:spacing w:line="276" w:lineRule="auto"/>
        <w:ind w:left="0" w:right="461" w:firstLine="720"/>
        <w:jc w:val="both"/>
        <w:rPr>
          <w:sz w:val="20"/>
          <w:szCs w:val="20"/>
        </w:rPr>
      </w:pPr>
      <w:r w:rsidRPr="009404BB">
        <w:rPr>
          <w:sz w:val="20"/>
          <w:szCs w:val="20"/>
        </w:rPr>
        <w:t xml:space="preserve">Google Sheets juga </w:t>
      </w:r>
      <w:proofErr w:type="spellStart"/>
      <w:r w:rsidRPr="009404BB">
        <w:rPr>
          <w:sz w:val="20"/>
          <w:szCs w:val="20"/>
        </w:rPr>
        <w:t>terintegrasi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mendalam</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Google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Google Docs, Google Forms, dan Google Drive. </w:t>
      </w:r>
      <w:proofErr w:type="spellStart"/>
      <w:r w:rsidRPr="009404BB">
        <w:rPr>
          <w:sz w:val="20"/>
          <w:szCs w:val="20"/>
        </w:rPr>
        <w:t>Semua</w:t>
      </w:r>
      <w:proofErr w:type="spellEnd"/>
      <w:r w:rsidRPr="009404BB">
        <w:rPr>
          <w:sz w:val="20"/>
          <w:szCs w:val="20"/>
        </w:rPr>
        <w:t xml:space="preserve"> file Google Sheets </w:t>
      </w:r>
      <w:proofErr w:type="spellStart"/>
      <w:r w:rsidRPr="009404BB">
        <w:rPr>
          <w:sz w:val="20"/>
          <w:szCs w:val="20"/>
        </w:rPr>
        <w:t>disimpan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di Google Drive,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akses</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mana </w:t>
      </w:r>
      <w:proofErr w:type="spellStart"/>
      <w:r w:rsidRPr="009404BB">
        <w:rPr>
          <w:sz w:val="20"/>
          <w:szCs w:val="20"/>
        </w:rPr>
        <w:t>saja</w:t>
      </w:r>
      <w:proofErr w:type="spellEnd"/>
      <w:r w:rsidRPr="009404BB">
        <w:rPr>
          <w:sz w:val="20"/>
          <w:szCs w:val="20"/>
        </w:rPr>
        <w:t xml:space="preserve"> dan </w:t>
      </w:r>
      <w:proofErr w:type="spellStart"/>
      <w:r w:rsidRPr="009404BB">
        <w:rPr>
          <w:sz w:val="20"/>
          <w:szCs w:val="20"/>
        </w:rPr>
        <w:t>kapan</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w:t>
      </w:r>
      <w:proofErr w:type="spellStart"/>
      <w:r w:rsidRPr="009404BB">
        <w:rPr>
          <w:sz w:val="20"/>
          <w:szCs w:val="20"/>
        </w:rPr>
        <w:t>selama</w:t>
      </w:r>
      <w:proofErr w:type="spellEnd"/>
      <w:r w:rsidRPr="009404BB">
        <w:rPr>
          <w:sz w:val="20"/>
          <w:szCs w:val="20"/>
        </w:rPr>
        <w:t xml:space="preserve"> </w:t>
      </w:r>
      <w:proofErr w:type="spellStart"/>
      <w:r w:rsidRPr="009404BB">
        <w:rPr>
          <w:sz w:val="20"/>
          <w:szCs w:val="20"/>
        </w:rPr>
        <w:t>terhubung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internet. </w:t>
      </w:r>
      <w:proofErr w:type="spellStart"/>
      <w:r w:rsidRPr="009404BB">
        <w:rPr>
          <w:sz w:val="20"/>
          <w:szCs w:val="20"/>
        </w:rPr>
        <w:t>Ini</w:t>
      </w:r>
      <w:proofErr w:type="spellEnd"/>
      <w:r w:rsidRPr="009404BB">
        <w:rPr>
          <w:sz w:val="20"/>
          <w:szCs w:val="20"/>
        </w:rPr>
        <w:t xml:space="preserve"> juga </w:t>
      </w:r>
      <w:proofErr w:type="spellStart"/>
      <w:r w:rsidRPr="009404BB">
        <w:rPr>
          <w:sz w:val="20"/>
          <w:szCs w:val="20"/>
        </w:rPr>
        <w:t>berarti</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pekerjaan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tersimpan</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risiko</w:t>
      </w:r>
      <w:proofErr w:type="spellEnd"/>
      <w:r w:rsidRPr="009404BB">
        <w:rPr>
          <w:sz w:val="20"/>
          <w:szCs w:val="20"/>
        </w:rPr>
        <w:t xml:space="preserve"> </w:t>
      </w:r>
      <w:proofErr w:type="spellStart"/>
      <w:r w:rsidRPr="009404BB">
        <w:rPr>
          <w:sz w:val="20"/>
          <w:szCs w:val="20"/>
        </w:rPr>
        <w:t>kehilangan</w:t>
      </w:r>
      <w:proofErr w:type="spellEnd"/>
      <w:r w:rsidRPr="009404BB">
        <w:rPr>
          <w:sz w:val="20"/>
          <w:szCs w:val="20"/>
        </w:rPr>
        <w:t xml:space="preserve"> data.</w:t>
      </w:r>
    </w:p>
    <w:p w14:paraId="5E87FBA5" w14:textId="77777777" w:rsidR="003D3E9B" w:rsidRPr="009404BB" w:rsidRDefault="003D3E9B" w:rsidP="00A50BC5">
      <w:pPr>
        <w:spacing w:line="276" w:lineRule="auto"/>
        <w:ind w:right="461"/>
        <w:jc w:val="both"/>
        <w:rPr>
          <w:color w:val="000000"/>
          <w:sz w:val="20"/>
          <w:szCs w:val="20"/>
        </w:rPr>
      </w:pPr>
    </w:p>
    <w:p w14:paraId="21CDDEE1" w14:textId="6EE5DF36" w:rsidR="003D3E9B" w:rsidRPr="009404BB" w:rsidRDefault="0025234A" w:rsidP="0025234A">
      <w:pPr>
        <w:pStyle w:val="Heading2"/>
        <w:ind w:right="461"/>
        <w:rPr>
          <w:rFonts w:cs="Times New Roman"/>
          <w:bCs/>
          <w:szCs w:val="20"/>
        </w:rPr>
      </w:pPr>
      <w:bookmarkStart w:id="50" w:name="_Toc176987399"/>
      <w:bookmarkStart w:id="51" w:name="_Toc187674087"/>
      <w:r w:rsidRPr="009404BB">
        <w:rPr>
          <w:rFonts w:cs="Times New Roman"/>
          <w:bCs/>
          <w:szCs w:val="20"/>
        </w:rPr>
        <w:t xml:space="preserve">2.3 </w:t>
      </w:r>
      <w:r w:rsidR="00734987" w:rsidRPr="009404BB">
        <w:rPr>
          <w:rFonts w:cs="Times New Roman"/>
          <w:bCs/>
          <w:szCs w:val="20"/>
        </w:rPr>
        <w:t>PENELITIAN TERKAIT</w:t>
      </w:r>
      <w:bookmarkEnd w:id="50"/>
      <w:bookmarkEnd w:id="51"/>
      <w:r w:rsidR="008F3579" w:rsidRPr="009404BB">
        <w:rPr>
          <w:rFonts w:cs="Times New Roman"/>
          <w:bCs/>
          <w:szCs w:val="20"/>
        </w:rPr>
        <w:t xml:space="preserve"> </w:t>
      </w:r>
    </w:p>
    <w:p w14:paraId="71EC33D4" w14:textId="0C3B5129" w:rsidR="003D3E9B" w:rsidRPr="009404BB" w:rsidRDefault="00A833DC" w:rsidP="00A50BC5">
      <w:pPr>
        <w:pStyle w:val="Heading3"/>
        <w:ind w:left="426" w:right="461" w:hanging="426"/>
        <w:rPr>
          <w:rFonts w:cs="Times New Roman"/>
          <w:bCs/>
          <w:szCs w:val="20"/>
        </w:rPr>
      </w:pPr>
      <w:bookmarkStart w:id="52" w:name="_Toc176987400"/>
      <w:bookmarkStart w:id="53" w:name="_Toc187674088"/>
      <w:r w:rsidRPr="009404BB">
        <w:rPr>
          <w:rFonts w:cs="Times New Roman"/>
          <w:bCs/>
          <w:szCs w:val="20"/>
        </w:rPr>
        <w:t xml:space="preserve">2.3.1 </w:t>
      </w:r>
      <w:r w:rsidR="00022E77" w:rsidRPr="009404BB">
        <w:rPr>
          <w:rFonts w:cs="Times New Roman"/>
          <w:bCs/>
          <w:szCs w:val="20"/>
        </w:rPr>
        <w:t>Knowledge Based Chatbot With Context Recognition</w:t>
      </w:r>
      <w:bookmarkEnd w:id="52"/>
      <w:bookmarkEnd w:id="53"/>
    </w:p>
    <w:p w14:paraId="62637644" w14:textId="367B2941" w:rsidR="00022E77" w:rsidRPr="009404BB" w:rsidRDefault="00022E77" w:rsidP="00A50BC5">
      <w:pPr>
        <w:spacing w:line="276" w:lineRule="auto"/>
        <w:ind w:right="461" w:firstLine="567"/>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Rico </w:t>
      </w:r>
      <w:proofErr w:type="spellStart"/>
      <w:r w:rsidRPr="009404BB">
        <w:rPr>
          <w:sz w:val="20"/>
          <w:szCs w:val="20"/>
        </w:rPr>
        <w:t>Arisandy</w:t>
      </w:r>
      <w:proofErr w:type="spellEnd"/>
      <w:r w:rsidRPr="009404BB">
        <w:rPr>
          <w:sz w:val="20"/>
          <w:szCs w:val="20"/>
        </w:rPr>
        <w:t xml:space="preserve"> Wijaya[1</w:t>
      </w:r>
      <w:r w:rsidR="004042AF" w:rsidRPr="009404BB">
        <w:rPr>
          <w:sz w:val="20"/>
          <w:szCs w:val="20"/>
        </w:rPr>
        <w:t>0</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yang </w:t>
      </w:r>
      <w:proofErr w:type="spellStart"/>
      <w:r w:rsidRPr="009404BB">
        <w:rPr>
          <w:sz w:val="20"/>
          <w:szCs w:val="20"/>
        </w:rPr>
        <w:t>terjadi</w:t>
      </w:r>
      <w:proofErr w:type="spellEnd"/>
      <w:r w:rsidRPr="009404BB">
        <w:rPr>
          <w:sz w:val="20"/>
          <w:szCs w:val="20"/>
        </w:rPr>
        <w:t xml:space="preserve"> pada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penerimaan</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w:t>
      </w:r>
      <w:proofErr w:type="spellStart"/>
      <w:r w:rsidRPr="009404BB">
        <w:rPr>
          <w:sz w:val="20"/>
          <w:szCs w:val="20"/>
        </w:rPr>
        <w:t>baru</w:t>
      </w:r>
      <w:proofErr w:type="spellEnd"/>
      <w:r w:rsidRPr="009404BB">
        <w:rPr>
          <w:sz w:val="20"/>
          <w:szCs w:val="20"/>
        </w:rPr>
        <w:t xml:space="preserve"> di EEPIS </w:t>
      </w:r>
      <w:proofErr w:type="spellStart"/>
      <w:r w:rsidRPr="009404BB">
        <w:rPr>
          <w:sz w:val="20"/>
          <w:szCs w:val="20"/>
        </w:rPr>
        <w:t>dimana</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200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masuk</w:t>
      </w:r>
      <w:proofErr w:type="spellEnd"/>
      <w:r w:rsidRPr="009404BB">
        <w:rPr>
          <w:sz w:val="20"/>
          <w:szCs w:val="20"/>
        </w:rPr>
        <w:t xml:space="preserve">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hari</w:t>
      </w:r>
      <w:proofErr w:type="spellEnd"/>
      <w:r w:rsidRPr="009404BB">
        <w:rPr>
          <w:sz w:val="20"/>
          <w:szCs w:val="20"/>
        </w:rPr>
        <w:t xml:space="preserve"> dan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sama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chatbot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context recognition dan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mengenali</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 xml:space="preserve">. Hasil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lastRenderedPageBreak/>
        <w:t>bahwa</w:t>
      </w:r>
      <w:proofErr w:type="spellEnd"/>
      <w:r w:rsidRPr="009404BB">
        <w:rPr>
          <w:sz w:val="20"/>
          <w:szCs w:val="20"/>
        </w:rPr>
        <w:t xml:space="preserve"> chatbot yang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w:t>
      </w:r>
    </w:p>
    <w:p w14:paraId="7DA02A39" w14:textId="596E7156" w:rsidR="00EC6827" w:rsidRPr="009404BB" w:rsidRDefault="00EC6827" w:rsidP="00A50BC5">
      <w:pPr>
        <w:spacing w:line="276" w:lineRule="auto"/>
        <w:ind w:right="461"/>
        <w:jc w:val="both"/>
        <w:rPr>
          <w:sz w:val="20"/>
          <w:szCs w:val="20"/>
        </w:rPr>
      </w:pPr>
      <w:r w:rsidRPr="009404BB">
        <w:rPr>
          <w:color w:val="000000"/>
          <w:sz w:val="20"/>
          <w:szCs w:val="20"/>
          <w:bdr w:val="none" w:sz="0" w:space="0" w:color="auto" w:frame="1"/>
        </w:rPr>
        <w:fldChar w:fldCharType="begin"/>
      </w:r>
      <w:r w:rsidRPr="009404BB">
        <w:rPr>
          <w:color w:val="000000"/>
          <w:sz w:val="20"/>
          <w:szCs w:val="20"/>
          <w:bdr w:val="none" w:sz="0" w:space="0" w:color="auto" w:frame="1"/>
        </w:rPr>
        <w:instrText xml:space="preserve"> INCLUDEPICTURE "https://lh7-rt.googleusercontent.com/docsz/AD_4nXeLE7-Ray3ow4lxRJf0Tfd3XfejbuYz7Rn36PkJF_nEnlEWVep9ORVSvh1czmoF-4ZZRajOJrz3IKBclAgVy8GJqM7nXdJeUySWjYLtwcrelVvID7pN4tz5nl2cBR8ZIkalnpoURR2vBGKhiWXHCw?key=gH56sudMNvyLuL68P3lyvQ" \* MERGEFORMATINET </w:instrText>
      </w:r>
      <w:r w:rsidRPr="009404BB">
        <w:rPr>
          <w:color w:val="000000"/>
          <w:sz w:val="20"/>
          <w:szCs w:val="20"/>
          <w:bdr w:val="none" w:sz="0" w:space="0" w:color="auto" w:frame="1"/>
        </w:rPr>
        <w:fldChar w:fldCharType="separate"/>
      </w:r>
      <w:r w:rsidRPr="009404BB">
        <w:rPr>
          <w:color w:val="000000"/>
          <w:sz w:val="20"/>
          <w:szCs w:val="20"/>
          <w:bdr w:val="none" w:sz="0" w:space="0" w:color="auto" w:frame="1"/>
        </w:rPr>
        <w:fldChar w:fldCharType="end"/>
      </w:r>
    </w:p>
    <w:p w14:paraId="5B7001E8" w14:textId="3AD6928F" w:rsidR="003D3E9B" w:rsidRPr="009404BB" w:rsidRDefault="00A833DC" w:rsidP="00A50BC5">
      <w:pPr>
        <w:pStyle w:val="Heading3"/>
        <w:ind w:left="426" w:right="461" w:hanging="426"/>
        <w:rPr>
          <w:rFonts w:cs="Times New Roman"/>
          <w:bCs/>
          <w:szCs w:val="20"/>
        </w:rPr>
      </w:pPr>
      <w:bookmarkStart w:id="54" w:name="_Toc176987401"/>
      <w:bookmarkStart w:id="55" w:name="_Toc187674089"/>
      <w:r w:rsidRPr="009404BB">
        <w:rPr>
          <w:rFonts w:cs="Times New Roman"/>
          <w:bCs/>
          <w:szCs w:val="20"/>
        </w:rPr>
        <w:t xml:space="preserve">2.3.2 </w:t>
      </w:r>
      <w:proofErr w:type="spellStart"/>
      <w:r w:rsidR="00022E77" w:rsidRPr="009404BB">
        <w:rPr>
          <w:rFonts w:cs="Times New Roman"/>
          <w:bCs/>
          <w:szCs w:val="20"/>
        </w:rPr>
        <w:t>Aplikasi</w:t>
      </w:r>
      <w:proofErr w:type="spellEnd"/>
      <w:r w:rsidR="00022E77" w:rsidRPr="009404BB">
        <w:rPr>
          <w:rFonts w:cs="Times New Roman"/>
          <w:bCs/>
          <w:szCs w:val="20"/>
        </w:rPr>
        <w:t xml:space="preserve"> </w:t>
      </w:r>
      <w:proofErr w:type="spellStart"/>
      <w:r w:rsidR="00022E77" w:rsidRPr="009404BB">
        <w:rPr>
          <w:rFonts w:cs="Times New Roman"/>
          <w:bCs/>
          <w:szCs w:val="20"/>
        </w:rPr>
        <w:t>Penilaian</w:t>
      </w:r>
      <w:proofErr w:type="spellEnd"/>
      <w:r w:rsidR="00022E77" w:rsidRPr="009404BB">
        <w:rPr>
          <w:rFonts w:cs="Times New Roman"/>
          <w:bCs/>
          <w:szCs w:val="20"/>
        </w:rPr>
        <w:t xml:space="preserve"> </w:t>
      </w:r>
      <w:proofErr w:type="spellStart"/>
      <w:r w:rsidR="00022E77" w:rsidRPr="009404BB">
        <w:rPr>
          <w:rFonts w:cs="Times New Roman"/>
          <w:bCs/>
          <w:szCs w:val="20"/>
        </w:rPr>
        <w:t>Ujian</w:t>
      </w:r>
      <w:proofErr w:type="spellEnd"/>
      <w:r w:rsidR="00022E77" w:rsidRPr="009404BB">
        <w:rPr>
          <w:rFonts w:cs="Times New Roman"/>
          <w:bCs/>
          <w:szCs w:val="20"/>
        </w:rPr>
        <w:t xml:space="preserve"> Essay </w:t>
      </w:r>
      <w:proofErr w:type="spellStart"/>
      <w:r w:rsidR="00022E77" w:rsidRPr="009404BB">
        <w:rPr>
          <w:rFonts w:cs="Times New Roman"/>
          <w:bCs/>
          <w:szCs w:val="20"/>
        </w:rPr>
        <w:t>Otomatis</w:t>
      </w:r>
      <w:proofErr w:type="spellEnd"/>
      <w:r w:rsidR="00022E77" w:rsidRPr="009404BB">
        <w:rPr>
          <w:rFonts w:cs="Times New Roman"/>
          <w:bCs/>
          <w:szCs w:val="20"/>
        </w:rPr>
        <w:t xml:space="preserve"> </w:t>
      </w:r>
      <w:proofErr w:type="spellStart"/>
      <w:r w:rsidR="00022E77" w:rsidRPr="009404BB">
        <w:rPr>
          <w:rFonts w:cs="Times New Roman"/>
          <w:bCs/>
          <w:szCs w:val="20"/>
        </w:rPr>
        <w:t>Menggunakan</w:t>
      </w:r>
      <w:proofErr w:type="spellEnd"/>
      <w:r w:rsidR="00022E77" w:rsidRPr="009404BB">
        <w:rPr>
          <w:rFonts w:cs="Times New Roman"/>
          <w:bCs/>
          <w:szCs w:val="20"/>
        </w:rPr>
        <w:t xml:space="preserve"> </w:t>
      </w:r>
      <w:proofErr w:type="spellStart"/>
      <w:r w:rsidR="00022E77" w:rsidRPr="009404BB">
        <w:rPr>
          <w:rFonts w:cs="Times New Roman"/>
          <w:bCs/>
          <w:szCs w:val="20"/>
        </w:rPr>
        <w:t>Metode</w:t>
      </w:r>
      <w:proofErr w:type="spellEnd"/>
      <w:r w:rsidR="00022E77" w:rsidRPr="009404BB">
        <w:rPr>
          <w:rFonts w:cs="Times New Roman"/>
          <w:bCs/>
          <w:szCs w:val="20"/>
        </w:rPr>
        <w:t xml:space="preserve"> Cosine Similarity</w:t>
      </w:r>
      <w:bookmarkEnd w:id="54"/>
      <w:bookmarkEnd w:id="55"/>
    </w:p>
    <w:p w14:paraId="73060289" w14:textId="69A00297" w:rsidR="003D3E9B" w:rsidRPr="009404BB" w:rsidRDefault="00022E77"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Rahimi </w:t>
      </w:r>
      <w:proofErr w:type="spellStart"/>
      <w:r w:rsidRPr="009404BB">
        <w:rPr>
          <w:sz w:val="20"/>
          <w:szCs w:val="20"/>
        </w:rPr>
        <w:t>Fitri</w:t>
      </w:r>
      <w:proofErr w:type="spellEnd"/>
      <w:r w:rsidRPr="009404BB">
        <w:rPr>
          <w:sz w:val="20"/>
          <w:szCs w:val="20"/>
        </w:rPr>
        <w:t xml:space="preserve">, Arifin Noor </w:t>
      </w:r>
      <w:proofErr w:type="spellStart"/>
      <w:r w:rsidRPr="009404BB">
        <w:rPr>
          <w:sz w:val="20"/>
          <w:szCs w:val="20"/>
        </w:rPr>
        <w:t>Asyikin</w:t>
      </w:r>
      <w:proofErr w:type="spellEnd"/>
      <w:r w:rsidRPr="009404BB">
        <w:rPr>
          <w:sz w:val="20"/>
          <w:szCs w:val="20"/>
        </w:rPr>
        <w:t>[</w:t>
      </w:r>
      <w:r w:rsidR="004042AF" w:rsidRPr="009404BB">
        <w:rPr>
          <w:sz w:val="20"/>
          <w:szCs w:val="20"/>
        </w:rPr>
        <w:t>12</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mengembangkan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esai</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Ujian</w:t>
      </w:r>
      <w:proofErr w:type="spellEnd"/>
      <w:r w:rsidRPr="009404BB">
        <w:rPr>
          <w:sz w:val="20"/>
          <w:szCs w:val="20"/>
        </w:rPr>
        <w:t xml:space="preserve"> </w:t>
      </w:r>
      <w:proofErr w:type="spellStart"/>
      <w:r w:rsidRPr="009404BB">
        <w:rPr>
          <w:sz w:val="20"/>
          <w:szCs w:val="20"/>
        </w:rPr>
        <w:t>esai</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pilihan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objektivitas</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siswa</w:t>
      </w:r>
      <w:proofErr w:type="spellEnd"/>
      <w:r w:rsidRPr="009404BB">
        <w:rPr>
          <w:sz w:val="20"/>
          <w:szCs w:val="20"/>
        </w:rPr>
        <w:t xml:space="preserve"> dan </w:t>
      </w:r>
      <w:proofErr w:type="spellStart"/>
      <w:r w:rsidRPr="009404BB">
        <w:rPr>
          <w:sz w:val="20"/>
          <w:szCs w:val="20"/>
        </w:rPr>
        <w:t>kunci</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diuji</w:t>
      </w:r>
      <w:proofErr w:type="spellEnd"/>
      <w:r w:rsidRPr="009404BB">
        <w:rPr>
          <w:sz w:val="20"/>
          <w:szCs w:val="20"/>
        </w:rPr>
        <w:t xml:space="preserve"> pada </w:t>
      </w:r>
      <w:proofErr w:type="spellStart"/>
      <w:r w:rsidRPr="009404BB">
        <w:rPr>
          <w:sz w:val="20"/>
          <w:szCs w:val="20"/>
        </w:rPr>
        <w:t>ujian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Inggris</w:t>
      </w:r>
      <w:proofErr w:type="spellEnd"/>
      <w:r w:rsidRPr="009404BB">
        <w:rPr>
          <w:sz w:val="20"/>
          <w:szCs w:val="20"/>
        </w:rPr>
        <w:t xml:space="preserve"> dan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kesesuaian</w:t>
      </w:r>
      <w:proofErr w:type="spellEnd"/>
      <w:r w:rsidRPr="009404BB">
        <w:rPr>
          <w:sz w:val="20"/>
          <w:szCs w:val="20"/>
        </w:rPr>
        <w:t xml:space="preserve"> rata-rata </w:t>
      </w:r>
      <w:proofErr w:type="spellStart"/>
      <w:r w:rsidRPr="009404BB">
        <w:rPr>
          <w:sz w:val="20"/>
          <w:szCs w:val="20"/>
        </w:rPr>
        <w:t>sebesar</w:t>
      </w:r>
      <w:proofErr w:type="spellEnd"/>
      <w:r w:rsidRPr="009404BB">
        <w:rPr>
          <w:sz w:val="20"/>
          <w:szCs w:val="20"/>
        </w:rPr>
        <w:t xml:space="preserve"> 89,48%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beban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dan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objektif</w:t>
      </w:r>
      <w:proofErr w:type="spellEnd"/>
      <w:r w:rsidRPr="009404BB">
        <w:rPr>
          <w:sz w:val="20"/>
          <w:szCs w:val="20"/>
        </w:rPr>
        <w:t>.</w:t>
      </w:r>
    </w:p>
    <w:p w14:paraId="489C3921" w14:textId="77777777" w:rsidR="003D3E9B" w:rsidRPr="009404BB" w:rsidRDefault="003D3E9B" w:rsidP="00A50BC5">
      <w:pPr>
        <w:ind w:left="142" w:right="461"/>
        <w:jc w:val="center"/>
        <w:rPr>
          <w:sz w:val="20"/>
          <w:szCs w:val="20"/>
        </w:rPr>
      </w:pPr>
    </w:p>
    <w:p w14:paraId="21026FD2" w14:textId="7E8D7578" w:rsidR="00022E77" w:rsidRPr="009404BB" w:rsidRDefault="00022E77" w:rsidP="00A50BC5">
      <w:pPr>
        <w:pStyle w:val="Heading3"/>
        <w:ind w:left="426" w:right="461" w:hanging="426"/>
        <w:rPr>
          <w:rFonts w:cs="Times New Roman"/>
          <w:bCs/>
          <w:szCs w:val="20"/>
        </w:rPr>
      </w:pPr>
      <w:bookmarkStart w:id="56" w:name="_Toc176987402"/>
      <w:bookmarkStart w:id="57" w:name="_Toc187674090"/>
      <w:r w:rsidRPr="009404BB">
        <w:rPr>
          <w:rFonts w:cs="Times New Roman"/>
          <w:bCs/>
          <w:szCs w:val="20"/>
        </w:rPr>
        <w:t xml:space="preserve">2.3.3 </w:t>
      </w:r>
      <w:proofErr w:type="spellStart"/>
      <w:r w:rsidRPr="009404BB">
        <w:rPr>
          <w:rFonts w:cs="Times New Roman"/>
          <w:bCs/>
          <w:szCs w:val="20"/>
        </w:rPr>
        <w:t>Penerapan</w:t>
      </w:r>
      <w:proofErr w:type="spellEnd"/>
      <w:r w:rsidRPr="009404BB">
        <w:rPr>
          <w:rFonts w:cs="Times New Roman"/>
          <w:bCs/>
          <w:szCs w:val="20"/>
        </w:rPr>
        <w:t xml:space="preserve"> </w:t>
      </w:r>
      <w:proofErr w:type="spellStart"/>
      <w:r w:rsidRPr="009404BB">
        <w:rPr>
          <w:rFonts w:cs="Times New Roman"/>
          <w:bCs/>
          <w:szCs w:val="20"/>
        </w:rPr>
        <w:t>Metode</w:t>
      </w:r>
      <w:proofErr w:type="spellEnd"/>
      <w:r w:rsidRPr="009404BB">
        <w:rPr>
          <w:rFonts w:cs="Times New Roman"/>
          <w:bCs/>
          <w:szCs w:val="20"/>
        </w:rPr>
        <w:t xml:space="preserve"> Cosine Similarity </w:t>
      </w:r>
      <w:proofErr w:type="spellStart"/>
      <w:r w:rsidRPr="009404BB">
        <w:rPr>
          <w:rFonts w:cs="Times New Roman"/>
          <w:bCs/>
          <w:szCs w:val="20"/>
        </w:rPr>
        <w:t>Dalam</w:t>
      </w:r>
      <w:proofErr w:type="spellEnd"/>
      <w:r w:rsidRPr="009404BB">
        <w:rPr>
          <w:rFonts w:cs="Times New Roman"/>
          <w:bCs/>
          <w:szCs w:val="20"/>
        </w:rPr>
        <w:t xml:space="preserve"> </w:t>
      </w:r>
      <w:proofErr w:type="spellStart"/>
      <w:r w:rsidRPr="009404BB">
        <w:rPr>
          <w:rFonts w:cs="Times New Roman"/>
          <w:bCs/>
          <w:szCs w:val="20"/>
        </w:rPr>
        <w:t>Aplikasi</w:t>
      </w:r>
      <w:proofErr w:type="spellEnd"/>
      <w:r w:rsidRPr="009404BB">
        <w:rPr>
          <w:rFonts w:cs="Times New Roman"/>
          <w:bCs/>
          <w:szCs w:val="20"/>
        </w:rPr>
        <w:t xml:space="preserve"> Chatbot </w:t>
      </w:r>
      <w:proofErr w:type="spellStart"/>
      <w:r w:rsidRPr="009404BB">
        <w:rPr>
          <w:rFonts w:cs="Times New Roman"/>
          <w:bCs/>
          <w:szCs w:val="20"/>
        </w:rPr>
        <w:t>Layanan</w:t>
      </w:r>
      <w:proofErr w:type="spellEnd"/>
      <w:r w:rsidRPr="009404BB">
        <w:rPr>
          <w:rFonts w:cs="Times New Roman"/>
          <w:bCs/>
          <w:szCs w:val="20"/>
        </w:rPr>
        <w:t xml:space="preserve"> </w:t>
      </w:r>
      <w:proofErr w:type="spellStart"/>
      <w:r w:rsidRPr="009404BB">
        <w:rPr>
          <w:rFonts w:cs="Times New Roman"/>
          <w:bCs/>
          <w:szCs w:val="20"/>
        </w:rPr>
        <w:t>Wisata</w:t>
      </w:r>
      <w:proofErr w:type="spellEnd"/>
      <w:r w:rsidRPr="009404BB">
        <w:rPr>
          <w:rFonts w:cs="Times New Roman"/>
          <w:bCs/>
          <w:szCs w:val="20"/>
        </w:rPr>
        <w:t xml:space="preserve"> Di Wilayah Malang</w:t>
      </w:r>
      <w:bookmarkEnd w:id="56"/>
      <w:bookmarkEnd w:id="57"/>
    </w:p>
    <w:p w14:paraId="7588886D" w14:textId="1631D4E7" w:rsidR="00022E77" w:rsidRPr="009404BB" w:rsidRDefault="00022E77"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Ridwan </w:t>
      </w:r>
      <w:proofErr w:type="spellStart"/>
      <w:r w:rsidRPr="009404BB">
        <w:rPr>
          <w:sz w:val="20"/>
          <w:szCs w:val="20"/>
        </w:rPr>
        <w:t>Rismanto</w:t>
      </w:r>
      <w:proofErr w:type="spellEnd"/>
      <w:r w:rsidRPr="009404BB">
        <w:rPr>
          <w:sz w:val="20"/>
          <w:szCs w:val="20"/>
        </w:rPr>
        <w:t xml:space="preserve">, </w:t>
      </w:r>
      <w:proofErr w:type="spellStart"/>
      <w:r w:rsidRPr="009404BB">
        <w:rPr>
          <w:sz w:val="20"/>
          <w:szCs w:val="20"/>
        </w:rPr>
        <w:t>Yoppy</w:t>
      </w:r>
      <w:proofErr w:type="spellEnd"/>
      <w:r w:rsidRPr="009404BB">
        <w:rPr>
          <w:sz w:val="20"/>
          <w:szCs w:val="20"/>
        </w:rPr>
        <w:t xml:space="preserve"> </w:t>
      </w:r>
      <w:proofErr w:type="spellStart"/>
      <w:r w:rsidRPr="009404BB">
        <w:rPr>
          <w:sz w:val="20"/>
          <w:szCs w:val="20"/>
        </w:rPr>
        <w:t>Yunhasnawa</w:t>
      </w:r>
      <w:proofErr w:type="spellEnd"/>
      <w:r w:rsidRPr="009404BB">
        <w:rPr>
          <w:sz w:val="20"/>
          <w:szCs w:val="20"/>
        </w:rPr>
        <w:t xml:space="preserve">, </w:t>
      </w:r>
      <w:proofErr w:type="spellStart"/>
      <w:r w:rsidRPr="009404BB">
        <w:rPr>
          <w:sz w:val="20"/>
          <w:szCs w:val="20"/>
        </w:rPr>
        <w:t>Ragata</w:t>
      </w:r>
      <w:proofErr w:type="spellEnd"/>
      <w:r w:rsidRPr="009404BB">
        <w:rPr>
          <w:sz w:val="20"/>
          <w:szCs w:val="20"/>
        </w:rPr>
        <w:t xml:space="preserve"> </w:t>
      </w:r>
      <w:proofErr w:type="spellStart"/>
      <w:r w:rsidRPr="009404BB">
        <w:rPr>
          <w:sz w:val="20"/>
          <w:szCs w:val="20"/>
        </w:rPr>
        <w:t>Anggada</w:t>
      </w:r>
      <w:proofErr w:type="spellEnd"/>
      <w:r w:rsidRPr="009404BB">
        <w:rPr>
          <w:sz w:val="20"/>
          <w:szCs w:val="20"/>
        </w:rPr>
        <w:t xml:space="preserve"> Bhakti[</w:t>
      </w:r>
      <w:r w:rsidR="004042AF" w:rsidRPr="009404BB">
        <w:rPr>
          <w:sz w:val="20"/>
          <w:szCs w:val="20"/>
        </w:rPr>
        <w:t>13</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mencoba</w:t>
      </w:r>
      <w:proofErr w:type="spellEnd"/>
      <w:r w:rsidRPr="009404BB">
        <w:rPr>
          <w:sz w:val="20"/>
          <w:szCs w:val="20"/>
        </w:rPr>
        <w:t xml:space="preserve"> </w:t>
      </w:r>
      <w:proofErr w:type="spellStart"/>
      <w:r w:rsidRPr="009404BB">
        <w:rPr>
          <w:sz w:val="20"/>
          <w:szCs w:val="20"/>
        </w:rPr>
        <w:t>mengimplementasikan</w:t>
      </w:r>
      <w:proofErr w:type="spellEnd"/>
      <w:r w:rsidRPr="009404BB">
        <w:rPr>
          <w:sz w:val="20"/>
          <w:szCs w:val="20"/>
        </w:rPr>
        <w:t xml:space="preserve"> chatbot </w:t>
      </w:r>
      <w:proofErr w:type="spellStart"/>
      <w:r w:rsidRPr="009404BB">
        <w:rPr>
          <w:sz w:val="20"/>
          <w:szCs w:val="20"/>
        </w:rPr>
        <w:t>sebagai</w:t>
      </w:r>
      <w:proofErr w:type="spellEnd"/>
      <w:r w:rsidRPr="009404BB">
        <w:rPr>
          <w:sz w:val="20"/>
          <w:szCs w:val="20"/>
        </w:rPr>
        <w:t xml:space="preserve"> media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Publik </w:t>
      </w:r>
      <w:proofErr w:type="spellStart"/>
      <w:r w:rsidRPr="009404BB">
        <w:rPr>
          <w:sz w:val="20"/>
          <w:szCs w:val="20"/>
        </w:rPr>
        <w:t>Wisata</w:t>
      </w:r>
      <w:proofErr w:type="spellEnd"/>
      <w:r w:rsidRPr="009404BB">
        <w:rPr>
          <w:sz w:val="20"/>
          <w:szCs w:val="20"/>
        </w:rPr>
        <w:t xml:space="preserve"> di Wilayah Malang. Chatbot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w:t>
      </w:r>
      <w:proofErr w:type="spellStart"/>
      <w:r w:rsidRPr="009404BB">
        <w:rPr>
          <w:sz w:val="20"/>
          <w:szCs w:val="20"/>
        </w:rPr>
        <w:t>Tf-Idf</w:t>
      </w:r>
      <w:proofErr w:type="spellEnd"/>
      <w:r w:rsidRPr="009404BB">
        <w:rPr>
          <w:sz w:val="20"/>
          <w:szCs w:val="20"/>
        </w:rPr>
        <w:t xml:space="preserve"> dan Cosine Similarity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natural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eksekusi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recall </w:t>
      </w:r>
      <w:proofErr w:type="spellStart"/>
      <w:r w:rsidRPr="009404BB">
        <w:rPr>
          <w:sz w:val="20"/>
          <w:szCs w:val="20"/>
        </w:rPr>
        <w:t>mencapai</w:t>
      </w:r>
      <w:proofErr w:type="spellEnd"/>
      <w:r w:rsidRPr="009404BB">
        <w:rPr>
          <w:sz w:val="20"/>
          <w:szCs w:val="20"/>
        </w:rPr>
        <w:t xml:space="preserve"> 100%.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demikian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nilai</w:t>
      </w:r>
      <w:proofErr w:type="spellEnd"/>
      <w:r w:rsidRPr="009404BB">
        <w:rPr>
          <w:sz w:val="20"/>
          <w:szCs w:val="20"/>
        </w:rPr>
        <w:t xml:space="preserve"> precision yang </w:t>
      </w:r>
      <w:proofErr w:type="spellStart"/>
      <w:r w:rsidRPr="009404BB">
        <w:rPr>
          <w:sz w:val="20"/>
          <w:szCs w:val="20"/>
        </w:rPr>
        <w:t>relatif</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sebesar</w:t>
      </w:r>
      <w:proofErr w:type="spellEnd"/>
      <w:r w:rsidRPr="009404BB">
        <w:rPr>
          <w:sz w:val="20"/>
          <w:szCs w:val="20"/>
        </w:rPr>
        <w:t xml:space="preserve"> 0,01%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menggantikan</w:t>
      </w:r>
      <w:proofErr w:type="spellEnd"/>
      <w:r w:rsidRPr="009404BB">
        <w:rPr>
          <w:sz w:val="20"/>
          <w:szCs w:val="20"/>
        </w:rPr>
        <w:t xml:space="preserve"> customer service dan </w:t>
      </w:r>
      <w:proofErr w:type="spellStart"/>
      <w:r w:rsidRPr="009404BB">
        <w:rPr>
          <w:sz w:val="20"/>
          <w:szCs w:val="20"/>
        </w:rPr>
        <w:t>menyampaikan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dipahami</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w:t>
      </w:r>
    </w:p>
    <w:p w14:paraId="2B049CC8" w14:textId="77777777" w:rsidR="006A380B" w:rsidRPr="009404BB" w:rsidRDefault="006A380B" w:rsidP="00A50BC5">
      <w:pPr>
        <w:ind w:right="461" w:firstLine="426"/>
        <w:jc w:val="both"/>
        <w:rPr>
          <w:sz w:val="20"/>
          <w:szCs w:val="20"/>
        </w:rPr>
      </w:pPr>
    </w:p>
    <w:p w14:paraId="6A78574B" w14:textId="2A949C13" w:rsidR="006A380B" w:rsidRPr="009404BB" w:rsidRDefault="006A380B" w:rsidP="002C01CC">
      <w:pPr>
        <w:pStyle w:val="Heading3"/>
        <w:ind w:left="426" w:right="461" w:hanging="426"/>
        <w:rPr>
          <w:rFonts w:cs="Times New Roman"/>
          <w:bCs/>
          <w:szCs w:val="20"/>
        </w:rPr>
      </w:pPr>
      <w:bookmarkStart w:id="58" w:name="_Toc187674091"/>
      <w:r w:rsidRPr="009404BB">
        <w:rPr>
          <w:rFonts w:cs="Times New Roman"/>
          <w:bCs/>
          <w:szCs w:val="20"/>
        </w:rPr>
        <w:t xml:space="preserve">2.3.4 Chatbot </w:t>
      </w:r>
      <w:proofErr w:type="spellStart"/>
      <w:r w:rsidRPr="009404BB">
        <w:rPr>
          <w:rFonts w:cs="Times New Roman"/>
          <w:bCs/>
          <w:szCs w:val="20"/>
        </w:rPr>
        <w:t>Gangguan</w:t>
      </w:r>
      <w:proofErr w:type="spellEnd"/>
      <w:r w:rsidRPr="009404BB">
        <w:rPr>
          <w:rFonts w:cs="Times New Roman"/>
          <w:bCs/>
          <w:szCs w:val="20"/>
        </w:rPr>
        <w:t xml:space="preserve"> Mental </w:t>
      </w:r>
      <w:proofErr w:type="spellStart"/>
      <w:r w:rsidRPr="009404BB">
        <w:rPr>
          <w:rFonts w:cs="Times New Roman"/>
          <w:bCs/>
          <w:szCs w:val="20"/>
        </w:rPr>
        <w:t>Berbasis</w:t>
      </w:r>
      <w:proofErr w:type="spellEnd"/>
      <w:r w:rsidRPr="009404BB">
        <w:rPr>
          <w:rFonts w:cs="Times New Roman"/>
          <w:bCs/>
          <w:szCs w:val="20"/>
        </w:rPr>
        <w:t xml:space="preserve"> Incremental Knowledge</w:t>
      </w:r>
      <w:r w:rsidR="002C01CC" w:rsidRPr="009404BB">
        <w:rPr>
          <w:rFonts w:cs="Times New Roman"/>
          <w:bCs/>
          <w:szCs w:val="20"/>
        </w:rPr>
        <w:t xml:space="preserve"> </w:t>
      </w:r>
      <w:proofErr w:type="spellStart"/>
      <w:r w:rsidRPr="009404BB">
        <w:rPr>
          <w:rFonts w:cs="Times New Roman"/>
          <w:bCs/>
          <w:szCs w:val="20"/>
        </w:rPr>
        <w:t>Dengan</w:t>
      </w:r>
      <w:proofErr w:type="spellEnd"/>
      <w:r w:rsidRPr="009404BB">
        <w:rPr>
          <w:rFonts w:cs="Times New Roman"/>
          <w:bCs/>
          <w:szCs w:val="20"/>
        </w:rPr>
        <w:t xml:space="preserve"> </w:t>
      </w:r>
      <w:proofErr w:type="spellStart"/>
      <w:r w:rsidRPr="009404BB">
        <w:rPr>
          <w:rFonts w:cs="Times New Roman"/>
          <w:bCs/>
          <w:szCs w:val="20"/>
        </w:rPr>
        <w:t>Metode</w:t>
      </w:r>
      <w:proofErr w:type="spellEnd"/>
      <w:r w:rsidRPr="009404BB">
        <w:rPr>
          <w:rFonts w:cs="Times New Roman"/>
          <w:bCs/>
          <w:szCs w:val="20"/>
        </w:rPr>
        <w:t xml:space="preserve"> Temporal Different Learning</w:t>
      </w:r>
      <w:bookmarkEnd w:id="58"/>
    </w:p>
    <w:p w14:paraId="25B9D2AE" w14:textId="58A9112D" w:rsidR="006A380B" w:rsidRPr="009404BB" w:rsidRDefault="006A380B"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w:t>
      </w:r>
      <w:proofErr w:type="spellStart"/>
      <w:r w:rsidRPr="009404BB">
        <w:rPr>
          <w:sz w:val="20"/>
          <w:szCs w:val="20"/>
        </w:rPr>
        <w:t>Rifki</w:t>
      </w:r>
      <w:proofErr w:type="spellEnd"/>
      <w:r w:rsidRPr="009404BB">
        <w:rPr>
          <w:sz w:val="20"/>
          <w:szCs w:val="20"/>
        </w:rPr>
        <w:t xml:space="preserve"> Dwi </w:t>
      </w:r>
      <w:proofErr w:type="spellStart"/>
      <w:r w:rsidRPr="009404BB">
        <w:rPr>
          <w:sz w:val="20"/>
          <w:szCs w:val="20"/>
        </w:rPr>
        <w:t>Achsani</w:t>
      </w:r>
      <w:proofErr w:type="spellEnd"/>
      <w:r w:rsidRPr="009404BB">
        <w:rPr>
          <w:sz w:val="20"/>
          <w:szCs w:val="20"/>
        </w:rPr>
        <w:t xml:space="preserve"> </w:t>
      </w:r>
      <w:proofErr w:type="spellStart"/>
      <w:r w:rsidRPr="009404BB">
        <w:rPr>
          <w:sz w:val="20"/>
          <w:szCs w:val="20"/>
        </w:rPr>
        <w:t>Taqkwim</w:t>
      </w:r>
      <w:proofErr w:type="spellEnd"/>
      <w:r w:rsidRPr="009404BB">
        <w:rPr>
          <w:sz w:val="20"/>
          <w:szCs w:val="20"/>
        </w:rPr>
        <w:t xml:space="preserve">[14].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edukasi</w:t>
      </w:r>
      <w:proofErr w:type="spellEnd"/>
      <w:r w:rsidRPr="009404BB">
        <w:rPr>
          <w:sz w:val="20"/>
          <w:szCs w:val="20"/>
        </w:rPr>
        <w:t xml:space="preserve"> </w:t>
      </w:r>
      <w:proofErr w:type="spellStart"/>
      <w:r w:rsidRPr="009404BB">
        <w:rPr>
          <w:sz w:val="20"/>
          <w:szCs w:val="20"/>
        </w:rPr>
        <w:t>kesehatan</w:t>
      </w:r>
      <w:proofErr w:type="spellEnd"/>
      <w:r w:rsidRPr="009404BB">
        <w:rPr>
          <w:sz w:val="20"/>
          <w:szCs w:val="20"/>
        </w:rPr>
        <w:t xml:space="preserve"> mental </w:t>
      </w:r>
      <w:proofErr w:type="spellStart"/>
      <w:r w:rsidRPr="009404BB">
        <w:rPr>
          <w:sz w:val="20"/>
          <w:szCs w:val="20"/>
        </w:rPr>
        <w:t>berbasis</w:t>
      </w:r>
      <w:proofErr w:type="spellEnd"/>
      <w:r w:rsidRPr="009404BB">
        <w:rPr>
          <w:sz w:val="20"/>
          <w:szCs w:val="20"/>
        </w:rPr>
        <w:t xml:space="preserve"> chatbot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Temporal Difference Learning. Kesehatan </w:t>
      </w:r>
      <w:r w:rsidRPr="009404BB">
        <w:rPr>
          <w:sz w:val="20"/>
          <w:szCs w:val="20"/>
        </w:rPr>
        <w:lastRenderedPageBreak/>
        <w:t xml:space="preserve">mental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isu</w:t>
      </w:r>
      <w:proofErr w:type="spellEnd"/>
      <w:r w:rsidRPr="009404BB">
        <w:rPr>
          <w:sz w:val="20"/>
          <w:szCs w:val="20"/>
        </w:rPr>
        <w:t xml:space="preserve"> </w:t>
      </w:r>
      <w:proofErr w:type="spellStart"/>
      <w:r w:rsidRPr="009404BB">
        <w:rPr>
          <w:sz w:val="20"/>
          <w:szCs w:val="20"/>
        </w:rPr>
        <w:t>kompleks</w:t>
      </w:r>
      <w:proofErr w:type="spellEnd"/>
      <w:r w:rsidRPr="009404BB">
        <w:rPr>
          <w:sz w:val="20"/>
          <w:szCs w:val="20"/>
        </w:rPr>
        <w:t xml:space="preserve"> yang </w:t>
      </w:r>
      <w:proofErr w:type="spellStart"/>
      <w:r w:rsidRPr="009404BB">
        <w:rPr>
          <w:sz w:val="20"/>
          <w:szCs w:val="20"/>
        </w:rPr>
        <w:t>dipengaruhi</w:t>
      </w:r>
      <w:proofErr w:type="spellEnd"/>
      <w:r w:rsidRPr="009404BB">
        <w:rPr>
          <w:sz w:val="20"/>
          <w:szCs w:val="20"/>
        </w:rPr>
        <w:t xml:space="preserve"> oleh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faktor</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pemahaman</w:t>
      </w:r>
      <w:proofErr w:type="spellEnd"/>
      <w:r w:rsidRPr="009404BB">
        <w:rPr>
          <w:sz w:val="20"/>
          <w:szCs w:val="20"/>
        </w:rPr>
        <w:t xml:space="preserve"> dan </w:t>
      </w:r>
      <w:proofErr w:type="spellStart"/>
      <w:r w:rsidRPr="009404BB">
        <w:rPr>
          <w:sz w:val="20"/>
          <w:szCs w:val="20"/>
        </w:rPr>
        <w:t>sikap</w:t>
      </w:r>
      <w:proofErr w:type="spellEnd"/>
      <w:r w:rsidRPr="009404BB">
        <w:rPr>
          <w:sz w:val="20"/>
          <w:szCs w:val="20"/>
        </w:rPr>
        <w:t xml:space="preserve"> </w:t>
      </w:r>
      <w:proofErr w:type="spellStart"/>
      <w:r w:rsidRPr="009404BB">
        <w:rPr>
          <w:sz w:val="20"/>
          <w:szCs w:val="20"/>
        </w:rPr>
        <w:t>masyarakat</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menanggapinya</w:t>
      </w:r>
      <w:proofErr w:type="spellEnd"/>
      <w:r w:rsidRPr="009404BB">
        <w:rPr>
          <w:sz w:val="20"/>
          <w:szCs w:val="20"/>
        </w:rPr>
        <w:t xml:space="preserve">. </w:t>
      </w:r>
      <w:proofErr w:type="spellStart"/>
      <w:r w:rsidRPr="009404BB">
        <w:rPr>
          <w:sz w:val="20"/>
          <w:szCs w:val="20"/>
        </w:rPr>
        <w:t>Sayangnya</w:t>
      </w:r>
      <w:proofErr w:type="spellEnd"/>
      <w:r w:rsidRPr="009404BB">
        <w:rPr>
          <w:sz w:val="20"/>
          <w:szCs w:val="20"/>
        </w:rPr>
        <w:t xml:space="preserve">,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banyak</w:t>
      </w:r>
      <w:proofErr w:type="spellEnd"/>
      <w:r w:rsidRPr="009404BB">
        <w:rPr>
          <w:sz w:val="20"/>
          <w:szCs w:val="20"/>
        </w:rPr>
        <w:t xml:space="preserve"> </w:t>
      </w:r>
      <w:proofErr w:type="spellStart"/>
      <w:r w:rsidRPr="009404BB">
        <w:rPr>
          <w:sz w:val="20"/>
          <w:szCs w:val="20"/>
        </w:rPr>
        <w:t>individu</w:t>
      </w:r>
      <w:proofErr w:type="spellEnd"/>
      <w:r w:rsidRPr="009404BB">
        <w:rPr>
          <w:sz w:val="20"/>
          <w:szCs w:val="20"/>
        </w:rPr>
        <w:t xml:space="preserve"> yang </w:t>
      </w:r>
      <w:proofErr w:type="spellStart"/>
      <w:r w:rsidRPr="009404BB">
        <w:rPr>
          <w:sz w:val="20"/>
          <w:szCs w:val="20"/>
        </w:rPr>
        <w:t>kurang</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isu</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enggan</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di internet,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kurang</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empati</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menjawab</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mengusulkan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LINE Messenger yang </w:t>
      </w:r>
      <w:proofErr w:type="spellStart"/>
      <w:r w:rsidRPr="009404BB">
        <w:rPr>
          <w:sz w:val="20"/>
          <w:szCs w:val="20"/>
        </w:rPr>
        <w:t>didukung</w:t>
      </w:r>
      <w:proofErr w:type="spellEnd"/>
      <w:r w:rsidRPr="009404BB">
        <w:rPr>
          <w:sz w:val="20"/>
          <w:szCs w:val="20"/>
        </w:rPr>
        <w:t xml:space="preserve"> oleh </w:t>
      </w:r>
      <w:proofErr w:type="spellStart"/>
      <w:r w:rsidRPr="009404BB">
        <w:rPr>
          <w:sz w:val="20"/>
          <w:szCs w:val="20"/>
        </w:rPr>
        <w:t>metode</w:t>
      </w:r>
      <w:proofErr w:type="spellEnd"/>
      <w:r w:rsidRPr="009404BB">
        <w:rPr>
          <w:sz w:val="20"/>
          <w:szCs w:val="20"/>
        </w:rPr>
        <w:t xml:space="preserve"> Temporal Difference Learning.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seorang</w:t>
      </w:r>
      <w:proofErr w:type="spellEnd"/>
      <w:r w:rsidRPr="009404BB">
        <w:rPr>
          <w:sz w:val="20"/>
          <w:szCs w:val="20"/>
        </w:rPr>
        <w:t xml:space="preserve"> </w:t>
      </w:r>
      <w:proofErr w:type="spellStart"/>
      <w:r w:rsidRPr="009404BB">
        <w:rPr>
          <w:sz w:val="20"/>
          <w:szCs w:val="20"/>
        </w:rPr>
        <w:t>profesional</w:t>
      </w:r>
      <w:proofErr w:type="spellEnd"/>
      <w:r w:rsidRPr="009404BB">
        <w:rPr>
          <w:sz w:val="20"/>
          <w:szCs w:val="20"/>
        </w:rPr>
        <w:t xml:space="preserve"> </w:t>
      </w:r>
      <w:proofErr w:type="spellStart"/>
      <w:r w:rsidRPr="009404BB">
        <w:rPr>
          <w:sz w:val="20"/>
          <w:szCs w:val="20"/>
        </w:rPr>
        <w:t>kesehatan</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text mining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diterapkan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menyajikan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gangguan</w:t>
      </w:r>
      <w:proofErr w:type="spellEnd"/>
      <w:r w:rsidRPr="009404BB">
        <w:rPr>
          <w:sz w:val="20"/>
          <w:szCs w:val="20"/>
        </w:rPr>
        <w:t xml:space="preserve"> mental </w:t>
      </w:r>
      <w:proofErr w:type="spellStart"/>
      <w:r w:rsidRPr="009404BB">
        <w:rPr>
          <w:sz w:val="20"/>
          <w:szCs w:val="20"/>
        </w:rPr>
        <w:t>berdasarkan</w:t>
      </w:r>
      <w:proofErr w:type="spellEnd"/>
      <w:r w:rsidRPr="009404BB">
        <w:rPr>
          <w:sz w:val="20"/>
          <w:szCs w:val="20"/>
        </w:rPr>
        <w:t xml:space="preserve"> input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sarana</w:t>
      </w:r>
      <w:proofErr w:type="spellEnd"/>
      <w:r w:rsidRPr="009404BB">
        <w:rPr>
          <w:sz w:val="20"/>
          <w:szCs w:val="20"/>
        </w:rPr>
        <w:t xml:space="preserve"> </w:t>
      </w:r>
      <w:proofErr w:type="spellStart"/>
      <w:r w:rsidRPr="009404BB">
        <w:rPr>
          <w:sz w:val="20"/>
          <w:szCs w:val="20"/>
        </w:rPr>
        <w:t>edukasi</w:t>
      </w:r>
      <w:proofErr w:type="spellEnd"/>
      <w:r w:rsidRPr="009404BB">
        <w:rPr>
          <w:sz w:val="20"/>
          <w:szCs w:val="20"/>
        </w:rPr>
        <w:t xml:space="preserve"> yang </w:t>
      </w:r>
      <w:proofErr w:type="spellStart"/>
      <w:r w:rsidRPr="009404BB">
        <w:rPr>
          <w:sz w:val="20"/>
          <w:szCs w:val="20"/>
        </w:rPr>
        <w:t>praktis</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dan </w:t>
      </w:r>
      <w:proofErr w:type="spellStart"/>
      <w:r w:rsidRPr="009404BB">
        <w:rPr>
          <w:sz w:val="20"/>
          <w:szCs w:val="20"/>
        </w:rPr>
        <w:t>terjangkau</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batasan</w:t>
      </w:r>
      <w:proofErr w:type="spellEnd"/>
      <w:r w:rsidRPr="009404BB">
        <w:rPr>
          <w:sz w:val="20"/>
          <w:szCs w:val="20"/>
        </w:rPr>
        <w:t xml:space="preserve"> </w:t>
      </w:r>
      <w:proofErr w:type="spellStart"/>
      <w:r w:rsidRPr="009404BB">
        <w:rPr>
          <w:sz w:val="20"/>
          <w:szCs w:val="20"/>
        </w:rPr>
        <w:t>biaya</w:t>
      </w:r>
      <w:proofErr w:type="spellEnd"/>
      <w:r w:rsidRPr="009404BB">
        <w:rPr>
          <w:sz w:val="20"/>
          <w:szCs w:val="20"/>
        </w:rPr>
        <w:t xml:space="preserve">, </w:t>
      </w:r>
      <w:proofErr w:type="spellStart"/>
      <w:r w:rsidRPr="009404BB">
        <w:rPr>
          <w:sz w:val="20"/>
          <w:szCs w:val="20"/>
        </w:rPr>
        <w:t>lokasi</w:t>
      </w:r>
      <w:proofErr w:type="spellEnd"/>
      <w:r w:rsidRPr="009404BB">
        <w:rPr>
          <w:sz w:val="20"/>
          <w:szCs w:val="20"/>
        </w:rPr>
        <w:t xml:space="preserve">, </w:t>
      </w:r>
      <w:proofErr w:type="spellStart"/>
      <w:r w:rsidRPr="009404BB">
        <w:rPr>
          <w:sz w:val="20"/>
          <w:szCs w:val="20"/>
        </w:rPr>
        <w:t>maupun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w:t>
      </w:r>
    </w:p>
    <w:p w14:paraId="0FC4FA18" w14:textId="77777777" w:rsidR="004B1EC6" w:rsidRPr="009404BB" w:rsidRDefault="004B1EC6" w:rsidP="00A50BC5">
      <w:pPr>
        <w:ind w:right="461" w:firstLine="426"/>
        <w:jc w:val="both"/>
        <w:rPr>
          <w:sz w:val="20"/>
          <w:szCs w:val="20"/>
        </w:rPr>
      </w:pPr>
    </w:p>
    <w:p w14:paraId="550B08E7" w14:textId="39DBB201" w:rsidR="004B1EC6" w:rsidRPr="009404BB" w:rsidRDefault="004B1EC6" w:rsidP="002C01CC">
      <w:pPr>
        <w:pStyle w:val="Heading3"/>
        <w:ind w:left="426" w:right="461" w:hanging="426"/>
        <w:rPr>
          <w:rFonts w:cs="Times New Roman"/>
          <w:bCs/>
          <w:szCs w:val="20"/>
        </w:rPr>
      </w:pPr>
      <w:bookmarkStart w:id="59" w:name="_Toc187674092"/>
      <w:r w:rsidRPr="009404BB">
        <w:rPr>
          <w:rFonts w:cs="Times New Roman"/>
          <w:bCs/>
          <w:szCs w:val="20"/>
        </w:rPr>
        <w:t xml:space="preserve">2.3.5 Pembangunan </w:t>
      </w:r>
      <w:proofErr w:type="spellStart"/>
      <w:r w:rsidRPr="009404BB">
        <w:rPr>
          <w:rFonts w:cs="Times New Roman"/>
          <w:bCs/>
          <w:szCs w:val="20"/>
        </w:rPr>
        <w:t>Aplikasi</w:t>
      </w:r>
      <w:proofErr w:type="spellEnd"/>
      <w:r w:rsidRPr="009404BB">
        <w:rPr>
          <w:rFonts w:cs="Times New Roman"/>
          <w:bCs/>
          <w:szCs w:val="20"/>
        </w:rPr>
        <w:t xml:space="preserve"> Chatbot </w:t>
      </w:r>
      <w:proofErr w:type="spellStart"/>
      <w:r w:rsidRPr="009404BB">
        <w:rPr>
          <w:rFonts w:cs="Times New Roman"/>
          <w:bCs/>
          <w:szCs w:val="20"/>
        </w:rPr>
        <w:t>Informasi</w:t>
      </w:r>
      <w:proofErr w:type="spellEnd"/>
      <w:r w:rsidRPr="009404BB">
        <w:rPr>
          <w:rFonts w:cs="Times New Roman"/>
          <w:bCs/>
          <w:szCs w:val="20"/>
        </w:rPr>
        <w:t xml:space="preserve"> </w:t>
      </w:r>
      <w:proofErr w:type="spellStart"/>
      <w:r w:rsidRPr="009404BB">
        <w:rPr>
          <w:rFonts w:cs="Times New Roman"/>
          <w:bCs/>
          <w:szCs w:val="20"/>
        </w:rPr>
        <w:t>Akademik</w:t>
      </w:r>
      <w:proofErr w:type="spellEnd"/>
      <w:r w:rsidRPr="009404BB">
        <w:rPr>
          <w:rFonts w:cs="Times New Roman"/>
          <w:bCs/>
          <w:szCs w:val="20"/>
        </w:rPr>
        <w:t xml:space="preserve"> </w:t>
      </w:r>
      <w:proofErr w:type="spellStart"/>
      <w:r w:rsidRPr="009404BB">
        <w:rPr>
          <w:rFonts w:cs="Times New Roman"/>
          <w:bCs/>
          <w:szCs w:val="20"/>
        </w:rPr>
        <w:t>berbasis</w:t>
      </w:r>
      <w:proofErr w:type="spellEnd"/>
      <w:r w:rsidR="002C01CC" w:rsidRPr="009404BB">
        <w:rPr>
          <w:rFonts w:cs="Times New Roman"/>
          <w:bCs/>
          <w:szCs w:val="20"/>
        </w:rPr>
        <w:t xml:space="preserve"> </w:t>
      </w:r>
      <w:r w:rsidRPr="009404BB">
        <w:rPr>
          <w:rFonts w:cs="Times New Roman"/>
          <w:bCs/>
          <w:szCs w:val="20"/>
        </w:rPr>
        <w:t xml:space="preserve">Cosine </w:t>
      </w:r>
      <w:proofErr w:type="spellStart"/>
      <w:r w:rsidRPr="009404BB">
        <w:rPr>
          <w:rFonts w:cs="Times New Roman"/>
          <w:bCs/>
          <w:szCs w:val="20"/>
        </w:rPr>
        <w:t>Similiarity</w:t>
      </w:r>
      <w:proofErr w:type="spellEnd"/>
      <w:r w:rsidRPr="009404BB">
        <w:rPr>
          <w:rFonts w:cs="Times New Roman"/>
          <w:bCs/>
          <w:szCs w:val="20"/>
        </w:rPr>
        <w:t xml:space="preserve"> dan Library </w:t>
      </w:r>
      <w:proofErr w:type="spellStart"/>
      <w:r w:rsidRPr="009404BB">
        <w:rPr>
          <w:rFonts w:cs="Times New Roman"/>
          <w:bCs/>
          <w:szCs w:val="20"/>
        </w:rPr>
        <w:t>Sastrawi</w:t>
      </w:r>
      <w:proofErr w:type="spellEnd"/>
      <w:r w:rsidRPr="009404BB">
        <w:rPr>
          <w:rFonts w:cs="Times New Roman"/>
          <w:bCs/>
          <w:szCs w:val="20"/>
        </w:rPr>
        <w:t xml:space="preserve"> Stemmer (</w:t>
      </w:r>
      <w:proofErr w:type="spellStart"/>
      <w:r w:rsidRPr="009404BB">
        <w:rPr>
          <w:rFonts w:cs="Times New Roman"/>
          <w:bCs/>
          <w:szCs w:val="20"/>
        </w:rPr>
        <w:t>Studi</w:t>
      </w:r>
      <w:proofErr w:type="spellEnd"/>
      <w:r w:rsidRPr="009404BB">
        <w:rPr>
          <w:rFonts w:cs="Times New Roman"/>
          <w:bCs/>
          <w:szCs w:val="20"/>
        </w:rPr>
        <w:t xml:space="preserve"> </w:t>
      </w:r>
      <w:proofErr w:type="spellStart"/>
      <w:r w:rsidRPr="009404BB">
        <w:rPr>
          <w:rFonts w:cs="Times New Roman"/>
          <w:bCs/>
          <w:szCs w:val="20"/>
        </w:rPr>
        <w:t>Kasus</w:t>
      </w:r>
      <w:proofErr w:type="spellEnd"/>
      <w:r w:rsidRPr="009404BB">
        <w:rPr>
          <w:rFonts w:cs="Times New Roman"/>
          <w:bCs/>
          <w:szCs w:val="20"/>
        </w:rPr>
        <w:t>: Teknik</w:t>
      </w:r>
      <w:r w:rsidR="002C01CC" w:rsidRPr="009404BB">
        <w:rPr>
          <w:rFonts w:cs="Times New Roman"/>
          <w:bCs/>
          <w:szCs w:val="20"/>
        </w:rPr>
        <w:t xml:space="preserve"> </w:t>
      </w:r>
      <w:proofErr w:type="spellStart"/>
      <w:r w:rsidRPr="009404BB">
        <w:rPr>
          <w:rFonts w:cs="Times New Roman"/>
          <w:bCs/>
          <w:szCs w:val="20"/>
        </w:rPr>
        <w:t>Informatika</w:t>
      </w:r>
      <w:proofErr w:type="spellEnd"/>
      <w:r w:rsidRPr="009404BB">
        <w:rPr>
          <w:rFonts w:cs="Times New Roman"/>
          <w:bCs/>
          <w:szCs w:val="20"/>
        </w:rPr>
        <w:t xml:space="preserve"> IT PLN)</w:t>
      </w:r>
      <w:bookmarkEnd w:id="59"/>
    </w:p>
    <w:p w14:paraId="4639586F" w14:textId="3833F355" w:rsidR="00022E77" w:rsidRPr="009404BB" w:rsidRDefault="004B1EC6"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w:t>
      </w:r>
      <w:proofErr w:type="spellStart"/>
      <w:r w:rsidRPr="009404BB">
        <w:rPr>
          <w:sz w:val="20"/>
          <w:szCs w:val="20"/>
        </w:rPr>
        <w:t>Rosida</w:t>
      </w:r>
      <w:proofErr w:type="spellEnd"/>
      <w:r w:rsidRPr="009404BB">
        <w:rPr>
          <w:sz w:val="20"/>
          <w:szCs w:val="20"/>
        </w:rPr>
        <w:t xml:space="preserve"> Nur Aziza, Tiara Sukma </w:t>
      </w:r>
      <w:proofErr w:type="spellStart"/>
      <w:r w:rsidRPr="009404BB">
        <w:rPr>
          <w:sz w:val="20"/>
          <w:szCs w:val="20"/>
        </w:rPr>
        <w:t>Ardanti</w:t>
      </w:r>
      <w:proofErr w:type="spellEnd"/>
      <w:r w:rsidRPr="009404BB">
        <w:rPr>
          <w:sz w:val="20"/>
          <w:szCs w:val="20"/>
        </w:rPr>
        <w:t xml:space="preserve">, </w:t>
      </w:r>
      <w:proofErr w:type="spellStart"/>
      <w:r w:rsidRPr="009404BB">
        <w:rPr>
          <w:sz w:val="20"/>
          <w:szCs w:val="20"/>
        </w:rPr>
        <w:t>Efy</w:t>
      </w:r>
      <w:proofErr w:type="spellEnd"/>
      <w:r w:rsidRPr="009404BB">
        <w:rPr>
          <w:sz w:val="20"/>
          <w:szCs w:val="20"/>
        </w:rPr>
        <w:t xml:space="preserve"> </w:t>
      </w:r>
      <w:proofErr w:type="spellStart"/>
      <w:r w:rsidRPr="009404BB">
        <w:rPr>
          <w:sz w:val="20"/>
          <w:szCs w:val="20"/>
        </w:rPr>
        <w:t>Yosrita</w:t>
      </w:r>
      <w:proofErr w:type="spellEnd"/>
      <w:r w:rsidRPr="009404BB">
        <w:rPr>
          <w:sz w:val="20"/>
          <w:szCs w:val="20"/>
        </w:rPr>
        <w:t xml:space="preserve">, Rahma Farah </w:t>
      </w:r>
      <w:proofErr w:type="spellStart"/>
      <w:r w:rsidRPr="009404BB">
        <w:rPr>
          <w:sz w:val="20"/>
          <w:szCs w:val="20"/>
        </w:rPr>
        <w:t>Ningrum</w:t>
      </w:r>
      <w:proofErr w:type="spellEnd"/>
      <w:r w:rsidRPr="009404BB">
        <w:rPr>
          <w:sz w:val="20"/>
          <w:szCs w:val="20"/>
        </w:rPr>
        <w:t xml:space="preserve">[15].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akademik</w:t>
      </w:r>
      <w:proofErr w:type="spellEnd"/>
      <w:r w:rsidRPr="009404BB">
        <w:rPr>
          <w:sz w:val="20"/>
          <w:szCs w:val="20"/>
        </w:rPr>
        <w:t xml:space="preserve"> yang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kepada</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Program </w:t>
      </w:r>
      <w:proofErr w:type="spellStart"/>
      <w:r w:rsidRPr="009404BB">
        <w:rPr>
          <w:sz w:val="20"/>
          <w:szCs w:val="20"/>
        </w:rPr>
        <w:t>Studi</w:t>
      </w:r>
      <w:proofErr w:type="spellEnd"/>
      <w:r w:rsidRPr="009404BB">
        <w:rPr>
          <w:sz w:val="20"/>
          <w:szCs w:val="20"/>
        </w:rPr>
        <w:t xml:space="preserve"> Teknik </w:t>
      </w:r>
      <w:proofErr w:type="spellStart"/>
      <w:r w:rsidRPr="009404BB">
        <w:rPr>
          <w:sz w:val="20"/>
          <w:szCs w:val="20"/>
        </w:rPr>
        <w:t>Informatika</w:t>
      </w:r>
      <w:proofErr w:type="spellEnd"/>
      <w:r w:rsidRPr="009404BB">
        <w:rPr>
          <w:sz w:val="20"/>
          <w:szCs w:val="20"/>
        </w:rPr>
        <w:t xml:space="preserve"> IT PLN. </w:t>
      </w:r>
      <w:proofErr w:type="spellStart"/>
      <w:r w:rsidRPr="009404BB">
        <w:rPr>
          <w:sz w:val="20"/>
          <w:szCs w:val="20"/>
        </w:rPr>
        <w:t>Permasalahan</w:t>
      </w:r>
      <w:proofErr w:type="spellEnd"/>
      <w:r w:rsidRPr="009404BB">
        <w:rPr>
          <w:sz w:val="20"/>
          <w:szCs w:val="20"/>
        </w:rPr>
        <w:t xml:space="preserve"> yang </w:t>
      </w:r>
      <w:proofErr w:type="spellStart"/>
      <w:r w:rsidRPr="009404BB">
        <w:rPr>
          <w:sz w:val="20"/>
          <w:szCs w:val="20"/>
        </w:rPr>
        <w:t>dihadapi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ketidakjelasan</w:t>
      </w:r>
      <w:proofErr w:type="spellEnd"/>
      <w:r w:rsidRPr="009404BB">
        <w:rPr>
          <w:sz w:val="20"/>
          <w:szCs w:val="20"/>
        </w:rPr>
        <w:t xml:space="preserve"> dan </w:t>
      </w:r>
      <w:proofErr w:type="spellStart"/>
      <w:r w:rsidRPr="009404BB">
        <w:rPr>
          <w:sz w:val="20"/>
          <w:szCs w:val="20"/>
        </w:rPr>
        <w:t>ketidakakuratan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diperoleh</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media </w:t>
      </w:r>
      <w:proofErr w:type="spellStart"/>
      <w:r w:rsidRPr="009404BB">
        <w:rPr>
          <w:sz w:val="20"/>
          <w:szCs w:val="20"/>
        </w:rPr>
        <w:t>sosial</w:t>
      </w:r>
      <w:proofErr w:type="spellEnd"/>
      <w:r w:rsidRPr="009404BB">
        <w:rPr>
          <w:sz w:val="20"/>
          <w:szCs w:val="20"/>
        </w:rPr>
        <w:t xml:space="preserve"> program </w:t>
      </w:r>
      <w:proofErr w:type="spellStart"/>
      <w:r w:rsidRPr="009404BB">
        <w:rPr>
          <w:sz w:val="20"/>
          <w:szCs w:val="20"/>
        </w:rPr>
        <w:t>studi</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antar</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lambatnya</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chat.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yang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menjawab</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pada platform Telegram,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library </w:t>
      </w:r>
      <w:proofErr w:type="spellStart"/>
      <w:r w:rsidRPr="009404BB">
        <w:rPr>
          <w:sz w:val="20"/>
          <w:szCs w:val="20"/>
        </w:rPr>
        <w:t>Sastrawi</w:t>
      </w:r>
      <w:proofErr w:type="spellEnd"/>
      <w:r w:rsidRPr="009404BB">
        <w:rPr>
          <w:sz w:val="20"/>
          <w:szCs w:val="20"/>
        </w:rPr>
        <w:t xml:space="preserve"> Stemmer </w:t>
      </w:r>
      <w:proofErr w:type="spellStart"/>
      <w:r w:rsidRPr="009404BB">
        <w:rPr>
          <w:sz w:val="20"/>
          <w:szCs w:val="20"/>
        </w:rPr>
        <w:t>untuk</w:t>
      </w:r>
      <w:proofErr w:type="spellEnd"/>
      <w:r w:rsidRPr="009404BB">
        <w:rPr>
          <w:sz w:val="20"/>
          <w:szCs w:val="20"/>
        </w:rPr>
        <w:t xml:space="preserve"> proses </w:t>
      </w:r>
      <w:proofErr w:type="spellStart"/>
      <w:r w:rsidRPr="009404BB">
        <w:rPr>
          <w:sz w:val="20"/>
          <w:szCs w:val="20"/>
        </w:rPr>
        <w:t>prapemrosesan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TF-IDF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bobot</w:t>
      </w:r>
      <w:proofErr w:type="spellEnd"/>
      <w:r w:rsidRPr="009404BB">
        <w:rPr>
          <w:sz w:val="20"/>
          <w:szCs w:val="20"/>
        </w:rPr>
        <w:t xml:space="preserve"> pada kata-kata, </w:t>
      </w:r>
      <w:proofErr w:type="spellStart"/>
      <w:r w:rsidRPr="009404BB">
        <w:rPr>
          <w:sz w:val="20"/>
          <w:szCs w:val="20"/>
        </w:rPr>
        <w:t>serta</w:t>
      </w:r>
      <w:proofErr w:type="spellEnd"/>
      <w:r w:rsidRPr="009404BB">
        <w:rPr>
          <w:sz w:val="20"/>
          <w:szCs w:val="20"/>
        </w:rPr>
        <w:t xml:space="preserve">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menentukan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antar</w:t>
      </w:r>
      <w:proofErr w:type="spellEnd"/>
      <w:r w:rsidRPr="009404BB">
        <w:rPr>
          <w:sz w:val="20"/>
          <w:szCs w:val="20"/>
        </w:rPr>
        <w:t xml:space="preserve"> </w:t>
      </w:r>
      <w:proofErr w:type="spellStart"/>
      <w:r w:rsidRPr="009404BB">
        <w:rPr>
          <w:sz w:val="20"/>
          <w:szCs w:val="20"/>
        </w:rPr>
        <w:t>objek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mengevaluasi</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detail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disertakan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abstrak</w:t>
      </w:r>
      <w:proofErr w:type="spellEnd"/>
      <w:r w:rsidRPr="009404BB">
        <w:rPr>
          <w:sz w:val="20"/>
          <w:szCs w:val="20"/>
        </w:rPr>
        <w:t xml:space="preserve"> yang </w:t>
      </w:r>
      <w:proofErr w:type="spellStart"/>
      <w:r w:rsidRPr="009404BB">
        <w:rPr>
          <w:sz w:val="20"/>
          <w:szCs w:val="20"/>
        </w:rPr>
        <w:t>tersedia</w:t>
      </w:r>
      <w:proofErr w:type="spellEnd"/>
      <w:r w:rsidRPr="009404BB">
        <w:rPr>
          <w:sz w:val="20"/>
          <w:szCs w:val="20"/>
        </w:rPr>
        <w:t>.</w:t>
      </w:r>
    </w:p>
    <w:p w14:paraId="4BCC5DC5" w14:textId="77777777" w:rsidR="004F3C38" w:rsidRPr="009404BB" w:rsidRDefault="004F3C38" w:rsidP="00A50BC5">
      <w:pPr>
        <w:ind w:right="461" w:firstLine="426"/>
        <w:jc w:val="both"/>
        <w:rPr>
          <w:sz w:val="20"/>
          <w:szCs w:val="20"/>
        </w:rPr>
      </w:pPr>
    </w:p>
    <w:p w14:paraId="688C0326" w14:textId="3C48A1D0" w:rsidR="004F3C38" w:rsidRPr="009404BB" w:rsidRDefault="004F3C38" w:rsidP="004F3C38">
      <w:pPr>
        <w:pStyle w:val="Heading3"/>
        <w:ind w:left="426" w:right="461" w:hanging="426"/>
        <w:rPr>
          <w:rFonts w:cs="Times New Roman"/>
          <w:bCs/>
          <w:szCs w:val="20"/>
        </w:rPr>
      </w:pPr>
      <w:bookmarkStart w:id="60" w:name="_Toc187674093"/>
      <w:r w:rsidRPr="009404BB">
        <w:rPr>
          <w:rFonts w:cs="Times New Roman"/>
          <w:bCs/>
          <w:szCs w:val="20"/>
        </w:rPr>
        <w:lastRenderedPageBreak/>
        <w:t>2.3.6 Information Service Chatbot with Context Recognition and Synonym Detection</w:t>
      </w:r>
      <w:bookmarkEnd w:id="60"/>
    </w:p>
    <w:p w14:paraId="28264394" w14:textId="49746D0C" w:rsidR="004F3C38" w:rsidRPr="009404BB" w:rsidRDefault="005075B5" w:rsidP="002C01CC">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Entin </w:t>
      </w:r>
      <w:proofErr w:type="spellStart"/>
      <w:r w:rsidRPr="009404BB">
        <w:rPr>
          <w:sz w:val="20"/>
          <w:szCs w:val="20"/>
        </w:rPr>
        <w:t>Martiana</w:t>
      </w:r>
      <w:proofErr w:type="spellEnd"/>
      <w:r w:rsidRPr="009404BB">
        <w:rPr>
          <w:sz w:val="20"/>
          <w:szCs w:val="20"/>
        </w:rPr>
        <w:t xml:space="preserve"> </w:t>
      </w:r>
      <w:proofErr w:type="spellStart"/>
      <w:r w:rsidRPr="009404BB">
        <w:rPr>
          <w:sz w:val="20"/>
          <w:szCs w:val="20"/>
        </w:rPr>
        <w:t>Kusumaningtyas</w:t>
      </w:r>
      <w:proofErr w:type="spellEnd"/>
      <w:r w:rsidRPr="009404BB">
        <w:rPr>
          <w:sz w:val="20"/>
          <w:szCs w:val="20"/>
        </w:rPr>
        <w:t xml:space="preserve">, Ahmad </w:t>
      </w:r>
      <w:proofErr w:type="spellStart"/>
      <w:r w:rsidRPr="009404BB">
        <w:rPr>
          <w:sz w:val="20"/>
          <w:szCs w:val="20"/>
        </w:rPr>
        <w:t>Syauqi</w:t>
      </w:r>
      <w:proofErr w:type="spellEnd"/>
      <w:r w:rsidRPr="009404BB">
        <w:rPr>
          <w:sz w:val="20"/>
          <w:szCs w:val="20"/>
        </w:rPr>
        <w:t xml:space="preserve"> Ahsan, dan Ahmed </w:t>
      </w:r>
      <w:proofErr w:type="spellStart"/>
      <w:r w:rsidRPr="009404BB">
        <w:rPr>
          <w:sz w:val="20"/>
          <w:szCs w:val="20"/>
        </w:rPr>
        <w:t>Indrafata</w:t>
      </w:r>
      <w:proofErr w:type="spellEnd"/>
      <w:r w:rsidRPr="009404BB">
        <w:rPr>
          <w:sz w:val="20"/>
          <w:szCs w:val="20"/>
        </w:rPr>
        <w:t xml:space="preserve"> Akmal[16].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dilatarbelakangi</w:t>
      </w:r>
      <w:proofErr w:type="spellEnd"/>
      <w:r w:rsidRPr="009404BB">
        <w:rPr>
          <w:sz w:val="20"/>
          <w:szCs w:val="20"/>
        </w:rPr>
        <w:t xml:space="preserve"> oleh </w:t>
      </w:r>
      <w:proofErr w:type="spellStart"/>
      <w:r w:rsidRPr="009404BB">
        <w:rPr>
          <w:sz w:val="20"/>
          <w:szCs w:val="20"/>
        </w:rPr>
        <w:t>kebutuhan</w:t>
      </w:r>
      <w:proofErr w:type="spellEnd"/>
      <w:r w:rsidRPr="009404BB">
        <w:rPr>
          <w:sz w:val="20"/>
          <w:szCs w:val="20"/>
        </w:rPr>
        <w:t xml:space="preserve"> PT </w:t>
      </w:r>
      <w:proofErr w:type="spellStart"/>
      <w:r w:rsidRPr="009404BB">
        <w:rPr>
          <w:sz w:val="20"/>
          <w:szCs w:val="20"/>
        </w:rPr>
        <w:t>Traspac</w:t>
      </w:r>
      <w:proofErr w:type="spellEnd"/>
      <w:r w:rsidRPr="009404BB">
        <w:rPr>
          <w:sz w:val="20"/>
          <w:szCs w:val="20"/>
        </w:rPr>
        <w:t xml:space="preserve"> Makmur Sejahtera,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perusahaan</w:t>
      </w:r>
      <w:proofErr w:type="spellEnd"/>
      <w:r w:rsidRPr="009404BB">
        <w:rPr>
          <w:sz w:val="20"/>
          <w:szCs w:val="20"/>
        </w:rPr>
        <w:t xml:space="preserve"> yang </w:t>
      </w:r>
      <w:proofErr w:type="spellStart"/>
      <w:r w:rsidRPr="009404BB">
        <w:rPr>
          <w:sz w:val="20"/>
          <w:szCs w:val="20"/>
        </w:rPr>
        <w:t>bergerak</w:t>
      </w:r>
      <w:proofErr w:type="spellEnd"/>
      <w:r w:rsidRPr="009404BB">
        <w:rPr>
          <w:sz w:val="20"/>
          <w:szCs w:val="20"/>
        </w:rPr>
        <w:t xml:space="preserve"> di </w:t>
      </w:r>
      <w:proofErr w:type="spellStart"/>
      <w:r w:rsidRPr="009404BB">
        <w:rPr>
          <w:sz w:val="20"/>
          <w:szCs w:val="20"/>
        </w:rPr>
        <w:t>bidang</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efisiensi</w:t>
      </w:r>
      <w:proofErr w:type="spellEnd"/>
      <w:r w:rsidRPr="009404BB">
        <w:rPr>
          <w:sz w:val="20"/>
          <w:szCs w:val="20"/>
        </w:rPr>
        <w:t xml:space="preserve"> </w:t>
      </w:r>
      <w:proofErr w:type="spellStart"/>
      <w:r w:rsidRPr="009404BB">
        <w:rPr>
          <w:sz w:val="20"/>
          <w:szCs w:val="20"/>
        </w:rPr>
        <w:t>operasional</w:t>
      </w:r>
      <w:proofErr w:type="spellEnd"/>
      <w:r w:rsidRPr="009404BB">
        <w:rPr>
          <w:sz w:val="20"/>
          <w:szCs w:val="20"/>
        </w:rPr>
        <w:t xml:space="preserve"> dan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optimal.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inovasi</w:t>
      </w:r>
      <w:proofErr w:type="spellEnd"/>
      <w:r w:rsidRPr="009404BB">
        <w:rPr>
          <w:sz w:val="20"/>
          <w:szCs w:val="20"/>
        </w:rPr>
        <w:t xml:space="preserve"> yang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Text Preprocessing, TF-IDF, dan Cosine Similarity.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menemukan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dan data yang </w:t>
      </w:r>
      <w:proofErr w:type="spellStart"/>
      <w:r w:rsidRPr="009404BB">
        <w:rPr>
          <w:sz w:val="20"/>
          <w:szCs w:val="20"/>
        </w:rPr>
        <w:t>tersimpan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chatbot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perbedaan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kata-kata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menghadirkan</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pengelolaan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w:t>
      </w:r>
    </w:p>
    <w:p w14:paraId="72D1A66F" w14:textId="77777777" w:rsidR="003939AB" w:rsidRPr="009404BB" w:rsidRDefault="00D85EC0" w:rsidP="00A50BC5">
      <w:pPr>
        <w:ind w:right="461"/>
        <w:rPr>
          <w:sz w:val="20"/>
          <w:szCs w:val="20"/>
          <w:bdr w:val="none" w:sz="0" w:space="0" w:color="auto" w:frame="1"/>
        </w:rPr>
      </w:pPr>
      <w:proofErr w:type="spellStart"/>
      <w:r w:rsidRPr="009404BB">
        <w:rPr>
          <w:sz w:val="20"/>
          <w:szCs w:val="20"/>
          <w:bdr w:val="none" w:sz="0" w:space="0" w:color="auto" w:frame="1"/>
        </w:rPr>
        <w:t>Perbandingan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penelitian</w:t>
      </w:r>
      <w:proofErr w:type="spellEnd"/>
      <w:r w:rsidRPr="009404BB">
        <w:rPr>
          <w:sz w:val="20"/>
          <w:szCs w:val="20"/>
          <w:bdr w:val="none" w:sz="0" w:space="0" w:color="auto" w:frame="1"/>
        </w:rPr>
        <w:t xml:space="preserve"> yang </w:t>
      </w:r>
      <w:proofErr w:type="spellStart"/>
      <w:r w:rsidRPr="009404BB">
        <w:rPr>
          <w:sz w:val="20"/>
          <w:szCs w:val="20"/>
          <w:bdr w:val="none" w:sz="0" w:space="0" w:color="auto" w:frame="1"/>
        </w:rPr>
        <w:t>dilakukan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dengan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penelitian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terkait</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diatas</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adalah</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sebagai</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berikut</w:t>
      </w:r>
      <w:proofErr w:type="spellEnd"/>
      <w:r w:rsidRPr="009404BB">
        <w:rPr>
          <w:sz w:val="20"/>
          <w:szCs w:val="20"/>
          <w:bdr w:val="none" w:sz="0" w:space="0" w:color="auto" w:frame="1"/>
        </w:rPr>
        <w:t>:</w:t>
      </w:r>
      <w:r w:rsidR="00C927C9" w:rsidRPr="009404BB">
        <w:rPr>
          <w:sz w:val="20"/>
          <w:szCs w:val="20"/>
          <w:bdr w:val="none" w:sz="0" w:space="0" w:color="auto" w:frame="1"/>
        </w:rPr>
        <w:t xml:space="preserve"> </w:t>
      </w:r>
    </w:p>
    <w:p w14:paraId="20E7A17B" w14:textId="49D6B060" w:rsidR="006342E8" w:rsidRPr="009404BB" w:rsidRDefault="00EC6827" w:rsidP="006342E8">
      <w:pPr>
        <w:ind w:right="461"/>
        <w:rPr>
          <w:sz w:val="20"/>
          <w:szCs w:val="20"/>
          <w:bdr w:val="none" w:sz="0" w:space="0" w:color="auto" w:frame="1"/>
        </w:rPr>
      </w:pPr>
      <w:r w:rsidRPr="009404BB">
        <w:rPr>
          <w:sz w:val="20"/>
          <w:szCs w:val="20"/>
          <w:bdr w:val="none" w:sz="0" w:space="0" w:color="auto" w:frame="1"/>
        </w:rPr>
        <w:fldChar w:fldCharType="begin"/>
      </w:r>
      <w:r w:rsidRPr="009404BB">
        <w:rPr>
          <w:sz w:val="20"/>
          <w:szCs w:val="20"/>
          <w:bdr w:val="none" w:sz="0" w:space="0" w:color="auto" w:frame="1"/>
        </w:rPr>
        <w:instrText xml:space="preserve"> INCLUDEPICTURE "https://lh7-rt.googleusercontent.com/docsz/AD_4nXdPOc7GpRUeaeg9PkzFnZoCmsjND6Sn2Wk0ocPotLFcqH2_NuEAqew1yGamDkYvxyD2U4ujCRsuI2xYNBEjKGnEbVLSKCUjbU-Wq48QEScUYpxwi_EYhjOjupx6keLoKEmGaWoJgX3D8ud5nJ_E?key=gH56sudMNvyLuL68P3lyvQ" \* MERGEFORMATINET </w:instrText>
      </w:r>
      <w:r w:rsidRPr="009404BB">
        <w:rPr>
          <w:sz w:val="20"/>
          <w:szCs w:val="20"/>
          <w:bdr w:val="none" w:sz="0" w:space="0" w:color="auto" w:frame="1"/>
        </w:rPr>
        <w:fldChar w:fldCharType="separate"/>
      </w:r>
      <w:r w:rsidRPr="009404BB">
        <w:rPr>
          <w:sz w:val="20"/>
          <w:szCs w:val="20"/>
          <w:bdr w:val="none" w:sz="0" w:space="0" w:color="auto" w:frame="1"/>
        </w:rPr>
        <w:fldChar w:fldCharType="end"/>
      </w:r>
    </w:p>
    <w:p w14:paraId="23A0A65E" w14:textId="1B7C9B99" w:rsidR="006342E8" w:rsidRPr="009404BB" w:rsidRDefault="006342E8" w:rsidP="006342E8">
      <w:pPr>
        <w:pStyle w:val="Caption"/>
        <w:jc w:val="center"/>
        <w:rPr>
          <w:b/>
          <w:bCs/>
          <w:i w:val="0"/>
          <w:iCs w:val="0"/>
          <w:color w:val="000000" w:themeColor="text1"/>
          <w:sz w:val="20"/>
          <w:szCs w:val="20"/>
        </w:rPr>
      </w:pPr>
      <w:bookmarkStart w:id="61" w:name="_Toc187668491"/>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2.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Tabel_2.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Perbandingan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Metode</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Penelitian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Terkait</w:t>
      </w:r>
      <w:bookmarkEnd w:id="61"/>
      <w:proofErr w:type="spellEnd"/>
    </w:p>
    <w:tbl>
      <w:tblPr>
        <w:tblpPr w:leftFromText="180" w:rightFromText="180" w:vertAnchor="text" w:horzAnchor="margin" w:tblpXSpec="center" w:tblpY="127"/>
        <w:tblW w:w="6086" w:type="dxa"/>
        <w:tblLayout w:type="fixed"/>
        <w:tblCellMar>
          <w:top w:w="15" w:type="dxa"/>
          <w:left w:w="15" w:type="dxa"/>
          <w:bottom w:w="15" w:type="dxa"/>
          <w:right w:w="15" w:type="dxa"/>
        </w:tblCellMar>
        <w:tblLook w:val="04A0" w:firstRow="1" w:lastRow="0" w:firstColumn="1" w:lastColumn="0" w:noHBand="0" w:noVBand="1"/>
      </w:tblPr>
      <w:tblGrid>
        <w:gridCol w:w="1691"/>
        <w:gridCol w:w="2410"/>
        <w:gridCol w:w="1985"/>
      </w:tblGrid>
      <w:tr w:rsidR="00022E77" w:rsidRPr="009404BB" w14:paraId="46B6620A" w14:textId="77777777" w:rsidTr="00734987">
        <w:trPr>
          <w:trHeight w:val="631"/>
        </w:trPr>
        <w:tc>
          <w:tcPr>
            <w:tcW w:w="1691"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907E4A4" w14:textId="77777777" w:rsidR="00022E77" w:rsidRPr="009404BB" w:rsidRDefault="00022E77" w:rsidP="00A50BC5">
            <w:pPr>
              <w:ind w:right="461"/>
              <w:jc w:val="center"/>
              <w:rPr>
                <w:sz w:val="20"/>
                <w:szCs w:val="20"/>
              </w:rPr>
            </w:pPr>
            <w:proofErr w:type="spellStart"/>
            <w:r w:rsidRPr="009404BB">
              <w:rPr>
                <w:color w:val="000000"/>
                <w:sz w:val="20"/>
                <w:szCs w:val="20"/>
              </w:rPr>
              <w:t>Judul</w:t>
            </w:r>
            <w:proofErr w:type="spellEnd"/>
            <w:r w:rsidRPr="009404BB">
              <w:rPr>
                <w:color w:val="000000"/>
                <w:sz w:val="20"/>
                <w:szCs w:val="20"/>
              </w:rPr>
              <w:t xml:space="preserve"> </w:t>
            </w:r>
            <w:proofErr w:type="spellStart"/>
            <w:r w:rsidRPr="009404BB">
              <w:rPr>
                <w:color w:val="000000"/>
                <w:sz w:val="20"/>
                <w:szCs w:val="20"/>
              </w:rPr>
              <w:t>Penelitian</w:t>
            </w:r>
            <w:proofErr w:type="spellEnd"/>
          </w:p>
        </w:tc>
        <w:tc>
          <w:tcPr>
            <w:tcW w:w="2410"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7EDB4636" w14:textId="77777777" w:rsidR="00022E77" w:rsidRPr="009404BB" w:rsidRDefault="00022E77" w:rsidP="00A50BC5">
            <w:pPr>
              <w:ind w:right="461"/>
              <w:jc w:val="center"/>
              <w:rPr>
                <w:color w:val="000000"/>
                <w:sz w:val="20"/>
                <w:szCs w:val="20"/>
              </w:rPr>
            </w:pPr>
            <w:r w:rsidRPr="009404BB">
              <w:rPr>
                <w:color w:val="000000"/>
                <w:sz w:val="20"/>
                <w:szCs w:val="20"/>
              </w:rPr>
              <w:t>Preprocessing</w:t>
            </w:r>
          </w:p>
        </w:tc>
        <w:tc>
          <w:tcPr>
            <w:tcW w:w="1985"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D216F44" w14:textId="77777777" w:rsidR="00022E77" w:rsidRPr="009404BB" w:rsidRDefault="00022E77" w:rsidP="00A50BC5">
            <w:pPr>
              <w:ind w:right="461"/>
              <w:jc w:val="center"/>
              <w:rPr>
                <w:sz w:val="20"/>
                <w:szCs w:val="20"/>
              </w:rPr>
            </w:pPr>
            <w:proofErr w:type="spellStart"/>
            <w:r w:rsidRPr="009404BB">
              <w:rPr>
                <w:color w:val="000000"/>
                <w:sz w:val="20"/>
                <w:szCs w:val="20"/>
              </w:rPr>
              <w:t>Metode</w:t>
            </w:r>
            <w:proofErr w:type="spellEnd"/>
          </w:p>
        </w:tc>
      </w:tr>
      <w:tr w:rsidR="00022E77" w:rsidRPr="009404BB" w14:paraId="476C1451"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BE768" w14:textId="77777777" w:rsidR="00022E77" w:rsidRPr="009404BB" w:rsidRDefault="00022E77" w:rsidP="00E67330">
            <w:pPr>
              <w:jc w:val="center"/>
              <w:rPr>
                <w:sz w:val="20"/>
                <w:szCs w:val="20"/>
              </w:rPr>
            </w:pPr>
            <w:r w:rsidRPr="009404BB">
              <w:rPr>
                <w:color w:val="000000"/>
                <w:sz w:val="20"/>
                <w:szCs w:val="20"/>
              </w:rPr>
              <w:t>Knowledge Based Chatbot With Context Recognition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96F73" w14:textId="77777777" w:rsidR="00022E77" w:rsidRPr="009404BB" w:rsidRDefault="00022E77" w:rsidP="00E67330">
            <w:pPr>
              <w:ind w:right="176"/>
              <w:jc w:val="center"/>
              <w:rPr>
                <w:color w:val="000000"/>
                <w:sz w:val="20"/>
                <w:szCs w:val="20"/>
              </w:rPr>
            </w:pPr>
            <w:r w:rsidRPr="009404BB">
              <w:rPr>
                <w:color w:val="000000"/>
                <w:sz w:val="20"/>
                <w:szCs w:val="20"/>
              </w:rPr>
              <w:t xml:space="preserve">folding case, filtering, tokenizing, </w:t>
            </w:r>
            <w:proofErr w:type="spellStart"/>
            <w:r w:rsidRPr="009404BB">
              <w:rPr>
                <w:color w:val="000000"/>
                <w:sz w:val="20"/>
                <w:szCs w:val="20"/>
              </w:rPr>
              <w:t>stopword</w:t>
            </w:r>
            <w:proofErr w:type="spellEnd"/>
            <w:r w:rsidRPr="009404BB">
              <w:rPr>
                <w:color w:val="000000"/>
                <w:sz w:val="20"/>
                <w:szCs w:val="20"/>
              </w:rPr>
              <w:t xml:space="preserve"> removal, replacing abbreviations for raw words and </w:t>
            </w:r>
            <w:proofErr w:type="spellStart"/>
            <w:r w:rsidRPr="009404BB">
              <w:rPr>
                <w:color w:val="000000"/>
                <w:sz w:val="20"/>
                <w:szCs w:val="20"/>
              </w:rPr>
              <w:t>postagging</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5737C" w14:textId="0CEC6090" w:rsidR="00022E77" w:rsidRPr="009404BB" w:rsidRDefault="00022E77" w:rsidP="00E67330">
            <w:pPr>
              <w:jc w:val="center"/>
              <w:rPr>
                <w:sz w:val="20"/>
                <w:szCs w:val="20"/>
              </w:rPr>
            </w:pPr>
            <w:r w:rsidRPr="009404BB">
              <w:rPr>
                <w:sz w:val="20"/>
                <w:szCs w:val="20"/>
              </w:rPr>
              <w:t xml:space="preserve">Context Recognition, </w:t>
            </w:r>
            <w:r w:rsidR="00B13FCA" w:rsidRPr="009404BB">
              <w:rPr>
                <w:sz w:val="20"/>
                <w:szCs w:val="20"/>
              </w:rPr>
              <w:t>C</w:t>
            </w:r>
            <w:r w:rsidRPr="009404BB">
              <w:rPr>
                <w:sz w:val="20"/>
                <w:szCs w:val="20"/>
              </w:rPr>
              <w:t xml:space="preserve">osine </w:t>
            </w:r>
            <w:r w:rsidR="00B13FCA" w:rsidRPr="009404BB">
              <w:rPr>
                <w:sz w:val="20"/>
                <w:szCs w:val="20"/>
              </w:rPr>
              <w:t>S</w:t>
            </w:r>
            <w:r w:rsidRPr="009404BB">
              <w:rPr>
                <w:sz w:val="20"/>
                <w:szCs w:val="20"/>
              </w:rPr>
              <w:t>imilarity</w:t>
            </w:r>
          </w:p>
        </w:tc>
      </w:tr>
      <w:tr w:rsidR="00022E77" w:rsidRPr="009404BB" w14:paraId="55C1BCB6"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5114" w14:textId="77777777" w:rsidR="00022E77" w:rsidRPr="009404BB" w:rsidRDefault="00022E77" w:rsidP="00E67330">
            <w:pPr>
              <w:jc w:val="center"/>
              <w:rPr>
                <w:sz w:val="20"/>
                <w:szCs w:val="20"/>
              </w:rPr>
            </w:pPr>
            <w:proofErr w:type="spellStart"/>
            <w:r w:rsidRPr="009404BB">
              <w:rPr>
                <w:color w:val="000000"/>
                <w:sz w:val="20"/>
                <w:szCs w:val="20"/>
              </w:rPr>
              <w:t>Aplikasi</w:t>
            </w:r>
            <w:proofErr w:type="spellEnd"/>
            <w:r w:rsidRPr="009404BB">
              <w:rPr>
                <w:color w:val="000000"/>
                <w:sz w:val="20"/>
                <w:szCs w:val="20"/>
              </w:rPr>
              <w:t xml:space="preserve"> </w:t>
            </w:r>
            <w:proofErr w:type="spellStart"/>
            <w:r w:rsidRPr="009404BB">
              <w:rPr>
                <w:color w:val="000000"/>
                <w:sz w:val="20"/>
                <w:szCs w:val="20"/>
              </w:rPr>
              <w:t>Penilaian</w:t>
            </w:r>
            <w:proofErr w:type="spellEnd"/>
            <w:r w:rsidRPr="009404BB">
              <w:rPr>
                <w:color w:val="000000"/>
                <w:sz w:val="20"/>
                <w:szCs w:val="20"/>
              </w:rPr>
              <w:t xml:space="preserve"> </w:t>
            </w:r>
            <w:proofErr w:type="spellStart"/>
            <w:r w:rsidRPr="009404BB">
              <w:rPr>
                <w:color w:val="000000"/>
                <w:sz w:val="20"/>
                <w:szCs w:val="20"/>
              </w:rPr>
              <w:t>Ujian</w:t>
            </w:r>
            <w:proofErr w:type="spellEnd"/>
            <w:r w:rsidRPr="009404BB">
              <w:rPr>
                <w:color w:val="000000"/>
                <w:sz w:val="20"/>
                <w:szCs w:val="20"/>
              </w:rPr>
              <w:t xml:space="preserve"> Essay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lastRenderedPageBreak/>
              <w:t>Metode</w:t>
            </w:r>
            <w:proofErr w:type="spellEnd"/>
            <w:r w:rsidRPr="009404BB">
              <w:rPr>
                <w:color w:val="000000"/>
                <w:sz w:val="20"/>
                <w:szCs w:val="20"/>
              </w:rPr>
              <w:t xml:space="preserve"> Cosine Similarity</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B72416" w14:textId="77777777" w:rsidR="00022E77" w:rsidRPr="009404BB" w:rsidRDefault="00022E77" w:rsidP="00E67330">
            <w:pPr>
              <w:ind w:right="176"/>
              <w:jc w:val="center"/>
              <w:rPr>
                <w:color w:val="000000"/>
                <w:sz w:val="20"/>
                <w:szCs w:val="20"/>
              </w:rPr>
            </w:pPr>
            <w:r w:rsidRPr="009404BB">
              <w:rPr>
                <w:color w:val="000000"/>
                <w:sz w:val="20"/>
                <w:szCs w:val="20"/>
              </w:rPr>
              <w:lastRenderedPageBreak/>
              <w:t xml:space="preserve">tokenizing, </w:t>
            </w:r>
            <w:proofErr w:type="spellStart"/>
            <w:r w:rsidRPr="009404BB">
              <w:rPr>
                <w:color w:val="000000"/>
                <w:sz w:val="20"/>
                <w:szCs w:val="20"/>
              </w:rPr>
              <w:t>stopword</w:t>
            </w:r>
            <w:proofErr w:type="spellEnd"/>
            <w:r w:rsidRPr="009404BB">
              <w:rPr>
                <w:color w:val="000000"/>
                <w:sz w:val="20"/>
                <w:szCs w:val="20"/>
              </w:rPr>
              <w:t xml:space="preserve"> removal, stemming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04633" w14:textId="77777777" w:rsidR="00022E77" w:rsidRPr="009404BB" w:rsidRDefault="00022E77" w:rsidP="00E67330">
            <w:pPr>
              <w:jc w:val="center"/>
              <w:rPr>
                <w:sz w:val="20"/>
                <w:szCs w:val="20"/>
              </w:rPr>
            </w:pPr>
            <w:r w:rsidRPr="009404BB">
              <w:rPr>
                <w:sz w:val="20"/>
                <w:szCs w:val="20"/>
              </w:rPr>
              <w:t>Cosine Similarity</w:t>
            </w:r>
          </w:p>
        </w:tc>
      </w:tr>
      <w:tr w:rsidR="00022E77" w:rsidRPr="009404BB" w14:paraId="3CE90AC2"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17613" w14:textId="77777777" w:rsidR="00022E77" w:rsidRPr="009404BB" w:rsidRDefault="00022E77" w:rsidP="00E67330">
            <w:pPr>
              <w:jc w:val="center"/>
              <w:rPr>
                <w:sz w:val="20"/>
                <w:szCs w:val="20"/>
              </w:rPr>
            </w:pPr>
            <w:proofErr w:type="spellStart"/>
            <w:r w:rsidRPr="009404BB">
              <w:rPr>
                <w:sz w:val="20"/>
                <w:szCs w:val="20"/>
              </w:rPr>
              <w:t>Penerapan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Wisata</w:t>
            </w:r>
            <w:proofErr w:type="spellEnd"/>
            <w:r w:rsidRPr="009404BB">
              <w:rPr>
                <w:sz w:val="20"/>
                <w:szCs w:val="20"/>
              </w:rPr>
              <w:t xml:space="preserve"> Di Wilayah Malang</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B7638" w14:textId="77777777" w:rsidR="00022E77" w:rsidRPr="009404BB" w:rsidRDefault="00022E77" w:rsidP="00E67330">
            <w:pPr>
              <w:ind w:right="176"/>
              <w:jc w:val="center"/>
              <w:rPr>
                <w:color w:val="000000"/>
                <w:sz w:val="20"/>
                <w:szCs w:val="20"/>
              </w:rPr>
            </w:pPr>
            <w:proofErr w:type="spellStart"/>
            <w:r w:rsidRPr="009404BB">
              <w:rPr>
                <w:color w:val="000000"/>
                <w:sz w:val="20"/>
                <w:szCs w:val="20"/>
              </w:rPr>
              <w:t>tidak</w:t>
            </w:r>
            <w:proofErr w:type="spellEnd"/>
            <w:r w:rsidRPr="009404BB">
              <w:rPr>
                <w:color w:val="000000"/>
                <w:sz w:val="20"/>
                <w:szCs w:val="20"/>
              </w:rPr>
              <w:t xml:space="preserve"> </w:t>
            </w:r>
            <w:proofErr w:type="spellStart"/>
            <w:r w:rsidRPr="009404BB">
              <w:rPr>
                <w:color w:val="000000"/>
                <w:sz w:val="20"/>
                <w:szCs w:val="20"/>
              </w:rPr>
              <w:t>dijelaskan</w:t>
            </w:r>
            <w:proofErr w:type="spellEnd"/>
            <w:r w:rsidRPr="009404BB">
              <w:rPr>
                <w:color w:val="000000"/>
                <w:sz w:val="20"/>
                <w:szCs w:val="20"/>
              </w:rPr>
              <w:t xml:space="preserve"> </w:t>
            </w:r>
            <w:proofErr w:type="spellStart"/>
            <w:r w:rsidRPr="009404BB">
              <w:rPr>
                <w:color w:val="000000"/>
                <w:sz w:val="20"/>
                <w:szCs w:val="20"/>
              </w:rPr>
              <w:t>langkah</w:t>
            </w:r>
            <w:proofErr w:type="spellEnd"/>
            <w:r w:rsidRPr="009404BB">
              <w:rPr>
                <w:color w:val="000000"/>
                <w:sz w:val="20"/>
                <w:szCs w:val="20"/>
              </w:rPr>
              <w:t xml:space="preserve"> </w:t>
            </w:r>
            <w:proofErr w:type="spellStart"/>
            <w:r w:rsidRPr="009404BB">
              <w:rPr>
                <w:color w:val="000000"/>
                <w:sz w:val="20"/>
                <w:szCs w:val="20"/>
              </w:rPr>
              <w:t>apa</w:t>
            </w:r>
            <w:proofErr w:type="spellEnd"/>
            <w:r w:rsidRPr="009404BB">
              <w:rPr>
                <w:color w:val="000000"/>
                <w:sz w:val="20"/>
                <w:szCs w:val="20"/>
              </w:rPr>
              <w:t xml:space="preserve"> </w:t>
            </w:r>
            <w:proofErr w:type="spellStart"/>
            <w:r w:rsidRPr="009404BB">
              <w:rPr>
                <w:color w:val="000000"/>
                <w:sz w:val="20"/>
                <w:szCs w:val="20"/>
              </w:rPr>
              <w:t>saja</w:t>
            </w:r>
            <w:proofErr w:type="spellEnd"/>
            <w:r w:rsidRPr="009404BB">
              <w:rPr>
                <w:color w:val="000000"/>
                <w:sz w:val="20"/>
                <w:szCs w:val="20"/>
              </w:rPr>
              <w:t xml:space="preserve"> yang </w:t>
            </w:r>
            <w:proofErr w:type="spellStart"/>
            <w:r w:rsidRPr="009404BB">
              <w:rPr>
                <w:color w:val="000000"/>
                <w:sz w:val="20"/>
                <w:szCs w:val="20"/>
              </w:rPr>
              <w:t>dilakukan</w:t>
            </w:r>
            <w:proofErr w:type="spellEnd"/>
            <w:r w:rsidRPr="009404BB">
              <w:rPr>
                <w:color w:val="000000"/>
                <w:sz w:val="20"/>
                <w:szCs w:val="20"/>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3087B" w14:textId="77777777" w:rsidR="00022E77" w:rsidRPr="009404BB" w:rsidRDefault="00022E77" w:rsidP="00E67330">
            <w:pPr>
              <w:jc w:val="center"/>
              <w:rPr>
                <w:sz w:val="20"/>
                <w:szCs w:val="20"/>
              </w:rPr>
            </w:pPr>
            <w:r w:rsidRPr="009404BB">
              <w:rPr>
                <w:sz w:val="20"/>
                <w:szCs w:val="20"/>
              </w:rPr>
              <w:t>Cosine Similarity</w:t>
            </w:r>
          </w:p>
        </w:tc>
      </w:tr>
      <w:tr w:rsidR="006A380B" w:rsidRPr="009404BB" w14:paraId="08AAAFEC"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7EF5A5" w14:textId="5E84FEC5" w:rsidR="006A380B" w:rsidRPr="009404BB" w:rsidRDefault="006A380B" w:rsidP="00E67330">
            <w:pPr>
              <w:jc w:val="center"/>
              <w:rPr>
                <w:sz w:val="20"/>
                <w:szCs w:val="20"/>
              </w:rPr>
            </w:pPr>
            <w:r w:rsidRPr="009404BB">
              <w:rPr>
                <w:sz w:val="20"/>
                <w:szCs w:val="20"/>
              </w:rPr>
              <w:t xml:space="preserve">Chatbot </w:t>
            </w:r>
            <w:proofErr w:type="spellStart"/>
            <w:r w:rsidRPr="009404BB">
              <w:rPr>
                <w:sz w:val="20"/>
                <w:szCs w:val="20"/>
              </w:rPr>
              <w:t>Gangguan</w:t>
            </w:r>
            <w:proofErr w:type="spellEnd"/>
            <w:r w:rsidRPr="009404BB">
              <w:rPr>
                <w:sz w:val="20"/>
                <w:szCs w:val="20"/>
              </w:rPr>
              <w:t xml:space="preserve"> Mental </w:t>
            </w:r>
            <w:proofErr w:type="spellStart"/>
            <w:r w:rsidRPr="009404BB">
              <w:rPr>
                <w:sz w:val="20"/>
                <w:szCs w:val="20"/>
              </w:rPr>
              <w:t>Berbasis</w:t>
            </w:r>
            <w:proofErr w:type="spellEnd"/>
            <w:r w:rsidRPr="009404BB">
              <w:rPr>
                <w:sz w:val="20"/>
                <w:szCs w:val="20"/>
              </w:rPr>
              <w:t xml:space="preserve"> Incremental </w:t>
            </w:r>
            <w:proofErr w:type="spellStart"/>
            <w:r w:rsidRPr="009404BB">
              <w:rPr>
                <w:sz w:val="20"/>
                <w:szCs w:val="20"/>
              </w:rPr>
              <w:t>Knowladge</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Temporal Different Learning</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26FC5" w14:textId="70B26C67" w:rsidR="006A380B" w:rsidRPr="009404BB" w:rsidRDefault="006A380B" w:rsidP="00E67330">
            <w:pPr>
              <w:ind w:right="176"/>
              <w:jc w:val="center"/>
              <w:rPr>
                <w:color w:val="000000"/>
                <w:sz w:val="20"/>
                <w:szCs w:val="20"/>
              </w:rPr>
            </w:pPr>
            <w:r w:rsidRPr="009404BB">
              <w:rPr>
                <w:sz w:val="20"/>
                <w:szCs w:val="20"/>
              </w:rPr>
              <w:t xml:space="preserve">tokenizing, </w:t>
            </w:r>
            <w:proofErr w:type="spellStart"/>
            <w:r w:rsidRPr="009404BB">
              <w:rPr>
                <w:sz w:val="20"/>
                <w:szCs w:val="20"/>
              </w:rPr>
              <w:t>stopword</w:t>
            </w:r>
            <w:proofErr w:type="spellEnd"/>
            <w:r w:rsidRPr="009404BB">
              <w:rPr>
                <w:sz w:val="20"/>
                <w:szCs w:val="20"/>
              </w:rPr>
              <w:t>, stemming Temporal Different Learning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68E37" w14:textId="0B63C349" w:rsidR="006A380B" w:rsidRPr="009404BB" w:rsidRDefault="00E443F8" w:rsidP="00E67330">
            <w:pPr>
              <w:jc w:val="center"/>
              <w:rPr>
                <w:sz w:val="20"/>
                <w:szCs w:val="20"/>
              </w:rPr>
            </w:pPr>
            <w:r w:rsidRPr="009404BB">
              <w:rPr>
                <w:sz w:val="20"/>
                <w:szCs w:val="20"/>
              </w:rPr>
              <w:t>T</w:t>
            </w:r>
            <w:r w:rsidR="006A380B" w:rsidRPr="009404BB">
              <w:rPr>
                <w:sz w:val="20"/>
                <w:szCs w:val="20"/>
              </w:rPr>
              <w:t xml:space="preserve">okenizing, </w:t>
            </w:r>
            <w:proofErr w:type="spellStart"/>
            <w:r w:rsidRPr="009404BB">
              <w:rPr>
                <w:sz w:val="20"/>
                <w:szCs w:val="20"/>
              </w:rPr>
              <w:t>S</w:t>
            </w:r>
            <w:r w:rsidR="006A380B" w:rsidRPr="009404BB">
              <w:rPr>
                <w:sz w:val="20"/>
                <w:szCs w:val="20"/>
              </w:rPr>
              <w:t>topword</w:t>
            </w:r>
            <w:proofErr w:type="spellEnd"/>
            <w:r w:rsidR="006A380B" w:rsidRPr="009404BB">
              <w:rPr>
                <w:sz w:val="20"/>
                <w:szCs w:val="20"/>
              </w:rPr>
              <w:t xml:space="preserve">, </w:t>
            </w:r>
            <w:r w:rsidRPr="009404BB">
              <w:rPr>
                <w:sz w:val="20"/>
                <w:szCs w:val="20"/>
              </w:rPr>
              <w:t>S</w:t>
            </w:r>
            <w:r w:rsidR="006A380B" w:rsidRPr="009404BB">
              <w:rPr>
                <w:sz w:val="20"/>
                <w:szCs w:val="20"/>
              </w:rPr>
              <w:t>temming Temporal Different Learning</w:t>
            </w:r>
          </w:p>
        </w:tc>
      </w:tr>
      <w:tr w:rsidR="004B1EC6" w:rsidRPr="009404BB" w14:paraId="63A0697F"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A226DC" w14:textId="77777777" w:rsidR="004B1EC6" w:rsidRPr="009404BB" w:rsidRDefault="004B1EC6" w:rsidP="00E67330">
            <w:pPr>
              <w:jc w:val="center"/>
              <w:rPr>
                <w:sz w:val="20"/>
                <w:szCs w:val="20"/>
              </w:rPr>
            </w:pPr>
            <w:r w:rsidRPr="009404BB">
              <w:rPr>
                <w:sz w:val="20"/>
                <w:szCs w:val="20"/>
              </w:rPr>
              <w:t xml:space="preserve">Pembangunan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Akademik</w:t>
            </w:r>
            <w:proofErr w:type="spellEnd"/>
            <w:r w:rsidRPr="009404BB">
              <w:rPr>
                <w:sz w:val="20"/>
                <w:szCs w:val="20"/>
              </w:rPr>
              <w:t xml:space="preserve"> </w:t>
            </w:r>
            <w:proofErr w:type="spellStart"/>
            <w:r w:rsidRPr="009404BB">
              <w:rPr>
                <w:sz w:val="20"/>
                <w:szCs w:val="20"/>
              </w:rPr>
              <w:t>berbasis</w:t>
            </w:r>
            <w:proofErr w:type="spellEnd"/>
          </w:p>
          <w:p w14:paraId="7DB96F81" w14:textId="77777777" w:rsidR="004B1EC6" w:rsidRPr="009404BB" w:rsidRDefault="004B1EC6" w:rsidP="00E67330">
            <w:pPr>
              <w:jc w:val="center"/>
              <w:rPr>
                <w:sz w:val="20"/>
                <w:szCs w:val="20"/>
              </w:rPr>
            </w:pPr>
            <w:r w:rsidRPr="009404BB">
              <w:rPr>
                <w:sz w:val="20"/>
                <w:szCs w:val="20"/>
              </w:rPr>
              <w:t xml:space="preserve">Cosine </w:t>
            </w:r>
            <w:proofErr w:type="spellStart"/>
            <w:r w:rsidRPr="009404BB">
              <w:rPr>
                <w:sz w:val="20"/>
                <w:szCs w:val="20"/>
              </w:rPr>
              <w:t>Similiarity</w:t>
            </w:r>
            <w:proofErr w:type="spellEnd"/>
            <w:r w:rsidRPr="009404BB">
              <w:rPr>
                <w:sz w:val="20"/>
                <w:szCs w:val="20"/>
              </w:rPr>
              <w:t xml:space="preserve"> dan Library </w:t>
            </w:r>
            <w:proofErr w:type="spellStart"/>
            <w:r w:rsidRPr="009404BB">
              <w:rPr>
                <w:sz w:val="20"/>
                <w:szCs w:val="20"/>
              </w:rPr>
              <w:t>Sastrawi</w:t>
            </w:r>
            <w:proofErr w:type="spellEnd"/>
            <w:r w:rsidRPr="009404BB">
              <w:rPr>
                <w:sz w:val="20"/>
                <w:szCs w:val="20"/>
              </w:rPr>
              <w:t xml:space="preserve"> Stemmer (</w:t>
            </w:r>
            <w:proofErr w:type="spellStart"/>
            <w:r w:rsidRPr="009404BB">
              <w:rPr>
                <w:sz w:val="20"/>
                <w:szCs w:val="20"/>
              </w:rPr>
              <w:t>Studi</w:t>
            </w:r>
            <w:proofErr w:type="spellEnd"/>
            <w:r w:rsidRPr="009404BB">
              <w:rPr>
                <w:sz w:val="20"/>
                <w:szCs w:val="20"/>
              </w:rPr>
              <w:t xml:space="preserve"> </w:t>
            </w:r>
            <w:proofErr w:type="spellStart"/>
            <w:r w:rsidRPr="009404BB">
              <w:rPr>
                <w:sz w:val="20"/>
                <w:szCs w:val="20"/>
              </w:rPr>
              <w:t>Kasus</w:t>
            </w:r>
            <w:proofErr w:type="spellEnd"/>
            <w:r w:rsidRPr="009404BB">
              <w:rPr>
                <w:sz w:val="20"/>
                <w:szCs w:val="20"/>
              </w:rPr>
              <w:t>: Teknik</w:t>
            </w:r>
          </w:p>
          <w:p w14:paraId="643BB8B1" w14:textId="4DF7A0CC" w:rsidR="004B1EC6" w:rsidRPr="009404BB" w:rsidRDefault="004B1EC6" w:rsidP="00E67330">
            <w:pPr>
              <w:jc w:val="center"/>
              <w:rPr>
                <w:sz w:val="20"/>
                <w:szCs w:val="20"/>
              </w:rPr>
            </w:pPr>
            <w:proofErr w:type="spellStart"/>
            <w:r w:rsidRPr="009404BB">
              <w:rPr>
                <w:sz w:val="20"/>
                <w:szCs w:val="20"/>
              </w:rPr>
              <w:t>Informatika</w:t>
            </w:r>
            <w:proofErr w:type="spellEnd"/>
            <w:r w:rsidRPr="009404BB">
              <w:rPr>
                <w:sz w:val="20"/>
                <w:szCs w:val="20"/>
              </w:rPr>
              <w:t xml:space="preserve"> IT PLN).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93943" w14:textId="08065B6F" w:rsidR="004B1EC6" w:rsidRPr="009404BB" w:rsidRDefault="004B1EC6" w:rsidP="00E67330">
            <w:pPr>
              <w:ind w:right="176"/>
              <w:jc w:val="center"/>
              <w:rPr>
                <w:sz w:val="20"/>
                <w:szCs w:val="20"/>
              </w:rPr>
            </w:pPr>
            <w:r w:rsidRPr="009404BB">
              <w:rPr>
                <w:sz w:val="20"/>
                <w:szCs w:val="20"/>
              </w:rPr>
              <w:t xml:space="preserve">case folding, </w:t>
            </w:r>
            <w:proofErr w:type="spellStart"/>
            <w:r w:rsidRPr="009404BB">
              <w:rPr>
                <w:sz w:val="20"/>
                <w:szCs w:val="20"/>
              </w:rPr>
              <w:t>tokenisasi</w:t>
            </w:r>
            <w:proofErr w:type="spellEnd"/>
            <w:r w:rsidRPr="009404BB">
              <w:rPr>
                <w:sz w:val="20"/>
                <w:szCs w:val="20"/>
              </w:rPr>
              <w:t>, stop word, stemming Cosine Similarity</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6ACCF" w14:textId="435926F3" w:rsidR="004B1EC6" w:rsidRPr="009404BB" w:rsidRDefault="00E443F8" w:rsidP="00E67330">
            <w:pPr>
              <w:jc w:val="center"/>
              <w:rPr>
                <w:sz w:val="20"/>
                <w:szCs w:val="20"/>
              </w:rPr>
            </w:pPr>
            <w:r w:rsidRPr="009404BB">
              <w:rPr>
                <w:sz w:val="20"/>
                <w:szCs w:val="20"/>
              </w:rPr>
              <w:t>C</w:t>
            </w:r>
            <w:r w:rsidR="004B1EC6" w:rsidRPr="009404BB">
              <w:rPr>
                <w:sz w:val="20"/>
                <w:szCs w:val="20"/>
              </w:rPr>
              <w:t xml:space="preserve">ase </w:t>
            </w:r>
            <w:r w:rsidRPr="009404BB">
              <w:rPr>
                <w:sz w:val="20"/>
                <w:szCs w:val="20"/>
              </w:rPr>
              <w:t>F</w:t>
            </w:r>
            <w:r w:rsidR="004B1EC6" w:rsidRPr="009404BB">
              <w:rPr>
                <w:sz w:val="20"/>
                <w:szCs w:val="20"/>
              </w:rPr>
              <w:t xml:space="preserve">olding, </w:t>
            </w:r>
            <w:proofErr w:type="spellStart"/>
            <w:r w:rsidRPr="009404BB">
              <w:rPr>
                <w:sz w:val="20"/>
                <w:szCs w:val="20"/>
              </w:rPr>
              <w:t>T</w:t>
            </w:r>
            <w:r w:rsidR="004B1EC6" w:rsidRPr="009404BB">
              <w:rPr>
                <w:sz w:val="20"/>
                <w:szCs w:val="20"/>
              </w:rPr>
              <w:t>okenisasi</w:t>
            </w:r>
            <w:proofErr w:type="spellEnd"/>
            <w:r w:rsidR="004B1EC6" w:rsidRPr="009404BB">
              <w:rPr>
                <w:sz w:val="20"/>
                <w:szCs w:val="20"/>
              </w:rPr>
              <w:t xml:space="preserve">, </w:t>
            </w:r>
            <w:proofErr w:type="spellStart"/>
            <w:r w:rsidRPr="009404BB">
              <w:rPr>
                <w:sz w:val="20"/>
                <w:szCs w:val="20"/>
              </w:rPr>
              <w:t>S</w:t>
            </w:r>
            <w:r w:rsidR="004B1EC6" w:rsidRPr="009404BB">
              <w:rPr>
                <w:sz w:val="20"/>
                <w:szCs w:val="20"/>
              </w:rPr>
              <w:t>top</w:t>
            </w:r>
            <w:r w:rsidRPr="009404BB">
              <w:rPr>
                <w:sz w:val="20"/>
                <w:szCs w:val="20"/>
              </w:rPr>
              <w:t>w</w:t>
            </w:r>
            <w:r w:rsidR="004B1EC6" w:rsidRPr="009404BB">
              <w:rPr>
                <w:sz w:val="20"/>
                <w:szCs w:val="20"/>
              </w:rPr>
              <w:t>ord</w:t>
            </w:r>
            <w:proofErr w:type="spellEnd"/>
            <w:r w:rsidR="004B1EC6" w:rsidRPr="009404BB">
              <w:rPr>
                <w:sz w:val="20"/>
                <w:szCs w:val="20"/>
              </w:rPr>
              <w:t xml:space="preserve">, </w:t>
            </w:r>
            <w:r w:rsidRPr="009404BB">
              <w:rPr>
                <w:sz w:val="20"/>
                <w:szCs w:val="20"/>
              </w:rPr>
              <w:t>S</w:t>
            </w:r>
            <w:r w:rsidR="004B1EC6" w:rsidRPr="009404BB">
              <w:rPr>
                <w:sz w:val="20"/>
                <w:szCs w:val="20"/>
              </w:rPr>
              <w:t>temming</w:t>
            </w:r>
            <w:r w:rsidRPr="009404BB">
              <w:rPr>
                <w:sz w:val="20"/>
                <w:szCs w:val="20"/>
              </w:rPr>
              <w:t>,</w:t>
            </w:r>
            <w:r w:rsidR="004B1EC6" w:rsidRPr="009404BB">
              <w:rPr>
                <w:sz w:val="20"/>
                <w:szCs w:val="20"/>
              </w:rPr>
              <w:t xml:space="preserve"> Cosine Similarity</w:t>
            </w:r>
          </w:p>
        </w:tc>
      </w:tr>
      <w:tr w:rsidR="00B13FCA" w:rsidRPr="009404BB" w14:paraId="3979D886"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6FBF0A" w14:textId="14BC39F2" w:rsidR="00B13FCA" w:rsidRPr="009404BB" w:rsidRDefault="00B13FCA" w:rsidP="00E67330">
            <w:pPr>
              <w:jc w:val="center"/>
              <w:rPr>
                <w:sz w:val="20"/>
                <w:szCs w:val="20"/>
              </w:rPr>
            </w:pPr>
            <w:r w:rsidRPr="009404BB">
              <w:rPr>
                <w:sz w:val="20"/>
                <w:szCs w:val="20"/>
              </w:rPr>
              <w:t xml:space="preserve">Information Service Chatbot with Context Recognition and </w:t>
            </w:r>
            <w:r w:rsidRPr="009404BB">
              <w:rPr>
                <w:sz w:val="20"/>
                <w:szCs w:val="20"/>
              </w:rPr>
              <w:lastRenderedPageBreak/>
              <w:t>Synonym Detection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0EB3B" w14:textId="02BBBA20" w:rsidR="00B13FCA" w:rsidRPr="009404BB" w:rsidRDefault="00B13FCA" w:rsidP="00E67330">
            <w:pPr>
              <w:ind w:right="176"/>
              <w:jc w:val="center"/>
              <w:rPr>
                <w:sz w:val="20"/>
                <w:szCs w:val="20"/>
              </w:rPr>
            </w:pPr>
            <w:r w:rsidRPr="009404BB">
              <w:rPr>
                <w:color w:val="000000"/>
                <w:sz w:val="20"/>
                <w:szCs w:val="20"/>
              </w:rPr>
              <w:lastRenderedPageBreak/>
              <w:t xml:space="preserve">folding case, filtering, tokenizing, </w:t>
            </w:r>
            <w:proofErr w:type="spellStart"/>
            <w:r w:rsidRPr="009404BB">
              <w:rPr>
                <w:color w:val="000000"/>
                <w:sz w:val="20"/>
                <w:szCs w:val="20"/>
              </w:rPr>
              <w:t>stopword</w:t>
            </w:r>
            <w:proofErr w:type="spellEnd"/>
            <w:r w:rsidRPr="009404BB">
              <w:rPr>
                <w:color w:val="000000"/>
                <w:sz w:val="20"/>
                <w:szCs w:val="20"/>
              </w:rPr>
              <w:t xml:space="preserve"> removal, </w:t>
            </w:r>
            <w:proofErr w:type="spellStart"/>
            <w:r w:rsidRPr="009404BB">
              <w:rPr>
                <w:color w:val="000000"/>
                <w:sz w:val="20"/>
                <w:szCs w:val="20"/>
              </w:rPr>
              <w:t>vektorizing</w:t>
            </w:r>
            <w:proofErr w:type="spellEnd"/>
            <w:r w:rsidRPr="009404BB">
              <w:rPr>
                <w:color w:val="000000"/>
                <w:sz w:val="20"/>
                <w:szCs w:val="20"/>
              </w:rPr>
              <w:t xml:space="preserve">, </w:t>
            </w:r>
            <w:r w:rsidRPr="009404BB">
              <w:rPr>
                <w:color w:val="000000"/>
                <w:sz w:val="20"/>
                <w:szCs w:val="20"/>
              </w:rPr>
              <w:lastRenderedPageBreak/>
              <w:t>cosine similarity, synonym.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EF02" w14:textId="396A0DED" w:rsidR="00B13FCA" w:rsidRPr="009404BB" w:rsidRDefault="00B13FCA" w:rsidP="00E67330">
            <w:pPr>
              <w:jc w:val="center"/>
              <w:rPr>
                <w:sz w:val="20"/>
                <w:szCs w:val="20"/>
              </w:rPr>
            </w:pPr>
            <w:r w:rsidRPr="009404BB">
              <w:rPr>
                <w:sz w:val="20"/>
                <w:szCs w:val="20"/>
              </w:rPr>
              <w:lastRenderedPageBreak/>
              <w:t>Context Recognition, Cosine Similarity, Synonym</w:t>
            </w:r>
          </w:p>
        </w:tc>
      </w:tr>
    </w:tbl>
    <w:p w14:paraId="68C5682B" w14:textId="77777777" w:rsidR="00AE442D" w:rsidRPr="009404BB" w:rsidRDefault="00AE442D" w:rsidP="00A50BC5">
      <w:pPr>
        <w:spacing w:line="276" w:lineRule="auto"/>
        <w:ind w:right="461"/>
        <w:jc w:val="both"/>
        <w:rPr>
          <w:sz w:val="20"/>
          <w:szCs w:val="20"/>
        </w:rPr>
      </w:pPr>
    </w:p>
    <w:p w14:paraId="783A3626" w14:textId="77777777" w:rsidR="00AE442D" w:rsidRPr="009404BB" w:rsidRDefault="00AE442D" w:rsidP="00A50BC5">
      <w:pPr>
        <w:spacing w:line="276" w:lineRule="auto"/>
        <w:ind w:right="461"/>
        <w:jc w:val="both"/>
        <w:rPr>
          <w:sz w:val="20"/>
          <w:szCs w:val="20"/>
        </w:rPr>
      </w:pPr>
    </w:p>
    <w:p w14:paraId="6C3C4BA9" w14:textId="77777777" w:rsidR="00AE442D" w:rsidRPr="009404BB" w:rsidRDefault="00AE442D" w:rsidP="00A50BC5">
      <w:pPr>
        <w:spacing w:line="276" w:lineRule="auto"/>
        <w:ind w:right="461"/>
        <w:jc w:val="both"/>
        <w:rPr>
          <w:sz w:val="20"/>
          <w:szCs w:val="20"/>
        </w:rPr>
      </w:pPr>
    </w:p>
    <w:p w14:paraId="3345227D" w14:textId="77777777" w:rsidR="00AE442D" w:rsidRPr="009404BB" w:rsidRDefault="00AE442D" w:rsidP="00A50BC5">
      <w:pPr>
        <w:spacing w:line="276" w:lineRule="auto"/>
        <w:ind w:right="461"/>
        <w:jc w:val="both"/>
        <w:rPr>
          <w:sz w:val="20"/>
          <w:szCs w:val="20"/>
        </w:rPr>
      </w:pPr>
    </w:p>
    <w:p w14:paraId="09EFFFBB" w14:textId="77777777" w:rsidR="00116317" w:rsidRPr="009404BB" w:rsidRDefault="00116317" w:rsidP="00A50BC5">
      <w:pPr>
        <w:pStyle w:val="Heading1"/>
        <w:ind w:right="461"/>
        <w:rPr>
          <w:b w:val="0"/>
          <w:szCs w:val="20"/>
        </w:rPr>
      </w:pPr>
      <w:bookmarkStart w:id="62" w:name="_Toc176987403"/>
    </w:p>
    <w:p w14:paraId="1150E50E" w14:textId="77777777" w:rsidR="006342E8" w:rsidRPr="009404BB" w:rsidRDefault="006342E8" w:rsidP="006342E8"/>
    <w:p w14:paraId="509B553F" w14:textId="77777777" w:rsidR="006342E8" w:rsidRPr="009404BB" w:rsidRDefault="006342E8" w:rsidP="006342E8"/>
    <w:p w14:paraId="277807C4" w14:textId="77777777" w:rsidR="006342E8" w:rsidRPr="009404BB" w:rsidRDefault="006342E8" w:rsidP="006342E8"/>
    <w:p w14:paraId="0DA05593" w14:textId="77777777" w:rsidR="006342E8" w:rsidRPr="009404BB" w:rsidRDefault="006342E8" w:rsidP="006342E8"/>
    <w:p w14:paraId="19DB261F" w14:textId="77777777" w:rsidR="006342E8" w:rsidRPr="009404BB" w:rsidRDefault="006342E8" w:rsidP="006342E8"/>
    <w:p w14:paraId="77CCD980" w14:textId="77777777" w:rsidR="006342E8" w:rsidRPr="009404BB" w:rsidRDefault="006342E8" w:rsidP="006342E8"/>
    <w:p w14:paraId="6C0ECC4C" w14:textId="77777777" w:rsidR="006342E8" w:rsidRPr="009404BB" w:rsidRDefault="006342E8" w:rsidP="006342E8"/>
    <w:p w14:paraId="054B35E9" w14:textId="77777777" w:rsidR="006342E8" w:rsidRPr="009404BB" w:rsidRDefault="006342E8" w:rsidP="006342E8"/>
    <w:p w14:paraId="43843684" w14:textId="77777777" w:rsidR="006342E8" w:rsidRPr="009404BB" w:rsidRDefault="006342E8" w:rsidP="006342E8"/>
    <w:p w14:paraId="35089265" w14:textId="77777777" w:rsidR="006342E8" w:rsidRDefault="006342E8" w:rsidP="006342E8"/>
    <w:p w14:paraId="63D51C1D" w14:textId="77777777" w:rsidR="00FC3CB8" w:rsidRDefault="00FC3CB8" w:rsidP="006342E8"/>
    <w:p w14:paraId="1F401B70" w14:textId="77777777" w:rsidR="00FC3CB8" w:rsidRDefault="00FC3CB8" w:rsidP="006342E8"/>
    <w:p w14:paraId="5AB701ED" w14:textId="77777777" w:rsidR="00FC3CB8" w:rsidRDefault="00FC3CB8" w:rsidP="006342E8"/>
    <w:p w14:paraId="3F3F4C60" w14:textId="77777777" w:rsidR="00FC3CB8" w:rsidRDefault="00FC3CB8" w:rsidP="006342E8"/>
    <w:p w14:paraId="16847900" w14:textId="77777777" w:rsidR="00FC3CB8" w:rsidRDefault="00FC3CB8" w:rsidP="006342E8"/>
    <w:p w14:paraId="15AB8AB7" w14:textId="77777777" w:rsidR="00FC3CB8" w:rsidRDefault="00FC3CB8" w:rsidP="006342E8"/>
    <w:p w14:paraId="0FB5FA3A" w14:textId="77777777" w:rsidR="00FC3CB8" w:rsidRDefault="00FC3CB8" w:rsidP="006342E8"/>
    <w:p w14:paraId="539CF141" w14:textId="77777777" w:rsidR="00FC3CB8" w:rsidRDefault="00FC3CB8" w:rsidP="006342E8"/>
    <w:p w14:paraId="233061CB" w14:textId="77777777" w:rsidR="00FC3CB8" w:rsidRDefault="00FC3CB8" w:rsidP="006342E8"/>
    <w:p w14:paraId="1A48AD7B" w14:textId="77777777" w:rsidR="00FC3CB8" w:rsidRDefault="00FC3CB8" w:rsidP="006342E8"/>
    <w:p w14:paraId="75EBBAE3" w14:textId="77777777" w:rsidR="00FC3CB8" w:rsidRPr="009404BB" w:rsidRDefault="00FC3CB8" w:rsidP="006342E8"/>
    <w:p w14:paraId="00C28662" w14:textId="77777777" w:rsidR="006342E8" w:rsidRPr="009404BB" w:rsidRDefault="006342E8" w:rsidP="006342E8"/>
    <w:p w14:paraId="369FC3F2" w14:textId="77777777" w:rsidR="006342E8" w:rsidRPr="009404BB" w:rsidRDefault="006342E8" w:rsidP="006342E8"/>
    <w:p w14:paraId="17F5F5F6" w14:textId="77777777" w:rsidR="006342E8" w:rsidRPr="009404BB" w:rsidRDefault="006342E8" w:rsidP="006342E8"/>
    <w:p w14:paraId="4B1B6972" w14:textId="0943A97F" w:rsidR="003D3E9B" w:rsidRPr="009404BB" w:rsidRDefault="00CE610A" w:rsidP="00116317">
      <w:pPr>
        <w:pStyle w:val="Heading1"/>
      </w:pPr>
      <w:bookmarkStart w:id="63" w:name="_Toc187674094"/>
      <w:r w:rsidRPr="009404BB">
        <w:lastRenderedPageBreak/>
        <w:t>BAB 3</w:t>
      </w:r>
      <w:r w:rsidRPr="009404BB">
        <w:br/>
        <w:t>DESKRIPSI SISTEM</w:t>
      </w:r>
      <w:bookmarkEnd w:id="62"/>
      <w:bookmarkEnd w:id="63"/>
    </w:p>
    <w:p w14:paraId="75A90CC2" w14:textId="77777777" w:rsidR="003D3E9B" w:rsidRPr="009404BB" w:rsidRDefault="003D3E9B" w:rsidP="00A50BC5">
      <w:pPr>
        <w:spacing w:line="276" w:lineRule="auto"/>
        <w:ind w:right="461"/>
        <w:rPr>
          <w:sz w:val="20"/>
          <w:szCs w:val="20"/>
        </w:rPr>
      </w:pPr>
    </w:p>
    <w:p w14:paraId="715B6037" w14:textId="4E800956" w:rsidR="003D3E9B" w:rsidRPr="009404BB" w:rsidRDefault="00CE610A" w:rsidP="00A50BC5">
      <w:pPr>
        <w:pStyle w:val="Heading2"/>
        <w:ind w:right="461"/>
        <w:rPr>
          <w:rFonts w:cs="Times New Roman"/>
          <w:bCs/>
          <w:szCs w:val="20"/>
        </w:rPr>
      </w:pPr>
      <w:bookmarkStart w:id="64" w:name="_Toc176987404"/>
      <w:bookmarkStart w:id="65" w:name="_Toc187674095"/>
      <w:r w:rsidRPr="009404BB">
        <w:rPr>
          <w:rFonts w:cs="Times New Roman"/>
          <w:bCs/>
          <w:szCs w:val="20"/>
        </w:rPr>
        <w:t>3.1 DESKRIPSI SOLUSI</w:t>
      </w:r>
      <w:bookmarkEnd w:id="64"/>
      <w:bookmarkEnd w:id="65"/>
    </w:p>
    <w:p w14:paraId="70FA4CF6" w14:textId="04B2547F" w:rsidR="00D85EC0" w:rsidRPr="009404BB" w:rsidRDefault="00D85EC0" w:rsidP="00A50BC5">
      <w:pPr>
        <w:spacing w:line="276" w:lineRule="auto"/>
        <w:ind w:right="461" w:firstLine="340"/>
        <w:jc w:val="both"/>
        <w:rPr>
          <w:sz w:val="20"/>
          <w:szCs w:val="20"/>
        </w:rPr>
      </w:pPr>
      <w:proofErr w:type="spellStart"/>
      <w:r w:rsidRPr="009404BB">
        <w:rPr>
          <w:sz w:val="20"/>
          <w:szCs w:val="20"/>
        </w:rPr>
        <w:t>Seiring</w:t>
      </w:r>
      <w:proofErr w:type="spellEnd"/>
      <w:r w:rsidRPr="009404BB">
        <w:rPr>
          <w:sz w:val="20"/>
          <w:szCs w:val="20"/>
        </w:rPr>
        <w:t xml:space="preserve"> </w:t>
      </w:r>
      <w:proofErr w:type="spellStart"/>
      <w:r w:rsidRPr="009404BB">
        <w:rPr>
          <w:sz w:val="20"/>
          <w:szCs w:val="20"/>
        </w:rPr>
        <w:t>meningkatnya</w:t>
      </w:r>
      <w:proofErr w:type="spellEnd"/>
      <w:r w:rsidRPr="009404BB">
        <w:rPr>
          <w:sz w:val="20"/>
          <w:szCs w:val="20"/>
        </w:rPr>
        <w:t xml:space="preserve"> </w:t>
      </w:r>
      <w:proofErr w:type="spellStart"/>
      <w:r w:rsidRPr="009404BB">
        <w:rPr>
          <w:sz w:val="20"/>
          <w:szCs w:val="20"/>
        </w:rPr>
        <w:t>kompleksitas</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pada PT Telkom Indonesia Tribe Agree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jumlah</w:t>
      </w:r>
      <w:proofErr w:type="spellEnd"/>
      <w:r w:rsidRPr="009404BB">
        <w:rPr>
          <w:sz w:val="20"/>
          <w:szCs w:val="20"/>
        </w:rPr>
        <w:t xml:space="preserve"> test case yang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dikelola</w:t>
      </w:r>
      <w:proofErr w:type="spellEnd"/>
      <w:r w:rsidRPr="009404BB">
        <w:rPr>
          <w:sz w:val="20"/>
          <w:szCs w:val="20"/>
        </w:rPr>
        <w:t xml:space="preserve"> juga </w:t>
      </w:r>
      <w:proofErr w:type="spellStart"/>
      <w:r w:rsidRPr="009404BB">
        <w:rPr>
          <w:sz w:val="20"/>
          <w:szCs w:val="20"/>
        </w:rPr>
        <w:t>meningkat</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Oleh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mengusulkan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context recognition.</w:t>
      </w:r>
    </w:p>
    <w:p w14:paraId="4D676916" w14:textId="77777777" w:rsidR="00D85EC0" w:rsidRPr="009404BB" w:rsidRDefault="00D85EC0" w:rsidP="00A50BC5">
      <w:pPr>
        <w:spacing w:line="276" w:lineRule="auto"/>
        <w:ind w:right="461" w:firstLine="340"/>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context recognition dan cosine similarity,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alasan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pendekatan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diantaranya</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yang </w:t>
      </w:r>
      <w:proofErr w:type="spellStart"/>
      <w:r w:rsidRPr="009404BB">
        <w:rPr>
          <w:sz w:val="20"/>
          <w:szCs w:val="20"/>
        </w:rPr>
        <w:t>biasanya</w:t>
      </w:r>
      <w:proofErr w:type="spellEnd"/>
      <w:r w:rsidRPr="009404BB">
        <w:rPr>
          <w:sz w:val="20"/>
          <w:szCs w:val="20"/>
        </w:rPr>
        <w:t xml:space="preserve"> </w:t>
      </w:r>
      <w:proofErr w:type="spellStart"/>
      <w:r w:rsidRPr="009404BB">
        <w:rPr>
          <w:sz w:val="20"/>
          <w:szCs w:val="20"/>
        </w:rPr>
        <w:t>dihabiskan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manual. </w:t>
      </w:r>
      <w:proofErr w:type="spellStart"/>
      <w:r w:rsidRPr="009404BB">
        <w:rPr>
          <w:sz w:val="20"/>
          <w:szCs w:val="20"/>
        </w:rPr>
        <w:t>Kedua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pemahaman</w:t>
      </w:r>
      <w:proofErr w:type="spellEnd"/>
      <w:r w:rsidRPr="009404BB">
        <w:rPr>
          <w:sz w:val="20"/>
          <w:szCs w:val="20"/>
        </w:rPr>
        <w:t xml:space="preserve"> </w:t>
      </w:r>
      <w:proofErr w:type="spellStart"/>
      <w:r w:rsidRPr="009404BB">
        <w:rPr>
          <w:sz w:val="20"/>
          <w:szCs w:val="20"/>
        </w:rPr>
        <w:t>semantik</w:t>
      </w:r>
      <w:proofErr w:type="spellEnd"/>
      <w:r w:rsidRPr="009404BB">
        <w:rPr>
          <w:sz w:val="20"/>
          <w:szCs w:val="20"/>
        </w:rPr>
        <w:t xml:space="preserve"> dan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berarti</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khawatir</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 xml:space="preserve"> </w:t>
      </w:r>
      <w:proofErr w:type="spellStart"/>
      <w:r w:rsidRPr="009404BB">
        <w:rPr>
          <w:sz w:val="20"/>
          <w:szCs w:val="20"/>
        </w:rPr>
        <w:t>terminologi</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format query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karena</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variasi</w:t>
      </w:r>
      <w:proofErr w:type="spellEnd"/>
      <w:r w:rsidRPr="009404BB">
        <w:rPr>
          <w:sz w:val="20"/>
          <w:szCs w:val="20"/>
        </w:rPr>
        <w:t xml:space="preserve"> input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efektif</w:t>
      </w:r>
      <w:proofErr w:type="spellEnd"/>
      <w:r w:rsidRPr="009404BB">
        <w:rPr>
          <w:sz w:val="20"/>
          <w:szCs w:val="20"/>
        </w:rPr>
        <w:t xml:space="preserve">. </w:t>
      </w:r>
      <w:proofErr w:type="spellStart"/>
      <w:r w:rsidRPr="009404BB">
        <w:rPr>
          <w:sz w:val="20"/>
          <w:szCs w:val="20"/>
        </w:rPr>
        <w:t>Ketiga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mengotomatisasi</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pengelolaan</w:t>
      </w:r>
      <w:proofErr w:type="spellEnd"/>
      <w:r w:rsidRPr="009404BB">
        <w:rPr>
          <w:sz w:val="20"/>
          <w:szCs w:val="20"/>
        </w:rPr>
        <w:t xml:space="preserve"> test case, chatbot </w:t>
      </w:r>
      <w:proofErr w:type="spellStart"/>
      <w:r w:rsidRPr="009404BB">
        <w:rPr>
          <w:sz w:val="20"/>
          <w:szCs w:val="20"/>
        </w:rPr>
        <w:t>ini</w:t>
      </w:r>
      <w:proofErr w:type="spellEnd"/>
      <w:r w:rsidRPr="009404BB">
        <w:rPr>
          <w:sz w:val="20"/>
          <w:szCs w:val="20"/>
        </w:rPr>
        <w:t xml:space="preserve"> juga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beban</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manual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aspek-aspek</w:t>
      </w:r>
      <w:proofErr w:type="spellEnd"/>
      <w:r w:rsidRPr="009404BB">
        <w:rPr>
          <w:sz w:val="20"/>
          <w:szCs w:val="20"/>
        </w:rPr>
        <w:t xml:space="preserve"> lain </w:t>
      </w:r>
      <w:proofErr w:type="spellStart"/>
      <w:r w:rsidRPr="009404BB">
        <w:rPr>
          <w:sz w:val="20"/>
          <w:szCs w:val="20"/>
        </w:rPr>
        <w:t>dari</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dan </w:t>
      </w:r>
      <w:proofErr w:type="spellStart"/>
      <w:r w:rsidRPr="009404BB">
        <w:rPr>
          <w:sz w:val="20"/>
          <w:szCs w:val="20"/>
        </w:rPr>
        <w:t>kritis</w:t>
      </w:r>
      <w:proofErr w:type="spellEnd"/>
      <w:r w:rsidRPr="009404BB">
        <w:rPr>
          <w:sz w:val="20"/>
          <w:szCs w:val="20"/>
        </w:rPr>
        <w:t>.</w:t>
      </w:r>
    </w:p>
    <w:p w14:paraId="702303C0" w14:textId="77B87461" w:rsidR="004603BA" w:rsidRPr="009404BB" w:rsidRDefault="00D85EC0" w:rsidP="00A50BC5">
      <w:pPr>
        <w:spacing w:line="276" w:lineRule="auto"/>
        <w:ind w:right="461" w:firstLine="340"/>
        <w:jc w:val="both"/>
        <w:rPr>
          <w:sz w:val="20"/>
          <w:szCs w:val="20"/>
        </w:rPr>
      </w:pP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penerapan</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PT Telkom Indonesia Tribe Agree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test case yang </w:t>
      </w:r>
      <w:proofErr w:type="spellStart"/>
      <w:r w:rsidRPr="009404BB">
        <w:rPr>
          <w:sz w:val="20"/>
          <w:szCs w:val="20"/>
        </w:rPr>
        <w:t>terus</w:t>
      </w:r>
      <w:proofErr w:type="spellEnd"/>
      <w:r w:rsidRPr="009404BB">
        <w:rPr>
          <w:sz w:val="20"/>
          <w:szCs w:val="20"/>
        </w:rPr>
        <w:t xml:space="preserve"> </w:t>
      </w:r>
      <w:proofErr w:type="spellStart"/>
      <w:r w:rsidRPr="009404BB">
        <w:rPr>
          <w:sz w:val="20"/>
          <w:szCs w:val="20"/>
        </w:rPr>
        <w:t>bertambah</w:t>
      </w:r>
      <w:proofErr w:type="spellEnd"/>
      <w:r w:rsidRPr="009404BB">
        <w:rPr>
          <w:sz w:val="20"/>
          <w:szCs w:val="20"/>
        </w:rPr>
        <w:t xml:space="preserve"> </w:t>
      </w:r>
      <w:proofErr w:type="spellStart"/>
      <w:r w:rsidRPr="009404BB">
        <w:rPr>
          <w:sz w:val="20"/>
          <w:szCs w:val="20"/>
        </w:rPr>
        <w:t>jumlahnya</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juga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interaksi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natural dan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terbatas</w:t>
      </w:r>
      <w:proofErr w:type="spellEnd"/>
      <w:r w:rsidRPr="009404BB">
        <w:rPr>
          <w:sz w:val="20"/>
          <w:szCs w:val="20"/>
        </w:rPr>
        <w:t xml:space="preserve"> oleh </w:t>
      </w:r>
      <w:proofErr w:type="spellStart"/>
      <w:r w:rsidRPr="009404BB">
        <w:rPr>
          <w:sz w:val="20"/>
          <w:szCs w:val="20"/>
        </w:rPr>
        <w:t>skenario</w:t>
      </w:r>
      <w:proofErr w:type="spellEnd"/>
      <w:r w:rsidRPr="009404BB">
        <w:rPr>
          <w:sz w:val="20"/>
          <w:szCs w:val="20"/>
        </w:rPr>
        <w:t xml:space="preserve"> </w:t>
      </w:r>
      <w:proofErr w:type="spellStart"/>
      <w:r w:rsidRPr="009404BB">
        <w:rPr>
          <w:sz w:val="20"/>
          <w:szCs w:val="20"/>
        </w:rPr>
        <w:t>tertentu</w:t>
      </w:r>
      <w:proofErr w:type="spellEnd"/>
      <w:r w:rsidRPr="009404BB">
        <w:rPr>
          <w:sz w:val="20"/>
          <w:szCs w:val="20"/>
        </w:rPr>
        <w:t>.</w:t>
      </w:r>
      <w:bookmarkStart w:id="66" w:name="_Toc176987405"/>
    </w:p>
    <w:p w14:paraId="0CA21112" w14:textId="77777777" w:rsidR="00662486" w:rsidRPr="009404BB" w:rsidRDefault="00662486" w:rsidP="00A50BC5">
      <w:pPr>
        <w:ind w:right="461"/>
        <w:rPr>
          <w:sz w:val="20"/>
          <w:szCs w:val="20"/>
        </w:rPr>
      </w:pPr>
    </w:p>
    <w:p w14:paraId="7BE8D75A" w14:textId="77777777" w:rsidR="00662486" w:rsidRPr="009404BB" w:rsidRDefault="00662486" w:rsidP="00A50BC5">
      <w:pPr>
        <w:ind w:right="461"/>
        <w:rPr>
          <w:sz w:val="20"/>
          <w:szCs w:val="20"/>
        </w:rPr>
      </w:pPr>
    </w:p>
    <w:p w14:paraId="7CDCB69B" w14:textId="54A1C99F" w:rsidR="003D3E9B" w:rsidRPr="009404BB" w:rsidRDefault="00CE610A" w:rsidP="00A50BC5">
      <w:pPr>
        <w:pStyle w:val="Heading2"/>
        <w:ind w:right="461"/>
        <w:rPr>
          <w:rFonts w:cs="Times New Roman"/>
          <w:bCs/>
          <w:szCs w:val="20"/>
        </w:rPr>
      </w:pPr>
      <w:bookmarkStart w:id="67" w:name="_Toc187674096"/>
      <w:r w:rsidRPr="009404BB">
        <w:rPr>
          <w:rFonts w:cs="Times New Roman"/>
          <w:bCs/>
          <w:szCs w:val="20"/>
        </w:rPr>
        <w:lastRenderedPageBreak/>
        <w:t>3.2 DESAIN SISTEM</w:t>
      </w:r>
      <w:bookmarkEnd w:id="66"/>
      <w:bookmarkEnd w:id="67"/>
      <w:r w:rsidR="00BD6C2C" w:rsidRPr="009404BB">
        <w:rPr>
          <w:rFonts w:cs="Times New Roman"/>
          <w:bCs/>
          <w:szCs w:val="20"/>
        </w:rPr>
        <w:t xml:space="preserve"> </w:t>
      </w:r>
    </w:p>
    <w:p w14:paraId="7FDD435B" w14:textId="638F803A" w:rsidR="002B67E2" w:rsidRPr="009404BB" w:rsidRDefault="00AA0E22" w:rsidP="00A50BC5">
      <w:pPr>
        <w:spacing w:line="276" w:lineRule="auto"/>
        <w:ind w:right="461" w:firstLine="340"/>
        <w:jc w:val="both"/>
        <w:rPr>
          <w:sz w:val="20"/>
          <w:szCs w:val="20"/>
        </w:rPr>
      </w:pP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kami </w:t>
      </w:r>
      <w:proofErr w:type="spellStart"/>
      <w:r w:rsidRPr="009404BB">
        <w:rPr>
          <w:sz w:val="20"/>
          <w:szCs w:val="20"/>
        </w:rPr>
        <w:t>menyusun</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alur</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gambar</w:t>
      </w:r>
      <w:proofErr w:type="spellEnd"/>
      <w:r w:rsidRPr="009404BB">
        <w:rPr>
          <w:sz w:val="20"/>
          <w:szCs w:val="20"/>
        </w:rPr>
        <w:t xml:space="preserve"> 3.1</w:t>
      </w:r>
    </w:p>
    <w:p w14:paraId="17CDFD65" w14:textId="0B6F84C5" w:rsidR="00591476" w:rsidRPr="009404BB" w:rsidRDefault="00662486" w:rsidP="002C01CC">
      <w:pPr>
        <w:spacing w:line="276" w:lineRule="auto"/>
        <w:ind w:right="461"/>
        <w:jc w:val="both"/>
        <w:rPr>
          <w:sz w:val="20"/>
          <w:szCs w:val="20"/>
        </w:rPr>
      </w:pPr>
      <w:r w:rsidRPr="009404BB">
        <w:rPr>
          <w:noProof/>
          <w:sz w:val="20"/>
          <w:szCs w:val="20"/>
        </w:rPr>
        <w:drawing>
          <wp:anchor distT="0" distB="0" distL="114300" distR="114300" simplePos="0" relativeHeight="251706880" behindDoc="0" locked="0" layoutInCell="1" allowOverlap="1" wp14:anchorId="696A371A" wp14:editId="637C12EC">
            <wp:simplePos x="0" y="0"/>
            <wp:positionH relativeFrom="column">
              <wp:posOffset>-497719</wp:posOffset>
            </wp:positionH>
            <wp:positionV relativeFrom="paragraph">
              <wp:posOffset>203200</wp:posOffset>
            </wp:positionV>
            <wp:extent cx="4524375" cy="2618740"/>
            <wp:effectExtent l="0" t="0" r="0" b="0"/>
            <wp:wrapThrough wrapText="bothSides">
              <wp:wrapPolygon edited="0">
                <wp:start x="0" y="0"/>
                <wp:lineTo x="0" y="21474"/>
                <wp:lineTo x="21524" y="21474"/>
                <wp:lineTo x="21524" y="0"/>
                <wp:lineTo x="0" y="0"/>
              </wp:wrapPolygon>
            </wp:wrapThrough>
            <wp:docPr id="388656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6852" name="Picture 3886568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4375" cy="2618740"/>
                    </a:xfrm>
                    <a:prstGeom prst="rect">
                      <a:avLst/>
                    </a:prstGeom>
                  </pic:spPr>
                </pic:pic>
              </a:graphicData>
            </a:graphic>
            <wp14:sizeRelH relativeFrom="page">
              <wp14:pctWidth>0</wp14:pctWidth>
            </wp14:sizeRelH>
            <wp14:sizeRelV relativeFrom="page">
              <wp14:pctHeight>0</wp14:pctHeight>
            </wp14:sizeRelV>
          </wp:anchor>
        </w:drawing>
      </w:r>
    </w:p>
    <w:p w14:paraId="08E9DD4E" w14:textId="67434885" w:rsidR="00591476" w:rsidRPr="009404BB" w:rsidRDefault="006342E8" w:rsidP="002C01CC">
      <w:pPr>
        <w:pStyle w:val="Caption"/>
        <w:jc w:val="center"/>
        <w:rPr>
          <w:b/>
          <w:bCs/>
          <w:i w:val="0"/>
          <w:iCs w:val="0"/>
          <w:color w:val="000000" w:themeColor="text1"/>
          <w:sz w:val="20"/>
          <w:szCs w:val="20"/>
        </w:rPr>
      </w:pPr>
      <w:bookmarkStart w:id="68" w:name="_Toc187666659"/>
      <w:bookmarkStart w:id="69" w:name="_Toc187668436"/>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Desain </w:t>
      </w:r>
      <w:proofErr w:type="spellStart"/>
      <w:r w:rsidRPr="009404BB">
        <w:rPr>
          <w:b/>
          <w:bCs/>
          <w:i w:val="0"/>
          <w:iCs w:val="0"/>
          <w:color w:val="000000" w:themeColor="text1"/>
          <w:sz w:val="20"/>
          <w:szCs w:val="20"/>
        </w:rPr>
        <w:t>Sistem</w:t>
      </w:r>
      <w:proofErr w:type="spellEnd"/>
      <w:r w:rsidRPr="009404BB">
        <w:rPr>
          <w:b/>
          <w:bCs/>
          <w:i w:val="0"/>
          <w:iCs w:val="0"/>
          <w:color w:val="000000" w:themeColor="text1"/>
          <w:sz w:val="20"/>
          <w:szCs w:val="20"/>
        </w:rPr>
        <w:t xml:space="preserve"> Alur </w:t>
      </w:r>
      <w:proofErr w:type="spellStart"/>
      <w:r w:rsidRPr="009404BB">
        <w:rPr>
          <w:b/>
          <w:bCs/>
          <w:i w:val="0"/>
          <w:iCs w:val="0"/>
          <w:color w:val="000000" w:themeColor="text1"/>
          <w:sz w:val="20"/>
          <w:szCs w:val="20"/>
        </w:rPr>
        <w:t>Kerja</w:t>
      </w:r>
      <w:proofErr w:type="spellEnd"/>
      <w:r w:rsidRPr="009404BB">
        <w:rPr>
          <w:b/>
          <w:bCs/>
          <w:i w:val="0"/>
          <w:iCs w:val="0"/>
          <w:color w:val="000000" w:themeColor="text1"/>
          <w:sz w:val="20"/>
          <w:szCs w:val="20"/>
        </w:rPr>
        <w:t xml:space="preserve"> Platform</w:t>
      </w:r>
      <w:bookmarkEnd w:id="68"/>
      <w:bookmarkEnd w:id="69"/>
      <w:r w:rsidR="00591476" w:rsidRPr="009404BB">
        <w:rPr>
          <w:b/>
          <w:bCs/>
          <w:i w:val="0"/>
          <w:iCs w:val="0"/>
          <w:color w:val="000000" w:themeColor="text1"/>
          <w:sz w:val="20"/>
          <w:szCs w:val="20"/>
        </w:rPr>
        <w:fldChar w:fldCharType="begin"/>
      </w:r>
      <w:r w:rsidR="00591476" w:rsidRPr="009404BB">
        <w:rPr>
          <w:b/>
          <w:bCs/>
          <w:i w:val="0"/>
          <w:iCs w:val="0"/>
          <w:color w:val="000000" w:themeColor="text1"/>
          <w:sz w:val="20"/>
          <w:szCs w:val="20"/>
        </w:rPr>
        <w:instrText xml:space="preserve"> INCLUDEPICTURE "blob:https://web.whatsapp.com/86827159-3299-48e1-905d-55ce5c4ccf29" \* MERGEFORMATINET </w:instrText>
      </w:r>
      <w:r w:rsidR="00591476" w:rsidRPr="009404BB">
        <w:rPr>
          <w:b/>
          <w:bCs/>
          <w:i w:val="0"/>
          <w:iCs w:val="0"/>
          <w:color w:val="000000" w:themeColor="text1"/>
          <w:sz w:val="20"/>
          <w:szCs w:val="20"/>
        </w:rPr>
        <w:fldChar w:fldCharType="separate"/>
      </w:r>
      <w:r w:rsidR="00591476" w:rsidRPr="009404BB">
        <w:rPr>
          <w:b/>
          <w:bCs/>
          <w:i w:val="0"/>
          <w:iCs w:val="0"/>
          <w:color w:val="000000" w:themeColor="text1"/>
          <w:sz w:val="20"/>
          <w:szCs w:val="20"/>
        </w:rPr>
        <w:fldChar w:fldCharType="end"/>
      </w:r>
    </w:p>
    <w:p w14:paraId="302B959D" w14:textId="14A4BBCC" w:rsidR="00095EE7" w:rsidRPr="009404BB" w:rsidRDefault="0010534E" w:rsidP="00A50BC5">
      <w:pPr>
        <w:spacing w:line="276" w:lineRule="auto"/>
        <w:ind w:right="461" w:firstLine="340"/>
        <w:jc w:val="both"/>
        <w:rPr>
          <w:sz w:val="20"/>
          <w:szCs w:val="20"/>
        </w:rPr>
      </w:pPr>
      <w:r w:rsidRPr="009404BB">
        <w:rPr>
          <w:sz w:val="20"/>
          <w:szCs w:val="20"/>
        </w:rPr>
        <w:t xml:space="preserve">Pada Gambar 3.1 </w:t>
      </w:r>
      <w:proofErr w:type="spellStart"/>
      <w:r w:rsidRPr="009404BB">
        <w:rPr>
          <w:sz w:val="20"/>
          <w:szCs w:val="20"/>
        </w:rPr>
        <w:t>dijelaskan</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mencapai</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optimal. Langkah </w:t>
      </w:r>
      <w:proofErr w:type="spellStart"/>
      <w:r w:rsidRPr="009404BB">
        <w:rPr>
          <w:sz w:val="20"/>
          <w:szCs w:val="20"/>
        </w:rPr>
        <w:t>pertama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preprocessing, yang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memproses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input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kolom</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w:t>
      </w:r>
      <w:proofErr w:type="spellStart"/>
      <w:r w:rsidRPr="009404BB">
        <w:rPr>
          <w:sz w:val="20"/>
          <w:szCs w:val="20"/>
        </w:rPr>
        <w:t>Selanjutnya</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text vectorizing, </w:t>
      </w:r>
      <w:proofErr w:type="spellStart"/>
      <w:r w:rsidRPr="009404BB">
        <w:rPr>
          <w:sz w:val="20"/>
          <w:szCs w:val="20"/>
        </w:rPr>
        <w:t>yaitu</w:t>
      </w:r>
      <w:proofErr w:type="spellEnd"/>
      <w:r w:rsidRPr="009404BB">
        <w:rPr>
          <w:sz w:val="20"/>
          <w:szCs w:val="20"/>
        </w:rPr>
        <w:t xml:space="preserve"> proses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preprocessing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representasi</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Langkah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penyaringan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Metode</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berperan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kata </w:t>
      </w:r>
      <w:proofErr w:type="spellStart"/>
      <w:r w:rsidRPr="009404BB">
        <w:rPr>
          <w:sz w:val="20"/>
          <w:szCs w:val="20"/>
        </w:rPr>
        <w:t>kunci</w:t>
      </w:r>
      <w:proofErr w:type="spellEnd"/>
      <w:r w:rsidRPr="009404BB">
        <w:rPr>
          <w:sz w:val="20"/>
          <w:szCs w:val="20"/>
        </w:rPr>
        <w:t xml:space="preserve"> yang </w:t>
      </w:r>
      <w:proofErr w:type="spellStart"/>
      <w:r w:rsidRPr="009404BB">
        <w:rPr>
          <w:sz w:val="20"/>
          <w:szCs w:val="20"/>
        </w:rPr>
        <w:t>dihasilkan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kata </w:t>
      </w:r>
      <w:proofErr w:type="spellStart"/>
      <w:r w:rsidRPr="009404BB">
        <w:rPr>
          <w:sz w:val="20"/>
          <w:szCs w:val="20"/>
        </w:rPr>
        <w:t>kunci</w:t>
      </w:r>
      <w:proofErr w:type="spellEnd"/>
      <w:r w:rsidRPr="009404BB">
        <w:rPr>
          <w:sz w:val="20"/>
          <w:szCs w:val="20"/>
        </w:rPr>
        <w:t xml:space="preserve"> yang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keunggulan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terpengaruh</w:t>
      </w:r>
      <w:proofErr w:type="spellEnd"/>
      <w:r w:rsidRPr="009404BB">
        <w:rPr>
          <w:sz w:val="20"/>
          <w:szCs w:val="20"/>
        </w:rPr>
        <w:t xml:space="preserve"> oleh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lastRenderedPageBreak/>
        <w:t>kemampuannya</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akurasi</w:t>
      </w:r>
      <w:proofErr w:type="spellEnd"/>
      <w:r w:rsidRPr="009404BB">
        <w:rPr>
          <w:sz w:val="20"/>
          <w:szCs w:val="20"/>
        </w:rPr>
        <w:t xml:space="preserve"> yang </w:t>
      </w:r>
      <w:proofErr w:type="spellStart"/>
      <w:r w:rsidRPr="009404BB">
        <w:rPr>
          <w:sz w:val="20"/>
          <w:szCs w:val="20"/>
        </w:rPr>
        <w:t>tinggi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 xml:space="preserve">, chatbot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menemukan</w:t>
      </w:r>
      <w:proofErr w:type="spellEnd"/>
      <w:r w:rsidRPr="009404BB">
        <w:rPr>
          <w:sz w:val="20"/>
          <w:szCs w:val="20"/>
        </w:rPr>
        <w:t xml:space="preserve"> dan </w:t>
      </w:r>
      <w:proofErr w:type="spellStart"/>
      <w:r w:rsidRPr="009404BB">
        <w:rPr>
          <w:sz w:val="20"/>
          <w:szCs w:val="20"/>
        </w:rPr>
        <w:t>menyajikan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permintaan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w:t>
      </w:r>
    </w:p>
    <w:p w14:paraId="752439DA" w14:textId="5045277F" w:rsidR="00D85EC0" w:rsidRPr="009404BB" w:rsidRDefault="00920839" w:rsidP="002C01CC">
      <w:pPr>
        <w:keepNext/>
        <w:spacing w:line="276" w:lineRule="auto"/>
        <w:ind w:right="461"/>
        <w:jc w:val="both"/>
        <w:rPr>
          <w:sz w:val="20"/>
          <w:szCs w:val="20"/>
        </w:rPr>
      </w:pPr>
      <w:r w:rsidRPr="009404BB">
        <w:rPr>
          <w:noProof/>
          <w:sz w:val="20"/>
          <w:szCs w:val="20"/>
        </w:rPr>
        <w:drawing>
          <wp:anchor distT="0" distB="0" distL="114300" distR="114300" simplePos="0" relativeHeight="251705856" behindDoc="0" locked="0" layoutInCell="1" allowOverlap="1" wp14:anchorId="31A7D949" wp14:editId="12B54657">
            <wp:simplePos x="0" y="0"/>
            <wp:positionH relativeFrom="column">
              <wp:posOffset>-208435</wp:posOffset>
            </wp:positionH>
            <wp:positionV relativeFrom="paragraph">
              <wp:posOffset>296545</wp:posOffset>
            </wp:positionV>
            <wp:extent cx="4201160" cy="439420"/>
            <wp:effectExtent l="0" t="0" r="2540" b="5080"/>
            <wp:wrapThrough wrapText="bothSides">
              <wp:wrapPolygon edited="0">
                <wp:start x="0" y="0"/>
                <wp:lineTo x="0" y="21225"/>
                <wp:lineTo x="21548" y="21225"/>
                <wp:lineTo x="21548" y="0"/>
                <wp:lineTo x="0" y="0"/>
              </wp:wrapPolygon>
            </wp:wrapThrough>
            <wp:docPr id="96320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048" name="Picture 963200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1160" cy="439420"/>
                    </a:xfrm>
                    <a:prstGeom prst="rect">
                      <a:avLst/>
                    </a:prstGeom>
                  </pic:spPr>
                </pic:pic>
              </a:graphicData>
            </a:graphic>
            <wp14:sizeRelH relativeFrom="page">
              <wp14:pctWidth>0</wp14:pctWidth>
            </wp14:sizeRelH>
            <wp14:sizeRelV relativeFrom="page">
              <wp14:pctHeight>0</wp14:pctHeight>
            </wp14:sizeRelV>
          </wp:anchor>
        </w:drawing>
      </w:r>
    </w:p>
    <w:p w14:paraId="14943A7E" w14:textId="7AA6679B" w:rsidR="006342E8" w:rsidRPr="009404BB" w:rsidRDefault="006342E8" w:rsidP="006342E8">
      <w:pPr>
        <w:pStyle w:val="Caption"/>
        <w:jc w:val="center"/>
        <w:rPr>
          <w:b/>
          <w:bCs/>
          <w:i w:val="0"/>
          <w:iCs w:val="0"/>
          <w:color w:val="000000"/>
          <w:sz w:val="20"/>
          <w:szCs w:val="20"/>
        </w:rPr>
      </w:pPr>
      <w:bookmarkStart w:id="70" w:name="_Toc187666660"/>
      <w:bookmarkStart w:id="71" w:name="_Toc187668437"/>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Step Data Preprocessing</w:t>
      </w:r>
      <w:bookmarkEnd w:id="70"/>
      <w:bookmarkEnd w:id="71"/>
    </w:p>
    <w:p w14:paraId="04AFEF23" w14:textId="749E4222" w:rsidR="00B2058E" w:rsidRPr="009404BB" w:rsidRDefault="00B2058E" w:rsidP="00A50BC5">
      <w:pPr>
        <w:spacing w:line="276" w:lineRule="auto"/>
        <w:ind w:right="461" w:firstLine="340"/>
        <w:jc w:val="both"/>
        <w:rPr>
          <w:sz w:val="20"/>
          <w:szCs w:val="20"/>
        </w:rPr>
      </w:pPr>
      <w:r w:rsidRPr="009404BB">
        <w:rPr>
          <w:sz w:val="20"/>
          <w:szCs w:val="20"/>
        </w:rPr>
        <w:t xml:space="preserve">Gambar 3.2 </w:t>
      </w:r>
      <w:proofErr w:type="spellStart"/>
      <w:r w:rsidRPr="009404BB">
        <w:rPr>
          <w:sz w:val="20"/>
          <w:szCs w:val="20"/>
        </w:rPr>
        <w:t>menggambarkan</w:t>
      </w:r>
      <w:proofErr w:type="spellEnd"/>
      <w:r w:rsidRPr="009404BB">
        <w:rPr>
          <w:sz w:val="20"/>
          <w:szCs w:val="20"/>
        </w:rPr>
        <w:t xml:space="preserve"> proses preprocessing </w:t>
      </w:r>
      <w:proofErr w:type="spellStart"/>
      <w:r w:rsidRPr="009404BB">
        <w:rPr>
          <w:sz w:val="20"/>
          <w:szCs w:val="20"/>
        </w:rPr>
        <w:t>dalam</w:t>
      </w:r>
      <w:proofErr w:type="spellEnd"/>
      <w:r w:rsidRPr="009404BB">
        <w:rPr>
          <w:sz w:val="20"/>
          <w:szCs w:val="20"/>
        </w:rPr>
        <w:t xml:space="preserve"> chatbot yang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case folding, remove punctuation, stripping, tokenizing, filtering, dan stemming. </w:t>
      </w:r>
      <w:proofErr w:type="spellStart"/>
      <w:r w:rsidRPr="009404BB">
        <w:rPr>
          <w:sz w:val="20"/>
          <w:szCs w:val="20"/>
        </w:rPr>
        <w:t>Tahap</w:t>
      </w:r>
      <w:proofErr w:type="spellEnd"/>
      <w:r w:rsidRPr="009404BB">
        <w:rPr>
          <w:sz w:val="20"/>
          <w:szCs w:val="20"/>
        </w:rPr>
        <w:t xml:space="preserve"> case folding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semua</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sementara</w:t>
      </w:r>
      <w:proofErr w:type="spellEnd"/>
      <w:r w:rsidRPr="009404BB">
        <w:rPr>
          <w:sz w:val="20"/>
          <w:szCs w:val="20"/>
        </w:rPr>
        <w:t xml:space="preserve"> remove punctuation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menghapus</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Stripping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menghilangkan</w:t>
      </w:r>
      <w:proofErr w:type="spellEnd"/>
      <w:r w:rsidRPr="009404BB">
        <w:rPr>
          <w:sz w:val="20"/>
          <w:szCs w:val="20"/>
        </w:rPr>
        <w:t xml:space="preserve"> </w:t>
      </w:r>
      <w:proofErr w:type="spellStart"/>
      <w:r w:rsidRPr="009404BB">
        <w:rPr>
          <w:sz w:val="20"/>
          <w:szCs w:val="20"/>
        </w:rPr>
        <w:t>karakter-karakter</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diperlukan</w:t>
      </w:r>
      <w:proofErr w:type="spellEnd"/>
      <w:r w:rsidRPr="009404BB">
        <w:rPr>
          <w:sz w:val="20"/>
          <w:szCs w:val="20"/>
        </w:rPr>
        <w:t xml:space="preserve">. Tokenizing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memecah</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unit-unit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sedangkan</w:t>
      </w:r>
      <w:proofErr w:type="spellEnd"/>
      <w:r w:rsidRPr="009404BB">
        <w:rPr>
          <w:sz w:val="20"/>
          <w:szCs w:val="20"/>
        </w:rPr>
        <w:t xml:space="preserve"> filtering </w:t>
      </w:r>
      <w:proofErr w:type="spellStart"/>
      <w:r w:rsidRPr="009404BB">
        <w:rPr>
          <w:sz w:val="20"/>
          <w:szCs w:val="20"/>
        </w:rPr>
        <w:t>menghapus</w:t>
      </w:r>
      <w:proofErr w:type="spellEnd"/>
      <w:r w:rsidRPr="009404BB">
        <w:rPr>
          <w:sz w:val="20"/>
          <w:szCs w:val="20"/>
        </w:rPr>
        <w:t xml:space="preserve"> kata-kata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stemming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mengubah</w:t>
      </w:r>
      <w:proofErr w:type="spellEnd"/>
      <w:r w:rsidRPr="009404BB">
        <w:rPr>
          <w:sz w:val="20"/>
          <w:szCs w:val="20"/>
        </w:rPr>
        <w:t xml:space="preserve"> kata </w:t>
      </w:r>
      <w:proofErr w:type="spellStart"/>
      <w:r w:rsidRPr="009404BB">
        <w:rPr>
          <w:sz w:val="20"/>
          <w:szCs w:val="20"/>
        </w:rPr>
        <w:t>ke</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dasarnya</w:t>
      </w:r>
      <w:proofErr w:type="spellEnd"/>
      <w:r w:rsidRPr="009404BB">
        <w:rPr>
          <w:sz w:val="20"/>
          <w:szCs w:val="20"/>
        </w:rPr>
        <w:t xml:space="preserve">. </w:t>
      </w:r>
      <w:proofErr w:type="spellStart"/>
      <w:r w:rsidRPr="009404BB">
        <w:rPr>
          <w:sz w:val="20"/>
          <w:szCs w:val="20"/>
        </w:rPr>
        <w:t>Semua</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mempersiapkan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input dan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diproses</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lanjut</w:t>
      </w:r>
      <w:proofErr w:type="spellEnd"/>
      <w:r w:rsidRPr="009404BB">
        <w:rPr>
          <w:sz w:val="20"/>
          <w:szCs w:val="20"/>
        </w:rPr>
        <w:t xml:space="preserve"> oleh chatbot.</w:t>
      </w:r>
    </w:p>
    <w:p w14:paraId="531FDC2A" w14:textId="77777777" w:rsidR="007016E0" w:rsidRPr="009404BB" w:rsidRDefault="007016E0" w:rsidP="00A50BC5">
      <w:pPr>
        <w:spacing w:line="276" w:lineRule="auto"/>
        <w:ind w:right="461" w:firstLine="340"/>
        <w:jc w:val="both"/>
        <w:rPr>
          <w:sz w:val="20"/>
          <w:szCs w:val="20"/>
        </w:rPr>
      </w:pPr>
    </w:p>
    <w:p w14:paraId="52C39D50" w14:textId="77777777" w:rsidR="007016E0" w:rsidRPr="009404BB" w:rsidRDefault="007016E0" w:rsidP="007016E0">
      <w:pPr>
        <w:pStyle w:val="Heading3"/>
        <w:ind w:right="461"/>
        <w:rPr>
          <w:rFonts w:cs="Times New Roman"/>
          <w:bCs/>
          <w:szCs w:val="20"/>
        </w:rPr>
      </w:pPr>
      <w:bookmarkStart w:id="72" w:name="_Toc176987406"/>
      <w:bookmarkStart w:id="73" w:name="_Toc187674097"/>
      <w:r w:rsidRPr="009404BB">
        <w:rPr>
          <w:rFonts w:cs="Times New Roman"/>
          <w:bCs/>
          <w:szCs w:val="20"/>
        </w:rPr>
        <w:lastRenderedPageBreak/>
        <w:t>3.2.1 DATASET</w:t>
      </w:r>
      <w:bookmarkEnd w:id="72"/>
      <w:r w:rsidRPr="009404BB">
        <w:rPr>
          <w:rFonts w:cs="Times New Roman"/>
          <w:bCs/>
          <w:szCs w:val="20"/>
        </w:rPr>
        <w:t xml:space="preserve"> SERVICE</w:t>
      </w:r>
      <w:bookmarkEnd w:id="73"/>
    </w:p>
    <w:p w14:paraId="3576D6FC" w14:textId="77777777" w:rsidR="007016E0" w:rsidRPr="009404BB" w:rsidRDefault="007016E0" w:rsidP="007016E0">
      <w:pPr>
        <w:keepNext/>
        <w:keepLines/>
        <w:spacing w:before="40" w:line="276" w:lineRule="auto"/>
        <w:ind w:right="461" w:firstLine="720"/>
        <w:jc w:val="both"/>
        <w:rPr>
          <w:sz w:val="20"/>
          <w:szCs w:val="20"/>
        </w:rPr>
      </w:pP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chatbot dataset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aspek</w:t>
      </w:r>
      <w:proofErr w:type="spellEnd"/>
      <w:r w:rsidRPr="009404BB">
        <w:rPr>
          <w:sz w:val="20"/>
          <w:szCs w:val="20"/>
        </w:rPr>
        <w:t xml:space="preserve"> </w:t>
      </w:r>
      <w:proofErr w:type="spellStart"/>
      <w:r w:rsidRPr="009404BB">
        <w:rPr>
          <w:sz w:val="20"/>
          <w:szCs w:val="20"/>
        </w:rPr>
        <w:t>krusial</w:t>
      </w:r>
      <w:proofErr w:type="spellEnd"/>
      <w:r w:rsidRPr="009404BB">
        <w:rPr>
          <w:sz w:val="20"/>
          <w:szCs w:val="20"/>
        </w:rPr>
        <w:t xml:space="preserve">, </w:t>
      </w:r>
      <w:proofErr w:type="spellStart"/>
      <w:r w:rsidRPr="009404BB">
        <w:rPr>
          <w:sz w:val="20"/>
          <w:szCs w:val="20"/>
        </w:rPr>
        <w:t>sumber</w:t>
      </w:r>
      <w:proofErr w:type="spellEnd"/>
      <w:r w:rsidRPr="009404BB">
        <w:rPr>
          <w:sz w:val="20"/>
          <w:szCs w:val="20"/>
        </w:rPr>
        <w:t xml:space="preserve"> data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memegang</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menentukan</w:t>
      </w:r>
      <w:proofErr w:type="spellEnd"/>
      <w:r w:rsidRPr="009404BB">
        <w:rPr>
          <w:sz w:val="20"/>
          <w:szCs w:val="20"/>
        </w:rPr>
        <w:t xml:space="preserve"> </w:t>
      </w:r>
      <w:proofErr w:type="spellStart"/>
      <w:r w:rsidRPr="009404BB">
        <w:rPr>
          <w:sz w:val="20"/>
          <w:szCs w:val="20"/>
        </w:rPr>
        <w:t>keakuratan</w:t>
      </w:r>
      <w:proofErr w:type="spellEnd"/>
      <w:r w:rsidRPr="009404BB">
        <w:rPr>
          <w:sz w:val="20"/>
          <w:szCs w:val="20"/>
        </w:rPr>
        <w:t xml:space="preserve"> dan </w:t>
      </w:r>
      <w:proofErr w:type="spellStart"/>
      <w:r w:rsidRPr="009404BB">
        <w:rPr>
          <w:sz w:val="20"/>
          <w:szCs w:val="20"/>
        </w:rPr>
        <w:t>efektivitas</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Data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knowledge base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yang </w:t>
      </w:r>
      <w:proofErr w:type="spellStart"/>
      <w:r w:rsidRPr="009404BB">
        <w:rPr>
          <w:sz w:val="20"/>
          <w:szCs w:val="20"/>
        </w:rPr>
        <w:t>didalamnya</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data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skenario</w:t>
      </w:r>
      <w:proofErr w:type="spellEnd"/>
      <w:r w:rsidRPr="009404BB">
        <w:rPr>
          <w:sz w:val="20"/>
          <w:szCs w:val="20"/>
        </w:rPr>
        <w:t xml:space="preserve"> test, test case, test step, expected result testing. </w:t>
      </w:r>
      <w:proofErr w:type="spellStart"/>
      <w:r w:rsidRPr="009404BB">
        <w:rPr>
          <w:sz w:val="20"/>
          <w:szCs w:val="20"/>
        </w:rPr>
        <w:t>Dokumen</w:t>
      </w:r>
      <w:proofErr w:type="spellEnd"/>
      <w:r w:rsidRPr="009404BB">
        <w:rPr>
          <w:sz w:val="20"/>
          <w:szCs w:val="20"/>
        </w:rPr>
        <w:t xml:space="preserve"> test case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diperoleh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kolaborasi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internal Agree Telkom Indonesia. </w:t>
      </w:r>
    </w:p>
    <w:p w14:paraId="24611CE2" w14:textId="700B2F75" w:rsidR="00662486" w:rsidRPr="009404BB" w:rsidRDefault="00920839" w:rsidP="002C01CC">
      <w:pPr>
        <w:spacing w:line="276" w:lineRule="auto"/>
        <w:ind w:right="461" w:firstLine="340"/>
        <w:jc w:val="both"/>
        <w:rPr>
          <w:sz w:val="20"/>
          <w:szCs w:val="20"/>
        </w:rPr>
      </w:pPr>
      <w:r w:rsidRPr="009404BB">
        <w:rPr>
          <w:noProof/>
          <w:sz w:val="20"/>
          <w:szCs w:val="20"/>
        </w:rPr>
        <w:drawing>
          <wp:anchor distT="0" distB="0" distL="114300" distR="114300" simplePos="0" relativeHeight="251707904" behindDoc="0" locked="0" layoutInCell="1" allowOverlap="1" wp14:anchorId="1105E013" wp14:editId="041ACA2F">
            <wp:simplePos x="0" y="0"/>
            <wp:positionH relativeFrom="column">
              <wp:posOffset>-54765</wp:posOffset>
            </wp:positionH>
            <wp:positionV relativeFrom="paragraph">
              <wp:posOffset>193040</wp:posOffset>
            </wp:positionV>
            <wp:extent cx="3713480" cy="2002155"/>
            <wp:effectExtent l="0" t="0" r="0" b="4445"/>
            <wp:wrapThrough wrapText="bothSides">
              <wp:wrapPolygon edited="0">
                <wp:start x="0" y="0"/>
                <wp:lineTo x="0" y="21511"/>
                <wp:lineTo x="21497" y="21511"/>
                <wp:lineTo x="21497" y="0"/>
                <wp:lineTo x="0" y="0"/>
              </wp:wrapPolygon>
            </wp:wrapThrough>
            <wp:docPr id="2589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225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3480" cy="2002155"/>
                    </a:xfrm>
                    <a:prstGeom prst="rect">
                      <a:avLst/>
                    </a:prstGeom>
                  </pic:spPr>
                </pic:pic>
              </a:graphicData>
            </a:graphic>
            <wp14:sizeRelH relativeFrom="page">
              <wp14:pctWidth>0</wp14:pctWidth>
            </wp14:sizeRelH>
            <wp14:sizeRelV relativeFrom="page">
              <wp14:pctHeight>0</wp14:pctHeight>
            </wp14:sizeRelV>
          </wp:anchor>
        </w:drawing>
      </w:r>
      <w:bookmarkStart w:id="74" w:name="_Toc175937627"/>
      <w:bookmarkStart w:id="75" w:name="_Toc177022781"/>
    </w:p>
    <w:p w14:paraId="3AABF513" w14:textId="0FB9A6F1" w:rsidR="00662486" w:rsidRPr="009404BB" w:rsidRDefault="006342E8" w:rsidP="006342E8">
      <w:pPr>
        <w:pStyle w:val="Caption"/>
        <w:jc w:val="center"/>
        <w:rPr>
          <w:b/>
          <w:bCs/>
          <w:i w:val="0"/>
          <w:iCs w:val="0"/>
          <w:color w:val="auto"/>
          <w:sz w:val="20"/>
          <w:szCs w:val="20"/>
        </w:rPr>
      </w:pPr>
      <w:bookmarkStart w:id="76" w:name="_Toc187666661"/>
      <w:bookmarkStart w:id="77" w:name="_Toc187668438"/>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Dokumen</w:t>
      </w:r>
      <w:proofErr w:type="spellEnd"/>
      <w:r w:rsidRPr="009404BB">
        <w:rPr>
          <w:b/>
          <w:bCs/>
          <w:i w:val="0"/>
          <w:iCs w:val="0"/>
          <w:color w:val="000000" w:themeColor="text1"/>
          <w:sz w:val="20"/>
          <w:szCs w:val="20"/>
        </w:rPr>
        <w:t xml:space="preserve"> Test Case Tim QA Agree</w:t>
      </w:r>
      <w:bookmarkEnd w:id="76"/>
      <w:bookmarkEnd w:id="77"/>
    </w:p>
    <w:bookmarkEnd w:id="74"/>
    <w:bookmarkEnd w:id="75"/>
    <w:p w14:paraId="444CA2DA" w14:textId="77777777" w:rsidR="008938E1" w:rsidRPr="009404BB" w:rsidRDefault="008938E1" w:rsidP="00A50BC5">
      <w:pPr>
        <w:ind w:right="461"/>
        <w:jc w:val="both"/>
        <w:rPr>
          <w:sz w:val="20"/>
          <w:szCs w:val="20"/>
        </w:rPr>
      </w:pPr>
    </w:p>
    <w:p w14:paraId="4F41E554" w14:textId="090020A0" w:rsidR="00C647BC" w:rsidRPr="009404BB" w:rsidRDefault="00B058B6" w:rsidP="00A50BC5">
      <w:pPr>
        <w:ind w:right="461"/>
        <w:jc w:val="both"/>
        <w:rPr>
          <w:sz w:val="20"/>
          <w:szCs w:val="20"/>
        </w:rPr>
      </w:pPr>
      <w:r w:rsidRPr="009404BB">
        <w:rPr>
          <w:sz w:val="20"/>
          <w:szCs w:val="20"/>
        </w:rPr>
        <w:t xml:space="preserve">     </w:t>
      </w:r>
      <w:r w:rsidR="0095177D" w:rsidRPr="009404BB">
        <w:rPr>
          <w:sz w:val="20"/>
          <w:szCs w:val="20"/>
        </w:rPr>
        <w:t xml:space="preserve">     Pada </w:t>
      </w:r>
      <w:proofErr w:type="spellStart"/>
      <w:r w:rsidR="0095177D" w:rsidRPr="009404BB">
        <w:rPr>
          <w:sz w:val="20"/>
          <w:szCs w:val="20"/>
        </w:rPr>
        <w:t>gambar</w:t>
      </w:r>
      <w:proofErr w:type="spellEnd"/>
      <w:r w:rsidR="0095177D" w:rsidRPr="009404BB">
        <w:rPr>
          <w:sz w:val="20"/>
          <w:szCs w:val="20"/>
        </w:rPr>
        <w:t xml:space="preserve"> 3.3 </w:t>
      </w:r>
      <w:proofErr w:type="spellStart"/>
      <w:r w:rsidR="0095177D" w:rsidRPr="009404BB">
        <w:rPr>
          <w:sz w:val="20"/>
          <w:szCs w:val="20"/>
        </w:rPr>
        <w:t>adalah</w:t>
      </w:r>
      <w:proofErr w:type="spellEnd"/>
      <w:r w:rsidR="0095177D" w:rsidRPr="009404BB">
        <w:rPr>
          <w:sz w:val="20"/>
          <w:szCs w:val="20"/>
        </w:rPr>
        <w:t xml:space="preserve"> </w:t>
      </w:r>
      <w:proofErr w:type="spellStart"/>
      <w:r w:rsidR="00156174" w:rsidRPr="009404BB">
        <w:rPr>
          <w:sz w:val="20"/>
          <w:szCs w:val="20"/>
        </w:rPr>
        <w:t>gambaran</w:t>
      </w:r>
      <w:proofErr w:type="spellEnd"/>
      <w:r w:rsidR="00156174" w:rsidRPr="009404BB">
        <w:rPr>
          <w:sz w:val="20"/>
          <w:szCs w:val="20"/>
        </w:rPr>
        <w:t xml:space="preserve"> </w:t>
      </w:r>
      <w:r w:rsidR="0095177D" w:rsidRPr="009404BB">
        <w:rPr>
          <w:sz w:val="20"/>
          <w:szCs w:val="20"/>
        </w:rPr>
        <w:t xml:space="preserve">dataset </w:t>
      </w:r>
      <w:proofErr w:type="spellStart"/>
      <w:r w:rsidR="0095177D" w:rsidRPr="009404BB">
        <w:rPr>
          <w:sz w:val="20"/>
          <w:szCs w:val="20"/>
        </w:rPr>
        <w:t>berupa</w:t>
      </w:r>
      <w:proofErr w:type="spellEnd"/>
      <w:r w:rsidR="0095177D" w:rsidRPr="009404BB">
        <w:rPr>
          <w:sz w:val="20"/>
          <w:szCs w:val="20"/>
        </w:rPr>
        <w:t xml:space="preserve"> </w:t>
      </w:r>
      <w:proofErr w:type="spellStart"/>
      <w:r w:rsidR="0095177D" w:rsidRPr="009404BB">
        <w:rPr>
          <w:sz w:val="20"/>
          <w:szCs w:val="20"/>
        </w:rPr>
        <w:t>dokumen</w:t>
      </w:r>
      <w:proofErr w:type="spellEnd"/>
      <w:r w:rsidR="0095177D" w:rsidRPr="009404BB">
        <w:rPr>
          <w:sz w:val="20"/>
          <w:szCs w:val="20"/>
        </w:rPr>
        <w:t xml:space="preserve"> test</w:t>
      </w:r>
      <w:r w:rsidR="00156174" w:rsidRPr="009404BB">
        <w:rPr>
          <w:sz w:val="20"/>
          <w:szCs w:val="20"/>
        </w:rPr>
        <w:t xml:space="preserve"> case</w:t>
      </w:r>
      <w:r w:rsidR="0095177D" w:rsidRPr="009404BB">
        <w:rPr>
          <w:sz w:val="20"/>
          <w:szCs w:val="20"/>
        </w:rPr>
        <w:t xml:space="preserve"> QA Agree </w:t>
      </w:r>
      <w:r w:rsidR="00156174" w:rsidRPr="009404BB">
        <w:rPr>
          <w:sz w:val="20"/>
          <w:szCs w:val="20"/>
        </w:rPr>
        <w:t xml:space="preserve">Telkom </w:t>
      </w:r>
      <w:proofErr w:type="spellStart"/>
      <w:r w:rsidR="0095177D" w:rsidRPr="009404BB">
        <w:rPr>
          <w:sz w:val="20"/>
          <w:szCs w:val="20"/>
        </w:rPr>
        <w:t>untuk</w:t>
      </w:r>
      <w:proofErr w:type="spellEnd"/>
      <w:r w:rsidR="0095177D" w:rsidRPr="009404BB">
        <w:rPr>
          <w:sz w:val="20"/>
          <w:szCs w:val="20"/>
        </w:rPr>
        <w:t xml:space="preserve"> </w:t>
      </w:r>
      <w:proofErr w:type="spellStart"/>
      <w:r w:rsidR="0095177D" w:rsidRPr="009404BB">
        <w:rPr>
          <w:sz w:val="20"/>
          <w:szCs w:val="20"/>
        </w:rPr>
        <w:t>produk</w:t>
      </w:r>
      <w:proofErr w:type="spellEnd"/>
      <w:r w:rsidR="0095177D" w:rsidRPr="009404BB">
        <w:rPr>
          <w:sz w:val="20"/>
          <w:szCs w:val="20"/>
        </w:rPr>
        <w:t xml:space="preserve"> </w:t>
      </w:r>
      <w:proofErr w:type="spellStart"/>
      <w:r w:rsidR="0095177D" w:rsidRPr="009404BB">
        <w:rPr>
          <w:sz w:val="20"/>
          <w:szCs w:val="20"/>
        </w:rPr>
        <w:t>layanan</w:t>
      </w:r>
      <w:proofErr w:type="spellEnd"/>
      <w:r w:rsidR="0095177D" w:rsidRPr="009404BB">
        <w:rPr>
          <w:sz w:val="20"/>
          <w:szCs w:val="20"/>
        </w:rPr>
        <w:t xml:space="preserve"> Agree Homepage yang mana </w:t>
      </w:r>
      <w:proofErr w:type="spellStart"/>
      <w:r w:rsidR="0095177D" w:rsidRPr="009404BB">
        <w:rPr>
          <w:sz w:val="20"/>
          <w:szCs w:val="20"/>
        </w:rPr>
        <w:t>berisi</w:t>
      </w:r>
      <w:proofErr w:type="spellEnd"/>
      <w:r w:rsidR="0095177D" w:rsidRPr="009404BB">
        <w:rPr>
          <w:sz w:val="20"/>
          <w:szCs w:val="20"/>
        </w:rPr>
        <w:t xml:space="preserve"> </w:t>
      </w:r>
      <w:proofErr w:type="spellStart"/>
      <w:r w:rsidR="0095177D" w:rsidRPr="009404BB">
        <w:rPr>
          <w:sz w:val="20"/>
          <w:szCs w:val="20"/>
        </w:rPr>
        <w:t>seputar</w:t>
      </w:r>
      <w:proofErr w:type="spellEnd"/>
      <w:r w:rsidR="0095177D" w:rsidRPr="009404BB">
        <w:rPr>
          <w:sz w:val="20"/>
          <w:szCs w:val="20"/>
        </w:rPr>
        <w:t xml:space="preserve"> </w:t>
      </w:r>
      <w:proofErr w:type="spellStart"/>
      <w:r w:rsidR="0095177D" w:rsidRPr="009404BB">
        <w:rPr>
          <w:sz w:val="20"/>
          <w:szCs w:val="20"/>
        </w:rPr>
        <w:t>fitur</w:t>
      </w:r>
      <w:proofErr w:type="spellEnd"/>
      <w:r w:rsidR="0095177D" w:rsidRPr="009404BB">
        <w:rPr>
          <w:sz w:val="20"/>
          <w:szCs w:val="20"/>
        </w:rPr>
        <w:t xml:space="preserve"> </w:t>
      </w:r>
      <w:proofErr w:type="spellStart"/>
      <w:r w:rsidR="0095177D" w:rsidRPr="009404BB">
        <w:rPr>
          <w:sz w:val="20"/>
          <w:szCs w:val="20"/>
        </w:rPr>
        <w:t>mengenai</w:t>
      </w:r>
      <w:proofErr w:type="spellEnd"/>
      <w:r w:rsidR="0095177D" w:rsidRPr="009404BB">
        <w:rPr>
          <w:sz w:val="20"/>
          <w:szCs w:val="20"/>
        </w:rPr>
        <w:t xml:space="preserve"> </w:t>
      </w:r>
      <w:proofErr w:type="spellStart"/>
      <w:r w:rsidR="0095177D" w:rsidRPr="009404BB">
        <w:rPr>
          <w:sz w:val="20"/>
          <w:szCs w:val="20"/>
        </w:rPr>
        <w:t>akses</w:t>
      </w:r>
      <w:proofErr w:type="spellEnd"/>
      <w:r w:rsidR="0095177D" w:rsidRPr="009404BB">
        <w:rPr>
          <w:sz w:val="20"/>
          <w:szCs w:val="20"/>
        </w:rPr>
        <w:t xml:space="preserve"> </w:t>
      </w:r>
      <w:proofErr w:type="spellStart"/>
      <w:r w:rsidR="0095177D" w:rsidRPr="009404BB">
        <w:rPr>
          <w:sz w:val="20"/>
          <w:szCs w:val="20"/>
        </w:rPr>
        <w:t>pengguna</w:t>
      </w:r>
      <w:proofErr w:type="spellEnd"/>
      <w:r w:rsidR="0095177D" w:rsidRPr="009404BB">
        <w:rPr>
          <w:sz w:val="20"/>
          <w:szCs w:val="20"/>
        </w:rPr>
        <w:t xml:space="preserve"> </w:t>
      </w:r>
      <w:proofErr w:type="spellStart"/>
      <w:r w:rsidR="0095177D" w:rsidRPr="009404BB">
        <w:rPr>
          <w:sz w:val="20"/>
          <w:szCs w:val="20"/>
        </w:rPr>
        <w:t>seperti</w:t>
      </w:r>
      <w:proofErr w:type="spellEnd"/>
      <w:r w:rsidR="0095177D" w:rsidRPr="009404BB">
        <w:rPr>
          <w:sz w:val="20"/>
          <w:szCs w:val="20"/>
        </w:rPr>
        <w:t xml:space="preserve"> register, login, forgot profile </w:t>
      </w:r>
      <w:proofErr w:type="spellStart"/>
      <w:r w:rsidR="0095177D" w:rsidRPr="009404BB">
        <w:rPr>
          <w:sz w:val="20"/>
          <w:szCs w:val="20"/>
        </w:rPr>
        <w:t>pengguna</w:t>
      </w:r>
      <w:proofErr w:type="spellEnd"/>
      <w:r w:rsidR="0095177D" w:rsidRPr="009404BB">
        <w:rPr>
          <w:sz w:val="20"/>
          <w:szCs w:val="20"/>
        </w:rPr>
        <w:t xml:space="preserve">, dan lain </w:t>
      </w:r>
      <w:proofErr w:type="spellStart"/>
      <w:r w:rsidR="0095177D" w:rsidRPr="009404BB">
        <w:rPr>
          <w:sz w:val="20"/>
          <w:szCs w:val="20"/>
        </w:rPr>
        <w:t>lain</w:t>
      </w:r>
      <w:proofErr w:type="spellEnd"/>
      <w:r w:rsidR="0095177D" w:rsidRPr="009404BB">
        <w:rPr>
          <w:sz w:val="20"/>
          <w:szCs w:val="20"/>
        </w:rPr>
        <w:t xml:space="preserve">. Pada </w:t>
      </w:r>
      <w:proofErr w:type="spellStart"/>
      <w:r w:rsidR="0095177D" w:rsidRPr="009404BB">
        <w:rPr>
          <w:sz w:val="20"/>
          <w:szCs w:val="20"/>
        </w:rPr>
        <w:t>gambar</w:t>
      </w:r>
      <w:proofErr w:type="spellEnd"/>
      <w:r w:rsidR="0095177D" w:rsidRPr="009404BB">
        <w:rPr>
          <w:sz w:val="20"/>
          <w:szCs w:val="20"/>
        </w:rPr>
        <w:t xml:space="preserve"> juga </w:t>
      </w:r>
      <w:proofErr w:type="spellStart"/>
      <w:r w:rsidR="0095177D" w:rsidRPr="009404BB">
        <w:rPr>
          <w:sz w:val="20"/>
          <w:szCs w:val="20"/>
        </w:rPr>
        <w:t>terlihat</w:t>
      </w:r>
      <w:proofErr w:type="spellEnd"/>
      <w:r w:rsidR="0095177D" w:rsidRPr="009404BB">
        <w:rPr>
          <w:sz w:val="20"/>
          <w:szCs w:val="20"/>
        </w:rPr>
        <w:t xml:space="preserve"> variable yang </w:t>
      </w:r>
      <w:proofErr w:type="spellStart"/>
      <w:r w:rsidR="0095177D" w:rsidRPr="009404BB">
        <w:rPr>
          <w:sz w:val="20"/>
          <w:szCs w:val="20"/>
        </w:rPr>
        <w:t>menjadi</w:t>
      </w:r>
      <w:proofErr w:type="spellEnd"/>
      <w:r w:rsidR="0095177D" w:rsidRPr="009404BB">
        <w:rPr>
          <w:sz w:val="20"/>
          <w:szCs w:val="20"/>
        </w:rPr>
        <w:t xml:space="preserve"> </w:t>
      </w:r>
      <w:proofErr w:type="spellStart"/>
      <w:r w:rsidR="0095177D" w:rsidRPr="009404BB">
        <w:rPr>
          <w:sz w:val="20"/>
          <w:szCs w:val="20"/>
        </w:rPr>
        <w:t>acuan</w:t>
      </w:r>
      <w:proofErr w:type="spellEnd"/>
      <w:r w:rsidR="0095177D" w:rsidRPr="009404BB">
        <w:rPr>
          <w:sz w:val="20"/>
          <w:szCs w:val="20"/>
        </w:rPr>
        <w:t xml:space="preserve"> pada dataset </w:t>
      </w:r>
      <w:proofErr w:type="spellStart"/>
      <w:r w:rsidR="0095177D" w:rsidRPr="009404BB">
        <w:rPr>
          <w:sz w:val="20"/>
          <w:szCs w:val="20"/>
        </w:rPr>
        <w:t>dokumen</w:t>
      </w:r>
      <w:proofErr w:type="spellEnd"/>
      <w:r w:rsidR="0095177D" w:rsidRPr="009404BB">
        <w:rPr>
          <w:sz w:val="20"/>
          <w:szCs w:val="20"/>
        </w:rPr>
        <w:t xml:space="preserve"> test case </w:t>
      </w:r>
      <w:proofErr w:type="spellStart"/>
      <w:r w:rsidR="0095177D" w:rsidRPr="009404BB">
        <w:rPr>
          <w:sz w:val="20"/>
          <w:szCs w:val="20"/>
        </w:rPr>
        <w:t>antara</w:t>
      </w:r>
      <w:proofErr w:type="spellEnd"/>
      <w:r w:rsidR="0095177D" w:rsidRPr="009404BB">
        <w:rPr>
          <w:sz w:val="20"/>
          <w:szCs w:val="20"/>
        </w:rPr>
        <w:t xml:space="preserve"> lain </w:t>
      </w:r>
      <w:proofErr w:type="spellStart"/>
      <w:r w:rsidR="00156174" w:rsidRPr="009404BB">
        <w:rPr>
          <w:sz w:val="20"/>
          <w:szCs w:val="20"/>
        </w:rPr>
        <w:t>nama</w:t>
      </w:r>
      <w:proofErr w:type="spellEnd"/>
      <w:r w:rsidR="0095177D" w:rsidRPr="009404BB">
        <w:rPr>
          <w:sz w:val="20"/>
          <w:szCs w:val="20"/>
        </w:rPr>
        <w:t xml:space="preserve"> </w:t>
      </w:r>
      <w:proofErr w:type="spellStart"/>
      <w:r w:rsidR="00156174" w:rsidRPr="009404BB">
        <w:rPr>
          <w:sz w:val="20"/>
          <w:szCs w:val="20"/>
        </w:rPr>
        <w:t>fitur</w:t>
      </w:r>
      <w:proofErr w:type="spellEnd"/>
      <w:r w:rsidR="0095177D" w:rsidRPr="009404BB">
        <w:rPr>
          <w:sz w:val="20"/>
          <w:szCs w:val="20"/>
        </w:rPr>
        <w:t xml:space="preserve">, </w:t>
      </w:r>
      <w:proofErr w:type="spellStart"/>
      <w:r w:rsidR="0095177D" w:rsidRPr="009404BB">
        <w:rPr>
          <w:sz w:val="20"/>
          <w:szCs w:val="20"/>
        </w:rPr>
        <w:t>nama</w:t>
      </w:r>
      <w:proofErr w:type="spellEnd"/>
      <w:r w:rsidR="0095177D" w:rsidRPr="009404BB">
        <w:rPr>
          <w:sz w:val="20"/>
          <w:szCs w:val="20"/>
        </w:rPr>
        <w:t xml:space="preserve"> test case, test step, </w:t>
      </w:r>
      <w:proofErr w:type="spellStart"/>
      <w:r w:rsidR="0095177D" w:rsidRPr="009404BB">
        <w:rPr>
          <w:sz w:val="20"/>
          <w:szCs w:val="20"/>
        </w:rPr>
        <w:t>prasyarat</w:t>
      </w:r>
      <w:proofErr w:type="spellEnd"/>
      <w:r w:rsidR="0095177D" w:rsidRPr="009404BB">
        <w:rPr>
          <w:sz w:val="20"/>
          <w:szCs w:val="20"/>
        </w:rPr>
        <w:t xml:space="preserve"> test, expected result </w:t>
      </w:r>
      <w:proofErr w:type="spellStart"/>
      <w:r w:rsidR="0095177D" w:rsidRPr="009404BB">
        <w:rPr>
          <w:sz w:val="20"/>
          <w:szCs w:val="20"/>
        </w:rPr>
        <w:t>atau</w:t>
      </w:r>
      <w:proofErr w:type="spellEnd"/>
      <w:r w:rsidR="0095177D" w:rsidRPr="009404BB">
        <w:rPr>
          <w:sz w:val="20"/>
          <w:szCs w:val="20"/>
        </w:rPr>
        <w:t xml:space="preserve"> </w:t>
      </w:r>
      <w:proofErr w:type="spellStart"/>
      <w:r w:rsidR="0095177D" w:rsidRPr="009404BB">
        <w:rPr>
          <w:sz w:val="20"/>
          <w:szCs w:val="20"/>
        </w:rPr>
        <w:t>hasil</w:t>
      </w:r>
      <w:proofErr w:type="spellEnd"/>
      <w:r w:rsidR="0095177D" w:rsidRPr="009404BB">
        <w:rPr>
          <w:sz w:val="20"/>
          <w:szCs w:val="20"/>
        </w:rPr>
        <w:t xml:space="preserve"> test yang </w:t>
      </w:r>
      <w:proofErr w:type="spellStart"/>
      <w:r w:rsidR="0095177D" w:rsidRPr="009404BB">
        <w:rPr>
          <w:sz w:val="20"/>
          <w:szCs w:val="20"/>
        </w:rPr>
        <w:t>diharapkan</w:t>
      </w:r>
      <w:proofErr w:type="spellEnd"/>
      <w:r w:rsidR="0095177D" w:rsidRPr="009404BB">
        <w:rPr>
          <w:sz w:val="20"/>
          <w:szCs w:val="20"/>
        </w:rPr>
        <w:t xml:space="preserve">. </w:t>
      </w:r>
      <w:proofErr w:type="spellStart"/>
      <w:r w:rsidR="0095177D" w:rsidRPr="009404BB">
        <w:rPr>
          <w:sz w:val="20"/>
          <w:szCs w:val="20"/>
        </w:rPr>
        <w:t>Setiap</w:t>
      </w:r>
      <w:proofErr w:type="spellEnd"/>
      <w:r w:rsidR="0095177D" w:rsidRPr="009404BB">
        <w:rPr>
          <w:sz w:val="20"/>
          <w:szCs w:val="20"/>
        </w:rPr>
        <w:t xml:space="preserve"> test case </w:t>
      </w:r>
      <w:proofErr w:type="spellStart"/>
      <w:r w:rsidR="00156174" w:rsidRPr="009404BB">
        <w:rPr>
          <w:sz w:val="20"/>
          <w:szCs w:val="20"/>
        </w:rPr>
        <w:t>tersebut</w:t>
      </w:r>
      <w:proofErr w:type="spellEnd"/>
      <w:r w:rsidR="00156174" w:rsidRPr="009404BB">
        <w:rPr>
          <w:sz w:val="20"/>
          <w:szCs w:val="20"/>
        </w:rPr>
        <w:t xml:space="preserve"> </w:t>
      </w:r>
      <w:proofErr w:type="spellStart"/>
      <w:r w:rsidR="00156174" w:rsidRPr="009404BB">
        <w:rPr>
          <w:sz w:val="20"/>
          <w:szCs w:val="20"/>
        </w:rPr>
        <w:t>menjadi</w:t>
      </w:r>
      <w:proofErr w:type="spellEnd"/>
      <w:r w:rsidR="00156174" w:rsidRPr="009404BB">
        <w:rPr>
          <w:sz w:val="20"/>
          <w:szCs w:val="20"/>
        </w:rPr>
        <w:t xml:space="preserve"> data </w:t>
      </w:r>
      <w:proofErr w:type="spellStart"/>
      <w:r w:rsidR="00156174" w:rsidRPr="009404BB">
        <w:rPr>
          <w:sz w:val="20"/>
          <w:szCs w:val="20"/>
        </w:rPr>
        <w:t>awal</w:t>
      </w:r>
      <w:proofErr w:type="spellEnd"/>
      <w:r w:rsidR="00156174" w:rsidRPr="009404BB">
        <w:rPr>
          <w:sz w:val="20"/>
          <w:szCs w:val="20"/>
        </w:rPr>
        <w:t xml:space="preserve"> </w:t>
      </w:r>
      <w:proofErr w:type="spellStart"/>
      <w:r w:rsidR="00156174" w:rsidRPr="009404BB">
        <w:rPr>
          <w:sz w:val="20"/>
          <w:szCs w:val="20"/>
        </w:rPr>
        <w:t>untuk</w:t>
      </w:r>
      <w:proofErr w:type="spellEnd"/>
      <w:r w:rsidR="00156174" w:rsidRPr="009404BB">
        <w:rPr>
          <w:sz w:val="20"/>
          <w:szCs w:val="20"/>
        </w:rPr>
        <w:t xml:space="preserve"> knowledge based </w:t>
      </w:r>
      <w:proofErr w:type="spellStart"/>
      <w:r w:rsidR="00156174" w:rsidRPr="009404BB">
        <w:rPr>
          <w:sz w:val="20"/>
          <w:szCs w:val="20"/>
        </w:rPr>
        <w:t>penelitian</w:t>
      </w:r>
      <w:proofErr w:type="spellEnd"/>
      <w:r w:rsidR="00156174" w:rsidRPr="009404BB">
        <w:rPr>
          <w:sz w:val="20"/>
          <w:szCs w:val="20"/>
        </w:rPr>
        <w:t xml:space="preserve"> </w:t>
      </w:r>
      <w:proofErr w:type="spellStart"/>
      <w:r w:rsidR="00156174" w:rsidRPr="009404BB">
        <w:rPr>
          <w:sz w:val="20"/>
          <w:szCs w:val="20"/>
        </w:rPr>
        <w:t>ini</w:t>
      </w:r>
      <w:proofErr w:type="spellEnd"/>
      <w:r w:rsidR="004C18CD" w:rsidRPr="009404BB">
        <w:rPr>
          <w:sz w:val="20"/>
          <w:szCs w:val="20"/>
        </w:rPr>
        <w:t>.</w:t>
      </w:r>
      <w:r w:rsidR="003569A0" w:rsidRPr="009404BB">
        <w:rPr>
          <w:sz w:val="20"/>
          <w:szCs w:val="20"/>
        </w:rPr>
        <w:t xml:space="preserve"> </w:t>
      </w:r>
    </w:p>
    <w:p w14:paraId="4D14FBB1" w14:textId="77777777" w:rsidR="00C647BC" w:rsidRPr="009404BB" w:rsidRDefault="00C647BC" w:rsidP="00A50BC5">
      <w:pPr>
        <w:ind w:right="461"/>
        <w:jc w:val="both"/>
        <w:rPr>
          <w:sz w:val="20"/>
          <w:szCs w:val="20"/>
        </w:rPr>
      </w:pPr>
    </w:p>
    <w:p w14:paraId="380F4799" w14:textId="5D36B0AE" w:rsidR="00227944" w:rsidRPr="009404BB" w:rsidRDefault="00227944" w:rsidP="00A50BC5">
      <w:pPr>
        <w:pStyle w:val="Heading3"/>
        <w:ind w:right="461"/>
        <w:rPr>
          <w:rFonts w:cs="Times New Roman"/>
          <w:bCs/>
          <w:szCs w:val="20"/>
        </w:rPr>
      </w:pPr>
      <w:bookmarkStart w:id="78" w:name="_Toc176987407"/>
      <w:bookmarkStart w:id="79" w:name="_Toc187674098"/>
      <w:r w:rsidRPr="009404BB">
        <w:rPr>
          <w:rFonts w:cs="Times New Roman"/>
          <w:bCs/>
          <w:szCs w:val="20"/>
        </w:rPr>
        <w:lastRenderedPageBreak/>
        <w:t xml:space="preserve">3.2.1.1 </w:t>
      </w:r>
      <w:r w:rsidR="00E438B6" w:rsidRPr="009404BB">
        <w:rPr>
          <w:rFonts w:cs="Times New Roman"/>
          <w:bCs/>
          <w:szCs w:val="20"/>
        </w:rPr>
        <w:t>PERUBAHAN FORMAT DATASET</w:t>
      </w:r>
      <w:bookmarkEnd w:id="78"/>
      <w:bookmarkEnd w:id="79"/>
      <w:r w:rsidR="008F3579" w:rsidRPr="009404BB">
        <w:rPr>
          <w:rFonts w:cs="Times New Roman"/>
          <w:bCs/>
          <w:szCs w:val="20"/>
        </w:rPr>
        <w:t xml:space="preserve"> </w:t>
      </w:r>
    </w:p>
    <w:p w14:paraId="05B30CD2" w14:textId="3F522569" w:rsidR="00E67330" w:rsidRPr="009404BB" w:rsidRDefault="000821CC" w:rsidP="0092098C">
      <w:pPr>
        <w:ind w:right="461" w:firstLine="720"/>
        <w:rPr>
          <w:sz w:val="20"/>
          <w:szCs w:val="20"/>
        </w:rPr>
      </w:pP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w:t>
      </w:r>
      <w:r w:rsidR="0000385B" w:rsidRPr="009404BB">
        <w:rPr>
          <w:sz w:val="20"/>
          <w:szCs w:val="20"/>
        </w:rPr>
        <w:t>okumen</w:t>
      </w:r>
      <w:proofErr w:type="spellEnd"/>
      <w:r w:rsidR="0000385B" w:rsidRPr="009404BB">
        <w:rPr>
          <w:sz w:val="20"/>
          <w:szCs w:val="20"/>
        </w:rPr>
        <w:t xml:space="preserve"> test </w:t>
      </w:r>
      <w:r w:rsidRPr="009404BB">
        <w:rPr>
          <w:sz w:val="20"/>
          <w:szCs w:val="20"/>
        </w:rPr>
        <w:t xml:space="preserve">case </w:t>
      </w:r>
      <w:r w:rsidR="0000385B" w:rsidRPr="009404BB">
        <w:rPr>
          <w:sz w:val="20"/>
          <w:szCs w:val="20"/>
        </w:rPr>
        <w:t xml:space="preserve">QA </w:t>
      </w:r>
      <w:r w:rsidRPr="009404BB">
        <w:rPr>
          <w:sz w:val="20"/>
          <w:szCs w:val="20"/>
        </w:rPr>
        <w:t xml:space="preserve">Telkom </w:t>
      </w:r>
      <w:r w:rsidR="0000385B" w:rsidRPr="009404BB">
        <w:rPr>
          <w:sz w:val="20"/>
          <w:szCs w:val="20"/>
        </w:rPr>
        <w:t xml:space="preserve">Agree </w:t>
      </w:r>
      <w:proofErr w:type="spellStart"/>
      <w:r w:rsidRPr="009404BB">
        <w:rPr>
          <w:sz w:val="20"/>
          <w:szCs w:val="20"/>
        </w:rPr>
        <w:t>terkumpul</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google docs, </w:t>
      </w:r>
      <w:proofErr w:type="spellStart"/>
      <w:r w:rsidRPr="009404BB">
        <w:rPr>
          <w:sz w:val="20"/>
          <w:szCs w:val="20"/>
        </w:rPr>
        <w:t>seperti</w:t>
      </w:r>
      <w:proofErr w:type="spellEnd"/>
      <w:r w:rsidRPr="009404BB">
        <w:rPr>
          <w:sz w:val="20"/>
          <w:szCs w:val="20"/>
        </w:rPr>
        <w:t xml:space="preserve"> yang </w:t>
      </w:r>
      <w:proofErr w:type="spellStart"/>
      <w:r w:rsidRPr="009404BB">
        <w:rPr>
          <w:sz w:val="20"/>
          <w:szCs w:val="20"/>
        </w:rPr>
        <w:t>dijelaskan</w:t>
      </w:r>
      <w:proofErr w:type="spellEnd"/>
      <w:r w:rsidRPr="009404BB">
        <w:rPr>
          <w:sz w:val="20"/>
          <w:szCs w:val="20"/>
        </w:rPr>
        <w:t xml:space="preserve"> pada sub</w:t>
      </w:r>
      <w:r w:rsidR="0008457A" w:rsidRPr="009404BB">
        <w:rPr>
          <w:sz w:val="20"/>
          <w:szCs w:val="20"/>
        </w:rPr>
        <w:t>-</w:t>
      </w:r>
      <w:proofErr w:type="spellStart"/>
      <w:r w:rsidR="0008457A" w:rsidRPr="009404BB">
        <w:rPr>
          <w:sz w:val="20"/>
          <w:szCs w:val="20"/>
        </w:rPr>
        <w:t>bab</w:t>
      </w:r>
      <w:proofErr w:type="spellEnd"/>
      <w:r w:rsidR="0008457A" w:rsidRPr="009404BB">
        <w:rPr>
          <w:sz w:val="20"/>
          <w:szCs w:val="20"/>
        </w:rPr>
        <w:t xml:space="preserve"> 3.2.1 Dataset. Dataset yang </w:t>
      </w:r>
      <w:proofErr w:type="spellStart"/>
      <w:r w:rsidR="0008457A" w:rsidRPr="009404BB">
        <w:rPr>
          <w:sz w:val="20"/>
          <w:szCs w:val="20"/>
        </w:rPr>
        <w:t>ada</w:t>
      </w:r>
      <w:proofErr w:type="spellEnd"/>
      <w:r w:rsidR="0008457A" w:rsidRPr="009404BB">
        <w:rPr>
          <w:sz w:val="20"/>
          <w:szCs w:val="20"/>
        </w:rPr>
        <w:t xml:space="preserve"> </w:t>
      </w:r>
      <w:proofErr w:type="spellStart"/>
      <w:r w:rsidR="0008457A" w:rsidRPr="009404BB">
        <w:rPr>
          <w:sz w:val="20"/>
          <w:szCs w:val="20"/>
        </w:rPr>
        <w:t>saat</w:t>
      </w:r>
      <w:proofErr w:type="spellEnd"/>
      <w:r w:rsidR="0008457A" w:rsidRPr="009404BB">
        <w:rPr>
          <w:sz w:val="20"/>
          <w:szCs w:val="20"/>
        </w:rPr>
        <w:t xml:space="preserve"> </w:t>
      </w:r>
      <w:proofErr w:type="spellStart"/>
      <w:r w:rsidR="0008457A" w:rsidRPr="009404BB">
        <w:rPr>
          <w:sz w:val="20"/>
          <w:szCs w:val="20"/>
        </w:rPr>
        <w:t>ini</w:t>
      </w:r>
      <w:proofErr w:type="spellEnd"/>
      <w:r w:rsidR="0008457A" w:rsidRPr="009404BB">
        <w:rPr>
          <w:sz w:val="20"/>
          <w:szCs w:val="20"/>
        </w:rPr>
        <w:t xml:space="preserve"> </w:t>
      </w:r>
      <w:proofErr w:type="spellStart"/>
      <w:r w:rsidR="0008457A" w:rsidRPr="009404BB">
        <w:rPr>
          <w:sz w:val="20"/>
          <w:szCs w:val="20"/>
        </w:rPr>
        <w:t>perlu</w:t>
      </w:r>
      <w:proofErr w:type="spellEnd"/>
      <w:r w:rsidR="0008457A" w:rsidRPr="009404BB">
        <w:rPr>
          <w:sz w:val="20"/>
          <w:szCs w:val="20"/>
        </w:rPr>
        <w:t xml:space="preserve"> </w:t>
      </w:r>
      <w:proofErr w:type="spellStart"/>
      <w:r w:rsidR="0008457A" w:rsidRPr="009404BB">
        <w:rPr>
          <w:sz w:val="20"/>
          <w:szCs w:val="20"/>
        </w:rPr>
        <w:t>diolah</w:t>
      </w:r>
      <w:proofErr w:type="spellEnd"/>
      <w:r w:rsidR="0008457A" w:rsidRPr="009404BB">
        <w:rPr>
          <w:sz w:val="20"/>
          <w:szCs w:val="20"/>
        </w:rPr>
        <w:t xml:space="preserve"> </w:t>
      </w:r>
      <w:proofErr w:type="spellStart"/>
      <w:r w:rsidR="0008457A" w:rsidRPr="009404BB">
        <w:rPr>
          <w:sz w:val="20"/>
          <w:szCs w:val="20"/>
        </w:rPr>
        <w:t>lagi</w:t>
      </w:r>
      <w:proofErr w:type="spellEnd"/>
      <w:r w:rsidR="0008457A" w:rsidRPr="009404BB">
        <w:rPr>
          <w:sz w:val="20"/>
          <w:szCs w:val="20"/>
        </w:rPr>
        <w:t xml:space="preserve"> </w:t>
      </w:r>
      <w:proofErr w:type="spellStart"/>
      <w:r w:rsidR="0008457A" w:rsidRPr="009404BB">
        <w:rPr>
          <w:sz w:val="20"/>
          <w:szCs w:val="20"/>
        </w:rPr>
        <w:t>menjadi</w:t>
      </w:r>
      <w:proofErr w:type="spellEnd"/>
      <w:r w:rsidR="0008457A" w:rsidRPr="009404BB">
        <w:rPr>
          <w:sz w:val="20"/>
          <w:szCs w:val="20"/>
        </w:rPr>
        <w:t xml:space="preserve"> format </w:t>
      </w:r>
      <w:proofErr w:type="spellStart"/>
      <w:r w:rsidR="0008457A" w:rsidRPr="009404BB">
        <w:rPr>
          <w:sz w:val="20"/>
          <w:szCs w:val="20"/>
        </w:rPr>
        <w:t>QnA</w:t>
      </w:r>
      <w:proofErr w:type="spellEnd"/>
      <w:r w:rsidR="0008457A" w:rsidRPr="009404BB">
        <w:rPr>
          <w:sz w:val="20"/>
          <w:szCs w:val="20"/>
        </w:rPr>
        <w:t xml:space="preserve"> agar </w:t>
      </w:r>
      <w:proofErr w:type="spellStart"/>
      <w:r w:rsidR="0008457A" w:rsidRPr="009404BB">
        <w:rPr>
          <w:sz w:val="20"/>
          <w:szCs w:val="20"/>
        </w:rPr>
        <w:t>mudah</w:t>
      </w:r>
      <w:proofErr w:type="spellEnd"/>
      <w:r w:rsidR="0008457A" w:rsidRPr="009404BB">
        <w:rPr>
          <w:sz w:val="20"/>
          <w:szCs w:val="20"/>
        </w:rPr>
        <w:t xml:space="preserve"> </w:t>
      </w:r>
      <w:proofErr w:type="spellStart"/>
      <w:r w:rsidR="0008457A" w:rsidRPr="009404BB">
        <w:rPr>
          <w:sz w:val="20"/>
          <w:szCs w:val="20"/>
        </w:rPr>
        <w:t>digunakan</w:t>
      </w:r>
      <w:proofErr w:type="spellEnd"/>
      <w:r w:rsidR="0008457A" w:rsidRPr="009404BB">
        <w:rPr>
          <w:sz w:val="20"/>
          <w:szCs w:val="20"/>
        </w:rPr>
        <w:t xml:space="preserve"> pada proses </w:t>
      </w:r>
      <w:proofErr w:type="spellStart"/>
      <w:r w:rsidR="0008457A" w:rsidRPr="009404BB">
        <w:rPr>
          <w:sz w:val="20"/>
          <w:szCs w:val="20"/>
        </w:rPr>
        <w:t>selanjutnya</w:t>
      </w:r>
      <w:proofErr w:type="spellEnd"/>
      <w:r w:rsidR="003B6B5F" w:rsidRPr="009404BB">
        <w:rPr>
          <w:sz w:val="20"/>
          <w:szCs w:val="20"/>
        </w:rPr>
        <w:t xml:space="preserve">, proses </w:t>
      </w:r>
      <w:proofErr w:type="spellStart"/>
      <w:r w:rsidR="003B6B5F" w:rsidRPr="009404BB">
        <w:rPr>
          <w:sz w:val="20"/>
          <w:szCs w:val="20"/>
        </w:rPr>
        <w:t>pengolahan</w:t>
      </w:r>
      <w:proofErr w:type="spellEnd"/>
      <w:r w:rsidR="003B6B5F" w:rsidRPr="009404BB">
        <w:rPr>
          <w:sz w:val="20"/>
          <w:szCs w:val="20"/>
        </w:rPr>
        <w:t xml:space="preserve"> </w:t>
      </w:r>
      <w:proofErr w:type="spellStart"/>
      <w:r w:rsidR="003B6B5F" w:rsidRPr="009404BB">
        <w:rPr>
          <w:sz w:val="20"/>
          <w:szCs w:val="20"/>
        </w:rPr>
        <w:t>tersebut</w:t>
      </w:r>
      <w:proofErr w:type="spellEnd"/>
      <w:r w:rsidR="003B6B5F" w:rsidRPr="009404BB">
        <w:rPr>
          <w:sz w:val="20"/>
          <w:szCs w:val="20"/>
        </w:rPr>
        <w:t xml:space="preserve"> </w:t>
      </w:r>
      <w:proofErr w:type="spellStart"/>
      <w:r w:rsidR="003B6B5F" w:rsidRPr="009404BB">
        <w:rPr>
          <w:sz w:val="20"/>
          <w:szCs w:val="20"/>
        </w:rPr>
        <w:t>termasuk</w:t>
      </w:r>
      <w:proofErr w:type="spellEnd"/>
      <w:r w:rsidR="003B6B5F" w:rsidRPr="009404BB">
        <w:rPr>
          <w:sz w:val="20"/>
          <w:szCs w:val="20"/>
        </w:rPr>
        <w:t xml:space="preserve"> </w:t>
      </w:r>
      <w:proofErr w:type="spellStart"/>
      <w:r w:rsidR="003B6B5F" w:rsidRPr="009404BB">
        <w:rPr>
          <w:sz w:val="20"/>
          <w:szCs w:val="20"/>
        </w:rPr>
        <w:t>dalam</w:t>
      </w:r>
      <w:proofErr w:type="spellEnd"/>
      <w:r w:rsidR="003B6B5F" w:rsidRPr="009404BB">
        <w:rPr>
          <w:sz w:val="20"/>
          <w:szCs w:val="20"/>
        </w:rPr>
        <w:t xml:space="preserve"> </w:t>
      </w:r>
      <w:proofErr w:type="spellStart"/>
      <w:r w:rsidR="003B6B5F" w:rsidRPr="009404BB">
        <w:rPr>
          <w:sz w:val="20"/>
          <w:szCs w:val="20"/>
        </w:rPr>
        <w:t>klasifikasi</w:t>
      </w:r>
      <w:proofErr w:type="spellEnd"/>
      <w:r w:rsidR="003B6B5F" w:rsidRPr="009404BB">
        <w:rPr>
          <w:sz w:val="20"/>
          <w:szCs w:val="20"/>
        </w:rPr>
        <w:t xml:space="preserve">. Hasil </w:t>
      </w:r>
      <w:proofErr w:type="spellStart"/>
      <w:r w:rsidR="003B6B5F" w:rsidRPr="009404BB">
        <w:rPr>
          <w:sz w:val="20"/>
          <w:szCs w:val="20"/>
        </w:rPr>
        <w:t>pengolahan</w:t>
      </w:r>
      <w:proofErr w:type="spellEnd"/>
      <w:r w:rsidR="003B6B5F" w:rsidRPr="009404BB">
        <w:rPr>
          <w:sz w:val="20"/>
          <w:szCs w:val="20"/>
        </w:rPr>
        <w:t xml:space="preserve"> dataset </w:t>
      </w:r>
      <w:proofErr w:type="spellStart"/>
      <w:r w:rsidR="003B6B5F" w:rsidRPr="009404BB">
        <w:rPr>
          <w:sz w:val="20"/>
          <w:szCs w:val="20"/>
        </w:rPr>
        <w:t>dapat</w:t>
      </w:r>
      <w:proofErr w:type="spellEnd"/>
      <w:r w:rsidR="003B6B5F" w:rsidRPr="009404BB">
        <w:rPr>
          <w:sz w:val="20"/>
          <w:szCs w:val="20"/>
        </w:rPr>
        <w:t xml:space="preserve"> </w:t>
      </w:r>
      <w:proofErr w:type="spellStart"/>
      <w:r w:rsidR="003B6B5F" w:rsidRPr="009404BB">
        <w:rPr>
          <w:sz w:val="20"/>
          <w:szCs w:val="20"/>
        </w:rPr>
        <w:t>dilihat</w:t>
      </w:r>
      <w:proofErr w:type="spellEnd"/>
      <w:r w:rsidR="003B6B5F" w:rsidRPr="009404BB">
        <w:rPr>
          <w:sz w:val="20"/>
          <w:szCs w:val="20"/>
        </w:rPr>
        <w:t xml:space="preserve"> pada </w:t>
      </w:r>
      <w:proofErr w:type="spellStart"/>
      <w:r w:rsidR="003B6B5F" w:rsidRPr="009404BB">
        <w:rPr>
          <w:sz w:val="20"/>
          <w:szCs w:val="20"/>
        </w:rPr>
        <w:t>gambar</w:t>
      </w:r>
      <w:proofErr w:type="spellEnd"/>
      <w:r w:rsidR="003B6B5F" w:rsidRPr="009404BB">
        <w:rPr>
          <w:sz w:val="20"/>
          <w:szCs w:val="20"/>
        </w:rPr>
        <w:t xml:space="preserve"> </w:t>
      </w:r>
      <w:proofErr w:type="spellStart"/>
      <w:r w:rsidR="003B6B5F" w:rsidRPr="009404BB">
        <w:rPr>
          <w:sz w:val="20"/>
          <w:szCs w:val="20"/>
        </w:rPr>
        <w:t>dibawah</w:t>
      </w:r>
      <w:proofErr w:type="spellEnd"/>
      <w:r w:rsidR="003B6B5F" w:rsidRPr="009404BB">
        <w:rPr>
          <w:sz w:val="20"/>
          <w:szCs w:val="20"/>
        </w:rPr>
        <w:t>.</w:t>
      </w:r>
    </w:p>
    <w:p w14:paraId="63673F8B" w14:textId="0ABBC5EF" w:rsidR="006342E8" w:rsidRPr="009404BB" w:rsidRDefault="006342E8" w:rsidP="006342E8">
      <w:pPr>
        <w:rPr>
          <w:sz w:val="20"/>
          <w:szCs w:val="20"/>
        </w:rPr>
      </w:pPr>
    </w:p>
    <w:p w14:paraId="37D300C9" w14:textId="30326A5A" w:rsidR="006342E8" w:rsidRPr="009404BB" w:rsidRDefault="006342E8" w:rsidP="006342E8">
      <w:pPr>
        <w:pStyle w:val="Caption"/>
        <w:jc w:val="center"/>
        <w:rPr>
          <w:b/>
          <w:bCs/>
          <w:i w:val="0"/>
          <w:iCs w:val="0"/>
          <w:sz w:val="20"/>
          <w:szCs w:val="20"/>
        </w:rPr>
      </w:pPr>
      <w:bookmarkStart w:id="80" w:name="_Toc187668500"/>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Format dataset QNA</w:t>
      </w:r>
      <w:bookmarkEnd w:id="80"/>
    </w:p>
    <w:tbl>
      <w:tblPr>
        <w:tblW w:w="538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701"/>
        <w:gridCol w:w="2835"/>
      </w:tblGrid>
      <w:tr w:rsidR="00920839" w:rsidRPr="009404BB" w14:paraId="03896523" w14:textId="05FB6318" w:rsidTr="006342E8">
        <w:trPr>
          <w:trHeight w:val="431"/>
        </w:trPr>
        <w:tc>
          <w:tcPr>
            <w:tcW w:w="851" w:type="dxa"/>
          </w:tcPr>
          <w:p w14:paraId="7CDA5551" w14:textId="6BF52F9A" w:rsidR="0092098C" w:rsidRPr="009404BB" w:rsidRDefault="0092098C" w:rsidP="0092098C">
            <w:pPr>
              <w:pStyle w:val="TableParagraph"/>
              <w:spacing w:before="101"/>
              <w:ind w:left="16" w:right="17"/>
              <w:jc w:val="center"/>
              <w:rPr>
                <w:spacing w:val="-2"/>
                <w:sz w:val="20"/>
                <w:szCs w:val="20"/>
              </w:rPr>
            </w:pPr>
            <w:r w:rsidRPr="009404BB">
              <w:rPr>
                <w:spacing w:val="-2"/>
                <w:sz w:val="20"/>
                <w:szCs w:val="20"/>
              </w:rPr>
              <w:t>NO</w:t>
            </w:r>
          </w:p>
        </w:tc>
        <w:tc>
          <w:tcPr>
            <w:tcW w:w="1701" w:type="dxa"/>
          </w:tcPr>
          <w:p w14:paraId="6289FD76" w14:textId="72EA6E3E" w:rsidR="0092098C" w:rsidRPr="009404BB" w:rsidRDefault="0092098C" w:rsidP="008073D5">
            <w:pPr>
              <w:pStyle w:val="TableParagraph"/>
              <w:spacing w:before="101"/>
              <w:ind w:left="16" w:right="461"/>
              <w:jc w:val="center"/>
              <w:rPr>
                <w:sz w:val="20"/>
                <w:szCs w:val="20"/>
              </w:rPr>
            </w:pPr>
            <w:r w:rsidRPr="009404BB">
              <w:rPr>
                <w:spacing w:val="-2"/>
                <w:sz w:val="20"/>
                <w:szCs w:val="20"/>
              </w:rPr>
              <w:t>ANSWER</w:t>
            </w:r>
          </w:p>
        </w:tc>
        <w:tc>
          <w:tcPr>
            <w:tcW w:w="2835" w:type="dxa"/>
          </w:tcPr>
          <w:p w14:paraId="18154ED0" w14:textId="7CE43070" w:rsidR="0092098C" w:rsidRPr="009404BB" w:rsidRDefault="0092098C" w:rsidP="008073D5">
            <w:pPr>
              <w:pStyle w:val="TableParagraph"/>
              <w:spacing w:before="101"/>
              <w:ind w:left="16" w:right="461"/>
              <w:jc w:val="center"/>
              <w:rPr>
                <w:spacing w:val="-2"/>
                <w:sz w:val="20"/>
                <w:szCs w:val="20"/>
              </w:rPr>
            </w:pPr>
            <w:r w:rsidRPr="009404BB">
              <w:rPr>
                <w:spacing w:val="-2"/>
                <w:sz w:val="20"/>
                <w:szCs w:val="20"/>
              </w:rPr>
              <w:t>QUESTION</w:t>
            </w:r>
          </w:p>
        </w:tc>
      </w:tr>
      <w:tr w:rsidR="00920839" w:rsidRPr="009404BB" w14:paraId="7442A6EE" w14:textId="047D32CB" w:rsidTr="006342E8">
        <w:trPr>
          <w:trHeight w:val="659"/>
        </w:trPr>
        <w:tc>
          <w:tcPr>
            <w:tcW w:w="851" w:type="dxa"/>
          </w:tcPr>
          <w:p w14:paraId="52ABFA8A" w14:textId="42A626CD" w:rsidR="001E4FAC" w:rsidRPr="009404BB" w:rsidRDefault="001E4FAC" w:rsidP="001E4FAC">
            <w:pPr>
              <w:pStyle w:val="TableParagraph"/>
              <w:spacing w:before="98"/>
              <w:ind w:left="100" w:right="461"/>
              <w:jc w:val="center"/>
              <w:rPr>
                <w:sz w:val="20"/>
                <w:szCs w:val="20"/>
              </w:rPr>
            </w:pPr>
            <w:r w:rsidRPr="009404BB">
              <w:rPr>
                <w:spacing w:val="-2"/>
                <w:sz w:val="20"/>
                <w:szCs w:val="20"/>
              </w:rPr>
              <w:t>1</w:t>
            </w:r>
          </w:p>
        </w:tc>
        <w:tc>
          <w:tcPr>
            <w:tcW w:w="1701" w:type="dxa"/>
          </w:tcPr>
          <w:p w14:paraId="48F9B28D" w14:textId="57BF430D" w:rsidR="001E4FAC" w:rsidRPr="009404BB" w:rsidRDefault="001E4FAC" w:rsidP="001E4FAC">
            <w:pPr>
              <w:pStyle w:val="TableParagraph"/>
              <w:spacing w:before="98"/>
              <w:ind w:left="100" w:right="461"/>
              <w:rPr>
                <w:sz w:val="20"/>
                <w:szCs w:val="20"/>
              </w:rPr>
            </w:pPr>
            <w:r w:rsidRPr="009404BB">
              <w:rPr>
                <w:sz w:val="20"/>
                <w:szCs w:val="20"/>
              </w:rPr>
              <w:t>Apa saja skenario dasar dalam pengujian fitur registrasi?</w:t>
            </w:r>
          </w:p>
        </w:tc>
        <w:tc>
          <w:tcPr>
            <w:tcW w:w="2835" w:type="dxa"/>
          </w:tcPr>
          <w:p w14:paraId="5212562F" w14:textId="5E10DE46" w:rsidR="001E4FAC" w:rsidRPr="009404BB" w:rsidRDefault="00B72A0F" w:rsidP="00B72A0F">
            <w:pPr>
              <w:pStyle w:val="TableParagraph"/>
              <w:spacing w:before="98"/>
              <w:ind w:left="100" w:right="120"/>
              <w:rPr>
                <w:sz w:val="20"/>
                <w:szCs w:val="20"/>
              </w:rPr>
            </w:pPr>
            <w:r w:rsidRPr="009404BB">
              <w:rPr>
                <w:sz w:val="20"/>
                <w:szCs w:val="20"/>
              </w:rPr>
              <w:t>Skenario testing untuk fitur registrasi secara dasar terbagi menjadi 2 yaitu: Register Berhasil (</w:t>
            </w:r>
            <w:proofErr w:type="spellStart"/>
            <w:r w:rsidRPr="009404BB">
              <w:rPr>
                <w:sz w:val="20"/>
                <w:szCs w:val="20"/>
              </w:rPr>
              <w:t>Success</w:t>
            </w:r>
            <w:proofErr w:type="spellEnd"/>
            <w:r w:rsidRPr="009404BB">
              <w:rPr>
                <w:sz w:val="20"/>
                <w:szCs w:val="20"/>
              </w:rPr>
              <w:t>) &amp; Register Gagal (</w:t>
            </w:r>
            <w:proofErr w:type="spellStart"/>
            <w:r w:rsidRPr="009404BB">
              <w:rPr>
                <w:sz w:val="20"/>
                <w:szCs w:val="20"/>
              </w:rPr>
              <w:t>Failed</w:t>
            </w:r>
            <w:proofErr w:type="spellEnd"/>
            <w:r w:rsidRPr="009404BB">
              <w:rPr>
                <w:sz w:val="20"/>
                <w:szCs w:val="20"/>
              </w:rPr>
              <w:t>).</w:t>
            </w:r>
          </w:p>
        </w:tc>
      </w:tr>
      <w:tr w:rsidR="00920839" w:rsidRPr="009404BB" w14:paraId="16847910" w14:textId="24812B02" w:rsidTr="006342E8">
        <w:trPr>
          <w:trHeight w:val="659"/>
        </w:trPr>
        <w:tc>
          <w:tcPr>
            <w:tcW w:w="851" w:type="dxa"/>
          </w:tcPr>
          <w:p w14:paraId="5A5370FA" w14:textId="0D617EFF" w:rsidR="001E4FAC" w:rsidRPr="009404BB" w:rsidRDefault="001E4FAC" w:rsidP="001E4FAC">
            <w:pPr>
              <w:pStyle w:val="TableParagraph"/>
              <w:spacing w:before="101"/>
              <w:ind w:left="100" w:right="461"/>
              <w:jc w:val="center"/>
              <w:rPr>
                <w:sz w:val="20"/>
                <w:szCs w:val="20"/>
              </w:rPr>
            </w:pPr>
            <w:r w:rsidRPr="009404BB">
              <w:rPr>
                <w:sz w:val="20"/>
                <w:szCs w:val="20"/>
              </w:rPr>
              <w:t>2</w:t>
            </w:r>
          </w:p>
        </w:tc>
        <w:tc>
          <w:tcPr>
            <w:tcW w:w="1701" w:type="dxa"/>
          </w:tcPr>
          <w:p w14:paraId="3C0AED20" w14:textId="214E0C71" w:rsidR="001E4FAC" w:rsidRPr="009404BB" w:rsidRDefault="00B72A0F" w:rsidP="001E4FA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fitur Registrasi Berhasil?</w:t>
            </w:r>
          </w:p>
        </w:tc>
        <w:tc>
          <w:tcPr>
            <w:tcW w:w="2835" w:type="dxa"/>
          </w:tcPr>
          <w:p w14:paraId="0A5BAEB7" w14:textId="5A1617F2" w:rsidR="001E4FAC" w:rsidRPr="009404BB" w:rsidRDefault="00B72A0F" w:rsidP="00B72A0F">
            <w:pPr>
              <w:pStyle w:val="TableParagraph"/>
              <w:spacing w:before="101"/>
              <w:ind w:left="100" w:right="120"/>
              <w:rPr>
                <w:sz w:val="20"/>
                <w:szCs w:val="20"/>
              </w:rPr>
            </w:pP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untuk fitur registrasi </w:t>
            </w:r>
            <w:proofErr w:type="spellStart"/>
            <w:r w:rsidRPr="009404BB">
              <w:rPr>
                <w:sz w:val="20"/>
                <w:szCs w:val="20"/>
              </w:rPr>
              <w:t>diantaranya</w:t>
            </w:r>
            <w:proofErr w:type="spellEnd"/>
            <w:r w:rsidRPr="009404BB">
              <w:rPr>
                <w:sz w:val="20"/>
                <w:szCs w:val="20"/>
              </w:rPr>
              <w:t xml:space="preserve"> 1.) Validasi Registrasi dengan Data Lengkap dan Benar 2.) Validasi Registrasi dengan Email yang Sudah Terdaftar 3.) Validasi Registrasi dengan Email Tidak Valid 4.) Validasi Panjang dan Kompleksitas </w:t>
            </w:r>
            <w:proofErr w:type="spellStart"/>
            <w:r w:rsidRPr="009404BB">
              <w:rPr>
                <w:sz w:val="20"/>
                <w:szCs w:val="20"/>
              </w:rPr>
              <w:t>Password</w:t>
            </w:r>
            <w:proofErr w:type="spellEnd"/>
            <w:r w:rsidRPr="009404BB">
              <w:rPr>
                <w:sz w:val="20"/>
                <w:szCs w:val="20"/>
              </w:rPr>
              <w:t xml:space="preserve"> 5.) Validasi Kolom yang Wajib Diisi (</w:t>
            </w:r>
            <w:proofErr w:type="spellStart"/>
            <w:r w:rsidRPr="009404BB">
              <w:rPr>
                <w:sz w:val="20"/>
                <w:szCs w:val="20"/>
              </w:rPr>
              <w:t>Mandatory</w:t>
            </w:r>
            <w:proofErr w:type="spellEnd"/>
            <w:r w:rsidRPr="009404BB">
              <w:rPr>
                <w:sz w:val="20"/>
                <w:szCs w:val="20"/>
              </w:rPr>
              <w:t xml:space="preserve"> </w:t>
            </w:r>
            <w:proofErr w:type="spellStart"/>
            <w:r w:rsidRPr="009404BB">
              <w:rPr>
                <w:sz w:val="20"/>
                <w:szCs w:val="20"/>
              </w:rPr>
              <w:t>Fields</w:t>
            </w:r>
            <w:proofErr w:type="spellEnd"/>
            <w:r w:rsidRPr="009404BB">
              <w:rPr>
                <w:sz w:val="20"/>
                <w:szCs w:val="20"/>
              </w:rPr>
              <w:t>) 6.) Pengujian Penerimaan Syarat dan Ketentuan 7.) Validasi Notifikasi Email Verifikasi 8.) Pengujian Registrasi dengan Koneksi Internet Terputus</w:t>
            </w:r>
          </w:p>
        </w:tc>
      </w:tr>
      <w:tr w:rsidR="00920839" w:rsidRPr="009404BB" w14:paraId="28C99A51" w14:textId="7A4A64CA" w:rsidTr="006342E8">
        <w:trPr>
          <w:trHeight w:val="662"/>
        </w:trPr>
        <w:tc>
          <w:tcPr>
            <w:tcW w:w="851" w:type="dxa"/>
          </w:tcPr>
          <w:p w14:paraId="0B37F148" w14:textId="67F91B74" w:rsidR="001E4FAC" w:rsidRPr="009404BB" w:rsidRDefault="001E4FAC" w:rsidP="001E4FAC">
            <w:pPr>
              <w:pStyle w:val="TableParagraph"/>
              <w:spacing w:before="101"/>
              <w:ind w:left="100" w:right="461"/>
              <w:jc w:val="center"/>
              <w:rPr>
                <w:sz w:val="20"/>
                <w:szCs w:val="20"/>
              </w:rPr>
            </w:pPr>
            <w:r w:rsidRPr="009404BB">
              <w:rPr>
                <w:sz w:val="20"/>
                <w:szCs w:val="20"/>
              </w:rPr>
              <w:t>3</w:t>
            </w:r>
          </w:p>
        </w:tc>
        <w:tc>
          <w:tcPr>
            <w:tcW w:w="1701" w:type="dxa"/>
            <w:vAlign w:val="bottom"/>
          </w:tcPr>
          <w:p w14:paraId="6C9D345D" w14:textId="77777777" w:rsidR="001E4FAC" w:rsidRPr="009404BB" w:rsidRDefault="00B72A0F" w:rsidP="001E4FAC">
            <w:pPr>
              <w:pStyle w:val="TableParagraph"/>
              <w:spacing w:before="101"/>
              <w:ind w:left="100" w:right="461"/>
              <w:rPr>
                <w:sz w:val="20"/>
                <w:szCs w:val="20"/>
              </w:rPr>
            </w:pPr>
            <w:r w:rsidRPr="009404BB">
              <w:rPr>
                <w:sz w:val="20"/>
                <w:szCs w:val="20"/>
              </w:rPr>
              <w:t xml:space="preserve">Apa prasyarat yang harus </w:t>
            </w:r>
            <w:r w:rsidRPr="009404BB">
              <w:rPr>
                <w:sz w:val="20"/>
                <w:szCs w:val="20"/>
              </w:rPr>
              <w:lastRenderedPageBreak/>
              <w:t xml:space="preserve">dilengkapi dalam menguji fitur Registrasi </w:t>
            </w:r>
            <w:proofErr w:type="spellStart"/>
            <w:r w:rsidRPr="009404BB">
              <w:rPr>
                <w:sz w:val="20"/>
                <w:szCs w:val="20"/>
              </w:rPr>
              <w:t>testcase</w:t>
            </w:r>
            <w:proofErr w:type="spellEnd"/>
            <w:r w:rsidRPr="009404BB">
              <w:rPr>
                <w:sz w:val="20"/>
                <w:szCs w:val="20"/>
              </w:rPr>
              <w:t xml:space="preserve"> Registrasi Berhasil ?</w:t>
            </w:r>
          </w:p>
          <w:p w14:paraId="124810B3" w14:textId="77777777" w:rsidR="00B72A0F" w:rsidRPr="009404BB" w:rsidRDefault="00B72A0F" w:rsidP="001E4FAC">
            <w:pPr>
              <w:pStyle w:val="TableParagraph"/>
              <w:spacing w:before="101"/>
              <w:ind w:left="100" w:right="461"/>
              <w:rPr>
                <w:sz w:val="20"/>
                <w:szCs w:val="20"/>
              </w:rPr>
            </w:pPr>
          </w:p>
          <w:p w14:paraId="73251195" w14:textId="00615C2E" w:rsidR="00B72A0F" w:rsidRPr="009404BB" w:rsidRDefault="00B72A0F" w:rsidP="001E4FAC">
            <w:pPr>
              <w:pStyle w:val="TableParagraph"/>
              <w:spacing w:before="101"/>
              <w:ind w:left="100" w:right="461"/>
              <w:rPr>
                <w:sz w:val="20"/>
                <w:szCs w:val="20"/>
              </w:rPr>
            </w:pPr>
          </w:p>
        </w:tc>
        <w:tc>
          <w:tcPr>
            <w:tcW w:w="2835" w:type="dxa"/>
          </w:tcPr>
          <w:p w14:paraId="13099013" w14:textId="1CA17E4D" w:rsidR="001E4FAC" w:rsidRPr="009404BB" w:rsidRDefault="00B72A0F" w:rsidP="00B72A0F">
            <w:pPr>
              <w:pStyle w:val="TableParagraph"/>
              <w:spacing w:before="101"/>
              <w:ind w:left="100" w:right="120"/>
              <w:rPr>
                <w:sz w:val="20"/>
                <w:szCs w:val="20"/>
              </w:rPr>
            </w:pPr>
            <w:r w:rsidRPr="009404BB">
              <w:rPr>
                <w:sz w:val="20"/>
                <w:szCs w:val="20"/>
              </w:rPr>
              <w:lastRenderedPageBreak/>
              <w:t xml:space="preserve">Langkah pertama atau prasyarat dalam menguji fitur Registrasi </w:t>
            </w:r>
            <w:r w:rsidRPr="009404BB">
              <w:rPr>
                <w:sz w:val="20"/>
                <w:szCs w:val="20"/>
              </w:rPr>
              <w:lastRenderedPageBreak/>
              <w:t>Berhasil adalah memastikan bahwa pengguna belum memiliki akun di sistem. Dengan kata lain, sebelum melakukan pengujian untuk skenario Registrasi Berhasil.</w:t>
            </w:r>
          </w:p>
        </w:tc>
      </w:tr>
      <w:tr w:rsidR="00920839" w:rsidRPr="009404BB" w14:paraId="29597F32" w14:textId="77777777" w:rsidTr="006342E8">
        <w:trPr>
          <w:trHeight w:val="662"/>
        </w:trPr>
        <w:tc>
          <w:tcPr>
            <w:tcW w:w="851" w:type="dxa"/>
          </w:tcPr>
          <w:p w14:paraId="59A99E51" w14:textId="7F559D7D" w:rsidR="001E4FAC" w:rsidRPr="009404BB" w:rsidRDefault="001E4FAC" w:rsidP="001E4FAC">
            <w:pPr>
              <w:pStyle w:val="TableParagraph"/>
              <w:spacing w:before="101"/>
              <w:ind w:left="100" w:right="461"/>
              <w:jc w:val="center"/>
              <w:rPr>
                <w:sz w:val="20"/>
                <w:szCs w:val="20"/>
              </w:rPr>
            </w:pPr>
            <w:r w:rsidRPr="009404BB">
              <w:rPr>
                <w:sz w:val="20"/>
                <w:szCs w:val="20"/>
              </w:rPr>
              <w:lastRenderedPageBreak/>
              <w:t>4</w:t>
            </w:r>
          </w:p>
        </w:tc>
        <w:tc>
          <w:tcPr>
            <w:tcW w:w="1701" w:type="dxa"/>
            <w:vAlign w:val="bottom"/>
          </w:tcPr>
          <w:p w14:paraId="6795D256" w14:textId="77777777" w:rsidR="001E4FAC" w:rsidRPr="009404BB" w:rsidRDefault="00B72A0F" w:rsidP="001E4FA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skenario Registrasi Gagal?</w:t>
            </w:r>
          </w:p>
          <w:p w14:paraId="6981847B" w14:textId="77777777" w:rsidR="00B72A0F" w:rsidRPr="009404BB" w:rsidRDefault="00B72A0F" w:rsidP="001E4FAC">
            <w:pPr>
              <w:pStyle w:val="TableParagraph"/>
              <w:spacing w:before="101"/>
              <w:ind w:left="100" w:right="461"/>
              <w:rPr>
                <w:sz w:val="20"/>
                <w:szCs w:val="20"/>
              </w:rPr>
            </w:pPr>
          </w:p>
          <w:p w14:paraId="0F0187F0" w14:textId="77777777" w:rsidR="00B72A0F" w:rsidRPr="009404BB" w:rsidRDefault="00B72A0F" w:rsidP="001E4FAC">
            <w:pPr>
              <w:pStyle w:val="TableParagraph"/>
              <w:spacing w:before="101"/>
              <w:ind w:left="100" w:right="461"/>
              <w:rPr>
                <w:sz w:val="20"/>
                <w:szCs w:val="20"/>
              </w:rPr>
            </w:pPr>
          </w:p>
          <w:p w14:paraId="5583DCB9" w14:textId="77777777" w:rsidR="00B72A0F" w:rsidRPr="009404BB" w:rsidRDefault="00B72A0F" w:rsidP="001E4FAC">
            <w:pPr>
              <w:pStyle w:val="TableParagraph"/>
              <w:spacing w:before="101"/>
              <w:ind w:left="100" w:right="461"/>
              <w:rPr>
                <w:sz w:val="20"/>
                <w:szCs w:val="20"/>
              </w:rPr>
            </w:pPr>
          </w:p>
          <w:p w14:paraId="23941E60" w14:textId="77777777" w:rsidR="00B72A0F" w:rsidRPr="009404BB" w:rsidRDefault="00B72A0F" w:rsidP="001E4FAC">
            <w:pPr>
              <w:pStyle w:val="TableParagraph"/>
              <w:spacing w:before="101"/>
              <w:ind w:left="100" w:right="461"/>
              <w:rPr>
                <w:sz w:val="20"/>
                <w:szCs w:val="20"/>
              </w:rPr>
            </w:pPr>
          </w:p>
          <w:p w14:paraId="25CC0D2E" w14:textId="77777777" w:rsidR="00B72A0F" w:rsidRPr="009404BB" w:rsidRDefault="00B72A0F" w:rsidP="001E4FAC">
            <w:pPr>
              <w:pStyle w:val="TableParagraph"/>
              <w:spacing w:before="101"/>
              <w:ind w:left="100" w:right="461"/>
              <w:rPr>
                <w:sz w:val="20"/>
                <w:szCs w:val="20"/>
              </w:rPr>
            </w:pPr>
          </w:p>
          <w:p w14:paraId="5FBF6E0A" w14:textId="77777777" w:rsidR="00B72A0F" w:rsidRPr="009404BB" w:rsidRDefault="00B72A0F" w:rsidP="001E4FAC">
            <w:pPr>
              <w:pStyle w:val="TableParagraph"/>
              <w:spacing w:before="101"/>
              <w:ind w:left="100" w:right="461"/>
              <w:rPr>
                <w:sz w:val="20"/>
                <w:szCs w:val="20"/>
              </w:rPr>
            </w:pPr>
          </w:p>
          <w:p w14:paraId="259B54C9" w14:textId="77777777" w:rsidR="00B72A0F" w:rsidRPr="009404BB" w:rsidRDefault="00B72A0F" w:rsidP="001E4FAC">
            <w:pPr>
              <w:pStyle w:val="TableParagraph"/>
              <w:spacing w:before="101"/>
              <w:ind w:left="100" w:right="461"/>
              <w:rPr>
                <w:sz w:val="20"/>
                <w:szCs w:val="20"/>
              </w:rPr>
            </w:pPr>
          </w:p>
          <w:p w14:paraId="35C48CF2" w14:textId="77777777" w:rsidR="00B72A0F" w:rsidRPr="009404BB" w:rsidRDefault="00B72A0F" w:rsidP="001E4FAC">
            <w:pPr>
              <w:pStyle w:val="TableParagraph"/>
              <w:spacing w:before="101"/>
              <w:ind w:left="100" w:right="461"/>
              <w:rPr>
                <w:sz w:val="20"/>
                <w:szCs w:val="20"/>
              </w:rPr>
            </w:pPr>
          </w:p>
          <w:p w14:paraId="5B2B6E47" w14:textId="740B2F55" w:rsidR="00B72A0F" w:rsidRPr="009404BB" w:rsidRDefault="00B72A0F" w:rsidP="001E4FAC">
            <w:pPr>
              <w:pStyle w:val="TableParagraph"/>
              <w:spacing w:before="101"/>
              <w:ind w:left="100" w:right="461"/>
              <w:rPr>
                <w:sz w:val="20"/>
                <w:szCs w:val="20"/>
              </w:rPr>
            </w:pPr>
          </w:p>
        </w:tc>
        <w:tc>
          <w:tcPr>
            <w:tcW w:w="2835" w:type="dxa"/>
          </w:tcPr>
          <w:p w14:paraId="2C32865E" w14:textId="441C7551" w:rsidR="001E4FA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Registrasi Gagal: 1.) Email sudah terdaftar 2.) Nomor telepon sudah terdaftar 3.) Format email tidak valid 4.) Kata sandi tidak memenuhi syarat minimum 5.) Konfirmasi </w:t>
            </w:r>
            <w:proofErr w:type="spellStart"/>
            <w:r w:rsidRPr="009404BB">
              <w:rPr>
                <w:sz w:val="20"/>
                <w:szCs w:val="20"/>
              </w:rPr>
              <w:t>password</w:t>
            </w:r>
            <w:proofErr w:type="spellEnd"/>
            <w:r w:rsidRPr="009404BB">
              <w:rPr>
                <w:sz w:val="20"/>
                <w:szCs w:val="20"/>
              </w:rPr>
              <w:t xml:space="preserve"> tidak sesuai 6.) Data pendaftaran kosong (</w:t>
            </w:r>
            <w:proofErr w:type="spellStart"/>
            <w:r w:rsidRPr="009404BB">
              <w:rPr>
                <w:sz w:val="20"/>
                <w:szCs w:val="20"/>
              </w:rPr>
              <w:t>mandatory</w:t>
            </w:r>
            <w:proofErr w:type="spellEnd"/>
            <w:r w:rsidRPr="009404BB">
              <w:rPr>
                <w:sz w:val="20"/>
                <w:szCs w:val="20"/>
              </w:rPr>
              <w:t xml:space="preserve"> </w:t>
            </w:r>
            <w:proofErr w:type="spellStart"/>
            <w:r w:rsidRPr="009404BB">
              <w:rPr>
                <w:sz w:val="20"/>
                <w:szCs w:val="20"/>
              </w:rPr>
              <w:t>fields</w:t>
            </w:r>
            <w:proofErr w:type="spellEnd"/>
            <w:r w:rsidRPr="009404BB">
              <w:rPr>
                <w:sz w:val="20"/>
                <w:szCs w:val="20"/>
              </w:rPr>
              <w:t xml:space="preserve"> </w:t>
            </w:r>
            <w:proofErr w:type="spellStart"/>
            <w:r w:rsidRPr="009404BB">
              <w:rPr>
                <w:sz w:val="20"/>
                <w:szCs w:val="20"/>
              </w:rPr>
              <w:t>missing</w:t>
            </w:r>
            <w:proofErr w:type="spellEnd"/>
            <w:r w:rsidRPr="009404BB">
              <w:rPr>
                <w:sz w:val="20"/>
                <w:szCs w:val="20"/>
              </w:rPr>
              <w:t xml:space="preserve">) 7.) Format nomor telepon tidak valid 8.) Tidak menyetujui syarat dan ketentuan 9.) </w:t>
            </w:r>
            <w:proofErr w:type="spellStart"/>
            <w:r w:rsidRPr="009404BB">
              <w:rPr>
                <w:sz w:val="20"/>
                <w:szCs w:val="20"/>
              </w:rPr>
              <w:t>Captcha</w:t>
            </w:r>
            <w:proofErr w:type="spellEnd"/>
            <w:r w:rsidRPr="009404BB">
              <w:rPr>
                <w:sz w:val="20"/>
                <w:szCs w:val="20"/>
              </w:rPr>
              <w:t xml:space="preserve"> tidak diisi atau salah 10.) Server </w:t>
            </w:r>
            <w:proofErr w:type="spellStart"/>
            <w:r w:rsidRPr="009404BB">
              <w:rPr>
                <w:sz w:val="20"/>
                <w:szCs w:val="20"/>
              </w:rPr>
              <w:t>error</w:t>
            </w:r>
            <w:proofErr w:type="spellEnd"/>
            <w:r w:rsidRPr="009404BB">
              <w:rPr>
                <w:sz w:val="20"/>
                <w:szCs w:val="20"/>
              </w:rPr>
              <w:t xml:space="preserve"> saat registrasi 11.) Koneksi internet terputus saat registrasi.</w:t>
            </w:r>
          </w:p>
        </w:tc>
      </w:tr>
      <w:tr w:rsidR="00920839" w:rsidRPr="009404BB" w14:paraId="676096C3" w14:textId="77777777" w:rsidTr="006342E8">
        <w:trPr>
          <w:trHeight w:val="662"/>
        </w:trPr>
        <w:tc>
          <w:tcPr>
            <w:tcW w:w="851" w:type="dxa"/>
          </w:tcPr>
          <w:p w14:paraId="42F55097" w14:textId="7F8B55D0" w:rsidR="001E4FAC" w:rsidRPr="009404BB" w:rsidRDefault="001E4FAC" w:rsidP="001E4FAC">
            <w:pPr>
              <w:pStyle w:val="TableParagraph"/>
              <w:spacing w:before="101"/>
              <w:ind w:left="100" w:right="461"/>
              <w:jc w:val="center"/>
              <w:rPr>
                <w:sz w:val="20"/>
                <w:szCs w:val="20"/>
              </w:rPr>
            </w:pPr>
            <w:r w:rsidRPr="009404BB">
              <w:rPr>
                <w:sz w:val="20"/>
                <w:szCs w:val="20"/>
              </w:rPr>
              <w:t>5</w:t>
            </w:r>
          </w:p>
        </w:tc>
        <w:tc>
          <w:tcPr>
            <w:tcW w:w="1701" w:type="dxa"/>
            <w:vAlign w:val="bottom"/>
          </w:tcPr>
          <w:p w14:paraId="7760E1A8" w14:textId="77777777" w:rsidR="001E4FAC" w:rsidRPr="009404BB" w:rsidRDefault="00B72A0F" w:rsidP="00B72A0F">
            <w:pPr>
              <w:pStyle w:val="TableParagraph"/>
              <w:spacing w:before="101"/>
              <w:ind w:right="461"/>
              <w:rPr>
                <w:sz w:val="20"/>
                <w:szCs w:val="20"/>
              </w:rPr>
            </w:pPr>
            <w:r w:rsidRPr="009404BB">
              <w:rPr>
                <w:sz w:val="20"/>
                <w:szCs w:val="20"/>
              </w:rPr>
              <w:t xml:space="preserve">Apa </w:t>
            </w:r>
            <w:proofErr w:type="spellStart"/>
            <w:r w:rsidRPr="009404BB">
              <w:rPr>
                <w:sz w:val="20"/>
                <w:szCs w:val="20"/>
              </w:rPr>
              <w:t>expected</w:t>
            </w:r>
            <w:proofErr w:type="spellEnd"/>
            <w:r w:rsidRPr="009404BB">
              <w:rPr>
                <w:sz w:val="20"/>
                <w:szCs w:val="20"/>
              </w:rPr>
              <w:t xml:space="preserve"> </w:t>
            </w:r>
            <w:proofErr w:type="spellStart"/>
            <w:r w:rsidRPr="009404BB">
              <w:rPr>
                <w:sz w:val="20"/>
                <w:szCs w:val="20"/>
              </w:rPr>
              <w:t>result</w:t>
            </w:r>
            <w:proofErr w:type="spellEnd"/>
            <w:r w:rsidRPr="009404BB">
              <w:rPr>
                <w:sz w:val="20"/>
                <w:szCs w:val="20"/>
              </w:rPr>
              <w:t xml:space="preserve"> untuk menguji Registrasi Gagal </w:t>
            </w:r>
            <w:proofErr w:type="spellStart"/>
            <w:r w:rsidRPr="009404BB">
              <w:rPr>
                <w:sz w:val="20"/>
                <w:szCs w:val="20"/>
              </w:rPr>
              <w:t>testcase</w:t>
            </w:r>
            <w:proofErr w:type="spellEnd"/>
            <w:r w:rsidRPr="009404BB">
              <w:rPr>
                <w:sz w:val="20"/>
                <w:szCs w:val="20"/>
              </w:rPr>
              <w:t xml:space="preserve"> Nomor telepon sudah terdaftar</w:t>
            </w:r>
          </w:p>
          <w:p w14:paraId="40EA077A" w14:textId="77777777" w:rsidR="00B72A0F" w:rsidRPr="009404BB" w:rsidRDefault="00B72A0F" w:rsidP="00B72A0F">
            <w:pPr>
              <w:pStyle w:val="TableParagraph"/>
              <w:spacing w:before="101"/>
              <w:ind w:right="461"/>
              <w:rPr>
                <w:sz w:val="20"/>
                <w:szCs w:val="20"/>
              </w:rPr>
            </w:pPr>
          </w:p>
          <w:p w14:paraId="0981904A" w14:textId="77777777" w:rsidR="00B72A0F" w:rsidRPr="009404BB" w:rsidRDefault="00B72A0F" w:rsidP="00B72A0F">
            <w:pPr>
              <w:pStyle w:val="TableParagraph"/>
              <w:spacing w:before="101"/>
              <w:ind w:right="461"/>
              <w:rPr>
                <w:sz w:val="20"/>
                <w:szCs w:val="20"/>
              </w:rPr>
            </w:pPr>
          </w:p>
          <w:p w14:paraId="0CC9751E" w14:textId="77777777" w:rsidR="00B72A0F" w:rsidRPr="009404BB" w:rsidRDefault="00B72A0F" w:rsidP="00B72A0F">
            <w:pPr>
              <w:pStyle w:val="TableParagraph"/>
              <w:spacing w:before="101"/>
              <w:ind w:right="461"/>
              <w:rPr>
                <w:sz w:val="20"/>
                <w:szCs w:val="20"/>
              </w:rPr>
            </w:pPr>
          </w:p>
          <w:p w14:paraId="0DE140B9" w14:textId="77777777" w:rsidR="00B72A0F" w:rsidRPr="009404BB" w:rsidRDefault="00B72A0F" w:rsidP="00B72A0F">
            <w:pPr>
              <w:pStyle w:val="TableParagraph"/>
              <w:spacing w:before="101"/>
              <w:ind w:right="461"/>
              <w:rPr>
                <w:sz w:val="20"/>
                <w:szCs w:val="20"/>
              </w:rPr>
            </w:pPr>
          </w:p>
          <w:p w14:paraId="582199AE" w14:textId="3F75A28A" w:rsidR="00B72A0F" w:rsidRPr="009404BB" w:rsidRDefault="00B72A0F" w:rsidP="00B72A0F">
            <w:pPr>
              <w:pStyle w:val="TableParagraph"/>
              <w:spacing w:before="101"/>
              <w:ind w:right="461"/>
              <w:rPr>
                <w:sz w:val="20"/>
                <w:szCs w:val="20"/>
              </w:rPr>
            </w:pPr>
          </w:p>
        </w:tc>
        <w:tc>
          <w:tcPr>
            <w:tcW w:w="2835" w:type="dxa"/>
          </w:tcPr>
          <w:p w14:paraId="1C118679" w14:textId="72DEAC70" w:rsidR="001E4FAC" w:rsidRPr="009404BB" w:rsidRDefault="00B72A0F" w:rsidP="00B72A0F">
            <w:pPr>
              <w:pStyle w:val="TableParagraph"/>
              <w:spacing w:before="101"/>
              <w:ind w:left="100" w:right="120"/>
              <w:rPr>
                <w:sz w:val="20"/>
                <w:szCs w:val="20"/>
              </w:rPr>
            </w:pPr>
            <w:proofErr w:type="spellStart"/>
            <w:r w:rsidRPr="009404BB">
              <w:rPr>
                <w:sz w:val="20"/>
                <w:szCs w:val="20"/>
              </w:rPr>
              <w:lastRenderedPageBreak/>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Nomor telepon sudah terdaftar; Deskripsi </w:t>
            </w:r>
            <w:proofErr w:type="spellStart"/>
            <w:r w:rsidRPr="009404BB">
              <w:rPr>
                <w:sz w:val="20"/>
                <w:szCs w:val="20"/>
              </w:rPr>
              <w:t>testcase</w:t>
            </w:r>
            <w:proofErr w:type="spellEnd"/>
            <w:r w:rsidRPr="009404BB">
              <w:rPr>
                <w:sz w:val="20"/>
                <w:szCs w:val="20"/>
              </w:rPr>
              <w:t xml:space="preserve">: Pengguna mencoba mendaftar dengan nomor telepon yang sudah digunakan di akun lain; Step pengujian: 1.) Buka halaman registrasi. 2.) Masukkan nomor telepon yang sudah terdaftar sebelumnya. 3.) Lengkapi data pendaftaran </w:t>
            </w:r>
            <w:r w:rsidRPr="009404BB">
              <w:rPr>
                <w:sz w:val="20"/>
                <w:szCs w:val="20"/>
              </w:rPr>
              <w:lastRenderedPageBreak/>
              <w:t>lainnya dengan benar. 4.) Klik tombol Daftar.</w:t>
            </w:r>
          </w:p>
        </w:tc>
      </w:tr>
      <w:tr w:rsidR="00920839" w:rsidRPr="009404BB" w14:paraId="0E95F064" w14:textId="77777777" w:rsidTr="006342E8">
        <w:trPr>
          <w:trHeight w:val="662"/>
        </w:trPr>
        <w:tc>
          <w:tcPr>
            <w:tcW w:w="851" w:type="dxa"/>
          </w:tcPr>
          <w:p w14:paraId="3C494719" w14:textId="75992EB4" w:rsidR="0092098C" w:rsidRPr="009404BB" w:rsidRDefault="0092098C" w:rsidP="0092098C">
            <w:pPr>
              <w:pStyle w:val="TableParagraph"/>
              <w:spacing w:before="101"/>
              <w:ind w:left="100" w:right="461"/>
              <w:jc w:val="center"/>
              <w:rPr>
                <w:sz w:val="20"/>
                <w:szCs w:val="20"/>
              </w:rPr>
            </w:pPr>
            <w:r w:rsidRPr="009404BB">
              <w:rPr>
                <w:sz w:val="20"/>
                <w:szCs w:val="20"/>
              </w:rPr>
              <w:lastRenderedPageBreak/>
              <w:t>6</w:t>
            </w:r>
          </w:p>
        </w:tc>
        <w:tc>
          <w:tcPr>
            <w:tcW w:w="1701" w:type="dxa"/>
          </w:tcPr>
          <w:p w14:paraId="62395EF9" w14:textId="0B50A769" w:rsidR="0092098C" w:rsidRPr="009404BB" w:rsidRDefault="00B72A0F" w:rsidP="0092098C">
            <w:pPr>
              <w:pStyle w:val="TableParagraph"/>
              <w:spacing w:before="101"/>
              <w:ind w:left="100" w:right="461"/>
              <w:rPr>
                <w:sz w:val="20"/>
                <w:szCs w:val="20"/>
              </w:rPr>
            </w:pPr>
            <w:r w:rsidRPr="009404BB">
              <w:rPr>
                <w:sz w:val="20"/>
                <w:szCs w:val="20"/>
              </w:rPr>
              <w:t xml:space="preserve">Step apa saja yang dilakukan untuk menguji skenario Registrasi Gagal </w:t>
            </w:r>
            <w:proofErr w:type="spellStart"/>
            <w:r w:rsidRPr="009404BB">
              <w:rPr>
                <w:sz w:val="20"/>
                <w:szCs w:val="20"/>
              </w:rPr>
              <w:t>testcase</w:t>
            </w:r>
            <w:proofErr w:type="spellEnd"/>
            <w:r w:rsidRPr="009404BB">
              <w:rPr>
                <w:sz w:val="20"/>
                <w:szCs w:val="20"/>
              </w:rPr>
              <w:t xml:space="preserve"> Format email tidak valid</w:t>
            </w:r>
          </w:p>
        </w:tc>
        <w:tc>
          <w:tcPr>
            <w:tcW w:w="2835" w:type="dxa"/>
          </w:tcPr>
          <w:p w14:paraId="4DFD6EF1" w14:textId="49457ECD" w:rsidR="0092098C" w:rsidRPr="009404BB" w:rsidRDefault="00B72A0F" w:rsidP="00B72A0F">
            <w:pPr>
              <w:pStyle w:val="TableParagraph"/>
              <w:spacing w:before="101"/>
              <w:ind w:left="100" w:right="120"/>
              <w:rPr>
                <w:sz w:val="20"/>
                <w:szCs w:val="20"/>
              </w:rPr>
            </w:pP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Format email tidak valid; Deskripsi </w:t>
            </w:r>
            <w:proofErr w:type="spellStart"/>
            <w:r w:rsidRPr="009404BB">
              <w:rPr>
                <w:sz w:val="20"/>
                <w:szCs w:val="20"/>
              </w:rPr>
              <w:t>testcase</w:t>
            </w:r>
            <w:proofErr w:type="spellEnd"/>
            <w:r w:rsidRPr="009404BB">
              <w:rPr>
                <w:sz w:val="20"/>
                <w:szCs w:val="20"/>
              </w:rPr>
              <w:t>: Pengguna memasukkan email dengan format yang salah, misalnya tanpa "@" atau ".</w:t>
            </w:r>
            <w:proofErr w:type="spellStart"/>
            <w:r w:rsidRPr="009404BB">
              <w:rPr>
                <w:sz w:val="20"/>
                <w:szCs w:val="20"/>
              </w:rPr>
              <w:t>com</w:t>
            </w:r>
            <w:proofErr w:type="spellEnd"/>
            <w:r w:rsidRPr="009404BB">
              <w:rPr>
                <w:sz w:val="20"/>
                <w:szCs w:val="20"/>
              </w:rPr>
              <w:t>"; Step pengujian: 1.) Buka halaman registrasi. 2.) Masukkan email dengan format yang salah (contoh: "</w:t>
            </w:r>
            <w:proofErr w:type="spellStart"/>
            <w:r w:rsidRPr="009404BB">
              <w:rPr>
                <w:sz w:val="20"/>
                <w:szCs w:val="20"/>
              </w:rPr>
              <w:t>email@tanpadomain</w:t>
            </w:r>
            <w:proofErr w:type="spellEnd"/>
            <w:r w:rsidRPr="009404BB">
              <w:rPr>
                <w:sz w:val="20"/>
                <w:szCs w:val="20"/>
              </w:rPr>
              <w:t>"). 3.) Lengkapi semua data lainnya dengan benar. 4.) Klik tombol Daftar.</w:t>
            </w:r>
          </w:p>
        </w:tc>
      </w:tr>
      <w:tr w:rsidR="00920839" w:rsidRPr="009404BB" w14:paraId="0C36C991" w14:textId="77777777" w:rsidTr="006342E8">
        <w:trPr>
          <w:trHeight w:val="662"/>
        </w:trPr>
        <w:tc>
          <w:tcPr>
            <w:tcW w:w="851" w:type="dxa"/>
          </w:tcPr>
          <w:p w14:paraId="6EEA9185" w14:textId="24675CBA" w:rsidR="0092098C" w:rsidRPr="009404BB" w:rsidRDefault="0092098C" w:rsidP="0092098C">
            <w:pPr>
              <w:pStyle w:val="TableParagraph"/>
              <w:spacing w:before="101"/>
              <w:ind w:left="100" w:right="461"/>
              <w:jc w:val="center"/>
              <w:rPr>
                <w:sz w:val="20"/>
                <w:szCs w:val="20"/>
              </w:rPr>
            </w:pPr>
            <w:r w:rsidRPr="009404BB">
              <w:rPr>
                <w:sz w:val="20"/>
                <w:szCs w:val="20"/>
              </w:rPr>
              <w:t>7</w:t>
            </w:r>
          </w:p>
        </w:tc>
        <w:tc>
          <w:tcPr>
            <w:tcW w:w="1701" w:type="dxa"/>
          </w:tcPr>
          <w:p w14:paraId="37DD7D19" w14:textId="7824A9DB" w:rsidR="0092098C" w:rsidRPr="009404BB" w:rsidRDefault="00B72A0F" w:rsidP="0092098C">
            <w:pPr>
              <w:pStyle w:val="TableParagraph"/>
              <w:spacing w:before="101"/>
              <w:ind w:left="100" w:right="461"/>
              <w:rPr>
                <w:sz w:val="20"/>
                <w:szCs w:val="20"/>
              </w:rPr>
            </w:pPr>
            <w:r w:rsidRPr="009404BB">
              <w:rPr>
                <w:sz w:val="20"/>
                <w:szCs w:val="20"/>
              </w:rPr>
              <w:t xml:space="preserve">Skenario apa saja untuk menguji fitur </w:t>
            </w:r>
            <w:proofErr w:type="spellStart"/>
            <w:r w:rsidRPr="009404BB">
              <w:rPr>
                <w:sz w:val="20"/>
                <w:szCs w:val="20"/>
              </w:rPr>
              <w:t>Login</w:t>
            </w:r>
            <w:proofErr w:type="spellEnd"/>
            <w:r w:rsidRPr="009404BB">
              <w:rPr>
                <w:sz w:val="20"/>
                <w:szCs w:val="20"/>
              </w:rPr>
              <w:t>?</w:t>
            </w:r>
          </w:p>
        </w:tc>
        <w:tc>
          <w:tcPr>
            <w:tcW w:w="2835" w:type="dxa"/>
          </w:tcPr>
          <w:p w14:paraId="47150392" w14:textId="491AA7A4" w:rsidR="0092098C" w:rsidRPr="009404BB" w:rsidRDefault="00B72A0F" w:rsidP="00B72A0F">
            <w:pPr>
              <w:pStyle w:val="TableParagraph"/>
              <w:spacing w:before="101"/>
              <w:ind w:left="100" w:right="120"/>
              <w:rPr>
                <w:sz w:val="20"/>
                <w:szCs w:val="20"/>
              </w:rPr>
            </w:pPr>
            <w:r w:rsidRPr="009404BB">
              <w:rPr>
                <w:sz w:val="20"/>
                <w:szCs w:val="20"/>
              </w:rPr>
              <w:t xml:space="preserve">Skenario testing untuk fitur </w:t>
            </w:r>
            <w:proofErr w:type="spellStart"/>
            <w:r w:rsidRPr="009404BB">
              <w:rPr>
                <w:sz w:val="20"/>
                <w:szCs w:val="20"/>
              </w:rPr>
              <w:t>login</w:t>
            </w:r>
            <w:proofErr w:type="spellEnd"/>
            <w:r w:rsidRPr="009404BB">
              <w:rPr>
                <w:sz w:val="20"/>
                <w:szCs w:val="20"/>
              </w:rPr>
              <w:t xml:space="preserve"> secara dasar terbagi menjadi 2 yaitu: </w:t>
            </w:r>
            <w:proofErr w:type="spellStart"/>
            <w:r w:rsidRPr="009404BB">
              <w:rPr>
                <w:sz w:val="20"/>
                <w:szCs w:val="20"/>
              </w:rPr>
              <w:t>Login</w:t>
            </w:r>
            <w:proofErr w:type="spellEnd"/>
            <w:r w:rsidRPr="009404BB">
              <w:rPr>
                <w:sz w:val="20"/>
                <w:szCs w:val="20"/>
              </w:rPr>
              <w:t xml:space="preserve"> Berhasil &amp; </w:t>
            </w:r>
            <w:proofErr w:type="spellStart"/>
            <w:r w:rsidRPr="009404BB">
              <w:rPr>
                <w:sz w:val="20"/>
                <w:szCs w:val="20"/>
              </w:rPr>
              <w:t>Login</w:t>
            </w:r>
            <w:proofErr w:type="spellEnd"/>
            <w:r w:rsidRPr="009404BB">
              <w:rPr>
                <w:sz w:val="20"/>
                <w:szCs w:val="20"/>
              </w:rPr>
              <w:t xml:space="preserve"> Gagal, masing-masing skenario mempunyai </w:t>
            </w:r>
            <w:proofErr w:type="spellStart"/>
            <w:r w:rsidRPr="009404BB">
              <w:rPr>
                <w:sz w:val="20"/>
                <w:szCs w:val="20"/>
              </w:rPr>
              <w:t>testcase</w:t>
            </w:r>
            <w:proofErr w:type="spellEnd"/>
            <w:r w:rsidRPr="009404BB">
              <w:rPr>
                <w:sz w:val="20"/>
                <w:szCs w:val="20"/>
              </w:rPr>
              <w:t xml:space="preserve"> yang saling berkaitan untuk menguji fitur </w:t>
            </w:r>
            <w:proofErr w:type="spellStart"/>
            <w:r w:rsidRPr="009404BB">
              <w:rPr>
                <w:sz w:val="20"/>
                <w:szCs w:val="20"/>
              </w:rPr>
              <w:t>login</w:t>
            </w:r>
            <w:proofErr w:type="spellEnd"/>
            <w:r w:rsidRPr="009404BB">
              <w:rPr>
                <w:sz w:val="20"/>
                <w:szCs w:val="20"/>
              </w:rPr>
              <w:t>.</w:t>
            </w:r>
          </w:p>
        </w:tc>
      </w:tr>
      <w:tr w:rsidR="00920839" w:rsidRPr="009404BB" w14:paraId="0FD24E22" w14:textId="77777777" w:rsidTr="006342E8">
        <w:trPr>
          <w:trHeight w:val="662"/>
        </w:trPr>
        <w:tc>
          <w:tcPr>
            <w:tcW w:w="851" w:type="dxa"/>
          </w:tcPr>
          <w:p w14:paraId="4C26356D" w14:textId="07E4D332" w:rsidR="0092098C" w:rsidRPr="009404BB" w:rsidRDefault="0092098C" w:rsidP="0092098C">
            <w:pPr>
              <w:pStyle w:val="TableParagraph"/>
              <w:spacing w:before="101"/>
              <w:ind w:left="100" w:right="461"/>
              <w:jc w:val="center"/>
              <w:rPr>
                <w:sz w:val="20"/>
                <w:szCs w:val="20"/>
              </w:rPr>
            </w:pPr>
            <w:r w:rsidRPr="009404BB">
              <w:rPr>
                <w:sz w:val="20"/>
                <w:szCs w:val="20"/>
              </w:rPr>
              <w:t>8</w:t>
            </w:r>
          </w:p>
        </w:tc>
        <w:tc>
          <w:tcPr>
            <w:tcW w:w="1701" w:type="dxa"/>
          </w:tcPr>
          <w:p w14:paraId="70DC8424" w14:textId="3C329F9B" w:rsidR="0092098C" w:rsidRPr="009404BB" w:rsidRDefault="00B72A0F" w:rsidP="0092098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skenario </w:t>
            </w:r>
            <w:proofErr w:type="spellStart"/>
            <w:r w:rsidRPr="009404BB">
              <w:rPr>
                <w:sz w:val="20"/>
                <w:szCs w:val="20"/>
              </w:rPr>
              <w:t>Login</w:t>
            </w:r>
            <w:proofErr w:type="spellEnd"/>
            <w:r w:rsidRPr="009404BB">
              <w:rPr>
                <w:sz w:val="20"/>
                <w:szCs w:val="20"/>
              </w:rPr>
              <w:t xml:space="preserve"> Berhasil</w:t>
            </w:r>
          </w:p>
        </w:tc>
        <w:tc>
          <w:tcPr>
            <w:tcW w:w="2835" w:type="dxa"/>
          </w:tcPr>
          <w:p w14:paraId="56C64858" w14:textId="309D43BF" w:rsidR="0092098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w:t>
            </w:r>
            <w:proofErr w:type="spellStart"/>
            <w:r w:rsidRPr="009404BB">
              <w:rPr>
                <w:sz w:val="20"/>
                <w:szCs w:val="20"/>
              </w:rPr>
              <w:t>Login</w:t>
            </w:r>
            <w:proofErr w:type="spellEnd"/>
            <w:r w:rsidRPr="009404BB">
              <w:rPr>
                <w:sz w:val="20"/>
                <w:szCs w:val="20"/>
              </w:rPr>
              <w:t xml:space="preserve"> Berhasil: 1.)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w:t>
            </w:r>
            <w:proofErr w:type="spellStart"/>
            <w:r w:rsidRPr="009404BB">
              <w:rPr>
                <w:sz w:val="20"/>
                <w:szCs w:val="20"/>
              </w:rPr>
              <w:t>username</w:t>
            </w:r>
            <w:proofErr w:type="spellEnd"/>
            <w:r w:rsidRPr="009404BB">
              <w:rPr>
                <w:sz w:val="20"/>
                <w:szCs w:val="20"/>
              </w:rPr>
              <w:t xml:space="preserve"> dan </w:t>
            </w:r>
            <w:proofErr w:type="spellStart"/>
            <w:r w:rsidRPr="009404BB">
              <w:rPr>
                <w:sz w:val="20"/>
                <w:szCs w:val="20"/>
              </w:rPr>
              <w:t>password</w:t>
            </w:r>
            <w:proofErr w:type="spellEnd"/>
            <w:r w:rsidRPr="009404BB">
              <w:rPr>
                <w:sz w:val="20"/>
                <w:szCs w:val="20"/>
              </w:rPr>
              <w:t xml:space="preserve"> yang valid 2.)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Verifikasi UI dan tombol </w:t>
            </w:r>
            <w:proofErr w:type="spellStart"/>
            <w:r w:rsidRPr="009404BB">
              <w:rPr>
                <w:sz w:val="20"/>
                <w:szCs w:val="20"/>
              </w:rPr>
              <w:t>login</w:t>
            </w:r>
            <w:proofErr w:type="spellEnd"/>
            <w:r w:rsidRPr="009404BB">
              <w:rPr>
                <w:sz w:val="20"/>
                <w:szCs w:val="20"/>
              </w:rPr>
              <w:t xml:space="preserve"> berfungsi dengan benar 3.)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opsi "</w:t>
            </w:r>
            <w:proofErr w:type="spellStart"/>
            <w:r w:rsidRPr="009404BB">
              <w:rPr>
                <w:sz w:val="20"/>
                <w:szCs w:val="20"/>
              </w:rPr>
              <w:t>Remember</w:t>
            </w:r>
            <w:proofErr w:type="spellEnd"/>
            <w:r w:rsidRPr="009404BB">
              <w:rPr>
                <w:sz w:val="20"/>
                <w:szCs w:val="20"/>
              </w:rPr>
              <w:t xml:space="preserve"> </w:t>
            </w:r>
            <w:proofErr w:type="spellStart"/>
            <w:r w:rsidRPr="009404BB">
              <w:rPr>
                <w:sz w:val="20"/>
                <w:szCs w:val="20"/>
              </w:rPr>
              <w:t>Me</w:t>
            </w:r>
            <w:proofErr w:type="spellEnd"/>
            <w:r w:rsidRPr="009404BB">
              <w:rPr>
                <w:sz w:val="20"/>
                <w:szCs w:val="20"/>
              </w:rPr>
              <w:t xml:space="preserve">" 4.)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setelah </w:t>
            </w:r>
            <w:proofErr w:type="spellStart"/>
            <w:r w:rsidRPr="009404BB">
              <w:rPr>
                <w:sz w:val="20"/>
                <w:szCs w:val="20"/>
              </w:rPr>
              <w:t>logout</w:t>
            </w:r>
            <w:proofErr w:type="spellEnd"/>
            <w:r w:rsidRPr="009404BB">
              <w:rPr>
                <w:sz w:val="20"/>
                <w:szCs w:val="20"/>
              </w:rPr>
              <w:t xml:space="preserve"> 5.)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di berbagai browser </w:t>
            </w:r>
            <w:proofErr w:type="spellStart"/>
            <w:r w:rsidRPr="009404BB">
              <w:rPr>
                <w:sz w:val="20"/>
                <w:szCs w:val="20"/>
              </w:rPr>
              <w:t>Cross</w:t>
            </w:r>
            <w:proofErr w:type="spellEnd"/>
            <w:r w:rsidRPr="009404BB">
              <w:rPr>
                <w:sz w:val="20"/>
                <w:szCs w:val="20"/>
              </w:rPr>
              <w:t xml:space="preserve"> Browser Testing </w:t>
            </w:r>
            <w:r w:rsidRPr="009404BB">
              <w:rPr>
                <w:sz w:val="20"/>
                <w:szCs w:val="20"/>
              </w:rPr>
              <w:lastRenderedPageBreak/>
              <w:t xml:space="preserve">6.)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kredensial valid dan pengalihan URL yang benar 7.)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w:t>
            </w:r>
            <w:proofErr w:type="spellStart"/>
            <w:r w:rsidRPr="009404BB">
              <w:rPr>
                <w:sz w:val="20"/>
                <w:szCs w:val="20"/>
              </w:rPr>
              <w:t>username</w:t>
            </w:r>
            <w:proofErr w:type="spellEnd"/>
            <w:r w:rsidRPr="009404BB">
              <w:rPr>
                <w:sz w:val="20"/>
                <w:szCs w:val="20"/>
              </w:rPr>
              <w:t xml:space="preserve"> berupa email dan </w:t>
            </w:r>
            <w:proofErr w:type="spellStart"/>
            <w:r w:rsidRPr="009404BB">
              <w:rPr>
                <w:sz w:val="20"/>
                <w:szCs w:val="20"/>
              </w:rPr>
              <w:t>password</w:t>
            </w:r>
            <w:proofErr w:type="spellEnd"/>
            <w:r w:rsidRPr="009404BB">
              <w:rPr>
                <w:sz w:val="20"/>
                <w:szCs w:val="20"/>
              </w:rPr>
              <w:t xml:space="preserve"> valid 8.)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Verifikasi sesi </w:t>
            </w:r>
            <w:proofErr w:type="spellStart"/>
            <w:r w:rsidRPr="009404BB">
              <w:rPr>
                <w:sz w:val="20"/>
                <w:szCs w:val="20"/>
              </w:rPr>
              <w:t>login</w:t>
            </w:r>
            <w:proofErr w:type="spellEnd"/>
            <w:r w:rsidRPr="009404BB">
              <w:rPr>
                <w:sz w:val="20"/>
                <w:szCs w:val="20"/>
              </w:rPr>
              <w:t xml:space="preserve"> setelah berhasil </w:t>
            </w:r>
            <w:proofErr w:type="spellStart"/>
            <w:r w:rsidRPr="009404BB">
              <w:rPr>
                <w:sz w:val="20"/>
                <w:szCs w:val="20"/>
              </w:rPr>
              <w:t>login</w:t>
            </w:r>
            <w:proofErr w:type="spellEnd"/>
            <w:r w:rsidRPr="009404BB">
              <w:rPr>
                <w:sz w:val="20"/>
                <w:szCs w:val="20"/>
              </w:rPr>
              <w:t xml:space="preserve"> 9.)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menggunakan </w:t>
            </w:r>
            <w:proofErr w:type="spellStart"/>
            <w:r w:rsidRPr="009404BB">
              <w:rPr>
                <w:sz w:val="20"/>
                <w:szCs w:val="20"/>
              </w:rPr>
              <w:t>Single</w:t>
            </w:r>
            <w:proofErr w:type="spellEnd"/>
            <w:r w:rsidRPr="009404BB">
              <w:rPr>
                <w:sz w:val="20"/>
                <w:szCs w:val="20"/>
              </w:rPr>
              <w:t xml:space="preserve"> </w:t>
            </w:r>
            <w:proofErr w:type="spellStart"/>
            <w:r w:rsidRPr="009404BB">
              <w:rPr>
                <w:sz w:val="20"/>
                <w:szCs w:val="20"/>
              </w:rPr>
              <w:t>Sign</w:t>
            </w:r>
            <w:proofErr w:type="spellEnd"/>
            <w:r w:rsidRPr="009404BB">
              <w:rPr>
                <w:sz w:val="20"/>
                <w:szCs w:val="20"/>
              </w:rPr>
              <w:t>-On (SSO).</w:t>
            </w:r>
          </w:p>
        </w:tc>
      </w:tr>
      <w:tr w:rsidR="00920839" w:rsidRPr="009404BB" w14:paraId="535C180E" w14:textId="77777777" w:rsidTr="006342E8">
        <w:trPr>
          <w:trHeight w:val="662"/>
        </w:trPr>
        <w:tc>
          <w:tcPr>
            <w:tcW w:w="851" w:type="dxa"/>
          </w:tcPr>
          <w:p w14:paraId="58C3E794" w14:textId="03091C89" w:rsidR="0092098C" w:rsidRPr="009404BB" w:rsidRDefault="0092098C" w:rsidP="0092098C">
            <w:pPr>
              <w:pStyle w:val="TableParagraph"/>
              <w:spacing w:before="101"/>
              <w:ind w:left="100" w:right="461"/>
              <w:jc w:val="center"/>
              <w:rPr>
                <w:sz w:val="20"/>
                <w:szCs w:val="20"/>
              </w:rPr>
            </w:pPr>
            <w:r w:rsidRPr="009404BB">
              <w:rPr>
                <w:sz w:val="20"/>
                <w:szCs w:val="20"/>
              </w:rPr>
              <w:lastRenderedPageBreak/>
              <w:t>9</w:t>
            </w:r>
          </w:p>
        </w:tc>
        <w:tc>
          <w:tcPr>
            <w:tcW w:w="1701" w:type="dxa"/>
          </w:tcPr>
          <w:p w14:paraId="6E98106C" w14:textId="71DE897A" w:rsidR="0092098C" w:rsidRPr="009404BB" w:rsidRDefault="00B72A0F" w:rsidP="0092098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skenario </w:t>
            </w:r>
            <w:proofErr w:type="spellStart"/>
            <w:r w:rsidRPr="009404BB">
              <w:rPr>
                <w:sz w:val="20"/>
                <w:szCs w:val="20"/>
              </w:rPr>
              <w:t>Logout</w:t>
            </w:r>
            <w:proofErr w:type="spellEnd"/>
          </w:p>
        </w:tc>
        <w:tc>
          <w:tcPr>
            <w:tcW w:w="2835" w:type="dxa"/>
          </w:tcPr>
          <w:p w14:paraId="5ABB0282" w14:textId="2104BB3B" w:rsidR="0092098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bisa digunakan untuk menguji skenario </w:t>
            </w:r>
            <w:proofErr w:type="spellStart"/>
            <w:r w:rsidRPr="009404BB">
              <w:rPr>
                <w:sz w:val="20"/>
                <w:szCs w:val="20"/>
              </w:rPr>
              <w:t>Logout</w:t>
            </w:r>
            <w:proofErr w:type="spellEnd"/>
            <w:r w:rsidRPr="009404BB">
              <w:rPr>
                <w:sz w:val="20"/>
                <w:szCs w:val="20"/>
              </w:rPr>
              <w:t xml:space="preserve">: 1.)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Berhasil 2.)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dengan Sesi Habis (</w:t>
            </w:r>
            <w:proofErr w:type="spellStart"/>
            <w:r w:rsidRPr="009404BB">
              <w:rPr>
                <w:sz w:val="20"/>
                <w:szCs w:val="20"/>
              </w:rPr>
              <w:t>Session</w:t>
            </w:r>
            <w:proofErr w:type="spellEnd"/>
            <w:r w:rsidRPr="009404BB">
              <w:rPr>
                <w:sz w:val="20"/>
                <w:szCs w:val="20"/>
              </w:rPr>
              <w:t xml:space="preserve"> </w:t>
            </w:r>
            <w:proofErr w:type="spellStart"/>
            <w:r w:rsidRPr="009404BB">
              <w:rPr>
                <w:sz w:val="20"/>
                <w:szCs w:val="20"/>
              </w:rPr>
              <w:t>Expired</w:t>
            </w:r>
            <w:proofErr w:type="spellEnd"/>
            <w:r w:rsidRPr="009404BB">
              <w:rPr>
                <w:sz w:val="20"/>
                <w:szCs w:val="20"/>
              </w:rPr>
              <w:t xml:space="preserve">) 3.)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Otomatis Setelah Periode Tidak Aktif 4.)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dari Perangkat Lain 5.)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Saat Mengakses Halaman Terlindungi 6.)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dengan </w:t>
            </w:r>
            <w:proofErr w:type="spellStart"/>
            <w:r w:rsidRPr="009404BB">
              <w:rPr>
                <w:sz w:val="20"/>
                <w:szCs w:val="20"/>
              </w:rPr>
              <w:t>Multiple</w:t>
            </w:r>
            <w:proofErr w:type="spellEnd"/>
            <w:r w:rsidRPr="009404BB">
              <w:rPr>
                <w:sz w:val="20"/>
                <w:szCs w:val="20"/>
              </w:rPr>
              <w:t xml:space="preserve"> Tab</w:t>
            </w:r>
          </w:p>
        </w:tc>
      </w:tr>
      <w:tr w:rsidR="00920839" w:rsidRPr="009404BB" w14:paraId="2A26C10A" w14:textId="77777777" w:rsidTr="006342E8">
        <w:trPr>
          <w:trHeight w:val="662"/>
        </w:trPr>
        <w:tc>
          <w:tcPr>
            <w:tcW w:w="851" w:type="dxa"/>
          </w:tcPr>
          <w:p w14:paraId="0891DCAA" w14:textId="33562DD8" w:rsidR="0092098C" w:rsidRPr="009404BB" w:rsidRDefault="0092098C" w:rsidP="0092098C">
            <w:pPr>
              <w:pStyle w:val="TableParagraph"/>
              <w:spacing w:before="101"/>
              <w:ind w:left="100" w:right="461"/>
              <w:jc w:val="center"/>
              <w:rPr>
                <w:sz w:val="20"/>
                <w:szCs w:val="20"/>
              </w:rPr>
            </w:pPr>
            <w:r w:rsidRPr="009404BB">
              <w:rPr>
                <w:sz w:val="20"/>
                <w:szCs w:val="20"/>
              </w:rPr>
              <w:t>10</w:t>
            </w:r>
          </w:p>
        </w:tc>
        <w:tc>
          <w:tcPr>
            <w:tcW w:w="1701" w:type="dxa"/>
          </w:tcPr>
          <w:p w14:paraId="5ECB2B24" w14:textId="429756ED" w:rsidR="0092098C" w:rsidRPr="009404BB" w:rsidRDefault="00B72A0F" w:rsidP="0092098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skenario Detail </w:t>
            </w:r>
            <w:proofErr w:type="spellStart"/>
            <w:r w:rsidRPr="009404BB">
              <w:rPr>
                <w:sz w:val="20"/>
                <w:szCs w:val="20"/>
              </w:rPr>
              <w:t>Profile</w:t>
            </w:r>
            <w:proofErr w:type="spellEnd"/>
            <w:r w:rsidRPr="009404BB">
              <w:rPr>
                <w:sz w:val="20"/>
                <w:szCs w:val="20"/>
              </w:rPr>
              <w:t xml:space="preserve"> Berhasil</w:t>
            </w:r>
          </w:p>
        </w:tc>
        <w:tc>
          <w:tcPr>
            <w:tcW w:w="2835" w:type="dxa"/>
          </w:tcPr>
          <w:p w14:paraId="3342F110" w14:textId="303344B7" w:rsidR="0092098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Detail </w:t>
            </w:r>
            <w:proofErr w:type="spellStart"/>
            <w:r w:rsidRPr="009404BB">
              <w:rPr>
                <w:sz w:val="20"/>
                <w:szCs w:val="20"/>
              </w:rPr>
              <w:t>Profile</w:t>
            </w:r>
            <w:proofErr w:type="spellEnd"/>
            <w:r w:rsidRPr="009404BB">
              <w:rPr>
                <w:sz w:val="20"/>
                <w:szCs w:val="20"/>
              </w:rPr>
              <w:t xml:space="preserve"> Berhasil: 1.)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Detail </w:t>
            </w:r>
            <w:proofErr w:type="spellStart"/>
            <w:r w:rsidRPr="009404BB">
              <w:rPr>
                <w:sz w:val="20"/>
                <w:szCs w:val="20"/>
              </w:rPr>
              <w:t>Profile</w:t>
            </w:r>
            <w:proofErr w:type="spellEnd"/>
            <w:r w:rsidRPr="009404BB">
              <w:rPr>
                <w:sz w:val="20"/>
                <w:szCs w:val="20"/>
              </w:rPr>
              <w:t xml:space="preserve"> Berhasil 2.)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Gambar </w:t>
            </w:r>
            <w:proofErr w:type="spellStart"/>
            <w:r w:rsidRPr="009404BB">
              <w:rPr>
                <w:sz w:val="20"/>
                <w:szCs w:val="20"/>
              </w:rPr>
              <w:t>Profile</w:t>
            </w:r>
            <w:proofErr w:type="spellEnd"/>
            <w:r w:rsidRPr="009404BB">
              <w:rPr>
                <w:sz w:val="20"/>
                <w:szCs w:val="20"/>
              </w:rPr>
              <w:t xml:space="preserve"> Berhasil 3.)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Informasi Tambahan </w:t>
            </w:r>
            <w:proofErr w:type="spellStart"/>
            <w:r w:rsidRPr="009404BB">
              <w:rPr>
                <w:sz w:val="20"/>
                <w:szCs w:val="20"/>
              </w:rPr>
              <w:t>Profile</w:t>
            </w:r>
            <w:proofErr w:type="spellEnd"/>
            <w:r w:rsidRPr="009404BB">
              <w:rPr>
                <w:sz w:val="20"/>
                <w:szCs w:val="20"/>
              </w:rPr>
              <w:t xml:space="preserve"> (Contoh: Alamat, Pekerjaan) 4.)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Status Verifikasi Akun 5.)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Notifikasi Ketika </w:t>
            </w:r>
            <w:r w:rsidRPr="009404BB">
              <w:rPr>
                <w:sz w:val="20"/>
                <w:szCs w:val="20"/>
              </w:rPr>
              <w:lastRenderedPageBreak/>
              <w:t>Informasi Tidak Lengkap</w:t>
            </w:r>
          </w:p>
        </w:tc>
      </w:tr>
    </w:tbl>
    <w:p w14:paraId="6C342E68" w14:textId="77777777" w:rsidR="0092098C" w:rsidRPr="009404BB" w:rsidRDefault="0092098C" w:rsidP="0092098C">
      <w:pPr>
        <w:rPr>
          <w:sz w:val="20"/>
          <w:szCs w:val="20"/>
        </w:rPr>
      </w:pPr>
    </w:p>
    <w:p w14:paraId="1D081C29" w14:textId="500CC289" w:rsidR="009E62D1" w:rsidRPr="009404BB" w:rsidRDefault="009E62D1" w:rsidP="00A50BC5">
      <w:pPr>
        <w:ind w:right="461"/>
        <w:jc w:val="both"/>
        <w:rPr>
          <w:sz w:val="20"/>
          <w:szCs w:val="20"/>
        </w:rPr>
      </w:pPr>
      <w:r w:rsidRPr="009404BB">
        <w:rPr>
          <w:sz w:val="20"/>
          <w:szCs w:val="20"/>
        </w:rPr>
        <w:t xml:space="preserve">          </w:t>
      </w:r>
      <w:r w:rsidR="00B72A0F" w:rsidRPr="009404BB">
        <w:rPr>
          <w:sz w:val="20"/>
          <w:szCs w:val="20"/>
        </w:rPr>
        <w:t xml:space="preserve">Kumpulan data </w:t>
      </w:r>
      <w:proofErr w:type="spellStart"/>
      <w:r w:rsidR="00B72A0F" w:rsidRPr="009404BB">
        <w:rPr>
          <w:sz w:val="20"/>
          <w:szCs w:val="20"/>
        </w:rPr>
        <w:t>QnA</w:t>
      </w:r>
      <w:proofErr w:type="spellEnd"/>
      <w:r w:rsidR="00B72A0F" w:rsidRPr="009404BB">
        <w:rPr>
          <w:sz w:val="20"/>
          <w:szCs w:val="20"/>
        </w:rPr>
        <w:t xml:space="preserve"> </w:t>
      </w:r>
      <w:proofErr w:type="spellStart"/>
      <w:r w:rsidR="00B72A0F" w:rsidRPr="009404BB">
        <w:rPr>
          <w:sz w:val="20"/>
          <w:szCs w:val="20"/>
        </w:rPr>
        <w:t>ini</w:t>
      </w:r>
      <w:proofErr w:type="spellEnd"/>
      <w:r w:rsidR="00B72A0F" w:rsidRPr="009404BB">
        <w:rPr>
          <w:sz w:val="20"/>
          <w:szCs w:val="20"/>
        </w:rPr>
        <w:t xml:space="preserve"> </w:t>
      </w:r>
      <w:proofErr w:type="spellStart"/>
      <w:r w:rsidR="00B72A0F" w:rsidRPr="009404BB">
        <w:rPr>
          <w:sz w:val="20"/>
          <w:szCs w:val="20"/>
        </w:rPr>
        <w:t>disimpan</w:t>
      </w:r>
      <w:proofErr w:type="spellEnd"/>
      <w:r w:rsidR="00B72A0F" w:rsidRPr="009404BB">
        <w:rPr>
          <w:sz w:val="20"/>
          <w:szCs w:val="20"/>
        </w:rPr>
        <w:t xml:space="preserve"> </w:t>
      </w:r>
      <w:proofErr w:type="spellStart"/>
      <w:r w:rsidR="00B72A0F" w:rsidRPr="009404BB">
        <w:rPr>
          <w:sz w:val="20"/>
          <w:szCs w:val="20"/>
        </w:rPr>
        <w:t>dalam</w:t>
      </w:r>
      <w:proofErr w:type="spellEnd"/>
      <w:r w:rsidR="00B72A0F" w:rsidRPr="009404BB">
        <w:rPr>
          <w:sz w:val="20"/>
          <w:szCs w:val="20"/>
        </w:rPr>
        <w:t xml:space="preserve"> dataset yang </w:t>
      </w:r>
      <w:proofErr w:type="spellStart"/>
      <w:r w:rsidR="00B72A0F" w:rsidRPr="009404BB">
        <w:rPr>
          <w:sz w:val="20"/>
          <w:szCs w:val="20"/>
        </w:rPr>
        <w:t>menjadi</w:t>
      </w:r>
      <w:proofErr w:type="spellEnd"/>
      <w:r w:rsidR="00B72A0F" w:rsidRPr="009404BB">
        <w:rPr>
          <w:sz w:val="20"/>
          <w:szCs w:val="20"/>
        </w:rPr>
        <w:t xml:space="preserve"> </w:t>
      </w:r>
      <w:proofErr w:type="spellStart"/>
      <w:r w:rsidR="00B72A0F" w:rsidRPr="009404BB">
        <w:rPr>
          <w:sz w:val="20"/>
          <w:szCs w:val="20"/>
        </w:rPr>
        <w:t>dasar</w:t>
      </w:r>
      <w:proofErr w:type="spellEnd"/>
      <w:r w:rsidR="00B72A0F" w:rsidRPr="009404BB">
        <w:rPr>
          <w:sz w:val="20"/>
          <w:szCs w:val="20"/>
        </w:rPr>
        <w:t xml:space="preserve"> </w:t>
      </w:r>
      <w:proofErr w:type="spellStart"/>
      <w:r w:rsidR="00B72A0F" w:rsidRPr="009404BB">
        <w:rPr>
          <w:sz w:val="20"/>
          <w:szCs w:val="20"/>
        </w:rPr>
        <w:t>pengembangan</w:t>
      </w:r>
      <w:proofErr w:type="spellEnd"/>
      <w:r w:rsidR="00B72A0F" w:rsidRPr="009404BB">
        <w:rPr>
          <w:sz w:val="20"/>
          <w:szCs w:val="20"/>
        </w:rPr>
        <w:t xml:space="preserve"> </w:t>
      </w:r>
      <w:proofErr w:type="spellStart"/>
      <w:r w:rsidR="00B72A0F" w:rsidRPr="009404BB">
        <w:rPr>
          <w:sz w:val="20"/>
          <w:szCs w:val="20"/>
        </w:rPr>
        <w:t>aplikasi</w:t>
      </w:r>
      <w:proofErr w:type="spellEnd"/>
      <w:r w:rsidR="00B72A0F" w:rsidRPr="009404BB">
        <w:rPr>
          <w:sz w:val="20"/>
          <w:szCs w:val="20"/>
        </w:rPr>
        <w:t xml:space="preserve"> chatbot </w:t>
      </w:r>
      <w:proofErr w:type="spellStart"/>
      <w:r w:rsidR="00B72A0F" w:rsidRPr="009404BB">
        <w:rPr>
          <w:sz w:val="20"/>
          <w:szCs w:val="20"/>
        </w:rPr>
        <w:t>manajemen</w:t>
      </w:r>
      <w:proofErr w:type="spellEnd"/>
      <w:r w:rsidR="00B72A0F" w:rsidRPr="009404BB">
        <w:rPr>
          <w:sz w:val="20"/>
          <w:szCs w:val="20"/>
        </w:rPr>
        <w:t xml:space="preserve"> test case. Dataset </w:t>
      </w:r>
      <w:proofErr w:type="spellStart"/>
      <w:r w:rsidR="00B72A0F" w:rsidRPr="009404BB">
        <w:rPr>
          <w:sz w:val="20"/>
          <w:szCs w:val="20"/>
        </w:rPr>
        <w:t>ini</w:t>
      </w:r>
      <w:proofErr w:type="spellEnd"/>
      <w:r w:rsidR="00B72A0F" w:rsidRPr="009404BB">
        <w:rPr>
          <w:sz w:val="20"/>
          <w:szCs w:val="20"/>
        </w:rPr>
        <w:t xml:space="preserve"> </w:t>
      </w:r>
      <w:proofErr w:type="spellStart"/>
      <w:r w:rsidR="00B72A0F" w:rsidRPr="009404BB">
        <w:rPr>
          <w:sz w:val="20"/>
          <w:szCs w:val="20"/>
        </w:rPr>
        <w:t>mencakup</w:t>
      </w:r>
      <w:proofErr w:type="spellEnd"/>
      <w:r w:rsidR="00B72A0F" w:rsidRPr="009404BB">
        <w:rPr>
          <w:sz w:val="20"/>
          <w:szCs w:val="20"/>
        </w:rPr>
        <w:t xml:space="preserve"> data 10 </w:t>
      </w:r>
      <w:proofErr w:type="spellStart"/>
      <w:r w:rsidR="00B72A0F" w:rsidRPr="009404BB">
        <w:rPr>
          <w:sz w:val="20"/>
          <w:szCs w:val="20"/>
        </w:rPr>
        <w:t>modul</w:t>
      </w:r>
      <w:proofErr w:type="spellEnd"/>
      <w:r w:rsidR="00B72A0F" w:rsidRPr="009404BB">
        <w:rPr>
          <w:sz w:val="20"/>
          <w:szCs w:val="20"/>
        </w:rPr>
        <w:t xml:space="preserve"> </w:t>
      </w:r>
      <w:proofErr w:type="spellStart"/>
      <w:r w:rsidR="00B72A0F" w:rsidRPr="009404BB">
        <w:rPr>
          <w:sz w:val="20"/>
          <w:szCs w:val="20"/>
        </w:rPr>
        <w:t>aplikasi</w:t>
      </w:r>
      <w:proofErr w:type="spellEnd"/>
      <w:r w:rsidR="00B72A0F" w:rsidRPr="009404BB">
        <w:rPr>
          <w:sz w:val="20"/>
          <w:szCs w:val="20"/>
        </w:rPr>
        <w:t xml:space="preserve">, 20 </w:t>
      </w:r>
      <w:proofErr w:type="spellStart"/>
      <w:r w:rsidR="00B72A0F" w:rsidRPr="009404BB">
        <w:rPr>
          <w:sz w:val="20"/>
          <w:szCs w:val="20"/>
        </w:rPr>
        <w:t>fitur</w:t>
      </w:r>
      <w:proofErr w:type="spellEnd"/>
      <w:r w:rsidR="00B72A0F" w:rsidRPr="009404BB">
        <w:rPr>
          <w:sz w:val="20"/>
          <w:szCs w:val="20"/>
        </w:rPr>
        <w:t xml:space="preserve">, 200 </w:t>
      </w:r>
      <w:proofErr w:type="spellStart"/>
      <w:r w:rsidR="00B72A0F" w:rsidRPr="009404BB">
        <w:rPr>
          <w:sz w:val="20"/>
          <w:szCs w:val="20"/>
        </w:rPr>
        <w:t>skenario</w:t>
      </w:r>
      <w:proofErr w:type="spellEnd"/>
      <w:r w:rsidR="00B72A0F" w:rsidRPr="009404BB">
        <w:rPr>
          <w:sz w:val="20"/>
          <w:szCs w:val="20"/>
        </w:rPr>
        <w:t xml:space="preserve"> </w:t>
      </w:r>
      <w:proofErr w:type="spellStart"/>
      <w:r w:rsidR="00B72A0F" w:rsidRPr="009404BB">
        <w:rPr>
          <w:sz w:val="20"/>
          <w:szCs w:val="20"/>
        </w:rPr>
        <w:t>pengujian</w:t>
      </w:r>
      <w:proofErr w:type="spellEnd"/>
      <w:r w:rsidR="00B72A0F" w:rsidRPr="009404BB">
        <w:rPr>
          <w:sz w:val="20"/>
          <w:szCs w:val="20"/>
        </w:rPr>
        <w:t xml:space="preserve">, dan 390 test case, yang </w:t>
      </w:r>
      <w:proofErr w:type="spellStart"/>
      <w:r w:rsidR="00B72A0F" w:rsidRPr="009404BB">
        <w:rPr>
          <w:sz w:val="20"/>
          <w:szCs w:val="20"/>
        </w:rPr>
        <w:t>dirancang</w:t>
      </w:r>
      <w:proofErr w:type="spellEnd"/>
      <w:r w:rsidR="00B72A0F" w:rsidRPr="009404BB">
        <w:rPr>
          <w:sz w:val="20"/>
          <w:szCs w:val="20"/>
        </w:rPr>
        <w:t xml:space="preserve"> </w:t>
      </w:r>
      <w:proofErr w:type="spellStart"/>
      <w:r w:rsidR="00B72A0F" w:rsidRPr="009404BB">
        <w:rPr>
          <w:sz w:val="20"/>
          <w:szCs w:val="20"/>
        </w:rPr>
        <w:t>untuk</w:t>
      </w:r>
      <w:proofErr w:type="spellEnd"/>
      <w:r w:rsidR="00B72A0F" w:rsidRPr="009404BB">
        <w:rPr>
          <w:sz w:val="20"/>
          <w:szCs w:val="20"/>
        </w:rPr>
        <w:t xml:space="preserve"> </w:t>
      </w:r>
      <w:proofErr w:type="spellStart"/>
      <w:r w:rsidR="00B72A0F" w:rsidRPr="009404BB">
        <w:rPr>
          <w:sz w:val="20"/>
          <w:szCs w:val="20"/>
        </w:rPr>
        <w:t>mencakup</w:t>
      </w:r>
      <w:proofErr w:type="spellEnd"/>
      <w:r w:rsidR="00B72A0F" w:rsidRPr="009404BB">
        <w:rPr>
          <w:sz w:val="20"/>
          <w:szCs w:val="20"/>
        </w:rPr>
        <w:t xml:space="preserve"> </w:t>
      </w:r>
      <w:proofErr w:type="spellStart"/>
      <w:r w:rsidR="00B72A0F" w:rsidRPr="009404BB">
        <w:rPr>
          <w:sz w:val="20"/>
          <w:szCs w:val="20"/>
        </w:rPr>
        <w:t>berbagai</w:t>
      </w:r>
      <w:proofErr w:type="spellEnd"/>
      <w:r w:rsidR="00B72A0F" w:rsidRPr="009404BB">
        <w:rPr>
          <w:sz w:val="20"/>
          <w:szCs w:val="20"/>
        </w:rPr>
        <w:t xml:space="preserve"> </w:t>
      </w:r>
      <w:proofErr w:type="spellStart"/>
      <w:r w:rsidR="00B72A0F" w:rsidRPr="009404BB">
        <w:rPr>
          <w:sz w:val="20"/>
          <w:szCs w:val="20"/>
        </w:rPr>
        <w:t>aspek</w:t>
      </w:r>
      <w:proofErr w:type="spellEnd"/>
      <w:r w:rsidR="00B72A0F" w:rsidRPr="009404BB">
        <w:rPr>
          <w:sz w:val="20"/>
          <w:szCs w:val="20"/>
        </w:rPr>
        <w:t xml:space="preserve"> </w:t>
      </w:r>
      <w:proofErr w:type="spellStart"/>
      <w:r w:rsidR="00B72A0F" w:rsidRPr="009404BB">
        <w:rPr>
          <w:sz w:val="20"/>
          <w:szCs w:val="20"/>
        </w:rPr>
        <w:t>pengujian</w:t>
      </w:r>
      <w:proofErr w:type="spellEnd"/>
      <w:r w:rsidR="00B72A0F" w:rsidRPr="009404BB">
        <w:rPr>
          <w:sz w:val="20"/>
          <w:szCs w:val="20"/>
        </w:rPr>
        <w:t xml:space="preserve"> </w:t>
      </w:r>
      <w:proofErr w:type="spellStart"/>
      <w:r w:rsidR="00B72A0F" w:rsidRPr="009404BB">
        <w:rPr>
          <w:sz w:val="20"/>
          <w:szCs w:val="20"/>
        </w:rPr>
        <w:t>perangkat</w:t>
      </w:r>
      <w:proofErr w:type="spellEnd"/>
      <w:r w:rsidR="00B72A0F" w:rsidRPr="009404BB">
        <w:rPr>
          <w:sz w:val="20"/>
          <w:szCs w:val="20"/>
        </w:rPr>
        <w:t xml:space="preserve"> </w:t>
      </w:r>
      <w:proofErr w:type="spellStart"/>
      <w:r w:rsidR="00B72A0F" w:rsidRPr="009404BB">
        <w:rPr>
          <w:sz w:val="20"/>
          <w:szCs w:val="20"/>
        </w:rPr>
        <w:t>lunak</w:t>
      </w:r>
      <w:proofErr w:type="spellEnd"/>
      <w:r w:rsidR="00B72A0F" w:rsidRPr="009404BB">
        <w:rPr>
          <w:sz w:val="20"/>
          <w:szCs w:val="20"/>
        </w:rPr>
        <w:t xml:space="preserve"> </w:t>
      </w:r>
      <w:proofErr w:type="spellStart"/>
      <w:r w:rsidR="00B72A0F" w:rsidRPr="009404BB">
        <w:rPr>
          <w:sz w:val="20"/>
          <w:szCs w:val="20"/>
        </w:rPr>
        <w:t>secara</w:t>
      </w:r>
      <w:proofErr w:type="spellEnd"/>
      <w:r w:rsidR="00B72A0F" w:rsidRPr="009404BB">
        <w:rPr>
          <w:sz w:val="20"/>
          <w:szCs w:val="20"/>
        </w:rPr>
        <w:t xml:space="preserve"> </w:t>
      </w:r>
      <w:proofErr w:type="spellStart"/>
      <w:r w:rsidR="00B72A0F" w:rsidRPr="009404BB">
        <w:rPr>
          <w:sz w:val="20"/>
          <w:szCs w:val="20"/>
        </w:rPr>
        <w:t>mendalam</w:t>
      </w:r>
      <w:proofErr w:type="spellEnd"/>
      <w:r w:rsidR="00B72A0F" w:rsidRPr="009404BB">
        <w:rPr>
          <w:sz w:val="20"/>
          <w:szCs w:val="20"/>
        </w:rPr>
        <w:t xml:space="preserve">. </w:t>
      </w:r>
      <w:proofErr w:type="spellStart"/>
      <w:r w:rsidR="00B72A0F" w:rsidRPr="009404BB">
        <w:rPr>
          <w:sz w:val="20"/>
          <w:szCs w:val="20"/>
        </w:rPr>
        <w:t>Selain</w:t>
      </w:r>
      <w:proofErr w:type="spellEnd"/>
      <w:r w:rsidR="00B72A0F" w:rsidRPr="009404BB">
        <w:rPr>
          <w:sz w:val="20"/>
          <w:szCs w:val="20"/>
        </w:rPr>
        <w:t xml:space="preserve"> </w:t>
      </w:r>
      <w:proofErr w:type="spellStart"/>
      <w:r w:rsidR="00B72A0F" w:rsidRPr="009404BB">
        <w:rPr>
          <w:sz w:val="20"/>
          <w:szCs w:val="20"/>
        </w:rPr>
        <w:t>itu</w:t>
      </w:r>
      <w:proofErr w:type="spellEnd"/>
      <w:r w:rsidR="00B72A0F" w:rsidRPr="009404BB">
        <w:rPr>
          <w:sz w:val="20"/>
          <w:szCs w:val="20"/>
        </w:rPr>
        <w:t xml:space="preserve">, dataset </w:t>
      </w:r>
      <w:proofErr w:type="spellStart"/>
      <w:r w:rsidR="00B72A0F" w:rsidRPr="009404BB">
        <w:rPr>
          <w:sz w:val="20"/>
          <w:szCs w:val="20"/>
        </w:rPr>
        <w:t>ini</w:t>
      </w:r>
      <w:proofErr w:type="spellEnd"/>
      <w:r w:rsidR="00B72A0F" w:rsidRPr="009404BB">
        <w:rPr>
          <w:sz w:val="20"/>
          <w:szCs w:val="20"/>
        </w:rPr>
        <w:t xml:space="preserve"> juga </w:t>
      </w:r>
      <w:proofErr w:type="spellStart"/>
      <w:r w:rsidR="00B72A0F" w:rsidRPr="009404BB">
        <w:rPr>
          <w:sz w:val="20"/>
          <w:szCs w:val="20"/>
        </w:rPr>
        <w:t>dilengkapi</w:t>
      </w:r>
      <w:proofErr w:type="spellEnd"/>
      <w:r w:rsidR="00B72A0F" w:rsidRPr="009404BB">
        <w:rPr>
          <w:sz w:val="20"/>
          <w:szCs w:val="20"/>
        </w:rPr>
        <w:t xml:space="preserve"> </w:t>
      </w:r>
      <w:proofErr w:type="spellStart"/>
      <w:r w:rsidR="00B72A0F" w:rsidRPr="009404BB">
        <w:rPr>
          <w:sz w:val="20"/>
          <w:szCs w:val="20"/>
        </w:rPr>
        <w:t>dengan</w:t>
      </w:r>
      <w:proofErr w:type="spellEnd"/>
      <w:r w:rsidR="00B72A0F" w:rsidRPr="009404BB">
        <w:rPr>
          <w:sz w:val="20"/>
          <w:szCs w:val="20"/>
        </w:rPr>
        <w:t xml:space="preserve"> 10.000 data </w:t>
      </w:r>
      <w:proofErr w:type="spellStart"/>
      <w:r w:rsidR="00B72A0F" w:rsidRPr="009404BB">
        <w:rPr>
          <w:sz w:val="20"/>
          <w:szCs w:val="20"/>
        </w:rPr>
        <w:t>QnA</w:t>
      </w:r>
      <w:proofErr w:type="spellEnd"/>
      <w:r w:rsidR="00B72A0F" w:rsidRPr="009404BB">
        <w:rPr>
          <w:sz w:val="20"/>
          <w:szCs w:val="20"/>
        </w:rPr>
        <w:t xml:space="preserve">, di mana </w:t>
      </w:r>
      <w:proofErr w:type="spellStart"/>
      <w:r w:rsidR="00B72A0F" w:rsidRPr="009404BB">
        <w:rPr>
          <w:sz w:val="20"/>
          <w:szCs w:val="20"/>
        </w:rPr>
        <w:t>setiap</w:t>
      </w:r>
      <w:proofErr w:type="spellEnd"/>
      <w:r w:rsidR="00B72A0F" w:rsidRPr="009404BB">
        <w:rPr>
          <w:sz w:val="20"/>
          <w:szCs w:val="20"/>
        </w:rPr>
        <w:t xml:space="preserve"> </w:t>
      </w:r>
      <w:proofErr w:type="spellStart"/>
      <w:r w:rsidR="00B72A0F" w:rsidRPr="009404BB">
        <w:rPr>
          <w:sz w:val="20"/>
          <w:szCs w:val="20"/>
        </w:rPr>
        <w:t>jawaban</w:t>
      </w:r>
      <w:proofErr w:type="spellEnd"/>
      <w:r w:rsidR="00B72A0F" w:rsidRPr="009404BB">
        <w:rPr>
          <w:sz w:val="20"/>
          <w:szCs w:val="20"/>
        </w:rPr>
        <w:t xml:space="preserve"> </w:t>
      </w:r>
      <w:proofErr w:type="spellStart"/>
      <w:r w:rsidR="00B72A0F" w:rsidRPr="009404BB">
        <w:rPr>
          <w:sz w:val="20"/>
          <w:szCs w:val="20"/>
        </w:rPr>
        <w:t>memiliki</w:t>
      </w:r>
      <w:proofErr w:type="spellEnd"/>
      <w:r w:rsidR="00B72A0F" w:rsidRPr="009404BB">
        <w:rPr>
          <w:sz w:val="20"/>
          <w:szCs w:val="20"/>
        </w:rPr>
        <w:t xml:space="preserve"> </w:t>
      </w:r>
      <w:proofErr w:type="spellStart"/>
      <w:r w:rsidR="00B72A0F" w:rsidRPr="009404BB">
        <w:rPr>
          <w:sz w:val="20"/>
          <w:szCs w:val="20"/>
        </w:rPr>
        <w:t>variasi</w:t>
      </w:r>
      <w:proofErr w:type="spellEnd"/>
      <w:r w:rsidR="00B72A0F" w:rsidRPr="009404BB">
        <w:rPr>
          <w:sz w:val="20"/>
          <w:szCs w:val="20"/>
        </w:rPr>
        <w:t xml:space="preserve"> </w:t>
      </w:r>
      <w:proofErr w:type="spellStart"/>
      <w:r w:rsidR="00B72A0F" w:rsidRPr="009404BB">
        <w:rPr>
          <w:sz w:val="20"/>
          <w:szCs w:val="20"/>
        </w:rPr>
        <w:t>pertanyaan</w:t>
      </w:r>
      <w:proofErr w:type="spellEnd"/>
      <w:r w:rsidR="00B72A0F" w:rsidRPr="009404BB">
        <w:rPr>
          <w:sz w:val="20"/>
          <w:szCs w:val="20"/>
        </w:rPr>
        <w:t xml:space="preserve"> </w:t>
      </w:r>
      <w:proofErr w:type="spellStart"/>
      <w:r w:rsidR="00B72A0F" w:rsidRPr="009404BB">
        <w:rPr>
          <w:sz w:val="20"/>
          <w:szCs w:val="20"/>
        </w:rPr>
        <w:t>untuk</w:t>
      </w:r>
      <w:proofErr w:type="spellEnd"/>
      <w:r w:rsidR="00B72A0F" w:rsidRPr="009404BB">
        <w:rPr>
          <w:sz w:val="20"/>
          <w:szCs w:val="20"/>
        </w:rPr>
        <w:t xml:space="preserve"> </w:t>
      </w:r>
      <w:proofErr w:type="spellStart"/>
      <w:r w:rsidR="00B72A0F" w:rsidRPr="009404BB">
        <w:rPr>
          <w:sz w:val="20"/>
          <w:szCs w:val="20"/>
        </w:rPr>
        <w:t>memastikan</w:t>
      </w:r>
      <w:proofErr w:type="spellEnd"/>
      <w:r w:rsidR="00B72A0F" w:rsidRPr="009404BB">
        <w:rPr>
          <w:sz w:val="20"/>
          <w:szCs w:val="20"/>
        </w:rPr>
        <w:t xml:space="preserve"> chatbot </w:t>
      </w:r>
      <w:proofErr w:type="spellStart"/>
      <w:r w:rsidR="00B72A0F" w:rsidRPr="009404BB">
        <w:rPr>
          <w:sz w:val="20"/>
          <w:szCs w:val="20"/>
        </w:rPr>
        <w:t>mampu</w:t>
      </w:r>
      <w:proofErr w:type="spellEnd"/>
      <w:r w:rsidR="00B72A0F" w:rsidRPr="009404BB">
        <w:rPr>
          <w:sz w:val="20"/>
          <w:szCs w:val="20"/>
        </w:rPr>
        <w:t xml:space="preserve"> </w:t>
      </w:r>
      <w:proofErr w:type="spellStart"/>
      <w:r w:rsidR="00B72A0F" w:rsidRPr="009404BB">
        <w:rPr>
          <w:sz w:val="20"/>
          <w:szCs w:val="20"/>
        </w:rPr>
        <w:t>menangkap</w:t>
      </w:r>
      <w:proofErr w:type="spellEnd"/>
      <w:r w:rsidR="00B72A0F" w:rsidRPr="009404BB">
        <w:rPr>
          <w:sz w:val="20"/>
          <w:szCs w:val="20"/>
        </w:rPr>
        <w:t xml:space="preserve"> </w:t>
      </w:r>
      <w:proofErr w:type="spellStart"/>
      <w:r w:rsidR="00B72A0F" w:rsidRPr="009404BB">
        <w:rPr>
          <w:sz w:val="20"/>
          <w:szCs w:val="20"/>
        </w:rPr>
        <w:t>berbagai</w:t>
      </w:r>
      <w:proofErr w:type="spellEnd"/>
      <w:r w:rsidR="00B72A0F" w:rsidRPr="009404BB">
        <w:rPr>
          <w:sz w:val="20"/>
          <w:szCs w:val="20"/>
        </w:rPr>
        <w:t xml:space="preserve"> </w:t>
      </w:r>
      <w:proofErr w:type="spellStart"/>
      <w:r w:rsidR="00B72A0F" w:rsidRPr="009404BB">
        <w:rPr>
          <w:sz w:val="20"/>
          <w:szCs w:val="20"/>
        </w:rPr>
        <w:t>bentuk</w:t>
      </w:r>
      <w:proofErr w:type="spellEnd"/>
      <w:r w:rsidR="00B72A0F" w:rsidRPr="009404BB">
        <w:rPr>
          <w:sz w:val="20"/>
          <w:szCs w:val="20"/>
        </w:rPr>
        <w:t xml:space="preserve"> </w:t>
      </w:r>
      <w:proofErr w:type="spellStart"/>
      <w:r w:rsidR="00B72A0F" w:rsidRPr="009404BB">
        <w:rPr>
          <w:sz w:val="20"/>
          <w:szCs w:val="20"/>
        </w:rPr>
        <w:t>pertanyaan</w:t>
      </w:r>
      <w:proofErr w:type="spellEnd"/>
      <w:r w:rsidR="00B72A0F" w:rsidRPr="009404BB">
        <w:rPr>
          <w:sz w:val="20"/>
          <w:szCs w:val="20"/>
        </w:rPr>
        <w:t xml:space="preserve"> </w:t>
      </w:r>
      <w:proofErr w:type="spellStart"/>
      <w:r w:rsidR="00B72A0F" w:rsidRPr="009404BB">
        <w:rPr>
          <w:sz w:val="20"/>
          <w:szCs w:val="20"/>
        </w:rPr>
        <w:t>dari</w:t>
      </w:r>
      <w:proofErr w:type="spellEnd"/>
      <w:r w:rsidR="00B72A0F" w:rsidRPr="009404BB">
        <w:rPr>
          <w:sz w:val="20"/>
          <w:szCs w:val="20"/>
        </w:rPr>
        <w:t xml:space="preserve"> </w:t>
      </w:r>
      <w:proofErr w:type="spellStart"/>
      <w:r w:rsidR="00B72A0F" w:rsidRPr="009404BB">
        <w:rPr>
          <w:sz w:val="20"/>
          <w:szCs w:val="20"/>
        </w:rPr>
        <w:t>pengguna</w:t>
      </w:r>
      <w:proofErr w:type="spellEnd"/>
      <w:r w:rsidR="00B72A0F" w:rsidRPr="009404BB">
        <w:rPr>
          <w:sz w:val="20"/>
          <w:szCs w:val="20"/>
        </w:rPr>
        <w:t xml:space="preserve">. Format file dataset </w:t>
      </w:r>
      <w:proofErr w:type="spellStart"/>
      <w:r w:rsidR="00B72A0F" w:rsidRPr="009404BB">
        <w:rPr>
          <w:sz w:val="20"/>
          <w:szCs w:val="20"/>
        </w:rPr>
        <w:t>menggunakan</w:t>
      </w:r>
      <w:proofErr w:type="spellEnd"/>
      <w:r w:rsidR="00B72A0F" w:rsidRPr="009404BB">
        <w:rPr>
          <w:sz w:val="20"/>
          <w:szCs w:val="20"/>
        </w:rPr>
        <w:t xml:space="preserve"> csv, yang </w:t>
      </w:r>
      <w:proofErr w:type="spellStart"/>
      <w:r w:rsidR="00B72A0F" w:rsidRPr="009404BB">
        <w:rPr>
          <w:sz w:val="20"/>
          <w:szCs w:val="20"/>
        </w:rPr>
        <w:t>mempermudah</w:t>
      </w:r>
      <w:proofErr w:type="spellEnd"/>
      <w:r w:rsidR="00B72A0F" w:rsidRPr="009404BB">
        <w:rPr>
          <w:sz w:val="20"/>
          <w:szCs w:val="20"/>
        </w:rPr>
        <w:t xml:space="preserve"> proses </w:t>
      </w:r>
      <w:proofErr w:type="spellStart"/>
      <w:r w:rsidR="00B72A0F" w:rsidRPr="009404BB">
        <w:rPr>
          <w:sz w:val="20"/>
          <w:szCs w:val="20"/>
        </w:rPr>
        <w:t>pengolahan</w:t>
      </w:r>
      <w:proofErr w:type="spellEnd"/>
      <w:r w:rsidR="00B72A0F" w:rsidRPr="009404BB">
        <w:rPr>
          <w:sz w:val="20"/>
          <w:szCs w:val="20"/>
        </w:rPr>
        <w:t xml:space="preserve"> data, </w:t>
      </w:r>
      <w:proofErr w:type="spellStart"/>
      <w:r w:rsidR="00B72A0F" w:rsidRPr="009404BB">
        <w:rPr>
          <w:sz w:val="20"/>
          <w:szCs w:val="20"/>
        </w:rPr>
        <w:t>integrasi</w:t>
      </w:r>
      <w:proofErr w:type="spellEnd"/>
      <w:r w:rsidR="00B72A0F" w:rsidRPr="009404BB">
        <w:rPr>
          <w:sz w:val="20"/>
          <w:szCs w:val="20"/>
        </w:rPr>
        <w:t xml:space="preserve"> </w:t>
      </w:r>
      <w:proofErr w:type="spellStart"/>
      <w:r w:rsidR="00B72A0F" w:rsidRPr="009404BB">
        <w:rPr>
          <w:sz w:val="20"/>
          <w:szCs w:val="20"/>
        </w:rPr>
        <w:t>dengan</w:t>
      </w:r>
      <w:proofErr w:type="spellEnd"/>
      <w:r w:rsidR="00B72A0F" w:rsidRPr="009404BB">
        <w:rPr>
          <w:sz w:val="20"/>
          <w:szCs w:val="20"/>
        </w:rPr>
        <w:t xml:space="preserve"> </w:t>
      </w:r>
      <w:proofErr w:type="spellStart"/>
      <w:r w:rsidR="00B72A0F" w:rsidRPr="009404BB">
        <w:rPr>
          <w:sz w:val="20"/>
          <w:szCs w:val="20"/>
        </w:rPr>
        <w:t>aplikasi</w:t>
      </w:r>
      <w:proofErr w:type="spellEnd"/>
      <w:r w:rsidR="00B72A0F" w:rsidRPr="009404BB">
        <w:rPr>
          <w:sz w:val="20"/>
          <w:szCs w:val="20"/>
        </w:rPr>
        <w:t xml:space="preserve">, </w:t>
      </w:r>
      <w:proofErr w:type="spellStart"/>
      <w:r w:rsidR="00B72A0F" w:rsidRPr="009404BB">
        <w:rPr>
          <w:sz w:val="20"/>
          <w:szCs w:val="20"/>
        </w:rPr>
        <w:t>serta</w:t>
      </w:r>
      <w:proofErr w:type="spellEnd"/>
      <w:r w:rsidR="00B72A0F" w:rsidRPr="009404BB">
        <w:rPr>
          <w:sz w:val="20"/>
          <w:szCs w:val="20"/>
        </w:rPr>
        <w:t xml:space="preserve"> </w:t>
      </w:r>
      <w:proofErr w:type="spellStart"/>
      <w:r w:rsidR="00B72A0F" w:rsidRPr="009404BB">
        <w:rPr>
          <w:sz w:val="20"/>
          <w:szCs w:val="20"/>
        </w:rPr>
        <w:t>pembaruan</w:t>
      </w:r>
      <w:proofErr w:type="spellEnd"/>
      <w:r w:rsidR="00B72A0F" w:rsidRPr="009404BB">
        <w:rPr>
          <w:sz w:val="20"/>
          <w:szCs w:val="20"/>
        </w:rPr>
        <w:t xml:space="preserve"> dataset. </w:t>
      </w:r>
      <w:proofErr w:type="spellStart"/>
      <w:r w:rsidR="00B72A0F" w:rsidRPr="009404BB">
        <w:rPr>
          <w:sz w:val="20"/>
          <w:szCs w:val="20"/>
        </w:rPr>
        <w:t>Struktur</w:t>
      </w:r>
      <w:proofErr w:type="spellEnd"/>
      <w:r w:rsidR="00B72A0F" w:rsidRPr="009404BB">
        <w:rPr>
          <w:sz w:val="20"/>
          <w:szCs w:val="20"/>
        </w:rPr>
        <w:t xml:space="preserve"> dataset yang </w:t>
      </w:r>
      <w:proofErr w:type="spellStart"/>
      <w:r w:rsidR="00B72A0F" w:rsidRPr="009404BB">
        <w:rPr>
          <w:sz w:val="20"/>
          <w:szCs w:val="20"/>
        </w:rPr>
        <w:t>terorganisir</w:t>
      </w:r>
      <w:proofErr w:type="spellEnd"/>
      <w:r w:rsidR="00B72A0F" w:rsidRPr="009404BB">
        <w:rPr>
          <w:sz w:val="20"/>
          <w:szCs w:val="20"/>
        </w:rPr>
        <w:t xml:space="preserve"> </w:t>
      </w:r>
      <w:proofErr w:type="spellStart"/>
      <w:r w:rsidR="00B72A0F" w:rsidRPr="009404BB">
        <w:rPr>
          <w:sz w:val="20"/>
          <w:szCs w:val="20"/>
        </w:rPr>
        <w:t>ini</w:t>
      </w:r>
      <w:proofErr w:type="spellEnd"/>
      <w:r w:rsidR="00B72A0F" w:rsidRPr="009404BB">
        <w:rPr>
          <w:sz w:val="20"/>
          <w:szCs w:val="20"/>
        </w:rPr>
        <w:t xml:space="preserve"> </w:t>
      </w:r>
      <w:proofErr w:type="spellStart"/>
      <w:r w:rsidR="00B72A0F" w:rsidRPr="009404BB">
        <w:rPr>
          <w:sz w:val="20"/>
          <w:szCs w:val="20"/>
        </w:rPr>
        <w:t>dirancang</w:t>
      </w:r>
      <w:proofErr w:type="spellEnd"/>
      <w:r w:rsidR="00B72A0F" w:rsidRPr="009404BB">
        <w:rPr>
          <w:sz w:val="20"/>
          <w:szCs w:val="20"/>
        </w:rPr>
        <w:t xml:space="preserve"> </w:t>
      </w:r>
      <w:proofErr w:type="spellStart"/>
      <w:r w:rsidR="00B72A0F" w:rsidRPr="009404BB">
        <w:rPr>
          <w:sz w:val="20"/>
          <w:szCs w:val="20"/>
        </w:rPr>
        <w:t>untuk</w:t>
      </w:r>
      <w:proofErr w:type="spellEnd"/>
      <w:r w:rsidR="00B72A0F" w:rsidRPr="009404BB">
        <w:rPr>
          <w:sz w:val="20"/>
          <w:szCs w:val="20"/>
        </w:rPr>
        <w:t xml:space="preserve"> </w:t>
      </w:r>
      <w:proofErr w:type="spellStart"/>
      <w:r w:rsidR="00B72A0F" w:rsidRPr="009404BB">
        <w:rPr>
          <w:sz w:val="20"/>
          <w:szCs w:val="20"/>
        </w:rPr>
        <w:t>mendukung</w:t>
      </w:r>
      <w:proofErr w:type="spellEnd"/>
      <w:r w:rsidR="00B72A0F" w:rsidRPr="009404BB">
        <w:rPr>
          <w:sz w:val="20"/>
          <w:szCs w:val="20"/>
        </w:rPr>
        <w:t xml:space="preserve"> </w:t>
      </w:r>
      <w:proofErr w:type="spellStart"/>
      <w:r w:rsidR="00B72A0F" w:rsidRPr="009404BB">
        <w:rPr>
          <w:sz w:val="20"/>
          <w:szCs w:val="20"/>
        </w:rPr>
        <w:t>kemampuan</w:t>
      </w:r>
      <w:proofErr w:type="spellEnd"/>
      <w:r w:rsidR="00B72A0F" w:rsidRPr="009404BB">
        <w:rPr>
          <w:sz w:val="20"/>
          <w:szCs w:val="20"/>
        </w:rPr>
        <w:t xml:space="preserve"> chatbot </w:t>
      </w:r>
      <w:proofErr w:type="spellStart"/>
      <w:r w:rsidR="00B72A0F" w:rsidRPr="009404BB">
        <w:rPr>
          <w:sz w:val="20"/>
          <w:szCs w:val="20"/>
        </w:rPr>
        <w:t>dalam</w:t>
      </w:r>
      <w:proofErr w:type="spellEnd"/>
      <w:r w:rsidR="00B72A0F" w:rsidRPr="009404BB">
        <w:rPr>
          <w:sz w:val="20"/>
          <w:szCs w:val="20"/>
        </w:rPr>
        <w:t xml:space="preserve"> </w:t>
      </w:r>
      <w:proofErr w:type="spellStart"/>
      <w:r w:rsidR="00B72A0F" w:rsidRPr="009404BB">
        <w:rPr>
          <w:sz w:val="20"/>
          <w:szCs w:val="20"/>
        </w:rPr>
        <w:t>memberikan</w:t>
      </w:r>
      <w:proofErr w:type="spellEnd"/>
      <w:r w:rsidR="00B72A0F" w:rsidRPr="009404BB">
        <w:rPr>
          <w:sz w:val="20"/>
          <w:szCs w:val="20"/>
        </w:rPr>
        <w:t xml:space="preserve"> </w:t>
      </w:r>
      <w:proofErr w:type="spellStart"/>
      <w:r w:rsidR="00B72A0F" w:rsidRPr="009404BB">
        <w:rPr>
          <w:sz w:val="20"/>
          <w:szCs w:val="20"/>
        </w:rPr>
        <w:t>jawaban</w:t>
      </w:r>
      <w:proofErr w:type="spellEnd"/>
      <w:r w:rsidR="00B72A0F" w:rsidRPr="009404BB">
        <w:rPr>
          <w:sz w:val="20"/>
          <w:szCs w:val="20"/>
        </w:rPr>
        <w:t xml:space="preserve"> yang </w:t>
      </w:r>
      <w:proofErr w:type="spellStart"/>
      <w:r w:rsidR="00B72A0F" w:rsidRPr="009404BB">
        <w:rPr>
          <w:sz w:val="20"/>
          <w:szCs w:val="20"/>
        </w:rPr>
        <w:t>akurat</w:t>
      </w:r>
      <w:proofErr w:type="spellEnd"/>
      <w:r w:rsidR="00B72A0F" w:rsidRPr="009404BB">
        <w:rPr>
          <w:sz w:val="20"/>
          <w:szCs w:val="20"/>
        </w:rPr>
        <w:t xml:space="preserve"> dan </w:t>
      </w:r>
      <w:proofErr w:type="spellStart"/>
      <w:r w:rsidR="00B72A0F" w:rsidRPr="009404BB">
        <w:rPr>
          <w:sz w:val="20"/>
          <w:szCs w:val="20"/>
        </w:rPr>
        <w:t>relevan</w:t>
      </w:r>
      <w:proofErr w:type="spellEnd"/>
      <w:r w:rsidR="00B72A0F" w:rsidRPr="009404BB">
        <w:rPr>
          <w:sz w:val="20"/>
          <w:szCs w:val="20"/>
        </w:rPr>
        <w:t xml:space="preserve"> </w:t>
      </w:r>
      <w:proofErr w:type="spellStart"/>
      <w:r w:rsidR="00B72A0F" w:rsidRPr="009404BB">
        <w:rPr>
          <w:sz w:val="20"/>
          <w:szCs w:val="20"/>
        </w:rPr>
        <w:t>sesuai</w:t>
      </w:r>
      <w:proofErr w:type="spellEnd"/>
      <w:r w:rsidR="00B72A0F" w:rsidRPr="009404BB">
        <w:rPr>
          <w:sz w:val="20"/>
          <w:szCs w:val="20"/>
        </w:rPr>
        <w:t xml:space="preserve"> </w:t>
      </w:r>
      <w:proofErr w:type="spellStart"/>
      <w:r w:rsidR="00B72A0F" w:rsidRPr="009404BB">
        <w:rPr>
          <w:sz w:val="20"/>
          <w:szCs w:val="20"/>
        </w:rPr>
        <w:t>konteks</w:t>
      </w:r>
      <w:proofErr w:type="spellEnd"/>
      <w:r w:rsidR="00B72A0F" w:rsidRPr="009404BB">
        <w:rPr>
          <w:sz w:val="20"/>
          <w:szCs w:val="20"/>
        </w:rPr>
        <w:t xml:space="preserve"> </w:t>
      </w:r>
      <w:proofErr w:type="spellStart"/>
      <w:r w:rsidR="00B72A0F" w:rsidRPr="009404BB">
        <w:rPr>
          <w:sz w:val="20"/>
          <w:szCs w:val="20"/>
        </w:rPr>
        <w:t>pengujian</w:t>
      </w:r>
      <w:proofErr w:type="spellEnd"/>
      <w:r w:rsidR="00B72A0F" w:rsidRPr="009404BB">
        <w:rPr>
          <w:sz w:val="20"/>
          <w:szCs w:val="20"/>
        </w:rPr>
        <w:t>.</w:t>
      </w:r>
    </w:p>
    <w:p w14:paraId="4886930A" w14:textId="0495737B" w:rsidR="00A01364" w:rsidRPr="009404BB" w:rsidRDefault="00A01364" w:rsidP="00A50BC5">
      <w:pPr>
        <w:ind w:right="461"/>
        <w:jc w:val="both"/>
        <w:rPr>
          <w:sz w:val="20"/>
          <w:szCs w:val="20"/>
        </w:rPr>
      </w:pPr>
    </w:p>
    <w:p w14:paraId="7D342F91" w14:textId="3215373C" w:rsidR="008938E1" w:rsidRPr="009404BB" w:rsidRDefault="0095177D" w:rsidP="00AA3938">
      <w:pPr>
        <w:pStyle w:val="Heading3"/>
        <w:ind w:right="461"/>
        <w:rPr>
          <w:rFonts w:cs="Times New Roman"/>
          <w:bCs/>
          <w:szCs w:val="20"/>
        </w:rPr>
      </w:pPr>
      <w:bookmarkStart w:id="81" w:name="_Toc176987408"/>
      <w:bookmarkStart w:id="82" w:name="_Toc187674099"/>
      <w:r w:rsidRPr="009404BB">
        <w:rPr>
          <w:rFonts w:cs="Times New Roman"/>
          <w:bCs/>
          <w:szCs w:val="20"/>
        </w:rPr>
        <w:t>3.2.2 PREPROCESSING</w:t>
      </w:r>
      <w:bookmarkEnd w:id="81"/>
      <w:bookmarkEnd w:id="82"/>
      <w:r w:rsidRPr="009404BB">
        <w:rPr>
          <w:rFonts w:cs="Times New Roman"/>
          <w:bCs/>
          <w:szCs w:val="20"/>
        </w:rPr>
        <w:fldChar w:fldCharType="begin"/>
      </w:r>
      <w:r w:rsidRPr="009404BB">
        <w:rPr>
          <w:rFonts w:cs="Times New Roman"/>
          <w:bCs/>
          <w:szCs w:val="20"/>
        </w:rPr>
        <w:instrText xml:space="preserve"> INCLUDEPICTURE "https://miro.medium.com/v2/resize:fit:572/1*QWANJuF60jBUtXDUGdqBuA.png" \* MERGEFORMATINET </w:instrText>
      </w:r>
      <w:r w:rsidRPr="009404BB">
        <w:rPr>
          <w:rFonts w:cs="Times New Roman"/>
          <w:bCs/>
          <w:szCs w:val="20"/>
        </w:rPr>
        <w:fldChar w:fldCharType="separate"/>
      </w:r>
      <w:r w:rsidRPr="009404BB">
        <w:rPr>
          <w:rFonts w:cs="Times New Roman"/>
          <w:bCs/>
          <w:szCs w:val="20"/>
        </w:rPr>
        <w:fldChar w:fldCharType="end"/>
      </w:r>
    </w:p>
    <w:p w14:paraId="04404E02" w14:textId="3796DFD1" w:rsidR="00313F26" w:rsidRPr="009404BB" w:rsidRDefault="00AA3938" w:rsidP="00AA3938">
      <w:pPr>
        <w:pStyle w:val="BodyText"/>
        <w:spacing w:before="230"/>
        <w:ind w:right="461" w:firstLine="284"/>
        <w:jc w:val="both"/>
      </w:pPr>
      <w:r w:rsidRPr="009404BB">
        <w:t>Pada gambar</w:t>
      </w:r>
      <w:r w:rsidR="0095177D" w:rsidRPr="009404BB">
        <w:t xml:space="preserve"> 3.</w:t>
      </w:r>
      <w:r w:rsidRPr="009404BB">
        <w:t>2 ditampilkan tahap</w:t>
      </w:r>
      <w:r w:rsidR="0095177D" w:rsidRPr="009404BB">
        <w:t xml:space="preserve"> </w:t>
      </w:r>
      <w:proofErr w:type="spellStart"/>
      <w:r w:rsidR="0095177D" w:rsidRPr="009404BB">
        <w:t>preprocessing</w:t>
      </w:r>
      <w:proofErr w:type="spellEnd"/>
      <w:r w:rsidRPr="009404BB">
        <w:t xml:space="preserve">, </w:t>
      </w:r>
      <w:proofErr w:type="spellStart"/>
      <w:r w:rsidRPr="009404BB">
        <w:t>preprocessing</w:t>
      </w:r>
      <w:proofErr w:type="spellEnd"/>
      <w:r w:rsidR="0095177D" w:rsidRPr="009404BB">
        <w:t xml:space="preserve"> adalah proses di mana dokumen </w:t>
      </w:r>
      <w:proofErr w:type="spellStart"/>
      <w:r w:rsidR="0095177D" w:rsidRPr="009404BB">
        <w:t>Spreadsheets</w:t>
      </w:r>
      <w:proofErr w:type="spellEnd"/>
      <w:r w:rsidR="0095177D" w:rsidRPr="009404BB">
        <w:t xml:space="preserve"> diubah m</w:t>
      </w:r>
      <w:r w:rsidR="00542DE3" w:rsidRPr="009404BB">
        <w:t>en</w:t>
      </w:r>
      <w:r w:rsidR="0095177D" w:rsidRPr="009404BB">
        <w:t xml:space="preserve">jadi PDF lalu teks diekstraksi dari dokumen PDF. Ekstraksi teks ini dilakukan menggunakan alat ekstraksi teks khusus yang dapat membaca konten PDF dan mengonversinya menjadi teks yang dapat diolah lebih lanjut. Setelah teks diekstraksi, langkah berikutnya adalah pembersihan teks. Pada tahap ini, </w:t>
      </w:r>
      <w:proofErr w:type="spellStart"/>
      <w:r w:rsidR="0095177D" w:rsidRPr="009404BB">
        <w:t>noise</w:t>
      </w:r>
      <w:proofErr w:type="spellEnd"/>
      <w:r w:rsidR="0095177D" w:rsidRPr="009404BB">
        <w:t xml:space="preserve">, karakter-karakter spesial, dan </w:t>
      </w:r>
      <w:proofErr w:type="spellStart"/>
      <w:r w:rsidR="0095177D" w:rsidRPr="009404BB">
        <w:t>formatting</w:t>
      </w:r>
      <w:proofErr w:type="spellEnd"/>
      <w:r w:rsidR="0095177D" w:rsidRPr="009404BB">
        <w:t xml:space="preserve"> yang tidak diperlukan dihapus untuk memastikan bahwa teks yang dihasilkan bersih dan konsisten. Normalisasi teks juga dilakukan, seperti mengubah semua huruf menjadi huruf kecil untuk memastikan bahwa data siap untuk tahap </w:t>
      </w:r>
      <w:proofErr w:type="spellStart"/>
      <w:r w:rsidR="0095177D" w:rsidRPr="009404BB">
        <w:t>embedding</w:t>
      </w:r>
      <w:proofErr w:type="spellEnd"/>
      <w:r w:rsidR="0095177D" w:rsidRPr="009404BB">
        <w:t xml:space="preserve">. Tujuan dari </w:t>
      </w:r>
      <w:proofErr w:type="spellStart"/>
      <w:r w:rsidR="0095177D" w:rsidRPr="009404BB">
        <w:t>preprocessing</w:t>
      </w:r>
      <w:proofErr w:type="spellEnd"/>
      <w:r w:rsidR="0095177D" w:rsidRPr="009404BB">
        <w:t xml:space="preserve"> adalah untuk mempersiapkan data agar dapat diolah dengan lebih baik oleh algoritma yang akan digunakan pada tahap selanjutnya</w:t>
      </w:r>
      <w:r w:rsidR="00313F26" w:rsidRPr="009404BB">
        <w:t xml:space="preserve">. </w:t>
      </w:r>
      <w:r w:rsidR="00513141" w:rsidRPr="009404BB">
        <w:t xml:space="preserve">Berikut adalah hasil dari masing-masing tahap </w:t>
      </w:r>
      <w:proofErr w:type="spellStart"/>
      <w:r w:rsidR="00513141" w:rsidRPr="009404BB">
        <w:t>text</w:t>
      </w:r>
      <w:proofErr w:type="spellEnd"/>
      <w:r w:rsidR="00513141" w:rsidRPr="009404BB">
        <w:t xml:space="preserve"> </w:t>
      </w:r>
      <w:proofErr w:type="spellStart"/>
      <w:r w:rsidR="00513141" w:rsidRPr="009404BB">
        <w:t>preprocessing</w:t>
      </w:r>
      <w:proofErr w:type="spellEnd"/>
      <w:r w:rsidR="00513141" w:rsidRPr="009404BB">
        <w:t>:</w:t>
      </w:r>
    </w:p>
    <w:p w14:paraId="31FD67F6" w14:textId="10EA40DD" w:rsidR="00313F26" w:rsidRPr="009404BB" w:rsidRDefault="00313F26" w:rsidP="00A50BC5">
      <w:pPr>
        <w:pStyle w:val="Heading3"/>
        <w:numPr>
          <w:ilvl w:val="0"/>
          <w:numId w:val="14"/>
        </w:numPr>
        <w:tabs>
          <w:tab w:val="left" w:pos="911"/>
        </w:tabs>
        <w:spacing w:before="230"/>
        <w:ind w:left="720" w:right="461" w:hanging="360"/>
        <w:jc w:val="both"/>
        <w:rPr>
          <w:rFonts w:cs="Times New Roman"/>
          <w:bCs/>
          <w:szCs w:val="20"/>
        </w:rPr>
      </w:pPr>
      <w:bookmarkStart w:id="83" w:name="_Toc187674100"/>
      <w:r w:rsidRPr="009404BB">
        <w:rPr>
          <w:rFonts w:cs="Times New Roman"/>
          <w:bCs/>
          <w:szCs w:val="20"/>
        </w:rPr>
        <w:lastRenderedPageBreak/>
        <w:t xml:space="preserve">Case </w:t>
      </w:r>
      <w:r w:rsidRPr="009404BB">
        <w:rPr>
          <w:rFonts w:cs="Times New Roman"/>
          <w:bCs/>
          <w:spacing w:val="-2"/>
          <w:szCs w:val="20"/>
        </w:rPr>
        <w:t>folding</w:t>
      </w:r>
      <w:bookmarkEnd w:id="83"/>
      <w:r w:rsidR="00763BA9" w:rsidRPr="009404BB">
        <w:rPr>
          <w:rFonts w:cs="Times New Roman"/>
          <w:bCs/>
          <w:spacing w:val="-2"/>
          <w:szCs w:val="20"/>
        </w:rPr>
        <w:t xml:space="preserve"> </w:t>
      </w:r>
    </w:p>
    <w:p w14:paraId="7784F87F" w14:textId="2B521797" w:rsidR="00513141" w:rsidRPr="009404BB" w:rsidRDefault="00920839" w:rsidP="00A50BC5">
      <w:pPr>
        <w:pStyle w:val="BodyText"/>
        <w:ind w:left="285" w:right="461" w:firstLine="426"/>
        <w:jc w:val="both"/>
      </w:pPr>
      <w:r w:rsidRPr="009404BB">
        <w:rPr>
          <w:noProof/>
        </w:rPr>
        <mc:AlternateContent>
          <mc:Choice Requires="wps">
            <w:drawing>
              <wp:anchor distT="0" distB="0" distL="114300" distR="114300" simplePos="0" relativeHeight="251735552" behindDoc="0" locked="0" layoutInCell="1" allowOverlap="1" wp14:anchorId="7F0FD0F9" wp14:editId="71604E80">
                <wp:simplePos x="0" y="0"/>
                <wp:positionH relativeFrom="column">
                  <wp:posOffset>103505</wp:posOffset>
                </wp:positionH>
                <wp:positionV relativeFrom="paragraph">
                  <wp:posOffset>746760</wp:posOffset>
                </wp:positionV>
                <wp:extent cx="3451225" cy="522605"/>
                <wp:effectExtent l="12700" t="12700" r="15875" b="10795"/>
                <wp:wrapTopAndBottom/>
                <wp:docPr id="1243948330"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0B5BBD89" w14:textId="149F2E09" w:rsidR="008605F5" w:rsidRDefault="00AA3938" w:rsidP="008605F5">
                            <w:pPr>
                              <w:rPr>
                                <w:rFonts w:ascii="Courier" w:hAnsi="Courier"/>
                                <w:sz w:val="14"/>
                                <w:szCs w:val="14"/>
                              </w:rPr>
                            </w:pPr>
                            <w:r w:rsidRPr="003333C7">
                              <w:rPr>
                                <w:rFonts w:ascii="Courier" w:hAnsi="Courier"/>
                                <w:sz w:val="14"/>
                                <w:szCs w:val="14"/>
                              </w:rPr>
                              <w:t xml:space="preserve">     </w:t>
                            </w:r>
                            <w:r w:rsidR="008605F5">
                              <w:rPr>
                                <w:rFonts w:ascii="Courier" w:hAnsi="Courier"/>
                                <w:sz w:val="14"/>
                                <w:szCs w:val="14"/>
                              </w:rPr>
                              <w:t>text = ‘Bagaimana, menguji Registrasi?’</w:t>
                            </w:r>
                          </w:p>
                          <w:p w14:paraId="14E61E3C" w14:textId="240B7CA1"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5B229805" w14:textId="0E9A5196"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46F9124" w14:textId="2A57BFE7" w:rsidR="008605F5" w:rsidRPr="003333C7"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0FD0F9" id="_x0000_t202" coordsize="21600,21600" o:spt="202" path="m,l,21600r21600,l21600,xe">
                <v:stroke joinstyle="miter"/>
                <v:path gradientshapeok="t" o:connecttype="rect"/>
              </v:shapetype>
              <v:shape id="Kotak Teks 1" o:spid="_x0000_s1026" type="#_x0000_t202" style="position:absolute;left:0;text-align:left;margin-left:8.15pt;margin-top:58.8pt;width:271.75pt;height:41.1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" fillcolor="white [3212]" strokecolor="#d6e3bc [1302]" strokeweight="2pt">
                <v:stroke opacity="46003f"/>
                <v:textbox>
                  <w:txbxContent>
                    <w:p w14:paraId="0B5BBD89" w14:textId="149F2E09" w:rsidR="008605F5" w:rsidRDefault="00AA3938" w:rsidP="008605F5">
                      <w:pPr>
                        <w:rPr>
                          <w:rFonts w:ascii="Courier" w:hAnsi="Courier"/>
                          <w:sz w:val="14"/>
                          <w:szCs w:val="14"/>
                        </w:rPr>
                      </w:pPr>
                      <w:r w:rsidRPr="003333C7">
                        <w:rPr>
                          <w:rFonts w:ascii="Courier" w:hAnsi="Courier"/>
                          <w:sz w:val="14"/>
                          <w:szCs w:val="14"/>
                        </w:rPr>
                        <w:t xml:space="preserve">     </w:t>
                      </w:r>
                      <w:r w:rsidR="008605F5">
                        <w:rPr>
                          <w:rFonts w:ascii="Courier" w:hAnsi="Courier"/>
                          <w:sz w:val="14"/>
                          <w:szCs w:val="14"/>
                        </w:rPr>
                        <w:t>text = ‘Bagaimana, menguji Registrasi?’</w:t>
                      </w:r>
                    </w:p>
                    <w:p w14:paraId="14E61E3C" w14:textId="240B7CA1"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5B229805" w14:textId="0E9A5196"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46F9124" w14:textId="2A57BFE7" w:rsidR="008605F5" w:rsidRPr="003333C7"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v:textbox>
                <w10:wrap type="topAndBottom"/>
              </v:shape>
            </w:pict>
          </mc:Fallback>
        </mc:AlternateContent>
      </w:r>
      <w:proofErr w:type="spellStart"/>
      <w:r w:rsidR="00513141" w:rsidRPr="009404BB">
        <w:t>Case</w:t>
      </w:r>
      <w:proofErr w:type="spellEnd"/>
      <w:r w:rsidR="00513141" w:rsidRPr="009404BB">
        <w:t xml:space="preserve"> </w:t>
      </w:r>
      <w:proofErr w:type="spellStart"/>
      <w:r w:rsidR="00513141" w:rsidRPr="009404BB">
        <w:t>folding</w:t>
      </w:r>
      <w:proofErr w:type="spellEnd"/>
      <w:r w:rsidR="00513141" w:rsidRPr="009404BB">
        <w:t xml:space="preserve"> adalah proses mengubah semua huruf dalam masukan pengguna menjadi huruf kecil (non-kapital). Hanya huruf ‘a’ hingga ‘z’ yang akan diproses, sedangkan angka serta tanda baca lainnya akan diabaikan.</w:t>
      </w:r>
    </w:p>
    <w:p w14:paraId="3D63C6DB" w14:textId="36D1D7D7" w:rsidR="00F740B7" w:rsidRPr="009404BB" w:rsidRDefault="00F740B7" w:rsidP="00AA3938">
      <w:pPr>
        <w:pStyle w:val="BodyText"/>
        <w:spacing w:before="9"/>
        <w:ind w:right="461"/>
      </w:pPr>
    </w:p>
    <w:p w14:paraId="7B87B22B" w14:textId="7406907F" w:rsidR="006342E8" w:rsidRPr="009404BB" w:rsidRDefault="006342E8" w:rsidP="006342E8">
      <w:pPr>
        <w:pStyle w:val="Caption"/>
        <w:jc w:val="center"/>
        <w:rPr>
          <w:b/>
          <w:bCs/>
          <w:i w:val="0"/>
          <w:iCs w:val="0"/>
          <w:spacing w:val="-2"/>
          <w:sz w:val="20"/>
          <w:szCs w:val="20"/>
        </w:rPr>
      </w:pPr>
      <w:bookmarkStart w:id="84" w:name="_Toc187666662"/>
      <w:bookmarkStart w:id="85" w:name="_Toc187668439"/>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case folding</w:t>
      </w:r>
      <w:bookmarkEnd w:id="84"/>
      <w:bookmarkEnd w:id="85"/>
    </w:p>
    <w:p w14:paraId="4664E575" w14:textId="77777777" w:rsidR="00D00F18" w:rsidRPr="009404BB" w:rsidRDefault="00D00F18" w:rsidP="00A50BC5">
      <w:pPr>
        <w:pStyle w:val="BodyText"/>
        <w:spacing w:before="9"/>
        <w:ind w:left="142" w:right="461"/>
        <w:jc w:val="center"/>
      </w:pPr>
    </w:p>
    <w:p w14:paraId="29527453" w14:textId="0DFBE4DD" w:rsidR="00513141" w:rsidRPr="009404BB" w:rsidRDefault="00513141" w:rsidP="00A50BC5">
      <w:pPr>
        <w:pStyle w:val="BodyText"/>
        <w:numPr>
          <w:ilvl w:val="0"/>
          <w:numId w:val="14"/>
        </w:numPr>
        <w:ind w:left="567" w:right="461"/>
        <w:rPr>
          <w:rFonts w:eastAsia="Calibri"/>
          <w:b/>
          <w:bCs/>
          <w:lang w:val="en-ID"/>
        </w:rPr>
      </w:pPr>
      <w:r w:rsidRPr="009404BB">
        <w:rPr>
          <w:rFonts w:eastAsia="Calibri"/>
          <w:b/>
          <w:bCs/>
          <w:lang w:val="en-ID"/>
        </w:rPr>
        <w:t xml:space="preserve">  Remove Punctuation</w:t>
      </w:r>
    </w:p>
    <w:p w14:paraId="53711837" w14:textId="25951448" w:rsidR="008504B6" w:rsidRPr="0009639D" w:rsidRDefault="008605F5" w:rsidP="0009639D">
      <w:pPr>
        <w:pStyle w:val="BodyText"/>
        <w:ind w:left="426" w:right="461" w:firstLine="283"/>
        <w:jc w:val="both"/>
        <w:rPr>
          <w:rFonts w:eastAsia="Calibri"/>
          <w:lang w:val="en-ID"/>
        </w:rPr>
      </w:pPr>
      <w:r w:rsidRPr="009404BB">
        <w:rPr>
          <w:noProof/>
        </w:rPr>
        <mc:AlternateContent>
          <mc:Choice Requires="wps">
            <w:drawing>
              <wp:anchor distT="0" distB="0" distL="114300" distR="114300" simplePos="0" relativeHeight="251737600" behindDoc="0" locked="0" layoutInCell="1" allowOverlap="1" wp14:anchorId="1F0B0144" wp14:editId="727E1976">
                <wp:simplePos x="0" y="0"/>
                <wp:positionH relativeFrom="column">
                  <wp:posOffset>103505</wp:posOffset>
                </wp:positionH>
                <wp:positionV relativeFrom="paragraph">
                  <wp:posOffset>532130</wp:posOffset>
                </wp:positionV>
                <wp:extent cx="3451225" cy="522605"/>
                <wp:effectExtent l="12700" t="12700" r="15875" b="10795"/>
                <wp:wrapTopAndBottom/>
                <wp:docPr id="470175477"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7BF343A" w14:textId="0F75AD26" w:rsidR="008605F5" w:rsidRDefault="008605F5" w:rsidP="008605F5">
                            <w:pPr>
                              <w:ind w:left="426"/>
                              <w:rPr>
                                <w:rFonts w:ascii="Courier" w:hAnsi="Courier"/>
                                <w:sz w:val="14"/>
                                <w:szCs w:val="14"/>
                              </w:rPr>
                            </w:pPr>
                            <w:r w:rsidRPr="008605F5">
                              <w:rPr>
                                <w:rFonts w:ascii="Courier" w:hAnsi="Courier"/>
                                <w:sz w:val="14"/>
                                <w:szCs w:val="14"/>
                              </w:rPr>
                              <w:t>text_no_punct = text_lower.translate(str.maketrans('', '', string.punctuation))</w:t>
                            </w:r>
                          </w:p>
                          <w:p w14:paraId="09BD9B96" w14:textId="77777777"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067D31" w14:textId="393C6FF2"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w:t>
                            </w:r>
                            <w:r w:rsidR="008504B6">
                              <w:rPr>
                                <w:rFonts w:ascii="Courier" w:hAnsi="Courier"/>
                                <w:sz w:val="14"/>
                                <w:szCs w:val="14"/>
                              </w:rPr>
                              <w:t>_no</w:t>
                            </w:r>
                            <w:r>
                              <w:rPr>
                                <w:rFonts w:ascii="Courier" w:hAnsi="Courier"/>
                                <w:sz w:val="14"/>
                                <w:szCs w:val="14"/>
                              </w:rPr>
                              <w:t>_</w:t>
                            </w:r>
                            <w:r w:rsidR="008504B6">
                              <w:rPr>
                                <w:rFonts w:ascii="Courier" w:hAnsi="Courier"/>
                                <w:sz w:val="14"/>
                                <w:szCs w:val="14"/>
                              </w:rPr>
                              <w:t>punct</w:t>
                            </w:r>
                            <w:r>
                              <w:rPr>
                                <w:rFonts w:ascii="Courier" w:hAnsi="Courier"/>
                                <w:sz w:val="14"/>
                                <w:szCs w:val="14"/>
                              </w:rPr>
                              <w:t>)</w:t>
                            </w:r>
                          </w:p>
                          <w:p w14:paraId="0BE4D6EC" w14:textId="77777777" w:rsidR="008605F5" w:rsidRPr="003333C7" w:rsidRDefault="008605F5" w:rsidP="008605F5">
                            <w:pPr>
                              <w:rPr>
                                <w:rFonts w:ascii="Courier" w:hAnsi="Courie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B0144" id="_x0000_s1027" type="#_x0000_t202" style="position:absolute;left:0;text-align:left;margin-left:8.15pt;margin-top:41.9pt;width:271.75pt;height:41.1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" fillcolor="white [3212]" strokecolor="#d6e3bc [1302]" strokeweight="2pt">
                <v:stroke opacity="46003f"/>
                <v:textbox>
                  <w:txbxContent>
                    <w:p w14:paraId="67BF343A" w14:textId="0F75AD26" w:rsidR="008605F5" w:rsidRDefault="008605F5" w:rsidP="008605F5">
                      <w:pPr>
                        <w:ind w:left="426"/>
                        <w:rPr>
                          <w:rFonts w:ascii="Courier" w:hAnsi="Courier"/>
                          <w:sz w:val="14"/>
                          <w:szCs w:val="14"/>
                        </w:rPr>
                      </w:pPr>
                      <w:r w:rsidRPr="008605F5">
                        <w:rPr>
                          <w:rFonts w:ascii="Courier" w:hAnsi="Courier"/>
                          <w:sz w:val="14"/>
                          <w:szCs w:val="14"/>
                        </w:rPr>
                        <w:t>text_no_punct = text_lower.translate(str.maketrans('', '', string.punctuation))</w:t>
                      </w:r>
                    </w:p>
                    <w:p w14:paraId="09BD9B96" w14:textId="77777777"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067D31" w14:textId="393C6FF2"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w:t>
                      </w:r>
                      <w:r w:rsidR="008504B6">
                        <w:rPr>
                          <w:rFonts w:ascii="Courier" w:hAnsi="Courier"/>
                          <w:sz w:val="14"/>
                          <w:szCs w:val="14"/>
                        </w:rPr>
                        <w:t>_no</w:t>
                      </w:r>
                      <w:r>
                        <w:rPr>
                          <w:rFonts w:ascii="Courier" w:hAnsi="Courier"/>
                          <w:sz w:val="14"/>
                          <w:szCs w:val="14"/>
                        </w:rPr>
                        <w:t>_</w:t>
                      </w:r>
                      <w:r w:rsidR="008504B6">
                        <w:rPr>
                          <w:rFonts w:ascii="Courier" w:hAnsi="Courier"/>
                          <w:sz w:val="14"/>
                          <w:szCs w:val="14"/>
                        </w:rPr>
                        <w:t>punct</w:t>
                      </w:r>
                      <w:r>
                        <w:rPr>
                          <w:rFonts w:ascii="Courier" w:hAnsi="Courier"/>
                          <w:sz w:val="14"/>
                          <w:szCs w:val="14"/>
                        </w:rPr>
                        <w:t>)</w:t>
                      </w:r>
                    </w:p>
                    <w:p w14:paraId="0BE4D6EC" w14:textId="77777777" w:rsidR="008605F5" w:rsidRPr="003333C7" w:rsidRDefault="008605F5" w:rsidP="008605F5">
                      <w:pPr>
                        <w:rPr>
                          <w:rFonts w:ascii="Courier" w:hAnsi="Courier"/>
                          <w:sz w:val="14"/>
                          <w:szCs w:val="14"/>
                        </w:rPr>
                      </w:pPr>
                    </w:p>
                  </w:txbxContent>
                </v:textbox>
                <w10:wrap type="topAndBottom"/>
              </v:shape>
            </w:pict>
          </mc:Fallback>
        </mc:AlternateContent>
      </w:r>
      <w:r w:rsidR="00513141" w:rsidRPr="009404BB">
        <w:rPr>
          <w:rFonts w:eastAsia="Calibri"/>
          <w:lang w:val="en-ID"/>
        </w:rPr>
        <w:t xml:space="preserve">Remove punctuation </w:t>
      </w:r>
      <w:proofErr w:type="spellStart"/>
      <w:r w:rsidR="00513141" w:rsidRPr="009404BB">
        <w:rPr>
          <w:rFonts w:eastAsia="Calibri"/>
          <w:lang w:val="en-ID"/>
        </w:rPr>
        <w:t>adalah</w:t>
      </w:r>
      <w:proofErr w:type="spellEnd"/>
      <w:r w:rsidR="00513141" w:rsidRPr="009404BB">
        <w:rPr>
          <w:rFonts w:eastAsia="Calibri"/>
          <w:lang w:val="en-ID"/>
        </w:rPr>
        <w:t xml:space="preserve"> </w:t>
      </w:r>
      <w:proofErr w:type="spellStart"/>
      <w:r w:rsidR="00513141" w:rsidRPr="009404BB">
        <w:rPr>
          <w:rFonts w:eastAsia="Calibri"/>
          <w:lang w:val="en-ID"/>
        </w:rPr>
        <w:t>tahap</w:t>
      </w:r>
      <w:proofErr w:type="spellEnd"/>
      <w:r w:rsidR="00513141" w:rsidRPr="009404BB">
        <w:rPr>
          <w:rFonts w:eastAsia="Calibri"/>
          <w:lang w:val="en-ID"/>
        </w:rPr>
        <w:t xml:space="preserve"> </w:t>
      </w:r>
      <w:proofErr w:type="spellStart"/>
      <w:r w:rsidR="00513141" w:rsidRPr="009404BB">
        <w:rPr>
          <w:rFonts w:eastAsia="Calibri"/>
          <w:lang w:val="en-ID"/>
        </w:rPr>
        <w:t>menghapus</w:t>
      </w:r>
      <w:proofErr w:type="spellEnd"/>
      <w:r w:rsidR="00513141" w:rsidRPr="009404BB">
        <w:rPr>
          <w:rFonts w:eastAsia="Calibri"/>
          <w:lang w:val="en-ID"/>
        </w:rPr>
        <w:t xml:space="preserve"> </w:t>
      </w:r>
      <w:proofErr w:type="spellStart"/>
      <w:r w:rsidR="00513141" w:rsidRPr="009404BB">
        <w:rPr>
          <w:rFonts w:eastAsia="Calibri"/>
          <w:lang w:val="en-ID"/>
        </w:rPr>
        <w:t>semua</w:t>
      </w:r>
      <w:proofErr w:type="spellEnd"/>
      <w:r w:rsidR="00513141" w:rsidRPr="009404BB">
        <w:rPr>
          <w:rFonts w:eastAsia="Calibri"/>
          <w:lang w:val="en-ID"/>
        </w:rPr>
        <w:t xml:space="preserve"> </w:t>
      </w:r>
      <w:proofErr w:type="spellStart"/>
      <w:r w:rsidR="00513141" w:rsidRPr="009404BB">
        <w:rPr>
          <w:rFonts w:eastAsia="Calibri"/>
          <w:lang w:val="en-ID"/>
        </w:rPr>
        <w:t>tanda</w:t>
      </w:r>
      <w:proofErr w:type="spellEnd"/>
      <w:r w:rsidR="00513141" w:rsidRPr="009404BB">
        <w:rPr>
          <w:rFonts w:eastAsia="Calibri"/>
          <w:lang w:val="en-ID"/>
        </w:rPr>
        <w:t xml:space="preserve"> </w:t>
      </w:r>
      <w:proofErr w:type="spellStart"/>
      <w:r w:rsidR="00513141" w:rsidRPr="009404BB">
        <w:rPr>
          <w:rFonts w:eastAsia="Calibri"/>
          <w:lang w:val="en-ID"/>
        </w:rPr>
        <w:t>baca</w:t>
      </w:r>
      <w:proofErr w:type="spellEnd"/>
      <w:r w:rsidR="00513141" w:rsidRPr="009404BB">
        <w:rPr>
          <w:rFonts w:eastAsia="Calibri"/>
          <w:lang w:val="en-ID"/>
        </w:rPr>
        <w:t xml:space="preserve"> </w:t>
      </w:r>
      <w:proofErr w:type="spellStart"/>
      <w:r w:rsidR="00513141" w:rsidRPr="009404BB">
        <w:rPr>
          <w:rFonts w:eastAsia="Calibri"/>
          <w:lang w:val="en-ID"/>
        </w:rPr>
        <w:t>dalam</w:t>
      </w:r>
      <w:proofErr w:type="spellEnd"/>
      <w:r w:rsidR="00513141" w:rsidRPr="009404BB">
        <w:rPr>
          <w:rFonts w:eastAsia="Calibri"/>
          <w:lang w:val="en-ID"/>
        </w:rPr>
        <w:t xml:space="preserve"> </w:t>
      </w:r>
      <w:proofErr w:type="spellStart"/>
      <w:r w:rsidR="00513141" w:rsidRPr="009404BB">
        <w:rPr>
          <w:rFonts w:eastAsia="Calibri"/>
          <w:lang w:val="en-ID"/>
        </w:rPr>
        <w:t>kalimat</w:t>
      </w:r>
      <w:proofErr w:type="spellEnd"/>
      <w:r w:rsidR="00513141" w:rsidRPr="009404BB">
        <w:rPr>
          <w:rFonts w:eastAsia="Calibri"/>
          <w:lang w:val="en-ID"/>
        </w:rPr>
        <w:t xml:space="preserve">. Tanda </w:t>
      </w:r>
      <w:proofErr w:type="spellStart"/>
      <w:r w:rsidR="00513141" w:rsidRPr="009404BB">
        <w:rPr>
          <w:rFonts w:eastAsia="Calibri"/>
          <w:lang w:val="en-ID"/>
        </w:rPr>
        <w:t>baca</w:t>
      </w:r>
      <w:proofErr w:type="spellEnd"/>
      <w:r w:rsidR="00513141" w:rsidRPr="009404BB">
        <w:rPr>
          <w:rFonts w:eastAsia="Calibri"/>
          <w:lang w:val="en-ID"/>
        </w:rPr>
        <w:t xml:space="preserve"> </w:t>
      </w:r>
      <w:proofErr w:type="spellStart"/>
      <w:r w:rsidR="00513141" w:rsidRPr="009404BB">
        <w:rPr>
          <w:rFonts w:eastAsia="Calibri"/>
          <w:lang w:val="en-ID"/>
        </w:rPr>
        <w:t>dianggap</w:t>
      </w:r>
      <w:proofErr w:type="spellEnd"/>
      <w:r w:rsidR="00513141" w:rsidRPr="009404BB">
        <w:rPr>
          <w:rFonts w:eastAsia="Calibri"/>
          <w:lang w:val="en-ID"/>
        </w:rPr>
        <w:t xml:space="preserve"> </w:t>
      </w:r>
      <w:proofErr w:type="spellStart"/>
      <w:r w:rsidR="00513141" w:rsidRPr="009404BB">
        <w:rPr>
          <w:rFonts w:eastAsia="Calibri"/>
          <w:lang w:val="en-ID"/>
        </w:rPr>
        <w:t>tidak</w:t>
      </w:r>
      <w:proofErr w:type="spellEnd"/>
      <w:r w:rsidR="00513141" w:rsidRPr="009404BB">
        <w:rPr>
          <w:rFonts w:eastAsia="Calibri"/>
          <w:lang w:val="en-ID"/>
        </w:rPr>
        <w:t xml:space="preserve"> </w:t>
      </w:r>
      <w:proofErr w:type="spellStart"/>
      <w:r w:rsidR="00513141" w:rsidRPr="009404BB">
        <w:rPr>
          <w:rFonts w:eastAsia="Calibri"/>
          <w:lang w:val="en-ID"/>
        </w:rPr>
        <w:t>relevan</w:t>
      </w:r>
      <w:proofErr w:type="spellEnd"/>
      <w:r w:rsidR="00513141" w:rsidRPr="009404BB">
        <w:rPr>
          <w:rFonts w:eastAsia="Calibri"/>
          <w:lang w:val="en-ID"/>
        </w:rPr>
        <w:t xml:space="preserve"> </w:t>
      </w:r>
      <w:proofErr w:type="spellStart"/>
      <w:r w:rsidR="00513141" w:rsidRPr="009404BB">
        <w:rPr>
          <w:rFonts w:eastAsia="Calibri"/>
          <w:lang w:val="en-ID"/>
        </w:rPr>
        <w:t>karena</w:t>
      </w:r>
      <w:proofErr w:type="spellEnd"/>
      <w:r w:rsidR="00513141" w:rsidRPr="009404BB">
        <w:rPr>
          <w:rFonts w:eastAsia="Calibri"/>
          <w:lang w:val="en-ID"/>
        </w:rPr>
        <w:t xml:space="preserve"> </w:t>
      </w:r>
      <w:proofErr w:type="spellStart"/>
      <w:r w:rsidR="00513141" w:rsidRPr="009404BB">
        <w:rPr>
          <w:rFonts w:eastAsia="Calibri"/>
          <w:lang w:val="en-ID"/>
        </w:rPr>
        <w:t>tidak</w:t>
      </w:r>
      <w:proofErr w:type="spellEnd"/>
      <w:r w:rsidR="00513141" w:rsidRPr="009404BB">
        <w:rPr>
          <w:rFonts w:eastAsia="Calibri"/>
          <w:lang w:val="en-ID"/>
        </w:rPr>
        <w:t xml:space="preserve"> </w:t>
      </w:r>
      <w:proofErr w:type="spellStart"/>
      <w:r w:rsidR="00513141" w:rsidRPr="009404BB">
        <w:rPr>
          <w:rFonts w:eastAsia="Calibri"/>
          <w:lang w:val="en-ID"/>
        </w:rPr>
        <w:t>berpengaruh</w:t>
      </w:r>
      <w:proofErr w:type="spellEnd"/>
      <w:r w:rsidR="00513141" w:rsidRPr="009404BB">
        <w:rPr>
          <w:rFonts w:eastAsia="Calibri"/>
          <w:lang w:val="en-ID"/>
        </w:rPr>
        <w:t xml:space="preserve"> </w:t>
      </w:r>
      <w:proofErr w:type="spellStart"/>
      <w:r w:rsidR="00513141" w:rsidRPr="009404BB">
        <w:rPr>
          <w:rFonts w:eastAsia="Calibri"/>
          <w:lang w:val="en-ID"/>
        </w:rPr>
        <w:t>dalam</w:t>
      </w:r>
      <w:proofErr w:type="spellEnd"/>
      <w:r w:rsidR="00513141" w:rsidRPr="009404BB">
        <w:rPr>
          <w:rFonts w:eastAsia="Calibri"/>
          <w:lang w:val="en-ID"/>
        </w:rPr>
        <w:t xml:space="preserve"> text preprocessing.</w:t>
      </w:r>
      <w:r w:rsidRPr="009404BB">
        <w:rPr>
          <w:rFonts w:eastAsia="Calibri"/>
          <w:lang w:val="en-ID"/>
        </w:rPr>
        <w:t xml:space="preserve"> </w:t>
      </w:r>
    </w:p>
    <w:p w14:paraId="6E5A2724" w14:textId="2257E760" w:rsidR="00D00F18" w:rsidRPr="009404BB" w:rsidRDefault="00391459" w:rsidP="00391459">
      <w:pPr>
        <w:pStyle w:val="Caption"/>
        <w:jc w:val="center"/>
        <w:rPr>
          <w:b/>
          <w:bCs/>
          <w:i w:val="0"/>
          <w:iCs w:val="0"/>
          <w:sz w:val="20"/>
          <w:szCs w:val="20"/>
        </w:rPr>
      </w:pPr>
      <w:bookmarkStart w:id="86" w:name="_Toc187666663"/>
      <w:bookmarkStart w:id="87" w:name="_Toc187668440"/>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remove punctuation</w:t>
      </w:r>
      <w:bookmarkEnd w:id="86"/>
      <w:bookmarkEnd w:id="87"/>
    </w:p>
    <w:p w14:paraId="139C8E56" w14:textId="77777777" w:rsidR="00D00F18" w:rsidRPr="009404BB" w:rsidRDefault="00D00F18" w:rsidP="00A50BC5">
      <w:pPr>
        <w:pStyle w:val="BodyText"/>
        <w:ind w:right="461"/>
      </w:pPr>
    </w:p>
    <w:p w14:paraId="0507855D" w14:textId="0593C580" w:rsidR="00513141" w:rsidRPr="009404BB" w:rsidRDefault="00513141" w:rsidP="00A50BC5">
      <w:pPr>
        <w:pStyle w:val="BodyText"/>
        <w:ind w:left="426" w:right="461"/>
        <w:jc w:val="both"/>
        <w:rPr>
          <w:b/>
          <w:bCs/>
        </w:rPr>
      </w:pPr>
      <w:r w:rsidRPr="009404BB">
        <w:rPr>
          <w:b/>
          <w:bCs/>
        </w:rPr>
        <w:t xml:space="preserve">c. </w:t>
      </w:r>
      <w:r w:rsidRPr="009404BB">
        <w:rPr>
          <w:b/>
          <w:bCs/>
        </w:rPr>
        <w:tab/>
      </w:r>
      <w:proofErr w:type="spellStart"/>
      <w:r w:rsidRPr="009404BB">
        <w:rPr>
          <w:b/>
          <w:bCs/>
        </w:rPr>
        <w:t>Stripping</w:t>
      </w:r>
      <w:proofErr w:type="spellEnd"/>
    </w:p>
    <w:p w14:paraId="70DF6A34" w14:textId="622C2B14" w:rsidR="00513141" w:rsidRPr="009404BB" w:rsidRDefault="008504B6" w:rsidP="00A50BC5">
      <w:pPr>
        <w:pStyle w:val="BodyText"/>
        <w:ind w:left="426" w:right="461" w:firstLine="283"/>
        <w:jc w:val="both"/>
      </w:pPr>
      <w:r w:rsidRPr="009404BB">
        <w:rPr>
          <w:noProof/>
        </w:rPr>
        <mc:AlternateContent>
          <mc:Choice Requires="wps">
            <w:drawing>
              <wp:anchor distT="0" distB="0" distL="114300" distR="114300" simplePos="0" relativeHeight="251739648" behindDoc="0" locked="0" layoutInCell="1" allowOverlap="1" wp14:anchorId="0B064F45" wp14:editId="3AF09039">
                <wp:simplePos x="0" y="0"/>
                <wp:positionH relativeFrom="column">
                  <wp:posOffset>271145</wp:posOffset>
                </wp:positionH>
                <wp:positionV relativeFrom="paragraph">
                  <wp:posOffset>657225</wp:posOffset>
                </wp:positionV>
                <wp:extent cx="3322320" cy="423545"/>
                <wp:effectExtent l="12700" t="12700" r="17780" b="8255"/>
                <wp:wrapTopAndBottom/>
                <wp:docPr id="20747188" name="Kotak Teks 1"/>
                <wp:cNvGraphicFramePr/>
                <a:graphic xmlns:a="http://schemas.openxmlformats.org/drawingml/2006/main">
                  <a:graphicData uri="http://schemas.microsoft.com/office/word/2010/wordprocessingShape">
                    <wps:wsp>
                      <wps:cNvSpPr txBox="1"/>
                      <wps:spPr>
                        <a:xfrm>
                          <a:off x="0" y="0"/>
                          <a:ext cx="3322320" cy="42354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344258FF" w14:textId="3558DD97" w:rsidR="008504B6" w:rsidRDefault="008504B6" w:rsidP="008504B6">
                            <w:pPr>
                              <w:ind w:left="426"/>
                              <w:rPr>
                                <w:rFonts w:ascii="Courier" w:hAnsi="Courier"/>
                                <w:sz w:val="14"/>
                                <w:szCs w:val="14"/>
                              </w:rPr>
                            </w:pPr>
                            <w:r w:rsidRPr="008504B6">
                              <w:rPr>
                                <w:rFonts w:ascii="Courier" w:hAnsi="Courier"/>
                                <w:sz w:val="14"/>
                                <w:szCs w:val="14"/>
                              </w:rPr>
                              <w:t>text_stripped = text_no_punct.strip()</w:t>
                            </w:r>
                          </w:p>
                          <w:p w14:paraId="705CF01F"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73C3D845" w14:textId="6D1EB540"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64F45" id="_x0000_s1028" type="#_x0000_t202" style="position:absolute;left:0;text-align:left;margin-left:21.35pt;margin-top:51.75pt;width:261.6pt;height:33.3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" fillcolor="white [3212]" strokecolor="#d6e3bc [1302]" strokeweight="2pt">
                <v:stroke opacity="46003f"/>
                <v:textbox>
                  <w:txbxContent>
                    <w:p w14:paraId="344258FF" w14:textId="3558DD97" w:rsidR="008504B6" w:rsidRDefault="008504B6" w:rsidP="008504B6">
                      <w:pPr>
                        <w:ind w:left="426"/>
                        <w:rPr>
                          <w:rFonts w:ascii="Courier" w:hAnsi="Courier"/>
                          <w:sz w:val="14"/>
                          <w:szCs w:val="14"/>
                        </w:rPr>
                      </w:pPr>
                      <w:r w:rsidRPr="008504B6">
                        <w:rPr>
                          <w:rFonts w:ascii="Courier" w:hAnsi="Courier"/>
                          <w:sz w:val="14"/>
                          <w:szCs w:val="14"/>
                        </w:rPr>
                        <w:t>text_stripped = text_no_punct.strip()</w:t>
                      </w:r>
                    </w:p>
                    <w:p w14:paraId="705CF01F"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73C3D845" w14:textId="6D1EB540"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v:textbox>
                <w10:wrap type="topAndBottom"/>
              </v:shape>
            </w:pict>
          </mc:Fallback>
        </mc:AlternateContent>
      </w:r>
      <w:proofErr w:type="spellStart"/>
      <w:r w:rsidR="00513141" w:rsidRPr="009404BB">
        <w:t>Stripping</w:t>
      </w:r>
      <w:proofErr w:type="spellEnd"/>
      <w:r w:rsidR="00513141" w:rsidRPr="009404BB">
        <w:t xml:space="preserve"> bertujuan untuk menghilangkan spasi tambahan yang tidak diperlukan, seperti spasi di awal dan akhir teks. Selain itu, jumlah spasi di antara dua kata yang berlebihan akan diringkas menjadi satu.</w:t>
      </w:r>
      <w:r w:rsidRPr="009404BB">
        <w:t xml:space="preserve"> </w:t>
      </w:r>
    </w:p>
    <w:p w14:paraId="01A549F7" w14:textId="4E1C58AD" w:rsidR="00D00F18" w:rsidRPr="009404BB" w:rsidRDefault="00D00F18" w:rsidP="008504B6">
      <w:pPr>
        <w:pStyle w:val="BodyText"/>
        <w:ind w:right="461"/>
        <w:jc w:val="both"/>
      </w:pPr>
    </w:p>
    <w:p w14:paraId="3D1335EA" w14:textId="3E9255B2" w:rsidR="00D00F18" w:rsidRPr="009404BB" w:rsidRDefault="00391459" w:rsidP="00391459">
      <w:pPr>
        <w:pStyle w:val="Caption"/>
        <w:jc w:val="center"/>
        <w:rPr>
          <w:b/>
          <w:bCs/>
          <w:i w:val="0"/>
          <w:iCs w:val="0"/>
          <w:spacing w:val="-2"/>
          <w:sz w:val="20"/>
          <w:szCs w:val="20"/>
        </w:rPr>
      </w:pPr>
      <w:bookmarkStart w:id="88" w:name="_Toc187666664"/>
      <w:bookmarkStart w:id="89" w:name="_Toc187668441"/>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stripping</w:t>
      </w:r>
      <w:bookmarkEnd w:id="88"/>
      <w:bookmarkEnd w:id="89"/>
    </w:p>
    <w:p w14:paraId="4D1EA093" w14:textId="77777777" w:rsidR="00734987" w:rsidRDefault="00734987" w:rsidP="00A50BC5">
      <w:pPr>
        <w:pStyle w:val="BodyText"/>
        <w:ind w:left="142" w:right="461"/>
        <w:jc w:val="center"/>
        <w:rPr>
          <w:spacing w:val="-2"/>
        </w:rPr>
      </w:pPr>
    </w:p>
    <w:p w14:paraId="7286F669" w14:textId="77777777" w:rsidR="0009639D" w:rsidRPr="009404BB" w:rsidRDefault="0009639D" w:rsidP="00A50BC5">
      <w:pPr>
        <w:pStyle w:val="BodyText"/>
        <w:ind w:left="142" w:right="461"/>
        <w:jc w:val="center"/>
        <w:rPr>
          <w:spacing w:val="-2"/>
        </w:rPr>
      </w:pPr>
    </w:p>
    <w:p w14:paraId="573B76AE" w14:textId="77777777" w:rsidR="002C01CC" w:rsidRPr="009404BB" w:rsidRDefault="002C01CC" w:rsidP="00A50BC5">
      <w:pPr>
        <w:pStyle w:val="BodyText"/>
        <w:ind w:left="142" w:right="461"/>
        <w:jc w:val="center"/>
        <w:rPr>
          <w:spacing w:val="-2"/>
        </w:rPr>
      </w:pPr>
    </w:p>
    <w:p w14:paraId="38C85348" w14:textId="77777777" w:rsidR="00513141" w:rsidRPr="009404BB" w:rsidRDefault="00513141" w:rsidP="00A50BC5">
      <w:pPr>
        <w:pStyle w:val="BodyText"/>
        <w:ind w:left="285" w:right="461" w:firstLine="141"/>
        <w:jc w:val="both"/>
        <w:rPr>
          <w:rFonts w:eastAsia="Calibri"/>
          <w:b/>
          <w:bCs/>
          <w:spacing w:val="-2"/>
          <w:lang w:val="en-ID"/>
        </w:rPr>
      </w:pPr>
      <w:r w:rsidRPr="009404BB">
        <w:rPr>
          <w:rFonts w:eastAsia="Calibri"/>
          <w:b/>
          <w:bCs/>
          <w:spacing w:val="-2"/>
          <w:lang w:val="en-ID"/>
        </w:rPr>
        <w:lastRenderedPageBreak/>
        <w:t>d. Tokenizing</w:t>
      </w:r>
    </w:p>
    <w:p w14:paraId="67C2C0E9" w14:textId="30DFE24E" w:rsidR="00D00F18" w:rsidRPr="009404BB" w:rsidRDefault="008504B6" w:rsidP="00A50BC5">
      <w:pPr>
        <w:pStyle w:val="BodyText"/>
        <w:ind w:left="426" w:right="461" w:firstLine="283"/>
        <w:jc w:val="both"/>
        <w:rPr>
          <w:rFonts w:eastAsia="Calibri"/>
          <w:spacing w:val="-2"/>
          <w:lang w:val="en-ID"/>
        </w:rPr>
      </w:pPr>
      <w:r w:rsidRPr="009404BB">
        <w:rPr>
          <w:noProof/>
        </w:rPr>
        <mc:AlternateContent>
          <mc:Choice Requires="wps">
            <w:drawing>
              <wp:anchor distT="0" distB="0" distL="114300" distR="114300" simplePos="0" relativeHeight="251741696" behindDoc="0" locked="0" layoutInCell="1" allowOverlap="1" wp14:anchorId="4C665A52" wp14:editId="7AB4DE0C">
                <wp:simplePos x="0" y="0"/>
                <wp:positionH relativeFrom="column">
                  <wp:posOffset>271145</wp:posOffset>
                </wp:positionH>
                <wp:positionV relativeFrom="paragraph">
                  <wp:posOffset>669290</wp:posOffset>
                </wp:positionV>
                <wp:extent cx="3322320" cy="433705"/>
                <wp:effectExtent l="12700" t="12700" r="17780" b="10795"/>
                <wp:wrapTopAndBottom/>
                <wp:docPr id="1585855236" name="Kotak Teks 1"/>
                <wp:cNvGraphicFramePr/>
                <a:graphic xmlns:a="http://schemas.openxmlformats.org/drawingml/2006/main">
                  <a:graphicData uri="http://schemas.microsoft.com/office/word/2010/wordprocessingShape">
                    <wps:wsp>
                      <wps:cNvSpPr txBox="1"/>
                      <wps:spPr>
                        <a:xfrm>
                          <a:off x="0" y="0"/>
                          <a:ext cx="3322320" cy="4337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20DA4E7B" w14:textId="47665541" w:rsidR="008504B6" w:rsidRDefault="008504B6" w:rsidP="008504B6">
                            <w:pPr>
                              <w:ind w:left="426"/>
                              <w:rPr>
                                <w:rFonts w:ascii="Courier" w:hAnsi="Courier"/>
                                <w:sz w:val="14"/>
                                <w:szCs w:val="14"/>
                              </w:rPr>
                            </w:pPr>
                            <w:r w:rsidRPr="008504B6">
                              <w:rPr>
                                <w:rFonts w:ascii="Courier" w:hAnsi="Courier"/>
                                <w:sz w:val="14"/>
                                <w:szCs w:val="14"/>
                              </w:rPr>
                              <w:t>tokens = word_tokenize(text_stripped)</w:t>
                            </w:r>
                          </w:p>
                          <w:p w14:paraId="72019262"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159A14D" w14:textId="280DA84E"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65A52" id="_x0000_s1029" type="#_x0000_t202" style="position:absolute;left:0;text-align:left;margin-left:21.35pt;margin-top:52.7pt;width:261.6pt;height:34.1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" fillcolor="white [3212]" strokecolor="#d6e3bc [1302]" strokeweight="2pt">
                <v:stroke opacity="46003f"/>
                <v:textbox>
                  <w:txbxContent>
                    <w:p w14:paraId="20DA4E7B" w14:textId="47665541" w:rsidR="008504B6" w:rsidRDefault="008504B6" w:rsidP="008504B6">
                      <w:pPr>
                        <w:ind w:left="426"/>
                        <w:rPr>
                          <w:rFonts w:ascii="Courier" w:hAnsi="Courier"/>
                          <w:sz w:val="14"/>
                          <w:szCs w:val="14"/>
                        </w:rPr>
                      </w:pPr>
                      <w:r w:rsidRPr="008504B6">
                        <w:rPr>
                          <w:rFonts w:ascii="Courier" w:hAnsi="Courier"/>
                          <w:sz w:val="14"/>
                          <w:szCs w:val="14"/>
                        </w:rPr>
                        <w:t>tokens = word_tokenize(text_stripped)</w:t>
                      </w:r>
                    </w:p>
                    <w:p w14:paraId="72019262"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159A14D" w14:textId="280DA84E"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v:textbox>
                <w10:wrap type="topAndBottom"/>
              </v:shape>
            </w:pict>
          </mc:Fallback>
        </mc:AlternateContent>
      </w:r>
      <w:r w:rsidR="00513141" w:rsidRPr="009404BB">
        <w:rPr>
          <w:rFonts w:eastAsia="Calibri"/>
          <w:spacing w:val="-2"/>
          <w:lang w:val="en-ID"/>
        </w:rPr>
        <w:t xml:space="preserve">Tokenizing </w:t>
      </w:r>
      <w:proofErr w:type="spellStart"/>
      <w:r w:rsidR="00513141" w:rsidRPr="009404BB">
        <w:rPr>
          <w:rFonts w:eastAsia="Calibri"/>
          <w:spacing w:val="-2"/>
          <w:lang w:val="en-ID"/>
        </w:rPr>
        <w:t>adalah</w:t>
      </w:r>
      <w:proofErr w:type="spellEnd"/>
      <w:r w:rsidR="00513141" w:rsidRPr="009404BB">
        <w:rPr>
          <w:rFonts w:eastAsia="Calibri"/>
          <w:spacing w:val="-2"/>
          <w:lang w:val="en-ID"/>
        </w:rPr>
        <w:t xml:space="preserve"> proses </w:t>
      </w:r>
      <w:proofErr w:type="spellStart"/>
      <w:r w:rsidR="00513141" w:rsidRPr="009404BB">
        <w:rPr>
          <w:rFonts w:eastAsia="Calibri"/>
          <w:spacing w:val="-2"/>
          <w:lang w:val="en-ID"/>
        </w:rPr>
        <w:t>memecah</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kalimat</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menjadi</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beberapa</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bagian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berdasarkan</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penyusunnya</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Setiap</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hasil</w:t>
      </w:r>
      <w:proofErr w:type="spellEnd"/>
      <w:r w:rsidR="00513141" w:rsidRPr="009404BB">
        <w:rPr>
          <w:rFonts w:eastAsia="Calibri"/>
          <w:spacing w:val="-2"/>
          <w:lang w:val="en-ID"/>
        </w:rPr>
        <w:t xml:space="preserve"> tokenizing </w:t>
      </w:r>
      <w:proofErr w:type="spellStart"/>
      <w:r w:rsidR="00513141" w:rsidRPr="009404BB">
        <w:rPr>
          <w:rFonts w:eastAsia="Calibri"/>
          <w:spacing w:val="-2"/>
          <w:lang w:val="en-ID"/>
        </w:rPr>
        <w:t>akan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menjadi</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kunci</w:t>
      </w:r>
      <w:proofErr w:type="spellEnd"/>
      <w:r w:rsidR="00513141" w:rsidRPr="009404BB">
        <w:rPr>
          <w:rFonts w:eastAsia="Calibri"/>
          <w:spacing w:val="-2"/>
          <w:lang w:val="en-ID"/>
        </w:rPr>
        <w:t xml:space="preserve"> yang </w:t>
      </w:r>
      <w:proofErr w:type="spellStart"/>
      <w:r w:rsidR="00513141" w:rsidRPr="009404BB">
        <w:rPr>
          <w:rFonts w:eastAsia="Calibri"/>
          <w:spacing w:val="-2"/>
          <w:lang w:val="en-ID"/>
        </w:rPr>
        <w:t>akan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dibandingkan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dengan</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kunci</w:t>
      </w:r>
      <w:proofErr w:type="spellEnd"/>
      <w:r w:rsidR="00513141" w:rsidRPr="009404BB">
        <w:rPr>
          <w:rFonts w:eastAsia="Calibri"/>
          <w:spacing w:val="-2"/>
          <w:lang w:val="en-ID"/>
        </w:rPr>
        <w:t xml:space="preserve"> yang </w:t>
      </w:r>
      <w:proofErr w:type="spellStart"/>
      <w:r w:rsidR="00513141" w:rsidRPr="009404BB">
        <w:rPr>
          <w:rFonts w:eastAsia="Calibri"/>
          <w:spacing w:val="-2"/>
          <w:lang w:val="en-ID"/>
        </w:rPr>
        <w:t>ada</w:t>
      </w:r>
      <w:proofErr w:type="spellEnd"/>
      <w:r w:rsidR="00513141" w:rsidRPr="009404BB">
        <w:rPr>
          <w:rFonts w:eastAsia="Calibri"/>
          <w:spacing w:val="-2"/>
          <w:lang w:val="en-ID"/>
        </w:rPr>
        <w:t xml:space="preserve"> di database.</w:t>
      </w:r>
    </w:p>
    <w:p w14:paraId="356F9771" w14:textId="2EFE7E9F" w:rsidR="00D00F18" w:rsidRPr="009404BB" w:rsidRDefault="00D00F18" w:rsidP="008504B6">
      <w:pPr>
        <w:pStyle w:val="BodyText"/>
        <w:ind w:right="461"/>
        <w:jc w:val="both"/>
      </w:pPr>
    </w:p>
    <w:p w14:paraId="15119A01" w14:textId="1B69AF30" w:rsidR="00D00F18" w:rsidRPr="009404BB" w:rsidRDefault="00391459" w:rsidP="00391459">
      <w:pPr>
        <w:pStyle w:val="Caption"/>
        <w:jc w:val="center"/>
        <w:rPr>
          <w:b/>
          <w:bCs/>
          <w:i w:val="0"/>
          <w:iCs w:val="0"/>
          <w:sz w:val="20"/>
          <w:szCs w:val="20"/>
        </w:rPr>
      </w:pPr>
      <w:bookmarkStart w:id="90" w:name="_Toc187666665"/>
      <w:bookmarkStart w:id="91" w:name="_Toc187668442"/>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tokenizing</w:t>
      </w:r>
      <w:bookmarkEnd w:id="90"/>
      <w:bookmarkEnd w:id="91"/>
    </w:p>
    <w:p w14:paraId="0DF60E1B" w14:textId="77777777" w:rsidR="00D00F18" w:rsidRPr="009404BB" w:rsidRDefault="00D00F18" w:rsidP="00A50BC5">
      <w:pPr>
        <w:pStyle w:val="BodyText"/>
        <w:ind w:left="142" w:right="461"/>
        <w:jc w:val="center"/>
      </w:pPr>
    </w:p>
    <w:p w14:paraId="097CCBDB" w14:textId="77777777" w:rsidR="00734987" w:rsidRPr="009404BB" w:rsidRDefault="00734987" w:rsidP="00A50BC5">
      <w:pPr>
        <w:pStyle w:val="BodyText"/>
        <w:tabs>
          <w:tab w:val="center" w:pos="426"/>
        </w:tabs>
        <w:ind w:left="285" w:right="461" w:firstLine="141"/>
        <w:jc w:val="both"/>
        <w:rPr>
          <w:rFonts w:eastAsia="Calibri"/>
          <w:b/>
          <w:bCs/>
          <w:spacing w:val="-2"/>
          <w:lang w:val="en-ID"/>
        </w:rPr>
      </w:pPr>
      <w:r w:rsidRPr="009404BB">
        <w:rPr>
          <w:rFonts w:eastAsia="Calibri"/>
          <w:b/>
          <w:bCs/>
          <w:spacing w:val="-2"/>
          <w:lang w:val="en-ID"/>
        </w:rPr>
        <w:t>e. Filtering</w:t>
      </w:r>
    </w:p>
    <w:p w14:paraId="0DF177DD" w14:textId="425543A9" w:rsidR="00D00F18" w:rsidRPr="0009639D" w:rsidRDefault="008504B6" w:rsidP="0009639D">
      <w:pPr>
        <w:pStyle w:val="BodyText"/>
        <w:ind w:left="426" w:right="461" w:firstLine="141"/>
        <w:jc w:val="both"/>
        <w:rPr>
          <w:rFonts w:eastAsia="Calibri"/>
          <w:spacing w:val="-2"/>
          <w:lang w:val="en-ID"/>
        </w:rPr>
      </w:pPr>
      <w:r w:rsidRPr="009404BB">
        <w:rPr>
          <w:noProof/>
        </w:rPr>
        <mc:AlternateContent>
          <mc:Choice Requires="wps">
            <w:drawing>
              <wp:anchor distT="0" distB="0" distL="114300" distR="114300" simplePos="0" relativeHeight="251743744" behindDoc="0" locked="0" layoutInCell="1" allowOverlap="1" wp14:anchorId="78736E87" wp14:editId="0F29C6CD">
                <wp:simplePos x="0" y="0"/>
                <wp:positionH relativeFrom="column">
                  <wp:posOffset>90805</wp:posOffset>
                </wp:positionH>
                <wp:positionV relativeFrom="paragraph">
                  <wp:posOffset>732155</wp:posOffset>
                </wp:positionV>
                <wp:extent cx="3502660" cy="673100"/>
                <wp:effectExtent l="12700" t="12700" r="15240" b="12700"/>
                <wp:wrapTopAndBottom/>
                <wp:docPr id="840219718" name="Kotak Teks 1"/>
                <wp:cNvGraphicFramePr/>
                <a:graphic xmlns:a="http://schemas.openxmlformats.org/drawingml/2006/main">
                  <a:graphicData uri="http://schemas.microsoft.com/office/word/2010/wordprocessingShape">
                    <wps:wsp>
                      <wps:cNvSpPr txBox="1"/>
                      <wps:spPr>
                        <a:xfrm>
                          <a:off x="0" y="0"/>
                          <a:ext cx="35026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1AFDB1DA" w14:textId="0A7425CB" w:rsidR="008504B6" w:rsidRDefault="008504B6" w:rsidP="008504B6">
                            <w:pPr>
                              <w:ind w:left="426"/>
                              <w:rPr>
                                <w:rFonts w:ascii="Courier" w:hAnsi="Courier"/>
                                <w:sz w:val="14"/>
                                <w:szCs w:val="14"/>
                              </w:rPr>
                            </w:pPr>
                            <w:r w:rsidRPr="008504B6">
                              <w:rPr>
                                <w:rFonts w:ascii="Courier" w:hAnsi="Courier"/>
                                <w:sz w:val="14"/>
                                <w:szCs w:val="14"/>
                              </w:rPr>
                              <w:t>stop_words = set(stopwords.words('indonesian'))</w:t>
                            </w:r>
                          </w:p>
                          <w:p w14:paraId="72BB8B45" w14:textId="43453A91" w:rsidR="008504B6" w:rsidRDefault="008504B6" w:rsidP="008504B6">
                            <w:pPr>
                              <w:ind w:left="426"/>
                              <w:rPr>
                                <w:rFonts w:ascii="Courier" w:hAnsi="Courier"/>
                                <w:sz w:val="14"/>
                                <w:szCs w:val="14"/>
                              </w:rPr>
                            </w:pPr>
                            <w:r w:rsidRPr="008504B6">
                              <w:rPr>
                                <w:rFonts w:ascii="Courier" w:hAnsi="Courier"/>
                                <w:sz w:val="14"/>
                                <w:szCs w:val="14"/>
                              </w:rPr>
                              <w:t>filtered_tokens = [word for word in tokens if word not in stop_words]</w:t>
                            </w:r>
                          </w:p>
                          <w:p w14:paraId="119CC5C0"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65B0A27" w14:textId="09855611"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36E87" id="_x0000_s1030" type="#_x0000_t202" style="position:absolute;left:0;text-align:left;margin-left:7.15pt;margin-top:57.65pt;width:275.8pt;height:53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" fillcolor="white [3212]" strokecolor="#d6e3bc [1302]" strokeweight="2pt">
                <v:stroke opacity="46003f"/>
                <v:textbox>
                  <w:txbxContent>
                    <w:p w14:paraId="1AFDB1DA" w14:textId="0A7425CB" w:rsidR="008504B6" w:rsidRDefault="008504B6" w:rsidP="008504B6">
                      <w:pPr>
                        <w:ind w:left="426"/>
                        <w:rPr>
                          <w:rFonts w:ascii="Courier" w:hAnsi="Courier"/>
                          <w:sz w:val="14"/>
                          <w:szCs w:val="14"/>
                        </w:rPr>
                      </w:pPr>
                      <w:r w:rsidRPr="008504B6">
                        <w:rPr>
                          <w:rFonts w:ascii="Courier" w:hAnsi="Courier"/>
                          <w:sz w:val="14"/>
                          <w:szCs w:val="14"/>
                        </w:rPr>
                        <w:t>stop_words = set(stopwords.words('indonesian'))</w:t>
                      </w:r>
                    </w:p>
                    <w:p w14:paraId="72BB8B45" w14:textId="43453A91" w:rsidR="008504B6" w:rsidRDefault="008504B6" w:rsidP="008504B6">
                      <w:pPr>
                        <w:ind w:left="426"/>
                        <w:rPr>
                          <w:rFonts w:ascii="Courier" w:hAnsi="Courier"/>
                          <w:sz w:val="14"/>
                          <w:szCs w:val="14"/>
                        </w:rPr>
                      </w:pPr>
                      <w:r w:rsidRPr="008504B6">
                        <w:rPr>
                          <w:rFonts w:ascii="Courier" w:hAnsi="Courier"/>
                          <w:sz w:val="14"/>
                          <w:szCs w:val="14"/>
                        </w:rPr>
                        <w:t>filtered_tokens = [word for word in tokens if word not in stop_words]</w:t>
                      </w:r>
                    </w:p>
                    <w:p w14:paraId="119CC5C0"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65B0A27" w14:textId="09855611"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r w:rsidR="00734987" w:rsidRPr="009404BB">
        <w:rPr>
          <w:rFonts w:eastAsia="Calibri"/>
          <w:spacing w:val="-2"/>
          <w:lang w:val="en-ID"/>
        </w:rPr>
        <w:t xml:space="preserve">Filtering </w:t>
      </w:r>
      <w:proofErr w:type="spellStart"/>
      <w:r w:rsidR="00734987" w:rsidRPr="009404BB">
        <w:rPr>
          <w:rFonts w:eastAsia="Calibri"/>
          <w:spacing w:val="-2"/>
          <w:lang w:val="en-ID"/>
        </w:rPr>
        <w:t>adalah</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langkah</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untuk</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menyaring</w:t>
      </w:r>
      <w:proofErr w:type="spellEnd"/>
      <w:r w:rsidR="00734987" w:rsidRPr="009404BB">
        <w:rPr>
          <w:rFonts w:eastAsia="Calibri"/>
          <w:spacing w:val="-2"/>
          <w:lang w:val="en-ID"/>
        </w:rPr>
        <w:t xml:space="preserve"> kata-kata </w:t>
      </w:r>
      <w:proofErr w:type="spellStart"/>
      <w:r w:rsidR="00734987" w:rsidRPr="009404BB">
        <w:rPr>
          <w:rFonts w:eastAsia="Calibri"/>
          <w:spacing w:val="-2"/>
          <w:lang w:val="en-ID"/>
        </w:rPr>
        <w:t>penting</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dari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sebuah</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kalimat</w:t>
      </w:r>
      <w:proofErr w:type="spellEnd"/>
      <w:r w:rsidR="00734987" w:rsidRPr="009404BB">
        <w:rPr>
          <w:rFonts w:eastAsia="Calibri"/>
          <w:spacing w:val="-2"/>
          <w:lang w:val="en-ID"/>
        </w:rPr>
        <w:t xml:space="preserve">. Kata-kata </w:t>
      </w:r>
      <w:proofErr w:type="spellStart"/>
      <w:r w:rsidR="00734987" w:rsidRPr="009404BB">
        <w:rPr>
          <w:rFonts w:eastAsia="Calibri"/>
          <w:spacing w:val="-2"/>
          <w:lang w:val="en-ID"/>
        </w:rPr>
        <w:t>ini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kemudian</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dibandingkan</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dengan</w:t>
      </w:r>
      <w:proofErr w:type="spellEnd"/>
      <w:r w:rsidR="00734987" w:rsidRPr="009404BB">
        <w:rPr>
          <w:rFonts w:eastAsia="Calibri"/>
          <w:spacing w:val="-2"/>
          <w:lang w:val="en-ID"/>
        </w:rPr>
        <w:t xml:space="preserve"> daftar </w:t>
      </w:r>
      <w:proofErr w:type="spellStart"/>
      <w:r w:rsidR="00734987" w:rsidRPr="009404BB">
        <w:rPr>
          <w:rFonts w:eastAsia="Calibri"/>
          <w:spacing w:val="-2"/>
          <w:lang w:val="en-ID"/>
        </w:rPr>
        <w:t>stopwords</w:t>
      </w:r>
      <w:proofErr w:type="spellEnd"/>
      <w:r w:rsidR="00734987" w:rsidRPr="009404BB">
        <w:rPr>
          <w:rFonts w:eastAsia="Calibri"/>
          <w:spacing w:val="-2"/>
          <w:lang w:val="en-ID"/>
        </w:rPr>
        <w:t xml:space="preserve">—kata </w:t>
      </w:r>
      <w:proofErr w:type="spellStart"/>
      <w:r w:rsidR="00734987" w:rsidRPr="009404BB">
        <w:rPr>
          <w:rFonts w:eastAsia="Calibri"/>
          <w:spacing w:val="-2"/>
          <w:lang w:val="en-ID"/>
        </w:rPr>
        <w:t>umum</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seperti</w:t>
      </w:r>
      <w:proofErr w:type="spellEnd"/>
      <w:r w:rsidR="00734987" w:rsidRPr="009404BB">
        <w:rPr>
          <w:rFonts w:eastAsia="Calibri"/>
          <w:spacing w:val="-2"/>
          <w:lang w:val="en-ID"/>
        </w:rPr>
        <w:t xml:space="preserve"> ‘yang’, ‘dan’, ‘di’, </w:t>
      </w:r>
      <w:proofErr w:type="spellStart"/>
      <w:r w:rsidR="00734987" w:rsidRPr="009404BB">
        <w:rPr>
          <w:rFonts w:eastAsia="Calibri"/>
          <w:spacing w:val="-2"/>
          <w:lang w:val="en-ID"/>
        </w:rPr>
        <w:t>atau</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dari</w:t>
      </w:r>
      <w:proofErr w:type="spellEnd"/>
      <w:r w:rsidR="00734987" w:rsidRPr="009404BB">
        <w:rPr>
          <w:rFonts w:eastAsia="Calibri"/>
          <w:spacing w:val="-2"/>
          <w:lang w:val="en-ID"/>
        </w:rPr>
        <w:t xml:space="preserve">’—yang </w:t>
      </w:r>
      <w:proofErr w:type="spellStart"/>
      <w:r w:rsidR="00734987" w:rsidRPr="009404BB">
        <w:rPr>
          <w:rFonts w:eastAsia="Calibri"/>
          <w:spacing w:val="-2"/>
          <w:lang w:val="en-ID"/>
        </w:rPr>
        <w:t>dianggap</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tidak</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memiliki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nilai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informasi</w:t>
      </w:r>
      <w:proofErr w:type="spellEnd"/>
      <w:r w:rsidR="00734987" w:rsidRPr="009404BB">
        <w:rPr>
          <w:rFonts w:eastAsia="Calibri"/>
          <w:spacing w:val="-2"/>
          <w:lang w:val="en-ID"/>
        </w:rPr>
        <w:t>.</w:t>
      </w:r>
    </w:p>
    <w:p w14:paraId="5535029B" w14:textId="30EF60C2" w:rsidR="00B54A3E" w:rsidRPr="0009639D" w:rsidRDefault="00391459" w:rsidP="0009639D">
      <w:pPr>
        <w:pStyle w:val="Caption"/>
        <w:jc w:val="center"/>
        <w:rPr>
          <w:b/>
          <w:bCs/>
          <w:i w:val="0"/>
          <w:iCs w:val="0"/>
          <w:spacing w:val="-2"/>
          <w:sz w:val="20"/>
          <w:szCs w:val="20"/>
        </w:rPr>
      </w:pPr>
      <w:bookmarkStart w:id="92" w:name="_Toc187666666"/>
      <w:bookmarkStart w:id="93" w:name="_Toc187668443"/>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filtering</w:t>
      </w:r>
      <w:bookmarkEnd w:id="92"/>
      <w:bookmarkEnd w:id="93"/>
    </w:p>
    <w:p w14:paraId="36AAC629" w14:textId="78192EE5" w:rsidR="00734987" w:rsidRPr="009404BB" w:rsidRDefault="00734987" w:rsidP="00A50BC5">
      <w:pPr>
        <w:pStyle w:val="BodyText"/>
        <w:ind w:left="285" w:right="461" w:firstLine="141"/>
        <w:jc w:val="both"/>
        <w:rPr>
          <w:rFonts w:eastAsia="Calibri"/>
          <w:b/>
          <w:bCs/>
          <w:spacing w:val="-2"/>
          <w:lang w:val="en-ID"/>
        </w:rPr>
      </w:pPr>
      <w:r w:rsidRPr="009404BB">
        <w:rPr>
          <w:rFonts w:eastAsia="Calibri"/>
          <w:b/>
          <w:bCs/>
          <w:spacing w:val="-2"/>
          <w:lang w:val="en-ID"/>
        </w:rPr>
        <w:t>f. Stemming</w:t>
      </w:r>
    </w:p>
    <w:p w14:paraId="67CCEA9D" w14:textId="206C13A4" w:rsidR="00B54A3E" w:rsidRPr="009404BB" w:rsidRDefault="00B54A3E" w:rsidP="00A50BC5">
      <w:pPr>
        <w:pStyle w:val="BodyText"/>
        <w:ind w:left="285" w:right="461" w:firstLine="141"/>
        <w:jc w:val="both"/>
        <w:rPr>
          <w:rFonts w:eastAsia="Calibri"/>
          <w:spacing w:val="-2"/>
          <w:lang w:val="en-ID"/>
        </w:rPr>
      </w:pPr>
      <w:r w:rsidRPr="009404BB">
        <w:rPr>
          <w:rFonts w:eastAsia="Calibri"/>
          <w:spacing w:val="-2"/>
          <w:lang w:val="en-ID"/>
        </w:rPr>
        <w:t xml:space="preserve">Stemming </w:t>
      </w:r>
      <w:proofErr w:type="spellStart"/>
      <w:r w:rsidRPr="009404BB">
        <w:rPr>
          <w:rFonts w:eastAsia="Calibri"/>
          <w:spacing w:val="-2"/>
          <w:lang w:val="en-ID"/>
        </w:rPr>
        <w:t>dilakukan</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proofErr w:type="spellStart"/>
      <w:r w:rsidRPr="009404BB">
        <w:rPr>
          <w:rFonts w:eastAsia="Calibri"/>
          <w:spacing w:val="-2"/>
          <w:lang w:val="en-ID"/>
        </w:rPr>
        <w:t>menghapus</w:t>
      </w:r>
      <w:proofErr w:type="spellEnd"/>
      <w:r w:rsidRPr="009404BB">
        <w:rPr>
          <w:rFonts w:eastAsia="Calibri"/>
          <w:spacing w:val="-2"/>
          <w:lang w:val="en-ID"/>
        </w:rPr>
        <w:t xml:space="preserve"> </w:t>
      </w:r>
      <w:proofErr w:type="spellStart"/>
      <w:r w:rsidRPr="009404BB">
        <w:rPr>
          <w:rFonts w:eastAsia="Calibri"/>
          <w:spacing w:val="-2"/>
          <w:lang w:val="en-ID"/>
        </w:rPr>
        <w:t>imbuhan</w:t>
      </w:r>
      <w:proofErr w:type="spellEnd"/>
      <w:r w:rsidRPr="009404BB">
        <w:rPr>
          <w:rFonts w:eastAsia="Calibri"/>
          <w:spacing w:val="-2"/>
          <w:lang w:val="en-ID"/>
        </w:rPr>
        <w:t xml:space="preserve"> pada kata, </w:t>
      </w:r>
      <w:proofErr w:type="spellStart"/>
      <w:r w:rsidRPr="009404BB">
        <w:rPr>
          <w:rFonts w:eastAsia="Calibri"/>
          <w:spacing w:val="-2"/>
          <w:lang w:val="en-ID"/>
        </w:rPr>
        <w:t>sehingga</w:t>
      </w:r>
      <w:proofErr w:type="spellEnd"/>
      <w:r w:rsidRPr="009404BB">
        <w:rPr>
          <w:rFonts w:eastAsia="Calibri"/>
          <w:spacing w:val="-2"/>
          <w:lang w:val="en-ID"/>
        </w:rPr>
        <w:t xml:space="preserve"> </w:t>
      </w:r>
      <w:proofErr w:type="spellStart"/>
      <w:r w:rsidRPr="009404BB">
        <w:rPr>
          <w:rFonts w:eastAsia="Calibri"/>
          <w:spacing w:val="-2"/>
          <w:lang w:val="en-ID"/>
        </w:rPr>
        <w:t>diperoleh</w:t>
      </w:r>
      <w:proofErr w:type="spellEnd"/>
      <w:r w:rsidRPr="009404BB">
        <w:rPr>
          <w:rFonts w:eastAsia="Calibri"/>
          <w:spacing w:val="-2"/>
          <w:lang w:val="en-ID"/>
        </w:rPr>
        <w:t xml:space="preserve"> kata </w:t>
      </w:r>
      <w:proofErr w:type="spellStart"/>
      <w:r w:rsidRPr="009404BB">
        <w:rPr>
          <w:rFonts w:eastAsia="Calibri"/>
          <w:spacing w:val="-2"/>
          <w:lang w:val="en-ID"/>
        </w:rPr>
        <w:t>dasar</w:t>
      </w:r>
      <w:proofErr w:type="spellEnd"/>
      <w:r w:rsidRPr="009404BB">
        <w:rPr>
          <w:rFonts w:eastAsia="Calibri"/>
          <w:spacing w:val="-2"/>
          <w:lang w:val="en-ID"/>
        </w:rPr>
        <w:t xml:space="preserve">. Hal </w:t>
      </w:r>
      <w:proofErr w:type="spellStart"/>
      <w:r w:rsidRPr="009404BB">
        <w:rPr>
          <w:rFonts w:eastAsia="Calibri"/>
          <w:spacing w:val="-2"/>
          <w:lang w:val="en-ID"/>
        </w:rPr>
        <w:t>ini</w:t>
      </w:r>
      <w:proofErr w:type="spellEnd"/>
      <w:r w:rsidRPr="009404BB">
        <w:rPr>
          <w:rFonts w:eastAsia="Calibri"/>
          <w:spacing w:val="-2"/>
          <w:lang w:val="en-ID"/>
        </w:rPr>
        <w:t xml:space="preserve"> </w:t>
      </w:r>
      <w:proofErr w:type="spellStart"/>
      <w:r w:rsidRPr="009404BB">
        <w:rPr>
          <w:rFonts w:eastAsia="Calibri"/>
          <w:spacing w:val="-2"/>
          <w:lang w:val="en-ID"/>
        </w:rPr>
        <w:t>penting</w:t>
      </w:r>
      <w:proofErr w:type="spellEnd"/>
      <w:r w:rsidRPr="009404BB">
        <w:rPr>
          <w:rFonts w:eastAsia="Calibri"/>
          <w:spacing w:val="-2"/>
          <w:lang w:val="en-ID"/>
        </w:rPr>
        <w:t xml:space="preserve"> </w:t>
      </w:r>
      <w:proofErr w:type="spellStart"/>
      <w:r w:rsidRPr="009404BB">
        <w:rPr>
          <w:rFonts w:eastAsia="Calibri"/>
          <w:spacing w:val="-2"/>
          <w:lang w:val="en-ID"/>
        </w:rPr>
        <w:t>karena</w:t>
      </w:r>
      <w:proofErr w:type="spellEnd"/>
      <w:r w:rsidRPr="009404BB">
        <w:rPr>
          <w:rFonts w:eastAsia="Calibri"/>
          <w:spacing w:val="-2"/>
          <w:lang w:val="en-ID"/>
        </w:rPr>
        <w:t xml:space="preserve"> </w:t>
      </w:r>
      <w:proofErr w:type="spellStart"/>
      <w:r w:rsidRPr="009404BB">
        <w:rPr>
          <w:rFonts w:eastAsia="Calibri"/>
          <w:spacing w:val="-2"/>
          <w:lang w:val="en-ID"/>
        </w:rPr>
        <w:t>satu</w:t>
      </w:r>
      <w:proofErr w:type="spellEnd"/>
      <w:r w:rsidRPr="009404BB">
        <w:rPr>
          <w:rFonts w:eastAsia="Calibri"/>
          <w:spacing w:val="-2"/>
          <w:lang w:val="en-ID"/>
        </w:rPr>
        <w:t xml:space="preserve"> kata </w:t>
      </w:r>
      <w:proofErr w:type="spellStart"/>
      <w:r w:rsidRPr="009404BB">
        <w:rPr>
          <w:rFonts w:eastAsia="Calibri"/>
          <w:spacing w:val="-2"/>
          <w:lang w:val="en-ID"/>
        </w:rPr>
        <w:t>dapat</w:t>
      </w:r>
      <w:proofErr w:type="spellEnd"/>
      <w:r w:rsidRPr="009404BB">
        <w:rPr>
          <w:rFonts w:eastAsia="Calibri"/>
          <w:spacing w:val="-2"/>
          <w:lang w:val="en-ID"/>
        </w:rPr>
        <w:t xml:space="preserve"> </w:t>
      </w:r>
      <w:proofErr w:type="spellStart"/>
      <w:r w:rsidRPr="009404BB">
        <w:rPr>
          <w:rFonts w:eastAsia="Calibri"/>
          <w:spacing w:val="-2"/>
          <w:lang w:val="en-ID"/>
        </w:rPr>
        <w:t>memiliki</w:t>
      </w:r>
      <w:proofErr w:type="spellEnd"/>
      <w:r w:rsidRPr="009404BB">
        <w:rPr>
          <w:rFonts w:eastAsia="Calibri"/>
          <w:spacing w:val="-2"/>
          <w:lang w:val="en-ID"/>
        </w:rPr>
        <w:t xml:space="preserve"> </w:t>
      </w:r>
      <w:proofErr w:type="spellStart"/>
      <w:r w:rsidRPr="009404BB">
        <w:rPr>
          <w:rFonts w:eastAsia="Calibri"/>
          <w:spacing w:val="-2"/>
          <w:lang w:val="en-ID"/>
        </w:rPr>
        <w:t>berbagai</w:t>
      </w:r>
      <w:proofErr w:type="spellEnd"/>
      <w:r w:rsidRPr="009404BB">
        <w:rPr>
          <w:rFonts w:eastAsia="Calibri"/>
          <w:spacing w:val="-2"/>
          <w:lang w:val="en-ID"/>
        </w:rPr>
        <w:t xml:space="preserve"> </w:t>
      </w:r>
      <w:proofErr w:type="spellStart"/>
      <w:r w:rsidRPr="009404BB">
        <w:rPr>
          <w:rFonts w:eastAsia="Calibri"/>
          <w:spacing w:val="-2"/>
          <w:lang w:val="en-ID"/>
        </w:rPr>
        <w:t>bentuk</w:t>
      </w:r>
      <w:proofErr w:type="spellEnd"/>
      <w:r w:rsidRPr="009404BB">
        <w:rPr>
          <w:rFonts w:eastAsia="Calibri"/>
          <w:spacing w:val="-2"/>
          <w:lang w:val="en-ID"/>
        </w:rPr>
        <w:t xml:space="preserve"> </w:t>
      </w:r>
      <w:proofErr w:type="spellStart"/>
      <w:r w:rsidRPr="009404BB">
        <w:rPr>
          <w:rFonts w:eastAsia="Calibri"/>
          <w:spacing w:val="-2"/>
          <w:lang w:val="en-ID"/>
        </w:rPr>
        <w:t>tergantung</w:t>
      </w:r>
      <w:proofErr w:type="spellEnd"/>
      <w:r w:rsidRPr="009404BB">
        <w:rPr>
          <w:rFonts w:eastAsia="Calibri"/>
          <w:spacing w:val="-2"/>
          <w:lang w:val="en-ID"/>
        </w:rPr>
        <w:t xml:space="preserve"> </w:t>
      </w:r>
      <w:proofErr w:type="spellStart"/>
      <w:r w:rsidRPr="009404BB">
        <w:rPr>
          <w:rFonts w:eastAsia="Calibri"/>
          <w:spacing w:val="-2"/>
          <w:lang w:val="en-ID"/>
        </w:rPr>
        <w:t>konteksnya</w:t>
      </w:r>
      <w:proofErr w:type="spellEnd"/>
      <w:r w:rsidRPr="009404BB">
        <w:rPr>
          <w:rFonts w:eastAsia="Calibri"/>
          <w:spacing w:val="-2"/>
          <w:lang w:val="en-ID"/>
        </w:rPr>
        <w:t xml:space="preserve">, dan kata </w:t>
      </w:r>
      <w:proofErr w:type="spellStart"/>
      <w:r w:rsidRPr="009404BB">
        <w:rPr>
          <w:rFonts w:eastAsia="Calibri"/>
          <w:spacing w:val="-2"/>
          <w:lang w:val="en-ID"/>
        </w:rPr>
        <w:t>kunci</w:t>
      </w:r>
      <w:proofErr w:type="spellEnd"/>
      <w:r w:rsidRPr="009404BB">
        <w:rPr>
          <w:rFonts w:eastAsia="Calibri"/>
          <w:spacing w:val="-2"/>
          <w:lang w:val="en-ID"/>
        </w:rPr>
        <w:t xml:space="preserve"> </w:t>
      </w:r>
      <w:proofErr w:type="spellStart"/>
      <w:r w:rsidRPr="009404BB">
        <w:rPr>
          <w:rFonts w:eastAsia="Calibri"/>
          <w:spacing w:val="-2"/>
          <w:lang w:val="en-ID"/>
        </w:rPr>
        <w:t>dalam</w:t>
      </w:r>
      <w:proofErr w:type="spellEnd"/>
      <w:r w:rsidRPr="009404BB">
        <w:rPr>
          <w:rFonts w:eastAsia="Calibri"/>
          <w:spacing w:val="-2"/>
          <w:lang w:val="en-ID"/>
        </w:rPr>
        <w:t xml:space="preserve"> database </w:t>
      </w:r>
      <w:proofErr w:type="spellStart"/>
      <w:r w:rsidRPr="009404BB">
        <w:rPr>
          <w:rFonts w:eastAsia="Calibri"/>
          <w:spacing w:val="-2"/>
          <w:lang w:val="en-ID"/>
        </w:rPr>
        <w:t>hanya</w:t>
      </w:r>
      <w:proofErr w:type="spellEnd"/>
      <w:r w:rsidRPr="009404BB">
        <w:rPr>
          <w:rFonts w:eastAsia="Calibri"/>
          <w:spacing w:val="-2"/>
          <w:lang w:val="en-ID"/>
        </w:rPr>
        <w:t xml:space="preserve"> </w:t>
      </w:r>
      <w:proofErr w:type="spellStart"/>
      <w:r w:rsidRPr="009404BB">
        <w:rPr>
          <w:rFonts w:eastAsia="Calibri"/>
          <w:spacing w:val="-2"/>
          <w:lang w:val="en-ID"/>
        </w:rPr>
        <w:t>berisi</w:t>
      </w:r>
      <w:proofErr w:type="spellEnd"/>
      <w:r w:rsidRPr="009404BB">
        <w:rPr>
          <w:rFonts w:eastAsia="Calibri"/>
          <w:spacing w:val="-2"/>
          <w:lang w:val="en-ID"/>
        </w:rPr>
        <w:t xml:space="preserve"> kata-kata </w:t>
      </w:r>
      <w:proofErr w:type="spellStart"/>
      <w:r w:rsidRPr="009404BB">
        <w:rPr>
          <w:rFonts w:eastAsia="Calibri"/>
          <w:spacing w:val="-2"/>
          <w:lang w:val="en-ID"/>
        </w:rPr>
        <w:t>dasar</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r w:rsidR="00920839" w:rsidRPr="009404BB">
        <w:rPr>
          <w:noProof/>
        </w:rPr>
        <mc:AlternateContent>
          <mc:Choice Requires="wps">
            <w:drawing>
              <wp:anchor distT="0" distB="0" distL="114300" distR="114300" simplePos="0" relativeHeight="251745792" behindDoc="0" locked="0" layoutInCell="1" allowOverlap="1" wp14:anchorId="4C7452F0" wp14:editId="7F871207">
                <wp:simplePos x="0" y="0"/>
                <wp:positionH relativeFrom="column">
                  <wp:posOffset>64770</wp:posOffset>
                </wp:positionH>
                <wp:positionV relativeFrom="paragraph">
                  <wp:posOffset>593090</wp:posOffset>
                </wp:positionV>
                <wp:extent cx="3477260" cy="673100"/>
                <wp:effectExtent l="12700" t="12700" r="15240" b="12700"/>
                <wp:wrapTopAndBottom/>
                <wp:docPr id="373156105" name="Kotak Teks 1"/>
                <wp:cNvGraphicFramePr/>
                <a:graphic xmlns:a="http://schemas.openxmlformats.org/drawingml/2006/main">
                  <a:graphicData uri="http://schemas.microsoft.com/office/word/2010/wordprocessingShape">
                    <wps:wsp>
                      <wps:cNvSpPr txBox="1"/>
                      <wps:spPr>
                        <a:xfrm>
                          <a:off x="0" y="0"/>
                          <a:ext cx="34772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2B588404" w14:textId="77777777" w:rsidR="00B54A3E" w:rsidRPr="00B54A3E" w:rsidRDefault="00B54A3E" w:rsidP="00B54A3E">
                            <w:pPr>
                              <w:ind w:left="426"/>
                              <w:rPr>
                                <w:rFonts w:ascii="Courier" w:hAnsi="Courier"/>
                                <w:sz w:val="14"/>
                                <w:szCs w:val="14"/>
                              </w:rPr>
                            </w:pPr>
                            <w:r w:rsidRPr="00B54A3E">
                              <w:rPr>
                                <w:rFonts w:ascii="Courier" w:hAnsi="Courier"/>
                                <w:sz w:val="14"/>
                                <w:szCs w:val="14"/>
                              </w:rPr>
                              <w:t>stemmer = StemmerFactory().create_stemmer()</w:t>
                            </w:r>
                          </w:p>
                          <w:p w14:paraId="63C7A1DA" w14:textId="4C28B81B" w:rsidR="00B54A3E" w:rsidRDefault="00B54A3E" w:rsidP="00B54A3E">
                            <w:pPr>
                              <w:ind w:left="426"/>
                              <w:rPr>
                                <w:rFonts w:ascii="Courier" w:hAnsi="Courier"/>
                                <w:sz w:val="14"/>
                                <w:szCs w:val="14"/>
                              </w:rPr>
                            </w:pPr>
                            <w:r w:rsidRPr="00B54A3E">
                              <w:rPr>
                                <w:rFonts w:ascii="Courier" w:hAnsi="Courier"/>
                                <w:sz w:val="14"/>
                                <w:szCs w:val="14"/>
                              </w:rPr>
                              <w:t>stemmed_tokens = [stemmer.stem(word) for word in filtered_tokens]</w:t>
                            </w:r>
                          </w:p>
                          <w:p w14:paraId="7C99100B" w14:textId="77777777" w:rsidR="00B54A3E"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7096CC3" w14:textId="5205407B" w:rsidR="00B54A3E" w:rsidRPr="003333C7"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452F0" id="_x0000_s1031" type="#_x0000_t202" style="position:absolute;left:0;text-align:left;margin-left:5.1pt;margin-top:46.7pt;width:273.8pt;height:53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" fillcolor="white [3212]" strokecolor="#d6e3bc [1302]" strokeweight="2pt">
                <v:stroke opacity="46003f"/>
                <v:textbox>
                  <w:txbxContent>
                    <w:p w14:paraId="2B588404" w14:textId="77777777" w:rsidR="00B54A3E" w:rsidRPr="00B54A3E" w:rsidRDefault="00B54A3E" w:rsidP="00B54A3E">
                      <w:pPr>
                        <w:ind w:left="426"/>
                        <w:rPr>
                          <w:rFonts w:ascii="Courier" w:hAnsi="Courier"/>
                          <w:sz w:val="14"/>
                          <w:szCs w:val="14"/>
                        </w:rPr>
                      </w:pPr>
                      <w:r w:rsidRPr="00B54A3E">
                        <w:rPr>
                          <w:rFonts w:ascii="Courier" w:hAnsi="Courier"/>
                          <w:sz w:val="14"/>
                          <w:szCs w:val="14"/>
                        </w:rPr>
                        <w:t>stemmer = StemmerFactory().create_stemmer()</w:t>
                      </w:r>
                    </w:p>
                    <w:p w14:paraId="63C7A1DA" w14:textId="4C28B81B" w:rsidR="00B54A3E" w:rsidRDefault="00B54A3E" w:rsidP="00B54A3E">
                      <w:pPr>
                        <w:ind w:left="426"/>
                        <w:rPr>
                          <w:rFonts w:ascii="Courier" w:hAnsi="Courier"/>
                          <w:sz w:val="14"/>
                          <w:szCs w:val="14"/>
                        </w:rPr>
                      </w:pPr>
                      <w:r w:rsidRPr="00B54A3E">
                        <w:rPr>
                          <w:rFonts w:ascii="Courier" w:hAnsi="Courier"/>
                          <w:sz w:val="14"/>
                          <w:szCs w:val="14"/>
                        </w:rPr>
                        <w:t>stemmed_tokens = [stemmer.stem(word) for word in filtered_tokens]</w:t>
                      </w:r>
                    </w:p>
                    <w:p w14:paraId="7C99100B" w14:textId="77777777" w:rsidR="00B54A3E"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7096CC3" w14:textId="5205407B" w:rsidR="00B54A3E" w:rsidRPr="003333C7"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proofErr w:type="spellStart"/>
      <w:r w:rsidRPr="009404BB">
        <w:rPr>
          <w:rFonts w:eastAsia="Calibri"/>
          <w:spacing w:val="-2"/>
          <w:lang w:val="en-ID"/>
        </w:rPr>
        <w:t>memastikan</w:t>
      </w:r>
      <w:proofErr w:type="spellEnd"/>
      <w:r w:rsidRPr="009404BB">
        <w:rPr>
          <w:rFonts w:eastAsia="Calibri"/>
          <w:spacing w:val="-2"/>
          <w:lang w:val="en-ID"/>
        </w:rPr>
        <w:t xml:space="preserve"> </w:t>
      </w:r>
      <w:proofErr w:type="spellStart"/>
      <w:r w:rsidRPr="009404BB">
        <w:rPr>
          <w:rFonts w:eastAsia="Calibri"/>
          <w:spacing w:val="-2"/>
          <w:lang w:val="en-ID"/>
        </w:rPr>
        <w:t>akurasi</w:t>
      </w:r>
      <w:proofErr w:type="spellEnd"/>
      <w:r w:rsidRPr="009404BB">
        <w:rPr>
          <w:rFonts w:eastAsia="Calibri"/>
          <w:spacing w:val="-2"/>
          <w:lang w:val="en-ID"/>
        </w:rPr>
        <w:t xml:space="preserve"> </w:t>
      </w:r>
      <w:proofErr w:type="spellStart"/>
      <w:r w:rsidRPr="009404BB">
        <w:rPr>
          <w:rFonts w:eastAsia="Calibri"/>
          <w:spacing w:val="-2"/>
          <w:lang w:val="en-ID"/>
        </w:rPr>
        <w:t>pencocokan</w:t>
      </w:r>
      <w:proofErr w:type="spellEnd"/>
      <w:r w:rsidRPr="009404BB">
        <w:t>.</w:t>
      </w:r>
    </w:p>
    <w:p w14:paraId="57729F54" w14:textId="77777777" w:rsidR="00235B15" w:rsidRPr="009404BB" w:rsidRDefault="00235B15" w:rsidP="00920839">
      <w:pPr>
        <w:pStyle w:val="BodyText"/>
        <w:spacing w:before="12"/>
        <w:ind w:right="461"/>
      </w:pPr>
    </w:p>
    <w:p w14:paraId="4E785A8D" w14:textId="7EF3A9C5" w:rsidR="00B54A3E" w:rsidRPr="0009639D" w:rsidRDefault="00391459" w:rsidP="0009639D">
      <w:pPr>
        <w:pStyle w:val="Caption"/>
        <w:jc w:val="center"/>
        <w:rPr>
          <w:b/>
          <w:bCs/>
          <w:i w:val="0"/>
          <w:iCs w:val="0"/>
          <w:sz w:val="20"/>
          <w:szCs w:val="20"/>
        </w:rPr>
      </w:pPr>
      <w:bookmarkStart w:id="94" w:name="_Toc187666667"/>
      <w:bookmarkStart w:id="95" w:name="_Toc187668444"/>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9</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stemming</w:t>
      </w:r>
      <w:bookmarkEnd w:id="94"/>
      <w:bookmarkEnd w:id="95"/>
    </w:p>
    <w:p w14:paraId="4B85162D" w14:textId="78125727" w:rsidR="0095177D" w:rsidRPr="009404BB" w:rsidRDefault="0095177D" w:rsidP="00A50BC5">
      <w:pPr>
        <w:pStyle w:val="Heading3"/>
        <w:ind w:right="461"/>
        <w:rPr>
          <w:rFonts w:cs="Times New Roman"/>
          <w:bCs/>
          <w:szCs w:val="20"/>
        </w:rPr>
      </w:pPr>
      <w:bookmarkStart w:id="96" w:name="_Toc175936787"/>
      <w:bookmarkStart w:id="97" w:name="_Toc176987409"/>
      <w:bookmarkStart w:id="98" w:name="_Toc187674101"/>
      <w:r w:rsidRPr="009404BB">
        <w:rPr>
          <w:rFonts w:cs="Times New Roman"/>
          <w:bCs/>
          <w:szCs w:val="20"/>
        </w:rPr>
        <w:lastRenderedPageBreak/>
        <w:t>3.2.</w:t>
      </w:r>
      <w:r w:rsidR="006A4345" w:rsidRPr="009404BB">
        <w:rPr>
          <w:rFonts w:cs="Times New Roman"/>
          <w:bCs/>
          <w:szCs w:val="20"/>
        </w:rPr>
        <w:t>7</w:t>
      </w:r>
      <w:r w:rsidRPr="009404BB">
        <w:rPr>
          <w:rFonts w:cs="Times New Roman"/>
          <w:bCs/>
          <w:szCs w:val="20"/>
        </w:rPr>
        <w:t xml:space="preserve"> </w:t>
      </w:r>
      <w:bookmarkEnd w:id="96"/>
      <w:r w:rsidR="00903FE1" w:rsidRPr="009404BB">
        <w:rPr>
          <w:rFonts w:cs="Times New Roman"/>
          <w:bCs/>
          <w:szCs w:val="20"/>
        </w:rPr>
        <w:t>TEXT VEKTORIZING</w:t>
      </w:r>
      <w:bookmarkEnd w:id="97"/>
      <w:bookmarkEnd w:id="98"/>
    </w:p>
    <w:p w14:paraId="0343D869" w14:textId="310FCB3E" w:rsidR="006A4345" w:rsidRPr="009404BB" w:rsidRDefault="0095177D" w:rsidP="00A50BC5">
      <w:pPr>
        <w:ind w:right="461"/>
        <w:jc w:val="both"/>
        <w:rPr>
          <w:sz w:val="20"/>
          <w:szCs w:val="20"/>
        </w:rPr>
      </w:pPr>
      <w:r w:rsidRPr="009404BB">
        <w:rPr>
          <w:sz w:val="20"/>
          <w:szCs w:val="20"/>
        </w:rPr>
        <w:t xml:space="preserve">     </w:t>
      </w:r>
      <w:proofErr w:type="spellStart"/>
      <w:r w:rsidR="00903FE1" w:rsidRPr="009404BB">
        <w:rPr>
          <w:sz w:val="20"/>
          <w:szCs w:val="20"/>
        </w:rPr>
        <w:t>Setelah</w:t>
      </w:r>
      <w:proofErr w:type="spellEnd"/>
      <w:r w:rsidR="00903FE1" w:rsidRPr="009404BB">
        <w:rPr>
          <w:sz w:val="20"/>
          <w:szCs w:val="20"/>
        </w:rPr>
        <w:t xml:space="preserve"> </w:t>
      </w:r>
      <w:proofErr w:type="spellStart"/>
      <w:r w:rsidR="00903FE1" w:rsidRPr="009404BB">
        <w:rPr>
          <w:sz w:val="20"/>
          <w:szCs w:val="20"/>
        </w:rPr>
        <w:t>dilakukan</w:t>
      </w:r>
      <w:proofErr w:type="spellEnd"/>
      <w:r w:rsidR="00903FE1" w:rsidRPr="009404BB">
        <w:rPr>
          <w:sz w:val="20"/>
          <w:szCs w:val="20"/>
        </w:rPr>
        <w:t xml:space="preserve"> preprocessing pada </w:t>
      </w:r>
      <w:proofErr w:type="spellStart"/>
      <w:r w:rsidR="00903FE1" w:rsidRPr="009404BB">
        <w:rPr>
          <w:sz w:val="20"/>
          <w:szCs w:val="20"/>
        </w:rPr>
        <w:t>teks</w:t>
      </w:r>
      <w:proofErr w:type="spellEnd"/>
      <w:r w:rsidR="00903FE1" w:rsidRPr="009404BB">
        <w:rPr>
          <w:sz w:val="20"/>
          <w:szCs w:val="20"/>
        </w:rPr>
        <w:t xml:space="preserve"> input dan </w:t>
      </w:r>
      <w:proofErr w:type="spellStart"/>
      <w:r w:rsidR="00903FE1" w:rsidRPr="009404BB">
        <w:rPr>
          <w:sz w:val="20"/>
          <w:szCs w:val="20"/>
        </w:rPr>
        <w:t>menghasilkan</w:t>
      </w:r>
      <w:proofErr w:type="spellEnd"/>
      <w:r w:rsidR="00903FE1" w:rsidRPr="009404BB">
        <w:rPr>
          <w:sz w:val="20"/>
          <w:szCs w:val="20"/>
        </w:rPr>
        <w:t xml:space="preserve"> </w:t>
      </w:r>
      <w:proofErr w:type="spellStart"/>
      <w:r w:rsidR="00903FE1" w:rsidRPr="009404BB">
        <w:rPr>
          <w:sz w:val="20"/>
          <w:szCs w:val="20"/>
        </w:rPr>
        <w:t>kumpulan</w:t>
      </w:r>
      <w:proofErr w:type="spellEnd"/>
      <w:r w:rsidR="00903FE1" w:rsidRPr="009404BB">
        <w:rPr>
          <w:sz w:val="20"/>
          <w:szCs w:val="20"/>
        </w:rPr>
        <w:t xml:space="preserve"> kata, </w:t>
      </w:r>
      <w:proofErr w:type="spellStart"/>
      <w:r w:rsidR="00903FE1" w:rsidRPr="009404BB">
        <w:rPr>
          <w:sz w:val="20"/>
          <w:szCs w:val="20"/>
        </w:rPr>
        <w:t>tahap</w:t>
      </w:r>
      <w:proofErr w:type="spellEnd"/>
      <w:r w:rsidR="00903FE1" w:rsidRPr="009404BB">
        <w:rPr>
          <w:sz w:val="20"/>
          <w:szCs w:val="20"/>
        </w:rPr>
        <w:t xml:space="preserve"> </w:t>
      </w:r>
      <w:proofErr w:type="spellStart"/>
      <w:r w:rsidR="00903FE1" w:rsidRPr="009404BB">
        <w:rPr>
          <w:sz w:val="20"/>
          <w:szCs w:val="20"/>
        </w:rPr>
        <w:t>selanjutnya</w:t>
      </w:r>
      <w:proofErr w:type="spellEnd"/>
      <w:r w:rsidR="00903FE1" w:rsidRPr="009404BB">
        <w:rPr>
          <w:sz w:val="20"/>
          <w:szCs w:val="20"/>
        </w:rPr>
        <w:t xml:space="preserve"> </w:t>
      </w:r>
      <w:proofErr w:type="spellStart"/>
      <w:r w:rsidR="00903FE1" w:rsidRPr="009404BB">
        <w:rPr>
          <w:sz w:val="20"/>
          <w:szCs w:val="20"/>
        </w:rPr>
        <w:t>adalah</w:t>
      </w:r>
      <w:proofErr w:type="spellEnd"/>
      <w:r w:rsidR="00903FE1" w:rsidRPr="009404BB">
        <w:rPr>
          <w:sz w:val="20"/>
          <w:szCs w:val="20"/>
        </w:rPr>
        <w:t xml:space="preserve"> </w:t>
      </w:r>
      <w:proofErr w:type="spellStart"/>
      <w:r w:rsidR="00903FE1" w:rsidRPr="009404BB">
        <w:rPr>
          <w:sz w:val="20"/>
          <w:szCs w:val="20"/>
        </w:rPr>
        <w:t>melakukan</w:t>
      </w:r>
      <w:proofErr w:type="spellEnd"/>
      <w:r w:rsidR="00903FE1" w:rsidRPr="009404BB">
        <w:rPr>
          <w:sz w:val="20"/>
          <w:szCs w:val="20"/>
        </w:rPr>
        <w:t xml:space="preserve"> </w:t>
      </w:r>
      <w:proofErr w:type="spellStart"/>
      <w:r w:rsidR="00903FE1" w:rsidRPr="009404BB">
        <w:rPr>
          <w:sz w:val="20"/>
          <w:szCs w:val="20"/>
        </w:rPr>
        <w:t>konversi</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input yang </w:t>
      </w:r>
      <w:proofErr w:type="spellStart"/>
      <w:r w:rsidR="00903FE1" w:rsidRPr="009404BB">
        <w:rPr>
          <w:sz w:val="20"/>
          <w:szCs w:val="20"/>
        </w:rPr>
        <w:t>bertipe</w:t>
      </w:r>
      <w:proofErr w:type="spellEnd"/>
      <w:r w:rsidR="00903FE1" w:rsidRPr="009404BB">
        <w:rPr>
          <w:sz w:val="20"/>
          <w:szCs w:val="20"/>
        </w:rPr>
        <w:t xml:space="preserve"> string </w:t>
      </w:r>
      <w:proofErr w:type="spellStart"/>
      <w:r w:rsidR="00903FE1" w:rsidRPr="009404BB">
        <w:rPr>
          <w:sz w:val="20"/>
          <w:szCs w:val="20"/>
        </w:rPr>
        <w:t>dari</w:t>
      </w:r>
      <w:proofErr w:type="spellEnd"/>
      <w:r w:rsidR="00903FE1" w:rsidRPr="009404BB">
        <w:rPr>
          <w:sz w:val="20"/>
          <w:szCs w:val="20"/>
        </w:rPr>
        <w:t xml:space="preserve"> </w:t>
      </w:r>
      <w:proofErr w:type="spellStart"/>
      <w:r w:rsidR="00903FE1" w:rsidRPr="009404BB">
        <w:rPr>
          <w:sz w:val="20"/>
          <w:szCs w:val="20"/>
        </w:rPr>
        <w:t>sumbernya</w:t>
      </w:r>
      <w:proofErr w:type="spellEnd"/>
      <w:r w:rsidR="00903FE1" w:rsidRPr="009404BB">
        <w:rPr>
          <w:sz w:val="20"/>
          <w:szCs w:val="20"/>
        </w:rPr>
        <w:t xml:space="preserve"> </w:t>
      </w:r>
      <w:proofErr w:type="spellStart"/>
      <w:r w:rsidR="00903FE1" w:rsidRPr="009404BB">
        <w:rPr>
          <w:sz w:val="20"/>
          <w:szCs w:val="20"/>
        </w:rPr>
        <w:t>menjadi</w:t>
      </w:r>
      <w:proofErr w:type="spellEnd"/>
      <w:r w:rsidR="00903FE1" w:rsidRPr="009404BB">
        <w:rPr>
          <w:sz w:val="20"/>
          <w:szCs w:val="20"/>
        </w:rPr>
        <w:t xml:space="preserve"> </w:t>
      </w:r>
      <w:proofErr w:type="spellStart"/>
      <w:r w:rsidR="00903FE1" w:rsidRPr="009404BB">
        <w:rPr>
          <w:sz w:val="20"/>
          <w:szCs w:val="20"/>
        </w:rPr>
        <w:t>bentuk</w:t>
      </w:r>
      <w:proofErr w:type="spellEnd"/>
      <w:r w:rsidR="00903FE1" w:rsidRPr="009404BB">
        <w:rPr>
          <w:sz w:val="20"/>
          <w:szCs w:val="20"/>
        </w:rPr>
        <w:t xml:space="preserve"> </w:t>
      </w:r>
      <w:proofErr w:type="spellStart"/>
      <w:r w:rsidR="00903FE1" w:rsidRPr="009404BB">
        <w:rPr>
          <w:sz w:val="20"/>
          <w:szCs w:val="20"/>
        </w:rPr>
        <w:t>bilangan</w:t>
      </w:r>
      <w:proofErr w:type="spellEnd"/>
      <w:r w:rsidR="00903FE1" w:rsidRPr="009404BB">
        <w:rPr>
          <w:sz w:val="20"/>
          <w:szCs w:val="20"/>
        </w:rPr>
        <w:t xml:space="preserve"> </w:t>
      </w:r>
      <w:proofErr w:type="spellStart"/>
      <w:r w:rsidR="00903FE1" w:rsidRPr="009404BB">
        <w:rPr>
          <w:sz w:val="20"/>
          <w:szCs w:val="20"/>
        </w:rPr>
        <w:t>desimal</w:t>
      </w:r>
      <w:proofErr w:type="spellEnd"/>
      <w:r w:rsidR="00903FE1" w:rsidRPr="009404BB">
        <w:rPr>
          <w:sz w:val="20"/>
          <w:szCs w:val="20"/>
        </w:rPr>
        <w:t xml:space="preserve"> yang </w:t>
      </w:r>
      <w:proofErr w:type="spellStart"/>
      <w:r w:rsidR="00903FE1" w:rsidRPr="009404BB">
        <w:rPr>
          <w:sz w:val="20"/>
          <w:szCs w:val="20"/>
        </w:rPr>
        <w:t>selanjutnya</w:t>
      </w:r>
      <w:proofErr w:type="spellEnd"/>
      <w:r w:rsidR="00903FE1" w:rsidRPr="009404BB">
        <w:rPr>
          <w:sz w:val="20"/>
          <w:szCs w:val="20"/>
        </w:rPr>
        <w:t xml:space="preserve"> </w:t>
      </w:r>
      <w:proofErr w:type="spellStart"/>
      <w:r w:rsidR="00903FE1" w:rsidRPr="009404BB">
        <w:rPr>
          <w:sz w:val="20"/>
          <w:szCs w:val="20"/>
        </w:rPr>
        <w:t>dapat</w:t>
      </w:r>
      <w:proofErr w:type="spellEnd"/>
      <w:r w:rsidR="00903FE1" w:rsidRPr="009404BB">
        <w:rPr>
          <w:sz w:val="20"/>
          <w:szCs w:val="20"/>
        </w:rPr>
        <w:t xml:space="preserve"> </w:t>
      </w:r>
      <w:proofErr w:type="spellStart"/>
      <w:r w:rsidR="00903FE1" w:rsidRPr="009404BB">
        <w:rPr>
          <w:sz w:val="20"/>
          <w:szCs w:val="20"/>
        </w:rPr>
        <w:t>dipergunakan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dilakukan</w:t>
      </w:r>
      <w:proofErr w:type="spellEnd"/>
      <w:r w:rsidR="00903FE1" w:rsidRPr="009404BB">
        <w:rPr>
          <w:sz w:val="20"/>
          <w:szCs w:val="20"/>
        </w:rPr>
        <w:t xml:space="preserve"> </w:t>
      </w:r>
      <w:proofErr w:type="spellStart"/>
      <w:r w:rsidR="00903FE1" w:rsidRPr="009404BB">
        <w:rPr>
          <w:sz w:val="20"/>
          <w:szCs w:val="20"/>
        </w:rPr>
        <w:t>perhitungan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proses </w:t>
      </w:r>
      <w:proofErr w:type="spellStart"/>
      <w:r w:rsidR="00903FE1" w:rsidRPr="009404BB">
        <w:rPr>
          <w:sz w:val="20"/>
          <w:szCs w:val="20"/>
        </w:rPr>
        <w:t>pencarian</w:t>
      </w:r>
      <w:proofErr w:type="spellEnd"/>
      <w:r w:rsidR="00903FE1" w:rsidRPr="009404BB">
        <w:rPr>
          <w:sz w:val="20"/>
          <w:szCs w:val="20"/>
        </w:rPr>
        <w:t xml:space="preserve"> response yang </w:t>
      </w:r>
      <w:proofErr w:type="spellStart"/>
      <w:r w:rsidR="00903FE1" w:rsidRPr="009404BB">
        <w:rPr>
          <w:sz w:val="20"/>
          <w:szCs w:val="20"/>
        </w:rPr>
        <w:t>tepat</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diberikan</w:t>
      </w:r>
      <w:proofErr w:type="spellEnd"/>
      <w:r w:rsidR="00903FE1" w:rsidRPr="009404BB">
        <w:rPr>
          <w:sz w:val="20"/>
          <w:szCs w:val="20"/>
        </w:rPr>
        <w:t xml:space="preserve"> </w:t>
      </w:r>
      <w:proofErr w:type="spellStart"/>
      <w:r w:rsidR="00903FE1" w:rsidRPr="009404BB">
        <w:rPr>
          <w:sz w:val="20"/>
          <w:szCs w:val="20"/>
        </w:rPr>
        <w:t>kembali</w:t>
      </w:r>
      <w:proofErr w:type="spellEnd"/>
      <w:r w:rsidR="00903FE1" w:rsidRPr="009404BB">
        <w:rPr>
          <w:sz w:val="20"/>
          <w:szCs w:val="20"/>
        </w:rPr>
        <w:t xml:space="preserve"> </w:t>
      </w:r>
      <w:proofErr w:type="spellStart"/>
      <w:r w:rsidR="00903FE1" w:rsidRPr="009404BB">
        <w:rPr>
          <w:sz w:val="20"/>
          <w:szCs w:val="20"/>
        </w:rPr>
        <w:t>kepada</w:t>
      </w:r>
      <w:proofErr w:type="spellEnd"/>
      <w:r w:rsidR="00903FE1" w:rsidRPr="009404BB">
        <w:rPr>
          <w:sz w:val="20"/>
          <w:szCs w:val="20"/>
        </w:rPr>
        <w:t xml:space="preserve"> client. </w:t>
      </w:r>
      <w:proofErr w:type="spellStart"/>
      <w:r w:rsidR="00903FE1" w:rsidRPr="009404BB">
        <w:rPr>
          <w:sz w:val="20"/>
          <w:szCs w:val="20"/>
        </w:rPr>
        <w:t>Metode</w:t>
      </w:r>
      <w:proofErr w:type="spellEnd"/>
      <w:r w:rsidR="00903FE1" w:rsidRPr="009404BB">
        <w:rPr>
          <w:sz w:val="20"/>
          <w:szCs w:val="20"/>
        </w:rPr>
        <w:t xml:space="preserve"> yang </w:t>
      </w:r>
      <w:proofErr w:type="spellStart"/>
      <w:r w:rsidR="00903FE1" w:rsidRPr="009404BB">
        <w:rPr>
          <w:sz w:val="20"/>
          <w:szCs w:val="20"/>
        </w:rPr>
        <w:t>digunakan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melakukan</w:t>
      </w:r>
      <w:proofErr w:type="spellEnd"/>
      <w:r w:rsidR="00903FE1" w:rsidRPr="009404BB">
        <w:rPr>
          <w:sz w:val="20"/>
          <w:szCs w:val="20"/>
        </w:rPr>
        <w:t xml:space="preserve"> proses text vectorizing </w:t>
      </w:r>
      <w:proofErr w:type="spellStart"/>
      <w:r w:rsidR="00903FE1" w:rsidRPr="009404BB">
        <w:rPr>
          <w:sz w:val="20"/>
          <w:szCs w:val="20"/>
        </w:rPr>
        <w:t>adalah</w:t>
      </w:r>
      <w:proofErr w:type="spellEnd"/>
      <w:r w:rsidR="00903FE1" w:rsidRPr="009404BB">
        <w:rPr>
          <w:sz w:val="20"/>
          <w:szCs w:val="20"/>
        </w:rPr>
        <w:t xml:space="preserve"> term frequency-inverse document frequency (TF-IDF). </w:t>
      </w:r>
      <w:proofErr w:type="spellStart"/>
      <w:r w:rsidR="00903FE1" w:rsidRPr="009404BB">
        <w:rPr>
          <w:sz w:val="20"/>
          <w:szCs w:val="20"/>
        </w:rPr>
        <w:t>Metode</w:t>
      </w:r>
      <w:proofErr w:type="spellEnd"/>
      <w:r w:rsidR="00903FE1" w:rsidRPr="009404BB">
        <w:rPr>
          <w:sz w:val="20"/>
          <w:szCs w:val="20"/>
        </w:rPr>
        <w:t xml:space="preserve"> </w:t>
      </w:r>
      <w:proofErr w:type="spellStart"/>
      <w:r w:rsidR="00903FE1" w:rsidRPr="009404BB">
        <w:rPr>
          <w:sz w:val="20"/>
          <w:szCs w:val="20"/>
        </w:rPr>
        <w:t>ini</w:t>
      </w:r>
      <w:proofErr w:type="spellEnd"/>
      <w:r w:rsidR="00903FE1" w:rsidRPr="009404BB">
        <w:rPr>
          <w:sz w:val="20"/>
          <w:szCs w:val="20"/>
        </w:rPr>
        <w:t xml:space="preserve"> </w:t>
      </w:r>
      <w:proofErr w:type="spellStart"/>
      <w:r w:rsidR="00903FE1" w:rsidRPr="009404BB">
        <w:rPr>
          <w:sz w:val="20"/>
          <w:szCs w:val="20"/>
        </w:rPr>
        <w:t>digunakan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mengubah</w:t>
      </w:r>
      <w:proofErr w:type="spellEnd"/>
      <w:r w:rsidR="00903FE1" w:rsidRPr="009404BB">
        <w:rPr>
          <w:sz w:val="20"/>
          <w:szCs w:val="20"/>
        </w:rPr>
        <w:t xml:space="preserve"> </w:t>
      </w:r>
      <w:proofErr w:type="spellStart"/>
      <w:r w:rsidR="00903FE1" w:rsidRPr="009404BB">
        <w:rPr>
          <w:sz w:val="20"/>
          <w:szCs w:val="20"/>
        </w:rPr>
        <w:t>bentuk</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w:t>
      </w:r>
      <w:proofErr w:type="spellStart"/>
      <w:r w:rsidR="00903FE1" w:rsidRPr="009404BB">
        <w:rPr>
          <w:sz w:val="20"/>
          <w:szCs w:val="20"/>
        </w:rPr>
        <w:t>dari</w:t>
      </w:r>
      <w:proofErr w:type="spellEnd"/>
      <w:r w:rsidR="00903FE1" w:rsidRPr="009404BB">
        <w:rPr>
          <w:sz w:val="20"/>
          <w:szCs w:val="20"/>
        </w:rPr>
        <w:t xml:space="preserve"> string </w:t>
      </w:r>
      <w:proofErr w:type="spellStart"/>
      <w:r w:rsidR="00903FE1" w:rsidRPr="009404BB">
        <w:rPr>
          <w:sz w:val="20"/>
          <w:szCs w:val="20"/>
        </w:rPr>
        <w:t>menjadi</w:t>
      </w:r>
      <w:proofErr w:type="spellEnd"/>
      <w:r w:rsidR="00903FE1" w:rsidRPr="009404BB">
        <w:rPr>
          <w:sz w:val="20"/>
          <w:szCs w:val="20"/>
        </w:rPr>
        <w:t xml:space="preserve"> </w:t>
      </w:r>
      <w:proofErr w:type="spellStart"/>
      <w:r w:rsidR="00903FE1" w:rsidRPr="009404BB">
        <w:rPr>
          <w:sz w:val="20"/>
          <w:szCs w:val="20"/>
        </w:rPr>
        <w:t>vektor</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w:t>
      </w:r>
      <w:proofErr w:type="spellStart"/>
      <w:r w:rsidR="00903FE1" w:rsidRPr="009404BB">
        <w:rPr>
          <w:sz w:val="20"/>
          <w:szCs w:val="20"/>
        </w:rPr>
        <w:t>cara</w:t>
      </w:r>
      <w:proofErr w:type="spellEnd"/>
      <w:r w:rsidR="00903FE1" w:rsidRPr="009404BB">
        <w:rPr>
          <w:sz w:val="20"/>
          <w:szCs w:val="20"/>
        </w:rPr>
        <w:t xml:space="preserve"> </w:t>
      </w:r>
      <w:proofErr w:type="spellStart"/>
      <w:r w:rsidR="00903FE1" w:rsidRPr="009404BB">
        <w:rPr>
          <w:sz w:val="20"/>
          <w:szCs w:val="20"/>
        </w:rPr>
        <w:t>mengalikan</w:t>
      </w:r>
      <w:proofErr w:type="spellEnd"/>
      <w:r w:rsidR="00903FE1" w:rsidRPr="009404BB">
        <w:rPr>
          <w:sz w:val="20"/>
          <w:szCs w:val="20"/>
        </w:rPr>
        <w:t xml:space="preserve"> </w:t>
      </w:r>
      <w:proofErr w:type="spellStart"/>
      <w:r w:rsidR="00903FE1" w:rsidRPr="009404BB">
        <w:rPr>
          <w:sz w:val="20"/>
          <w:szCs w:val="20"/>
        </w:rPr>
        <w:t>nilai</w:t>
      </w:r>
      <w:proofErr w:type="spellEnd"/>
      <w:r w:rsidR="00903FE1" w:rsidRPr="009404BB">
        <w:rPr>
          <w:sz w:val="20"/>
          <w:szCs w:val="20"/>
        </w:rPr>
        <w:t xml:space="preserve"> </w:t>
      </w:r>
      <w:proofErr w:type="spellStart"/>
      <w:r w:rsidR="00903FE1" w:rsidRPr="009404BB">
        <w:rPr>
          <w:sz w:val="20"/>
          <w:szCs w:val="20"/>
        </w:rPr>
        <w:t>frekuensi</w:t>
      </w:r>
      <w:proofErr w:type="spellEnd"/>
      <w:r w:rsidR="00903FE1" w:rsidRPr="009404BB">
        <w:rPr>
          <w:sz w:val="20"/>
          <w:szCs w:val="20"/>
        </w:rPr>
        <w:t xml:space="preserve"> </w:t>
      </w:r>
      <w:proofErr w:type="spellStart"/>
      <w:r w:rsidR="00903FE1" w:rsidRPr="009404BB">
        <w:rPr>
          <w:sz w:val="20"/>
          <w:szCs w:val="20"/>
        </w:rPr>
        <w:t>kemunculan</w:t>
      </w:r>
      <w:proofErr w:type="spellEnd"/>
      <w:r w:rsidR="00903FE1" w:rsidRPr="009404BB">
        <w:rPr>
          <w:sz w:val="20"/>
          <w:szCs w:val="20"/>
        </w:rPr>
        <w:t xml:space="preserve"> </w:t>
      </w:r>
      <w:proofErr w:type="spellStart"/>
      <w:r w:rsidR="00903FE1" w:rsidRPr="009404BB">
        <w:rPr>
          <w:sz w:val="20"/>
          <w:szCs w:val="20"/>
        </w:rPr>
        <w:t>suatu</w:t>
      </w:r>
      <w:proofErr w:type="spellEnd"/>
      <w:r w:rsidR="00903FE1" w:rsidRPr="009404BB">
        <w:rPr>
          <w:sz w:val="20"/>
          <w:szCs w:val="20"/>
        </w:rPr>
        <w:t xml:space="preserve"> kata </w:t>
      </w:r>
      <w:proofErr w:type="spellStart"/>
      <w:r w:rsidR="00903FE1" w:rsidRPr="009404BB">
        <w:rPr>
          <w:sz w:val="20"/>
          <w:szCs w:val="20"/>
        </w:rPr>
        <w:t>dalam</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w:t>
      </w:r>
      <w:proofErr w:type="spellStart"/>
      <w:r w:rsidR="00903FE1" w:rsidRPr="009404BB">
        <w:rPr>
          <w:sz w:val="20"/>
          <w:szCs w:val="20"/>
        </w:rPr>
        <w:t>nilai</w:t>
      </w:r>
      <w:proofErr w:type="spellEnd"/>
      <w:r w:rsidR="00903FE1" w:rsidRPr="009404BB">
        <w:rPr>
          <w:sz w:val="20"/>
          <w:szCs w:val="20"/>
        </w:rPr>
        <w:t xml:space="preserve"> </w:t>
      </w:r>
      <w:proofErr w:type="spellStart"/>
      <w:r w:rsidR="00903FE1" w:rsidRPr="009404BB">
        <w:rPr>
          <w:sz w:val="20"/>
          <w:szCs w:val="20"/>
        </w:rPr>
        <w:t>kelangkaan</w:t>
      </w:r>
      <w:proofErr w:type="spellEnd"/>
      <w:r w:rsidR="00903FE1" w:rsidRPr="009404BB">
        <w:rPr>
          <w:sz w:val="20"/>
          <w:szCs w:val="20"/>
        </w:rPr>
        <w:t xml:space="preserve"> </w:t>
      </w:r>
      <w:proofErr w:type="spellStart"/>
      <w:r w:rsidR="00903FE1" w:rsidRPr="009404BB">
        <w:rPr>
          <w:sz w:val="20"/>
          <w:szCs w:val="20"/>
        </w:rPr>
        <w:t>relatif</w:t>
      </w:r>
      <w:proofErr w:type="spellEnd"/>
      <w:r w:rsidR="00903FE1" w:rsidRPr="009404BB">
        <w:rPr>
          <w:sz w:val="20"/>
          <w:szCs w:val="20"/>
        </w:rPr>
        <w:t xml:space="preserve"> </w:t>
      </w:r>
      <w:proofErr w:type="spellStart"/>
      <w:r w:rsidR="00903FE1" w:rsidRPr="009404BB">
        <w:rPr>
          <w:sz w:val="20"/>
          <w:szCs w:val="20"/>
        </w:rPr>
        <w:t>suatu</w:t>
      </w:r>
      <w:proofErr w:type="spellEnd"/>
      <w:r w:rsidR="00903FE1" w:rsidRPr="009404BB">
        <w:rPr>
          <w:sz w:val="20"/>
          <w:szCs w:val="20"/>
        </w:rPr>
        <w:t xml:space="preserve"> kata </w:t>
      </w:r>
      <w:proofErr w:type="spellStart"/>
      <w:r w:rsidR="00903FE1" w:rsidRPr="009404BB">
        <w:rPr>
          <w:sz w:val="20"/>
          <w:szCs w:val="20"/>
        </w:rPr>
        <w:t>dalam</w:t>
      </w:r>
      <w:proofErr w:type="spellEnd"/>
      <w:r w:rsidR="00903FE1" w:rsidRPr="009404BB">
        <w:rPr>
          <w:sz w:val="20"/>
          <w:szCs w:val="20"/>
        </w:rPr>
        <w:t xml:space="preserve"> </w:t>
      </w:r>
      <w:proofErr w:type="spellStart"/>
      <w:r w:rsidR="00903FE1" w:rsidRPr="009404BB">
        <w:rPr>
          <w:sz w:val="20"/>
          <w:szCs w:val="20"/>
        </w:rPr>
        <w:t>dokumen</w:t>
      </w:r>
      <w:proofErr w:type="spellEnd"/>
      <w:r w:rsidR="00903FE1" w:rsidRPr="009404BB">
        <w:rPr>
          <w:sz w:val="20"/>
          <w:szCs w:val="20"/>
        </w:rPr>
        <w:t>.</w:t>
      </w:r>
    </w:p>
    <w:p w14:paraId="5F10D4F7" w14:textId="77777777" w:rsidR="00903FE1" w:rsidRPr="009404BB" w:rsidRDefault="00903FE1" w:rsidP="00A50BC5">
      <w:pPr>
        <w:ind w:right="461"/>
        <w:jc w:val="both"/>
        <w:rPr>
          <w:sz w:val="20"/>
          <w:szCs w:val="20"/>
        </w:rPr>
      </w:pPr>
    </w:p>
    <w:p w14:paraId="6890109B" w14:textId="225FA95C" w:rsidR="0095177D" w:rsidRPr="009404BB" w:rsidRDefault="0095177D" w:rsidP="00A50BC5">
      <w:pPr>
        <w:pStyle w:val="Heading3"/>
        <w:ind w:left="426" w:right="461" w:hanging="426"/>
        <w:rPr>
          <w:rFonts w:cs="Times New Roman"/>
          <w:bCs/>
          <w:szCs w:val="20"/>
        </w:rPr>
      </w:pPr>
      <w:bookmarkStart w:id="99" w:name="_Toc175936788"/>
      <w:bookmarkStart w:id="100" w:name="_Toc176987410"/>
      <w:bookmarkStart w:id="101" w:name="_Toc187674102"/>
      <w:r w:rsidRPr="009404BB">
        <w:rPr>
          <w:rFonts w:cs="Times New Roman"/>
          <w:bCs/>
          <w:szCs w:val="20"/>
        </w:rPr>
        <w:t>3.2.</w:t>
      </w:r>
      <w:r w:rsidR="006A4345" w:rsidRPr="009404BB">
        <w:rPr>
          <w:rFonts w:cs="Times New Roman"/>
          <w:bCs/>
          <w:szCs w:val="20"/>
        </w:rPr>
        <w:t>8</w:t>
      </w:r>
      <w:r w:rsidRPr="009404BB">
        <w:rPr>
          <w:rFonts w:cs="Times New Roman"/>
          <w:bCs/>
          <w:szCs w:val="20"/>
        </w:rPr>
        <w:t xml:space="preserve"> </w:t>
      </w:r>
      <w:bookmarkEnd w:id="99"/>
      <w:r w:rsidR="00903FE1" w:rsidRPr="009404BB">
        <w:rPr>
          <w:rFonts w:cs="Times New Roman"/>
          <w:bCs/>
          <w:szCs w:val="20"/>
        </w:rPr>
        <w:t>PENCARIAN RESPONS (CONSINE SIMILARITY</w:t>
      </w:r>
      <w:bookmarkEnd w:id="100"/>
      <w:r w:rsidR="00A35139" w:rsidRPr="009404BB">
        <w:rPr>
          <w:rFonts w:cs="Times New Roman"/>
          <w:bCs/>
          <w:szCs w:val="20"/>
        </w:rPr>
        <w:t>)</w:t>
      </w:r>
      <w:bookmarkEnd w:id="101"/>
    </w:p>
    <w:p w14:paraId="520B526D" w14:textId="651F6810" w:rsidR="003273DA" w:rsidRPr="009404BB" w:rsidRDefault="0095177D" w:rsidP="00A50BC5">
      <w:pPr>
        <w:ind w:right="461"/>
        <w:jc w:val="both"/>
        <w:rPr>
          <w:sz w:val="20"/>
          <w:szCs w:val="20"/>
        </w:rPr>
      </w:pPr>
      <w:r w:rsidRPr="009404BB">
        <w:rPr>
          <w:sz w:val="20"/>
          <w:szCs w:val="20"/>
        </w:rPr>
        <w:t xml:space="preserve">     </w:t>
      </w:r>
      <w:r w:rsidR="00903FE1" w:rsidRPr="009404BB">
        <w:rPr>
          <w:sz w:val="20"/>
          <w:szCs w:val="20"/>
        </w:rPr>
        <w:t xml:space="preserve">Proses </w:t>
      </w:r>
      <w:proofErr w:type="spellStart"/>
      <w:r w:rsidR="00903FE1" w:rsidRPr="009404BB">
        <w:rPr>
          <w:sz w:val="20"/>
          <w:szCs w:val="20"/>
        </w:rPr>
        <w:t>pencarian</w:t>
      </w:r>
      <w:proofErr w:type="spellEnd"/>
      <w:r w:rsidR="00903FE1" w:rsidRPr="009404BB">
        <w:rPr>
          <w:sz w:val="20"/>
          <w:szCs w:val="20"/>
        </w:rPr>
        <w:t xml:space="preserve"> </w:t>
      </w:r>
      <w:proofErr w:type="spellStart"/>
      <w:r w:rsidR="00903FE1" w:rsidRPr="009404BB">
        <w:rPr>
          <w:sz w:val="20"/>
          <w:szCs w:val="20"/>
        </w:rPr>
        <w:t>respons</w:t>
      </w:r>
      <w:proofErr w:type="spellEnd"/>
      <w:r w:rsidR="00903FE1" w:rsidRPr="009404BB">
        <w:rPr>
          <w:sz w:val="20"/>
          <w:szCs w:val="20"/>
        </w:rPr>
        <w:t xml:space="preserve"> </w:t>
      </w:r>
      <w:proofErr w:type="spellStart"/>
      <w:r w:rsidR="00903FE1" w:rsidRPr="009404BB">
        <w:rPr>
          <w:sz w:val="20"/>
          <w:szCs w:val="20"/>
        </w:rPr>
        <w:t>dilakukan</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w:t>
      </w:r>
      <w:proofErr w:type="spellStart"/>
      <w:r w:rsidR="00903FE1" w:rsidRPr="009404BB">
        <w:rPr>
          <w:sz w:val="20"/>
          <w:szCs w:val="20"/>
        </w:rPr>
        <w:t>menghitung</w:t>
      </w:r>
      <w:proofErr w:type="spellEnd"/>
      <w:r w:rsidR="00903FE1" w:rsidRPr="009404BB">
        <w:rPr>
          <w:sz w:val="20"/>
          <w:szCs w:val="20"/>
        </w:rPr>
        <w:t xml:space="preserve"> </w:t>
      </w:r>
      <w:proofErr w:type="spellStart"/>
      <w:r w:rsidR="00903FE1" w:rsidRPr="009404BB">
        <w:rPr>
          <w:sz w:val="20"/>
          <w:szCs w:val="20"/>
        </w:rPr>
        <w:t>kesamaan</w:t>
      </w:r>
      <w:proofErr w:type="spellEnd"/>
      <w:r w:rsidR="00903FE1" w:rsidRPr="009404BB">
        <w:rPr>
          <w:sz w:val="20"/>
          <w:szCs w:val="20"/>
        </w:rPr>
        <w:t xml:space="preserve"> </w:t>
      </w:r>
      <w:proofErr w:type="spellStart"/>
      <w:r w:rsidR="00903FE1" w:rsidRPr="009404BB">
        <w:rPr>
          <w:sz w:val="20"/>
          <w:szCs w:val="20"/>
        </w:rPr>
        <w:t>antara</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input dan data yang </w:t>
      </w:r>
      <w:proofErr w:type="spellStart"/>
      <w:r w:rsidR="00903FE1" w:rsidRPr="009404BB">
        <w:rPr>
          <w:sz w:val="20"/>
          <w:szCs w:val="20"/>
        </w:rPr>
        <w:t>tersedia</w:t>
      </w:r>
      <w:proofErr w:type="spellEnd"/>
      <w:r w:rsidR="00903FE1" w:rsidRPr="009404BB">
        <w:rPr>
          <w:sz w:val="20"/>
          <w:szCs w:val="20"/>
        </w:rPr>
        <w:t xml:space="preserve">. </w:t>
      </w:r>
      <w:proofErr w:type="spellStart"/>
      <w:r w:rsidR="00903FE1" w:rsidRPr="009404BB">
        <w:rPr>
          <w:sz w:val="20"/>
          <w:szCs w:val="20"/>
        </w:rPr>
        <w:t>Metode</w:t>
      </w:r>
      <w:proofErr w:type="spellEnd"/>
      <w:r w:rsidR="00903FE1" w:rsidRPr="009404BB">
        <w:rPr>
          <w:sz w:val="20"/>
          <w:szCs w:val="20"/>
        </w:rPr>
        <w:t xml:space="preserve"> yang </w:t>
      </w:r>
      <w:proofErr w:type="spellStart"/>
      <w:r w:rsidR="00903FE1" w:rsidRPr="009404BB">
        <w:rPr>
          <w:sz w:val="20"/>
          <w:szCs w:val="20"/>
        </w:rPr>
        <w:t>digunakan</w:t>
      </w:r>
      <w:proofErr w:type="spellEnd"/>
      <w:r w:rsidR="00903FE1" w:rsidRPr="009404BB">
        <w:rPr>
          <w:sz w:val="20"/>
          <w:szCs w:val="20"/>
        </w:rPr>
        <w:t xml:space="preserve"> </w:t>
      </w:r>
      <w:proofErr w:type="spellStart"/>
      <w:r w:rsidR="00903FE1" w:rsidRPr="009404BB">
        <w:rPr>
          <w:sz w:val="20"/>
          <w:szCs w:val="20"/>
        </w:rPr>
        <w:t>adalah</w:t>
      </w:r>
      <w:proofErr w:type="spellEnd"/>
      <w:r w:rsidR="00903FE1" w:rsidRPr="009404BB">
        <w:rPr>
          <w:sz w:val="20"/>
          <w:szCs w:val="20"/>
        </w:rPr>
        <w:t xml:space="preserve"> cosine similarity, yang </w:t>
      </w:r>
      <w:proofErr w:type="spellStart"/>
      <w:r w:rsidR="00903FE1" w:rsidRPr="009404BB">
        <w:rPr>
          <w:sz w:val="20"/>
          <w:szCs w:val="20"/>
        </w:rPr>
        <w:t>berguna</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mengukur</w:t>
      </w:r>
      <w:proofErr w:type="spellEnd"/>
      <w:r w:rsidR="00903FE1" w:rsidRPr="009404BB">
        <w:rPr>
          <w:sz w:val="20"/>
          <w:szCs w:val="20"/>
        </w:rPr>
        <w:t xml:space="preserve"> </w:t>
      </w:r>
      <w:proofErr w:type="spellStart"/>
      <w:r w:rsidR="00903FE1" w:rsidRPr="009404BB">
        <w:rPr>
          <w:sz w:val="20"/>
          <w:szCs w:val="20"/>
        </w:rPr>
        <w:t>kedekatan</w:t>
      </w:r>
      <w:proofErr w:type="spellEnd"/>
      <w:r w:rsidR="00903FE1" w:rsidRPr="009404BB">
        <w:rPr>
          <w:sz w:val="20"/>
          <w:szCs w:val="20"/>
        </w:rPr>
        <w:t xml:space="preserve"> </w:t>
      </w:r>
      <w:proofErr w:type="spellStart"/>
      <w:r w:rsidR="00903FE1" w:rsidRPr="009404BB">
        <w:rPr>
          <w:sz w:val="20"/>
          <w:szCs w:val="20"/>
        </w:rPr>
        <w:t>antara</w:t>
      </w:r>
      <w:proofErr w:type="spellEnd"/>
      <w:r w:rsidR="00903FE1" w:rsidRPr="009404BB">
        <w:rPr>
          <w:sz w:val="20"/>
          <w:szCs w:val="20"/>
        </w:rPr>
        <w:t xml:space="preserve"> keyword yang </w:t>
      </w:r>
      <w:proofErr w:type="spellStart"/>
      <w:r w:rsidR="00903FE1" w:rsidRPr="009404BB">
        <w:rPr>
          <w:sz w:val="20"/>
          <w:szCs w:val="20"/>
        </w:rPr>
        <w:t>dihasilkan</w:t>
      </w:r>
      <w:proofErr w:type="spellEnd"/>
      <w:r w:rsidR="00903FE1" w:rsidRPr="009404BB">
        <w:rPr>
          <w:sz w:val="20"/>
          <w:szCs w:val="20"/>
        </w:rPr>
        <w:t xml:space="preserve"> </w:t>
      </w:r>
      <w:proofErr w:type="spellStart"/>
      <w:r w:rsidR="00903FE1" w:rsidRPr="009404BB">
        <w:rPr>
          <w:sz w:val="20"/>
          <w:szCs w:val="20"/>
        </w:rPr>
        <w:t>setelah</w:t>
      </w:r>
      <w:proofErr w:type="spellEnd"/>
      <w:r w:rsidR="00903FE1" w:rsidRPr="009404BB">
        <w:rPr>
          <w:sz w:val="20"/>
          <w:szCs w:val="20"/>
        </w:rPr>
        <w:t xml:space="preserve"> proses </w:t>
      </w:r>
      <w:proofErr w:type="spellStart"/>
      <w:r w:rsidR="00903FE1" w:rsidRPr="009404BB">
        <w:rPr>
          <w:sz w:val="20"/>
          <w:szCs w:val="20"/>
        </w:rPr>
        <w:t>sebelumnya</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keyword yang </w:t>
      </w:r>
      <w:proofErr w:type="spellStart"/>
      <w:r w:rsidR="00903FE1" w:rsidRPr="009404BB">
        <w:rPr>
          <w:sz w:val="20"/>
          <w:szCs w:val="20"/>
        </w:rPr>
        <w:t>ada</w:t>
      </w:r>
      <w:proofErr w:type="spellEnd"/>
      <w:r w:rsidR="00903FE1" w:rsidRPr="009404BB">
        <w:rPr>
          <w:sz w:val="20"/>
          <w:szCs w:val="20"/>
        </w:rPr>
        <w:t xml:space="preserve"> </w:t>
      </w:r>
      <w:proofErr w:type="spellStart"/>
      <w:r w:rsidR="00903FE1" w:rsidRPr="009404BB">
        <w:rPr>
          <w:sz w:val="20"/>
          <w:szCs w:val="20"/>
        </w:rPr>
        <w:t>dalam</w:t>
      </w:r>
      <w:proofErr w:type="spellEnd"/>
      <w:r w:rsidR="00903FE1" w:rsidRPr="009404BB">
        <w:rPr>
          <w:sz w:val="20"/>
          <w:szCs w:val="20"/>
        </w:rPr>
        <w:t xml:space="preserve"> database. Cosine similarity </w:t>
      </w:r>
      <w:proofErr w:type="spellStart"/>
      <w:r w:rsidR="00903FE1" w:rsidRPr="009404BB">
        <w:rPr>
          <w:sz w:val="20"/>
          <w:szCs w:val="20"/>
        </w:rPr>
        <w:t>dipilih</w:t>
      </w:r>
      <w:proofErr w:type="spellEnd"/>
      <w:r w:rsidR="00903FE1" w:rsidRPr="009404BB">
        <w:rPr>
          <w:sz w:val="20"/>
          <w:szCs w:val="20"/>
        </w:rPr>
        <w:t xml:space="preserve"> </w:t>
      </w:r>
      <w:proofErr w:type="spellStart"/>
      <w:r w:rsidR="00903FE1" w:rsidRPr="009404BB">
        <w:rPr>
          <w:sz w:val="20"/>
          <w:szCs w:val="20"/>
        </w:rPr>
        <w:t>karena</w:t>
      </w:r>
      <w:proofErr w:type="spellEnd"/>
      <w:r w:rsidR="00903FE1" w:rsidRPr="009404BB">
        <w:rPr>
          <w:sz w:val="20"/>
          <w:szCs w:val="20"/>
        </w:rPr>
        <w:t xml:space="preserve"> </w:t>
      </w:r>
      <w:proofErr w:type="spellStart"/>
      <w:r w:rsidR="00903FE1" w:rsidRPr="009404BB">
        <w:rPr>
          <w:sz w:val="20"/>
          <w:szCs w:val="20"/>
        </w:rPr>
        <w:t>mampu</w:t>
      </w:r>
      <w:proofErr w:type="spellEnd"/>
      <w:r w:rsidR="00903FE1" w:rsidRPr="009404BB">
        <w:rPr>
          <w:sz w:val="20"/>
          <w:szCs w:val="20"/>
        </w:rPr>
        <w:t xml:space="preserve"> </w:t>
      </w:r>
      <w:proofErr w:type="spellStart"/>
      <w:r w:rsidR="00903FE1" w:rsidRPr="009404BB">
        <w:rPr>
          <w:sz w:val="20"/>
          <w:szCs w:val="20"/>
        </w:rPr>
        <w:t>mengatasi</w:t>
      </w:r>
      <w:proofErr w:type="spellEnd"/>
      <w:r w:rsidR="00903FE1" w:rsidRPr="009404BB">
        <w:rPr>
          <w:sz w:val="20"/>
          <w:szCs w:val="20"/>
        </w:rPr>
        <w:t xml:space="preserve"> </w:t>
      </w:r>
      <w:proofErr w:type="spellStart"/>
      <w:r w:rsidR="00903FE1" w:rsidRPr="009404BB">
        <w:rPr>
          <w:sz w:val="20"/>
          <w:szCs w:val="20"/>
        </w:rPr>
        <w:t>variasi</w:t>
      </w:r>
      <w:proofErr w:type="spellEnd"/>
      <w:r w:rsidR="00903FE1" w:rsidRPr="009404BB">
        <w:rPr>
          <w:sz w:val="20"/>
          <w:szCs w:val="20"/>
        </w:rPr>
        <w:t xml:space="preserve"> </w:t>
      </w:r>
      <w:proofErr w:type="spellStart"/>
      <w:r w:rsidR="00903FE1" w:rsidRPr="009404BB">
        <w:rPr>
          <w:sz w:val="20"/>
          <w:szCs w:val="20"/>
        </w:rPr>
        <w:t>jumlah</w:t>
      </w:r>
      <w:proofErr w:type="spellEnd"/>
      <w:r w:rsidR="00903FE1" w:rsidRPr="009404BB">
        <w:rPr>
          <w:sz w:val="20"/>
          <w:szCs w:val="20"/>
        </w:rPr>
        <w:t xml:space="preserve"> keyword pada </w:t>
      </w:r>
      <w:proofErr w:type="spellStart"/>
      <w:r w:rsidR="00903FE1" w:rsidRPr="009404BB">
        <w:rPr>
          <w:sz w:val="20"/>
          <w:szCs w:val="20"/>
        </w:rPr>
        <w:t>setiap</w:t>
      </w:r>
      <w:proofErr w:type="spellEnd"/>
      <w:r w:rsidR="00903FE1" w:rsidRPr="009404BB">
        <w:rPr>
          <w:sz w:val="20"/>
          <w:szCs w:val="20"/>
        </w:rPr>
        <w:t xml:space="preserve"> </w:t>
      </w:r>
      <w:proofErr w:type="spellStart"/>
      <w:r w:rsidR="00903FE1" w:rsidRPr="009404BB">
        <w:rPr>
          <w:sz w:val="20"/>
          <w:szCs w:val="20"/>
        </w:rPr>
        <w:t>jawaban</w:t>
      </w:r>
      <w:proofErr w:type="spellEnd"/>
      <w:r w:rsidR="00903FE1" w:rsidRPr="009404BB">
        <w:rPr>
          <w:sz w:val="20"/>
          <w:szCs w:val="20"/>
        </w:rPr>
        <w:t xml:space="preserve"> dan </w:t>
      </w:r>
      <w:proofErr w:type="spellStart"/>
      <w:r w:rsidR="00903FE1" w:rsidRPr="009404BB">
        <w:rPr>
          <w:sz w:val="20"/>
          <w:szCs w:val="20"/>
        </w:rPr>
        <w:t>tidak</w:t>
      </w:r>
      <w:proofErr w:type="spellEnd"/>
      <w:r w:rsidR="00903FE1" w:rsidRPr="009404BB">
        <w:rPr>
          <w:sz w:val="20"/>
          <w:szCs w:val="20"/>
        </w:rPr>
        <w:t xml:space="preserve"> </w:t>
      </w:r>
      <w:proofErr w:type="spellStart"/>
      <w:r w:rsidR="00903FE1" w:rsidRPr="009404BB">
        <w:rPr>
          <w:sz w:val="20"/>
          <w:szCs w:val="20"/>
        </w:rPr>
        <w:t>terpengaruh</w:t>
      </w:r>
      <w:proofErr w:type="spellEnd"/>
      <w:r w:rsidR="00903FE1" w:rsidRPr="009404BB">
        <w:rPr>
          <w:sz w:val="20"/>
          <w:szCs w:val="20"/>
        </w:rPr>
        <w:t xml:space="preserve"> oleh </w:t>
      </w:r>
      <w:proofErr w:type="spellStart"/>
      <w:r w:rsidR="00903FE1" w:rsidRPr="009404BB">
        <w:rPr>
          <w:sz w:val="20"/>
          <w:szCs w:val="20"/>
        </w:rPr>
        <w:t>panjang</w:t>
      </w:r>
      <w:proofErr w:type="spellEnd"/>
      <w:r w:rsidR="00903FE1" w:rsidRPr="009404BB">
        <w:rPr>
          <w:sz w:val="20"/>
          <w:szCs w:val="20"/>
        </w:rPr>
        <w:t xml:space="preserve"> </w:t>
      </w:r>
      <w:proofErr w:type="spellStart"/>
      <w:r w:rsidR="00903FE1" w:rsidRPr="009404BB">
        <w:rPr>
          <w:sz w:val="20"/>
          <w:szCs w:val="20"/>
        </w:rPr>
        <w:t>pendeknya</w:t>
      </w:r>
      <w:proofErr w:type="spellEnd"/>
      <w:r w:rsidR="00903FE1" w:rsidRPr="009404BB">
        <w:rPr>
          <w:sz w:val="20"/>
          <w:szCs w:val="20"/>
        </w:rPr>
        <w:t xml:space="preserve"> </w:t>
      </w:r>
      <w:proofErr w:type="spellStart"/>
      <w:r w:rsidR="00903FE1" w:rsidRPr="009404BB">
        <w:rPr>
          <w:sz w:val="20"/>
          <w:szCs w:val="20"/>
        </w:rPr>
        <w:t>dokumen</w:t>
      </w:r>
      <w:proofErr w:type="spellEnd"/>
      <w:r w:rsidR="00903FE1" w:rsidRPr="009404BB">
        <w:rPr>
          <w:sz w:val="20"/>
          <w:szCs w:val="20"/>
        </w:rPr>
        <w:t xml:space="preserve"> yang </w:t>
      </w:r>
      <w:proofErr w:type="spellStart"/>
      <w:r w:rsidR="00903FE1" w:rsidRPr="009404BB">
        <w:rPr>
          <w:sz w:val="20"/>
          <w:szCs w:val="20"/>
        </w:rPr>
        <w:t>dibandingkan</w:t>
      </w:r>
      <w:proofErr w:type="spellEnd"/>
      <w:r w:rsidR="00903FE1" w:rsidRPr="009404BB">
        <w:rPr>
          <w:sz w:val="20"/>
          <w:szCs w:val="20"/>
        </w:rPr>
        <w:t xml:space="preserve">. Hal </w:t>
      </w:r>
      <w:proofErr w:type="spellStart"/>
      <w:r w:rsidR="00903FE1" w:rsidRPr="009404BB">
        <w:rPr>
          <w:sz w:val="20"/>
          <w:szCs w:val="20"/>
        </w:rPr>
        <w:t>ini</w:t>
      </w:r>
      <w:proofErr w:type="spellEnd"/>
      <w:r w:rsidR="00903FE1" w:rsidRPr="009404BB">
        <w:rPr>
          <w:sz w:val="20"/>
          <w:szCs w:val="20"/>
        </w:rPr>
        <w:t xml:space="preserve"> </w:t>
      </w:r>
      <w:proofErr w:type="spellStart"/>
      <w:r w:rsidR="00903FE1" w:rsidRPr="009404BB">
        <w:rPr>
          <w:sz w:val="20"/>
          <w:szCs w:val="20"/>
        </w:rPr>
        <w:t>memberikan</w:t>
      </w:r>
      <w:proofErr w:type="spellEnd"/>
      <w:r w:rsidR="00903FE1" w:rsidRPr="009404BB">
        <w:rPr>
          <w:sz w:val="20"/>
          <w:szCs w:val="20"/>
        </w:rPr>
        <w:t xml:space="preserve"> </w:t>
      </w:r>
      <w:proofErr w:type="spellStart"/>
      <w:r w:rsidR="00903FE1" w:rsidRPr="009404BB">
        <w:rPr>
          <w:sz w:val="20"/>
          <w:szCs w:val="20"/>
        </w:rPr>
        <w:t>hasil</w:t>
      </w:r>
      <w:proofErr w:type="spellEnd"/>
      <w:r w:rsidR="00903FE1" w:rsidRPr="009404BB">
        <w:rPr>
          <w:sz w:val="20"/>
          <w:szCs w:val="20"/>
        </w:rPr>
        <w:t xml:space="preserve"> </w:t>
      </w:r>
      <w:proofErr w:type="spellStart"/>
      <w:r w:rsidR="00903FE1" w:rsidRPr="009404BB">
        <w:rPr>
          <w:sz w:val="20"/>
          <w:szCs w:val="20"/>
        </w:rPr>
        <w:t>akurasi</w:t>
      </w:r>
      <w:proofErr w:type="spellEnd"/>
      <w:r w:rsidR="00903FE1" w:rsidRPr="009404BB">
        <w:rPr>
          <w:sz w:val="20"/>
          <w:szCs w:val="20"/>
        </w:rPr>
        <w:t xml:space="preserve"> yang </w:t>
      </w:r>
      <w:proofErr w:type="spellStart"/>
      <w:r w:rsidR="00903FE1" w:rsidRPr="009404BB">
        <w:rPr>
          <w:sz w:val="20"/>
          <w:szCs w:val="20"/>
        </w:rPr>
        <w:t>tinggi</w:t>
      </w:r>
      <w:proofErr w:type="spellEnd"/>
      <w:r w:rsidR="00903FE1" w:rsidRPr="009404BB">
        <w:rPr>
          <w:sz w:val="20"/>
          <w:szCs w:val="20"/>
        </w:rPr>
        <w:t xml:space="preserve"> </w:t>
      </w:r>
      <w:proofErr w:type="spellStart"/>
      <w:r w:rsidR="00903FE1" w:rsidRPr="009404BB">
        <w:rPr>
          <w:sz w:val="20"/>
          <w:szCs w:val="20"/>
        </w:rPr>
        <w:t>dalam</w:t>
      </w:r>
      <w:proofErr w:type="spellEnd"/>
      <w:r w:rsidR="00903FE1" w:rsidRPr="009404BB">
        <w:rPr>
          <w:sz w:val="20"/>
          <w:szCs w:val="20"/>
        </w:rPr>
        <w:t xml:space="preserve"> </w:t>
      </w:r>
      <w:proofErr w:type="spellStart"/>
      <w:r w:rsidR="00903FE1" w:rsidRPr="009404BB">
        <w:rPr>
          <w:sz w:val="20"/>
          <w:szCs w:val="20"/>
        </w:rPr>
        <w:t>perhitungan</w:t>
      </w:r>
      <w:proofErr w:type="spellEnd"/>
      <w:r w:rsidR="00903FE1" w:rsidRPr="009404BB">
        <w:rPr>
          <w:sz w:val="20"/>
          <w:szCs w:val="20"/>
        </w:rPr>
        <w:t xml:space="preserve"> </w:t>
      </w:r>
      <w:proofErr w:type="spellStart"/>
      <w:r w:rsidR="00903FE1" w:rsidRPr="009404BB">
        <w:rPr>
          <w:sz w:val="20"/>
          <w:szCs w:val="20"/>
        </w:rPr>
        <w:t>kesamaan</w:t>
      </w:r>
      <w:proofErr w:type="spellEnd"/>
      <w:r w:rsidR="00903FE1" w:rsidRPr="009404BB">
        <w:rPr>
          <w:sz w:val="20"/>
          <w:szCs w:val="20"/>
        </w:rPr>
        <w:t xml:space="preserve"> </w:t>
      </w:r>
      <w:proofErr w:type="spellStart"/>
      <w:r w:rsidR="00903FE1" w:rsidRPr="009404BB">
        <w:rPr>
          <w:sz w:val="20"/>
          <w:szCs w:val="20"/>
        </w:rPr>
        <w:t>menggunakan</w:t>
      </w:r>
      <w:proofErr w:type="spellEnd"/>
      <w:r w:rsidR="00903FE1" w:rsidRPr="009404BB">
        <w:rPr>
          <w:sz w:val="20"/>
          <w:szCs w:val="20"/>
        </w:rPr>
        <w:t xml:space="preserve"> cosine similarity pada </w:t>
      </w:r>
      <w:proofErr w:type="spellStart"/>
      <w:r w:rsidR="00903FE1" w:rsidRPr="009404BB">
        <w:rPr>
          <w:sz w:val="20"/>
          <w:szCs w:val="20"/>
        </w:rPr>
        <w:t>perbandingan</w:t>
      </w:r>
      <w:proofErr w:type="spellEnd"/>
      <w:r w:rsidR="00903FE1" w:rsidRPr="009404BB">
        <w:rPr>
          <w:sz w:val="20"/>
          <w:szCs w:val="20"/>
        </w:rPr>
        <w:t xml:space="preserve"> keyword.</w:t>
      </w:r>
    </w:p>
    <w:p w14:paraId="627FCC0F" w14:textId="77777777" w:rsidR="00B54A3E" w:rsidRPr="009404BB" w:rsidRDefault="00B54A3E" w:rsidP="00A50BC5">
      <w:pPr>
        <w:ind w:right="461"/>
        <w:jc w:val="both"/>
        <w:rPr>
          <w:sz w:val="20"/>
          <w:szCs w:val="20"/>
        </w:rPr>
      </w:pPr>
    </w:p>
    <w:p w14:paraId="72D15E66" w14:textId="406AD77A" w:rsidR="00B54A3E" w:rsidRPr="009404BB" w:rsidRDefault="0095177D" w:rsidP="004D0EA0">
      <w:pPr>
        <w:pStyle w:val="Heading3"/>
        <w:ind w:left="426" w:right="461" w:hanging="426"/>
        <w:rPr>
          <w:rFonts w:cs="Times New Roman"/>
          <w:bCs/>
          <w:szCs w:val="20"/>
        </w:rPr>
      </w:pPr>
      <w:bookmarkStart w:id="102" w:name="_Toc176987411"/>
      <w:bookmarkStart w:id="103" w:name="_Toc187674103"/>
      <w:r w:rsidRPr="009404BB">
        <w:rPr>
          <w:rFonts w:cs="Times New Roman"/>
          <w:bCs/>
          <w:szCs w:val="20"/>
        </w:rPr>
        <w:t>3.2.</w:t>
      </w:r>
      <w:r w:rsidR="006A4345" w:rsidRPr="009404BB">
        <w:rPr>
          <w:rFonts w:cs="Times New Roman"/>
          <w:bCs/>
          <w:szCs w:val="20"/>
        </w:rPr>
        <w:t>9</w:t>
      </w:r>
      <w:r w:rsidRPr="009404BB">
        <w:rPr>
          <w:rFonts w:cs="Times New Roman"/>
          <w:bCs/>
          <w:szCs w:val="20"/>
        </w:rPr>
        <w:t xml:space="preserve"> MOCKUP APLIKASI</w:t>
      </w:r>
      <w:bookmarkEnd w:id="102"/>
      <w:bookmarkEnd w:id="103"/>
    </w:p>
    <w:p w14:paraId="65B4A3C8" w14:textId="0FD4C2C3" w:rsidR="0095177D" w:rsidRPr="009404BB" w:rsidRDefault="00B54A3E" w:rsidP="004D0EA0">
      <w:pPr>
        <w:spacing w:line="276" w:lineRule="auto"/>
        <w:ind w:right="461" w:firstLine="284"/>
        <w:jc w:val="both"/>
        <w:rPr>
          <w:sz w:val="20"/>
          <w:szCs w:val="20"/>
        </w:rPr>
      </w:pPr>
      <w:proofErr w:type="spellStart"/>
      <w:r w:rsidRPr="009404BB">
        <w:rPr>
          <w:sz w:val="20"/>
          <w:szCs w:val="20"/>
        </w:rPr>
        <w:t>Mockup</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gambaran</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t>
      </w:r>
      <w:proofErr w:type="spellStart"/>
      <w:r w:rsidRPr="009404BB">
        <w:rPr>
          <w:sz w:val="20"/>
          <w:szCs w:val="20"/>
        </w:rPr>
        <w:t>awal</w:t>
      </w:r>
      <w:proofErr w:type="spellEnd"/>
      <w:r w:rsidRPr="009404BB">
        <w:rPr>
          <w:sz w:val="20"/>
          <w:szCs w:val="20"/>
        </w:rPr>
        <w:t xml:space="preserve"> </w:t>
      </w:r>
      <w:proofErr w:type="spellStart"/>
      <w:r w:rsidRPr="009404BB">
        <w:rPr>
          <w:sz w:val="20"/>
          <w:szCs w:val="20"/>
        </w:rPr>
        <w:t>antarmuka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yang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manajemen</w:t>
      </w:r>
      <w:proofErr w:type="spellEnd"/>
      <w:r w:rsidRPr="009404BB">
        <w:rPr>
          <w:sz w:val="20"/>
          <w:szCs w:val="20"/>
        </w:rPr>
        <w:t xml:space="preserve"> test case.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mockup</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visualisasi</w:t>
      </w:r>
      <w:proofErr w:type="spellEnd"/>
      <w:r w:rsidRPr="009404BB">
        <w:rPr>
          <w:sz w:val="20"/>
          <w:szCs w:val="20"/>
        </w:rPr>
        <w:t xml:space="preserve"> </w:t>
      </w:r>
      <w:proofErr w:type="spellStart"/>
      <w:r w:rsidRPr="009404BB">
        <w:rPr>
          <w:sz w:val="20"/>
          <w:szCs w:val="20"/>
        </w:rPr>
        <w:t>awal</w:t>
      </w:r>
      <w:proofErr w:type="spellEnd"/>
      <w:r w:rsidRPr="009404BB">
        <w:rPr>
          <w:sz w:val="20"/>
          <w:szCs w:val="20"/>
        </w:rPr>
        <w:t xml:space="preserve"> </w:t>
      </w:r>
      <w:proofErr w:type="spellStart"/>
      <w:r w:rsidRPr="009404BB">
        <w:rPr>
          <w:sz w:val="20"/>
          <w:szCs w:val="20"/>
        </w:rPr>
        <w:t>alur</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chatbot </w:t>
      </w:r>
      <w:proofErr w:type="spellStart"/>
      <w:r w:rsidRPr="009404BB">
        <w:rPr>
          <w:sz w:val="20"/>
          <w:szCs w:val="20"/>
        </w:rPr>
        <w:t>ketika</w:t>
      </w:r>
      <w:proofErr w:type="spellEnd"/>
      <w:r w:rsidRPr="009404BB">
        <w:rPr>
          <w:sz w:val="20"/>
          <w:szCs w:val="20"/>
        </w:rPr>
        <w:t xml:space="preserve">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lanjut</w:t>
      </w:r>
      <w:proofErr w:type="spellEnd"/>
      <w:r w:rsidRPr="009404BB">
        <w:rPr>
          <w:sz w:val="20"/>
          <w:szCs w:val="20"/>
        </w:rPr>
        <w:t>..</w:t>
      </w:r>
    </w:p>
    <w:p w14:paraId="63E4827A" w14:textId="018E7055" w:rsidR="00320360" w:rsidRPr="009404BB" w:rsidRDefault="0095177D" w:rsidP="002C01CC">
      <w:pPr>
        <w:keepNext/>
        <w:ind w:right="461"/>
        <w:jc w:val="center"/>
        <w:rPr>
          <w:sz w:val="20"/>
          <w:szCs w:val="20"/>
        </w:rPr>
      </w:pPr>
      <w:r w:rsidRPr="009404BB">
        <w:rPr>
          <w:noProof/>
          <w:sz w:val="20"/>
          <w:szCs w:val="20"/>
        </w:rPr>
        <w:lastRenderedPageBreak/>
        <w:drawing>
          <wp:inline distT="0" distB="0" distL="0" distR="0" wp14:anchorId="44E1D9BD" wp14:editId="62F787D0">
            <wp:extent cx="2766021" cy="1965027"/>
            <wp:effectExtent l="0" t="0" r="3175" b="3810"/>
            <wp:docPr id="1908986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6507"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6021" cy="1965027"/>
                    </a:xfrm>
                    <a:prstGeom prst="rect">
                      <a:avLst/>
                    </a:prstGeom>
                  </pic:spPr>
                </pic:pic>
              </a:graphicData>
            </a:graphic>
          </wp:inline>
        </w:drawing>
      </w:r>
    </w:p>
    <w:p w14:paraId="34962F91" w14:textId="7918F91E" w:rsidR="00391459" w:rsidRPr="009404BB" w:rsidRDefault="00391459" w:rsidP="00391459">
      <w:pPr>
        <w:pStyle w:val="Caption"/>
        <w:jc w:val="center"/>
        <w:rPr>
          <w:b/>
          <w:bCs/>
          <w:i w:val="0"/>
          <w:iCs w:val="0"/>
          <w:sz w:val="20"/>
          <w:szCs w:val="20"/>
        </w:rPr>
      </w:pPr>
      <w:bookmarkStart w:id="104" w:name="_Toc187666668"/>
      <w:bookmarkStart w:id="105" w:name="_Toc187668445"/>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10</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w:t>
      </w:r>
      <w:proofErr w:type="spellStart"/>
      <w:r w:rsidRPr="009404BB">
        <w:rPr>
          <w:b/>
          <w:bCs/>
          <w:i w:val="0"/>
          <w:iCs w:val="0"/>
          <w:color w:val="000000" w:themeColor="text1"/>
          <w:sz w:val="20"/>
          <w:szCs w:val="20"/>
        </w:rPr>
        <w:t>tampilan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aplikasi</w:t>
      </w:r>
      <w:proofErr w:type="spellEnd"/>
      <w:r w:rsidRPr="009404BB">
        <w:rPr>
          <w:b/>
          <w:bCs/>
          <w:i w:val="0"/>
          <w:iCs w:val="0"/>
          <w:color w:val="000000" w:themeColor="text1"/>
          <w:sz w:val="20"/>
          <w:szCs w:val="20"/>
        </w:rPr>
        <w:t xml:space="preserve"> 1</w:t>
      </w:r>
      <w:bookmarkEnd w:id="104"/>
      <w:bookmarkEnd w:id="105"/>
    </w:p>
    <w:p w14:paraId="207A4318" w14:textId="3DB702C8" w:rsidR="00320360" w:rsidRPr="009404BB" w:rsidRDefault="000821CC" w:rsidP="002C01CC">
      <w:pPr>
        <w:keepNext/>
        <w:ind w:right="461"/>
        <w:jc w:val="center"/>
        <w:rPr>
          <w:sz w:val="20"/>
          <w:szCs w:val="20"/>
        </w:rPr>
      </w:pPr>
      <w:r w:rsidRPr="009404BB">
        <w:rPr>
          <w:noProof/>
          <w:sz w:val="20"/>
          <w:szCs w:val="20"/>
        </w:rPr>
        <w:drawing>
          <wp:inline distT="0" distB="0" distL="0" distR="0" wp14:anchorId="6C8853A6" wp14:editId="1853D108">
            <wp:extent cx="2888342" cy="2051926"/>
            <wp:effectExtent l="0" t="0" r="0" b="5715"/>
            <wp:docPr id="1065723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3730"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9186" cy="2059630"/>
                    </a:xfrm>
                    <a:prstGeom prst="rect">
                      <a:avLst/>
                    </a:prstGeom>
                  </pic:spPr>
                </pic:pic>
              </a:graphicData>
            </a:graphic>
          </wp:inline>
        </w:drawing>
      </w:r>
    </w:p>
    <w:p w14:paraId="295202E5" w14:textId="09B90E03" w:rsidR="00391459" w:rsidRPr="009404BB" w:rsidRDefault="00391459" w:rsidP="00391459">
      <w:pPr>
        <w:pStyle w:val="Caption"/>
        <w:jc w:val="center"/>
        <w:rPr>
          <w:b/>
          <w:bCs/>
          <w:i w:val="0"/>
          <w:iCs w:val="0"/>
          <w:sz w:val="20"/>
          <w:szCs w:val="20"/>
        </w:rPr>
      </w:pPr>
      <w:bookmarkStart w:id="106" w:name="_Toc187666669"/>
      <w:bookmarkStart w:id="107" w:name="_Toc187668446"/>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w:t>
      </w:r>
      <w:proofErr w:type="spellStart"/>
      <w:r w:rsidRPr="009404BB">
        <w:rPr>
          <w:b/>
          <w:bCs/>
          <w:i w:val="0"/>
          <w:iCs w:val="0"/>
          <w:color w:val="000000" w:themeColor="text1"/>
          <w:sz w:val="20"/>
          <w:szCs w:val="20"/>
        </w:rPr>
        <w:t>tampilan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aplikasi</w:t>
      </w:r>
      <w:proofErr w:type="spellEnd"/>
      <w:r w:rsidRPr="009404BB">
        <w:rPr>
          <w:b/>
          <w:bCs/>
          <w:i w:val="0"/>
          <w:iCs w:val="0"/>
          <w:color w:val="000000" w:themeColor="text1"/>
          <w:sz w:val="20"/>
          <w:szCs w:val="20"/>
        </w:rPr>
        <w:t xml:space="preserve"> 2</w:t>
      </w:r>
      <w:bookmarkEnd w:id="106"/>
      <w:bookmarkEnd w:id="107"/>
    </w:p>
    <w:p w14:paraId="56225405" w14:textId="083094D3" w:rsidR="00235B15" w:rsidRPr="009404BB" w:rsidRDefault="0095177D" w:rsidP="00A50BC5">
      <w:pPr>
        <w:spacing w:line="276" w:lineRule="auto"/>
        <w:ind w:right="461"/>
        <w:jc w:val="both"/>
        <w:rPr>
          <w:sz w:val="20"/>
          <w:szCs w:val="20"/>
        </w:rPr>
      </w:pPr>
      <w:r w:rsidRPr="009404BB">
        <w:rPr>
          <w:sz w:val="20"/>
          <w:szCs w:val="20"/>
        </w:rPr>
        <w:t xml:space="preserve">     Gambar 3.</w:t>
      </w:r>
      <w:r w:rsidR="00235B15" w:rsidRPr="009404BB">
        <w:rPr>
          <w:sz w:val="20"/>
          <w:szCs w:val="20"/>
        </w:rPr>
        <w:t>10</w:t>
      </w:r>
      <w:r w:rsidR="000821CC" w:rsidRPr="009404BB">
        <w:rPr>
          <w:sz w:val="20"/>
          <w:szCs w:val="20"/>
        </w:rPr>
        <w:t xml:space="preserve"> dan 3.</w:t>
      </w:r>
      <w:r w:rsidR="00235B15" w:rsidRPr="009404BB">
        <w:rPr>
          <w:sz w:val="20"/>
          <w:szCs w:val="20"/>
        </w:rPr>
        <w:t>11</w:t>
      </w:r>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web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00CF5E58" w:rsidRPr="009404BB">
        <w:rPr>
          <w:sz w:val="20"/>
          <w:szCs w:val="20"/>
        </w:rPr>
        <w:t>fitur</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dilihat</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balon</w:t>
      </w:r>
      <w:proofErr w:type="spellEnd"/>
      <w:r w:rsidRPr="009404BB">
        <w:rPr>
          <w:sz w:val="20"/>
          <w:szCs w:val="20"/>
        </w:rPr>
        <w:t xml:space="preserve"> chat di </w:t>
      </w:r>
      <w:proofErr w:type="spellStart"/>
      <w:r w:rsidRPr="009404BB">
        <w:rPr>
          <w:sz w:val="20"/>
          <w:szCs w:val="20"/>
        </w:rPr>
        <w:t>sebelah</w:t>
      </w:r>
      <w:proofErr w:type="spellEnd"/>
      <w:r w:rsidRPr="009404BB">
        <w:rPr>
          <w:sz w:val="20"/>
          <w:szCs w:val="20"/>
        </w:rPr>
        <w:t xml:space="preserve"> </w:t>
      </w:r>
      <w:proofErr w:type="spellStart"/>
      <w:r w:rsidRPr="009404BB">
        <w:rPr>
          <w:sz w:val="20"/>
          <w:szCs w:val="20"/>
        </w:rPr>
        <w:t>kanan</w:t>
      </w:r>
      <w:proofErr w:type="spellEnd"/>
      <w:r w:rsidRPr="009404BB">
        <w:rPr>
          <w:sz w:val="20"/>
          <w:szCs w:val="20"/>
        </w:rPr>
        <w:t xml:space="preserve"> yang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balon</w:t>
      </w:r>
      <w:proofErr w:type="spellEnd"/>
      <w:r w:rsidRPr="009404BB">
        <w:rPr>
          <w:sz w:val="20"/>
          <w:szCs w:val="20"/>
        </w:rPr>
        <w:t xml:space="preserve"> chat di </w:t>
      </w:r>
      <w:proofErr w:type="spellStart"/>
      <w:r w:rsidRPr="009404BB">
        <w:rPr>
          <w:sz w:val="20"/>
          <w:szCs w:val="20"/>
        </w:rPr>
        <w:t>sebelah</w:t>
      </w:r>
      <w:proofErr w:type="spellEnd"/>
      <w:r w:rsidRPr="009404BB">
        <w:rPr>
          <w:sz w:val="20"/>
          <w:szCs w:val="20"/>
        </w:rPr>
        <w:t xml:space="preserve"> </w:t>
      </w:r>
      <w:proofErr w:type="spellStart"/>
      <w:r w:rsidRPr="009404BB">
        <w:rPr>
          <w:sz w:val="20"/>
          <w:szCs w:val="20"/>
        </w:rPr>
        <w:t>kiri</w:t>
      </w:r>
      <w:proofErr w:type="spellEnd"/>
      <w:r w:rsidRPr="009404BB">
        <w:rPr>
          <w:sz w:val="20"/>
          <w:szCs w:val="20"/>
        </w:rPr>
        <w:t xml:space="preserve"> yang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respon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w:t>
      </w:r>
      <w:proofErr w:type="spellStart"/>
      <w:r w:rsidRPr="009404BB">
        <w:rPr>
          <w:sz w:val="20"/>
          <w:szCs w:val="20"/>
        </w:rPr>
        <w:t>formulir</w:t>
      </w:r>
      <w:proofErr w:type="spellEnd"/>
      <w:r w:rsidRPr="009404BB">
        <w:rPr>
          <w:sz w:val="20"/>
          <w:szCs w:val="20"/>
        </w:rPr>
        <w:t xml:space="preserve"> input </w:t>
      </w:r>
      <w:proofErr w:type="spellStart"/>
      <w:r w:rsidRPr="009404BB">
        <w:rPr>
          <w:sz w:val="20"/>
          <w:szCs w:val="20"/>
        </w:rPr>
        <w:t>teks</w:t>
      </w:r>
      <w:proofErr w:type="spellEnd"/>
      <w:r w:rsidRPr="009404BB">
        <w:rPr>
          <w:sz w:val="20"/>
          <w:szCs w:val="20"/>
        </w:rPr>
        <w:t xml:space="preserve"> yang </w:t>
      </w:r>
      <w:proofErr w:type="spellStart"/>
      <w:r w:rsidRPr="009404BB">
        <w:rPr>
          <w:sz w:val="20"/>
          <w:szCs w:val="20"/>
        </w:rPr>
        <w:t>memungkinkan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mengetikkan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dan ikon </w:t>
      </w:r>
      <w:proofErr w:type="spellStart"/>
      <w:r w:rsidRPr="009404BB">
        <w:rPr>
          <w:sz w:val="20"/>
          <w:szCs w:val="20"/>
        </w:rPr>
        <w:t>pesawat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mengirim</w:t>
      </w:r>
      <w:proofErr w:type="spellEnd"/>
      <w:r w:rsidRPr="009404BB">
        <w:rPr>
          <w:sz w:val="20"/>
          <w:szCs w:val="20"/>
        </w:rPr>
        <w:t xml:space="preserve"> </w:t>
      </w:r>
      <w:proofErr w:type="spellStart"/>
      <w:r w:rsidRPr="009404BB">
        <w:rPr>
          <w:sz w:val="20"/>
          <w:szCs w:val="20"/>
        </w:rPr>
        <w:t>pesan</w:t>
      </w:r>
      <w:proofErr w:type="spellEnd"/>
      <w:r w:rsidRPr="009404BB">
        <w:rPr>
          <w:sz w:val="20"/>
          <w:szCs w:val="20"/>
        </w:rPr>
        <w:t xml:space="preserve"> </w:t>
      </w:r>
      <w:proofErr w:type="spellStart"/>
      <w:r w:rsidRPr="009404BB">
        <w:rPr>
          <w:sz w:val="20"/>
          <w:szCs w:val="20"/>
        </w:rPr>
        <w:t>ke</w:t>
      </w:r>
      <w:proofErr w:type="spellEnd"/>
      <w:r w:rsidRPr="009404BB">
        <w:rPr>
          <w:sz w:val="20"/>
          <w:szCs w:val="20"/>
        </w:rPr>
        <w:t xml:space="preserve"> chatbot.</w:t>
      </w:r>
    </w:p>
    <w:p w14:paraId="484EFB9B" w14:textId="30F71A4C" w:rsidR="003B6B5F" w:rsidRPr="009404BB" w:rsidRDefault="003B6B5F" w:rsidP="00A50BC5">
      <w:pPr>
        <w:pStyle w:val="Heading3"/>
        <w:ind w:left="426" w:right="461" w:hanging="426"/>
        <w:rPr>
          <w:rFonts w:cs="Times New Roman"/>
          <w:bCs/>
          <w:szCs w:val="20"/>
        </w:rPr>
      </w:pPr>
      <w:bookmarkStart w:id="108" w:name="_Toc176987412"/>
      <w:bookmarkStart w:id="109" w:name="_Toc187674104"/>
      <w:r w:rsidRPr="009404BB">
        <w:rPr>
          <w:rFonts w:cs="Times New Roman"/>
          <w:bCs/>
          <w:szCs w:val="20"/>
        </w:rPr>
        <w:lastRenderedPageBreak/>
        <w:t>3.2.</w:t>
      </w:r>
      <w:r w:rsidR="006A4345" w:rsidRPr="009404BB">
        <w:rPr>
          <w:rFonts w:cs="Times New Roman"/>
          <w:bCs/>
          <w:szCs w:val="20"/>
        </w:rPr>
        <w:t>10</w:t>
      </w:r>
      <w:r w:rsidRPr="009404BB">
        <w:rPr>
          <w:rFonts w:cs="Times New Roman"/>
          <w:bCs/>
          <w:szCs w:val="20"/>
        </w:rPr>
        <w:t xml:space="preserve"> TIMELINE PENGERJAAN</w:t>
      </w:r>
      <w:bookmarkEnd w:id="108"/>
      <w:bookmarkEnd w:id="109"/>
    </w:p>
    <w:p w14:paraId="700F5E3C" w14:textId="6CE5A153" w:rsidR="00860895" w:rsidRPr="009404BB" w:rsidRDefault="00860895" w:rsidP="00860895">
      <w:pPr>
        <w:rPr>
          <w:sz w:val="20"/>
          <w:szCs w:val="20"/>
        </w:rPr>
      </w:pPr>
    </w:p>
    <w:p w14:paraId="2969FC1D" w14:textId="5FA44272" w:rsidR="002A73FF" w:rsidRPr="009404BB" w:rsidRDefault="002A73FF" w:rsidP="00A50BC5">
      <w:pPr>
        <w:spacing w:line="276" w:lineRule="auto"/>
        <w:ind w:right="461"/>
        <w:jc w:val="both"/>
        <w:rPr>
          <w:sz w:val="20"/>
          <w:szCs w:val="20"/>
        </w:rPr>
      </w:pPr>
    </w:p>
    <w:p w14:paraId="0BDB0920" w14:textId="74147347" w:rsidR="004D0EA0" w:rsidRPr="009404BB" w:rsidRDefault="00391459" w:rsidP="00391459">
      <w:pPr>
        <w:pStyle w:val="Caption"/>
        <w:jc w:val="center"/>
        <w:rPr>
          <w:b/>
          <w:bCs/>
          <w:i w:val="0"/>
          <w:iCs w:val="0"/>
          <w:sz w:val="20"/>
          <w:szCs w:val="20"/>
        </w:rPr>
      </w:pPr>
      <w:bookmarkStart w:id="110" w:name="_Toc187668501"/>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Jadwal</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Pengerjaan</w:t>
      </w:r>
      <w:proofErr w:type="spellEnd"/>
      <w:r w:rsidRPr="009404BB">
        <w:rPr>
          <w:b/>
          <w:bCs/>
          <w:i w:val="0"/>
          <w:iCs w:val="0"/>
          <w:color w:val="000000" w:themeColor="text1"/>
          <w:sz w:val="20"/>
          <w:szCs w:val="20"/>
        </w:rPr>
        <w:t xml:space="preserve"> PA </w:t>
      </w:r>
      <w:proofErr w:type="spellStart"/>
      <w:r w:rsidRPr="009404BB">
        <w:rPr>
          <w:b/>
          <w:bCs/>
          <w:i w:val="0"/>
          <w:iCs w:val="0"/>
          <w:color w:val="000000" w:themeColor="text1"/>
          <w:sz w:val="20"/>
          <w:szCs w:val="20"/>
        </w:rPr>
        <w:t>Pembuatan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Sistem</w:t>
      </w:r>
      <w:bookmarkEnd w:id="110"/>
      <w:proofErr w:type="spellEnd"/>
    </w:p>
    <w:p w14:paraId="6CF9B9E8" w14:textId="77777777" w:rsidR="004D0EA0" w:rsidRPr="009404BB" w:rsidRDefault="004D0EA0" w:rsidP="004D0EA0">
      <w:pPr>
        <w:pStyle w:val="BodyText"/>
        <w:spacing w:before="73"/>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1"/>
        <w:gridCol w:w="3223"/>
        <w:gridCol w:w="1559"/>
      </w:tblGrid>
      <w:tr w:rsidR="004D0EA0" w:rsidRPr="009404BB" w14:paraId="6D7E4785" w14:textId="77777777" w:rsidTr="00920839">
        <w:trPr>
          <w:trHeight w:val="452"/>
        </w:trPr>
        <w:tc>
          <w:tcPr>
            <w:tcW w:w="691" w:type="dxa"/>
          </w:tcPr>
          <w:p w14:paraId="435DFCB5" w14:textId="77777777" w:rsidR="004D0EA0" w:rsidRPr="009404BB" w:rsidRDefault="004D0EA0" w:rsidP="008073D5">
            <w:pPr>
              <w:pStyle w:val="TableParagraph"/>
              <w:spacing w:before="99"/>
              <w:ind w:left="210"/>
              <w:rPr>
                <w:sz w:val="20"/>
                <w:szCs w:val="20"/>
              </w:rPr>
            </w:pPr>
            <w:proofErr w:type="spellStart"/>
            <w:r w:rsidRPr="009404BB">
              <w:rPr>
                <w:spacing w:val="-5"/>
                <w:sz w:val="20"/>
                <w:szCs w:val="20"/>
              </w:rPr>
              <w:t>No</w:t>
            </w:r>
            <w:proofErr w:type="spellEnd"/>
          </w:p>
        </w:tc>
        <w:tc>
          <w:tcPr>
            <w:tcW w:w="3223" w:type="dxa"/>
          </w:tcPr>
          <w:p w14:paraId="07B47650" w14:textId="77777777" w:rsidR="004D0EA0" w:rsidRPr="009404BB" w:rsidRDefault="004D0EA0" w:rsidP="008073D5">
            <w:pPr>
              <w:pStyle w:val="TableParagraph"/>
              <w:spacing w:before="99"/>
              <w:ind w:left="1034"/>
              <w:rPr>
                <w:sz w:val="20"/>
                <w:szCs w:val="20"/>
              </w:rPr>
            </w:pPr>
            <w:r w:rsidRPr="009404BB">
              <w:rPr>
                <w:sz w:val="20"/>
                <w:szCs w:val="20"/>
              </w:rPr>
              <w:t>Nama</w:t>
            </w:r>
            <w:r w:rsidRPr="009404BB">
              <w:rPr>
                <w:spacing w:val="-7"/>
                <w:sz w:val="20"/>
                <w:szCs w:val="20"/>
              </w:rPr>
              <w:t xml:space="preserve"> </w:t>
            </w:r>
            <w:r w:rsidRPr="009404BB">
              <w:rPr>
                <w:spacing w:val="-2"/>
                <w:sz w:val="20"/>
                <w:szCs w:val="20"/>
              </w:rPr>
              <w:t>Kegiatan</w:t>
            </w:r>
          </w:p>
        </w:tc>
        <w:tc>
          <w:tcPr>
            <w:tcW w:w="1559" w:type="dxa"/>
          </w:tcPr>
          <w:p w14:paraId="312B8446" w14:textId="77777777" w:rsidR="004D0EA0" w:rsidRPr="009404BB" w:rsidRDefault="004D0EA0" w:rsidP="00920839">
            <w:pPr>
              <w:pStyle w:val="TableParagraph"/>
              <w:spacing w:before="99"/>
              <w:ind w:left="257" w:right="-1"/>
              <w:rPr>
                <w:sz w:val="20"/>
                <w:szCs w:val="20"/>
              </w:rPr>
            </w:pPr>
            <w:r w:rsidRPr="009404BB">
              <w:rPr>
                <w:sz w:val="20"/>
                <w:szCs w:val="20"/>
              </w:rPr>
              <w:t>Waktu</w:t>
            </w:r>
            <w:r w:rsidRPr="009404BB">
              <w:rPr>
                <w:spacing w:val="-2"/>
                <w:sz w:val="20"/>
                <w:szCs w:val="20"/>
              </w:rPr>
              <w:t xml:space="preserve"> (Bulan)</w:t>
            </w:r>
          </w:p>
        </w:tc>
      </w:tr>
      <w:tr w:rsidR="004D0EA0" w:rsidRPr="009404BB" w14:paraId="0C6E7496" w14:textId="77777777" w:rsidTr="00920839">
        <w:trPr>
          <w:trHeight w:val="431"/>
        </w:trPr>
        <w:tc>
          <w:tcPr>
            <w:tcW w:w="691" w:type="dxa"/>
          </w:tcPr>
          <w:p w14:paraId="208AAE35"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c>
          <w:tcPr>
            <w:tcW w:w="3223" w:type="dxa"/>
          </w:tcPr>
          <w:p w14:paraId="0349E885" w14:textId="77777777" w:rsidR="004D0EA0" w:rsidRPr="009404BB" w:rsidRDefault="004D0EA0" w:rsidP="008073D5">
            <w:pPr>
              <w:pStyle w:val="TableParagraph"/>
              <w:spacing w:before="101"/>
              <w:ind w:left="100"/>
              <w:rPr>
                <w:sz w:val="20"/>
                <w:szCs w:val="20"/>
              </w:rPr>
            </w:pPr>
            <w:r w:rsidRPr="009404BB">
              <w:rPr>
                <w:sz w:val="20"/>
                <w:szCs w:val="20"/>
              </w:rPr>
              <w:t>Menganalisis</w:t>
            </w:r>
            <w:r w:rsidRPr="009404BB">
              <w:rPr>
                <w:spacing w:val="-9"/>
                <w:sz w:val="20"/>
                <w:szCs w:val="20"/>
              </w:rPr>
              <w:t xml:space="preserve"> </w:t>
            </w:r>
            <w:r w:rsidRPr="009404BB">
              <w:rPr>
                <w:sz w:val="20"/>
                <w:szCs w:val="20"/>
              </w:rPr>
              <w:t>kebutuhan</w:t>
            </w:r>
            <w:r w:rsidRPr="009404BB">
              <w:rPr>
                <w:spacing w:val="-6"/>
                <w:sz w:val="20"/>
                <w:szCs w:val="20"/>
              </w:rPr>
              <w:t xml:space="preserve"> </w:t>
            </w:r>
            <w:proofErr w:type="spellStart"/>
            <w:r w:rsidRPr="009404BB">
              <w:rPr>
                <w:spacing w:val="-4"/>
                <w:sz w:val="20"/>
                <w:szCs w:val="20"/>
              </w:rPr>
              <w:t>user</w:t>
            </w:r>
            <w:proofErr w:type="spellEnd"/>
          </w:p>
        </w:tc>
        <w:tc>
          <w:tcPr>
            <w:tcW w:w="1559" w:type="dxa"/>
          </w:tcPr>
          <w:p w14:paraId="4569F1CF"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r>
      <w:tr w:rsidR="004D0EA0" w:rsidRPr="009404BB" w14:paraId="12569F2E" w14:textId="77777777" w:rsidTr="00920839">
        <w:trPr>
          <w:trHeight w:val="428"/>
        </w:trPr>
        <w:tc>
          <w:tcPr>
            <w:tcW w:w="691" w:type="dxa"/>
          </w:tcPr>
          <w:p w14:paraId="047B5592"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c>
          <w:tcPr>
            <w:tcW w:w="3223" w:type="dxa"/>
          </w:tcPr>
          <w:p w14:paraId="0A8E6290" w14:textId="77777777" w:rsidR="004D0EA0" w:rsidRPr="009404BB" w:rsidRDefault="004D0EA0" w:rsidP="008073D5">
            <w:pPr>
              <w:pStyle w:val="TableParagraph"/>
              <w:spacing w:before="98"/>
              <w:ind w:left="100"/>
              <w:rPr>
                <w:sz w:val="20"/>
                <w:szCs w:val="20"/>
              </w:rPr>
            </w:pPr>
            <w:r w:rsidRPr="009404BB">
              <w:rPr>
                <w:sz w:val="20"/>
                <w:szCs w:val="20"/>
              </w:rPr>
              <w:t>Mengumpulkan</w:t>
            </w:r>
            <w:r w:rsidRPr="009404BB">
              <w:rPr>
                <w:spacing w:val="-12"/>
                <w:sz w:val="20"/>
                <w:szCs w:val="20"/>
              </w:rPr>
              <w:t xml:space="preserve"> </w:t>
            </w:r>
            <w:proofErr w:type="spellStart"/>
            <w:r w:rsidRPr="009404BB">
              <w:rPr>
                <w:spacing w:val="-2"/>
                <w:sz w:val="20"/>
                <w:szCs w:val="20"/>
              </w:rPr>
              <w:t>dataset</w:t>
            </w:r>
            <w:proofErr w:type="spellEnd"/>
          </w:p>
        </w:tc>
        <w:tc>
          <w:tcPr>
            <w:tcW w:w="1559" w:type="dxa"/>
          </w:tcPr>
          <w:p w14:paraId="1367DB59"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r>
      <w:tr w:rsidR="004D0EA0" w:rsidRPr="009404BB" w14:paraId="0D49DB10" w14:textId="77777777" w:rsidTr="00920839">
        <w:trPr>
          <w:trHeight w:val="431"/>
        </w:trPr>
        <w:tc>
          <w:tcPr>
            <w:tcW w:w="691" w:type="dxa"/>
          </w:tcPr>
          <w:p w14:paraId="202563E1" w14:textId="77777777" w:rsidR="004D0EA0" w:rsidRPr="009404BB" w:rsidRDefault="004D0EA0" w:rsidP="004D0EA0">
            <w:pPr>
              <w:pStyle w:val="TableParagraph"/>
              <w:spacing w:before="101"/>
              <w:ind w:left="100"/>
              <w:rPr>
                <w:sz w:val="20"/>
                <w:szCs w:val="20"/>
              </w:rPr>
            </w:pPr>
            <w:r w:rsidRPr="009404BB">
              <w:rPr>
                <w:spacing w:val="-10"/>
                <w:sz w:val="20"/>
                <w:szCs w:val="20"/>
              </w:rPr>
              <w:t>3</w:t>
            </w:r>
          </w:p>
        </w:tc>
        <w:tc>
          <w:tcPr>
            <w:tcW w:w="3223" w:type="dxa"/>
          </w:tcPr>
          <w:p w14:paraId="5575831B" w14:textId="1721C8BB" w:rsidR="004D0EA0" w:rsidRPr="009404BB" w:rsidRDefault="004D0EA0" w:rsidP="004D0EA0">
            <w:pPr>
              <w:pStyle w:val="TableParagraph"/>
              <w:spacing w:before="101"/>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model</w:t>
            </w:r>
            <w:r w:rsidRPr="009404BB">
              <w:rPr>
                <w:sz w:val="20"/>
                <w:szCs w:val="20"/>
              </w:rPr>
              <w:t xml:space="preserve"> </w:t>
            </w:r>
          </w:p>
        </w:tc>
        <w:tc>
          <w:tcPr>
            <w:tcW w:w="1559" w:type="dxa"/>
          </w:tcPr>
          <w:p w14:paraId="183390E2" w14:textId="7C27A612" w:rsidR="004D0EA0" w:rsidRPr="009404BB" w:rsidRDefault="004D0EA0" w:rsidP="004D0EA0">
            <w:pPr>
              <w:pStyle w:val="TableParagraph"/>
              <w:spacing w:before="101"/>
              <w:ind w:left="100"/>
              <w:rPr>
                <w:sz w:val="20"/>
                <w:szCs w:val="20"/>
              </w:rPr>
            </w:pPr>
            <w:r w:rsidRPr="009404BB">
              <w:rPr>
                <w:sz w:val="20"/>
                <w:szCs w:val="20"/>
              </w:rPr>
              <w:t xml:space="preserve">3 – </w:t>
            </w:r>
            <w:r w:rsidRPr="009404BB">
              <w:rPr>
                <w:spacing w:val="-10"/>
                <w:sz w:val="20"/>
                <w:szCs w:val="20"/>
              </w:rPr>
              <w:t>5</w:t>
            </w:r>
          </w:p>
        </w:tc>
      </w:tr>
      <w:tr w:rsidR="004D0EA0" w:rsidRPr="009404BB" w14:paraId="4F3ED36C" w14:textId="77777777" w:rsidTr="00920839">
        <w:trPr>
          <w:trHeight w:val="429"/>
        </w:trPr>
        <w:tc>
          <w:tcPr>
            <w:tcW w:w="691" w:type="dxa"/>
          </w:tcPr>
          <w:p w14:paraId="6565A7B0" w14:textId="77777777" w:rsidR="004D0EA0" w:rsidRPr="009404BB" w:rsidRDefault="004D0EA0" w:rsidP="004D0EA0">
            <w:pPr>
              <w:pStyle w:val="TableParagraph"/>
              <w:spacing w:before="98"/>
              <w:ind w:left="100"/>
              <w:rPr>
                <w:sz w:val="20"/>
                <w:szCs w:val="20"/>
              </w:rPr>
            </w:pPr>
            <w:r w:rsidRPr="009404BB">
              <w:rPr>
                <w:spacing w:val="-10"/>
                <w:sz w:val="20"/>
                <w:szCs w:val="20"/>
              </w:rPr>
              <w:t>4</w:t>
            </w:r>
          </w:p>
        </w:tc>
        <w:tc>
          <w:tcPr>
            <w:tcW w:w="3223" w:type="dxa"/>
          </w:tcPr>
          <w:p w14:paraId="07DEF198" w14:textId="149732DD" w:rsidR="004D0EA0" w:rsidRPr="009404BB" w:rsidRDefault="004D0EA0" w:rsidP="004D0EA0">
            <w:pPr>
              <w:pStyle w:val="TableParagraph"/>
              <w:spacing w:before="98"/>
              <w:ind w:left="100"/>
              <w:rPr>
                <w:sz w:val="20"/>
                <w:szCs w:val="20"/>
              </w:rPr>
            </w:pPr>
            <w:r w:rsidRPr="009404BB">
              <w:rPr>
                <w:sz w:val="20"/>
                <w:szCs w:val="20"/>
              </w:rPr>
              <w:t>Menguji</w:t>
            </w:r>
            <w:r w:rsidRPr="009404BB">
              <w:rPr>
                <w:spacing w:val="-7"/>
                <w:sz w:val="20"/>
                <w:szCs w:val="20"/>
              </w:rPr>
              <w:t xml:space="preserve"> </w:t>
            </w:r>
            <w:r w:rsidRPr="009404BB">
              <w:rPr>
                <w:sz w:val="20"/>
                <w:szCs w:val="20"/>
              </w:rPr>
              <w:t>kinerja</w:t>
            </w:r>
            <w:r w:rsidRPr="009404BB">
              <w:rPr>
                <w:spacing w:val="-5"/>
                <w:sz w:val="20"/>
                <w:szCs w:val="20"/>
              </w:rPr>
              <w:t xml:space="preserve"> </w:t>
            </w:r>
            <w:r w:rsidRPr="009404BB">
              <w:rPr>
                <w:spacing w:val="-2"/>
                <w:sz w:val="20"/>
                <w:szCs w:val="20"/>
              </w:rPr>
              <w:t>model</w:t>
            </w:r>
            <w:r w:rsidRPr="009404BB">
              <w:rPr>
                <w:sz w:val="20"/>
                <w:szCs w:val="20"/>
              </w:rPr>
              <w:t xml:space="preserve"> </w:t>
            </w:r>
          </w:p>
        </w:tc>
        <w:tc>
          <w:tcPr>
            <w:tcW w:w="1559" w:type="dxa"/>
          </w:tcPr>
          <w:p w14:paraId="0EE701DA" w14:textId="0DBB7D22" w:rsidR="004D0EA0" w:rsidRPr="009404BB" w:rsidRDefault="004D0EA0" w:rsidP="004D0EA0">
            <w:pPr>
              <w:pStyle w:val="TableParagraph"/>
              <w:spacing w:before="98"/>
              <w:ind w:left="100"/>
              <w:rPr>
                <w:sz w:val="20"/>
                <w:szCs w:val="20"/>
              </w:rPr>
            </w:pPr>
            <w:r w:rsidRPr="009404BB">
              <w:rPr>
                <w:sz w:val="20"/>
                <w:szCs w:val="20"/>
              </w:rPr>
              <w:t>5 - 6</w:t>
            </w:r>
          </w:p>
        </w:tc>
      </w:tr>
      <w:tr w:rsidR="004D0EA0" w:rsidRPr="009404BB" w14:paraId="30B86A18" w14:textId="77777777" w:rsidTr="00920839">
        <w:trPr>
          <w:trHeight w:val="431"/>
        </w:trPr>
        <w:tc>
          <w:tcPr>
            <w:tcW w:w="691" w:type="dxa"/>
          </w:tcPr>
          <w:p w14:paraId="3841BE29" w14:textId="77777777" w:rsidR="004D0EA0" w:rsidRPr="009404BB" w:rsidRDefault="004D0EA0" w:rsidP="004D0EA0">
            <w:pPr>
              <w:pStyle w:val="TableParagraph"/>
              <w:spacing w:before="101"/>
              <w:ind w:left="100"/>
              <w:rPr>
                <w:sz w:val="20"/>
                <w:szCs w:val="20"/>
              </w:rPr>
            </w:pPr>
            <w:r w:rsidRPr="009404BB">
              <w:rPr>
                <w:spacing w:val="-10"/>
                <w:sz w:val="20"/>
                <w:szCs w:val="20"/>
              </w:rPr>
              <w:t>5</w:t>
            </w:r>
          </w:p>
        </w:tc>
        <w:tc>
          <w:tcPr>
            <w:tcW w:w="3223" w:type="dxa"/>
          </w:tcPr>
          <w:p w14:paraId="4D290243" w14:textId="078708F4" w:rsidR="004D0EA0" w:rsidRPr="009404BB" w:rsidRDefault="004D0EA0" w:rsidP="004D0EA0">
            <w:pPr>
              <w:pStyle w:val="TableParagraph"/>
              <w:spacing w:before="101"/>
              <w:ind w:left="100"/>
              <w:rPr>
                <w:sz w:val="20"/>
                <w:szCs w:val="20"/>
              </w:rPr>
            </w:pPr>
            <w:r w:rsidRPr="009404BB">
              <w:rPr>
                <w:sz w:val="20"/>
                <w:szCs w:val="20"/>
              </w:rPr>
              <w:t>Menentukan</w:t>
            </w:r>
            <w:r w:rsidRPr="009404BB">
              <w:rPr>
                <w:spacing w:val="-8"/>
                <w:sz w:val="20"/>
                <w:szCs w:val="20"/>
              </w:rPr>
              <w:t xml:space="preserve"> </w:t>
            </w:r>
            <w:proofErr w:type="spellStart"/>
            <w:r w:rsidRPr="009404BB">
              <w:rPr>
                <w:spacing w:val="-2"/>
                <w:sz w:val="20"/>
                <w:szCs w:val="20"/>
              </w:rPr>
              <w:t>Backend</w:t>
            </w:r>
            <w:proofErr w:type="spellEnd"/>
          </w:p>
        </w:tc>
        <w:tc>
          <w:tcPr>
            <w:tcW w:w="1559" w:type="dxa"/>
          </w:tcPr>
          <w:p w14:paraId="3948963D" w14:textId="1866B936" w:rsidR="004D0EA0" w:rsidRPr="009404BB" w:rsidRDefault="004D0EA0" w:rsidP="004D0EA0">
            <w:pPr>
              <w:pStyle w:val="TableParagraph"/>
              <w:spacing w:before="101"/>
              <w:ind w:left="100"/>
              <w:rPr>
                <w:sz w:val="20"/>
                <w:szCs w:val="20"/>
              </w:rPr>
            </w:pPr>
            <w:r w:rsidRPr="009404BB">
              <w:rPr>
                <w:spacing w:val="-10"/>
                <w:sz w:val="20"/>
                <w:szCs w:val="20"/>
              </w:rPr>
              <w:t>6 - 7</w:t>
            </w:r>
          </w:p>
        </w:tc>
      </w:tr>
      <w:tr w:rsidR="004D0EA0" w:rsidRPr="009404BB" w14:paraId="70AC7981" w14:textId="77777777" w:rsidTr="00920839">
        <w:trPr>
          <w:trHeight w:val="428"/>
        </w:trPr>
        <w:tc>
          <w:tcPr>
            <w:tcW w:w="691" w:type="dxa"/>
          </w:tcPr>
          <w:p w14:paraId="2DCADC95" w14:textId="77777777" w:rsidR="004D0EA0" w:rsidRPr="009404BB" w:rsidRDefault="004D0EA0" w:rsidP="004D0EA0">
            <w:pPr>
              <w:pStyle w:val="TableParagraph"/>
              <w:spacing w:before="98"/>
              <w:ind w:left="100"/>
              <w:rPr>
                <w:sz w:val="20"/>
                <w:szCs w:val="20"/>
              </w:rPr>
            </w:pPr>
            <w:r w:rsidRPr="009404BB">
              <w:rPr>
                <w:spacing w:val="-10"/>
                <w:sz w:val="20"/>
                <w:szCs w:val="20"/>
              </w:rPr>
              <w:t>6</w:t>
            </w:r>
          </w:p>
        </w:tc>
        <w:tc>
          <w:tcPr>
            <w:tcW w:w="3223" w:type="dxa"/>
          </w:tcPr>
          <w:p w14:paraId="5A7D0D01" w14:textId="77777777" w:rsidR="004D0EA0" w:rsidRPr="009404BB" w:rsidRDefault="004D0EA0" w:rsidP="004D0EA0">
            <w:pPr>
              <w:pStyle w:val="TableParagraph"/>
              <w:spacing w:before="98"/>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UI/UX</w:t>
            </w:r>
          </w:p>
        </w:tc>
        <w:tc>
          <w:tcPr>
            <w:tcW w:w="1559" w:type="dxa"/>
          </w:tcPr>
          <w:p w14:paraId="0A68C724" w14:textId="43791916" w:rsidR="004D0EA0" w:rsidRPr="009404BB" w:rsidRDefault="004D0EA0" w:rsidP="004D0EA0">
            <w:pPr>
              <w:pStyle w:val="TableParagraph"/>
              <w:spacing w:before="98"/>
              <w:ind w:left="100"/>
              <w:rPr>
                <w:sz w:val="20"/>
                <w:szCs w:val="20"/>
              </w:rPr>
            </w:pPr>
            <w:r w:rsidRPr="009404BB">
              <w:rPr>
                <w:sz w:val="20"/>
                <w:szCs w:val="20"/>
              </w:rPr>
              <w:t xml:space="preserve">7 – </w:t>
            </w:r>
            <w:r w:rsidRPr="009404BB">
              <w:rPr>
                <w:spacing w:val="-10"/>
                <w:sz w:val="20"/>
                <w:szCs w:val="20"/>
              </w:rPr>
              <w:t>9</w:t>
            </w:r>
          </w:p>
        </w:tc>
      </w:tr>
      <w:tr w:rsidR="004D0EA0" w:rsidRPr="009404BB" w14:paraId="063CA0A3" w14:textId="77777777" w:rsidTr="00920839">
        <w:trPr>
          <w:trHeight w:val="431"/>
        </w:trPr>
        <w:tc>
          <w:tcPr>
            <w:tcW w:w="691" w:type="dxa"/>
          </w:tcPr>
          <w:p w14:paraId="23BE4A5E" w14:textId="77777777" w:rsidR="004D0EA0" w:rsidRPr="009404BB" w:rsidRDefault="004D0EA0" w:rsidP="004D0EA0">
            <w:pPr>
              <w:pStyle w:val="TableParagraph"/>
              <w:spacing w:before="101"/>
              <w:ind w:left="100"/>
              <w:rPr>
                <w:sz w:val="20"/>
                <w:szCs w:val="20"/>
              </w:rPr>
            </w:pPr>
            <w:r w:rsidRPr="009404BB">
              <w:rPr>
                <w:spacing w:val="-10"/>
                <w:sz w:val="20"/>
                <w:szCs w:val="20"/>
              </w:rPr>
              <w:t>7</w:t>
            </w:r>
          </w:p>
        </w:tc>
        <w:tc>
          <w:tcPr>
            <w:tcW w:w="3223" w:type="dxa"/>
          </w:tcPr>
          <w:p w14:paraId="5637BF67" w14:textId="77777777" w:rsidR="004D0EA0" w:rsidRPr="009404BB" w:rsidRDefault="004D0EA0" w:rsidP="004D0EA0">
            <w:pPr>
              <w:pStyle w:val="TableParagraph"/>
              <w:spacing w:before="101"/>
              <w:ind w:left="100"/>
              <w:rPr>
                <w:sz w:val="20"/>
                <w:szCs w:val="20"/>
              </w:rPr>
            </w:pPr>
            <w:r w:rsidRPr="009404BB">
              <w:rPr>
                <w:sz w:val="20"/>
                <w:szCs w:val="20"/>
              </w:rPr>
              <w:t>Mengintegrasikan</w:t>
            </w:r>
            <w:r w:rsidRPr="009404BB">
              <w:rPr>
                <w:spacing w:val="-11"/>
                <w:sz w:val="20"/>
                <w:szCs w:val="20"/>
              </w:rPr>
              <w:t xml:space="preserve"> </w:t>
            </w:r>
            <w:r w:rsidRPr="009404BB">
              <w:rPr>
                <w:spacing w:val="-5"/>
                <w:sz w:val="20"/>
                <w:szCs w:val="20"/>
              </w:rPr>
              <w:t>API</w:t>
            </w:r>
          </w:p>
        </w:tc>
        <w:tc>
          <w:tcPr>
            <w:tcW w:w="1559" w:type="dxa"/>
          </w:tcPr>
          <w:p w14:paraId="33B6C8A8" w14:textId="5CCFDD89" w:rsidR="004D0EA0" w:rsidRPr="009404BB" w:rsidRDefault="004D0EA0" w:rsidP="004D0EA0">
            <w:pPr>
              <w:pStyle w:val="TableParagraph"/>
              <w:spacing w:before="101"/>
              <w:ind w:left="100"/>
              <w:rPr>
                <w:sz w:val="20"/>
                <w:szCs w:val="20"/>
              </w:rPr>
            </w:pPr>
            <w:r w:rsidRPr="009404BB">
              <w:rPr>
                <w:sz w:val="20"/>
                <w:szCs w:val="20"/>
              </w:rPr>
              <w:t xml:space="preserve">9 - </w:t>
            </w:r>
            <w:r w:rsidRPr="009404BB">
              <w:rPr>
                <w:spacing w:val="-5"/>
                <w:sz w:val="20"/>
                <w:szCs w:val="20"/>
              </w:rPr>
              <w:t>10</w:t>
            </w:r>
          </w:p>
        </w:tc>
      </w:tr>
      <w:tr w:rsidR="004D0EA0" w:rsidRPr="009404BB" w14:paraId="6A3AF3A5" w14:textId="77777777" w:rsidTr="00920839">
        <w:trPr>
          <w:trHeight w:val="428"/>
        </w:trPr>
        <w:tc>
          <w:tcPr>
            <w:tcW w:w="691" w:type="dxa"/>
          </w:tcPr>
          <w:p w14:paraId="5EEB4B41" w14:textId="77777777" w:rsidR="004D0EA0" w:rsidRPr="009404BB" w:rsidRDefault="004D0EA0" w:rsidP="004D0EA0">
            <w:pPr>
              <w:pStyle w:val="TableParagraph"/>
              <w:spacing w:before="98"/>
              <w:ind w:left="100"/>
              <w:rPr>
                <w:sz w:val="20"/>
                <w:szCs w:val="20"/>
              </w:rPr>
            </w:pPr>
            <w:r w:rsidRPr="009404BB">
              <w:rPr>
                <w:spacing w:val="-10"/>
                <w:sz w:val="20"/>
                <w:szCs w:val="20"/>
              </w:rPr>
              <w:t>8</w:t>
            </w:r>
          </w:p>
        </w:tc>
        <w:tc>
          <w:tcPr>
            <w:tcW w:w="3223" w:type="dxa"/>
          </w:tcPr>
          <w:p w14:paraId="03B2E5BE" w14:textId="3CFF0D37" w:rsidR="004D0EA0" w:rsidRPr="009404BB" w:rsidRDefault="004D0EA0" w:rsidP="004D0EA0">
            <w:pPr>
              <w:pStyle w:val="TableParagraph"/>
              <w:spacing w:before="98"/>
              <w:ind w:left="100"/>
              <w:rPr>
                <w:sz w:val="20"/>
                <w:szCs w:val="20"/>
              </w:rPr>
            </w:pPr>
            <w:r w:rsidRPr="009404BB">
              <w:rPr>
                <w:sz w:val="20"/>
                <w:szCs w:val="20"/>
              </w:rPr>
              <w:t>Memastikan</w:t>
            </w:r>
            <w:r w:rsidRPr="009404BB">
              <w:rPr>
                <w:spacing w:val="-6"/>
                <w:sz w:val="20"/>
                <w:szCs w:val="20"/>
              </w:rPr>
              <w:t xml:space="preserve"> </w:t>
            </w:r>
            <w:r w:rsidRPr="009404BB">
              <w:rPr>
                <w:sz w:val="20"/>
                <w:szCs w:val="20"/>
              </w:rPr>
              <w:t>kesiapan</w:t>
            </w:r>
            <w:r w:rsidRPr="009404BB">
              <w:rPr>
                <w:spacing w:val="-6"/>
                <w:sz w:val="20"/>
                <w:szCs w:val="20"/>
              </w:rPr>
              <w:t xml:space="preserve"> </w:t>
            </w:r>
            <w:r w:rsidRPr="009404BB">
              <w:rPr>
                <w:spacing w:val="-2"/>
                <w:sz w:val="20"/>
                <w:szCs w:val="20"/>
              </w:rPr>
              <w:t>infrastruktur</w:t>
            </w:r>
            <w:r w:rsidRPr="009404BB">
              <w:rPr>
                <w:sz w:val="20"/>
                <w:szCs w:val="20"/>
              </w:rPr>
              <w:t xml:space="preserve"> </w:t>
            </w:r>
          </w:p>
        </w:tc>
        <w:tc>
          <w:tcPr>
            <w:tcW w:w="1559" w:type="dxa"/>
          </w:tcPr>
          <w:p w14:paraId="0124576F" w14:textId="77777777" w:rsidR="004D0EA0" w:rsidRPr="009404BB" w:rsidRDefault="004D0EA0" w:rsidP="004D0EA0">
            <w:pPr>
              <w:pStyle w:val="TableParagraph"/>
              <w:spacing w:before="98"/>
              <w:ind w:left="100"/>
              <w:rPr>
                <w:sz w:val="20"/>
                <w:szCs w:val="20"/>
              </w:rPr>
            </w:pPr>
            <w:r w:rsidRPr="009404BB">
              <w:rPr>
                <w:sz w:val="20"/>
                <w:szCs w:val="20"/>
              </w:rPr>
              <w:t>10 -</w:t>
            </w:r>
            <w:r w:rsidRPr="009404BB">
              <w:rPr>
                <w:spacing w:val="-3"/>
                <w:sz w:val="20"/>
                <w:szCs w:val="20"/>
              </w:rPr>
              <w:t xml:space="preserve"> </w:t>
            </w:r>
            <w:r w:rsidRPr="009404BB">
              <w:rPr>
                <w:spacing w:val="-5"/>
                <w:sz w:val="20"/>
                <w:szCs w:val="20"/>
              </w:rPr>
              <w:t>11</w:t>
            </w:r>
          </w:p>
        </w:tc>
      </w:tr>
      <w:tr w:rsidR="004D0EA0" w:rsidRPr="009404BB" w14:paraId="2D6AA25B" w14:textId="77777777" w:rsidTr="00920839">
        <w:trPr>
          <w:trHeight w:val="431"/>
        </w:trPr>
        <w:tc>
          <w:tcPr>
            <w:tcW w:w="691" w:type="dxa"/>
          </w:tcPr>
          <w:p w14:paraId="72A1F53A" w14:textId="77777777" w:rsidR="004D0EA0" w:rsidRPr="009404BB" w:rsidRDefault="004D0EA0" w:rsidP="004D0EA0">
            <w:pPr>
              <w:pStyle w:val="TableParagraph"/>
              <w:spacing w:before="101"/>
              <w:ind w:left="100"/>
              <w:rPr>
                <w:sz w:val="20"/>
                <w:szCs w:val="20"/>
              </w:rPr>
            </w:pPr>
            <w:r w:rsidRPr="009404BB">
              <w:rPr>
                <w:spacing w:val="-10"/>
                <w:sz w:val="20"/>
                <w:szCs w:val="20"/>
              </w:rPr>
              <w:t>9</w:t>
            </w:r>
          </w:p>
        </w:tc>
        <w:tc>
          <w:tcPr>
            <w:tcW w:w="3223" w:type="dxa"/>
          </w:tcPr>
          <w:p w14:paraId="4A49BA24" w14:textId="6B3BB6ED" w:rsidR="004D0EA0" w:rsidRPr="009404BB" w:rsidRDefault="004D0EA0" w:rsidP="004D0EA0">
            <w:pPr>
              <w:pStyle w:val="TableParagraph"/>
              <w:spacing w:before="101"/>
              <w:ind w:left="100"/>
              <w:rPr>
                <w:sz w:val="20"/>
                <w:szCs w:val="20"/>
              </w:rPr>
            </w:pPr>
            <w:r w:rsidRPr="009404BB">
              <w:rPr>
                <w:sz w:val="20"/>
                <w:szCs w:val="20"/>
              </w:rPr>
              <w:t>Melakukan</w:t>
            </w:r>
            <w:r w:rsidRPr="009404BB">
              <w:rPr>
                <w:spacing w:val="-5"/>
                <w:sz w:val="20"/>
                <w:szCs w:val="20"/>
              </w:rPr>
              <w:t xml:space="preserve"> </w:t>
            </w:r>
            <w:r w:rsidRPr="009404BB">
              <w:rPr>
                <w:sz w:val="20"/>
                <w:szCs w:val="20"/>
              </w:rPr>
              <w:t>uji</w:t>
            </w:r>
            <w:r w:rsidRPr="009404BB">
              <w:rPr>
                <w:spacing w:val="-5"/>
                <w:sz w:val="20"/>
                <w:szCs w:val="20"/>
              </w:rPr>
              <w:t xml:space="preserve"> </w:t>
            </w:r>
            <w:r w:rsidRPr="009404BB">
              <w:rPr>
                <w:spacing w:val="-4"/>
                <w:sz w:val="20"/>
                <w:szCs w:val="20"/>
              </w:rPr>
              <w:t>coba keseluruhan</w:t>
            </w:r>
          </w:p>
        </w:tc>
        <w:tc>
          <w:tcPr>
            <w:tcW w:w="1559" w:type="dxa"/>
          </w:tcPr>
          <w:p w14:paraId="0976CB87" w14:textId="77777777" w:rsidR="004D0EA0" w:rsidRPr="009404BB" w:rsidRDefault="004D0EA0" w:rsidP="004D0EA0">
            <w:pPr>
              <w:pStyle w:val="TableParagraph"/>
              <w:spacing w:before="101"/>
              <w:ind w:left="100"/>
              <w:rPr>
                <w:sz w:val="20"/>
                <w:szCs w:val="20"/>
              </w:rPr>
            </w:pPr>
            <w:r w:rsidRPr="009404BB">
              <w:rPr>
                <w:sz w:val="20"/>
                <w:szCs w:val="20"/>
              </w:rPr>
              <w:t>11 -</w:t>
            </w:r>
            <w:r w:rsidRPr="009404BB">
              <w:rPr>
                <w:spacing w:val="-3"/>
                <w:sz w:val="20"/>
                <w:szCs w:val="20"/>
              </w:rPr>
              <w:t xml:space="preserve"> </w:t>
            </w:r>
            <w:r w:rsidRPr="009404BB">
              <w:rPr>
                <w:spacing w:val="-5"/>
                <w:sz w:val="20"/>
                <w:szCs w:val="20"/>
              </w:rPr>
              <w:t>12</w:t>
            </w:r>
          </w:p>
        </w:tc>
      </w:tr>
    </w:tbl>
    <w:p w14:paraId="6742E733" w14:textId="4D9178FF" w:rsidR="003B6B5F" w:rsidRPr="009404BB" w:rsidRDefault="003B6B5F" w:rsidP="00A50BC5">
      <w:pPr>
        <w:spacing w:line="276" w:lineRule="auto"/>
        <w:ind w:right="461"/>
        <w:jc w:val="both"/>
        <w:rPr>
          <w:sz w:val="20"/>
          <w:szCs w:val="20"/>
        </w:rPr>
      </w:pPr>
    </w:p>
    <w:p w14:paraId="1BFBF3EF" w14:textId="07311B24" w:rsidR="003B6B5F" w:rsidRPr="009404BB" w:rsidRDefault="003B6B5F" w:rsidP="00A50BC5">
      <w:pPr>
        <w:spacing w:line="276" w:lineRule="auto"/>
        <w:ind w:right="461"/>
        <w:jc w:val="both"/>
        <w:rPr>
          <w:sz w:val="20"/>
          <w:szCs w:val="20"/>
        </w:rPr>
      </w:pPr>
    </w:p>
    <w:p w14:paraId="7D298AD8" w14:textId="4282ADD3" w:rsidR="00A50BC5" w:rsidRPr="009404BB" w:rsidRDefault="00A50BC5" w:rsidP="00A50BC5">
      <w:pPr>
        <w:spacing w:line="276" w:lineRule="auto"/>
        <w:ind w:right="461"/>
        <w:jc w:val="both"/>
        <w:rPr>
          <w:sz w:val="20"/>
          <w:szCs w:val="20"/>
        </w:rPr>
      </w:pPr>
    </w:p>
    <w:p w14:paraId="19F31C3E" w14:textId="78E7F231" w:rsidR="00A50BC5" w:rsidRPr="009404BB" w:rsidRDefault="00A50BC5" w:rsidP="00A50BC5">
      <w:pPr>
        <w:spacing w:line="276" w:lineRule="auto"/>
        <w:ind w:right="461"/>
        <w:jc w:val="both"/>
        <w:rPr>
          <w:sz w:val="20"/>
          <w:szCs w:val="20"/>
        </w:rPr>
      </w:pPr>
    </w:p>
    <w:p w14:paraId="750EB663" w14:textId="7AA4FAA1" w:rsidR="00A50BC5" w:rsidRPr="009404BB" w:rsidRDefault="00A50BC5" w:rsidP="00A50BC5">
      <w:pPr>
        <w:spacing w:line="276" w:lineRule="auto"/>
        <w:ind w:right="461"/>
        <w:jc w:val="both"/>
        <w:rPr>
          <w:sz w:val="20"/>
          <w:szCs w:val="20"/>
        </w:rPr>
      </w:pPr>
    </w:p>
    <w:p w14:paraId="20867958" w14:textId="6A86B65B" w:rsidR="00A50BC5" w:rsidRPr="009404BB" w:rsidRDefault="00A50BC5" w:rsidP="00A50BC5">
      <w:pPr>
        <w:spacing w:line="276" w:lineRule="auto"/>
        <w:ind w:right="461"/>
        <w:jc w:val="both"/>
        <w:rPr>
          <w:sz w:val="20"/>
          <w:szCs w:val="20"/>
        </w:rPr>
      </w:pPr>
    </w:p>
    <w:p w14:paraId="665A59F8" w14:textId="6296C152" w:rsidR="00A50BC5" w:rsidRPr="009404BB" w:rsidRDefault="00A50BC5" w:rsidP="00A50BC5">
      <w:pPr>
        <w:spacing w:line="276" w:lineRule="auto"/>
        <w:ind w:right="461"/>
        <w:jc w:val="both"/>
        <w:rPr>
          <w:sz w:val="20"/>
          <w:szCs w:val="20"/>
        </w:rPr>
      </w:pPr>
    </w:p>
    <w:p w14:paraId="615B7005" w14:textId="77777777" w:rsidR="00A50BC5" w:rsidRPr="009404BB" w:rsidRDefault="00A50BC5" w:rsidP="00A50BC5">
      <w:pPr>
        <w:spacing w:line="276" w:lineRule="auto"/>
        <w:ind w:right="461"/>
        <w:jc w:val="both"/>
        <w:rPr>
          <w:sz w:val="20"/>
          <w:szCs w:val="20"/>
        </w:rPr>
      </w:pPr>
    </w:p>
    <w:p w14:paraId="77EE10B0" w14:textId="77777777" w:rsidR="00A50BC5" w:rsidRPr="009404BB" w:rsidRDefault="00A50BC5" w:rsidP="00A50BC5">
      <w:pPr>
        <w:spacing w:line="276" w:lineRule="auto"/>
        <w:ind w:right="461"/>
        <w:jc w:val="both"/>
        <w:rPr>
          <w:sz w:val="20"/>
          <w:szCs w:val="20"/>
        </w:rPr>
      </w:pPr>
    </w:p>
    <w:p w14:paraId="2D7CF9B1" w14:textId="77777777" w:rsidR="00A50BC5" w:rsidRPr="009404BB" w:rsidRDefault="00A50BC5" w:rsidP="00A50BC5">
      <w:pPr>
        <w:spacing w:line="276" w:lineRule="auto"/>
        <w:ind w:right="461"/>
        <w:jc w:val="both"/>
        <w:rPr>
          <w:sz w:val="20"/>
          <w:szCs w:val="20"/>
        </w:rPr>
      </w:pPr>
    </w:p>
    <w:p w14:paraId="45E7CB95" w14:textId="77777777" w:rsidR="002C01CC" w:rsidRPr="009404BB" w:rsidRDefault="002C01CC" w:rsidP="00A50BC5">
      <w:pPr>
        <w:spacing w:line="276" w:lineRule="auto"/>
        <w:ind w:right="461"/>
        <w:jc w:val="both"/>
        <w:rPr>
          <w:sz w:val="20"/>
          <w:szCs w:val="20"/>
        </w:rPr>
      </w:pPr>
    </w:p>
    <w:p w14:paraId="2FA99100" w14:textId="2EFDC493" w:rsidR="000D7904" w:rsidRPr="009404BB" w:rsidRDefault="000D7904" w:rsidP="00116317">
      <w:pPr>
        <w:pStyle w:val="Heading1"/>
      </w:pPr>
      <w:bookmarkStart w:id="111" w:name="_Toc187674105"/>
      <w:r w:rsidRPr="009404BB">
        <w:lastRenderedPageBreak/>
        <w:t>BAB 4</w:t>
      </w:r>
      <w:r w:rsidRPr="009404BB">
        <w:br/>
        <w:t>EKSPERIMEN DAN ANALISIS</w:t>
      </w:r>
      <w:bookmarkStart w:id="112" w:name="_bookmark52"/>
      <w:bookmarkEnd w:id="111"/>
      <w:bookmarkEnd w:id="112"/>
    </w:p>
    <w:p w14:paraId="6CBEB505" w14:textId="3E37542F" w:rsidR="000D7904" w:rsidRPr="009404BB" w:rsidRDefault="000D7904" w:rsidP="00A50BC5">
      <w:pPr>
        <w:pStyle w:val="Heading4"/>
        <w:numPr>
          <w:ilvl w:val="1"/>
          <w:numId w:val="7"/>
        </w:numPr>
        <w:tabs>
          <w:tab w:val="left" w:pos="536"/>
        </w:tabs>
        <w:spacing w:before="232" w:line="229"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t>PARAMETER</w:t>
      </w:r>
      <w:r w:rsidRPr="009404BB">
        <w:rPr>
          <w:rFonts w:ascii="Times New Roman" w:hAnsi="Times New Roman" w:cs="Times New Roman"/>
          <w:b/>
          <w:bCs/>
          <w:i w:val="0"/>
          <w:color w:val="000000" w:themeColor="text1"/>
          <w:spacing w:val="3"/>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6B336717" w14:textId="56C9C934" w:rsidR="000D7904" w:rsidRPr="009404BB" w:rsidRDefault="000D7904" w:rsidP="00A50BC5">
      <w:pPr>
        <w:pStyle w:val="BodyText"/>
        <w:ind w:left="167" w:right="461" w:firstLine="427"/>
        <w:jc w:val="both"/>
      </w:pPr>
      <w:r w:rsidRPr="009404BB">
        <w:t>Pada Bab ini, dilakukan identifikasi sejumlah parameter eksperimen yang akan</w:t>
      </w:r>
      <w:r w:rsidRPr="009404BB">
        <w:rPr>
          <w:spacing w:val="-8"/>
        </w:rPr>
        <w:t xml:space="preserve"> </w:t>
      </w:r>
      <w:r w:rsidRPr="009404BB">
        <w:t>diuji</w:t>
      </w:r>
      <w:r w:rsidRPr="009404BB">
        <w:rPr>
          <w:spacing w:val="-13"/>
        </w:rPr>
        <w:t xml:space="preserve"> </w:t>
      </w:r>
      <w:r w:rsidRPr="009404BB">
        <w:t>untuk</w:t>
      </w:r>
      <w:r w:rsidRPr="009404BB">
        <w:rPr>
          <w:spacing w:val="-10"/>
        </w:rPr>
        <w:t xml:space="preserve"> </w:t>
      </w:r>
      <w:r w:rsidRPr="009404BB">
        <w:t>mengukur</w:t>
      </w:r>
      <w:r w:rsidRPr="009404BB">
        <w:rPr>
          <w:spacing w:val="-9"/>
        </w:rPr>
        <w:t xml:space="preserve"> </w:t>
      </w:r>
      <w:r w:rsidRPr="009404BB">
        <w:t>tingkat</w:t>
      </w:r>
      <w:r w:rsidRPr="009404BB">
        <w:rPr>
          <w:spacing w:val="-10"/>
        </w:rPr>
        <w:t xml:space="preserve"> </w:t>
      </w:r>
      <w:r w:rsidRPr="009404BB">
        <w:t>keberhasilan</w:t>
      </w:r>
      <w:r w:rsidRPr="009404BB">
        <w:rPr>
          <w:spacing w:val="-8"/>
        </w:rPr>
        <w:t xml:space="preserve"> </w:t>
      </w:r>
      <w:r w:rsidRPr="009404BB">
        <w:t>sistem</w:t>
      </w:r>
      <w:r w:rsidRPr="009404BB">
        <w:rPr>
          <w:spacing w:val="-9"/>
        </w:rPr>
        <w:t xml:space="preserve"> </w:t>
      </w:r>
      <w:r w:rsidRPr="009404BB">
        <w:t>yang</w:t>
      </w:r>
      <w:r w:rsidRPr="009404BB">
        <w:rPr>
          <w:spacing w:val="-11"/>
        </w:rPr>
        <w:t xml:space="preserve"> </w:t>
      </w:r>
      <w:r w:rsidRPr="009404BB">
        <w:t>telah</w:t>
      </w:r>
      <w:r w:rsidRPr="009404BB">
        <w:rPr>
          <w:spacing w:val="-3"/>
        </w:rPr>
        <w:t xml:space="preserve"> </w:t>
      </w:r>
      <w:r w:rsidRPr="009404BB">
        <w:t>dikembangkan. Keberhasilan</w:t>
      </w:r>
      <w:r w:rsidRPr="009404BB">
        <w:rPr>
          <w:spacing w:val="-13"/>
        </w:rPr>
        <w:t xml:space="preserve"> </w:t>
      </w:r>
      <w:r w:rsidRPr="009404BB">
        <w:t>eksperimen</w:t>
      </w:r>
      <w:r w:rsidRPr="009404BB">
        <w:rPr>
          <w:spacing w:val="-12"/>
        </w:rPr>
        <w:t xml:space="preserve"> </w:t>
      </w:r>
      <w:r w:rsidRPr="009404BB">
        <w:t>akan</w:t>
      </w:r>
      <w:r w:rsidRPr="009404BB">
        <w:rPr>
          <w:spacing w:val="-13"/>
        </w:rPr>
        <w:t xml:space="preserve"> </w:t>
      </w:r>
      <w:r w:rsidRPr="009404BB">
        <w:t>dievaluasi</w:t>
      </w:r>
      <w:r w:rsidRPr="009404BB">
        <w:rPr>
          <w:spacing w:val="-12"/>
        </w:rPr>
        <w:t xml:space="preserve"> </w:t>
      </w:r>
      <w:r w:rsidRPr="009404BB">
        <w:t>berdasarkan</w:t>
      </w:r>
      <w:r w:rsidRPr="009404BB">
        <w:rPr>
          <w:spacing w:val="-13"/>
        </w:rPr>
        <w:t xml:space="preserve"> </w:t>
      </w:r>
      <w:r w:rsidRPr="009404BB">
        <w:t>sejauh</w:t>
      </w:r>
      <w:r w:rsidRPr="009404BB">
        <w:rPr>
          <w:spacing w:val="-12"/>
        </w:rPr>
        <w:t xml:space="preserve"> </w:t>
      </w:r>
      <w:r w:rsidRPr="009404BB">
        <w:t>mana</w:t>
      </w:r>
      <w:r w:rsidRPr="009404BB">
        <w:rPr>
          <w:spacing w:val="-13"/>
        </w:rPr>
        <w:t xml:space="preserve"> </w:t>
      </w:r>
      <w:r w:rsidRPr="009404BB">
        <w:t>sistem</w:t>
      </w:r>
      <w:r w:rsidRPr="009404BB">
        <w:rPr>
          <w:spacing w:val="-12"/>
        </w:rPr>
        <w:t xml:space="preserve"> </w:t>
      </w:r>
      <w:r w:rsidRPr="009404BB">
        <w:t>mampu melewati</w:t>
      </w:r>
      <w:r w:rsidRPr="009404BB">
        <w:rPr>
          <w:spacing w:val="-2"/>
        </w:rPr>
        <w:t xml:space="preserve"> </w:t>
      </w:r>
      <w:r w:rsidRPr="009404BB">
        <w:t>serangkaian tahapan</w:t>
      </w:r>
      <w:r w:rsidRPr="009404BB">
        <w:rPr>
          <w:spacing w:val="-3"/>
        </w:rPr>
        <w:t xml:space="preserve"> </w:t>
      </w:r>
      <w:r w:rsidRPr="009404BB">
        <w:t>yang</w:t>
      </w:r>
      <w:r w:rsidRPr="009404BB">
        <w:rPr>
          <w:spacing w:val="-3"/>
        </w:rPr>
        <w:t xml:space="preserve"> </w:t>
      </w:r>
      <w:r w:rsidRPr="009404BB">
        <w:t>telah</w:t>
      </w:r>
      <w:r w:rsidRPr="009404BB">
        <w:rPr>
          <w:spacing w:val="-1"/>
        </w:rPr>
        <w:t xml:space="preserve"> </w:t>
      </w:r>
      <w:r w:rsidRPr="009404BB">
        <w:t>ditetapkan.</w:t>
      </w:r>
      <w:r w:rsidRPr="009404BB">
        <w:rPr>
          <w:spacing w:val="-3"/>
        </w:rPr>
        <w:t xml:space="preserve"> </w:t>
      </w:r>
      <w:r w:rsidRPr="009404BB">
        <w:t>Tahap</w:t>
      </w:r>
      <w:r w:rsidRPr="009404BB">
        <w:rPr>
          <w:spacing w:val="-4"/>
        </w:rPr>
        <w:t xml:space="preserve"> </w:t>
      </w:r>
      <w:r w:rsidRPr="009404BB">
        <w:t>awal</w:t>
      </w:r>
      <w:r w:rsidRPr="009404BB">
        <w:rPr>
          <w:spacing w:val="-2"/>
        </w:rPr>
        <w:t xml:space="preserve"> </w:t>
      </w:r>
      <w:r w:rsidRPr="009404BB">
        <w:t>yang</w:t>
      </w:r>
      <w:r w:rsidRPr="009404BB">
        <w:rPr>
          <w:spacing w:val="-1"/>
        </w:rPr>
        <w:t xml:space="preserve"> </w:t>
      </w:r>
      <w:r w:rsidRPr="009404BB">
        <w:t>akan</w:t>
      </w:r>
      <w:r w:rsidRPr="009404BB">
        <w:rPr>
          <w:spacing w:val="-3"/>
        </w:rPr>
        <w:t xml:space="preserve"> </w:t>
      </w:r>
      <w:r w:rsidRPr="009404BB">
        <w:t xml:space="preserve">diuji adalah proses </w:t>
      </w:r>
      <w:proofErr w:type="spellStart"/>
      <w:r w:rsidRPr="009404BB">
        <w:t>pra</w:t>
      </w:r>
      <w:proofErr w:type="spellEnd"/>
      <w:r w:rsidRPr="009404BB">
        <w:t>-pemrosesan teks, yang mencakup langkah-langkah seperti konversi</w:t>
      </w:r>
      <w:r w:rsidRPr="009404BB">
        <w:rPr>
          <w:spacing w:val="-3"/>
        </w:rPr>
        <w:t xml:space="preserve"> </w:t>
      </w:r>
      <w:r w:rsidRPr="009404BB">
        <w:t>huruf</w:t>
      </w:r>
      <w:r w:rsidRPr="009404BB">
        <w:rPr>
          <w:spacing w:val="-3"/>
        </w:rPr>
        <w:t xml:space="preserve"> </w:t>
      </w:r>
      <w:r w:rsidRPr="009404BB">
        <w:t>besar</w:t>
      </w:r>
      <w:r w:rsidRPr="009404BB">
        <w:rPr>
          <w:spacing w:val="-3"/>
        </w:rPr>
        <w:t xml:space="preserve"> </w:t>
      </w:r>
      <w:r w:rsidRPr="009404BB">
        <w:t>menjadi</w:t>
      </w:r>
      <w:r w:rsidRPr="009404BB">
        <w:rPr>
          <w:spacing w:val="-5"/>
        </w:rPr>
        <w:t xml:space="preserve"> </w:t>
      </w:r>
      <w:r w:rsidRPr="009404BB">
        <w:t>huruf</w:t>
      </w:r>
      <w:r w:rsidRPr="009404BB">
        <w:rPr>
          <w:spacing w:val="-4"/>
        </w:rPr>
        <w:t xml:space="preserve"> </w:t>
      </w:r>
      <w:r w:rsidRPr="009404BB">
        <w:t>kecil</w:t>
      </w:r>
      <w:r w:rsidRPr="009404BB">
        <w:rPr>
          <w:spacing w:val="-3"/>
        </w:rPr>
        <w:t xml:space="preserve"> </w:t>
      </w:r>
      <w:r w:rsidRPr="009404BB">
        <w:t>(</w:t>
      </w:r>
      <w:proofErr w:type="spellStart"/>
      <w:r w:rsidRPr="009404BB">
        <w:t>case</w:t>
      </w:r>
      <w:proofErr w:type="spellEnd"/>
      <w:r w:rsidRPr="009404BB">
        <w:rPr>
          <w:spacing w:val="-3"/>
        </w:rPr>
        <w:t xml:space="preserve"> </w:t>
      </w:r>
      <w:proofErr w:type="spellStart"/>
      <w:r w:rsidRPr="009404BB">
        <w:t>folding</w:t>
      </w:r>
      <w:proofErr w:type="spellEnd"/>
      <w:r w:rsidRPr="009404BB">
        <w:t>),</w:t>
      </w:r>
      <w:r w:rsidRPr="009404BB">
        <w:rPr>
          <w:spacing w:val="-3"/>
        </w:rPr>
        <w:t xml:space="preserve"> </w:t>
      </w:r>
      <w:r w:rsidRPr="009404BB">
        <w:t>penghilangan</w:t>
      </w:r>
      <w:r w:rsidRPr="009404BB">
        <w:rPr>
          <w:spacing w:val="-2"/>
        </w:rPr>
        <w:t xml:space="preserve"> </w:t>
      </w:r>
      <w:r w:rsidRPr="009404BB">
        <w:t>tanda</w:t>
      </w:r>
      <w:r w:rsidRPr="009404BB">
        <w:rPr>
          <w:spacing w:val="-3"/>
        </w:rPr>
        <w:t xml:space="preserve"> </w:t>
      </w:r>
      <w:r w:rsidRPr="009404BB">
        <w:t>baca (</w:t>
      </w:r>
      <w:proofErr w:type="spellStart"/>
      <w:r w:rsidRPr="009404BB">
        <w:t>remove</w:t>
      </w:r>
      <w:proofErr w:type="spellEnd"/>
      <w:r w:rsidRPr="009404BB">
        <w:t xml:space="preserve"> </w:t>
      </w:r>
      <w:proofErr w:type="spellStart"/>
      <w:r w:rsidRPr="009404BB">
        <w:t>punctuation</w:t>
      </w:r>
      <w:proofErr w:type="spellEnd"/>
      <w:r w:rsidRPr="009404BB">
        <w:t xml:space="preserve">), penghilangan </w:t>
      </w:r>
      <w:proofErr w:type="spellStart"/>
      <w:r w:rsidRPr="009404BB">
        <w:t>whitespace</w:t>
      </w:r>
      <w:proofErr w:type="spellEnd"/>
      <w:r w:rsidRPr="009404BB">
        <w:t xml:space="preserve"> berlebih (</w:t>
      </w:r>
      <w:proofErr w:type="spellStart"/>
      <w:r w:rsidRPr="009404BB">
        <w:t>stripping</w:t>
      </w:r>
      <w:proofErr w:type="spellEnd"/>
      <w:r w:rsidRPr="009404BB">
        <w:t xml:space="preserve">), </w:t>
      </w:r>
      <w:proofErr w:type="spellStart"/>
      <w:r w:rsidRPr="009404BB">
        <w:t>tokenisasi</w:t>
      </w:r>
      <w:proofErr w:type="spellEnd"/>
      <w:r w:rsidRPr="009404BB">
        <w:t xml:space="preserve"> (</w:t>
      </w:r>
      <w:proofErr w:type="spellStart"/>
      <w:r w:rsidRPr="009404BB">
        <w:t>tokenizing</w:t>
      </w:r>
      <w:proofErr w:type="spellEnd"/>
      <w:r w:rsidRPr="009404BB">
        <w:t xml:space="preserve">), penghilangan stop </w:t>
      </w:r>
      <w:proofErr w:type="spellStart"/>
      <w:r w:rsidRPr="009404BB">
        <w:t>word</w:t>
      </w:r>
      <w:proofErr w:type="spellEnd"/>
      <w:r w:rsidRPr="009404BB">
        <w:t xml:space="preserve"> (</w:t>
      </w:r>
      <w:proofErr w:type="spellStart"/>
      <w:r w:rsidRPr="009404BB">
        <w:t>filtering</w:t>
      </w:r>
      <w:proofErr w:type="spellEnd"/>
      <w:r w:rsidRPr="009404BB">
        <w:t>), dan mengubah kata ke bentuk kata dasarnya (</w:t>
      </w:r>
      <w:proofErr w:type="spellStart"/>
      <w:r w:rsidRPr="009404BB">
        <w:t>stemming</w:t>
      </w:r>
      <w:proofErr w:type="spellEnd"/>
      <w:r w:rsidRPr="009404BB">
        <w:t>).</w:t>
      </w:r>
    </w:p>
    <w:p w14:paraId="58184C93" w14:textId="55DCF3F6" w:rsidR="000D7904" w:rsidRPr="009404BB" w:rsidRDefault="000D7904" w:rsidP="00A50BC5">
      <w:pPr>
        <w:pStyle w:val="BodyText"/>
        <w:spacing w:before="1"/>
        <w:ind w:left="167" w:right="461" w:firstLine="427"/>
        <w:jc w:val="both"/>
      </w:pPr>
      <w:r w:rsidRPr="009404BB">
        <w:t>Selanjutnya, dilakukan pengujian sistem dalam mengubah teks menjadi vektor menggunakan metode TF-IDF. Keberhasilan sistem akan tercermin pada hasil eksperimen, jika sistem berhasil mengubah teks menjadi vektor numerik, maka sistem dapat dinyatakan berhasil.</w:t>
      </w:r>
    </w:p>
    <w:p w14:paraId="373E8C4E" w14:textId="77777777" w:rsidR="000D7904" w:rsidRPr="009404BB" w:rsidRDefault="000D7904" w:rsidP="00A50BC5">
      <w:pPr>
        <w:pStyle w:val="BodyText"/>
        <w:ind w:left="167" w:right="461" w:firstLine="427"/>
        <w:jc w:val="both"/>
      </w:pPr>
      <w:r w:rsidRPr="009404BB">
        <w:t>Tahap terakhir</w:t>
      </w:r>
      <w:r w:rsidRPr="009404BB">
        <w:rPr>
          <w:spacing w:val="-1"/>
        </w:rPr>
        <w:t xml:space="preserve"> </w:t>
      </w:r>
      <w:r w:rsidRPr="009404BB">
        <w:t>berfokus</w:t>
      </w:r>
      <w:r w:rsidRPr="009404BB">
        <w:rPr>
          <w:spacing w:val="-1"/>
        </w:rPr>
        <w:t xml:space="preserve"> </w:t>
      </w:r>
      <w:r w:rsidRPr="009404BB">
        <w:t>pada</w:t>
      </w:r>
      <w:r w:rsidRPr="009404BB">
        <w:rPr>
          <w:spacing w:val="-2"/>
        </w:rPr>
        <w:t xml:space="preserve"> </w:t>
      </w:r>
      <w:r w:rsidRPr="009404BB">
        <w:t>pencarian</w:t>
      </w:r>
      <w:r w:rsidRPr="009404BB">
        <w:rPr>
          <w:spacing w:val="-1"/>
        </w:rPr>
        <w:t xml:space="preserve"> </w:t>
      </w:r>
      <w:r w:rsidRPr="009404BB">
        <w:t>jawaban,</w:t>
      </w:r>
      <w:r w:rsidRPr="009404BB">
        <w:rPr>
          <w:spacing w:val="-1"/>
        </w:rPr>
        <w:t xml:space="preserve"> </w:t>
      </w:r>
      <w:r w:rsidRPr="009404BB">
        <w:t>di</w:t>
      </w:r>
      <w:r w:rsidRPr="009404BB">
        <w:rPr>
          <w:spacing w:val="-2"/>
        </w:rPr>
        <w:t xml:space="preserve"> </w:t>
      </w:r>
      <w:r w:rsidRPr="009404BB">
        <w:t>mana</w:t>
      </w:r>
      <w:r w:rsidRPr="009404BB">
        <w:rPr>
          <w:spacing w:val="-2"/>
        </w:rPr>
        <w:t xml:space="preserve"> </w:t>
      </w:r>
      <w:r w:rsidRPr="009404BB">
        <w:t>sistem akan</w:t>
      </w:r>
      <w:r w:rsidRPr="009404BB">
        <w:rPr>
          <w:spacing w:val="-1"/>
        </w:rPr>
        <w:t xml:space="preserve"> </w:t>
      </w:r>
      <w:r w:rsidRPr="009404BB">
        <w:t xml:space="preserve">diuji </w:t>
      </w:r>
      <w:r w:rsidRPr="009404BB">
        <w:rPr>
          <w:spacing w:val="-2"/>
        </w:rPr>
        <w:t xml:space="preserve">kemampuannya dalam mencari jawaban dengan menggunakan perhitungan </w:t>
      </w:r>
      <w:proofErr w:type="spellStart"/>
      <w:r w:rsidRPr="009404BB">
        <w:rPr>
          <w:spacing w:val="-2"/>
        </w:rPr>
        <w:t>cosine</w:t>
      </w:r>
      <w:proofErr w:type="spellEnd"/>
      <w:r w:rsidRPr="009404BB">
        <w:rPr>
          <w:spacing w:val="-2"/>
        </w:rPr>
        <w:t xml:space="preserve"> </w:t>
      </w:r>
      <w:proofErr w:type="spellStart"/>
      <w:r w:rsidRPr="009404BB">
        <w:t>similarity</w:t>
      </w:r>
      <w:proofErr w:type="spellEnd"/>
      <w:r w:rsidRPr="009404BB">
        <w:t xml:space="preserve">. Keberhasilan sistem akan tercermin pada hasil eksperimen, jika kata kunci dengan nilai </w:t>
      </w:r>
      <w:proofErr w:type="spellStart"/>
      <w:r w:rsidRPr="009404BB">
        <w:t>cosine</w:t>
      </w:r>
      <w:proofErr w:type="spellEnd"/>
      <w:r w:rsidRPr="009404BB">
        <w:t xml:space="preserve"> </w:t>
      </w:r>
      <w:proofErr w:type="spellStart"/>
      <w:r w:rsidRPr="009404BB">
        <w:t>similarity</w:t>
      </w:r>
      <w:proofErr w:type="spellEnd"/>
      <w:r w:rsidRPr="009404BB">
        <w:t xml:space="preserve"> tertinggi yang dihasilkan memiliki jawaban yang</w:t>
      </w:r>
      <w:r w:rsidRPr="009404BB">
        <w:rPr>
          <w:spacing w:val="-11"/>
        </w:rPr>
        <w:t xml:space="preserve"> </w:t>
      </w:r>
      <w:r w:rsidRPr="009404BB">
        <w:t>sesuai</w:t>
      </w:r>
      <w:r w:rsidRPr="009404BB">
        <w:rPr>
          <w:spacing w:val="-11"/>
        </w:rPr>
        <w:t xml:space="preserve"> </w:t>
      </w:r>
      <w:r w:rsidRPr="009404BB">
        <w:t>dengan</w:t>
      </w:r>
      <w:r w:rsidRPr="009404BB">
        <w:rPr>
          <w:spacing w:val="-11"/>
        </w:rPr>
        <w:t xml:space="preserve"> </w:t>
      </w:r>
      <w:r w:rsidRPr="009404BB">
        <w:t>pertanyaan</w:t>
      </w:r>
      <w:r w:rsidRPr="009404BB">
        <w:rPr>
          <w:spacing w:val="-10"/>
        </w:rPr>
        <w:t xml:space="preserve"> </w:t>
      </w:r>
      <w:r w:rsidRPr="009404BB">
        <w:t>pengguna,</w:t>
      </w:r>
      <w:r w:rsidRPr="009404BB">
        <w:rPr>
          <w:spacing w:val="-10"/>
        </w:rPr>
        <w:t xml:space="preserve"> </w:t>
      </w:r>
      <w:r w:rsidRPr="009404BB">
        <w:t>maka</w:t>
      </w:r>
      <w:r w:rsidRPr="009404BB">
        <w:rPr>
          <w:spacing w:val="-11"/>
        </w:rPr>
        <w:t xml:space="preserve"> </w:t>
      </w:r>
      <w:r w:rsidRPr="009404BB">
        <w:t>sistem</w:t>
      </w:r>
      <w:r w:rsidRPr="009404BB">
        <w:rPr>
          <w:spacing w:val="-10"/>
        </w:rPr>
        <w:t xml:space="preserve"> </w:t>
      </w:r>
      <w:r w:rsidRPr="009404BB">
        <w:t>dapat</w:t>
      </w:r>
      <w:r w:rsidRPr="009404BB">
        <w:rPr>
          <w:spacing w:val="-11"/>
        </w:rPr>
        <w:t xml:space="preserve"> </w:t>
      </w:r>
      <w:r w:rsidRPr="009404BB">
        <w:t>dinyatakan</w:t>
      </w:r>
      <w:r w:rsidRPr="009404BB">
        <w:rPr>
          <w:spacing w:val="-10"/>
        </w:rPr>
        <w:t xml:space="preserve"> </w:t>
      </w:r>
      <w:r w:rsidRPr="009404BB">
        <w:rPr>
          <w:spacing w:val="-2"/>
        </w:rPr>
        <w:t>berhasil.</w:t>
      </w:r>
    </w:p>
    <w:p w14:paraId="75994B33" w14:textId="77777777" w:rsidR="000D7904" w:rsidRPr="009404BB" w:rsidRDefault="000D7904" w:rsidP="00A50BC5">
      <w:pPr>
        <w:pStyle w:val="BodyText"/>
        <w:ind w:right="461"/>
      </w:pPr>
    </w:p>
    <w:p w14:paraId="14E6CC94" w14:textId="77777777" w:rsidR="000D7904" w:rsidRPr="009404BB" w:rsidRDefault="000D7904" w:rsidP="00A50BC5">
      <w:pPr>
        <w:pStyle w:val="Heading4"/>
        <w:numPr>
          <w:ilvl w:val="1"/>
          <w:numId w:val="7"/>
        </w:numPr>
        <w:tabs>
          <w:tab w:val="left" w:pos="536"/>
        </w:tabs>
        <w:ind w:left="536" w:right="461" w:hanging="352"/>
        <w:rPr>
          <w:rFonts w:ascii="Times New Roman" w:hAnsi="Times New Roman" w:cs="Times New Roman"/>
          <w:b/>
          <w:bCs/>
          <w:i w:val="0"/>
          <w:color w:val="000000" w:themeColor="text1"/>
          <w:sz w:val="20"/>
          <w:szCs w:val="20"/>
        </w:rPr>
      </w:pPr>
      <w:bookmarkStart w:id="113" w:name="_bookmark53"/>
      <w:bookmarkEnd w:id="113"/>
      <w:r w:rsidRPr="009404BB">
        <w:rPr>
          <w:rFonts w:ascii="Times New Roman" w:hAnsi="Times New Roman" w:cs="Times New Roman"/>
          <w:b/>
          <w:bCs/>
          <w:i w:val="0"/>
          <w:color w:val="000000" w:themeColor="text1"/>
          <w:spacing w:val="-2"/>
          <w:sz w:val="20"/>
          <w:szCs w:val="20"/>
        </w:rPr>
        <w:t>KARAKTERISTIK</w:t>
      </w:r>
      <w:r w:rsidRPr="009404BB">
        <w:rPr>
          <w:rFonts w:ascii="Times New Roman" w:hAnsi="Times New Roman" w:cs="Times New Roman"/>
          <w:b/>
          <w:bCs/>
          <w:i w:val="0"/>
          <w:color w:val="000000" w:themeColor="text1"/>
          <w:spacing w:val="7"/>
          <w:sz w:val="20"/>
          <w:szCs w:val="20"/>
        </w:rPr>
        <w:t xml:space="preserve"> </w:t>
      </w:r>
      <w:r w:rsidRPr="009404BB">
        <w:rPr>
          <w:rFonts w:ascii="Times New Roman" w:hAnsi="Times New Roman" w:cs="Times New Roman"/>
          <w:b/>
          <w:bCs/>
          <w:i w:val="0"/>
          <w:color w:val="000000" w:themeColor="text1"/>
          <w:spacing w:val="-4"/>
          <w:sz w:val="20"/>
          <w:szCs w:val="20"/>
        </w:rPr>
        <w:t>DATA</w:t>
      </w:r>
    </w:p>
    <w:p w14:paraId="754316B7" w14:textId="084A8BA2" w:rsidR="000D7904" w:rsidRPr="009404BB" w:rsidRDefault="000D7904" w:rsidP="00A50BC5">
      <w:pPr>
        <w:pStyle w:val="BodyText"/>
        <w:spacing w:before="1" w:line="276" w:lineRule="auto"/>
        <w:ind w:left="167" w:right="461" w:firstLine="427"/>
        <w:jc w:val="both"/>
      </w:pPr>
      <w:r w:rsidRPr="009404BB">
        <w:t>Data masukan yang digunakan dalam eksperimen ini berasal dari</w:t>
      </w:r>
      <w:r w:rsidR="002B7999" w:rsidRPr="009404BB">
        <w:t xml:space="preserve"> </w:t>
      </w:r>
      <w:proofErr w:type="spellStart"/>
      <w:r w:rsidRPr="009404BB">
        <w:t>input</w:t>
      </w:r>
      <w:proofErr w:type="spellEnd"/>
      <w:r w:rsidRPr="009404BB">
        <w:t xml:space="preserve"> pengguna berupa pertanyaan teks yang dimasukkan</w:t>
      </w:r>
      <w:r w:rsidR="002B7999" w:rsidRPr="009404BB">
        <w:t xml:space="preserve"> pada </w:t>
      </w:r>
      <w:proofErr w:type="spellStart"/>
      <w:r w:rsidR="002B7999" w:rsidRPr="009404BB">
        <w:t>google</w:t>
      </w:r>
      <w:proofErr w:type="spellEnd"/>
      <w:r w:rsidR="002B7999" w:rsidRPr="009404BB">
        <w:t xml:space="preserve"> </w:t>
      </w:r>
      <w:proofErr w:type="spellStart"/>
      <w:r w:rsidR="002B7999" w:rsidRPr="009404BB">
        <w:t>colab</w:t>
      </w:r>
      <w:proofErr w:type="spellEnd"/>
      <w:r w:rsidR="002B7999" w:rsidRPr="009404BB">
        <w:t xml:space="preserve"> bagian interaksi pengguna</w:t>
      </w:r>
      <w:r w:rsidRPr="009404BB">
        <w:t xml:space="preserve">. Data keluaran dari hasil eksperimen meliputi keluaran dari </w:t>
      </w:r>
      <w:proofErr w:type="spellStart"/>
      <w:r w:rsidRPr="009404BB">
        <w:t>prapemrosesan</w:t>
      </w:r>
      <w:proofErr w:type="spellEnd"/>
      <w:r w:rsidRPr="009404BB">
        <w:t xml:space="preserve"> teks dan perhitungan jawaban. Hasil uji coba </w:t>
      </w:r>
      <w:proofErr w:type="spellStart"/>
      <w:r w:rsidRPr="009404BB">
        <w:t>prapemrosesan</w:t>
      </w:r>
      <w:proofErr w:type="spellEnd"/>
      <w:r w:rsidRPr="009404BB">
        <w:t xml:space="preserve"> teks berupa kumpulan kata kunci, sedangkan hasil uji coba pencarian jawaban berupa respons yang diambil dari</w:t>
      </w:r>
      <w:r w:rsidRPr="009404BB">
        <w:rPr>
          <w:spacing w:val="-2"/>
        </w:rPr>
        <w:t xml:space="preserve"> </w:t>
      </w:r>
      <w:r w:rsidRPr="009404BB">
        <w:t>basis</w:t>
      </w:r>
      <w:r w:rsidRPr="009404BB">
        <w:rPr>
          <w:spacing w:val="-3"/>
        </w:rPr>
        <w:t xml:space="preserve"> </w:t>
      </w:r>
      <w:r w:rsidRPr="009404BB">
        <w:t>data</w:t>
      </w:r>
      <w:r w:rsidRPr="009404BB">
        <w:rPr>
          <w:spacing w:val="-1"/>
        </w:rPr>
        <w:t xml:space="preserve"> </w:t>
      </w:r>
      <w:r w:rsidRPr="009404BB">
        <w:t>dalam</w:t>
      </w:r>
      <w:r w:rsidRPr="009404BB">
        <w:rPr>
          <w:spacing w:val="-3"/>
        </w:rPr>
        <w:t xml:space="preserve"> </w:t>
      </w:r>
      <w:r w:rsidRPr="009404BB">
        <w:t>bentuk</w:t>
      </w:r>
      <w:r w:rsidRPr="009404BB">
        <w:rPr>
          <w:spacing w:val="-1"/>
        </w:rPr>
        <w:t xml:space="preserve"> </w:t>
      </w:r>
      <w:r w:rsidRPr="009404BB">
        <w:t>teks,</w:t>
      </w:r>
      <w:r w:rsidRPr="009404BB">
        <w:rPr>
          <w:spacing w:val="-2"/>
        </w:rPr>
        <w:t xml:space="preserve"> </w:t>
      </w:r>
      <w:r w:rsidRPr="009404BB">
        <w:t>yang</w:t>
      </w:r>
      <w:r w:rsidRPr="009404BB">
        <w:rPr>
          <w:spacing w:val="-3"/>
        </w:rPr>
        <w:t xml:space="preserve"> </w:t>
      </w:r>
      <w:r w:rsidRPr="009404BB">
        <w:t>kemudian</w:t>
      </w:r>
      <w:r w:rsidRPr="009404BB">
        <w:rPr>
          <w:spacing w:val="-3"/>
        </w:rPr>
        <w:t xml:space="preserve"> </w:t>
      </w:r>
      <w:r w:rsidRPr="009404BB">
        <w:t>disampaikan</w:t>
      </w:r>
      <w:r w:rsidRPr="009404BB">
        <w:rPr>
          <w:spacing w:val="-1"/>
        </w:rPr>
        <w:t xml:space="preserve"> </w:t>
      </w:r>
      <w:r w:rsidRPr="009404BB">
        <w:t>kepada</w:t>
      </w:r>
      <w:r w:rsidRPr="009404BB">
        <w:rPr>
          <w:spacing w:val="-4"/>
        </w:rPr>
        <w:t xml:space="preserve"> </w:t>
      </w:r>
      <w:r w:rsidRPr="009404BB">
        <w:t>pengguna</w:t>
      </w:r>
      <w:r w:rsidR="0009639D">
        <w:t>.</w:t>
      </w:r>
    </w:p>
    <w:p w14:paraId="29CB593A" w14:textId="77777777" w:rsidR="000D7904" w:rsidRPr="009404BB" w:rsidRDefault="000D7904" w:rsidP="00A50BC5">
      <w:pPr>
        <w:pStyle w:val="BodyText"/>
        <w:spacing w:before="4"/>
        <w:ind w:right="461"/>
      </w:pPr>
    </w:p>
    <w:p w14:paraId="792ACB87" w14:textId="77777777" w:rsidR="000D7904" w:rsidRPr="009404BB" w:rsidRDefault="000D7904" w:rsidP="00A50BC5">
      <w:pPr>
        <w:pStyle w:val="Heading4"/>
        <w:numPr>
          <w:ilvl w:val="1"/>
          <w:numId w:val="7"/>
        </w:numPr>
        <w:tabs>
          <w:tab w:val="left" w:pos="519"/>
        </w:tabs>
        <w:ind w:left="519" w:right="461" w:hanging="352"/>
        <w:rPr>
          <w:rFonts w:ascii="Times New Roman" w:hAnsi="Times New Roman" w:cs="Times New Roman"/>
          <w:b/>
          <w:bCs/>
          <w:i w:val="0"/>
          <w:color w:val="000000" w:themeColor="text1"/>
          <w:sz w:val="20"/>
          <w:szCs w:val="20"/>
        </w:rPr>
      </w:pPr>
      <w:bookmarkStart w:id="114" w:name="_bookmark54"/>
      <w:bookmarkEnd w:id="114"/>
      <w:r w:rsidRPr="009404BB">
        <w:rPr>
          <w:rFonts w:ascii="Times New Roman" w:hAnsi="Times New Roman" w:cs="Times New Roman"/>
          <w:b/>
          <w:bCs/>
          <w:i w:val="0"/>
          <w:color w:val="000000" w:themeColor="text1"/>
          <w:sz w:val="20"/>
          <w:szCs w:val="20"/>
        </w:rPr>
        <w:t>TEMPAT</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79CEE27D" w14:textId="40FEB3DF" w:rsidR="000D7904" w:rsidRPr="009404BB" w:rsidRDefault="000D7904" w:rsidP="00A50BC5">
      <w:pPr>
        <w:pStyle w:val="BodyText"/>
        <w:spacing w:before="1"/>
        <w:ind w:left="309" w:right="461" w:firstLine="424"/>
      </w:pPr>
      <w:r w:rsidRPr="009404BB">
        <w:t>Uji</w:t>
      </w:r>
      <w:r w:rsidRPr="009404BB">
        <w:rPr>
          <w:spacing w:val="80"/>
        </w:rPr>
        <w:t xml:space="preserve"> </w:t>
      </w:r>
      <w:r w:rsidRPr="009404BB">
        <w:t>coba</w:t>
      </w:r>
      <w:r w:rsidR="00D42B89" w:rsidRPr="009404BB">
        <w:rPr>
          <w:spacing w:val="80"/>
        </w:rPr>
        <w:t xml:space="preserve"> </w:t>
      </w:r>
      <w:r w:rsidRPr="009404BB">
        <w:t>dilaksanakan</w:t>
      </w:r>
      <w:r w:rsidR="00D42B89" w:rsidRPr="009404BB">
        <w:t xml:space="preserve"> di rumah dan di Laboratorium </w:t>
      </w:r>
      <w:proofErr w:type="spellStart"/>
      <w:r w:rsidR="00D42B89" w:rsidRPr="009404BB">
        <w:t>Knowladge</w:t>
      </w:r>
      <w:proofErr w:type="spellEnd"/>
      <w:r w:rsidR="00D42B89" w:rsidRPr="009404BB">
        <w:t xml:space="preserve"> Engineering PENS</w:t>
      </w:r>
      <w:r w:rsidR="00B57624" w:rsidRPr="009404BB">
        <w:t xml:space="preserve"> menggunakan </w:t>
      </w:r>
      <w:proofErr w:type="spellStart"/>
      <w:r w:rsidR="00D42B89" w:rsidRPr="009404BB">
        <w:t>tools</w:t>
      </w:r>
      <w:proofErr w:type="spellEnd"/>
      <w:r w:rsidR="00D42B89" w:rsidRPr="009404BB">
        <w:t xml:space="preserve"> </w:t>
      </w:r>
      <w:proofErr w:type="spellStart"/>
      <w:r w:rsidR="00B57624" w:rsidRPr="009404BB">
        <w:t>google</w:t>
      </w:r>
      <w:proofErr w:type="spellEnd"/>
      <w:r w:rsidR="00B57624" w:rsidRPr="009404BB">
        <w:t xml:space="preserve"> </w:t>
      </w:r>
      <w:proofErr w:type="spellStart"/>
      <w:r w:rsidR="00B57624" w:rsidRPr="009404BB">
        <w:t>colab</w:t>
      </w:r>
      <w:proofErr w:type="spellEnd"/>
      <w:r w:rsidRPr="009404BB">
        <w:t>.</w:t>
      </w:r>
    </w:p>
    <w:p w14:paraId="22857025" w14:textId="77777777" w:rsidR="000D7904" w:rsidRPr="009404BB" w:rsidRDefault="000D7904" w:rsidP="00A50BC5">
      <w:pPr>
        <w:pStyle w:val="BodyText"/>
        <w:ind w:right="461"/>
      </w:pPr>
    </w:p>
    <w:p w14:paraId="59C04EBA" w14:textId="77777777" w:rsidR="002C01CC" w:rsidRPr="009404BB" w:rsidRDefault="002C01CC" w:rsidP="002C01CC">
      <w:pPr>
        <w:pStyle w:val="Heading4"/>
        <w:numPr>
          <w:ilvl w:val="1"/>
          <w:numId w:val="7"/>
        </w:numPr>
        <w:tabs>
          <w:tab w:val="left" w:pos="536"/>
        </w:tabs>
        <w:spacing w:before="70" w:line="227"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z w:val="20"/>
          <w:szCs w:val="20"/>
        </w:rPr>
        <w:t>WAKTU</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419913D5" w14:textId="77777777" w:rsidR="002C01CC" w:rsidRPr="009404BB" w:rsidRDefault="002C01CC" w:rsidP="002C01CC">
      <w:pPr>
        <w:pStyle w:val="BodyText"/>
        <w:spacing w:before="2" w:line="232" w:lineRule="auto"/>
        <w:ind w:left="309" w:right="461" w:firstLine="441"/>
        <w:jc w:val="both"/>
      </w:pPr>
      <w:r w:rsidRPr="009404BB">
        <w:t>Uji coba dilaksanakan mulai dari bulan November 2024 sampai dengan Januari 2025.</w:t>
      </w:r>
    </w:p>
    <w:p w14:paraId="289A9930" w14:textId="77777777" w:rsidR="002C01CC" w:rsidRPr="009404BB" w:rsidRDefault="002C01CC" w:rsidP="002C01CC">
      <w:pPr>
        <w:pStyle w:val="Heading4"/>
        <w:numPr>
          <w:ilvl w:val="1"/>
          <w:numId w:val="7"/>
        </w:numPr>
        <w:tabs>
          <w:tab w:val="left" w:pos="485"/>
        </w:tabs>
        <w:spacing w:before="228"/>
        <w:ind w:left="485" w:right="461" w:hanging="301"/>
        <w:rPr>
          <w:rFonts w:ascii="Times New Roman" w:hAnsi="Times New Roman" w:cs="Times New Roman"/>
          <w:b/>
          <w:bCs/>
          <w:i w:val="0"/>
          <w:color w:val="000000" w:themeColor="text1"/>
          <w:sz w:val="20"/>
          <w:szCs w:val="20"/>
        </w:rPr>
      </w:pPr>
      <w:bookmarkStart w:id="115" w:name="_bookmark56"/>
      <w:bookmarkEnd w:id="115"/>
      <w:r w:rsidRPr="009404BB">
        <w:rPr>
          <w:rFonts w:ascii="Times New Roman" w:hAnsi="Times New Roman" w:cs="Times New Roman"/>
          <w:b/>
          <w:bCs/>
          <w:i w:val="0"/>
          <w:color w:val="000000" w:themeColor="text1"/>
          <w:sz w:val="20"/>
          <w:szCs w:val="20"/>
        </w:rPr>
        <w:t>SPESIFIKASI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PERALATAN</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pacing w:val="-4"/>
          <w:sz w:val="20"/>
          <w:szCs w:val="20"/>
        </w:rPr>
        <w:t>COBA</w:t>
      </w:r>
    </w:p>
    <w:p w14:paraId="5572250E" w14:textId="2EDB78CE" w:rsidR="002C01CC" w:rsidRPr="009404BB" w:rsidRDefault="002C01CC" w:rsidP="0009639D">
      <w:pPr>
        <w:pStyle w:val="BodyText"/>
        <w:ind w:left="309" w:right="461" w:firstLine="424"/>
        <w:jc w:val="both"/>
      </w:pPr>
      <w:r w:rsidRPr="009404BB">
        <w:t xml:space="preserve">Proses pembuatan, implementasi, dan kompilasi aplikasi dilakukan pada PC (Personal </w:t>
      </w:r>
      <w:proofErr w:type="spellStart"/>
      <w:r w:rsidRPr="009404BB">
        <w:t>Computer</w:t>
      </w:r>
      <w:proofErr w:type="spellEnd"/>
      <w:r w:rsidRPr="009404BB">
        <w:t xml:space="preserve">). Spesifikasi PC yang digunakan serta perangkat </w:t>
      </w:r>
      <w:proofErr w:type="spellStart"/>
      <w:r w:rsidRPr="009404BB">
        <w:t>software</w:t>
      </w:r>
      <w:proofErr w:type="spellEnd"/>
      <w:r w:rsidRPr="009404BB">
        <w:t xml:space="preserve"> ditunjukkan pada tabel berikut:</w:t>
      </w:r>
    </w:p>
    <w:p w14:paraId="17045D09" w14:textId="6DF90A05" w:rsidR="002C01CC" w:rsidRPr="009404BB" w:rsidRDefault="002C01CC" w:rsidP="002C01CC">
      <w:pPr>
        <w:pStyle w:val="Caption"/>
        <w:jc w:val="center"/>
        <w:rPr>
          <w:b/>
          <w:bCs/>
          <w:i w:val="0"/>
          <w:iCs w:val="0"/>
          <w:color w:val="000000" w:themeColor="text1"/>
          <w:sz w:val="20"/>
          <w:szCs w:val="20"/>
        </w:rPr>
      </w:pPr>
      <w:bookmarkStart w:id="116" w:name="_Toc189215656"/>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Informasi</w:t>
      </w:r>
      <w:proofErr w:type="spellEnd"/>
      <w:r w:rsidRPr="009404BB">
        <w:rPr>
          <w:b/>
          <w:bCs/>
          <w:i w:val="0"/>
          <w:iCs w:val="0"/>
          <w:color w:val="000000" w:themeColor="text1"/>
          <w:sz w:val="20"/>
          <w:szCs w:val="20"/>
        </w:rPr>
        <w:t xml:space="preserve"> Hardware</w:t>
      </w:r>
      <w:bookmarkEnd w:id="116"/>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3659"/>
      </w:tblGrid>
      <w:tr w:rsidR="002C01CC" w:rsidRPr="009404BB" w14:paraId="003E8494" w14:textId="77777777" w:rsidTr="002C01CC">
        <w:trPr>
          <w:trHeight w:val="457"/>
        </w:trPr>
        <w:tc>
          <w:tcPr>
            <w:tcW w:w="1697" w:type="dxa"/>
          </w:tcPr>
          <w:p w14:paraId="1D71D8AB" w14:textId="77777777" w:rsidR="002C01CC" w:rsidRPr="009404BB" w:rsidRDefault="002C01CC" w:rsidP="008073D5">
            <w:pPr>
              <w:pStyle w:val="TableParagraph"/>
              <w:spacing w:line="228" w:lineRule="exact"/>
              <w:ind w:left="107" w:right="461"/>
              <w:rPr>
                <w:sz w:val="20"/>
                <w:szCs w:val="20"/>
              </w:rPr>
            </w:pPr>
            <w:r w:rsidRPr="009404BB">
              <w:rPr>
                <w:spacing w:val="-5"/>
                <w:sz w:val="20"/>
                <w:szCs w:val="20"/>
              </w:rPr>
              <w:t>CPU</w:t>
            </w:r>
          </w:p>
        </w:tc>
        <w:tc>
          <w:tcPr>
            <w:tcW w:w="3659" w:type="dxa"/>
          </w:tcPr>
          <w:p w14:paraId="3391ED04" w14:textId="77777777" w:rsidR="002C01CC" w:rsidRPr="009404BB" w:rsidRDefault="002C01CC" w:rsidP="008073D5">
            <w:pPr>
              <w:pStyle w:val="TableParagraph"/>
              <w:spacing w:line="210" w:lineRule="exact"/>
              <w:ind w:left="105" w:right="461"/>
              <w:rPr>
                <w:color w:val="000000" w:themeColor="text1"/>
                <w:sz w:val="20"/>
                <w:szCs w:val="20"/>
              </w:rPr>
            </w:pPr>
            <w:r w:rsidRPr="009404BB">
              <w:rPr>
                <w:rFonts w:eastAsia="SimSun"/>
                <w:color w:val="000000" w:themeColor="text1"/>
                <w:sz w:val="20"/>
                <w:szCs w:val="20"/>
                <w:lang w:val="en-US"/>
              </w:rPr>
              <w:t>2,3 GHz Dual-Core Intel Core i5</w:t>
            </w:r>
          </w:p>
        </w:tc>
      </w:tr>
      <w:tr w:rsidR="002C01CC" w:rsidRPr="009404BB" w14:paraId="071D5A92" w14:textId="77777777" w:rsidTr="002C01CC">
        <w:trPr>
          <w:trHeight w:val="230"/>
        </w:trPr>
        <w:tc>
          <w:tcPr>
            <w:tcW w:w="1697" w:type="dxa"/>
          </w:tcPr>
          <w:p w14:paraId="7970D83C"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OS</w:t>
            </w:r>
          </w:p>
        </w:tc>
        <w:tc>
          <w:tcPr>
            <w:tcW w:w="3659" w:type="dxa"/>
          </w:tcPr>
          <w:p w14:paraId="79247805" w14:textId="77777777" w:rsidR="002C01CC" w:rsidRPr="009404BB" w:rsidRDefault="002C01CC" w:rsidP="008073D5">
            <w:pPr>
              <w:pStyle w:val="TableParagraph"/>
              <w:spacing w:line="210" w:lineRule="exact"/>
              <w:ind w:left="105" w:right="461"/>
              <w:rPr>
                <w:sz w:val="20"/>
                <w:szCs w:val="20"/>
              </w:rPr>
            </w:pPr>
            <w:r w:rsidRPr="009404BB">
              <w:rPr>
                <w:sz w:val="20"/>
                <w:szCs w:val="20"/>
              </w:rPr>
              <w:t>OS Ventura</w:t>
            </w:r>
          </w:p>
        </w:tc>
      </w:tr>
      <w:tr w:rsidR="002C01CC" w:rsidRPr="009404BB" w14:paraId="0D0BEC7C" w14:textId="77777777" w:rsidTr="002C01CC">
        <w:trPr>
          <w:trHeight w:val="230"/>
        </w:trPr>
        <w:tc>
          <w:tcPr>
            <w:tcW w:w="1697" w:type="dxa"/>
          </w:tcPr>
          <w:p w14:paraId="0C28452B"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RAM</w:t>
            </w:r>
          </w:p>
        </w:tc>
        <w:tc>
          <w:tcPr>
            <w:tcW w:w="3659" w:type="dxa"/>
          </w:tcPr>
          <w:p w14:paraId="7FF249F3" w14:textId="77777777" w:rsidR="002C01CC" w:rsidRPr="009404BB" w:rsidRDefault="002C01CC" w:rsidP="008073D5">
            <w:pPr>
              <w:pStyle w:val="TableParagraph"/>
              <w:spacing w:line="210" w:lineRule="exact"/>
              <w:ind w:left="105" w:right="461"/>
              <w:rPr>
                <w:sz w:val="20"/>
                <w:szCs w:val="20"/>
              </w:rPr>
            </w:pPr>
            <w:r w:rsidRPr="009404BB">
              <w:rPr>
                <w:sz w:val="20"/>
                <w:szCs w:val="20"/>
              </w:rPr>
              <w:t xml:space="preserve">8 </w:t>
            </w:r>
            <w:r w:rsidRPr="009404BB">
              <w:rPr>
                <w:spacing w:val="-5"/>
                <w:sz w:val="20"/>
                <w:szCs w:val="20"/>
              </w:rPr>
              <w:t>GB</w:t>
            </w:r>
          </w:p>
        </w:tc>
      </w:tr>
    </w:tbl>
    <w:p w14:paraId="1D7C189B" w14:textId="77777777" w:rsidR="002C01CC" w:rsidRPr="009404BB" w:rsidRDefault="002C01CC" w:rsidP="002C01CC">
      <w:pPr>
        <w:pStyle w:val="BodyText"/>
        <w:spacing w:before="23"/>
        <w:ind w:right="461"/>
      </w:pPr>
    </w:p>
    <w:p w14:paraId="3CC8B7B1" w14:textId="59279178" w:rsidR="002C01CC" w:rsidRPr="009404BB" w:rsidRDefault="002C01CC" w:rsidP="002C01CC">
      <w:pPr>
        <w:pStyle w:val="Caption"/>
        <w:jc w:val="center"/>
        <w:rPr>
          <w:b/>
          <w:bCs/>
          <w:i w:val="0"/>
          <w:iCs w:val="0"/>
          <w:sz w:val="20"/>
          <w:szCs w:val="20"/>
        </w:rPr>
      </w:pPr>
      <w:bookmarkStart w:id="117" w:name="_Toc189215657"/>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Informasi</w:t>
      </w:r>
      <w:proofErr w:type="spellEnd"/>
      <w:r w:rsidRPr="009404BB">
        <w:rPr>
          <w:b/>
          <w:bCs/>
          <w:i w:val="0"/>
          <w:iCs w:val="0"/>
          <w:color w:val="000000" w:themeColor="text1"/>
          <w:sz w:val="20"/>
          <w:szCs w:val="20"/>
        </w:rPr>
        <w:t xml:space="preserve"> Software</w:t>
      </w:r>
      <w:bookmarkEnd w:id="117"/>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3650"/>
      </w:tblGrid>
      <w:tr w:rsidR="002C01CC" w:rsidRPr="009404BB" w14:paraId="6C8760FC" w14:textId="77777777" w:rsidTr="002C01CC">
        <w:trPr>
          <w:trHeight w:val="229"/>
        </w:trPr>
        <w:tc>
          <w:tcPr>
            <w:tcW w:w="1702" w:type="dxa"/>
          </w:tcPr>
          <w:p w14:paraId="7B3BE2C7" w14:textId="77777777" w:rsidR="002C01CC" w:rsidRPr="009404BB" w:rsidRDefault="002C01CC" w:rsidP="008073D5">
            <w:pPr>
              <w:pStyle w:val="TableParagraph"/>
              <w:spacing w:line="210" w:lineRule="exact"/>
              <w:ind w:left="107" w:right="461"/>
              <w:rPr>
                <w:sz w:val="20"/>
                <w:szCs w:val="20"/>
              </w:rPr>
            </w:pPr>
            <w:proofErr w:type="spellStart"/>
            <w:r w:rsidRPr="009404BB">
              <w:rPr>
                <w:spacing w:val="-2"/>
                <w:sz w:val="20"/>
                <w:szCs w:val="20"/>
              </w:rPr>
              <w:t>Python</w:t>
            </w:r>
            <w:proofErr w:type="spellEnd"/>
          </w:p>
        </w:tc>
        <w:tc>
          <w:tcPr>
            <w:tcW w:w="3650" w:type="dxa"/>
          </w:tcPr>
          <w:p w14:paraId="4377F88F" w14:textId="77777777" w:rsidR="002C01CC" w:rsidRPr="009404BB" w:rsidRDefault="002C01CC" w:rsidP="008073D5">
            <w:pPr>
              <w:pStyle w:val="TableParagraph"/>
              <w:spacing w:line="210" w:lineRule="exact"/>
              <w:ind w:left="107" w:right="461"/>
              <w:rPr>
                <w:sz w:val="20"/>
                <w:szCs w:val="20"/>
              </w:rPr>
            </w:pPr>
            <w:r w:rsidRPr="009404BB">
              <w:rPr>
                <w:spacing w:val="-2"/>
                <w:sz w:val="20"/>
                <w:szCs w:val="20"/>
              </w:rPr>
              <w:t>3.11.0</w:t>
            </w:r>
          </w:p>
        </w:tc>
      </w:tr>
      <w:tr w:rsidR="002C01CC" w:rsidRPr="009404BB" w14:paraId="57F0AD88" w14:textId="77777777" w:rsidTr="002C01CC">
        <w:trPr>
          <w:trHeight w:val="230"/>
        </w:trPr>
        <w:tc>
          <w:tcPr>
            <w:tcW w:w="1702" w:type="dxa"/>
          </w:tcPr>
          <w:p w14:paraId="20A097FD" w14:textId="77777777" w:rsidR="002C01CC" w:rsidRPr="009404BB" w:rsidRDefault="002C01CC" w:rsidP="008073D5">
            <w:pPr>
              <w:pStyle w:val="TableParagraph"/>
              <w:spacing w:line="210" w:lineRule="exact"/>
              <w:ind w:left="107" w:right="461"/>
              <w:rPr>
                <w:sz w:val="20"/>
                <w:szCs w:val="20"/>
              </w:rPr>
            </w:pPr>
            <w:proofErr w:type="spellStart"/>
            <w:r w:rsidRPr="009404BB">
              <w:rPr>
                <w:sz w:val="20"/>
                <w:szCs w:val="20"/>
              </w:rPr>
              <w:t>Library</w:t>
            </w:r>
            <w:proofErr w:type="spellEnd"/>
          </w:p>
        </w:tc>
        <w:tc>
          <w:tcPr>
            <w:tcW w:w="3650" w:type="dxa"/>
          </w:tcPr>
          <w:p w14:paraId="4BF382E0" w14:textId="77777777" w:rsidR="002C01CC" w:rsidRPr="009404BB" w:rsidRDefault="002C01CC" w:rsidP="008073D5">
            <w:pPr>
              <w:pStyle w:val="TableParagraph"/>
              <w:spacing w:line="210" w:lineRule="exact"/>
              <w:ind w:left="107" w:right="461"/>
              <w:rPr>
                <w:sz w:val="20"/>
                <w:szCs w:val="20"/>
              </w:rPr>
            </w:pPr>
            <w:r w:rsidRPr="009404BB">
              <w:rPr>
                <w:sz w:val="20"/>
                <w:szCs w:val="20"/>
              </w:rPr>
              <w:t xml:space="preserve">NLTK, Sastrawi, </w:t>
            </w:r>
            <w:proofErr w:type="spellStart"/>
            <w:r w:rsidRPr="009404BB">
              <w:rPr>
                <w:sz w:val="20"/>
                <w:szCs w:val="20"/>
              </w:rPr>
              <w:t>Sklearn</w:t>
            </w:r>
            <w:proofErr w:type="spellEnd"/>
          </w:p>
        </w:tc>
      </w:tr>
      <w:tr w:rsidR="002C01CC" w:rsidRPr="009404BB" w14:paraId="3D5F342F" w14:textId="77777777" w:rsidTr="002C01CC">
        <w:trPr>
          <w:trHeight w:val="230"/>
        </w:trPr>
        <w:tc>
          <w:tcPr>
            <w:tcW w:w="1702" w:type="dxa"/>
          </w:tcPr>
          <w:p w14:paraId="473E124C" w14:textId="77777777" w:rsidR="002C01CC" w:rsidRPr="009404BB" w:rsidRDefault="002C01CC" w:rsidP="008073D5">
            <w:pPr>
              <w:pStyle w:val="TableParagraph"/>
              <w:spacing w:line="210" w:lineRule="exact"/>
              <w:ind w:left="107" w:right="461"/>
              <w:rPr>
                <w:sz w:val="20"/>
                <w:szCs w:val="20"/>
              </w:rPr>
            </w:pPr>
            <w:r w:rsidRPr="009404BB">
              <w:rPr>
                <w:sz w:val="20"/>
                <w:szCs w:val="20"/>
              </w:rPr>
              <w:t>Code</w:t>
            </w:r>
            <w:r w:rsidRPr="009404BB">
              <w:rPr>
                <w:spacing w:val="-2"/>
                <w:sz w:val="20"/>
                <w:szCs w:val="20"/>
              </w:rPr>
              <w:t xml:space="preserve"> editor</w:t>
            </w:r>
          </w:p>
        </w:tc>
        <w:tc>
          <w:tcPr>
            <w:tcW w:w="3650" w:type="dxa"/>
          </w:tcPr>
          <w:p w14:paraId="3350C9EC" w14:textId="77777777" w:rsidR="002C01CC" w:rsidRPr="009404BB" w:rsidRDefault="002C01CC" w:rsidP="008073D5">
            <w:pPr>
              <w:pStyle w:val="TableParagraph"/>
              <w:spacing w:line="210" w:lineRule="exact"/>
              <w:ind w:left="107" w:right="461"/>
              <w:rPr>
                <w:sz w:val="20"/>
                <w:szCs w:val="20"/>
              </w:rPr>
            </w:pPr>
            <w:r w:rsidRPr="009404BB">
              <w:rPr>
                <w:sz w:val="20"/>
                <w:szCs w:val="20"/>
              </w:rPr>
              <w:t xml:space="preserve">Google </w:t>
            </w:r>
            <w:proofErr w:type="spellStart"/>
            <w:r w:rsidRPr="009404BB">
              <w:rPr>
                <w:sz w:val="20"/>
                <w:szCs w:val="20"/>
              </w:rPr>
              <w:t>Colab</w:t>
            </w:r>
            <w:proofErr w:type="spellEnd"/>
          </w:p>
        </w:tc>
      </w:tr>
    </w:tbl>
    <w:p w14:paraId="10D3DDB5" w14:textId="2A907F2A" w:rsidR="002C01CC" w:rsidRPr="009404BB" w:rsidRDefault="002C01CC" w:rsidP="002C01CC">
      <w:pPr>
        <w:pStyle w:val="BodyText"/>
        <w:ind w:left="309" w:right="461" w:firstLine="424"/>
        <w:jc w:val="both"/>
        <w:sectPr w:rsidR="002C01CC" w:rsidRPr="009404BB" w:rsidSect="00920839">
          <w:footerReference w:type="default" r:id="rId16"/>
          <w:pgSz w:w="8400" w:h="11900"/>
          <w:pgMar w:top="1418" w:right="1134" w:bottom="1134" w:left="1418" w:header="0" w:footer="714" w:gutter="0"/>
          <w:cols w:space="720"/>
          <w:docGrid w:linePitch="326"/>
        </w:sectPr>
      </w:pPr>
    </w:p>
    <w:p w14:paraId="6CE03CBE" w14:textId="77777777" w:rsidR="000D7904" w:rsidRPr="009404BB" w:rsidRDefault="000D7904" w:rsidP="00A50BC5">
      <w:pPr>
        <w:pStyle w:val="BodyText"/>
        <w:spacing w:before="24"/>
        <w:ind w:right="461"/>
      </w:pPr>
      <w:bookmarkStart w:id="118" w:name="_bookmark55"/>
      <w:bookmarkEnd w:id="118"/>
    </w:p>
    <w:p w14:paraId="685DD2D6" w14:textId="575F44F8" w:rsidR="000D7904" w:rsidRPr="009404BB" w:rsidRDefault="000D7904" w:rsidP="00A50BC5">
      <w:pPr>
        <w:pStyle w:val="Heading4"/>
        <w:numPr>
          <w:ilvl w:val="1"/>
          <w:numId w:val="7"/>
        </w:numPr>
        <w:tabs>
          <w:tab w:val="left" w:pos="485"/>
        </w:tabs>
        <w:spacing w:before="1"/>
        <w:ind w:left="485" w:right="461" w:hanging="301"/>
        <w:rPr>
          <w:rFonts w:ascii="Times New Roman" w:hAnsi="Times New Roman" w:cs="Times New Roman"/>
          <w:b/>
          <w:bCs/>
          <w:i w:val="0"/>
          <w:color w:val="000000" w:themeColor="text1"/>
          <w:sz w:val="20"/>
          <w:szCs w:val="20"/>
        </w:rPr>
      </w:pPr>
      <w:bookmarkStart w:id="119" w:name="_bookmark57"/>
      <w:bookmarkEnd w:id="119"/>
      <w:r w:rsidRPr="009404BB">
        <w:rPr>
          <w:rFonts w:ascii="Times New Roman" w:hAnsi="Times New Roman" w:cs="Times New Roman"/>
          <w:b/>
          <w:bCs/>
          <w:i w:val="0"/>
          <w:color w:val="000000" w:themeColor="text1"/>
          <w:sz w:val="20"/>
          <w:szCs w:val="20"/>
        </w:rPr>
        <w:t>HASIL</w:t>
      </w:r>
      <w:r w:rsidRPr="009404BB">
        <w:rPr>
          <w:rFonts w:ascii="Times New Roman" w:hAnsi="Times New Roman" w:cs="Times New Roman"/>
          <w:b/>
          <w:bCs/>
          <w:i w:val="0"/>
          <w:color w:val="000000" w:themeColor="text1"/>
          <w:spacing w:val="-9"/>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726E42C4" w14:textId="77777777" w:rsidR="000D7904" w:rsidRPr="009404BB" w:rsidRDefault="000D7904" w:rsidP="00A50BC5">
      <w:pPr>
        <w:pStyle w:val="Heading5"/>
        <w:numPr>
          <w:ilvl w:val="2"/>
          <w:numId w:val="7"/>
        </w:numPr>
        <w:tabs>
          <w:tab w:val="left" w:pos="618"/>
        </w:tabs>
        <w:ind w:left="618" w:right="461" w:hanging="451"/>
        <w:jc w:val="both"/>
        <w:rPr>
          <w:rFonts w:ascii="Times New Roman" w:hAnsi="Times New Roman" w:cs="Times New Roman"/>
          <w:b/>
          <w:bCs/>
          <w:color w:val="000000" w:themeColor="text1"/>
          <w:sz w:val="20"/>
          <w:szCs w:val="20"/>
        </w:rPr>
      </w:pPr>
      <w:bookmarkStart w:id="120" w:name="_bookmark58"/>
      <w:bookmarkEnd w:id="120"/>
      <w:proofErr w:type="spellStart"/>
      <w:r w:rsidRPr="009404BB">
        <w:rPr>
          <w:rFonts w:ascii="Times New Roman" w:hAnsi="Times New Roman" w:cs="Times New Roman"/>
          <w:b/>
          <w:bCs/>
          <w:color w:val="000000" w:themeColor="text1"/>
          <w:sz w:val="20"/>
          <w:szCs w:val="20"/>
        </w:rPr>
        <w:t>Eksperimen</w:t>
      </w:r>
      <w:proofErr w:type="spellEnd"/>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Text</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2"/>
          <w:sz w:val="20"/>
          <w:szCs w:val="20"/>
        </w:rPr>
        <w:t>Preprocessing</w:t>
      </w:r>
    </w:p>
    <w:p w14:paraId="0B04500B" w14:textId="77777777" w:rsidR="000D7904" w:rsidRPr="009404BB" w:rsidRDefault="000D7904" w:rsidP="00A50BC5">
      <w:pPr>
        <w:pStyle w:val="BodyText"/>
        <w:spacing w:before="1"/>
        <w:ind w:left="167" w:right="461" w:firstLine="256"/>
        <w:jc w:val="both"/>
      </w:pPr>
      <w:r w:rsidRPr="009404BB">
        <w:t>Pengujian Pemrosesan Teks adalah pengujian yang dilakukan untuk mengetahui apakah masukan pengguna yang kemudian diolah menggunakan metode penambangan teks telah menghasilkan keluaran yang sesuai. Dari hasil pengujian Pemrosesan Teks tersebut terdapat beberapa tahapan, mulai dari pengujian</w:t>
      </w:r>
      <w:r w:rsidRPr="009404BB">
        <w:rPr>
          <w:spacing w:val="-2"/>
        </w:rPr>
        <w:t xml:space="preserve"> </w:t>
      </w:r>
      <w:r w:rsidRPr="009404BB">
        <w:t>pengubahan</w:t>
      </w:r>
      <w:r w:rsidRPr="009404BB">
        <w:rPr>
          <w:spacing w:val="-2"/>
        </w:rPr>
        <w:t xml:space="preserve"> </w:t>
      </w:r>
      <w:r w:rsidRPr="009404BB">
        <w:t>semua</w:t>
      </w:r>
      <w:r w:rsidRPr="009404BB">
        <w:rPr>
          <w:spacing w:val="-3"/>
        </w:rPr>
        <w:t xml:space="preserve"> </w:t>
      </w:r>
      <w:r w:rsidRPr="009404BB">
        <w:t>karakter</w:t>
      </w:r>
      <w:r w:rsidRPr="009404BB">
        <w:rPr>
          <w:spacing w:val="-2"/>
        </w:rPr>
        <w:t xml:space="preserve"> </w:t>
      </w:r>
      <w:r w:rsidRPr="009404BB">
        <w:t>alfabet</w:t>
      </w:r>
      <w:r w:rsidRPr="009404BB">
        <w:rPr>
          <w:spacing w:val="-3"/>
        </w:rPr>
        <w:t xml:space="preserve"> </w:t>
      </w:r>
      <w:r w:rsidRPr="009404BB">
        <w:t>menjadi</w:t>
      </w:r>
      <w:r w:rsidRPr="009404BB">
        <w:rPr>
          <w:spacing w:val="-4"/>
        </w:rPr>
        <w:t xml:space="preserve"> </w:t>
      </w:r>
      <w:r w:rsidRPr="009404BB">
        <w:t>huruf</w:t>
      </w:r>
      <w:r w:rsidRPr="009404BB">
        <w:rPr>
          <w:spacing w:val="-2"/>
        </w:rPr>
        <w:t xml:space="preserve"> </w:t>
      </w:r>
      <w:r w:rsidRPr="009404BB">
        <w:t>kecil</w:t>
      </w:r>
      <w:r w:rsidRPr="009404BB">
        <w:rPr>
          <w:spacing w:val="-1"/>
        </w:rPr>
        <w:t xml:space="preserve"> </w:t>
      </w:r>
      <w:r w:rsidRPr="009404BB">
        <w:t>(</w:t>
      </w:r>
      <w:proofErr w:type="spellStart"/>
      <w:r w:rsidRPr="009404BB">
        <w:t>case</w:t>
      </w:r>
      <w:proofErr w:type="spellEnd"/>
      <w:r w:rsidRPr="009404BB">
        <w:rPr>
          <w:spacing w:val="-3"/>
        </w:rPr>
        <w:t xml:space="preserve"> </w:t>
      </w:r>
      <w:proofErr w:type="spellStart"/>
      <w:r w:rsidRPr="009404BB">
        <w:t>folding</w:t>
      </w:r>
      <w:proofErr w:type="spellEnd"/>
      <w:r w:rsidRPr="009404BB">
        <w:t>), penghapusan tanda baca yang tidak sesuai (</w:t>
      </w:r>
      <w:proofErr w:type="spellStart"/>
      <w:r w:rsidRPr="009404BB">
        <w:t>remove</w:t>
      </w:r>
      <w:proofErr w:type="spellEnd"/>
      <w:r w:rsidRPr="009404BB">
        <w:t xml:space="preserve"> </w:t>
      </w:r>
      <w:proofErr w:type="spellStart"/>
      <w:r w:rsidRPr="009404BB">
        <w:t>punctuation</w:t>
      </w:r>
      <w:proofErr w:type="spellEnd"/>
      <w:r w:rsidRPr="009404BB">
        <w:t>), penghapusan spasi berlebih (</w:t>
      </w:r>
      <w:proofErr w:type="spellStart"/>
      <w:r w:rsidRPr="009404BB">
        <w:t>stripping</w:t>
      </w:r>
      <w:proofErr w:type="spellEnd"/>
      <w:r w:rsidRPr="009404BB">
        <w:t xml:space="preserve">), pemecahan teks menjadi </w:t>
      </w:r>
      <w:proofErr w:type="spellStart"/>
      <w:r w:rsidRPr="009404BB">
        <w:t>token</w:t>
      </w:r>
      <w:proofErr w:type="spellEnd"/>
      <w:r w:rsidRPr="009404BB">
        <w:t xml:space="preserve"> (</w:t>
      </w:r>
      <w:proofErr w:type="spellStart"/>
      <w:r w:rsidRPr="009404BB">
        <w:t>tokenizing</w:t>
      </w:r>
      <w:proofErr w:type="spellEnd"/>
      <w:r w:rsidRPr="009404BB">
        <w:t>), penyaringan</w:t>
      </w:r>
      <w:r w:rsidRPr="009404BB">
        <w:rPr>
          <w:spacing w:val="-11"/>
        </w:rPr>
        <w:t xml:space="preserve"> </w:t>
      </w:r>
      <w:r w:rsidRPr="009404BB">
        <w:t>kata-kata</w:t>
      </w:r>
      <w:r w:rsidRPr="009404BB">
        <w:rPr>
          <w:spacing w:val="-9"/>
        </w:rPr>
        <w:t xml:space="preserve"> </w:t>
      </w:r>
      <w:r w:rsidRPr="009404BB">
        <w:t>yang</w:t>
      </w:r>
      <w:r w:rsidRPr="009404BB">
        <w:rPr>
          <w:spacing w:val="-11"/>
        </w:rPr>
        <w:t xml:space="preserve"> </w:t>
      </w:r>
      <w:r w:rsidRPr="009404BB">
        <w:t>tidak</w:t>
      </w:r>
      <w:r w:rsidRPr="009404BB">
        <w:rPr>
          <w:spacing w:val="-8"/>
        </w:rPr>
        <w:t xml:space="preserve"> </w:t>
      </w:r>
      <w:r w:rsidRPr="009404BB">
        <w:t>dibutuhkan</w:t>
      </w:r>
      <w:r w:rsidRPr="009404BB">
        <w:rPr>
          <w:spacing w:val="-11"/>
        </w:rPr>
        <w:t xml:space="preserve"> </w:t>
      </w:r>
      <w:r w:rsidRPr="009404BB">
        <w:t>(</w:t>
      </w:r>
      <w:proofErr w:type="spellStart"/>
      <w:r w:rsidRPr="009404BB">
        <w:t>filtering</w:t>
      </w:r>
      <w:proofErr w:type="spellEnd"/>
      <w:r w:rsidRPr="009404BB">
        <w:t>),</w:t>
      </w:r>
      <w:r w:rsidRPr="009404BB">
        <w:rPr>
          <w:spacing w:val="-12"/>
        </w:rPr>
        <w:t xml:space="preserve"> </w:t>
      </w:r>
      <w:r w:rsidRPr="009404BB">
        <w:t>hingga</w:t>
      </w:r>
      <w:r w:rsidRPr="009404BB">
        <w:rPr>
          <w:spacing w:val="-9"/>
        </w:rPr>
        <w:t xml:space="preserve"> </w:t>
      </w:r>
      <w:r w:rsidRPr="009404BB">
        <w:t>pengubahan</w:t>
      </w:r>
      <w:r w:rsidRPr="009404BB">
        <w:rPr>
          <w:spacing w:val="-11"/>
        </w:rPr>
        <w:t xml:space="preserve"> </w:t>
      </w:r>
      <w:r w:rsidRPr="009404BB">
        <w:t>kata- kata menjadi kata dasar (</w:t>
      </w:r>
      <w:proofErr w:type="spellStart"/>
      <w:r w:rsidRPr="009404BB">
        <w:t>stemming</w:t>
      </w:r>
      <w:proofErr w:type="spellEnd"/>
      <w:r w:rsidRPr="009404BB">
        <w:t>).</w:t>
      </w:r>
    </w:p>
    <w:p w14:paraId="7FEB22DF" w14:textId="77777777" w:rsidR="00F60397" w:rsidRPr="009404BB" w:rsidRDefault="00F60397" w:rsidP="007016E0">
      <w:pPr>
        <w:pStyle w:val="BodyText"/>
        <w:spacing w:before="1"/>
        <w:ind w:right="461"/>
        <w:jc w:val="both"/>
      </w:pPr>
    </w:p>
    <w:p w14:paraId="45F2F07D" w14:textId="77777777" w:rsidR="00F60397" w:rsidRPr="009404BB" w:rsidRDefault="00F60397" w:rsidP="00A50BC5">
      <w:pPr>
        <w:pStyle w:val="BodyText"/>
        <w:spacing w:before="1"/>
        <w:ind w:left="167" w:right="461" w:firstLine="256"/>
        <w:jc w:val="both"/>
      </w:pPr>
    </w:p>
    <w:p w14:paraId="55AC3B93" w14:textId="3F738594" w:rsidR="00EC73B9" w:rsidRPr="009404BB" w:rsidRDefault="00104CB5" w:rsidP="00104CB5">
      <w:pPr>
        <w:pStyle w:val="Caption"/>
        <w:jc w:val="center"/>
        <w:rPr>
          <w:b/>
          <w:bCs/>
          <w:i w:val="0"/>
          <w:iCs w:val="0"/>
          <w:color w:val="000000" w:themeColor="text1"/>
          <w:sz w:val="20"/>
          <w:szCs w:val="20"/>
        </w:rPr>
      </w:pPr>
      <w:bookmarkStart w:id="121" w:name="_Toc189215658"/>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Case Folding</w:t>
      </w:r>
      <w:bookmarkEnd w:id="121"/>
    </w:p>
    <w:p w14:paraId="4B7653EA" w14:textId="77777777" w:rsidR="00EC73B9" w:rsidRPr="009404BB" w:rsidRDefault="00EC73B9" w:rsidP="00A50BC5">
      <w:pPr>
        <w:pStyle w:val="BodyText"/>
        <w:spacing w:before="5"/>
        <w:ind w:right="461"/>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EC73B9" w:rsidRPr="009404BB" w14:paraId="6AE296BF" w14:textId="77777777" w:rsidTr="0009639D">
        <w:trPr>
          <w:trHeight w:val="431"/>
        </w:trPr>
        <w:tc>
          <w:tcPr>
            <w:tcW w:w="2480" w:type="dxa"/>
          </w:tcPr>
          <w:p w14:paraId="157E05DC"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693" w:type="dxa"/>
          </w:tcPr>
          <w:p w14:paraId="1EB39833" w14:textId="77777777" w:rsidR="00EC73B9" w:rsidRPr="009404BB" w:rsidRDefault="00EC73B9" w:rsidP="0009639D">
            <w:pPr>
              <w:pStyle w:val="TableParagraph"/>
              <w:spacing w:before="101"/>
              <w:ind w:left="-195" w:right="461" w:firstLine="214"/>
              <w:jc w:val="center"/>
              <w:rPr>
                <w:sz w:val="20"/>
                <w:szCs w:val="20"/>
              </w:rPr>
            </w:pPr>
            <w:r w:rsidRPr="009404BB">
              <w:rPr>
                <w:spacing w:val="-2"/>
                <w:sz w:val="20"/>
                <w:szCs w:val="20"/>
              </w:rPr>
              <w:t>OUTPUT</w:t>
            </w:r>
          </w:p>
        </w:tc>
      </w:tr>
      <w:tr w:rsidR="00EC73B9" w:rsidRPr="009404BB" w14:paraId="52C205DE" w14:textId="77777777" w:rsidTr="0009639D">
        <w:trPr>
          <w:trHeight w:val="659"/>
        </w:trPr>
        <w:tc>
          <w:tcPr>
            <w:tcW w:w="2480" w:type="dxa"/>
          </w:tcPr>
          <w:p w14:paraId="11BDFC66" w14:textId="64E6D276" w:rsidR="00EC73B9" w:rsidRPr="009404BB" w:rsidRDefault="00EC73B9" w:rsidP="00A50BC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00A74602" w:rsidRPr="009404BB">
              <w:rPr>
                <w:sz w:val="20"/>
                <w:szCs w:val="20"/>
              </w:rPr>
              <w:t xml:space="preserve">itu </w:t>
            </w:r>
            <w:proofErr w:type="spellStart"/>
            <w:r w:rsidR="00A74602" w:rsidRPr="009404BB">
              <w:rPr>
                <w:sz w:val="20"/>
                <w:szCs w:val="20"/>
              </w:rPr>
              <w:t>Software</w:t>
            </w:r>
            <w:proofErr w:type="spellEnd"/>
            <w:r w:rsidR="00A74602" w:rsidRPr="009404BB">
              <w:rPr>
                <w:sz w:val="20"/>
                <w:szCs w:val="20"/>
              </w:rPr>
              <w:t xml:space="preserve"> </w:t>
            </w:r>
            <w:proofErr w:type="spellStart"/>
            <w:r w:rsidR="00A74602" w:rsidRPr="009404BB">
              <w:rPr>
                <w:sz w:val="20"/>
                <w:szCs w:val="20"/>
              </w:rPr>
              <w:t>Quality</w:t>
            </w:r>
            <w:proofErr w:type="spellEnd"/>
            <w:r w:rsidR="00A74602" w:rsidRPr="009404BB">
              <w:rPr>
                <w:sz w:val="20"/>
                <w:szCs w:val="20"/>
              </w:rPr>
              <w:t xml:space="preserve"> Assurance</w:t>
            </w:r>
            <w:r w:rsidRPr="009404BB">
              <w:rPr>
                <w:sz w:val="20"/>
                <w:szCs w:val="20"/>
              </w:rPr>
              <w:t xml:space="preserve"> ?</w:t>
            </w:r>
          </w:p>
        </w:tc>
        <w:tc>
          <w:tcPr>
            <w:tcW w:w="2693" w:type="dxa"/>
          </w:tcPr>
          <w:p w14:paraId="408894D2" w14:textId="69BA47D9" w:rsidR="00EC73B9" w:rsidRPr="009404BB" w:rsidRDefault="00EC73B9" w:rsidP="00A50BC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00A74602" w:rsidRPr="009404BB">
              <w:rPr>
                <w:sz w:val="20"/>
                <w:szCs w:val="20"/>
              </w:rPr>
              <w:t xml:space="preserve">itu </w:t>
            </w:r>
            <w:proofErr w:type="spellStart"/>
            <w:r w:rsidR="00A74602" w:rsidRPr="009404BB">
              <w:rPr>
                <w:sz w:val="20"/>
                <w:szCs w:val="20"/>
              </w:rPr>
              <w:t>software</w:t>
            </w:r>
            <w:proofErr w:type="spellEnd"/>
            <w:r w:rsidR="00A74602" w:rsidRPr="009404BB">
              <w:rPr>
                <w:sz w:val="20"/>
                <w:szCs w:val="20"/>
              </w:rPr>
              <w:t xml:space="preserve"> </w:t>
            </w:r>
            <w:proofErr w:type="spellStart"/>
            <w:r w:rsidR="00A74602" w:rsidRPr="009404BB">
              <w:rPr>
                <w:sz w:val="20"/>
                <w:szCs w:val="20"/>
              </w:rPr>
              <w:t>quality</w:t>
            </w:r>
            <w:proofErr w:type="spellEnd"/>
            <w:r w:rsidR="00A74602" w:rsidRPr="009404BB">
              <w:rPr>
                <w:sz w:val="20"/>
                <w:szCs w:val="20"/>
              </w:rPr>
              <w:t xml:space="preserve"> </w:t>
            </w:r>
            <w:proofErr w:type="spellStart"/>
            <w:r w:rsidR="00A74602" w:rsidRPr="009404BB">
              <w:rPr>
                <w:sz w:val="20"/>
                <w:szCs w:val="20"/>
              </w:rPr>
              <w:t>assurance</w:t>
            </w:r>
            <w:proofErr w:type="spellEnd"/>
            <w:r w:rsidR="00A74602" w:rsidRPr="009404BB">
              <w:rPr>
                <w:sz w:val="20"/>
                <w:szCs w:val="20"/>
              </w:rPr>
              <w:t xml:space="preserve"> ?</w:t>
            </w:r>
          </w:p>
        </w:tc>
      </w:tr>
      <w:tr w:rsidR="00EC73B9" w:rsidRPr="009404BB" w14:paraId="12C4763F" w14:textId="77777777" w:rsidTr="0009639D">
        <w:trPr>
          <w:trHeight w:val="659"/>
        </w:trPr>
        <w:tc>
          <w:tcPr>
            <w:tcW w:w="2480" w:type="dxa"/>
          </w:tcPr>
          <w:p w14:paraId="7867FDB9" w14:textId="6126C6A4"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87D8783" w14:textId="59CE79E2"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r>
      <w:tr w:rsidR="00EC73B9" w:rsidRPr="009404BB" w14:paraId="69501FF3" w14:textId="77777777" w:rsidTr="0009639D">
        <w:trPr>
          <w:trHeight w:val="662"/>
        </w:trPr>
        <w:tc>
          <w:tcPr>
            <w:tcW w:w="2480" w:type="dxa"/>
          </w:tcPr>
          <w:p w14:paraId="15F91792" w14:textId="1E629780" w:rsidR="00A74602" w:rsidRPr="009404BB" w:rsidRDefault="00A74602" w:rsidP="00A50BC5">
            <w:pPr>
              <w:pStyle w:val="TableParagraph"/>
              <w:spacing w:before="101"/>
              <w:ind w:left="100" w:right="461"/>
              <w:rPr>
                <w:sz w:val="20"/>
                <w:szCs w:val="20"/>
              </w:rPr>
            </w:pPr>
            <w:r w:rsidRPr="009404BB">
              <w:rPr>
                <w:sz w:val="20"/>
                <w:szCs w:val="20"/>
              </w:rPr>
              <w:t xml:space="preserve">Apa saja step dalam menguji </w:t>
            </w:r>
            <w:proofErr w:type="spellStart"/>
            <w:r w:rsidR="00D2619F" w:rsidRPr="009404BB">
              <w:rPr>
                <w:sz w:val="20"/>
                <w:szCs w:val="20"/>
              </w:rPr>
              <w:t>test</w:t>
            </w:r>
            <w:proofErr w:type="spellEnd"/>
            <w:r w:rsidR="00D2619F" w:rsidRPr="009404BB">
              <w:rPr>
                <w:sz w:val="20"/>
                <w:szCs w:val="20"/>
              </w:rPr>
              <w:t xml:space="preserve"> </w:t>
            </w:r>
            <w:proofErr w:type="spellStart"/>
            <w:r w:rsidR="00D2619F"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 ?</w:t>
            </w:r>
          </w:p>
        </w:tc>
        <w:tc>
          <w:tcPr>
            <w:tcW w:w="2693" w:type="dxa"/>
          </w:tcPr>
          <w:p w14:paraId="1009F6DC" w14:textId="6CC393E3" w:rsidR="00EC73B9" w:rsidRPr="009404BB" w:rsidRDefault="00D2619F" w:rsidP="00A50BC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00A74602" w:rsidRPr="009404BB">
              <w:rPr>
                <w:sz w:val="20"/>
                <w:szCs w:val="20"/>
              </w:rPr>
              <w:t xml:space="preserve"> ?</w:t>
            </w:r>
          </w:p>
        </w:tc>
      </w:tr>
    </w:tbl>
    <w:p w14:paraId="41E698CD" w14:textId="554B71D5" w:rsidR="00EC73B9" w:rsidRDefault="00EC73B9" w:rsidP="00A50BC5">
      <w:pPr>
        <w:pStyle w:val="BodyText"/>
        <w:ind w:left="167" w:right="461" w:firstLine="427"/>
        <w:jc w:val="both"/>
        <w:rPr>
          <w:spacing w:val="-4"/>
        </w:rPr>
      </w:pPr>
      <w:r w:rsidRPr="009404BB">
        <w:t>Berdasarkan Tabel 4.3, dapat diketahui bahwa proses pengubahan semua karakter alfabet menjadi huruf kecil (</w:t>
      </w:r>
      <w:proofErr w:type="spellStart"/>
      <w:r w:rsidRPr="009404BB">
        <w:t>case</w:t>
      </w:r>
      <w:proofErr w:type="spellEnd"/>
      <w:r w:rsidRPr="009404BB">
        <w:t xml:space="preserve"> </w:t>
      </w:r>
      <w:proofErr w:type="spellStart"/>
      <w:r w:rsidRPr="009404BB">
        <w:t>folding</w:t>
      </w:r>
      <w:proofErr w:type="spellEnd"/>
      <w:r w:rsidRPr="009404BB">
        <w:t xml:space="preserve">) dapat memberikan keluaran yang sesuai, di mana semua karakter alfabet dalam masukan </w:t>
      </w:r>
      <w:proofErr w:type="spellStart"/>
      <w:r w:rsidRPr="009404BB">
        <w:t>kueri</w:t>
      </w:r>
      <w:proofErr w:type="spellEnd"/>
      <w:r w:rsidRPr="009404BB">
        <w:t xml:space="preserve"> akan diubah menjadi</w:t>
      </w:r>
      <w:r w:rsidRPr="009404BB">
        <w:rPr>
          <w:spacing w:val="-5"/>
        </w:rPr>
        <w:t xml:space="preserve"> </w:t>
      </w:r>
      <w:r w:rsidRPr="009404BB">
        <w:t>huruf</w:t>
      </w:r>
      <w:r w:rsidRPr="009404BB">
        <w:rPr>
          <w:spacing w:val="-6"/>
        </w:rPr>
        <w:t xml:space="preserve"> </w:t>
      </w:r>
      <w:r w:rsidRPr="009404BB">
        <w:t>kecil.</w:t>
      </w:r>
      <w:r w:rsidRPr="009404BB">
        <w:rPr>
          <w:spacing w:val="-4"/>
        </w:rPr>
        <w:t xml:space="preserve"> </w:t>
      </w:r>
    </w:p>
    <w:p w14:paraId="1745157B" w14:textId="77777777" w:rsidR="0009639D" w:rsidRDefault="0009639D" w:rsidP="00A50BC5">
      <w:pPr>
        <w:pStyle w:val="BodyText"/>
        <w:ind w:left="167" w:right="461" w:firstLine="427"/>
        <w:jc w:val="both"/>
        <w:rPr>
          <w:spacing w:val="-4"/>
        </w:rPr>
      </w:pPr>
    </w:p>
    <w:p w14:paraId="08D023AB" w14:textId="77777777" w:rsidR="0009639D" w:rsidRDefault="0009639D" w:rsidP="00A50BC5">
      <w:pPr>
        <w:pStyle w:val="BodyText"/>
        <w:ind w:left="167" w:right="461" w:firstLine="427"/>
        <w:jc w:val="both"/>
        <w:rPr>
          <w:spacing w:val="-4"/>
        </w:rPr>
      </w:pPr>
    </w:p>
    <w:p w14:paraId="5BB29519" w14:textId="77777777" w:rsidR="0009639D" w:rsidRPr="009404BB" w:rsidRDefault="0009639D" w:rsidP="00A50BC5">
      <w:pPr>
        <w:pStyle w:val="BodyText"/>
        <w:ind w:left="167" w:right="461" w:firstLine="427"/>
        <w:jc w:val="both"/>
        <w:rPr>
          <w:spacing w:val="-4"/>
        </w:rPr>
      </w:pPr>
    </w:p>
    <w:p w14:paraId="216DC11A" w14:textId="77777777" w:rsidR="00104CB5" w:rsidRPr="009404BB" w:rsidRDefault="00104CB5" w:rsidP="00A50BC5">
      <w:pPr>
        <w:pStyle w:val="BodyText"/>
        <w:ind w:left="167" w:right="461" w:firstLine="427"/>
        <w:jc w:val="both"/>
      </w:pPr>
    </w:p>
    <w:p w14:paraId="53E167A0" w14:textId="0F7DAD74" w:rsidR="00EC73B9" w:rsidRPr="009404BB" w:rsidRDefault="00104CB5" w:rsidP="00104CB5">
      <w:pPr>
        <w:pStyle w:val="Caption"/>
        <w:jc w:val="center"/>
        <w:rPr>
          <w:b/>
          <w:bCs/>
          <w:i w:val="0"/>
          <w:iCs w:val="0"/>
          <w:color w:val="000000" w:themeColor="text1"/>
          <w:sz w:val="20"/>
          <w:szCs w:val="20"/>
        </w:rPr>
      </w:pPr>
      <w:bookmarkStart w:id="122" w:name="_Toc189215659"/>
      <w:proofErr w:type="spellStart"/>
      <w:r w:rsidRPr="009404BB">
        <w:rPr>
          <w:b/>
          <w:bCs/>
          <w:i w:val="0"/>
          <w:iCs w:val="0"/>
          <w:color w:val="000000" w:themeColor="text1"/>
          <w:sz w:val="20"/>
          <w:szCs w:val="20"/>
        </w:rPr>
        <w:lastRenderedPageBreak/>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Remove Punctuation</w:t>
      </w:r>
      <w:bookmarkEnd w:id="122"/>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EC73B9" w:rsidRPr="009404BB" w14:paraId="5DAAC1B2" w14:textId="77777777" w:rsidTr="0009639D">
        <w:trPr>
          <w:trHeight w:val="431"/>
        </w:trPr>
        <w:tc>
          <w:tcPr>
            <w:tcW w:w="2621" w:type="dxa"/>
          </w:tcPr>
          <w:p w14:paraId="09513F0B"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552" w:type="dxa"/>
          </w:tcPr>
          <w:p w14:paraId="0CEC3B47" w14:textId="77777777" w:rsidR="00EC73B9" w:rsidRPr="009404BB" w:rsidRDefault="00EC73B9" w:rsidP="00A50BC5">
            <w:pPr>
              <w:pStyle w:val="TableParagraph"/>
              <w:spacing w:before="101"/>
              <w:ind w:left="19" w:right="461"/>
              <w:jc w:val="center"/>
              <w:rPr>
                <w:sz w:val="20"/>
                <w:szCs w:val="20"/>
              </w:rPr>
            </w:pPr>
            <w:r w:rsidRPr="009404BB">
              <w:rPr>
                <w:spacing w:val="-2"/>
                <w:sz w:val="20"/>
                <w:szCs w:val="20"/>
              </w:rPr>
              <w:t>OUTPUT</w:t>
            </w:r>
          </w:p>
        </w:tc>
      </w:tr>
      <w:tr w:rsidR="00A74602" w:rsidRPr="009404BB" w14:paraId="7318E694" w14:textId="77777777" w:rsidTr="0009639D">
        <w:trPr>
          <w:trHeight w:val="920"/>
        </w:trPr>
        <w:tc>
          <w:tcPr>
            <w:tcW w:w="2621" w:type="dxa"/>
          </w:tcPr>
          <w:p w14:paraId="7AD5BEA0" w14:textId="26759069" w:rsidR="00A74602" w:rsidRPr="009404BB" w:rsidRDefault="00A74602" w:rsidP="00A50BC5">
            <w:pPr>
              <w:pStyle w:val="TableParagraph"/>
              <w:spacing w:before="101"/>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r w:rsidRPr="009404BB">
              <w:rPr>
                <w:sz w:val="20"/>
                <w:szCs w:val="20"/>
              </w:rPr>
              <w:t xml:space="preserve"> </w:t>
            </w:r>
            <w:r w:rsidRPr="009404BB">
              <w:rPr>
                <w:sz w:val="20"/>
                <w:szCs w:val="20"/>
                <w:highlight w:val="red"/>
              </w:rPr>
              <w:t>?</w:t>
            </w:r>
          </w:p>
        </w:tc>
        <w:tc>
          <w:tcPr>
            <w:tcW w:w="2552" w:type="dxa"/>
          </w:tcPr>
          <w:p w14:paraId="74FEEEB7" w14:textId="7A734D88" w:rsidR="00A74602" w:rsidRPr="009404BB" w:rsidRDefault="00A74602" w:rsidP="00A50BC5">
            <w:pPr>
              <w:pStyle w:val="TableParagraph"/>
              <w:spacing w:before="101"/>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r w:rsidRPr="009404BB">
              <w:rPr>
                <w:sz w:val="20"/>
                <w:szCs w:val="20"/>
              </w:rPr>
              <w:t xml:space="preserve"> </w:t>
            </w:r>
          </w:p>
        </w:tc>
      </w:tr>
      <w:tr w:rsidR="00A74602" w:rsidRPr="009404BB" w14:paraId="2AC8F553" w14:textId="77777777" w:rsidTr="0009639D">
        <w:trPr>
          <w:trHeight w:val="817"/>
        </w:trPr>
        <w:tc>
          <w:tcPr>
            <w:tcW w:w="2621" w:type="dxa"/>
          </w:tcPr>
          <w:p w14:paraId="1D529E99" w14:textId="2FFF78EE"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r w:rsidRPr="009404BB">
              <w:rPr>
                <w:sz w:val="20"/>
                <w:szCs w:val="20"/>
                <w:highlight w:val="red"/>
              </w:rPr>
              <w:t>?</w:t>
            </w:r>
          </w:p>
        </w:tc>
        <w:tc>
          <w:tcPr>
            <w:tcW w:w="2552" w:type="dxa"/>
          </w:tcPr>
          <w:p w14:paraId="059B1D8A" w14:textId="3472561D"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p>
        </w:tc>
      </w:tr>
      <w:tr w:rsidR="00A74602" w:rsidRPr="009404BB" w14:paraId="29987DA5" w14:textId="77777777" w:rsidTr="0009639D">
        <w:trPr>
          <w:trHeight w:val="835"/>
        </w:trPr>
        <w:tc>
          <w:tcPr>
            <w:tcW w:w="2621" w:type="dxa"/>
          </w:tcPr>
          <w:p w14:paraId="7A7841D9" w14:textId="69A68AEF"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00A74602" w:rsidRPr="009404BB">
              <w:rPr>
                <w:sz w:val="20"/>
                <w:szCs w:val="20"/>
              </w:rPr>
              <w:t xml:space="preserve"> </w:t>
            </w:r>
            <w:r w:rsidR="00A74602" w:rsidRPr="009404BB">
              <w:rPr>
                <w:sz w:val="20"/>
                <w:szCs w:val="20"/>
                <w:highlight w:val="red"/>
              </w:rPr>
              <w:t>?</w:t>
            </w:r>
          </w:p>
        </w:tc>
        <w:tc>
          <w:tcPr>
            <w:tcW w:w="2552" w:type="dxa"/>
          </w:tcPr>
          <w:p w14:paraId="728313B8" w14:textId="1820C8F8"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00A74602" w:rsidRPr="009404BB">
              <w:rPr>
                <w:sz w:val="20"/>
                <w:szCs w:val="20"/>
              </w:rPr>
              <w:t xml:space="preserve"> </w:t>
            </w:r>
          </w:p>
        </w:tc>
      </w:tr>
    </w:tbl>
    <w:p w14:paraId="5A18E9E6" w14:textId="4A5AE819" w:rsidR="00EC73B9" w:rsidRPr="009404BB" w:rsidRDefault="00EC73B9" w:rsidP="00A50BC5">
      <w:pPr>
        <w:pStyle w:val="BodyText"/>
        <w:ind w:left="167" w:right="461" w:firstLine="427"/>
        <w:jc w:val="both"/>
      </w:pPr>
      <w:r w:rsidRPr="009404BB">
        <w:t>Berdasarkan Tabel 4.4, dapat diketahui bahwa proses penghapusan tanda baca (</w:t>
      </w:r>
      <w:proofErr w:type="spellStart"/>
      <w:r w:rsidRPr="009404BB">
        <w:t>remove</w:t>
      </w:r>
      <w:proofErr w:type="spellEnd"/>
      <w:r w:rsidRPr="009404BB">
        <w:t xml:space="preserve"> </w:t>
      </w:r>
      <w:proofErr w:type="spellStart"/>
      <w:r w:rsidRPr="009404BB">
        <w:t>punctuation</w:t>
      </w:r>
      <w:proofErr w:type="spellEnd"/>
      <w:r w:rsidRPr="009404BB">
        <w:t>) dapat menghasilkan keluaran yang sesuai dengan harapan, di mana semua karakter selain alfabet dan angka akan dihapus atau dihilangkan.</w:t>
      </w:r>
      <w:r w:rsidRPr="009404BB">
        <w:rPr>
          <w:spacing w:val="-13"/>
        </w:rPr>
        <w:t xml:space="preserve"> </w:t>
      </w:r>
    </w:p>
    <w:p w14:paraId="25E62567" w14:textId="77777777" w:rsidR="00EC73B9" w:rsidRPr="009404BB" w:rsidRDefault="00EC73B9" w:rsidP="00A50BC5">
      <w:pPr>
        <w:pStyle w:val="BodyText"/>
        <w:ind w:right="461"/>
        <w:jc w:val="both"/>
      </w:pPr>
    </w:p>
    <w:p w14:paraId="682CA1B7" w14:textId="77777777" w:rsidR="002C01CC" w:rsidRPr="009404BB" w:rsidRDefault="002C01CC" w:rsidP="00A50BC5">
      <w:pPr>
        <w:pStyle w:val="BodyText"/>
        <w:ind w:right="461"/>
        <w:jc w:val="both"/>
      </w:pPr>
    </w:p>
    <w:p w14:paraId="1344CBCA" w14:textId="111D5741" w:rsidR="002C01CC" w:rsidRPr="009404BB" w:rsidRDefault="002C01CC" w:rsidP="002C01CC">
      <w:pPr>
        <w:pStyle w:val="Caption"/>
        <w:jc w:val="center"/>
        <w:rPr>
          <w:b/>
          <w:bCs/>
          <w:i w:val="0"/>
          <w:iCs w:val="0"/>
          <w:color w:val="000000" w:themeColor="text1"/>
          <w:sz w:val="20"/>
          <w:szCs w:val="20"/>
        </w:rPr>
      </w:pPr>
      <w:bookmarkStart w:id="123" w:name="_Toc189215660"/>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Stripping</w:t>
      </w:r>
      <w:bookmarkEnd w:id="123"/>
    </w:p>
    <w:p w14:paraId="514AC3D9"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2C01CC" w:rsidRPr="009404BB" w14:paraId="364CD357" w14:textId="77777777" w:rsidTr="003436A0">
        <w:trPr>
          <w:trHeight w:val="431"/>
        </w:trPr>
        <w:tc>
          <w:tcPr>
            <w:tcW w:w="2621" w:type="dxa"/>
          </w:tcPr>
          <w:p w14:paraId="3C482FE7"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552" w:type="dxa"/>
          </w:tcPr>
          <w:p w14:paraId="3862831D"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13C5D572" w14:textId="77777777" w:rsidTr="003436A0">
        <w:trPr>
          <w:trHeight w:val="659"/>
        </w:trPr>
        <w:tc>
          <w:tcPr>
            <w:tcW w:w="2621" w:type="dxa"/>
          </w:tcPr>
          <w:p w14:paraId="3C548859"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r w:rsidRPr="009404BB">
              <w:rPr>
                <w:color w:val="FF0000"/>
                <w:sz w:val="20"/>
                <w:szCs w:val="20"/>
                <w:highlight w:val="red"/>
              </w:rPr>
              <w:t>-</w:t>
            </w:r>
          </w:p>
        </w:tc>
        <w:tc>
          <w:tcPr>
            <w:tcW w:w="2552" w:type="dxa"/>
          </w:tcPr>
          <w:p w14:paraId="11FF8CB6"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r>
      <w:tr w:rsidR="002C01CC" w:rsidRPr="009404BB" w14:paraId="6D988729" w14:textId="77777777" w:rsidTr="003436A0">
        <w:trPr>
          <w:trHeight w:val="659"/>
        </w:trPr>
        <w:tc>
          <w:tcPr>
            <w:tcW w:w="2621" w:type="dxa"/>
          </w:tcPr>
          <w:p w14:paraId="279A3A27"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r w:rsidRPr="009404BB">
              <w:rPr>
                <w:color w:val="FF0000"/>
                <w:sz w:val="20"/>
                <w:szCs w:val="20"/>
                <w:highlight w:val="red"/>
              </w:rPr>
              <w:t>-</w:t>
            </w:r>
          </w:p>
        </w:tc>
        <w:tc>
          <w:tcPr>
            <w:tcW w:w="2552" w:type="dxa"/>
          </w:tcPr>
          <w:p w14:paraId="62B5A56F"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r>
      <w:tr w:rsidR="002C01CC" w:rsidRPr="009404BB" w14:paraId="7981C3A6" w14:textId="77777777" w:rsidTr="003436A0">
        <w:trPr>
          <w:trHeight w:val="662"/>
        </w:trPr>
        <w:tc>
          <w:tcPr>
            <w:tcW w:w="2621" w:type="dxa"/>
          </w:tcPr>
          <w:p w14:paraId="0F86290F"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Pr="009404BB">
              <w:rPr>
                <w:color w:val="FF0000"/>
                <w:sz w:val="20"/>
                <w:szCs w:val="20"/>
                <w:highlight w:val="red"/>
              </w:rPr>
              <w:t>-</w:t>
            </w:r>
          </w:p>
        </w:tc>
        <w:tc>
          <w:tcPr>
            <w:tcW w:w="2552" w:type="dxa"/>
          </w:tcPr>
          <w:p w14:paraId="28E1CCFD"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p>
        </w:tc>
      </w:tr>
    </w:tbl>
    <w:p w14:paraId="023BAAEC" w14:textId="77777777" w:rsidR="002C01CC" w:rsidRPr="009404BB" w:rsidRDefault="002C01CC" w:rsidP="002C01CC">
      <w:pPr>
        <w:pStyle w:val="BodyText"/>
        <w:spacing w:before="19"/>
        <w:ind w:right="461"/>
      </w:pPr>
    </w:p>
    <w:p w14:paraId="4618DDB3" w14:textId="77777777" w:rsidR="002C01CC" w:rsidRPr="009404BB" w:rsidRDefault="002C01CC" w:rsidP="002C01CC">
      <w:pPr>
        <w:pStyle w:val="BodyText"/>
        <w:spacing w:line="230" w:lineRule="auto"/>
        <w:ind w:left="184" w:right="461" w:firstLine="410"/>
        <w:jc w:val="both"/>
      </w:pPr>
      <w:r w:rsidRPr="009404BB">
        <w:lastRenderedPageBreak/>
        <w:t xml:space="preserve">Dari Tabel 4.5, dapat dilihat bahwa proses </w:t>
      </w:r>
      <w:proofErr w:type="spellStart"/>
      <w:r w:rsidRPr="009404BB">
        <w:t>stripping</w:t>
      </w:r>
      <w:proofErr w:type="spellEnd"/>
      <w:r w:rsidRPr="009404BB">
        <w:t xml:space="preserve"> dapat memberikan keluaran</w:t>
      </w:r>
      <w:r w:rsidRPr="009404BB">
        <w:rPr>
          <w:spacing w:val="-5"/>
        </w:rPr>
        <w:t xml:space="preserve"> </w:t>
      </w:r>
      <w:r w:rsidRPr="009404BB">
        <w:t>yang</w:t>
      </w:r>
      <w:r w:rsidRPr="009404BB">
        <w:rPr>
          <w:spacing w:val="-4"/>
        </w:rPr>
        <w:t xml:space="preserve"> </w:t>
      </w:r>
      <w:r w:rsidRPr="009404BB">
        <w:t>sesuai</w:t>
      </w:r>
      <w:r w:rsidRPr="009404BB">
        <w:rPr>
          <w:spacing w:val="-4"/>
        </w:rPr>
        <w:t xml:space="preserve"> </w:t>
      </w:r>
      <w:r w:rsidRPr="009404BB">
        <w:t>ekspektasi,</w:t>
      </w:r>
      <w:r w:rsidRPr="009404BB">
        <w:rPr>
          <w:spacing w:val="-4"/>
        </w:rPr>
        <w:t xml:space="preserve"> </w:t>
      </w:r>
      <w:proofErr w:type="spellStart"/>
      <w:r w:rsidRPr="009404BB">
        <w:t>dimana</w:t>
      </w:r>
      <w:proofErr w:type="spellEnd"/>
      <w:r w:rsidRPr="009404BB">
        <w:rPr>
          <w:spacing w:val="-4"/>
        </w:rPr>
        <w:t xml:space="preserve"> </w:t>
      </w:r>
      <w:r w:rsidRPr="009404BB">
        <w:t>semua karakter</w:t>
      </w:r>
      <w:r w:rsidRPr="009404BB">
        <w:rPr>
          <w:spacing w:val="-4"/>
        </w:rPr>
        <w:t xml:space="preserve"> </w:t>
      </w:r>
      <w:proofErr w:type="spellStart"/>
      <w:r w:rsidRPr="009404BB">
        <w:t>whitespace</w:t>
      </w:r>
      <w:proofErr w:type="spellEnd"/>
      <w:r w:rsidRPr="009404BB">
        <w:rPr>
          <w:spacing w:val="-4"/>
        </w:rPr>
        <w:t xml:space="preserve"> </w:t>
      </w:r>
      <w:r w:rsidRPr="009404BB">
        <w:t>di</w:t>
      </w:r>
      <w:r w:rsidRPr="009404BB">
        <w:rPr>
          <w:spacing w:val="-5"/>
        </w:rPr>
        <w:t xml:space="preserve"> </w:t>
      </w:r>
      <w:r w:rsidRPr="009404BB">
        <w:t>akhir</w:t>
      </w:r>
      <w:r w:rsidRPr="009404BB">
        <w:rPr>
          <w:spacing w:val="-4"/>
        </w:rPr>
        <w:t xml:space="preserve"> </w:t>
      </w:r>
      <w:r w:rsidRPr="009404BB">
        <w:t>teks akan dihapus. Langkah ini bertujuan untuk membersihkan teks dari spasi tambahan</w:t>
      </w:r>
      <w:r w:rsidRPr="009404BB">
        <w:rPr>
          <w:spacing w:val="-6"/>
        </w:rPr>
        <w:t xml:space="preserve"> </w:t>
      </w:r>
      <w:r w:rsidRPr="009404BB">
        <w:t>yang</w:t>
      </w:r>
      <w:r w:rsidRPr="009404BB">
        <w:rPr>
          <w:spacing w:val="-6"/>
        </w:rPr>
        <w:t xml:space="preserve"> </w:t>
      </w:r>
      <w:r w:rsidRPr="009404BB">
        <w:t>tidak</w:t>
      </w:r>
      <w:r w:rsidRPr="009404BB">
        <w:rPr>
          <w:spacing w:val="-6"/>
        </w:rPr>
        <w:t xml:space="preserve"> </w:t>
      </w:r>
      <w:r w:rsidRPr="009404BB">
        <w:t>diperlukan,</w:t>
      </w:r>
      <w:r w:rsidRPr="009404BB">
        <w:rPr>
          <w:spacing w:val="-7"/>
        </w:rPr>
        <w:t xml:space="preserve"> </w:t>
      </w:r>
      <w:r w:rsidRPr="009404BB">
        <w:t>memastikan</w:t>
      </w:r>
      <w:r w:rsidRPr="009404BB">
        <w:rPr>
          <w:spacing w:val="-6"/>
        </w:rPr>
        <w:t xml:space="preserve"> </w:t>
      </w:r>
      <w:r w:rsidRPr="009404BB">
        <w:t>konsistensi</w:t>
      </w:r>
      <w:r w:rsidRPr="009404BB">
        <w:rPr>
          <w:spacing w:val="-8"/>
        </w:rPr>
        <w:t xml:space="preserve"> </w:t>
      </w:r>
      <w:r w:rsidRPr="009404BB">
        <w:t>dalam</w:t>
      </w:r>
      <w:r w:rsidRPr="009404BB">
        <w:rPr>
          <w:spacing w:val="-6"/>
        </w:rPr>
        <w:t xml:space="preserve"> </w:t>
      </w:r>
      <w:r w:rsidRPr="009404BB">
        <w:t>representasi</w:t>
      </w:r>
      <w:r w:rsidRPr="009404BB">
        <w:rPr>
          <w:spacing w:val="-8"/>
        </w:rPr>
        <w:t xml:space="preserve"> </w:t>
      </w:r>
      <w:r w:rsidRPr="009404BB">
        <w:t>teks sebelum dilakukan proses selanjutnya.</w:t>
      </w:r>
    </w:p>
    <w:p w14:paraId="5575672C" w14:textId="77777777" w:rsidR="002C01CC" w:rsidRPr="009404BB" w:rsidRDefault="002C01CC" w:rsidP="00A50BC5">
      <w:pPr>
        <w:pStyle w:val="BodyText"/>
        <w:ind w:right="461"/>
        <w:jc w:val="both"/>
      </w:pPr>
    </w:p>
    <w:p w14:paraId="72722560" w14:textId="77777777" w:rsidR="002C01CC" w:rsidRPr="009404BB" w:rsidRDefault="002C01CC" w:rsidP="00A50BC5">
      <w:pPr>
        <w:pStyle w:val="BodyText"/>
        <w:ind w:right="461"/>
        <w:jc w:val="both"/>
      </w:pPr>
    </w:p>
    <w:p w14:paraId="2010C133" w14:textId="4E3CEF42" w:rsidR="002C01CC" w:rsidRPr="009404BB" w:rsidRDefault="002C01CC" w:rsidP="002C01CC">
      <w:pPr>
        <w:pStyle w:val="Caption"/>
        <w:jc w:val="center"/>
        <w:rPr>
          <w:b/>
          <w:bCs/>
          <w:i w:val="0"/>
          <w:iCs w:val="0"/>
          <w:color w:val="000000" w:themeColor="text1"/>
          <w:sz w:val="20"/>
          <w:szCs w:val="20"/>
        </w:rPr>
      </w:pPr>
      <w:bookmarkStart w:id="124" w:name="_Toc189215661"/>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Tokenizing</w:t>
      </w:r>
      <w:bookmarkEnd w:id="124"/>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07D476CA" w14:textId="77777777" w:rsidTr="0009639D">
        <w:trPr>
          <w:trHeight w:val="431"/>
        </w:trPr>
        <w:tc>
          <w:tcPr>
            <w:tcW w:w="2480" w:type="dxa"/>
          </w:tcPr>
          <w:p w14:paraId="3DD0759A"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013C7801"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DE5672" w14:textId="77777777" w:rsidTr="0009639D">
        <w:trPr>
          <w:trHeight w:val="659"/>
        </w:trPr>
        <w:tc>
          <w:tcPr>
            <w:tcW w:w="2480" w:type="dxa"/>
          </w:tcPr>
          <w:p w14:paraId="7CDDCE3D"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c>
          <w:tcPr>
            <w:tcW w:w="2693" w:type="dxa"/>
          </w:tcPr>
          <w:p w14:paraId="643E01F7"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'itu',</w:t>
            </w:r>
            <w:r w:rsidRPr="009404BB">
              <w:rPr>
                <w:spacing w:val="-12"/>
                <w:sz w:val="20"/>
                <w:szCs w:val="20"/>
              </w:rPr>
              <w:t xml:space="preserve"> </w:t>
            </w: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r>
      <w:tr w:rsidR="002C01CC" w:rsidRPr="009404BB" w14:paraId="7E80FBE1" w14:textId="77777777" w:rsidTr="0009639D">
        <w:trPr>
          <w:trHeight w:val="659"/>
        </w:trPr>
        <w:tc>
          <w:tcPr>
            <w:tcW w:w="2480" w:type="dxa"/>
          </w:tcPr>
          <w:p w14:paraId="21A7149B"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c>
          <w:tcPr>
            <w:tcW w:w="2693" w:type="dxa"/>
          </w:tcPr>
          <w:p w14:paraId="21CE32D6"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'apa',</w:t>
            </w:r>
            <w:r w:rsidRPr="009404BB">
              <w:rPr>
                <w:spacing w:val="-12"/>
                <w:sz w:val="20"/>
                <w:szCs w:val="20"/>
              </w:rPr>
              <w:t xml:space="preserve"> </w:t>
            </w:r>
            <w:r w:rsidRPr="009404BB">
              <w:rPr>
                <w:sz w:val="20"/>
                <w:szCs w:val="20"/>
              </w:rPr>
              <w:t>'yang',</w:t>
            </w:r>
            <w:r w:rsidRPr="009404BB">
              <w:rPr>
                <w:spacing w:val="-13"/>
                <w:sz w:val="20"/>
                <w:szCs w:val="20"/>
              </w:rPr>
              <w:t xml:space="preserve"> </w:t>
            </w:r>
            <w:r w:rsidRPr="009404BB">
              <w:rPr>
                <w:sz w:val="20"/>
                <w:szCs w:val="20"/>
              </w:rPr>
              <w:t>'harus', 'diuji', 'dalam', 'fitur', 'registrasi']</w:t>
            </w:r>
          </w:p>
        </w:tc>
      </w:tr>
      <w:tr w:rsidR="002C01CC" w:rsidRPr="009404BB" w14:paraId="594BBAAB" w14:textId="77777777" w:rsidTr="0009639D">
        <w:trPr>
          <w:trHeight w:val="662"/>
        </w:trPr>
        <w:tc>
          <w:tcPr>
            <w:tcW w:w="2480" w:type="dxa"/>
          </w:tcPr>
          <w:p w14:paraId="354BD329"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p>
        </w:tc>
        <w:tc>
          <w:tcPr>
            <w:tcW w:w="2693" w:type="dxa"/>
          </w:tcPr>
          <w:p w14:paraId="38F09F71" w14:textId="77777777" w:rsidR="002C01CC" w:rsidRPr="009404BB" w:rsidRDefault="002C01CC" w:rsidP="008073D5">
            <w:pPr>
              <w:pStyle w:val="TableParagraph"/>
              <w:spacing w:before="101"/>
              <w:ind w:left="100" w:right="461"/>
              <w:rPr>
                <w:sz w:val="20"/>
                <w:szCs w:val="20"/>
              </w:rPr>
            </w:pPr>
            <w:r w:rsidRPr="009404BB">
              <w:rPr>
                <w:sz w:val="20"/>
                <w:szCs w:val="20"/>
              </w:rPr>
              <w:t>['apa',</w:t>
            </w:r>
            <w:r w:rsidRPr="009404BB">
              <w:rPr>
                <w:spacing w:val="-10"/>
                <w:sz w:val="20"/>
                <w:szCs w:val="20"/>
              </w:rPr>
              <w:t xml:space="preserve"> </w:t>
            </w:r>
            <w:r w:rsidRPr="009404BB">
              <w:rPr>
                <w:sz w:val="20"/>
                <w:szCs w:val="20"/>
              </w:rPr>
              <w:t>'saja',</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rPr>
              <w:t>'dalam',</w:t>
            </w:r>
          </w:p>
          <w:p w14:paraId="022179D6" w14:textId="77777777" w:rsidR="002C01CC" w:rsidRPr="009404BB" w:rsidRDefault="002C01CC" w:rsidP="008073D5">
            <w:pPr>
              <w:pStyle w:val="TableParagraph"/>
              <w:ind w:left="100" w:right="461"/>
              <w:rPr>
                <w:sz w:val="20"/>
                <w:szCs w:val="20"/>
              </w:rPr>
            </w:pPr>
            <w:r w:rsidRPr="009404BB">
              <w:rPr>
                <w:sz w:val="20"/>
                <w:szCs w:val="20"/>
              </w:rPr>
              <w:t>'menguji',</w:t>
            </w:r>
            <w:r w:rsidRPr="009404BB">
              <w:rPr>
                <w:spacing w:val="-8"/>
                <w:sz w:val="20"/>
                <w:szCs w:val="20"/>
              </w:rPr>
              <w:t xml:space="preserve"> </w:t>
            </w:r>
            <w:r w:rsidRPr="009404BB">
              <w:rPr>
                <w:sz w:val="20"/>
                <w:szCs w:val="20"/>
              </w:rPr>
              <w:t>'</w:t>
            </w:r>
            <w:proofErr w:type="spellStart"/>
            <w:r w:rsidRPr="009404BB">
              <w:rPr>
                <w:sz w:val="20"/>
                <w:szCs w:val="20"/>
              </w:rPr>
              <w:t>test</w:t>
            </w:r>
            <w:proofErr w:type="spellEnd"/>
            <w:r w:rsidRPr="009404BB">
              <w:rPr>
                <w:sz w:val="20"/>
                <w:szCs w:val="20"/>
              </w:rPr>
              <w:t>',</w:t>
            </w:r>
            <w:r w:rsidRPr="009404BB">
              <w:rPr>
                <w:spacing w:val="-9"/>
                <w:sz w:val="20"/>
                <w:szCs w:val="20"/>
              </w:rPr>
              <w:t xml:space="preserve"> </w:t>
            </w:r>
            <w:r w:rsidRPr="009404BB">
              <w:rPr>
                <w:sz w:val="20"/>
                <w:szCs w:val="20"/>
              </w:rPr>
              <w:t>'</w:t>
            </w:r>
            <w:proofErr w:type="spellStart"/>
            <w:r w:rsidRPr="009404BB">
              <w:rPr>
                <w:sz w:val="20"/>
                <w:szCs w:val="20"/>
              </w:rPr>
              <w:t>case</w:t>
            </w:r>
            <w:proofErr w:type="spellEnd"/>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4945073E" w14:textId="77777777" w:rsidR="002C01CC" w:rsidRPr="009404BB" w:rsidRDefault="002C01CC" w:rsidP="002C01CC">
      <w:pPr>
        <w:pStyle w:val="BodyText"/>
        <w:spacing w:before="19"/>
        <w:ind w:right="461"/>
      </w:pPr>
    </w:p>
    <w:p w14:paraId="4524F09F" w14:textId="77777777" w:rsidR="002C01CC" w:rsidRPr="009404BB" w:rsidRDefault="002C01CC" w:rsidP="002C01CC">
      <w:pPr>
        <w:pStyle w:val="BodyText"/>
        <w:ind w:right="461"/>
        <w:jc w:val="both"/>
      </w:pPr>
      <w:r w:rsidRPr="009404BB">
        <w:t xml:space="preserve">Dari Tabel 4.6, dapat dilihat bahwa proses </w:t>
      </w:r>
      <w:proofErr w:type="spellStart"/>
      <w:r w:rsidRPr="009404BB">
        <w:t>tokenizing</w:t>
      </w:r>
      <w:proofErr w:type="spellEnd"/>
      <w:r w:rsidRPr="009404BB">
        <w:t xml:space="preserve"> dapat memberikan keluaran</w:t>
      </w:r>
      <w:r w:rsidRPr="009404BB">
        <w:rPr>
          <w:spacing w:val="-7"/>
        </w:rPr>
        <w:t xml:space="preserve"> </w:t>
      </w:r>
      <w:r w:rsidRPr="009404BB">
        <w:t>yang</w:t>
      </w:r>
      <w:r w:rsidRPr="009404BB">
        <w:rPr>
          <w:spacing w:val="-8"/>
        </w:rPr>
        <w:t xml:space="preserve"> </w:t>
      </w:r>
      <w:r w:rsidRPr="009404BB">
        <w:t>sesuai</w:t>
      </w:r>
      <w:r w:rsidRPr="009404BB">
        <w:rPr>
          <w:spacing w:val="-6"/>
        </w:rPr>
        <w:t xml:space="preserve"> </w:t>
      </w:r>
      <w:r w:rsidRPr="009404BB">
        <w:t>ekspektasi,</w:t>
      </w:r>
      <w:r w:rsidRPr="009404BB">
        <w:rPr>
          <w:spacing w:val="-6"/>
        </w:rPr>
        <w:t xml:space="preserve"> </w:t>
      </w:r>
      <w:proofErr w:type="spellStart"/>
      <w:r w:rsidRPr="009404BB">
        <w:t>dimana</w:t>
      </w:r>
      <w:proofErr w:type="spellEnd"/>
      <w:r w:rsidRPr="009404BB">
        <w:rPr>
          <w:spacing w:val="-6"/>
        </w:rPr>
        <w:t xml:space="preserve"> </w:t>
      </w:r>
      <w:r w:rsidRPr="009404BB">
        <w:t>teks</w:t>
      </w:r>
      <w:r w:rsidRPr="009404BB">
        <w:rPr>
          <w:spacing w:val="-7"/>
        </w:rPr>
        <w:t xml:space="preserve"> </w:t>
      </w:r>
      <w:r w:rsidRPr="009404BB">
        <w:t>akan</w:t>
      </w:r>
      <w:r w:rsidRPr="009404BB">
        <w:rPr>
          <w:spacing w:val="-5"/>
        </w:rPr>
        <w:t xml:space="preserve"> </w:t>
      </w:r>
      <w:r w:rsidRPr="009404BB">
        <w:t>dipecah</w:t>
      </w:r>
      <w:r w:rsidRPr="009404BB">
        <w:rPr>
          <w:spacing w:val="-7"/>
        </w:rPr>
        <w:t xml:space="preserve"> </w:t>
      </w:r>
      <w:r w:rsidRPr="009404BB">
        <w:t>menjadi</w:t>
      </w:r>
      <w:r w:rsidRPr="009404BB">
        <w:rPr>
          <w:spacing w:val="-7"/>
        </w:rPr>
        <w:t xml:space="preserve"> </w:t>
      </w:r>
      <w:r w:rsidRPr="009404BB">
        <w:t>per</w:t>
      </w:r>
      <w:r w:rsidRPr="009404BB">
        <w:rPr>
          <w:spacing w:val="-8"/>
        </w:rPr>
        <w:t xml:space="preserve"> </w:t>
      </w:r>
      <w:r w:rsidRPr="009404BB">
        <w:t>kata</w:t>
      </w:r>
      <w:r w:rsidRPr="009404BB">
        <w:rPr>
          <w:spacing w:val="-8"/>
        </w:rPr>
        <w:t xml:space="preserve"> </w:t>
      </w:r>
      <w:r w:rsidRPr="009404BB">
        <w:t xml:space="preserve">yang kemudian disimpan dalam bentuk </w:t>
      </w:r>
      <w:proofErr w:type="spellStart"/>
      <w:r w:rsidRPr="009404BB">
        <w:t>array</w:t>
      </w:r>
      <w:proofErr w:type="spellEnd"/>
      <w:r w:rsidRPr="009404BB">
        <w:t>.</w:t>
      </w:r>
    </w:p>
    <w:p w14:paraId="0B128F11" w14:textId="77777777" w:rsidR="002C01CC" w:rsidRPr="009404BB" w:rsidRDefault="002C01CC" w:rsidP="002C01CC">
      <w:pPr>
        <w:pStyle w:val="BodyText"/>
        <w:ind w:right="461"/>
        <w:jc w:val="both"/>
      </w:pPr>
    </w:p>
    <w:p w14:paraId="47E75115" w14:textId="77777777" w:rsidR="002C01CC" w:rsidRDefault="002C01CC" w:rsidP="002C01CC">
      <w:pPr>
        <w:pStyle w:val="BodyText"/>
        <w:ind w:right="461"/>
        <w:jc w:val="both"/>
      </w:pPr>
    </w:p>
    <w:p w14:paraId="240977D7" w14:textId="77777777" w:rsidR="003436A0" w:rsidRDefault="003436A0" w:rsidP="002C01CC">
      <w:pPr>
        <w:pStyle w:val="BodyText"/>
        <w:ind w:right="461"/>
        <w:jc w:val="both"/>
      </w:pPr>
    </w:p>
    <w:p w14:paraId="36A8936A" w14:textId="77777777" w:rsidR="003436A0" w:rsidRDefault="003436A0" w:rsidP="002C01CC">
      <w:pPr>
        <w:pStyle w:val="BodyText"/>
        <w:ind w:right="461"/>
        <w:jc w:val="both"/>
      </w:pPr>
    </w:p>
    <w:p w14:paraId="330C8727" w14:textId="77777777" w:rsidR="003436A0" w:rsidRDefault="003436A0" w:rsidP="002C01CC">
      <w:pPr>
        <w:pStyle w:val="BodyText"/>
        <w:ind w:right="461"/>
        <w:jc w:val="both"/>
      </w:pPr>
    </w:p>
    <w:p w14:paraId="37EBFF0F" w14:textId="77777777" w:rsidR="003436A0" w:rsidRDefault="003436A0" w:rsidP="002C01CC">
      <w:pPr>
        <w:pStyle w:val="BodyText"/>
        <w:ind w:right="461"/>
        <w:jc w:val="both"/>
      </w:pPr>
    </w:p>
    <w:p w14:paraId="5697C8D4" w14:textId="77777777" w:rsidR="003436A0" w:rsidRDefault="003436A0" w:rsidP="002C01CC">
      <w:pPr>
        <w:pStyle w:val="BodyText"/>
        <w:ind w:right="461"/>
        <w:jc w:val="both"/>
      </w:pPr>
    </w:p>
    <w:p w14:paraId="2C44457B" w14:textId="77777777" w:rsidR="003436A0" w:rsidRDefault="003436A0" w:rsidP="002C01CC">
      <w:pPr>
        <w:pStyle w:val="BodyText"/>
        <w:ind w:right="461"/>
        <w:jc w:val="both"/>
      </w:pPr>
    </w:p>
    <w:p w14:paraId="55FA14C8" w14:textId="77777777" w:rsidR="003436A0" w:rsidRDefault="003436A0" w:rsidP="002C01CC">
      <w:pPr>
        <w:pStyle w:val="BodyText"/>
        <w:ind w:right="461"/>
        <w:jc w:val="both"/>
      </w:pPr>
    </w:p>
    <w:p w14:paraId="36F547F3" w14:textId="77777777" w:rsidR="003436A0" w:rsidRPr="009404BB" w:rsidRDefault="003436A0" w:rsidP="002C01CC">
      <w:pPr>
        <w:pStyle w:val="BodyText"/>
        <w:ind w:right="461"/>
        <w:jc w:val="both"/>
      </w:pPr>
    </w:p>
    <w:p w14:paraId="7B8CF9BE" w14:textId="7BA0ED86" w:rsidR="002C01CC" w:rsidRPr="003436A0" w:rsidRDefault="002C01CC" w:rsidP="003436A0">
      <w:pPr>
        <w:pStyle w:val="Caption"/>
        <w:jc w:val="center"/>
        <w:rPr>
          <w:b/>
          <w:bCs/>
          <w:i w:val="0"/>
          <w:iCs w:val="0"/>
          <w:sz w:val="20"/>
          <w:szCs w:val="20"/>
        </w:rPr>
      </w:pPr>
      <w:bookmarkStart w:id="125" w:name="_Toc189215662"/>
      <w:proofErr w:type="spellStart"/>
      <w:r w:rsidRPr="009404BB">
        <w:rPr>
          <w:b/>
          <w:bCs/>
          <w:i w:val="0"/>
          <w:iCs w:val="0"/>
          <w:color w:val="000000" w:themeColor="text1"/>
          <w:sz w:val="20"/>
          <w:szCs w:val="20"/>
        </w:rPr>
        <w:lastRenderedPageBreak/>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Filtering</w:t>
      </w:r>
      <w:bookmarkEnd w:id="125"/>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2D36F8D1" w14:textId="77777777" w:rsidTr="0009639D">
        <w:trPr>
          <w:trHeight w:val="431"/>
        </w:trPr>
        <w:tc>
          <w:tcPr>
            <w:tcW w:w="2480" w:type="dxa"/>
          </w:tcPr>
          <w:p w14:paraId="6A55F1F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E30B259"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E20164" w14:textId="77777777" w:rsidTr="0009639D">
        <w:trPr>
          <w:trHeight w:val="903"/>
        </w:trPr>
        <w:tc>
          <w:tcPr>
            <w:tcW w:w="2480" w:type="dxa"/>
          </w:tcPr>
          <w:p w14:paraId="30F446C3" w14:textId="77777777" w:rsidR="002C01CC" w:rsidRPr="009404BB" w:rsidRDefault="002C01CC" w:rsidP="008073D5">
            <w:pPr>
              <w:pStyle w:val="TableParagraph"/>
              <w:spacing w:before="98"/>
              <w:ind w:left="100" w:right="461"/>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3"/>
                <w:sz w:val="20"/>
                <w:szCs w:val="20"/>
              </w:rPr>
              <w:t xml:space="preserve"> </w:t>
            </w:r>
            <w:r w:rsidRPr="009404BB">
              <w:rPr>
                <w:sz w:val="20"/>
                <w:szCs w:val="20"/>
                <w:highlight w:val="red"/>
              </w:rPr>
              <w:t>'itu'</w:t>
            </w:r>
            <w:r w:rsidRPr="009404BB">
              <w:rPr>
                <w:sz w:val="20"/>
                <w:szCs w:val="20"/>
              </w:rPr>
              <w:t>,</w:t>
            </w:r>
            <w:r w:rsidRPr="009404BB">
              <w:rPr>
                <w:spacing w:val="-12"/>
                <w:sz w:val="20"/>
                <w:szCs w:val="20"/>
              </w:rPr>
              <w:t xml:space="preserve"> </w:t>
            </w: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c>
          <w:tcPr>
            <w:tcW w:w="2693" w:type="dxa"/>
          </w:tcPr>
          <w:p w14:paraId="264B82B4" w14:textId="77777777" w:rsidR="002C01CC" w:rsidRPr="009404BB" w:rsidRDefault="002C01CC" w:rsidP="008073D5">
            <w:pPr>
              <w:pStyle w:val="TableParagraph"/>
              <w:spacing w:before="98"/>
              <w:ind w:left="100" w:right="461"/>
              <w:rPr>
                <w:sz w:val="20"/>
                <w:szCs w:val="20"/>
              </w:rPr>
            </w:pP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r>
      <w:tr w:rsidR="002C01CC" w:rsidRPr="009404BB" w14:paraId="347515B7" w14:textId="77777777" w:rsidTr="0009639D">
        <w:trPr>
          <w:trHeight w:val="931"/>
        </w:trPr>
        <w:tc>
          <w:tcPr>
            <w:tcW w:w="2480" w:type="dxa"/>
          </w:tcPr>
          <w:p w14:paraId="2E5C368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highlight w:val="red"/>
              </w:rPr>
              <w:t>'apa'</w:t>
            </w:r>
            <w:r w:rsidRPr="009404BB">
              <w:rPr>
                <w:sz w:val="20"/>
                <w:szCs w:val="20"/>
              </w:rPr>
              <w:t>,</w:t>
            </w:r>
            <w:r w:rsidRPr="009404BB">
              <w:rPr>
                <w:spacing w:val="-12"/>
                <w:sz w:val="20"/>
                <w:szCs w:val="20"/>
              </w:rPr>
              <w:t xml:space="preserve"> </w:t>
            </w:r>
            <w:r w:rsidRPr="009404BB">
              <w:rPr>
                <w:sz w:val="20"/>
                <w:szCs w:val="20"/>
                <w:highlight w:val="red"/>
              </w:rPr>
              <w:t>'yang'</w:t>
            </w:r>
            <w:r w:rsidRPr="009404BB">
              <w:rPr>
                <w:sz w:val="20"/>
                <w:szCs w:val="20"/>
              </w:rPr>
              <w:t>,</w:t>
            </w:r>
            <w:r w:rsidRPr="009404BB">
              <w:rPr>
                <w:spacing w:val="-13"/>
                <w:sz w:val="20"/>
                <w:szCs w:val="20"/>
              </w:rPr>
              <w:t xml:space="preserve"> </w:t>
            </w:r>
            <w:r w:rsidRPr="009404BB">
              <w:rPr>
                <w:sz w:val="20"/>
                <w:szCs w:val="20"/>
                <w:highlight w:val="red"/>
              </w:rPr>
              <w:t>'harus'</w:t>
            </w:r>
            <w:r w:rsidRPr="009404BB">
              <w:rPr>
                <w:sz w:val="20"/>
                <w:szCs w:val="20"/>
              </w:rPr>
              <w:t xml:space="preserve">, </w:t>
            </w:r>
            <w:r w:rsidRPr="009404BB">
              <w:rPr>
                <w:sz w:val="20"/>
                <w:szCs w:val="20"/>
                <w:highlight w:val="red"/>
              </w:rPr>
              <w:t>'diuji'</w:t>
            </w:r>
            <w:r w:rsidRPr="009404BB">
              <w:rPr>
                <w:sz w:val="20"/>
                <w:szCs w:val="20"/>
              </w:rPr>
              <w:t xml:space="preserve">, </w:t>
            </w:r>
            <w:r w:rsidRPr="009404BB">
              <w:rPr>
                <w:sz w:val="20"/>
                <w:szCs w:val="20"/>
                <w:highlight w:val="red"/>
              </w:rPr>
              <w:t>'dalam'</w:t>
            </w:r>
            <w:r w:rsidRPr="009404BB">
              <w:rPr>
                <w:sz w:val="20"/>
                <w:szCs w:val="20"/>
              </w:rPr>
              <w:t>, 'fitur', 'registrasi']</w:t>
            </w:r>
          </w:p>
        </w:tc>
        <w:tc>
          <w:tcPr>
            <w:tcW w:w="2693" w:type="dxa"/>
          </w:tcPr>
          <w:p w14:paraId="22A5247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1863BE66" w14:textId="77777777" w:rsidTr="0009639D">
        <w:trPr>
          <w:trHeight w:val="860"/>
        </w:trPr>
        <w:tc>
          <w:tcPr>
            <w:tcW w:w="2480" w:type="dxa"/>
          </w:tcPr>
          <w:p w14:paraId="0ACEEC91" w14:textId="77777777" w:rsidR="002C01CC" w:rsidRPr="009404BB" w:rsidRDefault="002C01CC" w:rsidP="008073D5">
            <w:pPr>
              <w:pStyle w:val="TableParagraph"/>
              <w:spacing w:before="101"/>
              <w:ind w:left="100" w:right="461"/>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0"/>
                <w:sz w:val="20"/>
                <w:szCs w:val="20"/>
              </w:rPr>
              <w:t xml:space="preserve"> </w:t>
            </w:r>
            <w:r w:rsidRPr="009404BB">
              <w:rPr>
                <w:sz w:val="20"/>
                <w:szCs w:val="20"/>
                <w:highlight w:val="red"/>
              </w:rPr>
              <w:t>'saja'</w:t>
            </w:r>
            <w:r w:rsidRPr="009404BB">
              <w:rPr>
                <w:sz w:val="20"/>
                <w:szCs w:val="20"/>
              </w:rPr>
              <w:t>,</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highlight w:val="red"/>
              </w:rPr>
              <w:t>'dalam'</w:t>
            </w:r>
            <w:r w:rsidRPr="009404BB">
              <w:rPr>
                <w:spacing w:val="-2"/>
                <w:sz w:val="20"/>
                <w:szCs w:val="20"/>
              </w:rPr>
              <w:t>,</w:t>
            </w:r>
          </w:p>
          <w:p w14:paraId="3F563D69" w14:textId="77777777" w:rsidR="002C01CC" w:rsidRPr="009404BB" w:rsidRDefault="002C01CC" w:rsidP="008073D5">
            <w:pPr>
              <w:pStyle w:val="TableParagraph"/>
              <w:spacing w:line="229" w:lineRule="exact"/>
              <w:ind w:left="100" w:right="461"/>
              <w:rPr>
                <w:sz w:val="20"/>
                <w:szCs w:val="20"/>
              </w:rPr>
            </w:pPr>
            <w:r w:rsidRPr="009404BB">
              <w:rPr>
                <w:sz w:val="20"/>
                <w:szCs w:val="20"/>
                <w:highlight w:val="red"/>
              </w:rPr>
              <w:t>'menguji'</w:t>
            </w:r>
            <w:r w:rsidRPr="009404BB">
              <w:rPr>
                <w:sz w:val="20"/>
                <w:szCs w:val="20"/>
              </w:rPr>
              <w:t>,</w:t>
            </w:r>
            <w:r w:rsidRPr="009404BB">
              <w:rPr>
                <w:spacing w:val="-8"/>
                <w:sz w:val="20"/>
                <w:szCs w:val="20"/>
              </w:rPr>
              <w:t xml:space="preserve"> </w:t>
            </w:r>
            <w:r w:rsidRPr="009404BB">
              <w:rPr>
                <w:sz w:val="20"/>
                <w:szCs w:val="20"/>
                <w:highlight w:val="red"/>
              </w:rPr>
              <w:t>'</w:t>
            </w:r>
            <w:proofErr w:type="spellStart"/>
            <w:r w:rsidRPr="009404BB">
              <w:rPr>
                <w:sz w:val="20"/>
                <w:szCs w:val="20"/>
                <w:highlight w:val="red"/>
              </w:rPr>
              <w:t>test</w:t>
            </w:r>
            <w:proofErr w:type="spellEnd"/>
            <w:r w:rsidRPr="009404BB">
              <w:rPr>
                <w:sz w:val="20"/>
                <w:szCs w:val="20"/>
                <w:highlight w:val="red"/>
              </w:rPr>
              <w:t>'</w:t>
            </w:r>
            <w:r w:rsidRPr="009404BB">
              <w:rPr>
                <w:sz w:val="20"/>
                <w:szCs w:val="20"/>
              </w:rPr>
              <w:t>,</w:t>
            </w:r>
            <w:r w:rsidRPr="009404BB">
              <w:rPr>
                <w:spacing w:val="-9"/>
                <w:sz w:val="20"/>
                <w:szCs w:val="20"/>
              </w:rPr>
              <w:t xml:space="preserve"> </w:t>
            </w:r>
            <w:r w:rsidRPr="009404BB">
              <w:rPr>
                <w:sz w:val="20"/>
                <w:szCs w:val="20"/>
                <w:highlight w:val="red"/>
              </w:rPr>
              <w:t>'</w:t>
            </w:r>
            <w:proofErr w:type="spellStart"/>
            <w:r w:rsidRPr="009404BB">
              <w:rPr>
                <w:sz w:val="20"/>
                <w:szCs w:val="20"/>
                <w:highlight w:val="red"/>
              </w:rPr>
              <w:t>case</w:t>
            </w:r>
            <w:proofErr w:type="spellEnd"/>
            <w:r w:rsidRPr="009404BB">
              <w:rPr>
                <w:sz w:val="20"/>
                <w:szCs w:val="20"/>
                <w:highlight w:val="red"/>
              </w:rPr>
              <w:t>'</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c>
          <w:tcPr>
            <w:tcW w:w="2693" w:type="dxa"/>
          </w:tcPr>
          <w:p w14:paraId="6A7EAA9A"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458C0A79" w14:textId="77777777" w:rsidR="002C01CC" w:rsidRPr="009404BB" w:rsidRDefault="002C01CC" w:rsidP="002C01CC">
      <w:pPr>
        <w:pStyle w:val="BodyText"/>
        <w:spacing w:before="20"/>
        <w:ind w:right="461"/>
      </w:pPr>
    </w:p>
    <w:p w14:paraId="287A9F5F" w14:textId="77777777" w:rsidR="002C01CC" w:rsidRPr="009404BB" w:rsidRDefault="002C01CC" w:rsidP="002C01CC">
      <w:pPr>
        <w:pStyle w:val="BodyText"/>
        <w:spacing w:line="230" w:lineRule="auto"/>
        <w:ind w:left="167" w:right="461" w:firstLine="427"/>
        <w:jc w:val="both"/>
      </w:pPr>
      <w:r w:rsidRPr="009404BB">
        <w:t xml:space="preserve">Dari Tabel 4.7, dapat dilihat bahwa proses </w:t>
      </w:r>
      <w:proofErr w:type="spellStart"/>
      <w:r w:rsidRPr="009404BB">
        <w:t>filtering</w:t>
      </w:r>
      <w:proofErr w:type="spellEnd"/>
      <w:r w:rsidRPr="009404BB">
        <w:t xml:space="preserve"> dapat memberikan keluaran yang sesuai ekspektasi, </w:t>
      </w:r>
      <w:proofErr w:type="spellStart"/>
      <w:r w:rsidRPr="009404BB">
        <w:t>dimana</w:t>
      </w:r>
      <w:proofErr w:type="spellEnd"/>
      <w:r w:rsidRPr="009404BB">
        <w:t xml:space="preserve"> kata-kata yang berada dalam daftar </w:t>
      </w:r>
      <w:proofErr w:type="spellStart"/>
      <w:r w:rsidRPr="009404BB">
        <w:t>stopword</w:t>
      </w:r>
      <w:proofErr w:type="spellEnd"/>
      <w:r w:rsidRPr="009404BB">
        <w:t xml:space="preserve"> akan dihapus.</w:t>
      </w:r>
    </w:p>
    <w:p w14:paraId="0340CA12" w14:textId="77777777" w:rsidR="002C01CC" w:rsidRPr="009404BB" w:rsidRDefault="002C01CC" w:rsidP="002C01CC">
      <w:pPr>
        <w:pStyle w:val="BodyText"/>
        <w:spacing w:line="230" w:lineRule="auto"/>
        <w:ind w:left="167" w:right="461" w:firstLine="427"/>
        <w:jc w:val="both"/>
      </w:pPr>
    </w:p>
    <w:p w14:paraId="6794BDBF" w14:textId="37823E41" w:rsidR="002C01CC" w:rsidRPr="009404BB" w:rsidRDefault="002C01CC" w:rsidP="002C01CC">
      <w:pPr>
        <w:pStyle w:val="Caption"/>
        <w:jc w:val="center"/>
        <w:rPr>
          <w:b/>
          <w:bCs/>
          <w:i w:val="0"/>
          <w:iCs w:val="0"/>
          <w:color w:val="000000" w:themeColor="text1"/>
          <w:sz w:val="20"/>
          <w:szCs w:val="20"/>
        </w:rPr>
      </w:pPr>
      <w:bookmarkStart w:id="126" w:name="_Toc189215663"/>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Stemming</w:t>
      </w:r>
      <w:bookmarkEnd w:id="126"/>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633FD032" w14:textId="77777777" w:rsidTr="003436A0">
        <w:trPr>
          <w:trHeight w:val="428"/>
        </w:trPr>
        <w:tc>
          <w:tcPr>
            <w:tcW w:w="2480" w:type="dxa"/>
          </w:tcPr>
          <w:p w14:paraId="504044D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4C9DF7FF"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5AB941C2" w14:textId="77777777" w:rsidTr="003436A0">
        <w:trPr>
          <w:trHeight w:val="687"/>
        </w:trPr>
        <w:tc>
          <w:tcPr>
            <w:tcW w:w="2480" w:type="dxa"/>
          </w:tcPr>
          <w:p w14:paraId="2222F0D9" w14:textId="77777777" w:rsidR="002C01CC" w:rsidRPr="009404BB" w:rsidRDefault="002C01CC" w:rsidP="008073D5">
            <w:pPr>
              <w:pStyle w:val="TableParagraph"/>
              <w:spacing w:before="101"/>
              <w:ind w:left="100" w:right="461"/>
              <w:rPr>
                <w:sz w:val="20"/>
                <w:szCs w:val="20"/>
              </w:rPr>
            </w:pP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c>
          <w:tcPr>
            <w:tcW w:w="2693" w:type="dxa"/>
          </w:tcPr>
          <w:p w14:paraId="317E70C7" w14:textId="77777777" w:rsidR="002C01CC" w:rsidRPr="009404BB" w:rsidRDefault="002C01CC" w:rsidP="008073D5">
            <w:pPr>
              <w:pStyle w:val="TableParagraph"/>
              <w:spacing w:before="101"/>
              <w:ind w:left="100" w:right="461"/>
              <w:rPr>
                <w:sz w:val="20"/>
                <w:szCs w:val="20"/>
              </w:rPr>
            </w:pP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r>
      <w:tr w:rsidR="002C01CC" w:rsidRPr="009404BB" w14:paraId="6ADE50E3" w14:textId="77777777" w:rsidTr="003436A0">
        <w:trPr>
          <w:trHeight w:val="652"/>
        </w:trPr>
        <w:tc>
          <w:tcPr>
            <w:tcW w:w="2480" w:type="dxa"/>
          </w:tcPr>
          <w:p w14:paraId="101C838D"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c>
          <w:tcPr>
            <w:tcW w:w="2693" w:type="dxa"/>
          </w:tcPr>
          <w:p w14:paraId="30EF640F"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5BED5124" w14:textId="77777777" w:rsidTr="003436A0">
        <w:trPr>
          <w:trHeight w:val="863"/>
        </w:trPr>
        <w:tc>
          <w:tcPr>
            <w:tcW w:w="2480" w:type="dxa"/>
          </w:tcPr>
          <w:p w14:paraId="6DD21291"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c>
          <w:tcPr>
            <w:tcW w:w="2693" w:type="dxa"/>
          </w:tcPr>
          <w:p w14:paraId="2F1F397E"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3A4EBF06" w14:textId="77777777" w:rsidR="002C01CC" w:rsidRPr="009404BB" w:rsidRDefault="002C01CC" w:rsidP="002C01CC">
      <w:pPr>
        <w:pStyle w:val="BodyText"/>
        <w:spacing w:before="21"/>
        <w:ind w:right="461"/>
      </w:pPr>
    </w:p>
    <w:p w14:paraId="7A032710" w14:textId="77777777" w:rsidR="002C01CC" w:rsidRPr="009404BB" w:rsidRDefault="002C01CC" w:rsidP="002C01CC">
      <w:pPr>
        <w:pStyle w:val="BodyText"/>
        <w:spacing w:line="230" w:lineRule="auto"/>
        <w:ind w:left="184" w:right="461" w:firstLine="410"/>
        <w:jc w:val="both"/>
      </w:pPr>
      <w:r w:rsidRPr="009404BB">
        <w:t xml:space="preserve">Dari Tabel 4.8, dapat dilihat bahwa proses </w:t>
      </w:r>
      <w:proofErr w:type="spellStart"/>
      <w:r w:rsidRPr="009404BB">
        <w:t>stemming</w:t>
      </w:r>
      <w:proofErr w:type="spellEnd"/>
      <w:r w:rsidRPr="009404BB">
        <w:t xml:space="preserve"> dapat </w:t>
      </w:r>
      <w:r w:rsidRPr="009404BB">
        <w:lastRenderedPageBreak/>
        <w:t xml:space="preserve">memberikan keluaran sesuai ekspektasi, </w:t>
      </w:r>
      <w:proofErr w:type="spellStart"/>
      <w:r w:rsidRPr="009404BB">
        <w:t>dimana</w:t>
      </w:r>
      <w:proofErr w:type="spellEnd"/>
      <w:r w:rsidRPr="009404BB">
        <w:t xml:space="preserve"> masing-masing kata akan diubah menjadi bentuk dasarnya. </w:t>
      </w:r>
    </w:p>
    <w:p w14:paraId="242EE24D" w14:textId="77777777" w:rsidR="002C01CC" w:rsidRPr="009404BB" w:rsidRDefault="002C01CC" w:rsidP="002C01CC">
      <w:pPr>
        <w:pStyle w:val="BodyText"/>
        <w:ind w:right="461"/>
        <w:jc w:val="both"/>
      </w:pPr>
    </w:p>
    <w:p w14:paraId="321C0C00" w14:textId="77777777" w:rsidR="002C01CC" w:rsidRPr="009404BB" w:rsidRDefault="002C01CC" w:rsidP="002C01CC">
      <w:pPr>
        <w:pStyle w:val="BodyText"/>
        <w:ind w:right="461"/>
        <w:jc w:val="both"/>
      </w:pPr>
    </w:p>
    <w:p w14:paraId="79051D1C" w14:textId="6FF67AF0" w:rsidR="002C01CC" w:rsidRPr="009404BB" w:rsidRDefault="002C01CC" w:rsidP="002C01CC">
      <w:pPr>
        <w:pStyle w:val="Caption"/>
        <w:jc w:val="center"/>
        <w:rPr>
          <w:b/>
          <w:bCs/>
          <w:i w:val="0"/>
          <w:iCs w:val="0"/>
          <w:color w:val="000000" w:themeColor="text1"/>
          <w:sz w:val="20"/>
          <w:szCs w:val="20"/>
        </w:rPr>
      </w:pPr>
      <w:bookmarkStart w:id="127" w:name="_Toc189215664"/>
      <w:proofErr w:type="spellStart"/>
      <w:r w:rsidRPr="009404BB">
        <w:rPr>
          <w:b/>
          <w:bCs/>
          <w:i w:val="0"/>
          <w:iCs w:val="0"/>
          <w:color w:val="000000" w:themeColor="text1"/>
        </w:rPr>
        <w:t>Tabel</w:t>
      </w:r>
      <w:proofErr w:type="spellEnd"/>
      <w:r w:rsidRPr="009404BB">
        <w:rPr>
          <w:b/>
          <w:bCs/>
          <w:i w:val="0"/>
          <w:iCs w:val="0"/>
          <w:color w:val="000000" w:themeColor="text1"/>
        </w:rPr>
        <w:t xml:space="preserve"> 4. </w:t>
      </w:r>
      <w:r w:rsidRPr="009404BB">
        <w:rPr>
          <w:b/>
          <w:bCs/>
          <w:i w:val="0"/>
          <w:iCs w:val="0"/>
          <w:color w:val="000000" w:themeColor="text1"/>
        </w:rPr>
        <w:fldChar w:fldCharType="begin"/>
      </w:r>
      <w:r w:rsidRPr="009404BB">
        <w:rPr>
          <w:b/>
          <w:bCs/>
          <w:i w:val="0"/>
          <w:iCs w:val="0"/>
          <w:color w:val="000000" w:themeColor="text1"/>
        </w:rPr>
        <w:instrText xml:space="preserve"> SEQ Tabel_4. \* ARABIC </w:instrText>
      </w:r>
      <w:r w:rsidRPr="009404BB">
        <w:rPr>
          <w:b/>
          <w:bCs/>
          <w:i w:val="0"/>
          <w:iCs w:val="0"/>
          <w:color w:val="000000" w:themeColor="text1"/>
        </w:rPr>
        <w:fldChar w:fldCharType="separate"/>
      </w:r>
      <w:r w:rsidR="008276A3">
        <w:rPr>
          <w:b/>
          <w:bCs/>
          <w:i w:val="0"/>
          <w:iCs w:val="0"/>
          <w:noProof/>
          <w:color w:val="000000" w:themeColor="text1"/>
        </w:rPr>
        <w:t>9</w:t>
      </w:r>
      <w:r w:rsidRPr="009404BB">
        <w:rPr>
          <w:b/>
          <w:bCs/>
          <w:i w:val="0"/>
          <w:iCs w:val="0"/>
          <w:color w:val="000000" w:themeColor="text1"/>
        </w:rPr>
        <w:fldChar w:fldCharType="end"/>
      </w:r>
      <w:r w:rsidRPr="009404BB">
        <w:rPr>
          <w:b/>
          <w:bCs/>
          <w:i w:val="0"/>
          <w:iCs w:val="0"/>
          <w:color w:val="000000" w:themeColor="text1"/>
        </w:rPr>
        <w:t xml:space="preserve"> Summary Data Preprocessing</w:t>
      </w:r>
      <w:bookmarkEnd w:id="127"/>
    </w:p>
    <w:p w14:paraId="543AB574"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4949249B" w14:textId="77777777" w:rsidTr="0009639D">
        <w:trPr>
          <w:trHeight w:val="431"/>
        </w:trPr>
        <w:tc>
          <w:tcPr>
            <w:tcW w:w="2480" w:type="dxa"/>
          </w:tcPr>
          <w:p w14:paraId="6B500DC3"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92CDDE2"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702512B6" w14:textId="77777777" w:rsidTr="0009639D">
        <w:trPr>
          <w:trHeight w:val="659"/>
        </w:trPr>
        <w:tc>
          <w:tcPr>
            <w:tcW w:w="2480" w:type="dxa"/>
          </w:tcPr>
          <w:p w14:paraId="160E31BE"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w:t>
            </w:r>
          </w:p>
        </w:tc>
        <w:tc>
          <w:tcPr>
            <w:tcW w:w="2693" w:type="dxa"/>
          </w:tcPr>
          <w:p w14:paraId="3996FAEC" w14:textId="77777777" w:rsidR="002C01CC" w:rsidRPr="009404BB" w:rsidRDefault="002C01CC" w:rsidP="008073D5">
            <w:pPr>
              <w:pStyle w:val="TableParagraph"/>
              <w:spacing w:before="98"/>
              <w:ind w:left="100" w:right="461"/>
              <w:rPr>
                <w:sz w:val="20"/>
                <w:szCs w:val="20"/>
              </w:rPr>
            </w:pP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r>
      <w:tr w:rsidR="002C01CC" w:rsidRPr="009404BB" w14:paraId="50E87C35" w14:textId="77777777" w:rsidTr="0009639D">
        <w:trPr>
          <w:trHeight w:val="659"/>
        </w:trPr>
        <w:tc>
          <w:tcPr>
            <w:tcW w:w="2480" w:type="dxa"/>
          </w:tcPr>
          <w:p w14:paraId="594BCE4C"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C360EF4" w14:textId="77777777" w:rsidR="002C01CC" w:rsidRPr="009404BB" w:rsidRDefault="002C01CC" w:rsidP="008073D5">
            <w:pPr>
              <w:pStyle w:val="TableParagraph"/>
              <w:spacing w:before="101"/>
              <w:ind w:left="100" w:right="461"/>
              <w:rPr>
                <w:sz w:val="20"/>
                <w:szCs w:val="20"/>
              </w:rPr>
            </w:pPr>
            <w:r w:rsidRPr="009404BB">
              <w:rPr>
                <w:sz w:val="20"/>
                <w:szCs w:val="20"/>
              </w:rPr>
              <w:t>skenario fitur registrasi</w:t>
            </w:r>
          </w:p>
        </w:tc>
      </w:tr>
      <w:tr w:rsidR="002C01CC" w:rsidRPr="009404BB" w14:paraId="7C7AFA72" w14:textId="77777777" w:rsidTr="0009639D">
        <w:trPr>
          <w:trHeight w:val="662"/>
        </w:trPr>
        <w:tc>
          <w:tcPr>
            <w:tcW w:w="2480" w:type="dxa"/>
          </w:tcPr>
          <w:p w14:paraId="01F1E7BB"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 ?</w:t>
            </w:r>
          </w:p>
        </w:tc>
        <w:tc>
          <w:tcPr>
            <w:tcW w:w="2693" w:type="dxa"/>
          </w:tcPr>
          <w:p w14:paraId="3853A8AE" w14:textId="77777777" w:rsidR="002C01CC" w:rsidRPr="009404BB" w:rsidRDefault="002C01CC" w:rsidP="008073D5">
            <w:pPr>
              <w:pStyle w:val="TableParagraph"/>
              <w:spacing w:before="101"/>
              <w:ind w:left="100" w:right="461"/>
              <w:rPr>
                <w:sz w:val="20"/>
                <w:szCs w:val="20"/>
              </w:rPr>
            </w:pPr>
            <w:r w:rsidRPr="009404BB">
              <w:rPr>
                <w:sz w:val="20"/>
                <w:szCs w:val="20"/>
              </w:rPr>
              <w:t xml:space="preserve">step lupa </w:t>
            </w:r>
            <w:proofErr w:type="spellStart"/>
            <w:r w:rsidRPr="009404BB">
              <w:rPr>
                <w:sz w:val="20"/>
                <w:szCs w:val="20"/>
              </w:rPr>
              <w:t>password</w:t>
            </w:r>
            <w:proofErr w:type="spellEnd"/>
            <w:r w:rsidRPr="009404BB">
              <w:rPr>
                <w:sz w:val="20"/>
                <w:szCs w:val="20"/>
              </w:rPr>
              <w:t xml:space="preserve"> berhasil</w:t>
            </w:r>
          </w:p>
        </w:tc>
      </w:tr>
    </w:tbl>
    <w:p w14:paraId="14E6D317" w14:textId="77777777" w:rsidR="002C01CC" w:rsidRPr="009404BB" w:rsidRDefault="002C01CC" w:rsidP="002C01CC">
      <w:pPr>
        <w:pStyle w:val="BodyText"/>
        <w:spacing w:before="120" w:line="230" w:lineRule="auto"/>
        <w:ind w:left="184" w:right="461" w:firstLine="410"/>
        <w:jc w:val="both"/>
        <w:rPr>
          <w:spacing w:val="-2"/>
        </w:rPr>
      </w:pPr>
      <w:r w:rsidRPr="009404BB">
        <w:t>Berdasarkan Tabel</w:t>
      </w:r>
      <w:r w:rsidRPr="009404BB">
        <w:rPr>
          <w:spacing w:val="-3"/>
        </w:rPr>
        <w:t xml:space="preserve"> </w:t>
      </w:r>
      <w:r w:rsidRPr="009404BB">
        <w:t>4.9,</w:t>
      </w:r>
      <w:r w:rsidRPr="009404BB">
        <w:rPr>
          <w:spacing w:val="-3"/>
        </w:rPr>
        <w:t xml:space="preserve"> </w:t>
      </w:r>
      <w:r w:rsidRPr="009404BB">
        <w:t>dapat</w:t>
      </w:r>
      <w:r w:rsidRPr="009404BB">
        <w:rPr>
          <w:spacing w:val="-5"/>
        </w:rPr>
        <w:t xml:space="preserve"> </w:t>
      </w:r>
      <w:r w:rsidRPr="009404BB">
        <w:t>diketahui</w:t>
      </w:r>
      <w:r w:rsidRPr="009404BB">
        <w:rPr>
          <w:spacing w:val="-3"/>
        </w:rPr>
        <w:t xml:space="preserve"> </w:t>
      </w:r>
      <w:r w:rsidRPr="009404BB">
        <w:t>bahwa</w:t>
      </w:r>
      <w:r w:rsidRPr="009404BB">
        <w:rPr>
          <w:spacing w:val="-2"/>
        </w:rPr>
        <w:t xml:space="preserve"> </w:t>
      </w:r>
      <w:r w:rsidRPr="009404BB">
        <w:t>proses</w:t>
      </w:r>
      <w:r w:rsidRPr="009404BB">
        <w:rPr>
          <w:spacing w:val="-3"/>
        </w:rPr>
        <w:t xml:space="preserve"> </w:t>
      </w:r>
      <w:proofErr w:type="spellStart"/>
      <w:r w:rsidRPr="009404BB">
        <w:t>prapengeolahan</w:t>
      </w:r>
      <w:proofErr w:type="spellEnd"/>
      <w:r w:rsidRPr="009404BB">
        <w:rPr>
          <w:spacing w:val="-2"/>
        </w:rPr>
        <w:t xml:space="preserve"> </w:t>
      </w:r>
      <w:r w:rsidRPr="009404BB">
        <w:t>yang meliputi pengubahan semua karakter alfabet menjadi huruf kecil (</w:t>
      </w:r>
      <w:proofErr w:type="spellStart"/>
      <w:r w:rsidRPr="009404BB">
        <w:t>case</w:t>
      </w:r>
      <w:proofErr w:type="spellEnd"/>
      <w:r w:rsidRPr="009404BB">
        <w:t xml:space="preserve"> </w:t>
      </w:r>
      <w:proofErr w:type="spellStart"/>
      <w:r w:rsidRPr="009404BB">
        <w:t>folding</w:t>
      </w:r>
      <w:proofErr w:type="spellEnd"/>
      <w:r w:rsidRPr="009404BB">
        <w:t>), penghapusan tanda baca yang tidak sesuai (</w:t>
      </w:r>
      <w:proofErr w:type="spellStart"/>
      <w:r w:rsidRPr="009404BB">
        <w:t>remove</w:t>
      </w:r>
      <w:proofErr w:type="spellEnd"/>
      <w:r w:rsidRPr="009404BB">
        <w:t xml:space="preserve"> </w:t>
      </w:r>
      <w:proofErr w:type="spellStart"/>
      <w:r w:rsidRPr="009404BB">
        <w:t>punctuation</w:t>
      </w:r>
      <w:proofErr w:type="spellEnd"/>
      <w:r w:rsidRPr="009404BB">
        <w:t>), penghapusan spasi berlebih (</w:t>
      </w:r>
      <w:proofErr w:type="spellStart"/>
      <w:r w:rsidRPr="009404BB">
        <w:t>stripping</w:t>
      </w:r>
      <w:proofErr w:type="spellEnd"/>
      <w:r w:rsidRPr="009404BB">
        <w:t xml:space="preserve">), pemecahan teks menjadi </w:t>
      </w:r>
      <w:proofErr w:type="spellStart"/>
      <w:r w:rsidRPr="009404BB">
        <w:t>token</w:t>
      </w:r>
      <w:proofErr w:type="spellEnd"/>
      <w:r w:rsidRPr="009404BB">
        <w:t xml:space="preserve"> (</w:t>
      </w:r>
      <w:proofErr w:type="spellStart"/>
      <w:r w:rsidRPr="009404BB">
        <w:t>tokenizing</w:t>
      </w:r>
      <w:proofErr w:type="spellEnd"/>
      <w:r w:rsidRPr="009404BB">
        <w:t>), penyaringan kata-kata yang tidak dibutuhkan (</w:t>
      </w:r>
      <w:proofErr w:type="spellStart"/>
      <w:r w:rsidRPr="009404BB">
        <w:t>filtering</w:t>
      </w:r>
      <w:proofErr w:type="spellEnd"/>
      <w:r w:rsidRPr="009404BB">
        <w:t>), dan pengubahan kata- kata menjadi kata dasar (</w:t>
      </w:r>
      <w:proofErr w:type="spellStart"/>
      <w:r w:rsidRPr="009404BB">
        <w:t>stemming</w:t>
      </w:r>
      <w:proofErr w:type="spellEnd"/>
      <w:r w:rsidRPr="009404BB">
        <w:t xml:space="preserve">), dapat menghasilkan keluaran yang sesuai dengan harapan. </w:t>
      </w:r>
    </w:p>
    <w:p w14:paraId="763CCD94" w14:textId="77777777" w:rsidR="002C01CC" w:rsidRPr="009404BB" w:rsidRDefault="002C01CC" w:rsidP="002C01CC">
      <w:pPr>
        <w:pStyle w:val="BodyText"/>
        <w:spacing w:before="120" w:line="230" w:lineRule="auto"/>
        <w:ind w:left="184" w:right="461" w:firstLine="410"/>
        <w:jc w:val="both"/>
        <w:rPr>
          <w:spacing w:val="-2"/>
        </w:rPr>
      </w:pPr>
    </w:p>
    <w:p w14:paraId="15A797C3" w14:textId="77777777" w:rsidR="002C01CC" w:rsidRPr="009404BB" w:rsidRDefault="002C01CC" w:rsidP="002C01CC">
      <w:pPr>
        <w:pStyle w:val="Heading5"/>
        <w:tabs>
          <w:tab w:val="left" w:pos="618"/>
        </w:tabs>
        <w:ind w:right="461"/>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 xml:space="preserve">    4.6.2  </w:t>
      </w:r>
      <w:proofErr w:type="spellStart"/>
      <w:r w:rsidRPr="009404BB">
        <w:rPr>
          <w:rFonts w:ascii="Times New Roman" w:hAnsi="Times New Roman" w:cs="Times New Roman"/>
          <w:b/>
          <w:bCs/>
          <w:color w:val="000000" w:themeColor="text1"/>
          <w:sz w:val="20"/>
          <w:szCs w:val="20"/>
        </w:rPr>
        <w:t>Eksperimen</w:t>
      </w:r>
      <w:proofErr w:type="spellEnd"/>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Text</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z w:val="20"/>
          <w:szCs w:val="20"/>
        </w:rPr>
        <w:t>Vectorizing</w:t>
      </w:r>
      <w:r w:rsidRPr="009404BB">
        <w:rPr>
          <w:rFonts w:ascii="Times New Roman" w:hAnsi="Times New Roman" w:cs="Times New Roman"/>
          <w:b/>
          <w:bCs/>
          <w:color w:val="000000" w:themeColor="text1"/>
          <w:spacing w:val="-7"/>
          <w:sz w:val="20"/>
          <w:szCs w:val="20"/>
        </w:rPr>
        <w:t xml:space="preserve"> </w:t>
      </w:r>
      <w:r w:rsidRPr="009404BB">
        <w:rPr>
          <w:rFonts w:ascii="Times New Roman" w:hAnsi="Times New Roman" w:cs="Times New Roman"/>
          <w:b/>
          <w:bCs/>
          <w:color w:val="000000" w:themeColor="text1"/>
          <w:sz w:val="20"/>
          <w:szCs w:val="20"/>
        </w:rPr>
        <w:t>(TF-</w:t>
      </w:r>
      <w:r w:rsidRPr="009404BB">
        <w:rPr>
          <w:rFonts w:ascii="Times New Roman" w:hAnsi="Times New Roman" w:cs="Times New Roman"/>
          <w:b/>
          <w:bCs/>
          <w:color w:val="000000" w:themeColor="text1"/>
          <w:spacing w:val="-4"/>
          <w:sz w:val="20"/>
          <w:szCs w:val="20"/>
        </w:rPr>
        <w:t>IDF)</w:t>
      </w:r>
    </w:p>
    <w:p w14:paraId="5975C404" w14:textId="77777777" w:rsidR="002C01CC" w:rsidRPr="009404BB" w:rsidRDefault="002C01CC" w:rsidP="002C01CC">
      <w:pPr>
        <w:pStyle w:val="BodyText"/>
        <w:ind w:left="167" w:right="461" w:firstLine="256"/>
        <w:jc w:val="both"/>
        <w:rPr>
          <w:spacing w:val="-2"/>
        </w:rPr>
      </w:pPr>
      <w:r w:rsidRPr="009404BB">
        <w:t xml:space="preserve">Pengujian </w:t>
      </w:r>
      <w:proofErr w:type="spellStart"/>
      <w:r w:rsidRPr="009404BB">
        <w:t>Text</w:t>
      </w:r>
      <w:proofErr w:type="spellEnd"/>
      <w:r w:rsidRPr="009404BB">
        <w:t xml:space="preserve"> </w:t>
      </w:r>
      <w:proofErr w:type="spellStart"/>
      <w:r w:rsidRPr="009404BB">
        <w:t>Vectorizing</w:t>
      </w:r>
      <w:proofErr w:type="spellEnd"/>
      <w:r w:rsidRPr="009404BB">
        <w:t xml:space="preserve"> adalah pengujian yang dilakukan untuk mengetahui</w:t>
      </w:r>
      <w:r w:rsidRPr="009404BB">
        <w:rPr>
          <w:spacing w:val="-8"/>
        </w:rPr>
        <w:t xml:space="preserve"> </w:t>
      </w:r>
      <w:r w:rsidRPr="009404BB">
        <w:t>apakah</w:t>
      </w:r>
      <w:r w:rsidRPr="009404BB">
        <w:rPr>
          <w:spacing w:val="-5"/>
        </w:rPr>
        <w:t xml:space="preserve"> </w:t>
      </w:r>
      <w:r w:rsidRPr="009404BB">
        <w:t>sistem</w:t>
      </w:r>
      <w:r w:rsidRPr="009404BB">
        <w:rPr>
          <w:spacing w:val="-5"/>
        </w:rPr>
        <w:t xml:space="preserve"> </w:t>
      </w:r>
      <w:r w:rsidRPr="009404BB">
        <w:t>berhasil</w:t>
      </w:r>
      <w:r w:rsidRPr="009404BB">
        <w:rPr>
          <w:spacing w:val="-6"/>
        </w:rPr>
        <w:t xml:space="preserve"> </w:t>
      </w:r>
      <w:r w:rsidRPr="009404BB">
        <w:t>mengubah</w:t>
      </w:r>
      <w:r w:rsidRPr="009404BB">
        <w:rPr>
          <w:spacing w:val="-5"/>
        </w:rPr>
        <w:t xml:space="preserve"> </w:t>
      </w:r>
      <w:r w:rsidRPr="009404BB">
        <w:t>teks</w:t>
      </w:r>
      <w:r w:rsidRPr="009404BB">
        <w:rPr>
          <w:spacing w:val="-6"/>
        </w:rPr>
        <w:t xml:space="preserve"> </w:t>
      </w:r>
      <w:proofErr w:type="spellStart"/>
      <w:r w:rsidRPr="009404BB">
        <w:t>input</w:t>
      </w:r>
      <w:proofErr w:type="spellEnd"/>
      <w:r w:rsidRPr="009404BB">
        <w:rPr>
          <w:spacing w:val="-6"/>
        </w:rPr>
        <w:t xml:space="preserve"> </w:t>
      </w:r>
      <w:r w:rsidRPr="009404BB">
        <w:t>menjadi</w:t>
      </w:r>
      <w:r w:rsidRPr="009404BB">
        <w:rPr>
          <w:spacing w:val="-6"/>
        </w:rPr>
        <w:t xml:space="preserve"> </w:t>
      </w:r>
      <w:r w:rsidRPr="009404BB">
        <w:t>vektor</w:t>
      </w:r>
      <w:r w:rsidRPr="009404BB">
        <w:rPr>
          <w:spacing w:val="-5"/>
        </w:rPr>
        <w:t xml:space="preserve"> </w:t>
      </w:r>
      <w:r w:rsidRPr="009404BB">
        <w:t xml:space="preserve">bilangan </w:t>
      </w:r>
      <w:r w:rsidRPr="009404BB">
        <w:rPr>
          <w:spacing w:val="-2"/>
        </w:rPr>
        <w:t>desimal.</w:t>
      </w:r>
    </w:p>
    <w:p w14:paraId="15EDC5CA" w14:textId="77777777" w:rsidR="002C01CC" w:rsidRDefault="002C01CC" w:rsidP="002C01CC">
      <w:pPr>
        <w:pStyle w:val="BodyText"/>
        <w:ind w:left="167" w:right="461" w:firstLine="256"/>
        <w:jc w:val="both"/>
        <w:rPr>
          <w:spacing w:val="-2"/>
        </w:rPr>
      </w:pPr>
    </w:p>
    <w:p w14:paraId="371FADCD" w14:textId="77777777" w:rsidR="003436A0" w:rsidRDefault="003436A0" w:rsidP="002C01CC">
      <w:pPr>
        <w:pStyle w:val="BodyText"/>
        <w:ind w:left="167" w:right="461" w:firstLine="256"/>
        <w:jc w:val="both"/>
        <w:rPr>
          <w:spacing w:val="-2"/>
        </w:rPr>
      </w:pPr>
    </w:p>
    <w:p w14:paraId="2FF14512" w14:textId="77777777" w:rsidR="003436A0" w:rsidRDefault="003436A0" w:rsidP="002C01CC">
      <w:pPr>
        <w:pStyle w:val="BodyText"/>
        <w:ind w:left="167" w:right="461" w:firstLine="256"/>
        <w:jc w:val="both"/>
        <w:rPr>
          <w:spacing w:val="-2"/>
        </w:rPr>
      </w:pPr>
    </w:p>
    <w:p w14:paraId="7FF58D25" w14:textId="77777777" w:rsidR="003436A0" w:rsidRDefault="003436A0" w:rsidP="002C01CC">
      <w:pPr>
        <w:pStyle w:val="BodyText"/>
        <w:ind w:left="167" w:right="461" w:firstLine="256"/>
        <w:jc w:val="both"/>
        <w:rPr>
          <w:spacing w:val="-2"/>
        </w:rPr>
      </w:pPr>
    </w:p>
    <w:p w14:paraId="2D061EC2" w14:textId="77777777" w:rsidR="003436A0" w:rsidRPr="009404BB" w:rsidRDefault="003436A0" w:rsidP="002C01CC">
      <w:pPr>
        <w:pStyle w:val="BodyText"/>
        <w:ind w:left="167" w:right="461" w:firstLine="256"/>
        <w:jc w:val="both"/>
        <w:rPr>
          <w:spacing w:val="-2"/>
        </w:rPr>
      </w:pPr>
    </w:p>
    <w:p w14:paraId="5DC9A548" w14:textId="7B3D1AAE" w:rsidR="002C01CC" w:rsidRPr="009404BB" w:rsidRDefault="002C01CC" w:rsidP="002C01CC">
      <w:pPr>
        <w:pStyle w:val="Caption"/>
        <w:jc w:val="center"/>
        <w:rPr>
          <w:b/>
          <w:bCs/>
          <w:i w:val="0"/>
          <w:iCs w:val="0"/>
          <w:spacing w:val="-5"/>
          <w:sz w:val="20"/>
          <w:szCs w:val="20"/>
        </w:rPr>
      </w:pPr>
      <w:bookmarkStart w:id="128" w:name="_Toc189215665"/>
      <w:proofErr w:type="spellStart"/>
      <w:r w:rsidRPr="009404BB">
        <w:rPr>
          <w:b/>
          <w:bCs/>
          <w:i w:val="0"/>
          <w:iCs w:val="0"/>
          <w:color w:val="000000" w:themeColor="text1"/>
          <w:sz w:val="20"/>
          <w:szCs w:val="20"/>
        </w:rPr>
        <w:lastRenderedPageBreak/>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10</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Sampel</w:t>
      </w:r>
      <w:proofErr w:type="spellEnd"/>
      <w:r w:rsidRPr="009404BB">
        <w:rPr>
          <w:b/>
          <w:bCs/>
          <w:i w:val="0"/>
          <w:iCs w:val="0"/>
          <w:color w:val="000000" w:themeColor="text1"/>
          <w:sz w:val="20"/>
          <w:szCs w:val="20"/>
        </w:rPr>
        <w:t xml:space="preserve"> Data Vectorizing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TF-IDF</w:t>
      </w:r>
      <w:bookmarkEnd w:id="128"/>
    </w:p>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8"/>
        <w:gridCol w:w="2631"/>
      </w:tblGrid>
      <w:tr w:rsidR="003436A0" w:rsidRPr="009404BB" w14:paraId="5EB0CEF8" w14:textId="77777777" w:rsidTr="003436A0">
        <w:trPr>
          <w:trHeight w:val="431"/>
        </w:trPr>
        <w:tc>
          <w:tcPr>
            <w:tcW w:w="2258" w:type="dxa"/>
          </w:tcPr>
          <w:p w14:paraId="304DBE9A" w14:textId="77777777" w:rsidR="003436A0" w:rsidRPr="009404BB" w:rsidRDefault="003436A0" w:rsidP="003436A0">
            <w:pPr>
              <w:pStyle w:val="TableParagraph"/>
              <w:spacing w:before="101"/>
              <w:ind w:left="16" w:right="461"/>
              <w:jc w:val="center"/>
              <w:rPr>
                <w:sz w:val="20"/>
                <w:szCs w:val="20"/>
              </w:rPr>
            </w:pPr>
            <w:r w:rsidRPr="009404BB">
              <w:rPr>
                <w:spacing w:val="-2"/>
                <w:sz w:val="20"/>
                <w:szCs w:val="20"/>
              </w:rPr>
              <w:t>INPUT</w:t>
            </w:r>
          </w:p>
        </w:tc>
        <w:tc>
          <w:tcPr>
            <w:tcW w:w="2631" w:type="dxa"/>
          </w:tcPr>
          <w:p w14:paraId="3195E64C" w14:textId="77777777" w:rsidR="003436A0" w:rsidRPr="009404BB" w:rsidRDefault="003436A0" w:rsidP="003436A0">
            <w:pPr>
              <w:pStyle w:val="TableParagraph"/>
              <w:spacing w:before="101"/>
              <w:ind w:left="19" w:right="461"/>
              <w:jc w:val="center"/>
              <w:rPr>
                <w:sz w:val="20"/>
                <w:szCs w:val="20"/>
              </w:rPr>
            </w:pPr>
            <w:r w:rsidRPr="009404BB">
              <w:rPr>
                <w:spacing w:val="-2"/>
                <w:sz w:val="20"/>
                <w:szCs w:val="20"/>
              </w:rPr>
              <w:t>VEKTOR</w:t>
            </w:r>
          </w:p>
        </w:tc>
      </w:tr>
      <w:tr w:rsidR="003436A0" w:rsidRPr="009404BB" w14:paraId="2263EB05" w14:textId="77777777" w:rsidTr="003436A0">
        <w:trPr>
          <w:trHeight w:val="659"/>
        </w:trPr>
        <w:tc>
          <w:tcPr>
            <w:tcW w:w="2258" w:type="dxa"/>
          </w:tcPr>
          <w:p w14:paraId="4000E65F" w14:textId="77777777" w:rsidR="003436A0" w:rsidRPr="009404BB" w:rsidRDefault="003436A0" w:rsidP="003436A0">
            <w:pPr>
              <w:pStyle w:val="TableParagraph"/>
              <w:spacing w:before="101"/>
              <w:ind w:left="100" w:right="461"/>
              <w:rPr>
                <w:sz w:val="20"/>
                <w:szCs w:val="20"/>
              </w:rPr>
            </w:pP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c>
          <w:tcPr>
            <w:tcW w:w="2631" w:type="dxa"/>
          </w:tcPr>
          <w:p w14:paraId="7D92A206" w14:textId="77777777" w:rsidR="003436A0" w:rsidRPr="009404BB" w:rsidRDefault="003436A0" w:rsidP="003436A0">
            <w:pPr>
              <w:pStyle w:val="TableParagraph"/>
              <w:spacing w:before="101"/>
              <w:ind w:left="201" w:right="461"/>
              <w:rPr>
                <w:sz w:val="20"/>
                <w:szCs w:val="20"/>
              </w:rPr>
            </w:pPr>
            <w:r w:rsidRPr="009404BB">
              <w:rPr>
                <w:spacing w:val="-2"/>
                <w:sz w:val="20"/>
                <w:szCs w:val="20"/>
              </w:rPr>
              <w:t>0.57735027</w:t>
            </w:r>
          </w:p>
          <w:p w14:paraId="7D5EC65F" w14:textId="77777777" w:rsidR="003436A0" w:rsidRPr="009404BB" w:rsidRDefault="003436A0" w:rsidP="003436A0">
            <w:pPr>
              <w:pStyle w:val="TableParagraph"/>
              <w:ind w:left="201" w:right="461"/>
              <w:rPr>
                <w:spacing w:val="-2"/>
                <w:sz w:val="20"/>
                <w:szCs w:val="20"/>
              </w:rPr>
            </w:pPr>
            <w:r w:rsidRPr="009404BB">
              <w:rPr>
                <w:spacing w:val="-2"/>
                <w:sz w:val="20"/>
                <w:szCs w:val="20"/>
              </w:rPr>
              <w:t>0.57735027</w:t>
            </w:r>
          </w:p>
          <w:p w14:paraId="37ED3701" w14:textId="77777777" w:rsidR="003436A0" w:rsidRPr="009404BB" w:rsidRDefault="003436A0" w:rsidP="003436A0">
            <w:pPr>
              <w:pStyle w:val="TableParagraph"/>
              <w:ind w:left="201" w:right="461"/>
              <w:rPr>
                <w:sz w:val="20"/>
                <w:szCs w:val="20"/>
              </w:rPr>
            </w:pPr>
            <w:r w:rsidRPr="009404BB">
              <w:rPr>
                <w:spacing w:val="-2"/>
                <w:sz w:val="20"/>
                <w:szCs w:val="20"/>
              </w:rPr>
              <w:t>0.57735027</w:t>
            </w:r>
          </w:p>
        </w:tc>
      </w:tr>
      <w:tr w:rsidR="003436A0" w:rsidRPr="009404BB" w14:paraId="5F7EFF2A" w14:textId="77777777" w:rsidTr="003436A0">
        <w:trPr>
          <w:trHeight w:val="889"/>
        </w:trPr>
        <w:tc>
          <w:tcPr>
            <w:tcW w:w="2258" w:type="dxa"/>
          </w:tcPr>
          <w:p w14:paraId="6E3BE77F" w14:textId="77777777" w:rsidR="003436A0" w:rsidRPr="009404BB" w:rsidRDefault="003436A0" w:rsidP="003436A0">
            <w:pPr>
              <w:pStyle w:val="TableParagraph"/>
              <w:spacing w:before="101"/>
              <w:ind w:left="100" w:right="461"/>
              <w:rPr>
                <w:sz w:val="20"/>
                <w:szCs w:val="20"/>
              </w:rPr>
            </w:pPr>
            <w:r w:rsidRPr="009404BB">
              <w:rPr>
                <w:sz w:val="20"/>
                <w:szCs w:val="20"/>
              </w:rPr>
              <w:t>skenario uji fitur registrasi</w:t>
            </w:r>
          </w:p>
        </w:tc>
        <w:tc>
          <w:tcPr>
            <w:tcW w:w="2631" w:type="dxa"/>
          </w:tcPr>
          <w:p w14:paraId="0B2CD453" w14:textId="77777777" w:rsidR="003436A0" w:rsidRPr="009404BB" w:rsidRDefault="003436A0" w:rsidP="003436A0">
            <w:pPr>
              <w:pStyle w:val="TableParagraph"/>
              <w:spacing w:before="101"/>
              <w:ind w:left="201" w:right="461"/>
              <w:rPr>
                <w:sz w:val="20"/>
                <w:szCs w:val="20"/>
              </w:rPr>
            </w:pPr>
            <w:r w:rsidRPr="009404BB">
              <w:rPr>
                <w:spacing w:val="-2"/>
                <w:sz w:val="20"/>
                <w:szCs w:val="20"/>
              </w:rPr>
              <w:t>0.54658127</w:t>
            </w:r>
          </w:p>
          <w:p w14:paraId="51DA17E4" w14:textId="77777777" w:rsidR="003436A0" w:rsidRPr="009404BB" w:rsidRDefault="003436A0" w:rsidP="003436A0">
            <w:pPr>
              <w:pStyle w:val="TableParagraph"/>
              <w:ind w:left="201" w:right="461"/>
              <w:rPr>
                <w:sz w:val="20"/>
                <w:szCs w:val="20"/>
              </w:rPr>
            </w:pPr>
            <w:r w:rsidRPr="009404BB">
              <w:rPr>
                <w:spacing w:val="-2"/>
                <w:sz w:val="20"/>
                <w:szCs w:val="20"/>
              </w:rPr>
              <w:t>0.43337383</w:t>
            </w:r>
          </w:p>
          <w:p w14:paraId="36D37852" w14:textId="77777777" w:rsidR="003436A0" w:rsidRPr="009404BB" w:rsidRDefault="003436A0" w:rsidP="003436A0">
            <w:pPr>
              <w:pStyle w:val="TableParagraph"/>
              <w:ind w:left="201" w:right="461"/>
              <w:rPr>
                <w:spacing w:val="-2"/>
                <w:sz w:val="20"/>
                <w:szCs w:val="20"/>
              </w:rPr>
            </w:pPr>
            <w:r w:rsidRPr="009404BB">
              <w:rPr>
                <w:spacing w:val="-2"/>
                <w:sz w:val="20"/>
                <w:szCs w:val="20"/>
              </w:rPr>
              <w:t>0.63643908</w:t>
            </w:r>
          </w:p>
          <w:p w14:paraId="69BBAA3E" w14:textId="77777777" w:rsidR="003436A0" w:rsidRPr="009404BB" w:rsidRDefault="003436A0" w:rsidP="003436A0">
            <w:pPr>
              <w:pStyle w:val="TableParagraph"/>
              <w:ind w:left="201" w:right="461"/>
              <w:rPr>
                <w:sz w:val="20"/>
                <w:szCs w:val="20"/>
              </w:rPr>
            </w:pPr>
            <w:r w:rsidRPr="009404BB">
              <w:rPr>
                <w:spacing w:val="-2"/>
                <w:sz w:val="20"/>
                <w:szCs w:val="20"/>
              </w:rPr>
              <w:t>0.32921321</w:t>
            </w:r>
          </w:p>
        </w:tc>
      </w:tr>
      <w:tr w:rsidR="003436A0" w:rsidRPr="009404BB" w14:paraId="65CC6998" w14:textId="77777777" w:rsidTr="003436A0">
        <w:trPr>
          <w:trHeight w:val="1122"/>
        </w:trPr>
        <w:tc>
          <w:tcPr>
            <w:tcW w:w="2258" w:type="dxa"/>
          </w:tcPr>
          <w:p w14:paraId="260FC4A7" w14:textId="77777777" w:rsidR="003436A0" w:rsidRPr="009404BB" w:rsidRDefault="003436A0" w:rsidP="003436A0">
            <w:pPr>
              <w:pStyle w:val="TableParagraph"/>
              <w:spacing w:before="101"/>
              <w:ind w:left="100" w:right="461"/>
              <w:rPr>
                <w:sz w:val="20"/>
                <w:szCs w:val="20"/>
              </w:rPr>
            </w:pPr>
            <w:r w:rsidRPr="009404BB">
              <w:rPr>
                <w:sz w:val="20"/>
                <w:szCs w:val="20"/>
              </w:rPr>
              <w:t xml:space="preserve">step 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hasil</w:t>
            </w:r>
          </w:p>
        </w:tc>
        <w:tc>
          <w:tcPr>
            <w:tcW w:w="2631" w:type="dxa"/>
          </w:tcPr>
          <w:p w14:paraId="45F7FEB4" w14:textId="77777777" w:rsidR="003436A0" w:rsidRPr="009404BB" w:rsidRDefault="003436A0" w:rsidP="003436A0">
            <w:pPr>
              <w:pStyle w:val="TableParagraph"/>
              <w:spacing w:before="101"/>
              <w:ind w:left="201" w:right="461"/>
              <w:rPr>
                <w:sz w:val="20"/>
                <w:szCs w:val="20"/>
              </w:rPr>
            </w:pPr>
            <w:r w:rsidRPr="009404BB">
              <w:rPr>
                <w:spacing w:val="-2"/>
                <w:sz w:val="20"/>
                <w:szCs w:val="20"/>
              </w:rPr>
              <w:t>0.45204249</w:t>
            </w:r>
          </w:p>
          <w:p w14:paraId="55F31688" w14:textId="77777777" w:rsidR="003436A0" w:rsidRPr="009404BB" w:rsidRDefault="003436A0" w:rsidP="003436A0">
            <w:pPr>
              <w:pStyle w:val="TableParagraph"/>
              <w:ind w:left="201" w:right="461"/>
              <w:rPr>
                <w:sz w:val="20"/>
                <w:szCs w:val="20"/>
              </w:rPr>
            </w:pPr>
            <w:r w:rsidRPr="009404BB">
              <w:rPr>
                <w:spacing w:val="-2"/>
                <w:sz w:val="20"/>
                <w:szCs w:val="20"/>
              </w:rPr>
              <w:t>0.38821934</w:t>
            </w:r>
          </w:p>
          <w:p w14:paraId="69B442C2" w14:textId="77777777" w:rsidR="003436A0" w:rsidRPr="009404BB" w:rsidRDefault="003436A0" w:rsidP="003436A0">
            <w:pPr>
              <w:pStyle w:val="TableParagraph"/>
              <w:ind w:left="201" w:right="461"/>
              <w:rPr>
                <w:sz w:val="20"/>
                <w:szCs w:val="20"/>
              </w:rPr>
            </w:pPr>
            <w:r w:rsidRPr="009404BB">
              <w:rPr>
                <w:spacing w:val="-2"/>
                <w:sz w:val="20"/>
                <w:szCs w:val="20"/>
              </w:rPr>
              <w:t>0.3429361</w:t>
            </w:r>
          </w:p>
          <w:p w14:paraId="43720722"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0.3429361</w:t>
            </w:r>
          </w:p>
          <w:p w14:paraId="08888A75"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0.38821934</w:t>
            </w:r>
          </w:p>
          <w:p w14:paraId="79345B94"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0.45204249</w:t>
            </w:r>
          </w:p>
          <w:p w14:paraId="68AA3BFE" w14:textId="77777777" w:rsidR="003436A0" w:rsidRPr="009404BB" w:rsidRDefault="003436A0" w:rsidP="003436A0">
            <w:pPr>
              <w:pStyle w:val="TableParagraph"/>
              <w:spacing w:before="1"/>
              <w:ind w:left="201" w:right="461"/>
              <w:rPr>
                <w:sz w:val="20"/>
                <w:szCs w:val="20"/>
              </w:rPr>
            </w:pPr>
            <w:r w:rsidRPr="009404BB">
              <w:rPr>
                <w:spacing w:val="-2"/>
                <w:sz w:val="20"/>
                <w:szCs w:val="20"/>
              </w:rPr>
              <w:t>0.2338297</w:t>
            </w:r>
          </w:p>
        </w:tc>
      </w:tr>
    </w:tbl>
    <w:p w14:paraId="56706168" w14:textId="77777777" w:rsidR="002C01CC" w:rsidRPr="009404BB" w:rsidRDefault="002C01CC" w:rsidP="003436A0">
      <w:pPr>
        <w:pStyle w:val="BodyText"/>
        <w:spacing w:before="1" w:line="230" w:lineRule="auto"/>
        <w:ind w:right="461"/>
        <w:jc w:val="both"/>
      </w:pPr>
    </w:p>
    <w:p w14:paraId="526B16F9" w14:textId="438774EA" w:rsidR="002C01CC" w:rsidRDefault="002C01CC" w:rsidP="002C01CC">
      <w:pPr>
        <w:pStyle w:val="BodyText"/>
        <w:spacing w:before="1" w:line="230" w:lineRule="auto"/>
        <w:ind w:left="184" w:right="461" w:firstLine="331"/>
        <w:jc w:val="both"/>
      </w:pPr>
      <w:r w:rsidRPr="009404BB">
        <w:t xml:space="preserve">Berdasarkan Tabel 4.10, terlihat bahwa proses </w:t>
      </w:r>
      <w:proofErr w:type="spellStart"/>
      <w:r w:rsidRPr="009404BB">
        <w:t>penvektorisasian</w:t>
      </w:r>
      <w:proofErr w:type="spellEnd"/>
      <w:r w:rsidRPr="009404BB">
        <w:t xml:space="preserve"> menggunakan metode Frekuensi Istilah-Frekuensi Dokumen Terbalik (Term </w:t>
      </w:r>
      <w:proofErr w:type="spellStart"/>
      <w:r w:rsidRPr="009404BB">
        <w:t>Frequency-Inverse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TF-IDF) telah berjalan dengan baik. Hal ini terbukti dari keberhasilan sistem dalam membentuk vektor dari masukan teks yang diberikan. Proses konversi data masukan yang bertipe </w:t>
      </w:r>
      <w:proofErr w:type="spellStart"/>
      <w:r w:rsidRPr="009404BB">
        <w:t>string</w:t>
      </w:r>
      <w:proofErr w:type="spellEnd"/>
      <w:r w:rsidRPr="009404BB">
        <w:t xml:space="preserve"> menjadi bilangan desimal dilakukan dengan langkah-langkah sebagai berikut:</w:t>
      </w:r>
    </w:p>
    <w:p w14:paraId="235F8A18" w14:textId="77777777" w:rsidR="003436A0" w:rsidRPr="009404BB" w:rsidRDefault="003436A0" w:rsidP="002C01CC">
      <w:pPr>
        <w:pStyle w:val="BodyText"/>
        <w:spacing w:before="1" w:line="230" w:lineRule="auto"/>
        <w:ind w:left="184" w:right="461" w:firstLine="331"/>
        <w:jc w:val="both"/>
      </w:pPr>
    </w:p>
    <w:p w14:paraId="715D4045" w14:textId="77777777" w:rsidR="002C01CC" w:rsidRPr="009404BB" w:rsidRDefault="002C01CC" w:rsidP="002C01CC">
      <w:pPr>
        <w:pStyle w:val="Heading5"/>
        <w:numPr>
          <w:ilvl w:val="0"/>
          <w:numId w:val="9"/>
        </w:numPr>
        <w:tabs>
          <w:tab w:val="left" w:pos="592"/>
        </w:tabs>
        <w:spacing w:line="227" w:lineRule="exact"/>
        <w:ind w:left="592" w:right="461" w:hanging="358"/>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Term</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4"/>
          <w:sz w:val="20"/>
          <w:szCs w:val="20"/>
        </w:rPr>
        <w:t>(TF)</w:t>
      </w:r>
    </w:p>
    <w:p w14:paraId="217793E6" w14:textId="77777777" w:rsidR="002C01CC" w:rsidRPr="009404BB" w:rsidRDefault="002C01CC" w:rsidP="002C01CC">
      <w:pPr>
        <w:pStyle w:val="BodyText"/>
        <w:spacing w:before="1" w:line="232" w:lineRule="auto"/>
        <w:ind w:left="234" w:right="461" w:firstLine="360"/>
        <w:jc w:val="both"/>
      </w:pPr>
      <w:r w:rsidRPr="009404BB">
        <w:t>Untuk setiap kata dalam masukan teks, perhitungkan berapa kali kata tersebut</w:t>
      </w:r>
      <w:r w:rsidRPr="009404BB">
        <w:rPr>
          <w:spacing w:val="14"/>
        </w:rPr>
        <w:t xml:space="preserve"> </w:t>
      </w:r>
      <w:r w:rsidRPr="009404BB">
        <w:t>muncul</w:t>
      </w:r>
      <w:r w:rsidRPr="009404BB">
        <w:rPr>
          <w:spacing w:val="15"/>
        </w:rPr>
        <w:t xml:space="preserve"> </w:t>
      </w:r>
      <w:r w:rsidRPr="009404BB">
        <w:t>di</w:t>
      </w:r>
      <w:r w:rsidRPr="009404BB">
        <w:rPr>
          <w:spacing w:val="12"/>
        </w:rPr>
        <w:t xml:space="preserve"> </w:t>
      </w:r>
      <w:r w:rsidRPr="009404BB">
        <w:t>dalamnya.</w:t>
      </w:r>
      <w:r w:rsidRPr="009404BB">
        <w:rPr>
          <w:spacing w:val="13"/>
        </w:rPr>
        <w:t xml:space="preserve"> </w:t>
      </w:r>
      <w:r w:rsidRPr="009404BB">
        <w:t>Hal</w:t>
      </w:r>
      <w:r w:rsidRPr="009404BB">
        <w:rPr>
          <w:spacing w:val="15"/>
        </w:rPr>
        <w:t xml:space="preserve"> </w:t>
      </w:r>
      <w:r w:rsidRPr="009404BB">
        <w:t>ini</w:t>
      </w:r>
      <w:r w:rsidRPr="009404BB">
        <w:rPr>
          <w:spacing w:val="15"/>
        </w:rPr>
        <w:t xml:space="preserve"> </w:t>
      </w:r>
      <w:r w:rsidRPr="009404BB">
        <w:t>akan</w:t>
      </w:r>
      <w:r w:rsidRPr="009404BB">
        <w:rPr>
          <w:spacing w:val="16"/>
        </w:rPr>
        <w:t xml:space="preserve"> </w:t>
      </w:r>
      <w:r w:rsidRPr="009404BB">
        <w:t>memberikan</w:t>
      </w:r>
      <w:r w:rsidRPr="009404BB">
        <w:rPr>
          <w:spacing w:val="15"/>
        </w:rPr>
        <w:t xml:space="preserve"> </w:t>
      </w:r>
      <w:r w:rsidRPr="009404BB">
        <w:t>nilai</w:t>
      </w:r>
      <w:r w:rsidRPr="009404BB">
        <w:rPr>
          <w:spacing w:val="15"/>
        </w:rPr>
        <w:t xml:space="preserve"> </w:t>
      </w:r>
      <w:r w:rsidRPr="009404BB">
        <w:t>Frekuensi</w:t>
      </w:r>
      <w:r w:rsidRPr="009404BB">
        <w:rPr>
          <w:spacing w:val="15"/>
        </w:rPr>
        <w:t xml:space="preserve"> </w:t>
      </w:r>
      <w:r w:rsidRPr="009404BB">
        <w:rPr>
          <w:spacing w:val="-2"/>
        </w:rPr>
        <w:t>Istilah</w:t>
      </w:r>
      <w:r w:rsidRPr="009404BB">
        <w:t xml:space="preserve"> (Term </w:t>
      </w:r>
      <w:proofErr w:type="spellStart"/>
      <w:r w:rsidRPr="009404BB">
        <w:t>Frequency</w:t>
      </w:r>
      <w:proofErr w:type="spellEnd"/>
      <w:r w:rsidRPr="009404BB">
        <w:t xml:space="preserve"> atau TF) untuk setiap kata dalam dokumen. Biasanya, TF dinormalisasi dengan membaginya dengan jumlah total kata dalam dokumen untuk menghindari bias terhadap dokumen yang lebih panjang. Hal ini disebut sebagai Frekuensi Istilah Ternormalisasi (</w:t>
      </w:r>
      <w:proofErr w:type="spellStart"/>
      <w:r w:rsidRPr="009404BB">
        <w:t>Normalized</w:t>
      </w:r>
      <w:proofErr w:type="spellEnd"/>
      <w:r w:rsidRPr="009404BB">
        <w:t xml:space="preserve"> Term </w:t>
      </w:r>
      <w:proofErr w:type="spellStart"/>
      <w:r w:rsidRPr="009404BB">
        <w:t>Frequency</w:t>
      </w:r>
      <w:proofErr w:type="spellEnd"/>
      <w:r w:rsidRPr="009404BB">
        <w:t>).</w:t>
      </w:r>
    </w:p>
    <w:p w14:paraId="0371A9B6" w14:textId="77777777" w:rsidR="002C01CC" w:rsidRPr="009404BB" w:rsidRDefault="002C01CC" w:rsidP="002C01CC">
      <w:pPr>
        <w:pStyle w:val="Heading5"/>
        <w:numPr>
          <w:ilvl w:val="0"/>
          <w:numId w:val="9"/>
        </w:numPr>
        <w:tabs>
          <w:tab w:val="left" w:pos="592"/>
        </w:tabs>
        <w:spacing w:before="115"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lastRenderedPageBreak/>
        <w:t>Inverse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Document</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2"/>
          <w:sz w:val="20"/>
          <w:szCs w:val="20"/>
        </w:rPr>
        <w:t>(IDF)</w:t>
      </w:r>
    </w:p>
    <w:p w14:paraId="3A8865B6" w14:textId="77777777" w:rsidR="002C01CC" w:rsidRPr="009404BB" w:rsidRDefault="002C01CC" w:rsidP="002C01CC">
      <w:pPr>
        <w:pStyle w:val="BodyText"/>
        <w:spacing w:before="2" w:line="230" w:lineRule="auto"/>
        <w:ind w:left="234" w:right="461" w:firstLine="360"/>
        <w:jc w:val="both"/>
      </w:pPr>
      <w:r w:rsidRPr="009404BB">
        <w:t>Hitung jumlah total dokumen dalam korpus. Untuk setiap kata dalam masukan teks, hitung berapa banyak dokumen dalam korpus yang mengandung kata tersebut. Hitung nilai Frekuensi Dokumen Terbalik (</w:t>
      </w:r>
      <w:proofErr w:type="spellStart"/>
      <w:r w:rsidRPr="009404BB">
        <w:t>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IDF) untuk setiap kata dengan menggunakan rumus IDF = log(total dokumen / jumlah dokumen yang mengandung kata tersebut).</w:t>
      </w:r>
    </w:p>
    <w:p w14:paraId="1DB2D29B" w14:textId="77777777" w:rsidR="002C01CC" w:rsidRPr="009404BB" w:rsidRDefault="002C01CC" w:rsidP="002C01CC">
      <w:pPr>
        <w:pStyle w:val="Heading5"/>
        <w:numPr>
          <w:ilvl w:val="0"/>
          <w:numId w:val="9"/>
        </w:numPr>
        <w:tabs>
          <w:tab w:val="left" w:pos="592"/>
        </w:tabs>
        <w:spacing w:before="118"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TF-IDF</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4"/>
          <w:sz w:val="20"/>
          <w:szCs w:val="20"/>
        </w:rPr>
        <w:t>Score</w:t>
      </w:r>
    </w:p>
    <w:p w14:paraId="106DD9FE" w14:textId="773A6DC6" w:rsidR="002C01CC" w:rsidRPr="009404BB" w:rsidRDefault="002C01CC" w:rsidP="002C01CC">
      <w:pPr>
        <w:pStyle w:val="BodyText"/>
        <w:spacing w:before="2" w:line="230" w:lineRule="auto"/>
        <w:ind w:left="167" w:right="461" w:firstLine="427"/>
        <w:jc w:val="both"/>
      </w:pPr>
      <w:r w:rsidRPr="009404BB">
        <w:t xml:space="preserve">Kalikan nilai Frekuensi Istilah (Term </w:t>
      </w:r>
      <w:proofErr w:type="spellStart"/>
      <w:r w:rsidRPr="009404BB">
        <w:t>Frequency</w:t>
      </w:r>
      <w:proofErr w:type="spellEnd"/>
      <w:r w:rsidRPr="009404BB">
        <w:t xml:space="preserve"> atau TF) dengan nilai Frekuensi Dokumen Terbalik (</w:t>
      </w:r>
      <w:proofErr w:type="spellStart"/>
      <w:r w:rsidRPr="009404BB">
        <w:t>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IDF) untuk setiap</w:t>
      </w:r>
      <w:r w:rsidRPr="009404BB">
        <w:rPr>
          <w:spacing w:val="-3"/>
        </w:rPr>
        <w:t xml:space="preserve"> </w:t>
      </w:r>
      <w:r w:rsidRPr="009404BB">
        <w:t>kata</w:t>
      </w:r>
      <w:r w:rsidRPr="009404BB">
        <w:rPr>
          <w:spacing w:val="-4"/>
        </w:rPr>
        <w:t xml:space="preserve"> </w:t>
      </w:r>
      <w:r w:rsidRPr="009404BB">
        <w:t>dalam</w:t>
      </w:r>
      <w:r w:rsidRPr="009404BB">
        <w:rPr>
          <w:spacing w:val="-5"/>
        </w:rPr>
        <w:t xml:space="preserve"> </w:t>
      </w:r>
      <w:r w:rsidRPr="009404BB">
        <w:t>masukan</w:t>
      </w:r>
      <w:r w:rsidRPr="009404BB">
        <w:rPr>
          <w:spacing w:val="-5"/>
        </w:rPr>
        <w:t xml:space="preserve"> </w:t>
      </w:r>
      <w:r w:rsidRPr="009404BB">
        <w:t>teks.</w:t>
      </w:r>
      <w:r w:rsidRPr="009404BB">
        <w:rPr>
          <w:spacing w:val="-4"/>
        </w:rPr>
        <w:t xml:space="preserve"> </w:t>
      </w:r>
      <w:r w:rsidRPr="009404BB">
        <w:t>Hal</w:t>
      </w:r>
      <w:r w:rsidRPr="009404BB">
        <w:rPr>
          <w:spacing w:val="-4"/>
        </w:rPr>
        <w:t xml:space="preserve"> </w:t>
      </w:r>
      <w:r w:rsidRPr="009404BB">
        <w:t>ini</w:t>
      </w:r>
      <w:r w:rsidRPr="009404BB">
        <w:rPr>
          <w:spacing w:val="-5"/>
        </w:rPr>
        <w:t xml:space="preserve"> </w:t>
      </w:r>
      <w:r w:rsidRPr="009404BB">
        <w:t>akan</w:t>
      </w:r>
      <w:r w:rsidRPr="009404BB">
        <w:rPr>
          <w:spacing w:val="-3"/>
        </w:rPr>
        <w:t xml:space="preserve"> </w:t>
      </w:r>
      <w:r w:rsidRPr="009404BB">
        <w:t>memberikan</w:t>
      </w:r>
      <w:r w:rsidRPr="009404BB">
        <w:rPr>
          <w:spacing w:val="-3"/>
        </w:rPr>
        <w:t xml:space="preserve"> </w:t>
      </w:r>
      <w:r w:rsidRPr="009404BB">
        <w:t>nilai</w:t>
      </w:r>
      <w:r w:rsidRPr="009404BB">
        <w:rPr>
          <w:spacing w:val="-4"/>
        </w:rPr>
        <w:t xml:space="preserve"> </w:t>
      </w:r>
      <w:r w:rsidRPr="009404BB">
        <w:t>Frekuensi</w:t>
      </w:r>
      <w:r w:rsidRPr="009404BB">
        <w:rPr>
          <w:spacing w:val="-5"/>
        </w:rPr>
        <w:t xml:space="preserve"> </w:t>
      </w:r>
      <w:r w:rsidRPr="009404BB">
        <w:t xml:space="preserve">Istilah- Frekuensi Dokumen Terbalik (Term </w:t>
      </w:r>
      <w:proofErr w:type="spellStart"/>
      <w:r w:rsidRPr="009404BB">
        <w:t>Frequency-Inverse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w:t>
      </w:r>
      <w:r w:rsidRPr="009404BB">
        <w:rPr>
          <w:spacing w:val="-13"/>
        </w:rPr>
        <w:t xml:space="preserve"> </w:t>
      </w:r>
      <w:r w:rsidRPr="009404BB">
        <w:t>TF-IDF)</w:t>
      </w:r>
      <w:r w:rsidRPr="009404BB">
        <w:rPr>
          <w:spacing w:val="-12"/>
        </w:rPr>
        <w:t xml:space="preserve"> </w:t>
      </w:r>
      <w:r w:rsidRPr="009404BB">
        <w:t>untuk</w:t>
      </w:r>
      <w:r w:rsidRPr="009404BB">
        <w:rPr>
          <w:spacing w:val="-13"/>
        </w:rPr>
        <w:t xml:space="preserve"> </w:t>
      </w:r>
      <w:r w:rsidRPr="009404BB">
        <w:t>setiap</w:t>
      </w:r>
      <w:r w:rsidRPr="009404BB">
        <w:rPr>
          <w:spacing w:val="-12"/>
        </w:rPr>
        <w:t xml:space="preserve"> </w:t>
      </w:r>
      <w:r w:rsidRPr="009404BB">
        <w:t>kata</w:t>
      </w:r>
      <w:r w:rsidRPr="009404BB">
        <w:rPr>
          <w:spacing w:val="-13"/>
        </w:rPr>
        <w:t xml:space="preserve"> </w:t>
      </w:r>
      <w:r w:rsidRPr="009404BB">
        <w:t>dalam</w:t>
      </w:r>
      <w:r w:rsidRPr="009404BB">
        <w:rPr>
          <w:spacing w:val="-12"/>
        </w:rPr>
        <w:t xml:space="preserve"> </w:t>
      </w:r>
      <w:r w:rsidRPr="009404BB">
        <w:t>dokumen.</w:t>
      </w:r>
      <w:r w:rsidRPr="009404BB">
        <w:rPr>
          <w:spacing w:val="-13"/>
        </w:rPr>
        <w:t xml:space="preserve"> </w:t>
      </w:r>
      <w:r w:rsidRPr="009404BB">
        <w:t>Hal</w:t>
      </w:r>
      <w:r w:rsidRPr="009404BB">
        <w:rPr>
          <w:spacing w:val="-12"/>
        </w:rPr>
        <w:t xml:space="preserve"> </w:t>
      </w:r>
      <w:r w:rsidRPr="009404BB">
        <w:t>ini</w:t>
      </w:r>
      <w:r w:rsidRPr="009404BB">
        <w:rPr>
          <w:spacing w:val="-13"/>
        </w:rPr>
        <w:t xml:space="preserve"> </w:t>
      </w:r>
      <w:r w:rsidRPr="009404BB">
        <w:t>menghasilkan</w:t>
      </w:r>
      <w:r w:rsidRPr="009404BB">
        <w:rPr>
          <w:spacing w:val="-12"/>
        </w:rPr>
        <w:t xml:space="preserve"> </w:t>
      </w:r>
      <w:r w:rsidRPr="009404BB">
        <w:t>matriks</w:t>
      </w:r>
      <w:r w:rsidRPr="009404BB">
        <w:rPr>
          <w:spacing w:val="-13"/>
        </w:rPr>
        <w:t xml:space="preserve"> </w:t>
      </w:r>
      <w:r w:rsidRPr="009404BB">
        <w:t>TF- IDF, di mana setiap baris mewakili dokumen dan setiap kolom mewakili kata dalam</w:t>
      </w:r>
      <w:r w:rsidRPr="009404BB">
        <w:rPr>
          <w:spacing w:val="-5"/>
        </w:rPr>
        <w:t xml:space="preserve"> </w:t>
      </w:r>
      <w:r w:rsidRPr="009404BB">
        <w:t>kosakata,</w:t>
      </w:r>
      <w:r w:rsidRPr="009404BB">
        <w:rPr>
          <w:spacing w:val="-7"/>
        </w:rPr>
        <w:t xml:space="preserve"> </w:t>
      </w:r>
      <w:r w:rsidRPr="009404BB">
        <w:t>serta</w:t>
      </w:r>
      <w:r w:rsidRPr="009404BB">
        <w:rPr>
          <w:spacing w:val="-6"/>
        </w:rPr>
        <w:t xml:space="preserve"> </w:t>
      </w:r>
      <w:r w:rsidRPr="009404BB">
        <w:t>entri</w:t>
      </w:r>
      <w:r w:rsidRPr="009404BB">
        <w:rPr>
          <w:spacing w:val="-7"/>
        </w:rPr>
        <w:t xml:space="preserve"> </w:t>
      </w:r>
      <w:r w:rsidRPr="009404BB">
        <w:t>matriks</w:t>
      </w:r>
      <w:r w:rsidRPr="009404BB">
        <w:rPr>
          <w:spacing w:val="-7"/>
        </w:rPr>
        <w:t xml:space="preserve"> </w:t>
      </w:r>
      <w:r w:rsidRPr="009404BB">
        <w:t>tersebut</w:t>
      </w:r>
      <w:r w:rsidRPr="009404BB">
        <w:rPr>
          <w:spacing w:val="-7"/>
        </w:rPr>
        <w:t xml:space="preserve"> </w:t>
      </w:r>
      <w:r w:rsidRPr="009404BB">
        <w:t>adalah</w:t>
      </w:r>
      <w:r w:rsidRPr="009404BB">
        <w:rPr>
          <w:spacing w:val="-7"/>
        </w:rPr>
        <w:t xml:space="preserve"> </w:t>
      </w:r>
      <w:r w:rsidRPr="009404BB">
        <w:t>skor</w:t>
      </w:r>
      <w:r w:rsidRPr="009404BB">
        <w:rPr>
          <w:spacing w:val="-7"/>
        </w:rPr>
        <w:t xml:space="preserve"> </w:t>
      </w:r>
      <w:r w:rsidRPr="009404BB">
        <w:t>TF-IDF</w:t>
      </w:r>
      <w:r w:rsidRPr="009404BB">
        <w:rPr>
          <w:spacing w:val="-7"/>
        </w:rPr>
        <w:t xml:space="preserve"> </w:t>
      </w:r>
      <w:r w:rsidRPr="009404BB">
        <w:t>dari</w:t>
      </w:r>
      <w:r w:rsidRPr="009404BB">
        <w:rPr>
          <w:spacing w:val="-6"/>
        </w:rPr>
        <w:t xml:space="preserve"> </w:t>
      </w:r>
      <w:r w:rsidRPr="009404BB">
        <w:t>kata</w:t>
      </w:r>
      <w:r w:rsidRPr="009404BB">
        <w:rPr>
          <w:spacing w:val="-6"/>
        </w:rPr>
        <w:t xml:space="preserve"> </w:t>
      </w:r>
      <w:r w:rsidRPr="009404BB">
        <w:t>tersebut dalam dokumen tersebut.</w:t>
      </w:r>
    </w:p>
    <w:p w14:paraId="61508E2F" w14:textId="77777777" w:rsidR="002C01CC" w:rsidRPr="009404BB" w:rsidRDefault="002C01CC" w:rsidP="002C01CC">
      <w:pPr>
        <w:pStyle w:val="Heading5"/>
        <w:tabs>
          <w:tab w:val="left" w:pos="666"/>
        </w:tabs>
        <w:spacing w:before="125" w:line="229" w:lineRule="exact"/>
        <w:ind w:left="167" w:right="461"/>
        <w:jc w:val="both"/>
        <w:rPr>
          <w:rFonts w:ascii="Times New Roman" w:hAnsi="Times New Roman" w:cs="Times New Roman"/>
          <w:b/>
          <w:bCs/>
          <w:color w:val="000000" w:themeColor="text1"/>
          <w:spacing w:val="-2"/>
          <w:sz w:val="20"/>
          <w:szCs w:val="20"/>
        </w:rPr>
      </w:pPr>
      <w:r w:rsidRPr="009404BB">
        <w:rPr>
          <w:rFonts w:ascii="Times New Roman" w:hAnsi="Times New Roman" w:cs="Times New Roman"/>
          <w:b/>
          <w:bCs/>
          <w:color w:val="000000" w:themeColor="text1"/>
          <w:sz w:val="20"/>
          <w:szCs w:val="20"/>
        </w:rPr>
        <w:t xml:space="preserve">4.6.3 </w:t>
      </w:r>
      <w:proofErr w:type="spellStart"/>
      <w:r w:rsidRPr="009404BB">
        <w:rPr>
          <w:rFonts w:ascii="Times New Roman" w:hAnsi="Times New Roman" w:cs="Times New Roman"/>
          <w:b/>
          <w:bCs/>
          <w:color w:val="000000" w:themeColor="text1"/>
          <w:sz w:val="20"/>
          <w:szCs w:val="20"/>
        </w:rPr>
        <w:t>Eksperimen</w:t>
      </w:r>
      <w:proofErr w:type="spellEnd"/>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z w:val="20"/>
          <w:szCs w:val="20"/>
        </w:rPr>
        <w:t>Cosine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pacing w:val="-2"/>
          <w:sz w:val="20"/>
          <w:szCs w:val="20"/>
        </w:rPr>
        <w:t>Similarity</w:t>
      </w:r>
    </w:p>
    <w:p w14:paraId="6A6B81A8" w14:textId="77777777" w:rsidR="002C01CC" w:rsidRPr="009404BB" w:rsidRDefault="002C01CC" w:rsidP="002C01CC">
      <w:pPr>
        <w:rPr>
          <w:sz w:val="20"/>
          <w:szCs w:val="20"/>
        </w:rPr>
      </w:pPr>
    </w:p>
    <w:p w14:paraId="3959E90B" w14:textId="77777777" w:rsidR="002C01CC" w:rsidRPr="009404BB" w:rsidRDefault="002C01CC" w:rsidP="002C01CC">
      <w:pPr>
        <w:pStyle w:val="BodyText"/>
        <w:ind w:left="167" w:right="461" w:firstLine="283"/>
        <w:jc w:val="both"/>
      </w:pPr>
      <w:r w:rsidRPr="009404BB">
        <w:t>Pengujian Kesamaan Kosinus (</w:t>
      </w:r>
      <w:proofErr w:type="spellStart"/>
      <w:r w:rsidRPr="009404BB">
        <w:t>Cosine</w:t>
      </w:r>
      <w:proofErr w:type="spellEnd"/>
      <w:r w:rsidRPr="009404BB">
        <w:t xml:space="preserve"> </w:t>
      </w:r>
      <w:proofErr w:type="spellStart"/>
      <w:r w:rsidRPr="009404BB">
        <w:t>Similarity</w:t>
      </w:r>
      <w:proofErr w:type="spellEnd"/>
      <w:r w:rsidRPr="009404BB">
        <w:t>) adalah pengujian yang dilakukan untuk mengetahui apakah sistem berhasil melakukan pencocokan antara dua vektor yang ada.</w:t>
      </w:r>
    </w:p>
    <w:p w14:paraId="494E0AC3" w14:textId="77777777" w:rsidR="002C01CC" w:rsidRPr="009404BB" w:rsidRDefault="002C01CC" w:rsidP="002C01CC">
      <w:pPr>
        <w:pStyle w:val="BodyText"/>
        <w:ind w:left="167" w:right="461" w:firstLine="283"/>
        <w:jc w:val="both"/>
      </w:pPr>
    </w:p>
    <w:p w14:paraId="51FFA46B" w14:textId="478AE1CC" w:rsidR="002C01CC" w:rsidRPr="009404BB" w:rsidRDefault="002C01CC" w:rsidP="002C01CC">
      <w:pPr>
        <w:pStyle w:val="Caption"/>
        <w:jc w:val="center"/>
        <w:rPr>
          <w:b/>
          <w:bCs/>
          <w:i w:val="0"/>
          <w:iCs w:val="0"/>
          <w:color w:val="000000" w:themeColor="text1"/>
          <w:sz w:val="20"/>
          <w:szCs w:val="20"/>
        </w:rPr>
      </w:pPr>
      <w:bookmarkStart w:id="129" w:name="_Toc189215666"/>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Cosine Similarity</w:t>
      </w:r>
      <w:bookmarkEnd w:id="129"/>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7D0DB6FF" w14:textId="77777777" w:rsidTr="003436A0">
        <w:trPr>
          <w:trHeight w:val="428"/>
        </w:trPr>
        <w:tc>
          <w:tcPr>
            <w:tcW w:w="2480" w:type="dxa"/>
          </w:tcPr>
          <w:p w14:paraId="575384F2"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3A201D38"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6DEEF125" w14:textId="77777777" w:rsidTr="003436A0">
        <w:trPr>
          <w:trHeight w:val="1120"/>
        </w:trPr>
        <w:tc>
          <w:tcPr>
            <w:tcW w:w="2480" w:type="dxa"/>
          </w:tcPr>
          <w:p w14:paraId="123243AF" w14:textId="77777777" w:rsidR="002C01CC" w:rsidRPr="009404BB" w:rsidRDefault="002C01CC" w:rsidP="008073D5">
            <w:pPr>
              <w:pStyle w:val="TableParagraph"/>
              <w:spacing w:before="101"/>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w:t>
            </w:r>
          </w:p>
        </w:tc>
        <w:tc>
          <w:tcPr>
            <w:tcW w:w="2693" w:type="dxa"/>
          </w:tcPr>
          <w:p w14:paraId="2D5B4B8B" w14:textId="77777777" w:rsidR="002C01CC" w:rsidRPr="009404BB" w:rsidRDefault="002C01CC" w:rsidP="008073D5">
            <w:pPr>
              <w:pStyle w:val="TableParagraph"/>
              <w:spacing w:before="101"/>
              <w:ind w:left="151" w:right="461"/>
              <w:rPr>
                <w:sz w:val="20"/>
                <w:szCs w:val="20"/>
              </w:rPr>
            </w:pPr>
            <w:r w:rsidRPr="009404BB">
              <w:rPr>
                <w:sz w:val="20"/>
                <w:szCs w:val="20"/>
              </w:rPr>
              <w:t xml:space="preserve">[[0.         0.         0.         </w:t>
            </w:r>
            <w:r w:rsidRPr="009404BB">
              <w:rPr>
                <w:sz w:val="20"/>
                <w:szCs w:val="20"/>
                <w:highlight w:val="green"/>
              </w:rPr>
              <w:t>1.</w:t>
            </w:r>
            <w:r w:rsidRPr="009404BB">
              <w:rPr>
                <w:sz w:val="20"/>
                <w:szCs w:val="20"/>
              </w:rPr>
              <w:t xml:space="preserve">         0.         0.</w:t>
            </w:r>
          </w:p>
          <w:p w14:paraId="226DEB77" w14:textId="77777777" w:rsidR="002C01CC" w:rsidRPr="009404BB" w:rsidRDefault="002C01CC" w:rsidP="008073D5">
            <w:pPr>
              <w:pStyle w:val="TableParagraph"/>
              <w:ind w:left="151" w:right="461"/>
              <w:rPr>
                <w:sz w:val="20"/>
                <w:szCs w:val="20"/>
              </w:rPr>
            </w:pPr>
            <w:r w:rsidRPr="009404BB">
              <w:rPr>
                <w:sz w:val="20"/>
                <w:szCs w:val="20"/>
              </w:rPr>
              <w:t xml:space="preserve">  0.         0.         0.         0.         0.         0.        ]</w:t>
            </w:r>
          </w:p>
        </w:tc>
      </w:tr>
      <w:tr w:rsidR="002C01CC" w:rsidRPr="009404BB" w14:paraId="0BE363F8" w14:textId="77777777" w:rsidTr="003436A0">
        <w:trPr>
          <w:trHeight w:val="1120"/>
        </w:trPr>
        <w:tc>
          <w:tcPr>
            <w:tcW w:w="2480" w:type="dxa"/>
          </w:tcPr>
          <w:p w14:paraId="02A60C22"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372C3936" w14:textId="77777777" w:rsidR="002C01CC" w:rsidRPr="009404BB" w:rsidRDefault="002C01CC" w:rsidP="008073D5">
            <w:pPr>
              <w:pStyle w:val="TableParagraph"/>
              <w:spacing w:before="101"/>
              <w:ind w:left="151" w:right="461"/>
              <w:rPr>
                <w:sz w:val="20"/>
                <w:szCs w:val="20"/>
              </w:rPr>
            </w:pPr>
            <w:r w:rsidRPr="009404BB">
              <w:rPr>
                <w:sz w:val="20"/>
                <w:szCs w:val="20"/>
              </w:rPr>
              <w:t>[0.13776935 0.         0.35670706 0.         0.21836473 0.1352117</w:t>
            </w:r>
          </w:p>
          <w:p w14:paraId="369BA3B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0.10434567 </w:t>
            </w:r>
            <w:r w:rsidRPr="009404BB">
              <w:rPr>
                <w:sz w:val="20"/>
                <w:szCs w:val="20"/>
              </w:rPr>
              <w:lastRenderedPageBreak/>
              <w:t xml:space="preserve">0.08612374 0.39367235 0.         </w:t>
            </w:r>
            <w:r w:rsidRPr="009404BB">
              <w:rPr>
                <w:sz w:val="20"/>
                <w:szCs w:val="20"/>
                <w:highlight w:val="green"/>
              </w:rPr>
              <w:t>1.</w:t>
            </w:r>
            <w:r w:rsidRPr="009404BB">
              <w:rPr>
                <w:sz w:val="20"/>
                <w:szCs w:val="20"/>
              </w:rPr>
              <w:t xml:space="preserve">         0.07962735]</w:t>
            </w:r>
          </w:p>
        </w:tc>
      </w:tr>
      <w:tr w:rsidR="002C01CC" w:rsidRPr="009404BB" w14:paraId="0E539625" w14:textId="77777777" w:rsidTr="003436A0">
        <w:trPr>
          <w:trHeight w:val="1120"/>
        </w:trPr>
        <w:tc>
          <w:tcPr>
            <w:tcW w:w="2480" w:type="dxa"/>
          </w:tcPr>
          <w:p w14:paraId="2D7ECA15" w14:textId="77777777" w:rsidR="002C01CC" w:rsidRPr="009404BB" w:rsidRDefault="002C01CC" w:rsidP="008073D5">
            <w:pPr>
              <w:pStyle w:val="TableParagraph"/>
              <w:spacing w:before="101"/>
              <w:ind w:left="100" w:right="461"/>
              <w:rPr>
                <w:sz w:val="20"/>
                <w:szCs w:val="20"/>
              </w:rPr>
            </w:pPr>
            <w:r w:rsidRPr="009404BB">
              <w:rPr>
                <w:sz w:val="20"/>
                <w:szCs w:val="20"/>
              </w:rPr>
              <w:lastRenderedPageBreak/>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 ?</w:t>
            </w:r>
          </w:p>
        </w:tc>
        <w:tc>
          <w:tcPr>
            <w:tcW w:w="2693" w:type="dxa"/>
          </w:tcPr>
          <w:p w14:paraId="741B48D0" w14:textId="77777777" w:rsidR="002C01CC" w:rsidRPr="009404BB" w:rsidRDefault="002C01CC" w:rsidP="008073D5">
            <w:pPr>
              <w:pStyle w:val="TableParagraph"/>
              <w:spacing w:before="101"/>
              <w:ind w:left="201" w:right="461"/>
              <w:rPr>
                <w:sz w:val="20"/>
                <w:szCs w:val="20"/>
              </w:rPr>
            </w:pPr>
            <w:r w:rsidRPr="009404BB">
              <w:rPr>
                <w:sz w:val="20"/>
                <w:szCs w:val="20"/>
              </w:rPr>
              <w:t>[0.10582123 0.5334578  0.11299314 0.         0.59928863 0.</w:t>
            </w:r>
          </w:p>
          <w:p w14:paraId="55C554D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         </w:t>
            </w:r>
            <w:r w:rsidRPr="009404BB">
              <w:rPr>
                <w:sz w:val="20"/>
                <w:szCs w:val="20"/>
                <w:highlight w:val="green"/>
              </w:rPr>
              <w:t>1.</w:t>
            </w:r>
            <w:r w:rsidRPr="009404BB">
              <w:rPr>
                <w:sz w:val="20"/>
                <w:szCs w:val="20"/>
              </w:rPr>
              <w:t xml:space="preserve">         0.42677878 0.         0.08612374 0.45582909]</w:t>
            </w:r>
          </w:p>
        </w:tc>
      </w:tr>
    </w:tbl>
    <w:p w14:paraId="0377CB29" w14:textId="77777777" w:rsidR="002C01CC" w:rsidRPr="009404BB" w:rsidRDefault="002C01CC" w:rsidP="002C01CC">
      <w:pPr>
        <w:pStyle w:val="TableParagraph"/>
        <w:spacing w:line="229" w:lineRule="exact"/>
        <w:ind w:right="461"/>
        <w:rPr>
          <w:sz w:val="20"/>
          <w:szCs w:val="20"/>
        </w:rPr>
      </w:pPr>
    </w:p>
    <w:p w14:paraId="16BDE616" w14:textId="77777777" w:rsidR="002C01CC" w:rsidRPr="009404BB" w:rsidRDefault="002C01CC" w:rsidP="002C01CC">
      <w:pPr>
        <w:pStyle w:val="BodyText"/>
        <w:ind w:right="461"/>
        <w:jc w:val="both"/>
      </w:pPr>
      <w:r w:rsidRPr="009404BB">
        <w:t xml:space="preserve">Berdasarkan Tabel 4.11, terlihat bahwa </w:t>
      </w:r>
      <w:proofErr w:type="spellStart"/>
      <w:r w:rsidRPr="009404BB">
        <w:t>consine</w:t>
      </w:r>
      <w:proofErr w:type="spellEnd"/>
      <w:r w:rsidRPr="009404BB">
        <w:t xml:space="preserve"> </w:t>
      </w:r>
      <w:proofErr w:type="spellStart"/>
      <w:r w:rsidRPr="009404BB">
        <w:t>similarity</w:t>
      </w:r>
      <w:proofErr w:type="spellEnd"/>
      <w:r w:rsidRPr="009404BB">
        <w:t xml:space="preserve"> berhasil dijalankan dengan menemukan indeks yang sesuai dengan pertanyaan, hasil yang menunjukkan angka 1 menandakan bahwa kesesuaian vektor antara pertanyaan dan </w:t>
      </w:r>
      <w:proofErr w:type="spellStart"/>
      <w:r w:rsidRPr="009404BB">
        <w:t>dataset</w:t>
      </w:r>
      <w:proofErr w:type="spellEnd"/>
      <w:r w:rsidRPr="009404BB">
        <w:t xml:space="preserve"> jawaban.</w:t>
      </w:r>
    </w:p>
    <w:p w14:paraId="79455407" w14:textId="77777777" w:rsidR="002C01CC" w:rsidRPr="009404BB" w:rsidRDefault="002C01CC" w:rsidP="002C01CC">
      <w:pPr>
        <w:pStyle w:val="BodyText"/>
        <w:ind w:right="461"/>
        <w:jc w:val="both"/>
      </w:pPr>
    </w:p>
    <w:p w14:paraId="73B58AAC" w14:textId="77777777" w:rsidR="002C01CC" w:rsidRPr="009404BB" w:rsidRDefault="002C01CC" w:rsidP="002C01CC">
      <w:pPr>
        <w:pStyle w:val="TableParagraph"/>
        <w:spacing w:line="229" w:lineRule="exact"/>
        <w:ind w:left="284" w:right="461" w:firstLine="567"/>
        <w:jc w:val="both"/>
        <w:rPr>
          <w:sz w:val="20"/>
          <w:szCs w:val="20"/>
        </w:rPr>
      </w:pPr>
    </w:p>
    <w:p w14:paraId="1695EBB0" w14:textId="77777777" w:rsidR="002C01CC" w:rsidRPr="009404BB" w:rsidRDefault="002C01CC" w:rsidP="002C01CC">
      <w:pPr>
        <w:pStyle w:val="Heading5"/>
        <w:numPr>
          <w:ilvl w:val="2"/>
          <w:numId w:val="17"/>
        </w:numPr>
        <w:tabs>
          <w:tab w:val="left" w:pos="567"/>
        </w:tabs>
        <w:spacing w:before="125" w:line="229" w:lineRule="exact"/>
        <w:ind w:right="461" w:hanging="578"/>
        <w:jc w:val="both"/>
        <w:rPr>
          <w:rFonts w:ascii="Times New Roman" w:hAnsi="Times New Roman" w:cs="Times New Roman"/>
          <w:b/>
          <w:bCs/>
          <w:color w:val="000000" w:themeColor="text1"/>
          <w:spacing w:val="-2"/>
          <w:sz w:val="20"/>
          <w:szCs w:val="20"/>
        </w:rPr>
      </w:pPr>
      <w:proofErr w:type="spellStart"/>
      <w:r w:rsidRPr="009404BB">
        <w:rPr>
          <w:rFonts w:ascii="Times New Roman" w:hAnsi="Times New Roman" w:cs="Times New Roman"/>
          <w:b/>
          <w:bCs/>
          <w:color w:val="000000" w:themeColor="text1"/>
          <w:spacing w:val="-2"/>
          <w:sz w:val="20"/>
          <w:szCs w:val="20"/>
        </w:rPr>
        <w:t>Eksperimen</w:t>
      </w:r>
      <w:proofErr w:type="spellEnd"/>
      <w:r w:rsidRPr="009404BB">
        <w:rPr>
          <w:rFonts w:ascii="Times New Roman" w:hAnsi="Times New Roman" w:cs="Times New Roman"/>
          <w:b/>
          <w:bCs/>
          <w:color w:val="000000" w:themeColor="text1"/>
          <w:spacing w:val="-2"/>
          <w:sz w:val="20"/>
          <w:szCs w:val="20"/>
        </w:rPr>
        <w:t xml:space="preserve"> </w:t>
      </w:r>
      <w:proofErr w:type="spellStart"/>
      <w:r w:rsidRPr="009404BB">
        <w:rPr>
          <w:rFonts w:ascii="Times New Roman" w:hAnsi="Times New Roman" w:cs="Times New Roman"/>
          <w:b/>
          <w:bCs/>
          <w:color w:val="000000" w:themeColor="text1"/>
          <w:spacing w:val="-2"/>
          <w:sz w:val="20"/>
          <w:szCs w:val="20"/>
        </w:rPr>
        <w:t>Keseluruhan</w:t>
      </w:r>
      <w:proofErr w:type="spellEnd"/>
    </w:p>
    <w:p w14:paraId="107F7484" w14:textId="14CF03F5" w:rsidR="002C01CC" w:rsidRPr="009404BB" w:rsidRDefault="002C01CC" w:rsidP="002C01CC">
      <w:pPr>
        <w:pStyle w:val="BodyText"/>
        <w:ind w:left="167" w:right="461" w:firstLine="283"/>
        <w:jc w:val="both"/>
      </w:pPr>
      <w:r w:rsidRPr="009404BB">
        <w:t xml:space="preserve">Berikut Pengujian sistem akan dilakukan dengan menggunakan </w:t>
      </w:r>
      <w:r w:rsidR="003340C6">
        <w:t xml:space="preserve">5 </w:t>
      </w:r>
      <w:r w:rsidRPr="009404BB">
        <w:t xml:space="preserve"> tipe pengujian antara lain adalah sebagai berikut:</w:t>
      </w:r>
    </w:p>
    <w:p w14:paraId="04A59A90" w14:textId="77777777" w:rsidR="002C01CC" w:rsidRPr="009404BB" w:rsidRDefault="002C01CC" w:rsidP="002C01CC">
      <w:pPr>
        <w:pStyle w:val="BodyText"/>
        <w:ind w:right="461"/>
        <w:jc w:val="both"/>
      </w:pPr>
    </w:p>
    <w:p w14:paraId="6027390A" w14:textId="77777777" w:rsidR="002C01CC" w:rsidRPr="009404BB" w:rsidRDefault="002C01CC" w:rsidP="002C01CC">
      <w:pPr>
        <w:pStyle w:val="BodyText"/>
        <w:numPr>
          <w:ilvl w:val="0"/>
          <w:numId w:val="18"/>
        </w:numPr>
        <w:ind w:right="461"/>
        <w:jc w:val="both"/>
        <w:rPr>
          <w:b/>
          <w:bCs/>
        </w:rPr>
      </w:pPr>
      <w:r w:rsidRPr="009404BB">
        <w:rPr>
          <w:b/>
          <w:bCs/>
        </w:rPr>
        <w:t xml:space="preserve">Pengujian dengan menggunakan pemilihan kosakata yang sesuai </w:t>
      </w:r>
      <w:proofErr w:type="spellStart"/>
      <w:r w:rsidRPr="009404BB">
        <w:rPr>
          <w:b/>
          <w:bCs/>
        </w:rPr>
        <w:t>dataset</w:t>
      </w:r>
      <w:proofErr w:type="spellEnd"/>
    </w:p>
    <w:p w14:paraId="5BC40D59" w14:textId="77777777" w:rsidR="002C01CC" w:rsidRPr="009404BB" w:rsidRDefault="002C01CC" w:rsidP="002C01CC">
      <w:pPr>
        <w:pStyle w:val="BodyText"/>
        <w:ind w:right="461"/>
        <w:jc w:val="both"/>
      </w:pPr>
    </w:p>
    <w:p w14:paraId="0B40EB93" w14:textId="3EE57BEC" w:rsidR="002C01CC" w:rsidRPr="009404BB" w:rsidRDefault="002C01CC" w:rsidP="002C01CC">
      <w:pPr>
        <w:pStyle w:val="Caption"/>
        <w:jc w:val="center"/>
        <w:rPr>
          <w:b/>
          <w:bCs/>
          <w:i w:val="0"/>
          <w:iCs w:val="0"/>
          <w:sz w:val="20"/>
          <w:szCs w:val="20"/>
        </w:rPr>
      </w:pPr>
      <w:bookmarkStart w:id="130" w:name="_Toc189215667"/>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kosakata</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sesuai</w:t>
      </w:r>
      <w:bookmarkEnd w:id="130"/>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6D6A2FF2" w14:textId="77777777" w:rsidTr="008073D5">
        <w:trPr>
          <w:trHeight w:val="431"/>
          <w:jc w:val="center"/>
        </w:trPr>
        <w:tc>
          <w:tcPr>
            <w:tcW w:w="1514" w:type="dxa"/>
            <w:shd w:val="clear" w:color="auto" w:fill="auto"/>
          </w:tcPr>
          <w:p w14:paraId="549A0A84" w14:textId="77777777" w:rsidR="002C01CC" w:rsidRPr="009404BB" w:rsidRDefault="002C01CC" w:rsidP="008073D5">
            <w:pPr>
              <w:pStyle w:val="TableParagraph"/>
              <w:spacing w:before="98"/>
              <w:ind w:left="98"/>
              <w:rPr>
                <w:sz w:val="20"/>
                <w:szCs w:val="20"/>
              </w:rPr>
            </w:pPr>
            <w:r w:rsidRPr="009404BB">
              <w:rPr>
                <w:spacing w:val="-2"/>
                <w:sz w:val="20"/>
                <w:szCs w:val="20"/>
              </w:rPr>
              <w:t>Pertanyaan</w:t>
            </w:r>
          </w:p>
        </w:tc>
        <w:tc>
          <w:tcPr>
            <w:tcW w:w="2834" w:type="dxa"/>
            <w:shd w:val="clear" w:color="auto" w:fill="auto"/>
          </w:tcPr>
          <w:p w14:paraId="349258EC"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1914725C" w14:textId="77777777" w:rsidTr="008073D5">
        <w:trPr>
          <w:trHeight w:val="889"/>
          <w:jc w:val="center"/>
        </w:trPr>
        <w:tc>
          <w:tcPr>
            <w:tcW w:w="1514" w:type="dxa"/>
          </w:tcPr>
          <w:p w14:paraId="1DBE4B6E" w14:textId="77777777" w:rsidR="002C01CC" w:rsidRPr="009404BB" w:rsidRDefault="002C01CC" w:rsidP="008073D5">
            <w:pPr>
              <w:pStyle w:val="TableParagraph"/>
              <w:spacing w:before="98"/>
              <w:ind w:left="98"/>
              <w:rPr>
                <w:sz w:val="20"/>
                <w:szCs w:val="20"/>
              </w:rPr>
            </w:pPr>
            <w:r w:rsidRPr="009404BB">
              <w:rPr>
                <w:sz w:val="20"/>
                <w:szCs w:val="20"/>
              </w:rPr>
              <w:t xml:space="preserve">Apa 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w:t>
            </w:r>
          </w:p>
        </w:tc>
        <w:tc>
          <w:tcPr>
            <w:tcW w:w="2834" w:type="dxa"/>
          </w:tcPr>
          <w:p w14:paraId="28607FD2" w14:textId="77777777" w:rsidR="002C01CC" w:rsidRPr="009404BB" w:rsidRDefault="002C01CC" w:rsidP="008073D5">
            <w:pPr>
              <w:pStyle w:val="TableParagraph"/>
              <w:spacing w:before="98"/>
              <w:ind w:left="98" w:right="148"/>
              <w:rPr>
                <w:sz w:val="20"/>
                <w:szCs w:val="20"/>
              </w:rPr>
            </w:pPr>
            <w:proofErr w:type="spellStart"/>
            <w:r w:rsidRPr="009404BB">
              <w:rPr>
                <w:sz w:val="20"/>
                <w:szCs w:val="20"/>
              </w:rPr>
              <w:t>Quality</w:t>
            </w:r>
            <w:proofErr w:type="spellEnd"/>
            <w:r w:rsidRPr="009404BB">
              <w:rPr>
                <w:sz w:val="20"/>
                <w:szCs w:val="20"/>
              </w:rPr>
              <w:t xml:space="preserve"> Assurance (QA) atau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(SQA) adalah proses yang memastikan perangkat lunak memenuhi standar kualitas yang telah ditetapkan sebelum </w:t>
            </w:r>
            <w:r w:rsidRPr="009404BB">
              <w:rPr>
                <w:sz w:val="20"/>
                <w:szCs w:val="20"/>
              </w:rPr>
              <w:lastRenderedPageBreak/>
              <w:t>dirilis kepada pengguna. QA berfokus pada pencegahan kesalahan melalui pengawasan proses pengembangan, pengujian, dan perbaikan secara sistematis.</w:t>
            </w:r>
          </w:p>
        </w:tc>
      </w:tr>
      <w:tr w:rsidR="002C01CC" w:rsidRPr="009404BB" w14:paraId="6B40B5BD" w14:textId="77777777" w:rsidTr="008073D5">
        <w:trPr>
          <w:trHeight w:val="1580"/>
          <w:jc w:val="center"/>
        </w:trPr>
        <w:tc>
          <w:tcPr>
            <w:tcW w:w="1514" w:type="dxa"/>
          </w:tcPr>
          <w:p w14:paraId="4073E972" w14:textId="77777777" w:rsidR="002C01CC" w:rsidRPr="009404BB" w:rsidRDefault="002C01CC" w:rsidP="008073D5">
            <w:pPr>
              <w:pStyle w:val="TableParagraph"/>
              <w:spacing w:before="100" w:line="237" w:lineRule="auto"/>
              <w:ind w:left="98"/>
              <w:rPr>
                <w:sz w:val="20"/>
                <w:szCs w:val="20"/>
              </w:rPr>
            </w:pPr>
            <w:r w:rsidRPr="009404BB">
              <w:rPr>
                <w:sz w:val="20"/>
                <w:szCs w:val="20"/>
              </w:rPr>
              <w:lastRenderedPageBreak/>
              <w:t>Apa saja skenario dasar dalam pengujian fitur registrasi?</w:t>
            </w:r>
          </w:p>
        </w:tc>
        <w:tc>
          <w:tcPr>
            <w:tcW w:w="2834" w:type="dxa"/>
          </w:tcPr>
          <w:p w14:paraId="39CF92D5" w14:textId="77777777" w:rsidR="002C01CC" w:rsidRPr="009404BB" w:rsidRDefault="002C01CC" w:rsidP="008073D5">
            <w:pPr>
              <w:pStyle w:val="TableParagraph"/>
              <w:ind w:left="98" w:right="859"/>
              <w:rPr>
                <w:sz w:val="20"/>
                <w:szCs w:val="20"/>
              </w:rPr>
            </w:pPr>
            <w:r w:rsidRPr="009404BB">
              <w:rPr>
                <w:sz w:val="20"/>
                <w:szCs w:val="20"/>
              </w:rPr>
              <w:t>Skenario testing untuk fitur registrasi secara dasar terbagi menjadi 2 yaitu: Register Berhasil (</w:t>
            </w:r>
            <w:proofErr w:type="spellStart"/>
            <w:r w:rsidRPr="009404BB">
              <w:rPr>
                <w:sz w:val="20"/>
                <w:szCs w:val="20"/>
              </w:rPr>
              <w:t>Success</w:t>
            </w:r>
            <w:proofErr w:type="spellEnd"/>
            <w:r w:rsidRPr="009404BB">
              <w:rPr>
                <w:sz w:val="20"/>
                <w:szCs w:val="20"/>
              </w:rPr>
              <w:t>) &amp; Register Gagal (</w:t>
            </w:r>
            <w:proofErr w:type="spellStart"/>
            <w:r w:rsidRPr="009404BB">
              <w:rPr>
                <w:sz w:val="20"/>
                <w:szCs w:val="20"/>
              </w:rPr>
              <w:t>Failed</w:t>
            </w:r>
            <w:proofErr w:type="spellEnd"/>
            <w:r w:rsidRPr="009404BB">
              <w:rPr>
                <w:sz w:val="20"/>
                <w:szCs w:val="20"/>
              </w:rPr>
              <w:t>).</w:t>
            </w:r>
          </w:p>
        </w:tc>
      </w:tr>
      <w:tr w:rsidR="002C01CC" w:rsidRPr="009404BB" w14:paraId="1A28427F" w14:textId="77777777" w:rsidTr="008073D5">
        <w:trPr>
          <w:trHeight w:val="1120"/>
          <w:jc w:val="center"/>
        </w:trPr>
        <w:tc>
          <w:tcPr>
            <w:tcW w:w="1514" w:type="dxa"/>
          </w:tcPr>
          <w:p w14:paraId="2C8914FD" w14:textId="77777777" w:rsidR="002C01CC" w:rsidRPr="009404BB" w:rsidRDefault="002C01CC" w:rsidP="008073D5">
            <w:pPr>
              <w:pStyle w:val="TableParagraph"/>
              <w:spacing w:before="98"/>
              <w:ind w:left="98" w:right="239"/>
              <w:rPr>
                <w:sz w:val="20"/>
                <w:szCs w:val="20"/>
              </w:rPr>
            </w:pPr>
            <w:r w:rsidRPr="009404BB">
              <w:rPr>
                <w:sz w:val="20"/>
                <w:szCs w:val="20"/>
              </w:rPr>
              <w:t>Apa saja Step untuk menguji fitur Registrasi?</w:t>
            </w:r>
          </w:p>
        </w:tc>
        <w:tc>
          <w:tcPr>
            <w:tcW w:w="2834" w:type="dxa"/>
          </w:tcPr>
          <w:p w14:paraId="21F6F52B" w14:textId="77777777" w:rsidR="002C01CC" w:rsidRPr="009404BB" w:rsidRDefault="002C01CC" w:rsidP="008073D5">
            <w:pPr>
              <w:pStyle w:val="TableParagraph"/>
              <w:spacing w:before="98"/>
              <w:ind w:left="98"/>
              <w:rPr>
                <w:sz w:val="20"/>
                <w:szCs w:val="20"/>
              </w:rPr>
            </w:pPr>
            <w:r w:rsidRPr="009404BB">
              <w:rPr>
                <w:sz w:val="20"/>
                <w:szCs w:val="20"/>
              </w:rPr>
              <w:t xml:space="preserve">Berikut adalah step yang perlu dilakukan dalam menguji fitur Registrasi untuk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Registrasi Berhasil dengan data lengkap: 1.) Buka halaman registrasi 2.) Masukkan data pendaftaran yang valid 3.) Klik tombol Daftar" atau "Registrasi" 4.) Verifikasi validasi </w:t>
            </w:r>
            <w:proofErr w:type="spellStart"/>
            <w:r w:rsidRPr="009404BB">
              <w:rPr>
                <w:sz w:val="20"/>
                <w:szCs w:val="20"/>
              </w:rPr>
              <w:t>form</w:t>
            </w:r>
            <w:proofErr w:type="spellEnd"/>
            <w:r w:rsidRPr="009404BB">
              <w:rPr>
                <w:sz w:val="20"/>
                <w:szCs w:val="20"/>
              </w:rPr>
              <w:t xml:space="preserve"> periksa apakah sistem melakukan validasi </w:t>
            </w:r>
            <w:proofErr w:type="spellStart"/>
            <w:r w:rsidRPr="009404BB">
              <w:rPr>
                <w:sz w:val="20"/>
                <w:szCs w:val="20"/>
              </w:rPr>
              <w:t>input</w:t>
            </w:r>
            <w:proofErr w:type="spellEnd"/>
            <w:r w:rsidRPr="009404BB">
              <w:rPr>
                <w:sz w:val="20"/>
                <w:szCs w:val="20"/>
              </w:rPr>
              <w:t xml:space="preserve"> pada </w:t>
            </w:r>
            <w:proofErr w:type="spellStart"/>
            <w:r w:rsidRPr="009404BB">
              <w:rPr>
                <w:sz w:val="20"/>
                <w:szCs w:val="20"/>
              </w:rPr>
              <w:t>form</w:t>
            </w:r>
            <w:proofErr w:type="spellEnd"/>
            <w:r w:rsidRPr="009404BB">
              <w:rPr>
                <w:sz w:val="20"/>
                <w:szCs w:val="20"/>
              </w:rPr>
              <w:t xml:space="preserve"> registrasi 5.) Sistem memproses registrasi jika semua data valid sistem akan memproses pendaftaran dan menyimpan informasi pengguna di </w:t>
            </w:r>
            <w:proofErr w:type="spellStart"/>
            <w:r w:rsidRPr="009404BB">
              <w:rPr>
                <w:sz w:val="20"/>
                <w:szCs w:val="20"/>
              </w:rPr>
              <w:t>database</w:t>
            </w:r>
            <w:proofErr w:type="spellEnd"/>
            <w:r w:rsidRPr="009404BB">
              <w:rPr>
                <w:sz w:val="20"/>
                <w:szCs w:val="20"/>
              </w:rPr>
              <w:t>.</w:t>
            </w:r>
          </w:p>
        </w:tc>
      </w:tr>
    </w:tbl>
    <w:p w14:paraId="158BCDBE" w14:textId="77777777" w:rsidR="002C01CC" w:rsidRPr="009404BB" w:rsidRDefault="002C01CC" w:rsidP="002C01CC">
      <w:pPr>
        <w:pStyle w:val="BodyText"/>
        <w:spacing w:line="276" w:lineRule="auto"/>
        <w:ind w:left="851" w:right="561" w:firstLine="400"/>
        <w:jc w:val="both"/>
      </w:pPr>
    </w:p>
    <w:p w14:paraId="2F60B011" w14:textId="77777777" w:rsidR="002C01CC" w:rsidRPr="009404BB" w:rsidRDefault="002C01CC" w:rsidP="002C01CC">
      <w:pPr>
        <w:pStyle w:val="BodyText"/>
        <w:spacing w:line="276" w:lineRule="auto"/>
        <w:ind w:left="284" w:right="561" w:firstLine="400"/>
        <w:jc w:val="both"/>
      </w:pPr>
      <w:r w:rsidRPr="009404BB">
        <w:t xml:space="preserve">Berdasarkan Tabel 4.12, dapat disimpulkan bahwa </w:t>
      </w:r>
      <w:proofErr w:type="spellStart"/>
      <w:r w:rsidRPr="009404BB">
        <w:t>chatbot</w:t>
      </w:r>
      <w:proofErr w:type="spellEnd"/>
      <w:r w:rsidRPr="009404BB">
        <w:t xml:space="preserve"> mampu memahami pertanyaan yang diajukan oleh pengguna apabila pertanyaan tersebut disampaikan persis seperti pada </w:t>
      </w:r>
      <w:proofErr w:type="spellStart"/>
      <w:r w:rsidRPr="009404BB">
        <w:t>datset</w:t>
      </w:r>
      <w:proofErr w:type="spellEnd"/>
      <w:r w:rsidRPr="009404BB">
        <w:t xml:space="preserve">. Hal ini menunjukkan bahwa sistem telah dirancang dengan baik untuk mengenali pertanyaan yang memiliki tingkat kesamaan tinggi dengan </w:t>
      </w:r>
      <w:proofErr w:type="spellStart"/>
      <w:r w:rsidRPr="009404BB">
        <w:t>dataset</w:t>
      </w:r>
      <w:proofErr w:type="spellEnd"/>
      <w:r w:rsidRPr="009404BB">
        <w:t>.</w:t>
      </w:r>
    </w:p>
    <w:p w14:paraId="2B4F3EF0" w14:textId="77777777" w:rsidR="002C01CC" w:rsidRPr="009404BB" w:rsidRDefault="002C01CC" w:rsidP="002C01CC">
      <w:pPr>
        <w:pStyle w:val="BodyText"/>
        <w:ind w:left="810" w:right="461"/>
        <w:jc w:val="both"/>
      </w:pPr>
    </w:p>
    <w:p w14:paraId="1A2E50F6"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kalimat yang kompleks</w:t>
      </w:r>
    </w:p>
    <w:p w14:paraId="7DE4A3B0" w14:textId="77777777" w:rsidR="002C01CC" w:rsidRPr="009404BB" w:rsidRDefault="002C01CC" w:rsidP="002C01CC">
      <w:pPr>
        <w:pStyle w:val="Heading2"/>
        <w:spacing w:before="70" w:after="36"/>
        <w:ind w:left="1701"/>
        <w:rPr>
          <w:rFonts w:cs="Times New Roman"/>
          <w:b w:val="0"/>
          <w:szCs w:val="20"/>
        </w:rPr>
      </w:pPr>
    </w:p>
    <w:p w14:paraId="47688B3A" w14:textId="041AC78E" w:rsidR="002C01CC" w:rsidRPr="009404BB" w:rsidRDefault="002C01CC" w:rsidP="002C01CC">
      <w:pPr>
        <w:pStyle w:val="Caption"/>
        <w:jc w:val="center"/>
        <w:rPr>
          <w:b/>
          <w:bCs/>
          <w:i w:val="0"/>
          <w:iCs w:val="0"/>
          <w:color w:val="000000" w:themeColor="text1"/>
          <w:sz w:val="20"/>
          <w:szCs w:val="20"/>
        </w:rPr>
      </w:pPr>
      <w:bookmarkStart w:id="131" w:name="_Toc189215668"/>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kalimat</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kompleks</w:t>
      </w:r>
      <w:bookmarkEnd w:id="131"/>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27927F11" w14:textId="77777777" w:rsidTr="008073D5">
        <w:trPr>
          <w:trHeight w:val="431"/>
          <w:jc w:val="center"/>
        </w:trPr>
        <w:tc>
          <w:tcPr>
            <w:tcW w:w="1514" w:type="dxa"/>
            <w:shd w:val="clear" w:color="auto" w:fill="auto"/>
          </w:tcPr>
          <w:p w14:paraId="10B20651" w14:textId="77777777" w:rsidR="002C01CC" w:rsidRPr="009404BB" w:rsidRDefault="002C01CC" w:rsidP="008073D5">
            <w:pPr>
              <w:pStyle w:val="TableParagraph"/>
              <w:spacing w:before="98"/>
              <w:ind w:left="98"/>
              <w:jc w:val="center"/>
              <w:rPr>
                <w:sz w:val="20"/>
                <w:szCs w:val="20"/>
              </w:rPr>
            </w:pPr>
            <w:r w:rsidRPr="009404BB">
              <w:rPr>
                <w:spacing w:val="-2"/>
                <w:sz w:val="20"/>
                <w:szCs w:val="20"/>
              </w:rPr>
              <w:t>Pertanyaan</w:t>
            </w:r>
          </w:p>
        </w:tc>
        <w:tc>
          <w:tcPr>
            <w:tcW w:w="2834" w:type="dxa"/>
            <w:shd w:val="clear" w:color="auto" w:fill="auto"/>
          </w:tcPr>
          <w:p w14:paraId="18A90787"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63A7B233" w14:textId="77777777" w:rsidTr="008073D5">
        <w:trPr>
          <w:trHeight w:val="889"/>
          <w:jc w:val="center"/>
        </w:trPr>
        <w:tc>
          <w:tcPr>
            <w:tcW w:w="1514" w:type="dxa"/>
          </w:tcPr>
          <w:p w14:paraId="3A216B6B" w14:textId="77777777" w:rsidR="002C01CC" w:rsidRPr="009404BB" w:rsidRDefault="002C01CC" w:rsidP="008073D5">
            <w:pPr>
              <w:pStyle w:val="TableParagraph"/>
              <w:spacing w:before="98"/>
              <w:ind w:left="98"/>
              <w:jc w:val="center"/>
              <w:rPr>
                <w:sz w:val="20"/>
                <w:szCs w:val="20"/>
              </w:rPr>
            </w:pPr>
            <w:r w:rsidRPr="009404BB">
              <w:rPr>
                <w:sz w:val="20"/>
                <w:szCs w:val="20"/>
              </w:rPr>
              <w:t xml:space="preserve">Tolong jelaskan, apa 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w:t>
            </w:r>
          </w:p>
        </w:tc>
        <w:tc>
          <w:tcPr>
            <w:tcW w:w="2834" w:type="dxa"/>
          </w:tcPr>
          <w:p w14:paraId="2F22C336" w14:textId="77777777" w:rsidR="002C01CC" w:rsidRPr="009404BB" w:rsidRDefault="002C01CC" w:rsidP="008073D5">
            <w:pPr>
              <w:pStyle w:val="TableParagraph"/>
              <w:spacing w:before="98"/>
              <w:ind w:left="98" w:right="148"/>
              <w:rPr>
                <w:sz w:val="20"/>
                <w:szCs w:val="20"/>
              </w:rPr>
            </w:pPr>
            <w:proofErr w:type="spellStart"/>
            <w:r w:rsidRPr="009404BB">
              <w:rPr>
                <w:sz w:val="20"/>
                <w:szCs w:val="20"/>
              </w:rPr>
              <w:t>Quality</w:t>
            </w:r>
            <w:proofErr w:type="spellEnd"/>
            <w:r w:rsidRPr="009404BB">
              <w:rPr>
                <w:sz w:val="20"/>
                <w:szCs w:val="20"/>
              </w:rPr>
              <w:t xml:space="preserve"> Assurance (QA) atau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(SQA) adalah proses yang memastikan perangkat lunak memenuhi standar kualitas yang telah ditetapkan sebelum dirilis kepada pengguna. QA berfokus pada pencegahan kesalahan melalui pengawasan proses pengembangan, pengujian, dan perbaikan secara sistematis.</w:t>
            </w:r>
          </w:p>
        </w:tc>
      </w:tr>
      <w:tr w:rsidR="002C01CC" w:rsidRPr="009404BB" w14:paraId="3DF581AA" w14:textId="77777777" w:rsidTr="008073D5">
        <w:trPr>
          <w:trHeight w:val="1580"/>
          <w:jc w:val="center"/>
        </w:trPr>
        <w:tc>
          <w:tcPr>
            <w:tcW w:w="1514" w:type="dxa"/>
          </w:tcPr>
          <w:p w14:paraId="336C4896" w14:textId="77777777" w:rsidR="002C01CC" w:rsidRPr="009404BB" w:rsidRDefault="002C01CC" w:rsidP="008073D5">
            <w:pPr>
              <w:pStyle w:val="TableParagraph"/>
              <w:spacing w:before="100" w:line="237" w:lineRule="auto"/>
              <w:ind w:left="98"/>
              <w:jc w:val="center"/>
              <w:rPr>
                <w:sz w:val="20"/>
                <w:szCs w:val="20"/>
              </w:rPr>
            </w:pPr>
            <w:r w:rsidRPr="009404BB">
              <w:rPr>
                <w:sz w:val="20"/>
                <w:szCs w:val="20"/>
              </w:rPr>
              <w:t>Saya bingung skenario dasar dalam pengujian fitur registrasi apa saja?</w:t>
            </w:r>
          </w:p>
        </w:tc>
        <w:tc>
          <w:tcPr>
            <w:tcW w:w="2834" w:type="dxa"/>
          </w:tcPr>
          <w:p w14:paraId="5C297835" w14:textId="77777777" w:rsidR="002C01CC" w:rsidRPr="009404BB" w:rsidRDefault="002C01CC" w:rsidP="008073D5">
            <w:pPr>
              <w:pStyle w:val="TableParagraph"/>
              <w:ind w:left="98" w:right="859"/>
              <w:rPr>
                <w:sz w:val="20"/>
                <w:szCs w:val="20"/>
              </w:rPr>
            </w:pPr>
            <w:r w:rsidRPr="009404BB">
              <w:rPr>
                <w:sz w:val="20"/>
                <w:szCs w:val="20"/>
              </w:rPr>
              <w:t>Skenario testing untuk fitur registrasi secara dasar terbagi menjadi 2 yaitu: Register Berhasil (</w:t>
            </w:r>
            <w:proofErr w:type="spellStart"/>
            <w:r w:rsidRPr="009404BB">
              <w:rPr>
                <w:sz w:val="20"/>
                <w:szCs w:val="20"/>
              </w:rPr>
              <w:t>Success</w:t>
            </w:r>
            <w:proofErr w:type="spellEnd"/>
            <w:r w:rsidRPr="009404BB">
              <w:rPr>
                <w:sz w:val="20"/>
                <w:szCs w:val="20"/>
              </w:rPr>
              <w:t>) &amp; Register Gagal (</w:t>
            </w:r>
            <w:proofErr w:type="spellStart"/>
            <w:r w:rsidRPr="009404BB">
              <w:rPr>
                <w:sz w:val="20"/>
                <w:szCs w:val="20"/>
              </w:rPr>
              <w:t>Failed</w:t>
            </w:r>
            <w:proofErr w:type="spellEnd"/>
            <w:r w:rsidRPr="009404BB">
              <w:rPr>
                <w:sz w:val="20"/>
                <w:szCs w:val="20"/>
              </w:rPr>
              <w:t>).</w:t>
            </w:r>
          </w:p>
        </w:tc>
      </w:tr>
      <w:tr w:rsidR="002C01CC" w:rsidRPr="009404BB" w14:paraId="4FCABDCC" w14:textId="77777777" w:rsidTr="008073D5">
        <w:trPr>
          <w:trHeight w:val="1120"/>
          <w:jc w:val="center"/>
        </w:trPr>
        <w:tc>
          <w:tcPr>
            <w:tcW w:w="1514" w:type="dxa"/>
          </w:tcPr>
          <w:p w14:paraId="0E7C2CA1" w14:textId="77777777" w:rsidR="002C01CC" w:rsidRPr="009404BB" w:rsidRDefault="002C01CC" w:rsidP="008073D5">
            <w:pPr>
              <w:pStyle w:val="TableParagraph"/>
              <w:spacing w:before="98"/>
              <w:ind w:left="98" w:right="239"/>
              <w:jc w:val="center"/>
              <w:rPr>
                <w:sz w:val="20"/>
                <w:szCs w:val="20"/>
              </w:rPr>
            </w:pPr>
            <w:r w:rsidRPr="009404BB">
              <w:rPr>
                <w:sz w:val="20"/>
                <w:szCs w:val="20"/>
              </w:rPr>
              <w:t>Sebutkan Step untuk menguji fitur Registrasi dengan lengkap?</w:t>
            </w:r>
          </w:p>
        </w:tc>
        <w:tc>
          <w:tcPr>
            <w:tcW w:w="2834" w:type="dxa"/>
          </w:tcPr>
          <w:p w14:paraId="4CC8D61C" w14:textId="77777777" w:rsidR="002C01CC" w:rsidRPr="009404BB" w:rsidRDefault="002C01CC" w:rsidP="008073D5">
            <w:pPr>
              <w:pStyle w:val="TableParagraph"/>
              <w:spacing w:before="98"/>
              <w:ind w:left="98"/>
              <w:rPr>
                <w:sz w:val="20"/>
                <w:szCs w:val="20"/>
              </w:rPr>
            </w:pPr>
            <w:r w:rsidRPr="009404BB">
              <w:rPr>
                <w:sz w:val="20"/>
                <w:szCs w:val="20"/>
              </w:rPr>
              <w:t xml:space="preserve">Berikut adalah step yang perlu dilakukan dalam menguji fitur Registrasi untuk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Registrasi Berhasil dengan data lengkap: 1.) Buka halaman registrasi 2.) Masukkan data pendaftaran yang valid 3.) Klik tombol Daftar" atau "Registrasi" 4.) Verifikasi validasi </w:t>
            </w:r>
            <w:proofErr w:type="spellStart"/>
            <w:r w:rsidRPr="009404BB">
              <w:rPr>
                <w:sz w:val="20"/>
                <w:szCs w:val="20"/>
              </w:rPr>
              <w:t>form</w:t>
            </w:r>
            <w:proofErr w:type="spellEnd"/>
            <w:r w:rsidRPr="009404BB">
              <w:rPr>
                <w:sz w:val="20"/>
                <w:szCs w:val="20"/>
              </w:rPr>
              <w:t xml:space="preserve"> </w:t>
            </w:r>
            <w:r w:rsidRPr="009404BB">
              <w:rPr>
                <w:sz w:val="20"/>
                <w:szCs w:val="20"/>
              </w:rPr>
              <w:lastRenderedPageBreak/>
              <w:t xml:space="preserve">periksa apakah sistem melakukan validasi </w:t>
            </w:r>
            <w:proofErr w:type="spellStart"/>
            <w:r w:rsidRPr="009404BB">
              <w:rPr>
                <w:sz w:val="20"/>
                <w:szCs w:val="20"/>
              </w:rPr>
              <w:t>input</w:t>
            </w:r>
            <w:proofErr w:type="spellEnd"/>
            <w:r w:rsidRPr="009404BB">
              <w:rPr>
                <w:sz w:val="20"/>
                <w:szCs w:val="20"/>
              </w:rPr>
              <w:t xml:space="preserve"> pada </w:t>
            </w:r>
            <w:proofErr w:type="spellStart"/>
            <w:r w:rsidRPr="009404BB">
              <w:rPr>
                <w:sz w:val="20"/>
                <w:szCs w:val="20"/>
              </w:rPr>
              <w:t>form</w:t>
            </w:r>
            <w:proofErr w:type="spellEnd"/>
            <w:r w:rsidRPr="009404BB">
              <w:rPr>
                <w:sz w:val="20"/>
                <w:szCs w:val="20"/>
              </w:rPr>
              <w:t xml:space="preserve"> registrasi 5.) Sistem memproses registrasi jika semua data valid sistem akan memproses pendaftaran dan menyimpan informasi pengguna di </w:t>
            </w:r>
            <w:proofErr w:type="spellStart"/>
            <w:r w:rsidRPr="009404BB">
              <w:rPr>
                <w:sz w:val="20"/>
                <w:szCs w:val="20"/>
              </w:rPr>
              <w:t>database</w:t>
            </w:r>
            <w:proofErr w:type="spellEnd"/>
            <w:r w:rsidRPr="009404BB">
              <w:rPr>
                <w:sz w:val="20"/>
                <w:szCs w:val="20"/>
              </w:rPr>
              <w:t>.</w:t>
            </w:r>
          </w:p>
        </w:tc>
      </w:tr>
    </w:tbl>
    <w:p w14:paraId="2FE01BD8" w14:textId="77777777" w:rsidR="002C01CC" w:rsidRPr="009404BB" w:rsidRDefault="002C01CC" w:rsidP="002C01CC">
      <w:pPr>
        <w:pStyle w:val="BodyText"/>
        <w:ind w:left="851" w:right="461" w:firstLine="425"/>
        <w:jc w:val="both"/>
      </w:pPr>
    </w:p>
    <w:p w14:paraId="4398F40D" w14:textId="77777777" w:rsidR="002C01CC" w:rsidRPr="009404BB" w:rsidRDefault="002C01CC" w:rsidP="002C01CC">
      <w:pPr>
        <w:pStyle w:val="BodyText"/>
        <w:ind w:left="284" w:right="461" w:firstLine="425"/>
        <w:jc w:val="both"/>
      </w:pPr>
      <w:r w:rsidRPr="009404BB">
        <w:t xml:space="preserve">Berdasarkan Tabel 4.13, dapat disimpulkan bahwa </w:t>
      </w:r>
      <w:proofErr w:type="spellStart"/>
      <w:r w:rsidRPr="009404BB">
        <w:t>chatbot</w:t>
      </w:r>
      <w:proofErr w:type="spellEnd"/>
      <w:r w:rsidRPr="009404BB">
        <w:t xml:space="preserve"> mampu memahami pertanyaan yang memiliki kalimat kompleks, termasuk kalimat yang disusun dengan sedikit bertele-tele. Hal ini menunjukkan bahwa sistem telah dilatih secara efektif untuk mengolah pertanyaan yang membutuhkan analisis lebih mendalam dan memberikan respons yang terstruktur. Kemampuan ini mengindikasikan bahwa </w:t>
      </w:r>
      <w:proofErr w:type="spellStart"/>
      <w:r w:rsidRPr="009404BB">
        <w:t>chatbot</w:t>
      </w:r>
      <w:proofErr w:type="spellEnd"/>
      <w:r w:rsidRPr="009404BB">
        <w:t xml:space="preserve"> dapat menangani pertanyaan dengan tingkat kesulitan tinggi dan memberikan jawaban yang informatif serta terorganisasi, sehingga meningkatkan kualitas interaksi dan kepuasan pengguna.</w:t>
      </w:r>
    </w:p>
    <w:p w14:paraId="5DD7749B" w14:textId="77777777" w:rsidR="002C01CC" w:rsidRPr="009404BB" w:rsidRDefault="002C01CC" w:rsidP="002C01CC">
      <w:pPr>
        <w:pStyle w:val="BodyText"/>
        <w:ind w:right="461"/>
        <w:jc w:val="both"/>
      </w:pPr>
    </w:p>
    <w:p w14:paraId="2DA14F01"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kalimat yang sederhana</w:t>
      </w:r>
    </w:p>
    <w:p w14:paraId="20609409" w14:textId="77777777" w:rsidR="002C01CC" w:rsidRPr="009404BB" w:rsidRDefault="002C01CC" w:rsidP="002C01CC">
      <w:pPr>
        <w:pStyle w:val="BodyText"/>
        <w:ind w:left="450" w:right="461"/>
        <w:jc w:val="both"/>
      </w:pPr>
    </w:p>
    <w:p w14:paraId="341BD95D" w14:textId="753D504F" w:rsidR="002C01CC" w:rsidRPr="009404BB" w:rsidRDefault="002C01CC" w:rsidP="002C01CC">
      <w:pPr>
        <w:pStyle w:val="Caption"/>
        <w:jc w:val="center"/>
        <w:rPr>
          <w:b/>
          <w:bCs/>
          <w:i w:val="0"/>
          <w:iCs w:val="0"/>
          <w:color w:val="000000" w:themeColor="text1"/>
          <w:sz w:val="20"/>
          <w:szCs w:val="20"/>
        </w:rPr>
      </w:pPr>
      <w:bookmarkStart w:id="132" w:name="_Toc189215669"/>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kalimat</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sederhana</w:t>
      </w:r>
      <w:bookmarkEnd w:id="132"/>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12828EA7" w14:textId="77777777" w:rsidTr="008073D5">
        <w:trPr>
          <w:trHeight w:val="431"/>
          <w:jc w:val="center"/>
        </w:trPr>
        <w:tc>
          <w:tcPr>
            <w:tcW w:w="1514" w:type="dxa"/>
            <w:shd w:val="clear" w:color="auto" w:fill="auto"/>
          </w:tcPr>
          <w:p w14:paraId="2B6E9230" w14:textId="77777777" w:rsidR="002C01CC" w:rsidRPr="009404BB" w:rsidRDefault="002C01CC" w:rsidP="008073D5">
            <w:pPr>
              <w:pStyle w:val="TableParagraph"/>
              <w:spacing w:before="98"/>
              <w:ind w:left="98"/>
              <w:rPr>
                <w:sz w:val="20"/>
                <w:szCs w:val="20"/>
              </w:rPr>
            </w:pPr>
            <w:r w:rsidRPr="009404BB">
              <w:rPr>
                <w:spacing w:val="-2"/>
                <w:sz w:val="20"/>
                <w:szCs w:val="20"/>
              </w:rPr>
              <w:t>Pertanyaan</w:t>
            </w:r>
          </w:p>
        </w:tc>
        <w:tc>
          <w:tcPr>
            <w:tcW w:w="2834" w:type="dxa"/>
            <w:shd w:val="clear" w:color="auto" w:fill="auto"/>
          </w:tcPr>
          <w:p w14:paraId="4BEB0744"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4DB2ECA9" w14:textId="77777777" w:rsidTr="008073D5">
        <w:trPr>
          <w:trHeight w:val="889"/>
          <w:jc w:val="center"/>
        </w:trPr>
        <w:tc>
          <w:tcPr>
            <w:tcW w:w="1514" w:type="dxa"/>
          </w:tcPr>
          <w:p w14:paraId="35A75311" w14:textId="77777777" w:rsidR="002C01CC" w:rsidRPr="009404BB" w:rsidRDefault="002C01CC" w:rsidP="008073D5">
            <w:pPr>
              <w:pStyle w:val="TableParagraph"/>
              <w:spacing w:before="98"/>
              <w:ind w:left="98"/>
              <w:rPr>
                <w:sz w:val="20"/>
                <w:szCs w:val="20"/>
              </w:rPr>
            </w:pPr>
            <w:r w:rsidRPr="009404BB">
              <w:rPr>
                <w:sz w:val="20"/>
                <w:szCs w:val="20"/>
              </w:rPr>
              <w:t>Apa itu QA?</w:t>
            </w:r>
          </w:p>
        </w:tc>
        <w:tc>
          <w:tcPr>
            <w:tcW w:w="2834" w:type="dxa"/>
          </w:tcPr>
          <w:p w14:paraId="6F2A8811" w14:textId="77777777" w:rsidR="002C01CC" w:rsidRPr="009404BB" w:rsidRDefault="002C01CC" w:rsidP="008073D5">
            <w:pPr>
              <w:pStyle w:val="TableParagraph"/>
              <w:spacing w:before="98"/>
              <w:ind w:left="98" w:right="148"/>
              <w:rPr>
                <w:sz w:val="20"/>
                <w:szCs w:val="20"/>
              </w:rPr>
            </w:pPr>
            <w:proofErr w:type="spellStart"/>
            <w:r w:rsidRPr="009404BB">
              <w:rPr>
                <w:sz w:val="20"/>
                <w:szCs w:val="20"/>
              </w:rPr>
              <w:t>Quality</w:t>
            </w:r>
            <w:proofErr w:type="spellEnd"/>
            <w:r w:rsidRPr="009404BB">
              <w:rPr>
                <w:sz w:val="20"/>
                <w:szCs w:val="20"/>
              </w:rPr>
              <w:t xml:space="preserve"> Assurance (QA) atau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(SQA) adalah proses yang memastikan perangkat lunak memenuhi standar kualitas yang telah ditetapkan sebelum dirilis kepada pengguna. QA berfokus pada pencegahan kesalahan melalui pengawasan proses pengembangan, </w:t>
            </w:r>
            <w:r w:rsidRPr="009404BB">
              <w:rPr>
                <w:sz w:val="20"/>
                <w:szCs w:val="20"/>
              </w:rPr>
              <w:lastRenderedPageBreak/>
              <w:t>pengujian, dan perbaikan secara sistematis.</w:t>
            </w:r>
          </w:p>
        </w:tc>
      </w:tr>
      <w:tr w:rsidR="002C01CC" w:rsidRPr="009404BB" w14:paraId="79399548" w14:textId="77777777" w:rsidTr="008073D5">
        <w:trPr>
          <w:trHeight w:val="1580"/>
          <w:jc w:val="center"/>
        </w:trPr>
        <w:tc>
          <w:tcPr>
            <w:tcW w:w="1514" w:type="dxa"/>
          </w:tcPr>
          <w:p w14:paraId="642DEC3B" w14:textId="77777777" w:rsidR="002C01CC" w:rsidRPr="009404BB" w:rsidRDefault="002C01CC" w:rsidP="008073D5">
            <w:pPr>
              <w:pStyle w:val="TableParagraph"/>
              <w:spacing w:before="100" w:line="237" w:lineRule="auto"/>
              <w:ind w:left="98"/>
              <w:rPr>
                <w:sz w:val="20"/>
                <w:szCs w:val="20"/>
              </w:rPr>
            </w:pPr>
            <w:r w:rsidRPr="009404BB">
              <w:rPr>
                <w:sz w:val="20"/>
                <w:szCs w:val="20"/>
              </w:rPr>
              <w:lastRenderedPageBreak/>
              <w:t>Skenario menguji registrasi?</w:t>
            </w:r>
          </w:p>
          <w:p w14:paraId="50CC6F4C" w14:textId="77777777" w:rsidR="002C01CC" w:rsidRPr="009404BB" w:rsidRDefault="002C01CC" w:rsidP="008073D5">
            <w:pPr>
              <w:pStyle w:val="TableParagraph"/>
              <w:spacing w:before="100" w:line="237" w:lineRule="auto"/>
              <w:ind w:left="98"/>
              <w:rPr>
                <w:sz w:val="20"/>
                <w:szCs w:val="20"/>
              </w:rPr>
            </w:pPr>
          </w:p>
          <w:p w14:paraId="4DD6849C" w14:textId="77777777" w:rsidR="002C01CC" w:rsidRPr="009404BB" w:rsidRDefault="002C01CC" w:rsidP="008073D5">
            <w:pPr>
              <w:pStyle w:val="TableParagraph"/>
              <w:spacing w:before="100" w:line="237" w:lineRule="auto"/>
              <w:ind w:left="98"/>
              <w:rPr>
                <w:sz w:val="20"/>
                <w:szCs w:val="20"/>
              </w:rPr>
            </w:pPr>
          </w:p>
          <w:p w14:paraId="39AA31E2" w14:textId="77777777" w:rsidR="002C01CC" w:rsidRPr="009404BB" w:rsidRDefault="002C01CC" w:rsidP="008073D5">
            <w:pPr>
              <w:pStyle w:val="TableParagraph"/>
              <w:spacing w:before="100" w:line="237" w:lineRule="auto"/>
              <w:rPr>
                <w:sz w:val="20"/>
                <w:szCs w:val="20"/>
              </w:rPr>
            </w:pPr>
          </w:p>
        </w:tc>
        <w:tc>
          <w:tcPr>
            <w:tcW w:w="2834" w:type="dxa"/>
          </w:tcPr>
          <w:p w14:paraId="51488371" w14:textId="77777777" w:rsidR="002C01CC" w:rsidRPr="009404BB" w:rsidRDefault="002C01CC" w:rsidP="008073D5">
            <w:pPr>
              <w:pStyle w:val="TableParagraph"/>
              <w:ind w:left="98" w:right="837"/>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Registrasi Gagal: 1.) Email sudah terdaftar 2.) Nomor telepon sudah terdaftar 3.) Format email tidak valid 4.) Kata sandi tidak memenuhi syarat minimum 5.) Konfirmasi </w:t>
            </w:r>
            <w:proofErr w:type="spellStart"/>
            <w:r w:rsidRPr="009404BB">
              <w:rPr>
                <w:sz w:val="20"/>
                <w:szCs w:val="20"/>
              </w:rPr>
              <w:t>password</w:t>
            </w:r>
            <w:proofErr w:type="spellEnd"/>
            <w:r w:rsidRPr="009404BB">
              <w:rPr>
                <w:sz w:val="20"/>
                <w:szCs w:val="20"/>
              </w:rPr>
              <w:t xml:space="preserve"> tidak sesuai</w:t>
            </w:r>
          </w:p>
          <w:p w14:paraId="65E765CF" w14:textId="77777777" w:rsidR="002C01CC" w:rsidRPr="009404BB" w:rsidRDefault="002C01CC" w:rsidP="008073D5">
            <w:pPr>
              <w:pStyle w:val="TableParagraph"/>
              <w:tabs>
                <w:tab w:val="left" w:pos="2414"/>
              </w:tabs>
              <w:ind w:right="837"/>
              <w:rPr>
                <w:sz w:val="20"/>
                <w:szCs w:val="20"/>
              </w:rPr>
            </w:pPr>
          </w:p>
        </w:tc>
      </w:tr>
      <w:tr w:rsidR="002C01CC" w:rsidRPr="009404BB" w14:paraId="43F0C9FD" w14:textId="77777777" w:rsidTr="008073D5">
        <w:trPr>
          <w:trHeight w:val="1120"/>
          <w:jc w:val="center"/>
        </w:trPr>
        <w:tc>
          <w:tcPr>
            <w:tcW w:w="1514" w:type="dxa"/>
          </w:tcPr>
          <w:p w14:paraId="3120D841" w14:textId="77777777" w:rsidR="002C01CC" w:rsidRPr="009404BB" w:rsidRDefault="002C01CC" w:rsidP="008073D5">
            <w:pPr>
              <w:pStyle w:val="TableParagraph"/>
              <w:spacing w:before="98"/>
              <w:ind w:left="98" w:right="239"/>
              <w:rPr>
                <w:sz w:val="20"/>
                <w:szCs w:val="20"/>
              </w:rPr>
            </w:pPr>
            <w:r w:rsidRPr="009404BB">
              <w:rPr>
                <w:sz w:val="20"/>
                <w:szCs w:val="20"/>
              </w:rPr>
              <w:t>Step untuk menguji Registrasi?</w:t>
            </w:r>
          </w:p>
        </w:tc>
        <w:tc>
          <w:tcPr>
            <w:tcW w:w="2834" w:type="dxa"/>
          </w:tcPr>
          <w:p w14:paraId="5414FB12" w14:textId="77777777" w:rsidR="002C01CC" w:rsidRPr="009404BB" w:rsidRDefault="002C01CC" w:rsidP="008073D5">
            <w:pPr>
              <w:pStyle w:val="TableParagraph"/>
              <w:spacing w:before="98"/>
              <w:ind w:left="98"/>
              <w:rPr>
                <w:sz w:val="20"/>
                <w:szCs w:val="20"/>
              </w:rPr>
            </w:pPr>
            <w:r w:rsidRPr="009404BB">
              <w:rPr>
                <w:sz w:val="20"/>
                <w:szCs w:val="20"/>
              </w:rPr>
              <w:t xml:space="preserve">Berikut adalah step yang perlu dilakukan dalam menguji fitur Registrasi untuk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Registrasi Berhasil dengan data lengkap: 1.) Buka halaman registrasi 2.) Masukkan data pendaftaran yang valid 3.) Klik tombol Daftar" atau "Registrasi" 4.) Verifikasi validasi </w:t>
            </w:r>
            <w:proofErr w:type="spellStart"/>
            <w:r w:rsidRPr="009404BB">
              <w:rPr>
                <w:sz w:val="20"/>
                <w:szCs w:val="20"/>
              </w:rPr>
              <w:t>form</w:t>
            </w:r>
            <w:proofErr w:type="spellEnd"/>
            <w:r w:rsidRPr="009404BB">
              <w:rPr>
                <w:sz w:val="20"/>
                <w:szCs w:val="20"/>
              </w:rPr>
              <w:t xml:space="preserve"> periksa apakah sistem melakukan validasi </w:t>
            </w:r>
            <w:proofErr w:type="spellStart"/>
            <w:r w:rsidRPr="009404BB">
              <w:rPr>
                <w:sz w:val="20"/>
                <w:szCs w:val="20"/>
              </w:rPr>
              <w:t>input</w:t>
            </w:r>
            <w:proofErr w:type="spellEnd"/>
            <w:r w:rsidRPr="009404BB">
              <w:rPr>
                <w:sz w:val="20"/>
                <w:szCs w:val="20"/>
              </w:rPr>
              <w:t xml:space="preserve"> pada </w:t>
            </w:r>
            <w:proofErr w:type="spellStart"/>
            <w:r w:rsidRPr="009404BB">
              <w:rPr>
                <w:sz w:val="20"/>
                <w:szCs w:val="20"/>
              </w:rPr>
              <w:t>form</w:t>
            </w:r>
            <w:proofErr w:type="spellEnd"/>
            <w:r w:rsidRPr="009404BB">
              <w:rPr>
                <w:sz w:val="20"/>
                <w:szCs w:val="20"/>
              </w:rPr>
              <w:t xml:space="preserve"> registrasi 5.) Sistem memproses registrasi jika semua data valid sistem akan memproses pendaftaran dan menyimpan informasi pengguna di </w:t>
            </w:r>
            <w:proofErr w:type="spellStart"/>
            <w:r w:rsidRPr="009404BB">
              <w:rPr>
                <w:sz w:val="20"/>
                <w:szCs w:val="20"/>
              </w:rPr>
              <w:t>database</w:t>
            </w:r>
            <w:proofErr w:type="spellEnd"/>
            <w:r w:rsidRPr="009404BB">
              <w:rPr>
                <w:sz w:val="20"/>
                <w:szCs w:val="20"/>
              </w:rPr>
              <w:t>.</w:t>
            </w:r>
          </w:p>
        </w:tc>
      </w:tr>
    </w:tbl>
    <w:p w14:paraId="0781D0B2" w14:textId="77777777" w:rsidR="002C01CC" w:rsidRPr="009404BB" w:rsidRDefault="002C01CC" w:rsidP="002C01CC">
      <w:pPr>
        <w:pStyle w:val="BodyText"/>
        <w:ind w:left="851" w:right="461" w:firstLine="425"/>
        <w:jc w:val="both"/>
      </w:pPr>
    </w:p>
    <w:p w14:paraId="1A2FF1B7" w14:textId="77777777" w:rsidR="002C01CC" w:rsidRPr="009404BB" w:rsidRDefault="002C01CC" w:rsidP="002C01CC">
      <w:pPr>
        <w:pStyle w:val="BodyText"/>
        <w:ind w:left="284" w:right="461" w:firstLine="466"/>
        <w:jc w:val="both"/>
      </w:pPr>
      <w:r w:rsidRPr="009404BB">
        <w:t xml:space="preserve">Berdasarkan Tabel 4.14, dapat disimpulkan bahwa </w:t>
      </w:r>
      <w:proofErr w:type="spellStart"/>
      <w:r w:rsidRPr="009404BB">
        <w:t>chatbot</w:t>
      </w:r>
      <w:proofErr w:type="spellEnd"/>
      <w:r w:rsidRPr="009404BB">
        <w:t xml:space="preserve"> </w:t>
      </w:r>
      <w:r w:rsidRPr="009404BB">
        <w:lastRenderedPageBreak/>
        <w:t xml:space="preserve">mampu menjawab pertanyaan dengan kalimat sederhana, dengan hanya menyebutkan konteks ringkas pertanyaan. Hal ini menunjukkan bahwa sistem telah dilatih secara efektif untuk mengolah pertanyaan dengan konteks sederhana dan singkat. Kemampuan ini mengindikasikan bahwa </w:t>
      </w:r>
      <w:proofErr w:type="spellStart"/>
      <w:r w:rsidRPr="009404BB">
        <w:t>chatbot</w:t>
      </w:r>
      <w:proofErr w:type="spellEnd"/>
      <w:r w:rsidRPr="009404BB">
        <w:t xml:space="preserve"> dapat menangani pertanyaan dengan tingkat kesulitan tinggi dan memberikan jawaban yang informatif serta terorganisasi, sehingga meningkatkan kualitas interaksi dan kepuasan pengguna.</w:t>
      </w:r>
    </w:p>
    <w:p w14:paraId="3C58C409" w14:textId="77777777" w:rsidR="002C01CC" w:rsidRPr="009404BB" w:rsidRDefault="002C01CC" w:rsidP="002C01CC">
      <w:pPr>
        <w:pStyle w:val="BodyText"/>
        <w:ind w:right="461"/>
        <w:jc w:val="both"/>
      </w:pPr>
    </w:p>
    <w:p w14:paraId="2FA7A090" w14:textId="23DD9ECC" w:rsidR="002C01CC" w:rsidRPr="008276A3" w:rsidRDefault="002C01CC" w:rsidP="008276A3">
      <w:pPr>
        <w:pStyle w:val="BodyText"/>
        <w:numPr>
          <w:ilvl w:val="0"/>
          <w:numId w:val="18"/>
        </w:numPr>
        <w:ind w:right="461"/>
        <w:jc w:val="both"/>
      </w:pPr>
      <w:r w:rsidRPr="009404BB">
        <w:rPr>
          <w:b/>
          <w:bCs/>
        </w:rPr>
        <w:t>Pengujian dengan menggunakan pemilihan kosakata sinonim</w:t>
      </w:r>
    </w:p>
    <w:p w14:paraId="5E89FDF3" w14:textId="77777777" w:rsidR="008276A3" w:rsidRPr="009404BB" w:rsidRDefault="008276A3" w:rsidP="008276A3">
      <w:pPr>
        <w:pStyle w:val="BodyText"/>
        <w:ind w:left="810" w:right="461"/>
        <w:jc w:val="both"/>
      </w:pPr>
    </w:p>
    <w:p w14:paraId="4CC782D6" w14:textId="30FA9601" w:rsidR="002C01CC" w:rsidRPr="009404BB" w:rsidRDefault="002C01CC" w:rsidP="002C01CC">
      <w:pPr>
        <w:pStyle w:val="Caption"/>
        <w:jc w:val="center"/>
        <w:rPr>
          <w:b/>
          <w:bCs/>
          <w:i w:val="0"/>
          <w:iCs w:val="0"/>
          <w:color w:val="000000" w:themeColor="text1"/>
          <w:sz w:val="20"/>
          <w:szCs w:val="20"/>
        </w:rPr>
      </w:pPr>
      <w:bookmarkStart w:id="133" w:name="_Toc189215670"/>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8276A3">
        <w:rPr>
          <w:b/>
          <w:bCs/>
          <w:i w:val="0"/>
          <w:iCs w:val="0"/>
          <w:noProof/>
          <w:color w:val="000000" w:themeColor="text1"/>
          <w:sz w:val="20"/>
          <w:szCs w:val="20"/>
        </w:rPr>
        <w:t>15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kosakata</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sinonim</w:t>
      </w:r>
      <w:bookmarkEnd w:id="133"/>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49432BBE" w14:textId="77777777" w:rsidTr="008073D5">
        <w:trPr>
          <w:trHeight w:val="431"/>
          <w:jc w:val="center"/>
        </w:trPr>
        <w:tc>
          <w:tcPr>
            <w:tcW w:w="1514" w:type="dxa"/>
            <w:shd w:val="clear" w:color="auto" w:fill="auto"/>
          </w:tcPr>
          <w:p w14:paraId="1CF3335F" w14:textId="77777777" w:rsidR="002C01CC" w:rsidRPr="009404BB" w:rsidRDefault="002C01CC" w:rsidP="008073D5">
            <w:pPr>
              <w:pStyle w:val="TableParagraph"/>
              <w:spacing w:before="98"/>
              <w:ind w:left="98"/>
              <w:rPr>
                <w:sz w:val="20"/>
                <w:szCs w:val="20"/>
              </w:rPr>
            </w:pPr>
            <w:r w:rsidRPr="009404BB">
              <w:rPr>
                <w:spacing w:val="-2"/>
                <w:sz w:val="20"/>
                <w:szCs w:val="20"/>
              </w:rPr>
              <w:t>Pertanyaan</w:t>
            </w:r>
          </w:p>
        </w:tc>
        <w:tc>
          <w:tcPr>
            <w:tcW w:w="2834" w:type="dxa"/>
            <w:shd w:val="clear" w:color="auto" w:fill="auto"/>
          </w:tcPr>
          <w:p w14:paraId="39067F01"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5D3F877A" w14:textId="77777777" w:rsidTr="008073D5">
        <w:trPr>
          <w:trHeight w:val="889"/>
          <w:jc w:val="center"/>
        </w:trPr>
        <w:tc>
          <w:tcPr>
            <w:tcW w:w="1514" w:type="dxa"/>
          </w:tcPr>
          <w:p w14:paraId="30F204D2" w14:textId="77777777" w:rsidR="002C01CC" w:rsidRPr="009404BB" w:rsidRDefault="002C01CC" w:rsidP="008073D5">
            <w:pPr>
              <w:pStyle w:val="TableParagraph"/>
              <w:spacing w:before="98"/>
              <w:ind w:left="98"/>
              <w:rPr>
                <w:sz w:val="20"/>
                <w:szCs w:val="20"/>
              </w:rPr>
            </w:pPr>
            <w:r w:rsidRPr="009404BB">
              <w:rPr>
                <w:sz w:val="20"/>
                <w:szCs w:val="20"/>
              </w:rPr>
              <w:t xml:space="preserve">Apa itu </w:t>
            </w:r>
            <w:r w:rsidRPr="009404BB">
              <w:rPr>
                <w:sz w:val="20"/>
                <w:szCs w:val="20"/>
                <w:highlight w:val="green"/>
              </w:rPr>
              <w:t>tester</w:t>
            </w:r>
            <w:r w:rsidRPr="009404BB">
              <w:rPr>
                <w:sz w:val="20"/>
                <w:szCs w:val="20"/>
              </w:rPr>
              <w:t>?</w:t>
            </w:r>
          </w:p>
        </w:tc>
        <w:tc>
          <w:tcPr>
            <w:tcW w:w="2834" w:type="dxa"/>
          </w:tcPr>
          <w:p w14:paraId="4FAFBC3D" w14:textId="77777777" w:rsidR="002C01CC" w:rsidRPr="009404BB" w:rsidRDefault="002C01CC" w:rsidP="008073D5">
            <w:pPr>
              <w:pStyle w:val="TableParagraph"/>
              <w:spacing w:before="98"/>
              <w:ind w:left="98" w:right="148"/>
              <w:rPr>
                <w:sz w:val="20"/>
                <w:szCs w:val="20"/>
              </w:rPr>
            </w:pPr>
            <w:r w:rsidRPr="009404BB">
              <w:rPr>
                <w:sz w:val="20"/>
                <w:szCs w:val="20"/>
              </w:rPr>
              <w:t xml:space="preserve">Manual testing dilakukan dengan cara menguji perangkat lunak secara langsung oleh tester tanpa bantuan alat otomatisasi. Tester mengikuti langkah-langkah pengujian yang tercantum dalam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untuk memastikan aplikasi bekerja sesuai kebutuhan, biasanya digunakan untuk pengujian yang membutuhkan pengamatan mendalam, seperti </w:t>
            </w:r>
            <w:proofErr w:type="spellStart"/>
            <w:r w:rsidRPr="009404BB">
              <w:rPr>
                <w:sz w:val="20"/>
                <w:szCs w:val="20"/>
              </w:rPr>
              <w:t>usability</w:t>
            </w:r>
            <w:proofErr w:type="spellEnd"/>
            <w:r w:rsidRPr="009404BB">
              <w:rPr>
                <w:sz w:val="20"/>
                <w:szCs w:val="20"/>
              </w:rPr>
              <w:t xml:space="preserve"> atau </w:t>
            </w:r>
            <w:proofErr w:type="spellStart"/>
            <w:r w:rsidRPr="009404BB">
              <w:rPr>
                <w:sz w:val="20"/>
                <w:szCs w:val="20"/>
              </w:rPr>
              <w:t>exploratory</w:t>
            </w:r>
            <w:proofErr w:type="spellEnd"/>
            <w:r w:rsidRPr="009404BB">
              <w:rPr>
                <w:sz w:val="20"/>
                <w:szCs w:val="20"/>
              </w:rPr>
              <w:t xml:space="preserve"> testing.</w:t>
            </w:r>
          </w:p>
          <w:p w14:paraId="23D542BC" w14:textId="77777777" w:rsidR="002C01CC" w:rsidRPr="009404BB" w:rsidRDefault="002C01CC" w:rsidP="008073D5">
            <w:pPr>
              <w:pStyle w:val="TableParagraph"/>
              <w:spacing w:before="98"/>
              <w:ind w:left="98" w:right="148"/>
              <w:rPr>
                <w:sz w:val="20"/>
                <w:szCs w:val="20"/>
              </w:rPr>
            </w:pPr>
          </w:p>
          <w:p w14:paraId="476DE037" w14:textId="77777777" w:rsidR="002C01CC" w:rsidRPr="009404BB" w:rsidRDefault="002C01CC" w:rsidP="008073D5">
            <w:pPr>
              <w:pStyle w:val="TableParagraph"/>
              <w:spacing w:before="98"/>
              <w:ind w:left="98" w:right="148"/>
              <w:rPr>
                <w:sz w:val="20"/>
                <w:szCs w:val="20"/>
              </w:rPr>
            </w:pPr>
            <w:r w:rsidRPr="009404BB">
              <w:rPr>
                <w:sz w:val="20"/>
                <w:szCs w:val="20"/>
              </w:rPr>
              <w:t>(Jawaban tidak sesuai)</w:t>
            </w:r>
          </w:p>
        </w:tc>
      </w:tr>
      <w:tr w:rsidR="002C01CC" w:rsidRPr="009404BB" w14:paraId="2B5799BD" w14:textId="77777777" w:rsidTr="008073D5">
        <w:trPr>
          <w:trHeight w:val="1580"/>
          <w:jc w:val="center"/>
        </w:trPr>
        <w:tc>
          <w:tcPr>
            <w:tcW w:w="1514" w:type="dxa"/>
          </w:tcPr>
          <w:p w14:paraId="693D49EE" w14:textId="77777777" w:rsidR="002C01CC" w:rsidRPr="009404BB" w:rsidRDefault="002C01CC" w:rsidP="008073D5">
            <w:pPr>
              <w:pStyle w:val="TableParagraph"/>
              <w:spacing w:before="100" w:line="237" w:lineRule="auto"/>
              <w:ind w:left="98"/>
              <w:rPr>
                <w:sz w:val="20"/>
                <w:szCs w:val="20"/>
              </w:rPr>
            </w:pPr>
            <w:r w:rsidRPr="009404BB">
              <w:rPr>
                <w:sz w:val="20"/>
                <w:szCs w:val="20"/>
              </w:rPr>
              <w:lastRenderedPageBreak/>
              <w:t xml:space="preserve">Apa saja </w:t>
            </w:r>
            <w:r w:rsidRPr="009404BB">
              <w:rPr>
                <w:sz w:val="20"/>
                <w:szCs w:val="20"/>
                <w:highlight w:val="green"/>
              </w:rPr>
              <w:t>kemungkinan</w:t>
            </w:r>
            <w:r w:rsidRPr="009404BB">
              <w:rPr>
                <w:sz w:val="20"/>
                <w:szCs w:val="20"/>
              </w:rPr>
              <w:t xml:space="preserve"> menguji fitur </w:t>
            </w:r>
            <w:r w:rsidRPr="009404BB">
              <w:rPr>
                <w:sz w:val="20"/>
                <w:szCs w:val="20"/>
                <w:highlight w:val="green"/>
              </w:rPr>
              <w:t>daftar pengguna</w:t>
            </w:r>
            <w:r w:rsidRPr="009404BB">
              <w:rPr>
                <w:sz w:val="20"/>
                <w:szCs w:val="20"/>
              </w:rPr>
              <w:t>?</w:t>
            </w:r>
          </w:p>
        </w:tc>
        <w:tc>
          <w:tcPr>
            <w:tcW w:w="2834" w:type="dxa"/>
          </w:tcPr>
          <w:p w14:paraId="6F4A1DE7" w14:textId="77777777" w:rsidR="002C01CC" w:rsidRPr="009404BB" w:rsidRDefault="002C01CC" w:rsidP="008073D5">
            <w:pPr>
              <w:pStyle w:val="TableParagraph"/>
              <w:ind w:left="98" w:right="164"/>
              <w:rPr>
                <w:sz w:val="20"/>
                <w:szCs w:val="20"/>
              </w:rPr>
            </w:pP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Email sudah terdaftar; Deskripsi </w:t>
            </w:r>
            <w:proofErr w:type="spellStart"/>
            <w:r w:rsidRPr="009404BB">
              <w:rPr>
                <w:sz w:val="20"/>
                <w:szCs w:val="20"/>
              </w:rPr>
              <w:t>testcase</w:t>
            </w:r>
            <w:proofErr w:type="spellEnd"/>
            <w:r w:rsidRPr="009404BB">
              <w:rPr>
                <w:sz w:val="20"/>
                <w:szCs w:val="20"/>
              </w:rPr>
              <w:t>: Pengguna mencoba mendaftar dengan email yang sudah digunakan untuk akun lain; Step pengujian: 1.) Buka halaman registrasi. 2.) Masukkan email yang sudah terdaftar sebelumnya. 3.) Lengkapi semua data pendaftaran lain dengan benar. 4.) Klik tombol Daftar atau Registrasi.</w:t>
            </w:r>
          </w:p>
          <w:p w14:paraId="096A1D15" w14:textId="77777777" w:rsidR="002C01CC" w:rsidRPr="009404BB" w:rsidRDefault="002C01CC" w:rsidP="008073D5">
            <w:pPr>
              <w:pStyle w:val="TableParagraph"/>
              <w:ind w:left="98" w:right="164"/>
              <w:rPr>
                <w:sz w:val="20"/>
                <w:szCs w:val="20"/>
              </w:rPr>
            </w:pPr>
          </w:p>
          <w:p w14:paraId="46EA7357" w14:textId="77777777" w:rsidR="002C01CC" w:rsidRPr="009404BB" w:rsidRDefault="002C01CC" w:rsidP="008073D5">
            <w:pPr>
              <w:pStyle w:val="TableParagraph"/>
              <w:ind w:left="98" w:right="164"/>
              <w:rPr>
                <w:sz w:val="20"/>
                <w:szCs w:val="20"/>
              </w:rPr>
            </w:pPr>
            <w:r w:rsidRPr="009404BB">
              <w:rPr>
                <w:sz w:val="20"/>
                <w:szCs w:val="20"/>
              </w:rPr>
              <w:t>(Jawaban tidak sesuai)</w:t>
            </w:r>
          </w:p>
        </w:tc>
      </w:tr>
      <w:tr w:rsidR="002C01CC" w:rsidRPr="009404BB" w14:paraId="191B1048" w14:textId="77777777" w:rsidTr="008073D5">
        <w:trPr>
          <w:trHeight w:val="1120"/>
          <w:jc w:val="center"/>
        </w:trPr>
        <w:tc>
          <w:tcPr>
            <w:tcW w:w="1514" w:type="dxa"/>
          </w:tcPr>
          <w:p w14:paraId="5AB1A5ED" w14:textId="77777777" w:rsidR="002C01CC" w:rsidRPr="009404BB" w:rsidRDefault="002C01CC" w:rsidP="008073D5">
            <w:pPr>
              <w:pStyle w:val="TableParagraph"/>
              <w:spacing w:before="98"/>
              <w:ind w:left="98" w:right="239"/>
              <w:rPr>
                <w:sz w:val="20"/>
                <w:szCs w:val="20"/>
              </w:rPr>
            </w:pPr>
            <w:r w:rsidRPr="009404BB">
              <w:rPr>
                <w:sz w:val="20"/>
                <w:szCs w:val="20"/>
              </w:rPr>
              <w:t xml:space="preserve">Apa saja step untuk menguji </w:t>
            </w:r>
            <w:r w:rsidRPr="009404BB">
              <w:rPr>
                <w:sz w:val="20"/>
                <w:szCs w:val="20"/>
                <w:highlight w:val="green"/>
              </w:rPr>
              <w:t>register</w:t>
            </w:r>
            <w:r w:rsidRPr="009404BB">
              <w:rPr>
                <w:sz w:val="20"/>
                <w:szCs w:val="20"/>
              </w:rPr>
              <w:t>?</w:t>
            </w:r>
          </w:p>
        </w:tc>
        <w:tc>
          <w:tcPr>
            <w:tcW w:w="2834" w:type="dxa"/>
          </w:tcPr>
          <w:p w14:paraId="6C374CC3" w14:textId="77777777" w:rsidR="002C01CC" w:rsidRPr="009404BB" w:rsidRDefault="002C01CC" w:rsidP="008073D5">
            <w:pPr>
              <w:pStyle w:val="TableParagraph"/>
              <w:spacing w:before="98"/>
              <w:ind w:left="98"/>
              <w:rPr>
                <w:sz w:val="20"/>
                <w:szCs w:val="20"/>
              </w:rPr>
            </w:pPr>
            <w:r w:rsidRPr="009404BB">
              <w:rPr>
                <w:sz w:val="20"/>
                <w:szCs w:val="20"/>
              </w:rPr>
              <w:t xml:space="preserve">Untuk menguji fitur </w:t>
            </w:r>
            <w:proofErr w:type="spellStart"/>
            <w:r w:rsidRPr="009404BB">
              <w:rPr>
                <w:sz w:val="20"/>
                <w:szCs w:val="20"/>
              </w:rPr>
              <w:t>login</w:t>
            </w:r>
            <w:proofErr w:type="spellEnd"/>
            <w:r w:rsidRPr="009404BB">
              <w:rPr>
                <w:sz w:val="20"/>
                <w:szCs w:val="20"/>
              </w:rPr>
              <w:t xml:space="preserve"> dengan skenario </w:t>
            </w:r>
            <w:proofErr w:type="spellStart"/>
            <w:r w:rsidRPr="009404BB">
              <w:rPr>
                <w:sz w:val="20"/>
                <w:szCs w:val="20"/>
              </w:rPr>
              <w:t>Login</w:t>
            </w:r>
            <w:proofErr w:type="spellEnd"/>
            <w:r w:rsidRPr="009404BB">
              <w:rPr>
                <w:sz w:val="20"/>
                <w:szCs w:val="20"/>
              </w:rPr>
              <w:t xml:space="preserve"> Berhasil masukkan kombinasi email </w:t>
            </w:r>
            <w:proofErr w:type="spellStart"/>
            <w:r w:rsidRPr="009404BB">
              <w:rPr>
                <w:sz w:val="20"/>
                <w:szCs w:val="20"/>
              </w:rPr>
              <w:t>username</w:t>
            </w:r>
            <w:proofErr w:type="spellEnd"/>
            <w:r w:rsidRPr="009404BB">
              <w:rPr>
                <w:sz w:val="20"/>
                <w:szCs w:val="20"/>
              </w:rPr>
              <w:t xml:space="preserve"> atau nomor </w:t>
            </w:r>
            <w:proofErr w:type="spellStart"/>
            <w:r w:rsidRPr="009404BB">
              <w:rPr>
                <w:sz w:val="20"/>
                <w:szCs w:val="20"/>
              </w:rPr>
              <w:t>handphone</w:t>
            </w:r>
            <w:proofErr w:type="spellEnd"/>
            <w:r w:rsidRPr="009404BB">
              <w:rPr>
                <w:sz w:val="20"/>
                <w:szCs w:val="20"/>
              </w:rPr>
              <w:t xml:space="preserve"> yang valid beserta </w:t>
            </w:r>
            <w:proofErr w:type="spellStart"/>
            <w:r w:rsidRPr="009404BB">
              <w:rPr>
                <w:sz w:val="20"/>
                <w:szCs w:val="20"/>
              </w:rPr>
              <w:t>password</w:t>
            </w:r>
            <w:proofErr w:type="spellEnd"/>
            <w:r w:rsidRPr="009404BB">
              <w:rPr>
                <w:sz w:val="20"/>
                <w:szCs w:val="20"/>
              </w:rPr>
              <w:t xml:space="preserve"> ke dalam </w:t>
            </w:r>
            <w:proofErr w:type="spellStart"/>
            <w:r w:rsidRPr="009404BB">
              <w:rPr>
                <w:sz w:val="20"/>
                <w:szCs w:val="20"/>
              </w:rPr>
              <w:t>form</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lalu klik tombol </w:t>
            </w:r>
            <w:proofErr w:type="spellStart"/>
            <w:r w:rsidRPr="009404BB">
              <w:rPr>
                <w:sz w:val="20"/>
                <w:szCs w:val="20"/>
              </w:rPr>
              <w:t>Login</w:t>
            </w:r>
            <w:proofErr w:type="spellEnd"/>
            <w:r w:rsidRPr="009404BB">
              <w:rPr>
                <w:sz w:val="20"/>
                <w:szCs w:val="20"/>
              </w:rPr>
              <w:t xml:space="preserve">". Pastikan sistem mengarahkan pengguna ke halaman utama atau </w:t>
            </w:r>
            <w:proofErr w:type="spellStart"/>
            <w:r w:rsidRPr="009404BB">
              <w:rPr>
                <w:sz w:val="20"/>
                <w:szCs w:val="20"/>
              </w:rPr>
              <w:t>dashboard</w:t>
            </w:r>
            <w:proofErr w:type="spellEnd"/>
            <w:r w:rsidRPr="009404BB">
              <w:rPr>
                <w:sz w:val="20"/>
                <w:szCs w:val="20"/>
              </w:rPr>
              <w:t xml:space="preserve"> tanpa menampilkan pesan </w:t>
            </w:r>
            <w:proofErr w:type="spellStart"/>
            <w:r w:rsidRPr="009404BB">
              <w:rPr>
                <w:sz w:val="20"/>
                <w:szCs w:val="20"/>
              </w:rPr>
              <w:t>error</w:t>
            </w:r>
            <w:proofErr w:type="spellEnd"/>
            <w:r w:rsidRPr="009404BB">
              <w:rPr>
                <w:sz w:val="20"/>
                <w:szCs w:val="20"/>
              </w:rPr>
              <w:t xml:space="preserve"> dan informasi akun pengguna ditampilkan dengan benar.</w:t>
            </w:r>
          </w:p>
          <w:p w14:paraId="2088C29D" w14:textId="77777777" w:rsidR="002C01CC" w:rsidRPr="009404BB" w:rsidRDefault="002C01CC" w:rsidP="008073D5">
            <w:pPr>
              <w:pStyle w:val="TableParagraph"/>
              <w:spacing w:before="98"/>
              <w:ind w:left="98"/>
              <w:rPr>
                <w:sz w:val="20"/>
                <w:szCs w:val="20"/>
              </w:rPr>
            </w:pPr>
          </w:p>
          <w:p w14:paraId="399EB88F" w14:textId="77777777" w:rsidR="002C01CC" w:rsidRPr="009404BB" w:rsidRDefault="002C01CC" w:rsidP="008073D5">
            <w:pPr>
              <w:pStyle w:val="TableParagraph"/>
              <w:spacing w:before="98"/>
              <w:ind w:left="98"/>
              <w:rPr>
                <w:sz w:val="20"/>
                <w:szCs w:val="20"/>
              </w:rPr>
            </w:pPr>
            <w:r w:rsidRPr="009404BB">
              <w:rPr>
                <w:sz w:val="20"/>
                <w:szCs w:val="20"/>
              </w:rPr>
              <w:t>(Jawaban tidak sesuai)</w:t>
            </w:r>
          </w:p>
        </w:tc>
      </w:tr>
    </w:tbl>
    <w:p w14:paraId="3E4C54D3" w14:textId="77777777" w:rsidR="002C01CC" w:rsidRPr="009404BB" w:rsidRDefault="002C01CC" w:rsidP="002C01CC">
      <w:pPr>
        <w:pStyle w:val="BodyText"/>
        <w:ind w:left="851" w:right="461" w:firstLine="425"/>
        <w:jc w:val="both"/>
      </w:pPr>
    </w:p>
    <w:p w14:paraId="0553D094" w14:textId="15306E50" w:rsidR="002C01CC" w:rsidRDefault="002C01CC" w:rsidP="002C01CC">
      <w:pPr>
        <w:pStyle w:val="BodyText"/>
        <w:ind w:left="284" w:right="461" w:firstLine="466"/>
        <w:jc w:val="both"/>
      </w:pPr>
      <w:r w:rsidRPr="009404BB">
        <w:t xml:space="preserve">Berdasarkan Tabel 4.15, dapat disimpulkan bahwa </w:t>
      </w:r>
      <w:proofErr w:type="spellStart"/>
      <w:r w:rsidRPr="009404BB">
        <w:t>chatbot</w:t>
      </w:r>
      <w:proofErr w:type="spellEnd"/>
      <w:r w:rsidRPr="009404BB">
        <w:t xml:space="preserve"> belum mampu memahami pertanyaan jika pertanyaan tersebut menggunakan sinonim pada konteks utama </w:t>
      </w:r>
      <w:proofErr w:type="spellStart"/>
      <w:r w:rsidRPr="009404BB">
        <w:t>chatbot</w:t>
      </w:r>
      <w:proofErr w:type="spellEnd"/>
      <w:r w:rsidRPr="009404BB">
        <w:t xml:space="preserve">. Seperti contoh menggunakan sinonim registrasi mengganti dengan kata register, kata QA diganti dengan tester. Membuat jawaban yang dihasilkan oleh </w:t>
      </w:r>
      <w:proofErr w:type="spellStart"/>
      <w:r w:rsidRPr="009404BB">
        <w:t>chatbot</w:t>
      </w:r>
      <w:proofErr w:type="spellEnd"/>
      <w:r w:rsidRPr="009404BB">
        <w:t xml:space="preserve"> tidak sesuai dengan jawaban semestinya.</w:t>
      </w:r>
    </w:p>
    <w:p w14:paraId="16AC4342" w14:textId="77777777" w:rsidR="008276A3" w:rsidRDefault="008276A3" w:rsidP="008276A3">
      <w:pPr>
        <w:pStyle w:val="BodyText"/>
        <w:ind w:right="461"/>
        <w:jc w:val="both"/>
        <w:rPr>
          <w:b/>
          <w:bCs/>
        </w:rPr>
      </w:pPr>
    </w:p>
    <w:p w14:paraId="699CE708" w14:textId="6EE4CF4B" w:rsidR="008276A3" w:rsidRDefault="008276A3" w:rsidP="008276A3">
      <w:pPr>
        <w:pStyle w:val="BodyText"/>
        <w:numPr>
          <w:ilvl w:val="0"/>
          <w:numId w:val="18"/>
        </w:numPr>
        <w:ind w:right="461"/>
        <w:jc w:val="both"/>
        <w:rPr>
          <w:b/>
          <w:bCs/>
        </w:rPr>
      </w:pPr>
      <w:r>
        <w:rPr>
          <w:b/>
          <w:bCs/>
        </w:rPr>
        <w:t>Pengujian pencarian</w:t>
      </w:r>
      <w:r w:rsidR="004810F4">
        <w:rPr>
          <w:b/>
          <w:bCs/>
        </w:rPr>
        <w:t xml:space="preserve"> </w:t>
      </w:r>
      <w:r w:rsidRPr="008276A3">
        <w:rPr>
          <w:b/>
          <w:bCs/>
        </w:rPr>
        <w:t xml:space="preserve">menggunakan </w:t>
      </w:r>
      <w:proofErr w:type="spellStart"/>
      <w:r w:rsidRPr="008276A3">
        <w:rPr>
          <w:b/>
          <w:bCs/>
        </w:rPr>
        <w:t>searching</w:t>
      </w:r>
      <w:proofErr w:type="spellEnd"/>
      <w:r w:rsidRPr="008276A3">
        <w:rPr>
          <w:b/>
          <w:bCs/>
        </w:rPr>
        <w:t xml:space="preserve"> pada </w:t>
      </w:r>
      <w:proofErr w:type="spellStart"/>
      <w:r w:rsidRPr="008276A3">
        <w:rPr>
          <w:b/>
          <w:bCs/>
        </w:rPr>
        <w:t>google</w:t>
      </w:r>
      <w:proofErr w:type="spellEnd"/>
      <w:r w:rsidRPr="008276A3">
        <w:rPr>
          <w:b/>
          <w:bCs/>
        </w:rPr>
        <w:t xml:space="preserve"> </w:t>
      </w:r>
      <w:proofErr w:type="spellStart"/>
      <w:r w:rsidRPr="008276A3">
        <w:rPr>
          <w:b/>
          <w:bCs/>
        </w:rPr>
        <w:t>sheet</w:t>
      </w:r>
      <w:proofErr w:type="spellEnd"/>
      <w:r w:rsidRPr="008276A3">
        <w:rPr>
          <w:b/>
          <w:bCs/>
        </w:rPr>
        <w:t xml:space="preserve"> dan pencarian menggunakan </w:t>
      </w:r>
      <w:proofErr w:type="spellStart"/>
      <w:r w:rsidRPr="008276A3">
        <w:rPr>
          <w:b/>
          <w:bCs/>
        </w:rPr>
        <w:t>chatbot</w:t>
      </w:r>
      <w:proofErr w:type="spellEnd"/>
    </w:p>
    <w:p w14:paraId="5B0BB41A" w14:textId="77777777" w:rsidR="008276A3" w:rsidRDefault="008276A3" w:rsidP="008276A3">
      <w:pPr>
        <w:pStyle w:val="BodyText"/>
        <w:ind w:left="810" w:right="461"/>
        <w:jc w:val="both"/>
        <w:rPr>
          <w:b/>
          <w:bCs/>
        </w:rPr>
      </w:pPr>
    </w:p>
    <w:p w14:paraId="7B1B09DC" w14:textId="072D5847" w:rsidR="008276A3" w:rsidRPr="008276A3" w:rsidRDefault="008276A3" w:rsidP="008276A3">
      <w:pPr>
        <w:pStyle w:val="Caption"/>
        <w:jc w:val="center"/>
        <w:rPr>
          <w:b/>
          <w:bCs/>
          <w:i w:val="0"/>
          <w:iCs w:val="0"/>
          <w:color w:val="000000" w:themeColor="text1"/>
          <w:sz w:val="20"/>
          <w:szCs w:val="20"/>
        </w:rPr>
      </w:pPr>
      <w:bookmarkStart w:id="134" w:name="_Toc189215671"/>
      <w:proofErr w:type="spellStart"/>
      <w:r w:rsidRPr="008276A3">
        <w:rPr>
          <w:b/>
          <w:bCs/>
          <w:i w:val="0"/>
          <w:iCs w:val="0"/>
          <w:color w:val="000000" w:themeColor="text1"/>
          <w:sz w:val="20"/>
          <w:szCs w:val="20"/>
        </w:rPr>
        <w:t>Tabel</w:t>
      </w:r>
      <w:proofErr w:type="spellEnd"/>
      <w:r w:rsidRPr="008276A3">
        <w:rPr>
          <w:b/>
          <w:bCs/>
          <w:i w:val="0"/>
          <w:iCs w:val="0"/>
          <w:color w:val="000000" w:themeColor="text1"/>
          <w:sz w:val="20"/>
          <w:szCs w:val="20"/>
        </w:rPr>
        <w:t xml:space="preserve"> 4. </w:t>
      </w:r>
      <w:r w:rsidRPr="008276A3">
        <w:rPr>
          <w:b/>
          <w:bCs/>
          <w:i w:val="0"/>
          <w:iCs w:val="0"/>
          <w:color w:val="000000" w:themeColor="text1"/>
          <w:sz w:val="20"/>
          <w:szCs w:val="20"/>
        </w:rPr>
        <w:fldChar w:fldCharType="begin"/>
      </w:r>
      <w:r w:rsidRPr="008276A3">
        <w:rPr>
          <w:b/>
          <w:bCs/>
          <w:i w:val="0"/>
          <w:iCs w:val="0"/>
          <w:color w:val="000000" w:themeColor="text1"/>
          <w:sz w:val="20"/>
          <w:szCs w:val="20"/>
        </w:rPr>
        <w:instrText xml:space="preserve"> SEQ Tabel_4. \* ARABIC </w:instrText>
      </w:r>
      <w:r w:rsidRPr="008276A3">
        <w:rPr>
          <w:b/>
          <w:bCs/>
          <w:i w:val="0"/>
          <w:iCs w:val="0"/>
          <w:color w:val="000000" w:themeColor="text1"/>
          <w:sz w:val="20"/>
          <w:szCs w:val="20"/>
        </w:rPr>
        <w:fldChar w:fldCharType="separate"/>
      </w:r>
      <w:r w:rsidRPr="008276A3">
        <w:rPr>
          <w:b/>
          <w:bCs/>
          <w:i w:val="0"/>
          <w:iCs w:val="0"/>
          <w:noProof/>
          <w:color w:val="000000" w:themeColor="text1"/>
          <w:sz w:val="20"/>
          <w:szCs w:val="20"/>
        </w:rPr>
        <w:t>16</w:t>
      </w:r>
      <w:r w:rsidRPr="008276A3">
        <w:rPr>
          <w:b/>
          <w:bCs/>
          <w:i w:val="0"/>
          <w:iCs w:val="0"/>
          <w:color w:val="000000" w:themeColor="text1"/>
          <w:sz w:val="20"/>
          <w:szCs w:val="20"/>
        </w:rPr>
        <w:fldChar w:fldCharType="end"/>
      </w:r>
      <w:r w:rsidRPr="008276A3">
        <w:rPr>
          <w:b/>
          <w:bCs/>
          <w:i w:val="0"/>
          <w:iCs w:val="0"/>
          <w:color w:val="000000" w:themeColor="text1"/>
          <w:sz w:val="20"/>
          <w:szCs w:val="20"/>
        </w:rPr>
        <w:t xml:space="preserve"> </w:t>
      </w:r>
      <w:proofErr w:type="spellStart"/>
      <w:r w:rsidRPr="008276A3">
        <w:rPr>
          <w:b/>
          <w:bCs/>
          <w:i w:val="0"/>
          <w:iCs w:val="0"/>
          <w:color w:val="000000" w:themeColor="text1"/>
          <w:sz w:val="20"/>
          <w:szCs w:val="20"/>
        </w:rPr>
        <w:t>Perbandingan</w:t>
      </w:r>
      <w:proofErr w:type="spellEnd"/>
      <w:r w:rsidRPr="008276A3">
        <w:rPr>
          <w:b/>
          <w:bCs/>
          <w:i w:val="0"/>
          <w:iCs w:val="0"/>
          <w:color w:val="000000" w:themeColor="text1"/>
          <w:sz w:val="20"/>
          <w:szCs w:val="20"/>
        </w:rPr>
        <w:t xml:space="preserve"> </w:t>
      </w:r>
      <w:proofErr w:type="spellStart"/>
      <w:r w:rsidRPr="008276A3">
        <w:rPr>
          <w:b/>
          <w:bCs/>
          <w:i w:val="0"/>
          <w:iCs w:val="0"/>
          <w:color w:val="000000" w:themeColor="text1"/>
          <w:sz w:val="20"/>
          <w:szCs w:val="20"/>
        </w:rPr>
        <w:t>pencarian</w:t>
      </w:r>
      <w:proofErr w:type="spellEnd"/>
      <w:r w:rsidRPr="008276A3">
        <w:rPr>
          <w:b/>
          <w:bCs/>
          <w:i w:val="0"/>
          <w:iCs w:val="0"/>
          <w:color w:val="000000" w:themeColor="text1"/>
          <w:sz w:val="20"/>
          <w:szCs w:val="20"/>
        </w:rPr>
        <w:t xml:space="preserve"> </w:t>
      </w:r>
      <w:proofErr w:type="spellStart"/>
      <w:r w:rsidRPr="008276A3">
        <w:rPr>
          <w:b/>
          <w:bCs/>
          <w:i w:val="0"/>
          <w:iCs w:val="0"/>
          <w:color w:val="000000" w:themeColor="text1"/>
          <w:sz w:val="20"/>
          <w:szCs w:val="20"/>
        </w:rPr>
        <w:t>dengan</w:t>
      </w:r>
      <w:proofErr w:type="spellEnd"/>
      <w:r w:rsidRPr="008276A3">
        <w:rPr>
          <w:b/>
          <w:bCs/>
          <w:i w:val="0"/>
          <w:iCs w:val="0"/>
          <w:color w:val="000000" w:themeColor="text1"/>
          <w:sz w:val="20"/>
          <w:szCs w:val="20"/>
        </w:rPr>
        <w:t xml:space="preserve"> google sheet dan </w:t>
      </w:r>
      <w:proofErr w:type="spellStart"/>
      <w:r w:rsidRPr="008276A3">
        <w:rPr>
          <w:b/>
          <w:bCs/>
          <w:i w:val="0"/>
          <w:iCs w:val="0"/>
          <w:color w:val="000000" w:themeColor="text1"/>
          <w:sz w:val="20"/>
          <w:szCs w:val="20"/>
        </w:rPr>
        <w:t>menggunakan</w:t>
      </w:r>
      <w:proofErr w:type="spellEnd"/>
      <w:r w:rsidRPr="008276A3">
        <w:rPr>
          <w:b/>
          <w:bCs/>
          <w:i w:val="0"/>
          <w:iCs w:val="0"/>
          <w:color w:val="000000" w:themeColor="text1"/>
          <w:sz w:val="20"/>
          <w:szCs w:val="20"/>
        </w:rPr>
        <w:t xml:space="preserve"> chatbot</w:t>
      </w:r>
      <w:bookmarkEnd w:id="134"/>
    </w:p>
    <w:tbl>
      <w:tblPr>
        <w:tblW w:w="586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020"/>
        <w:gridCol w:w="2328"/>
      </w:tblGrid>
      <w:tr w:rsidR="000A513A" w:rsidRPr="009404BB" w14:paraId="624DA226" w14:textId="77777777" w:rsidTr="000A513A">
        <w:trPr>
          <w:trHeight w:val="431"/>
          <w:jc w:val="center"/>
        </w:trPr>
        <w:tc>
          <w:tcPr>
            <w:tcW w:w="1514" w:type="dxa"/>
          </w:tcPr>
          <w:p w14:paraId="57017561" w14:textId="4771EB09" w:rsidR="000A513A" w:rsidRPr="009404BB" w:rsidRDefault="00DE6818" w:rsidP="000A513A">
            <w:pPr>
              <w:pStyle w:val="TableParagraph"/>
              <w:spacing w:before="98"/>
              <w:ind w:left="98"/>
              <w:rPr>
                <w:spacing w:val="-2"/>
                <w:sz w:val="20"/>
                <w:szCs w:val="20"/>
              </w:rPr>
            </w:pPr>
            <w:r>
              <w:rPr>
                <w:spacing w:val="-2"/>
                <w:sz w:val="20"/>
                <w:szCs w:val="20"/>
              </w:rPr>
              <w:t>Pencarian</w:t>
            </w:r>
          </w:p>
        </w:tc>
        <w:tc>
          <w:tcPr>
            <w:tcW w:w="2020" w:type="dxa"/>
          </w:tcPr>
          <w:p w14:paraId="666935A5" w14:textId="5BAC041E" w:rsidR="000A513A" w:rsidRPr="009404BB" w:rsidRDefault="00C804AA" w:rsidP="000A513A">
            <w:pPr>
              <w:pStyle w:val="TableParagraph"/>
              <w:spacing w:before="98"/>
              <w:ind w:left="98"/>
              <w:rPr>
                <w:spacing w:val="-2"/>
                <w:sz w:val="20"/>
                <w:szCs w:val="20"/>
              </w:rPr>
            </w:pPr>
            <w:r>
              <w:rPr>
                <w:spacing w:val="-2"/>
                <w:sz w:val="20"/>
                <w:szCs w:val="20"/>
              </w:rPr>
              <w:t xml:space="preserve">Jawaban </w:t>
            </w:r>
            <w:r w:rsidR="000A513A">
              <w:rPr>
                <w:spacing w:val="-2"/>
                <w:sz w:val="20"/>
                <w:szCs w:val="20"/>
              </w:rPr>
              <w:t xml:space="preserve">Google </w:t>
            </w:r>
            <w:proofErr w:type="spellStart"/>
            <w:r w:rsidR="000A513A">
              <w:rPr>
                <w:spacing w:val="-2"/>
                <w:sz w:val="20"/>
                <w:szCs w:val="20"/>
              </w:rPr>
              <w:t>Sheet</w:t>
            </w:r>
            <w:proofErr w:type="spellEnd"/>
          </w:p>
        </w:tc>
        <w:tc>
          <w:tcPr>
            <w:tcW w:w="2328" w:type="dxa"/>
            <w:shd w:val="clear" w:color="auto" w:fill="auto"/>
          </w:tcPr>
          <w:p w14:paraId="221D8A41" w14:textId="308BA6E6" w:rsidR="000A513A" w:rsidRPr="009404BB" w:rsidRDefault="00C804AA" w:rsidP="000A513A">
            <w:pPr>
              <w:pStyle w:val="TableParagraph"/>
              <w:spacing w:before="98"/>
              <w:ind w:left="98"/>
              <w:rPr>
                <w:sz w:val="20"/>
                <w:szCs w:val="20"/>
              </w:rPr>
            </w:pPr>
            <w:r>
              <w:rPr>
                <w:spacing w:val="-2"/>
                <w:sz w:val="20"/>
                <w:szCs w:val="20"/>
              </w:rPr>
              <w:t>Jawaban</w:t>
            </w:r>
            <w:r w:rsidR="000A513A">
              <w:rPr>
                <w:spacing w:val="-2"/>
                <w:sz w:val="20"/>
                <w:szCs w:val="20"/>
              </w:rPr>
              <w:t xml:space="preserve"> </w:t>
            </w:r>
            <w:proofErr w:type="spellStart"/>
            <w:r w:rsidR="000A513A">
              <w:rPr>
                <w:spacing w:val="-2"/>
                <w:sz w:val="20"/>
                <w:szCs w:val="20"/>
              </w:rPr>
              <w:t>Chatbot</w:t>
            </w:r>
            <w:proofErr w:type="spellEnd"/>
          </w:p>
        </w:tc>
      </w:tr>
      <w:tr w:rsidR="000A513A" w:rsidRPr="009404BB" w14:paraId="001E8D7F" w14:textId="77777777" w:rsidTr="000A513A">
        <w:trPr>
          <w:trHeight w:val="889"/>
          <w:jc w:val="center"/>
        </w:trPr>
        <w:tc>
          <w:tcPr>
            <w:tcW w:w="1514" w:type="dxa"/>
          </w:tcPr>
          <w:p w14:paraId="32578F28" w14:textId="76E2C61B" w:rsidR="000A513A" w:rsidRPr="009404BB" w:rsidRDefault="00DE6818" w:rsidP="000A513A">
            <w:pPr>
              <w:pStyle w:val="TableParagraph"/>
              <w:spacing w:before="98"/>
              <w:ind w:left="98"/>
              <w:rPr>
                <w:sz w:val="20"/>
                <w:szCs w:val="20"/>
              </w:rPr>
            </w:pPr>
            <w:proofErr w:type="spellStart"/>
            <w:r>
              <w:rPr>
                <w:sz w:val="20"/>
                <w:szCs w:val="20"/>
              </w:rPr>
              <w:t>T</w:t>
            </w:r>
            <w:r w:rsidR="00A64D38" w:rsidRPr="00A64D38">
              <w:rPr>
                <w:sz w:val="20"/>
                <w:szCs w:val="20"/>
              </w:rPr>
              <w:t>est</w:t>
            </w:r>
            <w:proofErr w:type="spellEnd"/>
            <w:r w:rsidR="00A64D38" w:rsidRPr="00A64D38">
              <w:rPr>
                <w:sz w:val="20"/>
                <w:szCs w:val="20"/>
              </w:rPr>
              <w:t xml:space="preserve"> </w:t>
            </w:r>
            <w:proofErr w:type="spellStart"/>
            <w:r w:rsidR="00A64D38" w:rsidRPr="00A64D38">
              <w:rPr>
                <w:sz w:val="20"/>
                <w:szCs w:val="20"/>
              </w:rPr>
              <w:t>case</w:t>
            </w:r>
            <w:proofErr w:type="spellEnd"/>
            <w:r w:rsidR="00A64D38" w:rsidRPr="00A64D38">
              <w:rPr>
                <w:sz w:val="20"/>
                <w:szCs w:val="20"/>
              </w:rPr>
              <w:t xml:space="preserve"> registrasi dengan valid</w:t>
            </w:r>
          </w:p>
        </w:tc>
        <w:tc>
          <w:tcPr>
            <w:tcW w:w="2020" w:type="dxa"/>
          </w:tcPr>
          <w:p w14:paraId="2CAF1F33" w14:textId="2C1B69FD" w:rsidR="000A513A" w:rsidRPr="009404BB" w:rsidRDefault="00C804AA" w:rsidP="000A513A">
            <w:pPr>
              <w:pStyle w:val="TableParagraph"/>
              <w:spacing w:before="98"/>
              <w:ind w:left="98"/>
              <w:rPr>
                <w:sz w:val="20"/>
                <w:szCs w:val="20"/>
              </w:rPr>
            </w:pPr>
            <w:r>
              <w:rPr>
                <w:sz w:val="20"/>
                <w:szCs w:val="20"/>
              </w:rPr>
              <w:t>Hasil tidak ditemukan</w:t>
            </w:r>
          </w:p>
        </w:tc>
        <w:tc>
          <w:tcPr>
            <w:tcW w:w="2328" w:type="dxa"/>
          </w:tcPr>
          <w:p w14:paraId="65B083F4" w14:textId="77777777" w:rsidR="00DE6818" w:rsidRDefault="00C804AA" w:rsidP="00C804AA">
            <w:pPr>
              <w:pStyle w:val="TableParagraph"/>
              <w:spacing w:before="98"/>
              <w:ind w:left="98" w:right="148"/>
              <w:rPr>
                <w:sz w:val="20"/>
                <w:szCs w:val="20"/>
              </w:rPr>
            </w:pPr>
            <w:proofErr w:type="spellStart"/>
            <w:r w:rsidRPr="00C804AA">
              <w:rPr>
                <w:sz w:val="20"/>
                <w:szCs w:val="20"/>
              </w:rPr>
              <w:t>Test</w:t>
            </w:r>
            <w:proofErr w:type="spellEnd"/>
            <w:r w:rsidRPr="00C804AA">
              <w:rPr>
                <w:sz w:val="20"/>
                <w:szCs w:val="20"/>
              </w:rPr>
              <w:t xml:space="preserve"> </w:t>
            </w:r>
            <w:proofErr w:type="spellStart"/>
            <w:r w:rsidRPr="00C804AA">
              <w:rPr>
                <w:sz w:val="20"/>
                <w:szCs w:val="20"/>
              </w:rPr>
              <w:t>case</w:t>
            </w:r>
            <w:proofErr w:type="spellEnd"/>
            <w:r w:rsidRPr="00C804AA">
              <w:rPr>
                <w:sz w:val="20"/>
                <w:szCs w:val="20"/>
              </w:rPr>
              <w:t xml:space="preserve"> untuk menguji fitur registrasi </w:t>
            </w:r>
            <w:proofErr w:type="spellStart"/>
            <w:r w:rsidRPr="00C804AA">
              <w:rPr>
                <w:sz w:val="20"/>
                <w:szCs w:val="20"/>
              </w:rPr>
              <w:t>diantaranya</w:t>
            </w:r>
            <w:proofErr w:type="spellEnd"/>
            <w:r w:rsidRPr="00C804AA">
              <w:rPr>
                <w:sz w:val="20"/>
                <w:szCs w:val="20"/>
              </w:rPr>
              <w:t xml:space="preserve"> </w:t>
            </w:r>
          </w:p>
          <w:p w14:paraId="6280BEA4" w14:textId="23F76A2A" w:rsidR="000A513A" w:rsidRPr="009404BB" w:rsidRDefault="00C804AA" w:rsidP="00C804AA">
            <w:pPr>
              <w:pStyle w:val="TableParagraph"/>
              <w:spacing w:before="98"/>
              <w:ind w:left="98" w:right="148"/>
              <w:rPr>
                <w:sz w:val="20"/>
                <w:szCs w:val="20"/>
              </w:rPr>
            </w:pPr>
            <w:r w:rsidRPr="00C804AA">
              <w:rPr>
                <w:sz w:val="20"/>
                <w:szCs w:val="20"/>
              </w:rPr>
              <w:t xml:space="preserve">1.) Validasi Registrasi dengan Data Lengkap dan Benar 2.) Validasi Registrasi dengan Email yang Sudah Terdaftar 3.) Validasi Registrasi dengan Email Tidak Valid 4.) Validasi Panjang dan Kompleksitas </w:t>
            </w:r>
            <w:proofErr w:type="spellStart"/>
            <w:r w:rsidRPr="00C804AA">
              <w:rPr>
                <w:sz w:val="20"/>
                <w:szCs w:val="20"/>
              </w:rPr>
              <w:t>Password</w:t>
            </w:r>
            <w:proofErr w:type="spellEnd"/>
            <w:r w:rsidRPr="00C804AA">
              <w:rPr>
                <w:sz w:val="20"/>
                <w:szCs w:val="20"/>
              </w:rPr>
              <w:t xml:space="preserve"> 5.) Validasi Kolom yang Wajib Diisi (</w:t>
            </w:r>
            <w:proofErr w:type="spellStart"/>
            <w:r w:rsidRPr="00C804AA">
              <w:rPr>
                <w:sz w:val="20"/>
                <w:szCs w:val="20"/>
              </w:rPr>
              <w:t>Mandatory</w:t>
            </w:r>
            <w:proofErr w:type="spellEnd"/>
            <w:r w:rsidRPr="00C804AA">
              <w:rPr>
                <w:sz w:val="20"/>
                <w:szCs w:val="20"/>
              </w:rPr>
              <w:t xml:space="preserve"> </w:t>
            </w:r>
            <w:proofErr w:type="spellStart"/>
            <w:r w:rsidRPr="00C804AA">
              <w:rPr>
                <w:sz w:val="20"/>
                <w:szCs w:val="20"/>
              </w:rPr>
              <w:t>Fields</w:t>
            </w:r>
            <w:proofErr w:type="spellEnd"/>
            <w:r w:rsidRPr="00C804AA">
              <w:rPr>
                <w:sz w:val="20"/>
                <w:szCs w:val="20"/>
              </w:rPr>
              <w:t xml:space="preserve">) 6.) Pengujian Penerimaan Syarat dan Ketentuan 7.) Validasi Notifikasi Email Verifikasi 8.) Pengujian Registrasi dengan Koneksi Internet Terputus. Untuk teori lebih lanjut terkait </w:t>
            </w:r>
            <w:proofErr w:type="spellStart"/>
            <w:r w:rsidRPr="00C804AA">
              <w:rPr>
                <w:sz w:val="20"/>
                <w:szCs w:val="20"/>
              </w:rPr>
              <w:t>Test</w:t>
            </w:r>
            <w:proofErr w:type="spellEnd"/>
            <w:r w:rsidRPr="00C804AA">
              <w:rPr>
                <w:sz w:val="20"/>
                <w:szCs w:val="20"/>
              </w:rPr>
              <w:t xml:space="preserve"> </w:t>
            </w:r>
            <w:proofErr w:type="spellStart"/>
            <w:r w:rsidRPr="00C804AA">
              <w:rPr>
                <w:sz w:val="20"/>
                <w:szCs w:val="20"/>
              </w:rPr>
              <w:t>Case</w:t>
            </w:r>
            <w:proofErr w:type="spellEnd"/>
            <w:r w:rsidRPr="00C804AA">
              <w:rPr>
                <w:sz w:val="20"/>
                <w:szCs w:val="20"/>
              </w:rPr>
              <w:t xml:space="preserve"> </w:t>
            </w:r>
            <w:proofErr w:type="spellStart"/>
            <w:r w:rsidRPr="00C804AA">
              <w:rPr>
                <w:sz w:val="20"/>
                <w:szCs w:val="20"/>
              </w:rPr>
              <w:t>check</w:t>
            </w:r>
            <w:proofErr w:type="spellEnd"/>
            <w:r w:rsidRPr="00C804AA">
              <w:rPr>
                <w:sz w:val="20"/>
                <w:szCs w:val="20"/>
              </w:rPr>
              <w:t xml:space="preserve"> </w:t>
            </w:r>
            <w:proofErr w:type="spellStart"/>
            <w:r w:rsidRPr="00C804AA">
              <w:rPr>
                <w:sz w:val="20"/>
                <w:szCs w:val="20"/>
              </w:rPr>
              <w:t>link</w:t>
            </w:r>
            <w:proofErr w:type="spellEnd"/>
            <w:r w:rsidRPr="00C804AA">
              <w:rPr>
                <w:sz w:val="20"/>
                <w:szCs w:val="20"/>
              </w:rPr>
              <w:t xml:space="preserve"> berikut: https://bit.ly/42zuks5</w:t>
            </w:r>
          </w:p>
        </w:tc>
      </w:tr>
      <w:tr w:rsidR="000A513A" w:rsidRPr="009404BB" w14:paraId="13DBC184" w14:textId="77777777" w:rsidTr="000A513A">
        <w:trPr>
          <w:trHeight w:val="1580"/>
          <w:jc w:val="center"/>
        </w:trPr>
        <w:tc>
          <w:tcPr>
            <w:tcW w:w="1514" w:type="dxa"/>
          </w:tcPr>
          <w:p w14:paraId="16536FD9" w14:textId="74D6FCDB" w:rsidR="000A513A" w:rsidRPr="009404BB" w:rsidRDefault="004810F4" w:rsidP="000A513A">
            <w:pPr>
              <w:pStyle w:val="TableParagraph"/>
              <w:spacing w:before="100" w:line="237" w:lineRule="auto"/>
              <w:ind w:left="98"/>
              <w:rPr>
                <w:sz w:val="20"/>
                <w:szCs w:val="20"/>
              </w:rPr>
            </w:pPr>
            <w:r>
              <w:rPr>
                <w:sz w:val="20"/>
                <w:szCs w:val="20"/>
              </w:rPr>
              <w:lastRenderedPageBreak/>
              <w:t>S</w:t>
            </w:r>
            <w:r w:rsidRPr="004810F4">
              <w:rPr>
                <w:sz w:val="20"/>
                <w:szCs w:val="20"/>
              </w:rPr>
              <w:t>tep menguji fitur Registrasi</w:t>
            </w:r>
          </w:p>
        </w:tc>
        <w:tc>
          <w:tcPr>
            <w:tcW w:w="2020" w:type="dxa"/>
          </w:tcPr>
          <w:p w14:paraId="79502B19" w14:textId="50671DB0" w:rsidR="000A513A" w:rsidRPr="009404BB" w:rsidRDefault="00DE6818" w:rsidP="000A513A">
            <w:pPr>
              <w:pStyle w:val="TableParagraph"/>
              <w:spacing w:before="100" w:line="237" w:lineRule="auto"/>
              <w:ind w:left="98"/>
              <w:rPr>
                <w:sz w:val="20"/>
                <w:szCs w:val="20"/>
              </w:rPr>
            </w:pPr>
            <w:r>
              <w:rPr>
                <w:sz w:val="20"/>
                <w:szCs w:val="20"/>
              </w:rPr>
              <w:t>Hasil tidak ditemukan</w:t>
            </w:r>
          </w:p>
        </w:tc>
        <w:tc>
          <w:tcPr>
            <w:tcW w:w="2328" w:type="dxa"/>
          </w:tcPr>
          <w:p w14:paraId="70B80034" w14:textId="77777777" w:rsidR="00DE6818" w:rsidRDefault="00DE6818" w:rsidP="000A513A">
            <w:pPr>
              <w:pStyle w:val="TableParagraph"/>
              <w:ind w:left="98" w:right="164"/>
              <w:rPr>
                <w:sz w:val="20"/>
                <w:szCs w:val="20"/>
              </w:rPr>
            </w:pPr>
            <w:r w:rsidRPr="00DE6818">
              <w:rPr>
                <w:sz w:val="20"/>
                <w:szCs w:val="20"/>
              </w:rPr>
              <w:t xml:space="preserve">Berikut adalah langkah yang perlu dilakukan dalam menguji fitur Registrasi untuk </w:t>
            </w:r>
            <w:proofErr w:type="spellStart"/>
            <w:r w:rsidRPr="00DE6818">
              <w:rPr>
                <w:sz w:val="20"/>
                <w:szCs w:val="20"/>
              </w:rPr>
              <w:t>test</w:t>
            </w:r>
            <w:proofErr w:type="spellEnd"/>
            <w:r w:rsidRPr="00DE6818">
              <w:rPr>
                <w:sz w:val="20"/>
                <w:szCs w:val="20"/>
              </w:rPr>
              <w:t xml:space="preserve"> </w:t>
            </w:r>
            <w:proofErr w:type="spellStart"/>
            <w:r w:rsidRPr="00DE6818">
              <w:rPr>
                <w:sz w:val="20"/>
                <w:szCs w:val="20"/>
              </w:rPr>
              <w:t>case</w:t>
            </w:r>
            <w:proofErr w:type="spellEnd"/>
            <w:r w:rsidRPr="00DE6818">
              <w:rPr>
                <w:sz w:val="20"/>
                <w:szCs w:val="20"/>
              </w:rPr>
              <w:t xml:space="preserve"> Registrasi Berhasil dengan data lengkap: </w:t>
            </w:r>
          </w:p>
          <w:p w14:paraId="294D41A3" w14:textId="50CD580E" w:rsidR="000A513A" w:rsidRPr="009404BB" w:rsidRDefault="00DE6818" w:rsidP="000A513A">
            <w:pPr>
              <w:pStyle w:val="TableParagraph"/>
              <w:ind w:left="98" w:right="164"/>
              <w:rPr>
                <w:sz w:val="20"/>
                <w:szCs w:val="20"/>
              </w:rPr>
            </w:pPr>
            <w:r w:rsidRPr="00DE6818">
              <w:rPr>
                <w:sz w:val="20"/>
                <w:szCs w:val="20"/>
              </w:rPr>
              <w:t xml:space="preserve">1.) Buka halaman registrasi 2.) Masukkan data pendaftaran yang valid 3.) Klik tombol Daftar" atau "Registrasi" 4.) Verifikasi validasi </w:t>
            </w:r>
            <w:proofErr w:type="spellStart"/>
            <w:r w:rsidRPr="00DE6818">
              <w:rPr>
                <w:sz w:val="20"/>
                <w:szCs w:val="20"/>
              </w:rPr>
              <w:t>form</w:t>
            </w:r>
            <w:proofErr w:type="spellEnd"/>
            <w:r w:rsidRPr="00DE6818">
              <w:rPr>
                <w:sz w:val="20"/>
                <w:szCs w:val="20"/>
              </w:rPr>
              <w:t xml:space="preserve"> periksa apakah sistem melakukan validasi </w:t>
            </w:r>
            <w:proofErr w:type="spellStart"/>
            <w:r w:rsidRPr="00DE6818">
              <w:rPr>
                <w:sz w:val="20"/>
                <w:szCs w:val="20"/>
              </w:rPr>
              <w:t>input</w:t>
            </w:r>
            <w:proofErr w:type="spellEnd"/>
            <w:r w:rsidRPr="00DE6818">
              <w:rPr>
                <w:sz w:val="20"/>
                <w:szCs w:val="20"/>
              </w:rPr>
              <w:t xml:space="preserve"> pada </w:t>
            </w:r>
            <w:proofErr w:type="spellStart"/>
            <w:r w:rsidRPr="00DE6818">
              <w:rPr>
                <w:sz w:val="20"/>
                <w:szCs w:val="20"/>
              </w:rPr>
              <w:t>form</w:t>
            </w:r>
            <w:proofErr w:type="spellEnd"/>
            <w:r w:rsidRPr="00DE6818">
              <w:rPr>
                <w:sz w:val="20"/>
                <w:szCs w:val="20"/>
              </w:rPr>
              <w:t xml:space="preserve"> registrasi 5.) Sistem memproses registrasi jika semua data valid sistem akan memproses pendaftaran dan menyimpan informasi pengguna di </w:t>
            </w:r>
            <w:proofErr w:type="spellStart"/>
            <w:r w:rsidRPr="00DE6818">
              <w:rPr>
                <w:sz w:val="20"/>
                <w:szCs w:val="20"/>
              </w:rPr>
              <w:t>database</w:t>
            </w:r>
            <w:proofErr w:type="spellEnd"/>
            <w:r w:rsidRPr="00DE6818">
              <w:rPr>
                <w:sz w:val="20"/>
                <w:szCs w:val="20"/>
              </w:rPr>
              <w:t>. 6.) Sistem mengirimkan kode OTP (One-</w:t>
            </w:r>
            <w:proofErr w:type="spellStart"/>
            <w:r w:rsidRPr="00DE6818">
              <w:rPr>
                <w:sz w:val="20"/>
                <w:szCs w:val="20"/>
              </w:rPr>
              <w:t>Time</w:t>
            </w:r>
            <w:proofErr w:type="spellEnd"/>
            <w:r w:rsidRPr="00DE6818">
              <w:rPr>
                <w:sz w:val="20"/>
                <w:szCs w:val="20"/>
              </w:rPr>
              <w:t xml:space="preserve"> </w:t>
            </w:r>
            <w:proofErr w:type="spellStart"/>
            <w:r w:rsidRPr="00DE6818">
              <w:rPr>
                <w:sz w:val="20"/>
                <w:szCs w:val="20"/>
              </w:rPr>
              <w:t>Password</w:t>
            </w:r>
            <w:proofErr w:type="spellEnd"/>
            <w:r w:rsidRPr="00DE6818">
              <w:rPr>
                <w:sz w:val="20"/>
                <w:szCs w:val="20"/>
              </w:rPr>
              <w:t xml:space="preserve">) 7.) </w:t>
            </w:r>
            <w:proofErr w:type="spellStart"/>
            <w:r w:rsidRPr="00DE6818">
              <w:rPr>
                <w:sz w:val="20"/>
                <w:szCs w:val="20"/>
              </w:rPr>
              <w:t>User</w:t>
            </w:r>
            <w:proofErr w:type="spellEnd"/>
            <w:r w:rsidRPr="00DE6818">
              <w:rPr>
                <w:sz w:val="20"/>
                <w:szCs w:val="20"/>
              </w:rPr>
              <w:t xml:space="preserve"> diarahkan ke halaman verifikasi akun. 8.) Masukkan kode OTP yang valid 9.) Sistem memverifikasi OTP. 10.) Konfirmasi keberhasilan registrasi. 11.) Periksa data pengguna di </w:t>
            </w:r>
            <w:proofErr w:type="spellStart"/>
            <w:r w:rsidRPr="00DE6818">
              <w:rPr>
                <w:sz w:val="20"/>
                <w:szCs w:val="20"/>
              </w:rPr>
              <w:t>database</w:t>
            </w:r>
            <w:proofErr w:type="spellEnd"/>
            <w:r w:rsidRPr="00DE6818">
              <w:rPr>
                <w:sz w:val="20"/>
                <w:szCs w:val="20"/>
              </w:rPr>
              <w:t>. 12.) Uji ulang akses pengguna ke akun.</w:t>
            </w:r>
          </w:p>
        </w:tc>
      </w:tr>
      <w:tr w:rsidR="000A513A" w:rsidRPr="009404BB" w14:paraId="6AC5E218" w14:textId="77777777" w:rsidTr="000A513A">
        <w:trPr>
          <w:trHeight w:val="1120"/>
          <w:jc w:val="center"/>
        </w:trPr>
        <w:tc>
          <w:tcPr>
            <w:tcW w:w="1514" w:type="dxa"/>
          </w:tcPr>
          <w:p w14:paraId="2103761E" w14:textId="3FC31868" w:rsidR="000A513A" w:rsidRPr="009404BB" w:rsidRDefault="004810F4" w:rsidP="000A513A">
            <w:pPr>
              <w:pStyle w:val="TableParagraph"/>
              <w:spacing w:before="98"/>
              <w:ind w:left="98" w:right="239"/>
              <w:rPr>
                <w:sz w:val="20"/>
                <w:szCs w:val="20"/>
              </w:rPr>
            </w:pPr>
            <w:proofErr w:type="spellStart"/>
            <w:r w:rsidRPr="004810F4">
              <w:rPr>
                <w:sz w:val="20"/>
                <w:szCs w:val="20"/>
              </w:rPr>
              <w:lastRenderedPageBreak/>
              <w:t>Testcase</w:t>
            </w:r>
            <w:proofErr w:type="spellEnd"/>
            <w:r w:rsidRPr="004810F4">
              <w:rPr>
                <w:sz w:val="20"/>
                <w:szCs w:val="20"/>
              </w:rPr>
              <w:t xml:space="preserve"> Registrasi Gagal</w:t>
            </w:r>
          </w:p>
        </w:tc>
        <w:tc>
          <w:tcPr>
            <w:tcW w:w="2020" w:type="dxa"/>
          </w:tcPr>
          <w:p w14:paraId="6FFBB67D" w14:textId="0DE9BEEA" w:rsidR="000A513A" w:rsidRPr="009404BB" w:rsidRDefault="00DE6818" w:rsidP="000A513A">
            <w:pPr>
              <w:pStyle w:val="TableParagraph"/>
              <w:spacing w:before="98"/>
              <w:ind w:left="98" w:right="239"/>
              <w:rPr>
                <w:sz w:val="20"/>
                <w:szCs w:val="20"/>
              </w:rPr>
            </w:pPr>
            <w:r>
              <w:rPr>
                <w:sz w:val="20"/>
                <w:szCs w:val="20"/>
              </w:rPr>
              <w:t>Hasil tidak</w:t>
            </w:r>
            <w:r>
              <w:rPr>
                <w:sz w:val="20"/>
                <w:szCs w:val="20"/>
              </w:rPr>
              <w:t xml:space="preserve"> </w:t>
            </w:r>
            <w:r>
              <w:rPr>
                <w:sz w:val="20"/>
                <w:szCs w:val="20"/>
              </w:rPr>
              <w:t>ditemukan</w:t>
            </w:r>
          </w:p>
        </w:tc>
        <w:tc>
          <w:tcPr>
            <w:tcW w:w="2328" w:type="dxa"/>
          </w:tcPr>
          <w:p w14:paraId="38B74B05" w14:textId="5C8DCA3D" w:rsidR="000A513A" w:rsidRPr="009404BB" w:rsidRDefault="00DE6818" w:rsidP="000A513A">
            <w:pPr>
              <w:pStyle w:val="TableParagraph"/>
              <w:spacing w:before="98"/>
              <w:ind w:left="98"/>
              <w:rPr>
                <w:sz w:val="20"/>
                <w:szCs w:val="20"/>
              </w:rPr>
            </w:pPr>
            <w:r w:rsidRPr="00DE6818">
              <w:rPr>
                <w:sz w:val="20"/>
                <w:szCs w:val="20"/>
              </w:rPr>
              <w:t xml:space="preserve">Berikut adalah beberapa </w:t>
            </w:r>
            <w:proofErr w:type="spellStart"/>
            <w:r w:rsidRPr="00DE6818">
              <w:rPr>
                <w:sz w:val="20"/>
                <w:szCs w:val="20"/>
              </w:rPr>
              <w:t>test</w:t>
            </w:r>
            <w:proofErr w:type="spellEnd"/>
            <w:r w:rsidRPr="00DE6818">
              <w:rPr>
                <w:sz w:val="20"/>
                <w:szCs w:val="20"/>
              </w:rPr>
              <w:t xml:space="preserve"> </w:t>
            </w:r>
            <w:proofErr w:type="spellStart"/>
            <w:r w:rsidRPr="00DE6818">
              <w:rPr>
                <w:sz w:val="20"/>
                <w:szCs w:val="20"/>
              </w:rPr>
              <w:t>case</w:t>
            </w:r>
            <w:proofErr w:type="spellEnd"/>
            <w:r w:rsidRPr="00DE6818">
              <w:rPr>
                <w:sz w:val="20"/>
                <w:szCs w:val="20"/>
              </w:rPr>
              <w:t xml:space="preserve"> yang dapat digunakan untuk menguji skenario </w:t>
            </w:r>
            <w:r w:rsidRPr="00DE6818">
              <w:rPr>
                <w:b/>
                <w:bCs/>
                <w:sz w:val="20"/>
                <w:szCs w:val="20"/>
              </w:rPr>
              <w:t>Registrasi Gagal</w:t>
            </w:r>
            <w:r w:rsidRPr="00DE6818">
              <w:rPr>
                <w:sz w:val="20"/>
                <w:szCs w:val="20"/>
              </w:rPr>
              <w:t xml:space="preserve">: 1.) Email sudah terdaftar 2.) Nomor telepon sudah terdaftar 3.) Format email tidak valid 4.) Kata sandi tidak memenuhi syarat minimum 5.) Konfirmasi </w:t>
            </w:r>
            <w:proofErr w:type="spellStart"/>
            <w:r w:rsidRPr="00DE6818">
              <w:rPr>
                <w:sz w:val="20"/>
                <w:szCs w:val="20"/>
              </w:rPr>
              <w:t>password</w:t>
            </w:r>
            <w:proofErr w:type="spellEnd"/>
            <w:r w:rsidRPr="00DE6818">
              <w:rPr>
                <w:sz w:val="20"/>
                <w:szCs w:val="20"/>
              </w:rPr>
              <w:t xml:space="preserve"> tidak sesuai 6.) Data pendaftaran kosong (</w:t>
            </w:r>
            <w:proofErr w:type="spellStart"/>
            <w:r w:rsidRPr="00DE6818">
              <w:rPr>
                <w:sz w:val="20"/>
                <w:szCs w:val="20"/>
              </w:rPr>
              <w:t>mandatory</w:t>
            </w:r>
            <w:proofErr w:type="spellEnd"/>
            <w:r w:rsidRPr="00DE6818">
              <w:rPr>
                <w:sz w:val="20"/>
                <w:szCs w:val="20"/>
              </w:rPr>
              <w:t xml:space="preserve"> </w:t>
            </w:r>
            <w:proofErr w:type="spellStart"/>
            <w:r w:rsidRPr="00DE6818">
              <w:rPr>
                <w:sz w:val="20"/>
                <w:szCs w:val="20"/>
              </w:rPr>
              <w:t>fields</w:t>
            </w:r>
            <w:proofErr w:type="spellEnd"/>
            <w:r w:rsidRPr="00DE6818">
              <w:rPr>
                <w:sz w:val="20"/>
                <w:szCs w:val="20"/>
              </w:rPr>
              <w:t xml:space="preserve"> </w:t>
            </w:r>
            <w:proofErr w:type="spellStart"/>
            <w:r w:rsidRPr="00DE6818">
              <w:rPr>
                <w:sz w:val="20"/>
                <w:szCs w:val="20"/>
              </w:rPr>
              <w:t>missing</w:t>
            </w:r>
            <w:proofErr w:type="spellEnd"/>
            <w:r w:rsidRPr="00DE6818">
              <w:rPr>
                <w:sz w:val="20"/>
                <w:szCs w:val="20"/>
              </w:rPr>
              <w:t xml:space="preserve">) 7.) Format nomor telepon tidak valid 8.) Tidak menyetujui syarat dan ketentuan 9.) </w:t>
            </w:r>
            <w:proofErr w:type="spellStart"/>
            <w:r w:rsidRPr="00DE6818">
              <w:rPr>
                <w:sz w:val="20"/>
                <w:szCs w:val="20"/>
              </w:rPr>
              <w:t>Captcha</w:t>
            </w:r>
            <w:proofErr w:type="spellEnd"/>
            <w:r w:rsidRPr="00DE6818">
              <w:rPr>
                <w:sz w:val="20"/>
                <w:szCs w:val="20"/>
              </w:rPr>
              <w:t xml:space="preserve"> tidak diisi atau salah 10.) Server </w:t>
            </w:r>
            <w:proofErr w:type="spellStart"/>
            <w:r w:rsidRPr="00DE6818">
              <w:rPr>
                <w:sz w:val="20"/>
                <w:szCs w:val="20"/>
              </w:rPr>
              <w:t>error</w:t>
            </w:r>
            <w:proofErr w:type="spellEnd"/>
            <w:r w:rsidRPr="00DE6818">
              <w:rPr>
                <w:sz w:val="20"/>
                <w:szCs w:val="20"/>
              </w:rPr>
              <w:t xml:space="preserve"> saat registrasi 11.) Koneksi internet terputus saat registrasi.</w:t>
            </w:r>
          </w:p>
        </w:tc>
      </w:tr>
    </w:tbl>
    <w:p w14:paraId="447FA668" w14:textId="77777777" w:rsidR="008276A3" w:rsidRPr="009404BB" w:rsidRDefault="008276A3" w:rsidP="008276A3">
      <w:pPr>
        <w:pStyle w:val="BodyText"/>
        <w:ind w:left="851" w:right="461" w:firstLine="425"/>
        <w:jc w:val="both"/>
      </w:pPr>
    </w:p>
    <w:p w14:paraId="5A0C4BD1" w14:textId="00CDA9B8" w:rsidR="008276A3" w:rsidRPr="009404BB" w:rsidRDefault="008276A3" w:rsidP="00BC2F36">
      <w:pPr>
        <w:pStyle w:val="BodyText"/>
        <w:ind w:left="284" w:right="461" w:firstLine="466"/>
        <w:jc w:val="both"/>
      </w:pPr>
      <w:r w:rsidRPr="009404BB">
        <w:t>Berdasarkan Tabel 4.1</w:t>
      </w:r>
      <w:r w:rsidR="00BC2F36">
        <w:t>6</w:t>
      </w:r>
      <w:r w:rsidRPr="009404BB">
        <w:t xml:space="preserve">, </w:t>
      </w:r>
      <w:r w:rsidR="00BC2F36" w:rsidRPr="00BC2F36">
        <w:t xml:space="preserve">Berdasarkan hasil pengujian, pencarian manual melalui Google </w:t>
      </w:r>
      <w:proofErr w:type="spellStart"/>
      <w:r w:rsidR="00BC2F36" w:rsidRPr="00BC2F36">
        <w:t>Sheet</w:t>
      </w:r>
      <w:proofErr w:type="spellEnd"/>
      <w:r w:rsidR="00BC2F36" w:rsidRPr="00BC2F36">
        <w:t xml:space="preserve"> memiliki keterbatasan dalam menemukan </w:t>
      </w:r>
      <w:proofErr w:type="spellStart"/>
      <w:r w:rsidR="00BC2F36" w:rsidRPr="00BC2F36">
        <w:t>test</w:t>
      </w:r>
      <w:proofErr w:type="spellEnd"/>
      <w:r w:rsidR="00BC2F36" w:rsidRPr="00BC2F36">
        <w:t xml:space="preserve"> </w:t>
      </w:r>
      <w:proofErr w:type="spellStart"/>
      <w:r w:rsidR="00BC2F36" w:rsidRPr="00BC2F36">
        <w:t>case</w:t>
      </w:r>
      <w:proofErr w:type="spellEnd"/>
      <w:r w:rsidR="00BC2F36" w:rsidRPr="00BC2F36">
        <w:t xml:space="preserve"> pengujian dengan efisien. Hasil pencarian sering kali tidak ditemukan (0/0 hasil) karena sistem hanya mengenali kata kunci yang eksak. Pencarian dalam Google </w:t>
      </w:r>
      <w:proofErr w:type="spellStart"/>
      <w:r w:rsidR="00BC2F36" w:rsidRPr="00BC2F36">
        <w:t>Sheet</w:t>
      </w:r>
      <w:proofErr w:type="spellEnd"/>
      <w:r w:rsidR="00BC2F36" w:rsidRPr="00BC2F36">
        <w:t xml:space="preserve"> hanya bisa dilakukan dengan kata/kalimat yang harus lengkap </w:t>
      </w:r>
      <w:r w:rsidR="00BC2F36">
        <w:t>dan harus sama persis</w:t>
      </w:r>
      <w:r w:rsidR="00BC2F36" w:rsidRPr="00BC2F36">
        <w:t xml:space="preserve">, sehingga pengguna masih perlu </w:t>
      </w:r>
      <w:proofErr w:type="spellStart"/>
      <w:r w:rsidR="00BC2F36" w:rsidRPr="00BC2F36">
        <w:t>scrolling</w:t>
      </w:r>
      <w:proofErr w:type="spellEnd"/>
      <w:r w:rsidR="00BC2F36" w:rsidRPr="00BC2F36">
        <w:t xml:space="preserve"> manual untuk menemukan </w:t>
      </w:r>
      <w:r w:rsidR="00BC2F36">
        <w:t>kalimat</w:t>
      </w:r>
      <w:r w:rsidR="00BC2F36" w:rsidRPr="00BC2F36">
        <w:t xml:space="preserve"> yang </w:t>
      </w:r>
      <w:proofErr w:type="spellStart"/>
      <w:r w:rsidR="00BC2F36" w:rsidRPr="00BC2F36">
        <w:t>s</w:t>
      </w:r>
      <w:r w:rsidR="00BC2F36">
        <w:t>a,a</w:t>
      </w:r>
      <w:proofErr w:type="spellEnd"/>
      <w:r w:rsidR="00BC2F36">
        <w:t xml:space="preserve"> persis</w:t>
      </w:r>
      <w:r w:rsidR="00BC2F36" w:rsidRPr="00BC2F36">
        <w:t>, yang membuat proses ini memakan waktu</w:t>
      </w:r>
      <w:r w:rsidRPr="009404BB">
        <w:t>.</w:t>
      </w:r>
    </w:p>
    <w:p w14:paraId="2F7B5106" w14:textId="2A4DAC09" w:rsidR="002C01CC" w:rsidRDefault="00BC2F36" w:rsidP="00BC2F36">
      <w:pPr>
        <w:pStyle w:val="BodyText"/>
        <w:ind w:left="284" w:right="461" w:firstLine="466"/>
        <w:jc w:val="both"/>
      </w:pPr>
      <w:r w:rsidRPr="00BC2F36">
        <w:t xml:space="preserve">Sebaliknya, </w:t>
      </w:r>
      <w:proofErr w:type="spellStart"/>
      <w:r w:rsidRPr="00BC2F36">
        <w:t>chatbot</w:t>
      </w:r>
      <w:proofErr w:type="spellEnd"/>
      <w:r w:rsidRPr="00BC2F36">
        <w:t xml:space="preserve"> mampu memberikan jawaban secara langsung meskipun pengguna mengajukan pertanyaan dalam bentuk kalimat yang lebih natural. </w:t>
      </w:r>
      <w:proofErr w:type="spellStart"/>
      <w:r w:rsidRPr="00BC2F36">
        <w:t>Chatbot</w:t>
      </w:r>
      <w:proofErr w:type="spellEnd"/>
      <w:r w:rsidRPr="00BC2F36">
        <w:t xml:space="preserve"> tidak bergantung pada kata kunci eksak dan dapat menangkap maksud pertanyaan dengan lebih fleksibel dan memberikan jawaban yang relevan.</w:t>
      </w:r>
    </w:p>
    <w:p w14:paraId="3591EA3D" w14:textId="77777777" w:rsidR="00BC2F36" w:rsidRPr="009404BB" w:rsidRDefault="00BC2F36" w:rsidP="002C01CC">
      <w:pPr>
        <w:pStyle w:val="BodyText"/>
        <w:ind w:right="461"/>
        <w:jc w:val="both"/>
      </w:pPr>
    </w:p>
    <w:p w14:paraId="3B6567E7" w14:textId="60067D22" w:rsidR="002C01CC" w:rsidRPr="009404BB" w:rsidRDefault="002C01CC" w:rsidP="002C01CC">
      <w:pPr>
        <w:pStyle w:val="Heading4"/>
        <w:numPr>
          <w:ilvl w:val="1"/>
          <w:numId w:val="17"/>
        </w:numPr>
        <w:tabs>
          <w:tab w:val="left" w:pos="485"/>
        </w:tabs>
        <w:spacing w:line="229" w:lineRule="exact"/>
        <w:ind w:left="485" w:right="461" w:hanging="301"/>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lastRenderedPageBreak/>
        <w:t>ANALISIS</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2"/>
          <w:sz w:val="20"/>
          <w:szCs w:val="20"/>
        </w:rPr>
        <w:t xml:space="preserve">HASIL PENELITIAN </w:t>
      </w:r>
    </w:p>
    <w:p w14:paraId="6519BBEF" w14:textId="5A988E32" w:rsidR="002C01CC" w:rsidRPr="009404BB" w:rsidRDefault="002C01CC" w:rsidP="002C01CC">
      <w:pPr>
        <w:pStyle w:val="TableParagraph"/>
        <w:ind w:right="461"/>
        <w:jc w:val="both"/>
        <w:rPr>
          <w:sz w:val="20"/>
          <w:szCs w:val="20"/>
        </w:rPr>
      </w:pPr>
      <w:r w:rsidRPr="009404BB">
        <w:rPr>
          <w:sz w:val="20"/>
          <w:szCs w:val="20"/>
        </w:rPr>
        <w:t xml:space="preserve">          </w:t>
      </w:r>
      <w:r w:rsidR="009E6301" w:rsidRPr="009E6301">
        <w:rPr>
          <w:sz w:val="20"/>
          <w:szCs w:val="20"/>
        </w:rPr>
        <w:t xml:space="preserve">Sistem </w:t>
      </w:r>
      <w:proofErr w:type="spellStart"/>
      <w:r w:rsidR="009E6301" w:rsidRPr="009E6301">
        <w:rPr>
          <w:sz w:val="20"/>
          <w:szCs w:val="20"/>
        </w:rPr>
        <w:t>chatbot</w:t>
      </w:r>
      <w:proofErr w:type="spellEnd"/>
      <w:r w:rsidR="009E6301" w:rsidRPr="009E6301">
        <w:rPr>
          <w:sz w:val="20"/>
          <w:szCs w:val="20"/>
        </w:rPr>
        <w:t xml:space="preserve"> berhasil dikembangkan dengan mencakup proses </w:t>
      </w:r>
      <w:proofErr w:type="spellStart"/>
      <w:r w:rsidR="009E6301" w:rsidRPr="009E6301">
        <w:rPr>
          <w:sz w:val="20"/>
          <w:szCs w:val="20"/>
        </w:rPr>
        <w:t>text</w:t>
      </w:r>
      <w:proofErr w:type="spellEnd"/>
      <w:r w:rsidR="009E6301" w:rsidRPr="009E6301">
        <w:rPr>
          <w:sz w:val="20"/>
          <w:szCs w:val="20"/>
        </w:rPr>
        <w:t xml:space="preserve"> </w:t>
      </w:r>
      <w:proofErr w:type="spellStart"/>
      <w:r w:rsidR="009E6301" w:rsidRPr="009E6301">
        <w:rPr>
          <w:sz w:val="20"/>
          <w:szCs w:val="20"/>
        </w:rPr>
        <w:t>preprocessing</w:t>
      </w:r>
      <w:proofErr w:type="spellEnd"/>
      <w:r w:rsidR="009E6301" w:rsidRPr="009E6301">
        <w:rPr>
          <w:sz w:val="20"/>
          <w:szCs w:val="20"/>
        </w:rPr>
        <w:t xml:space="preserve">, konversi teks menjadi vektor menggunakan metode TF-IDF, serta penerapan </w:t>
      </w:r>
      <w:proofErr w:type="spellStart"/>
      <w:r w:rsidR="009E6301" w:rsidRPr="009E6301">
        <w:rPr>
          <w:sz w:val="20"/>
          <w:szCs w:val="20"/>
        </w:rPr>
        <w:t>Cosine</w:t>
      </w:r>
      <w:proofErr w:type="spellEnd"/>
      <w:r w:rsidR="009E6301" w:rsidRPr="009E6301">
        <w:rPr>
          <w:sz w:val="20"/>
          <w:szCs w:val="20"/>
        </w:rPr>
        <w:t xml:space="preserve"> </w:t>
      </w:r>
      <w:proofErr w:type="spellStart"/>
      <w:r w:rsidR="009E6301" w:rsidRPr="009E6301">
        <w:rPr>
          <w:sz w:val="20"/>
          <w:szCs w:val="20"/>
        </w:rPr>
        <w:t>Similarity</w:t>
      </w:r>
      <w:proofErr w:type="spellEnd"/>
      <w:r w:rsidR="009E6301" w:rsidRPr="009E6301">
        <w:rPr>
          <w:sz w:val="20"/>
          <w:szCs w:val="20"/>
        </w:rPr>
        <w:t xml:space="preserve"> untuk pencarian jawaban, sehingga mampu menerima </w:t>
      </w:r>
      <w:proofErr w:type="spellStart"/>
      <w:r w:rsidR="009E6301" w:rsidRPr="009E6301">
        <w:rPr>
          <w:sz w:val="20"/>
          <w:szCs w:val="20"/>
        </w:rPr>
        <w:t>input</w:t>
      </w:r>
      <w:proofErr w:type="spellEnd"/>
      <w:r w:rsidR="009E6301" w:rsidRPr="009E6301">
        <w:rPr>
          <w:sz w:val="20"/>
          <w:szCs w:val="20"/>
        </w:rPr>
        <w:t xml:space="preserve"> pertanyaan dari pengguna dan memberikan respons yang sesuai. Namun, terdapat kendala dalam memahami variasi bahasa, terutama jika pengguna menggunakan sinonim atau istilah yang tidak secara eksplisit ada dalam </w:t>
      </w:r>
      <w:proofErr w:type="spellStart"/>
      <w:r w:rsidR="009E6301" w:rsidRPr="009E6301">
        <w:rPr>
          <w:sz w:val="20"/>
          <w:szCs w:val="20"/>
        </w:rPr>
        <w:t>dataset</w:t>
      </w:r>
      <w:proofErr w:type="spellEnd"/>
      <w:r w:rsidR="009E6301" w:rsidRPr="009E6301">
        <w:rPr>
          <w:sz w:val="20"/>
          <w:szCs w:val="20"/>
        </w:rPr>
        <w:t xml:space="preserve">, yang menyebabkan </w:t>
      </w:r>
      <w:proofErr w:type="spellStart"/>
      <w:r w:rsidR="009E6301" w:rsidRPr="009E6301">
        <w:rPr>
          <w:sz w:val="20"/>
          <w:szCs w:val="20"/>
        </w:rPr>
        <w:t>chatbot</w:t>
      </w:r>
      <w:proofErr w:type="spellEnd"/>
      <w:r w:rsidR="009E6301" w:rsidRPr="009E6301">
        <w:rPr>
          <w:sz w:val="20"/>
          <w:szCs w:val="20"/>
        </w:rPr>
        <w:t xml:space="preserve"> memberikan jawaban yang kurang akurat dalam beberapa kasus. Hasil eksperimen menunjukkan bahwa pencarian manual menggunakan Google </w:t>
      </w:r>
      <w:proofErr w:type="spellStart"/>
      <w:r w:rsidR="009E6301" w:rsidRPr="009E6301">
        <w:rPr>
          <w:sz w:val="20"/>
          <w:szCs w:val="20"/>
        </w:rPr>
        <w:t>Sheet</w:t>
      </w:r>
      <w:proofErr w:type="spellEnd"/>
      <w:r w:rsidR="009E6301" w:rsidRPr="009E6301">
        <w:rPr>
          <w:sz w:val="20"/>
          <w:szCs w:val="20"/>
        </w:rPr>
        <w:t xml:space="preserve"> memiliki keterbatasan karena hanya mengenali kata kunci eksak, sering kali tidak menampilkan hasil yang relevan (0/0), serta mengharuskan pengguna melakukan </w:t>
      </w:r>
      <w:proofErr w:type="spellStart"/>
      <w:r w:rsidR="009E6301" w:rsidRPr="009E6301">
        <w:rPr>
          <w:sz w:val="20"/>
          <w:szCs w:val="20"/>
        </w:rPr>
        <w:t>scrolling</w:t>
      </w:r>
      <w:proofErr w:type="spellEnd"/>
      <w:r w:rsidR="009E6301" w:rsidRPr="009E6301">
        <w:rPr>
          <w:sz w:val="20"/>
          <w:szCs w:val="20"/>
        </w:rPr>
        <w:t xml:space="preserve"> manual, sementara </w:t>
      </w:r>
      <w:proofErr w:type="spellStart"/>
      <w:r w:rsidR="009E6301" w:rsidRPr="009E6301">
        <w:rPr>
          <w:sz w:val="20"/>
          <w:szCs w:val="20"/>
        </w:rPr>
        <w:t>chatbot</w:t>
      </w:r>
      <w:proofErr w:type="spellEnd"/>
      <w:r w:rsidR="009E6301" w:rsidRPr="009E6301">
        <w:rPr>
          <w:sz w:val="20"/>
          <w:szCs w:val="20"/>
        </w:rPr>
        <w:t xml:space="preserve"> mampu memahami pertanyaan dalam format lebih natural dan memberikan jawaban langsung. Meskipun lebih efisien, </w:t>
      </w:r>
      <w:proofErr w:type="spellStart"/>
      <w:r w:rsidR="009E6301" w:rsidRPr="009E6301">
        <w:rPr>
          <w:sz w:val="20"/>
          <w:szCs w:val="20"/>
        </w:rPr>
        <w:t>chatbot</w:t>
      </w:r>
      <w:proofErr w:type="spellEnd"/>
      <w:r w:rsidR="009E6301" w:rsidRPr="009E6301">
        <w:rPr>
          <w:sz w:val="20"/>
          <w:szCs w:val="20"/>
        </w:rPr>
        <w:t xml:space="preserve"> masih perlu ditingkatkan dalam menangani sinonim dan variasi pertanyaan agar dapat memberikan jawaban yang lebih akurat dan relevan bagi pengguna.</w:t>
      </w:r>
    </w:p>
    <w:p w14:paraId="1B0DB807" w14:textId="77777777" w:rsidR="002C01CC" w:rsidRPr="009404BB" w:rsidRDefault="002C01CC" w:rsidP="002C01CC">
      <w:pPr>
        <w:pStyle w:val="TableParagraph"/>
        <w:ind w:right="461"/>
        <w:jc w:val="both"/>
        <w:rPr>
          <w:sz w:val="20"/>
          <w:szCs w:val="20"/>
        </w:rPr>
      </w:pPr>
    </w:p>
    <w:p w14:paraId="1705EED2" w14:textId="77777777" w:rsidR="002C01CC" w:rsidRPr="009404BB" w:rsidRDefault="002C01CC" w:rsidP="002C01CC">
      <w:pPr>
        <w:pStyle w:val="TableParagraph"/>
        <w:ind w:right="461"/>
        <w:jc w:val="both"/>
        <w:rPr>
          <w:sz w:val="20"/>
          <w:szCs w:val="20"/>
        </w:rPr>
      </w:pPr>
    </w:p>
    <w:p w14:paraId="480AD77E" w14:textId="77777777" w:rsidR="002C01CC" w:rsidRPr="009404BB" w:rsidRDefault="002C01CC" w:rsidP="002C01CC">
      <w:pPr>
        <w:pStyle w:val="TableParagraph"/>
        <w:ind w:right="461"/>
        <w:jc w:val="both"/>
        <w:rPr>
          <w:sz w:val="20"/>
          <w:szCs w:val="20"/>
        </w:rPr>
      </w:pPr>
    </w:p>
    <w:p w14:paraId="4A16734C" w14:textId="77777777" w:rsidR="002C01CC" w:rsidRPr="009404BB" w:rsidRDefault="002C01CC" w:rsidP="002C01CC">
      <w:pPr>
        <w:pStyle w:val="TableParagraph"/>
        <w:ind w:right="461"/>
        <w:jc w:val="both"/>
        <w:rPr>
          <w:sz w:val="20"/>
          <w:szCs w:val="20"/>
        </w:rPr>
      </w:pPr>
    </w:p>
    <w:p w14:paraId="7615DC57" w14:textId="77777777" w:rsidR="002C01CC" w:rsidRPr="009404BB" w:rsidRDefault="002C01CC" w:rsidP="002C01CC">
      <w:pPr>
        <w:pStyle w:val="TableParagraph"/>
        <w:ind w:right="461"/>
        <w:jc w:val="both"/>
        <w:rPr>
          <w:sz w:val="20"/>
          <w:szCs w:val="20"/>
        </w:rPr>
      </w:pPr>
    </w:p>
    <w:p w14:paraId="3DF05C53" w14:textId="77777777" w:rsidR="002C01CC" w:rsidRPr="009404BB" w:rsidRDefault="002C01CC" w:rsidP="002C01CC">
      <w:pPr>
        <w:pStyle w:val="TableParagraph"/>
        <w:ind w:right="461"/>
        <w:jc w:val="both"/>
        <w:rPr>
          <w:sz w:val="20"/>
          <w:szCs w:val="20"/>
        </w:rPr>
      </w:pPr>
    </w:p>
    <w:p w14:paraId="16922AA1" w14:textId="77777777" w:rsidR="002C01CC" w:rsidRPr="009404BB" w:rsidRDefault="002C01CC" w:rsidP="002C01CC">
      <w:pPr>
        <w:pStyle w:val="TableParagraph"/>
        <w:ind w:right="461"/>
        <w:jc w:val="both"/>
        <w:rPr>
          <w:sz w:val="20"/>
          <w:szCs w:val="20"/>
        </w:rPr>
      </w:pPr>
    </w:p>
    <w:p w14:paraId="4C286F0C" w14:textId="77777777" w:rsidR="002C01CC" w:rsidRPr="009404BB" w:rsidRDefault="002C01CC" w:rsidP="002C01CC">
      <w:pPr>
        <w:pStyle w:val="TableParagraph"/>
        <w:ind w:right="461"/>
        <w:jc w:val="both"/>
        <w:rPr>
          <w:sz w:val="20"/>
          <w:szCs w:val="20"/>
        </w:rPr>
      </w:pPr>
    </w:p>
    <w:p w14:paraId="5CE804DB" w14:textId="77777777" w:rsidR="002C01CC" w:rsidRPr="009404BB" w:rsidRDefault="002C01CC" w:rsidP="002C01CC">
      <w:pPr>
        <w:pStyle w:val="TableParagraph"/>
        <w:ind w:right="461"/>
        <w:jc w:val="both"/>
        <w:rPr>
          <w:sz w:val="20"/>
          <w:szCs w:val="20"/>
        </w:rPr>
      </w:pPr>
    </w:p>
    <w:p w14:paraId="5A1D205A" w14:textId="77777777" w:rsidR="002C01CC" w:rsidRPr="009404BB" w:rsidRDefault="002C01CC" w:rsidP="002C01CC">
      <w:pPr>
        <w:pStyle w:val="TableParagraph"/>
        <w:ind w:right="461"/>
        <w:jc w:val="both"/>
        <w:rPr>
          <w:sz w:val="20"/>
          <w:szCs w:val="20"/>
        </w:rPr>
      </w:pPr>
    </w:p>
    <w:p w14:paraId="74034A17" w14:textId="77777777" w:rsidR="002C01CC" w:rsidRPr="009404BB" w:rsidRDefault="002C01CC" w:rsidP="002C01CC">
      <w:pPr>
        <w:pStyle w:val="TableParagraph"/>
        <w:ind w:right="461"/>
        <w:jc w:val="both"/>
        <w:rPr>
          <w:sz w:val="20"/>
          <w:szCs w:val="20"/>
        </w:rPr>
      </w:pPr>
    </w:p>
    <w:p w14:paraId="1F5BDABC" w14:textId="77777777" w:rsidR="002C01CC" w:rsidRPr="009404BB" w:rsidRDefault="002C01CC" w:rsidP="002C01CC">
      <w:pPr>
        <w:pStyle w:val="TableParagraph"/>
        <w:ind w:right="461"/>
        <w:jc w:val="both"/>
        <w:rPr>
          <w:sz w:val="20"/>
          <w:szCs w:val="20"/>
        </w:rPr>
      </w:pPr>
    </w:p>
    <w:p w14:paraId="54AC7F56" w14:textId="77777777" w:rsidR="002C01CC" w:rsidRPr="009404BB" w:rsidRDefault="002C01CC" w:rsidP="002C01CC">
      <w:pPr>
        <w:pStyle w:val="TableParagraph"/>
        <w:ind w:right="461"/>
        <w:jc w:val="both"/>
        <w:rPr>
          <w:sz w:val="20"/>
          <w:szCs w:val="20"/>
        </w:rPr>
      </w:pPr>
    </w:p>
    <w:p w14:paraId="6DCA391A" w14:textId="77777777" w:rsidR="002C01CC" w:rsidRPr="009404BB" w:rsidRDefault="002C01CC" w:rsidP="002C01CC">
      <w:pPr>
        <w:pStyle w:val="TableParagraph"/>
        <w:ind w:right="461"/>
        <w:jc w:val="both"/>
        <w:rPr>
          <w:sz w:val="20"/>
          <w:szCs w:val="20"/>
        </w:rPr>
      </w:pPr>
    </w:p>
    <w:p w14:paraId="12CD02FD" w14:textId="77777777" w:rsidR="002C01CC" w:rsidRPr="009404BB" w:rsidRDefault="002C01CC" w:rsidP="002C01CC">
      <w:pPr>
        <w:pStyle w:val="TableParagraph"/>
        <w:ind w:right="461"/>
        <w:jc w:val="both"/>
        <w:rPr>
          <w:sz w:val="20"/>
          <w:szCs w:val="20"/>
        </w:rPr>
      </w:pPr>
    </w:p>
    <w:p w14:paraId="6EC74B67" w14:textId="77777777" w:rsidR="002C01CC" w:rsidRPr="009404BB" w:rsidRDefault="002C01CC" w:rsidP="002C01CC">
      <w:pPr>
        <w:pStyle w:val="TableParagraph"/>
        <w:ind w:right="461"/>
        <w:jc w:val="both"/>
        <w:rPr>
          <w:sz w:val="20"/>
          <w:szCs w:val="20"/>
        </w:rPr>
      </w:pPr>
    </w:p>
    <w:p w14:paraId="69024C8D" w14:textId="77777777" w:rsidR="002C01CC" w:rsidRDefault="002C01CC" w:rsidP="002C01CC">
      <w:pPr>
        <w:pStyle w:val="TableParagraph"/>
        <w:ind w:right="461"/>
        <w:jc w:val="both"/>
        <w:rPr>
          <w:sz w:val="20"/>
          <w:szCs w:val="20"/>
        </w:rPr>
      </w:pPr>
    </w:p>
    <w:p w14:paraId="4A1BCBE1" w14:textId="77777777" w:rsidR="003436A0" w:rsidRPr="009404BB" w:rsidRDefault="003436A0" w:rsidP="002C01CC">
      <w:pPr>
        <w:pStyle w:val="TableParagraph"/>
        <w:ind w:right="461"/>
        <w:jc w:val="both"/>
        <w:rPr>
          <w:sz w:val="20"/>
          <w:szCs w:val="20"/>
        </w:rPr>
      </w:pPr>
    </w:p>
    <w:p w14:paraId="0C4B2634" w14:textId="77777777" w:rsidR="003436A0" w:rsidRPr="009404BB" w:rsidRDefault="003436A0" w:rsidP="002C01CC">
      <w:pPr>
        <w:pStyle w:val="TableParagraph"/>
        <w:ind w:right="461"/>
        <w:jc w:val="both"/>
        <w:rPr>
          <w:sz w:val="20"/>
          <w:szCs w:val="20"/>
        </w:rPr>
      </w:pPr>
    </w:p>
    <w:p w14:paraId="48F6D78C" w14:textId="77777777" w:rsidR="002C01CC" w:rsidRPr="009404BB" w:rsidRDefault="002C01CC" w:rsidP="002C01CC">
      <w:pPr>
        <w:pStyle w:val="Heading1"/>
      </w:pPr>
      <w:bookmarkStart w:id="135" w:name="_Toc187674106"/>
      <w:r w:rsidRPr="009404BB">
        <w:lastRenderedPageBreak/>
        <w:t>BAB 5</w:t>
      </w:r>
      <w:r w:rsidRPr="009404BB">
        <w:br/>
        <w:t>PROGRESS PENELITIAN</w:t>
      </w:r>
      <w:bookmarkEnd w:id="135"/>
    </w:p>
    <w:p w14:paraId="40B7EC2D" w14:textId="77777777" w:rsidR="002C01CC" w:rsidRPr="009404BB" w:rsidRDefault="002C01CC" w:rsidP="002C01CC">
      <w:pPr>
        <w:rPr>
          <w:sz w:val="20"/>
          <w:szCs w:val="20"/>
        </w:rPr>
      </w:pPr>
    </w:p>
    <w:p w14:paraId="6AEC5DC6" w14:textId="77777777" w:rsidR="002C01CC" w:rsidRPr="009404BB" w:rsidRDefault="002C01CC" w:rsidP="002C01CC">
      <w:pPr>
        <w:pStyle w:val="BodyText"/>
        <w:spacing w:line="276" w:lineRule="auto"/>
        <w:ind w:left="280" w:right="562" w:firstLine="338"/>
        <w:jc w:val="both"/>
      </w:pPr>
      <w:r w:rsidRPr="009404BB">
        <w:t>Progres pengembangan penelitian yang telah dikerjakan, yang</w:t>
      </w:r>
      <w:r w:rsidRPr="009404BB">
        <w:rPr>
          <w:spacing w:val="80"/>
        </w:rPr>
        <w:t xml:space="preserve"> </w:t>
      </w:r>
      <w:r w:rsidRPr="009404BB">
        <w:t>belum</w:t>
      </w:r>
      <w:r w:rsidRPr="009404BB">
        <w:rPr>
          <w:spacing w:val="-3"/>
        </w:rPr>
        <w:t xml:space="preserve"> </w:t>
      </w:r>
      <w:r w:rsidRPr="009404BB">
        <w:t>dikerjakan,</w:t>
      </w:r>
      <w:r w:rsidRPr="009404BB">
        <w:rPr>
          <w:spacing w:val="-6"/>
        </w:rPr>
        <w:t xml:space="preserve"> </w:t>
      </w:r>
      <w:r w:rsidRPr="009404BB">
        <w:t>serta</w:t>
      </w:r>
      <w:r w:rsidRPr="009404BB">
        <w:rPr>
          <w:spacing w:val="-5"/>
        </w:rPr>
        <w:t xml:space="preserve"> </w:t>
      </w:r>
      <w:r w:rsidRPr="009404BB">
        <w:t>kendala-kendala</w:t>
      </w:r>
      <w:r w:rsidRPr="009404BB">
        <w:rPr>
          <w:spacing w:val="-5"/>
        </w:rPr>
        <w:t xml:space="preserve"> </w:t>
      </w:r>
      <w:r w:rsidRPr="009404BB">
        <w:t>yang</w:t>
      </w:r>
      <w:r w:rsidRPr="009404BB">
        <w:rPr>
          <w:spacing w:val="-4"/>
        </w:rPr>
        <w:t xml:space="preserve"> </w:t>
      </w:r>
      <w:r w:rsidRPr="009404BB">
        <w:t>dialami</w:t>
      </w:r>
      <w:r w:rsidRPr="009404BB">
        <w:rPr>
          <w:spacing w:val="-3"/>
        </w:rPr>
        <w:t xml:space="preserve"> </w:t>
      </w:r>
      <w:r w:rsidRPr="009404BB">
        <w:t>oleh</w:t>
      </w:r>
      <w:r w:rsidRPr="009404BB">
        <w:rPr>
          <w:spacing w:val="-6"/>
        </w:rPr>
        <w:t xml:space="preserve"> </w:t>
      </w:r>
      <w:r w:rsidRPr="009404BB">
        <w:t>peneliti</w:t>
      </w:r>
      <w:r w:rsidRPr="009404BB">
        <w:rPr>
          <w:spacing w:val="-3"/>
        </w:rPr>
        <w:t xml:space="preserve"> </w:t>
      </w:r>
      <w:r w:rsidRPr="009404BB">
        <w:t>dapat dilihat pada tabel berikut.</w:t>
      </w:r>
    </w:p>
    <w:p w14:paraId="08D6768F" w14:textId="77777777" w:rsidR="002C01CC" w:rsidRPr="009404BB" w:rsidRDefault="002C01CC" w:rsidP="002C01CC">
      <w:pPr>
        <w:pStyle w:val="BodyText"/>
        <w:spacing w:line="276" w:lineRule="auto"/>
        <w:ind w:left="280" w:right="562" w:firstLine="338"/>
        <w:jc w:val="both"/>
      </w:pPr>
    </w:p>
    <w:p w14:paraId="268F08B8" w14:textId="76A60EA6" w:rsidR="002C01CC" w:rsidRPr="009404BB" w:rsidRDefault="002C01CC" w:rsidP="002C01CC">
      <w:pPr>
        <w:pStyle w:val="Caption"/>
        <w:jc w:val="center"/>
        <w:rPr>
          <w:b/>
          <w:bCs/>
          <w:i w:val="0"/>
          <w:iCs w:val="0"/>
          <w:color w:val="000000" w:themeColor="text1"/>
          <w:sz w:val="20"/>
          <w:szCs w:val="20"/>
        </w:rPr>
      </w:pPr>
      <w:bookmarkStart w:id="136" w:name="_Toc187668535"/>
      <w:proofErr w:type="spellStart"/>
      <w:r w:rsidRPr="009404BB">
        <w:rPr>
          <w:b/>
          <w:bCs/>
          <w:i w:val="0"/>
          <w:iCs w:val="0"/>
          <w:color w:val="000000" w:themeColor="text1"/>
          <w:sz w:val="20"/>
          <w:szCs w:val="20"/>
        </w:rPr>
        <w:t>Tabel</w:t>
      </w:r>
      <w:proofErr w:type="spellEnd"/>
      <w:r w:rsidRPr="009404BB">
        <w:rPr>
          <w:b/>
          <w:bCs/>
          <w:i w:val="0"/>
          <w:iCs w:val="0"/>
          <w:color w:val="000000" w:themeColor="text1"/>
          <w:sz w:val="20"/>
          <w:szCs w:val="20"/>
        </w:rPr>
        <w:t xml:space="preserve"> 5.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Tabel_5. \* ARABIC </w:instrText>
      </w:r>
      <w:r w:rsidRPr="009404BB">
        <w:rPr>
          <w:b/>
          <w:bCs/>
          <w:i w:val="0"/>
          <w:iCs w:val="0"/>
          <w:color w:val="000000" w:themeColor="text1"/>
          <w:sz w:val="20"/>
          <w:szCs w:val="20"/>
        </w:rPr>
        <w:fldChar w:fldCharType="separate"/>
      </w:r>
      <w:r w:rsidR="0056666E">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Timeline </w:t>
      </w:r>
      <w:proofErr w:type="spellStart"/>
      <w:r w:rsidRPr="009404BB">
        <w:rPr>
          <w:b/>
          <w:bCs/>
          <w:i w:val="0"/>
          <w:iCs w:val="0"/>
          <w:color w:val="000000" w:themeColor="text1"/>
          <w:sz w:val="20"/>
          <w:szCs w:val="20"/>
        </w:rPr>
        <w:t>pengerjaan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penelitian</w:t>
      </w:r>
      <w:bookmarkEnd w:id="136"/>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509"/>
        <w:gridCol w:w="511"/>
        <w:gridCol w:w="554"/>
        <w:gridCol w:w="540"/>
        <w:gridCol w:w="480"/>
        <w:gridCol w:w="509"/>
        <w:gridCol w:w="557"/>
        <w:gridCol w:w="523"/>
        <w:gridCol w:w="585"/>
      </w:tblGrid>
      <w:tr w:rsidR="002C01CC" w:rsidRPr="009404BB" w14:paraId="48E13FD1" w14:textId="77777777" w:rsidTr="002C01CC">
        <w:trPr>
          <w:trHeight w:val="659"/>
          <w:jc w:val="center"/>
        </w:trPr>
        <w:tc>
          <w:tcPr>
            <w:tcW w:w="1140" w:type="dxa"/>
          </w:tcPr>
          <w:p w14:paraId="584E3A3B" w14:textId="77777777" w:rsidR="002C01CC" w:rsidRPr="009404BB" w:rsidRDefault="002C01CC" w:rsidP="008073D5">
            <w:pPr>
              <w:pStyle w:val="TableParagraph"/>
              <w:spacing w:before="98"/>
              <w:ind w:left="98" w:right="102"/>
              <w:jc w:val="center"/>
              <w:rPr>
                <w:sz w:val="20"/>
                <w:szCs w:val="20"/>
              </w:rPr>
            </w:pPr>
            <w:r w:rsidRPr="009404BB">
              <w:rPr>
                <w:spacing w:val="-2"/>
                <w:sz w:val="20"/>
                <w:szCs w:val="20"/>
              </w:rPr>
              <w:t xml:space="preserve">Bulan/Pen </w:t>
            </w:r>
            <w:proofErr w:type="spellStart"/>
            <w:r w:rsidRPr="009404BB">
              <w:rPr>
                <w:spacing w:val="-2"/>
                <w:sz w:val="20"/>
                <w:szCs w:val="20"/>
              </w:rPr>
              <w:t>gerjaan</w:t>
            </w:r>
            <w:proofErr w:type="spellEnd"/>
          </w:p>
        </w:tc>
        <w:tc>
          <w:tcPr>
            <w:tcW w:w="509" w:type="dxa"/>
          </w:tcPr>
          <w:p w14:paraId="4C1CDCE6" w14:textId="77777777" w:rsidR="002C01CC" w:rsidRPr="009404BB" w:rsidRDefault="002C01CC" w:rsidP="008073D5">
            <w:pPr>
              <w:pStyle w:val="TableParagraph"/>
              <w:spacing w:before="98"/>
              <w:ind w:left="98"/>
              <w:rPr>
                <w:sz w:val="20"/>
                <w:szCs w:val="20"/>
              </w:rPr>
            </w:pPr>
            <w:r w:rsidRPr="009404BB">
              <w:rPr>
                <w:spacing w:val="-5"/>
                <w:sz w:val="20"/>
                <w:szCs w:val="20"/>
              </w:rPr>
              <w:t>Juli</w:t>
            </w:r>
          </w:p>
        </w:tc>
        <w:tc>
          <w:tcPr>
            <w:tcW w:w="511" w:type="dxa"/>
          </w:tcPr>
          <w:p w14:paraId="0A5339E0" w14:textId="77777777" w:rsidR="002C01CC" w:rsidRPr="009404BB" w:rsidRDefault="002C01CC" w:rsidP="008073D5">
            <w:pPr>
              <w:pStyle w:val="TableParagraph"/>
              <w:spacing w:before="98"/>
              <w:ind w:left="98"/>
              <w:rPr>
                <w:sz w:val="20"/>
                <w:szCs w:val="20"/>
              </w:rPr>
            </w:pPr>
            <w:proofErr w:type="spellStart"/>
            <w:r w:rsidRPr="009404BB">
              <w:rPr>
                <w:spacing w:val="-5"/>
                <w:sz w:val="20"/>
                <w:szCs w:val="20"/>
              </w:rPr>
              <w:t>Aug</w:t>
            </w:r>
            <w:proofErr w:type="spellEnd"/>
          </w:p>
        </w:tc>
        <w:tc>
          <w:tcPr>
            <w:tcW w:w="554" w:type="dxa"/>
          </w:tcPr>
          <w:p w14:paraId="35E00371" w14:textId="77777777" w:rsidR="002C01CC" w:rsidRPr="009404BB" w:rsidRDefault="002C01CC" w:rsidP="008073D5">
            <w:pPr>
              <w:pStyle w:val="TableParagraph"/>
              <w:spacing w:before="98"/>
              <w:ind w:left="98"/>
              <w:rPr>
                <w:sz w:val="20"/>
                <w:szCs w:val="20"/>
              </w:rPr>
            </w:pPr>
            <w:r w:rsidRPr="009404BB">
              <w:rPr>
                <w:spacing w:val="-5"/>
                <w:sz w:val="20"/>
                <w:szCs w:val="20"/>
              </w:rPr>
              <w:t>Sep</w:t>
            </w:r>
          </w:p>
        </w:tc>
        <w:tc>
          <w:tcPr>
            <w:tcW w:w="540" w:type="dxa"/>
          </w:tcPr>
          <w:p w14:paraId="6DF0E150" w14:textId="77777777" w:rsidR="002C01CC" w:rsidRPr="009404BB" w:rsidRDefault="002C01CC" w:rsidP="008073D5">
            <w:pPr>
              <w:pStyle w:val="TableParagraph"/>
              <w:spacing w:before="98"/>
              <w:ind w:left="98"/>
              <w:rPr>
                <w:sz w:val="20"/>
                <w:szCs w:val="20"/>
              </w:rPr>
            </w:pPr>
            <w:proofErr w:type="spellStart"/>
            <w:r w:rsidRPr="009404BB">
              <w:rPr>
                <w:spacing w:val="-5"/>
                <w:sz w:val="20"/>
                <w:szCs w:val="20"/>
              </w:rPr>
              <w:t>Okt</w:t>
            </w:r>
            <w:proofErr w:type="spellEnd"/>
          </w:p>
        </w:tc>
        <w:tc>
          <w:tcPr>
            <w:tcW w:w="480" w:type="dxa"/>
          </w:tcPr>
          <w:p w14:paraId="4D009D0B" w14:textId="77777777" w:rsidR="002C01CC" w:rsidRPr="009404BB" w:rsidRDefault="002C01CC" w:rsidP="008073D5">
            <w:pPr>
              <w:pStyle w:val="TableParagraph"/>
              <w:spacing w:before="98"/>
              <w:ind w:left="99"/>
              <w:rPr>
                <w:sz w:val="20"/>
                <w:szCs w:val="20"/>
              </w:rPr>
            </w:pPr>
            <w:r w:rsidRPr="009404BB">
              <w:rPr>
                <w:spacing w:val="-5"/>
                <w:sz w:val="20"/>
                <w:szCs w:val="20"/>
              </w:rPr>
              <w:t>Nov</w:t>
            </w:r>
          </w:p>
        </w:tc>
        <w:tc>
          <w:tcPr>
            <w:tcW w:w="509" w:type="dxa"/>
          </w:tcPr>
          <w:p w14:paraId="2B9586E3" w14:textId="77777777" w:rsidR="002C01CC" w:rsidRPr="009404BB" w:rsidRDefault="002C01CC" w:rsidP="008073D5">
            <w:pPr>
              <w:pStyle w:val="TableParagraph"/>
              <w:spacing w:before="98"/>
              <w:ind w:left="99"/>
              <w:rPr>
                <w:sz w:val="20"/>
                <w:szCs w:val="20"/>
              </w:rPr>
            </w:pPr>
            <w:r w:rsidRPr="009404BB">
              <w:rPr>
                <w:spacing w:val="-5"/>
                <w:sz w:val="20"/>
                <w:szCs w:val="20"/>
              </w:rPr>
              <w:t>Des</w:t>
            </w:r>
          </w:p>
        </w:tc>
        <w:tc>
          <w:tcPr>
            <w:tcW w:w="557" w:type="dxa"/>
          </w:tcPr>
          <w:p w14:paraId="22648EC7" w14:textId="77777777" w:rsidR="002C01CC" w:rsidRPr="009404BB" w:rsidRDefault="002C01CC" w:rsidP="008073D5">
            <w:pPr>
              <w:pStyle w:val="TableParagraph"/>
              <w:spacing w:before="98"/>
              <w:ind w:left="101"/>
              <w:rPr>
                <w:sz w:val="20"/>
                <w:szCs w:val="20"/>
              </w:rPr>
            </w:pPr>
            <w:r w:rsidRPr="009404BB">
              <w:rPr>
                <w:spacing w:val="-5"/>
                <w:sz w:val="20"/>
                <w:szCs w:val="20"/>
              </w:rPr>
              <w:t>Jan</w:t>
            </w:r>
          </w:p>
        </w:tc>
        <w:tc>
          <w:tcPr>
            <w:tcW w:w="523" w:type="dxa"/>
          </w:tcPr>
          <w:p w14:paraId="06C639BE" w14:textId="77777777" w:rsidR="002C01CC" w:rsidRPr="009404BB" w:rsidRDefault="002C01CC" w:rsidP="008073D5">
            <w:pPr>
              <w:pStyle w:val="TableParagraph"/>
              <w:spacing w:before="98"/>
              <w:ind w:left="97"/>
              <w:rPr>
                <w:sz w:val="20"/>
                <w:szCs w:val="20"/>
              </w:rPr>
            </w:pPr>
            <w:r w:rsidRPr="009404BB">
              <w:rPr>
                <w:spacing w:val="-5"/>
                <w:sz w:val="20"/>
                <w:szCs w:val="20"/>
              </w:rPr>
              <w:t>Feb</w:t>
            </w:r>
          </w:p>
        </w:tc>
        <w:tc>
          <w:tcPr>
            <w:tcW w:w="585" w:type="dxa"/>
          </w:tcPr>
          <w:p w14:paraId="7DA1F281" w14:textId="77777777" w:rsidR="002C01CC" w:rsidRPr="009404BB" w:rsidRDefault="002C01CC" w:rsidP="008073D5">
            <w:pPr>
              <w:pStyle w:val="TableParagraph"/>
              <w:spacing w:before="98"/>
              <w:ind w:left="100"/>
              <w:rPr>
                <w:sz w:val="20"/>
                <w:szCs w:val="20"/>
              </w:rPr>
            </w:pPr>
            <w:r w:rsidRPr="009404BB">
              <w:rPr>
                <w:spacing w:val="-5"/>
                <w:sz w:val="20"/>
                <w:szCs w:val="20"/>
              </w:rPr>
              <w:t>Mar</w:t>
            </w:r>
          </w:p>
        </w:tc>
      </w:tr>
      <w:tr w:rsidR="002C01CC" w:rsidRPr="009404BB" w14:paraId="16E54646" w14:textId="77777777" w:rsidTr="002C01CC">
        <w:trPr>
          <w:trHeight w:val="659"/>
          <w:jc w:val="center"/>
        </w:trPr>
        <w:tc>
          <w:tcPr>
            <w:tcW w:w="1140" w:type="dxa"/>
          </w:tcPr>
          <w:p w14:paraId="0459FFA2" w14:textId="77777777" w:rsidR="002C01CC" w:rsidRPr="009404BB" w:rsidRDefault="002C01CC" w:rsidP="008073D5">
            <w:pPr>
              <w:pStyle w:val="TableParagraph"/>
              <w:spacing w:before="98"/>
              <w:ind w:left="98" w:right="102"/>
              <w:jc w:val="center"/>
              <w:rPr>
                <w:sz w:val="20"/>
                <w:szCs w:val="20"/>
              </w:rPr>
            </w:pPr>
            <w:r w:rsidRPr="009404BB">
              <w:rPr>
                <w:spacing w:val="-2"/>
                <w:sz w:val="20"/>
                <w:szCs w:val="20"/>
              </w:rPr>
              <w:t xml:space="preserve">Analisis kebutuhan </w:t>
            </w:r>
            <w:proofErr w:type="spellStart"/>
            <w:r w:rsidRPr="009404BB">
              <w:rPr>
                <w:spacing w:val="-2"/>
                <w:sz w:val="20"/>
                <w:szCs w:val="20"/>
              </w:rPr>
              <w:t>user</w:t>
            </w:r>
            <w:proofErr w:type="spellEnd"/>
          </w:p>
        </w:tc>
        <w:tc>
          <w:tcPr>
            <w:tcW w:w="509" w:type="dxa"/>
            <w:shd w:val="clear" w:color="auto" w:fill="C2D69B" w:themeFill="accent3" w:themeFillTint="99"/>
          </w:tcPr>
          <w:p w14:paraId="0BB0A101" w14:textId="77777777" w:rsidR="002C01CC" w:rsidRPr="009404BB" w:rsidRDefault="002C01CC" w:rsidP="008073D5">
            <w:pPr>
              <w:pStyle w:val="TableParagraph"/>
              <w:rPr>
                <w:sz w:val="20"/>
                <w:szCs w:val="20"/>
              </w:rPr>
            </w:pPr>
          </w:p>
        </w:tc>
        <w:tc>
          <w:tcPr>
            <w:tcW w:w="511" w:type="dxa"/>
            <w:shd w:val="clear" w:color="auto" w:fill="C2D69B" w:themeFill="accent3" w:themeFillTint="99"/>
          </w:tcPr>
          <w:p w14:paraId="121D4ADB" w14:textId="77777777" w:rsidR="002C01CC" w:rsidRPr="009404BB" w:rsidRDefault="002C01CC" w:rsidP="008073D5">
            <w:pPr>
              <w:pStyle w:val="TableParagraph"/>
              <w:rPr>
                <w:sz w:val="20"/>
                <w:szCs w:val="20"/>
              </w:rPr>
            </w:pPr>
          </w:p>
        </w:tc>
        <w:tc>
          <w:tcPr>
            <w:tcW w:w="554" w:type="dxa"/>
          </w:tcPr>
          <w:p w14:paraId="08CD5C79" w14:textId="77777777" w:rsidR="002C01CC" w:rsidRPr="009404BB" w:rsidRDefault="002C01CC" w:rsidP="008073D5">
            <w:pPr>
              <w:pStyle w:val="TableParagraph"/>
              <w:rPr>
                <w:sz w:val="20"/>
                <w:szCs w:val="20"/>
              </w:rPr>
            </w:pPr>
          </w:p>
        </w:tc>
        <w:tc>
          <w:tcPr>
            <w:tcW w:w="540" w:type="dxa"/>
          </w:tcPr>
          <w:p w14:paraId="4961482D" w14:textId="77777777" w:rsidR="002C01CC" w:rsidRPr="009404BB" w:rsidRDefault="002C01CC" w:rsidP="008073D5">
            <w:pPr>
              <w:pStyle w:val="TableParagraph"/>
              <w:rPr>
                <w:sz w:val="20"/>
                <w:szCs w:val="20"/>
              </w:rPr>
            </w:pPr>
          </w:p>
        </w:tc>
        <w:tc>
          <w:tcPr>
            <w:tcW w:w="480" w:type="dxa"/>
          </w:tcPr>
          <w:p w14:paraId="341AC55C" w14:textId="77777777" w:rsidR="002C01CC" w:rsidRPr="009404BB" w:rsidRDefault="002C01CC" w:rsidP="008073D5">
            <w:pPr>
              <w:pStyle w:val="TableParagraph"/>
              <w:rPr>
                <w:sz w:val="20"/>
                <w:szCs w:val="20"/>
              </w:rPr>
            </w:pPr>
          </w:p>
        </w:tc>
        <w:tc>
          <w:tcPr>
            <w:tcW w:w="509" w:type="dxa"/>
          </w:tcPr>
          <w:p w14:paraId="02121A31" w14:textId="77777777" w:rsidR="002C01CC" w:rsidRPr="009404BB" w:rsidRDefault="002C01CC" w:rsidP="008073D5">
            <w:pPr>
              <w:pStyle w:val="TableParagraph"/>
              <w:rPr>
                <w:sz w:val="20"/>
                <w:szCs w:val="20"/>
              </w:rPr>
            </w:pPr>
          </w:p>
        </w:tc>
        <w:tc>
          <w:tcPr>
            <w:tcW w:w="557" w:type="dxa"/>
          </w:tcPr>
          <w:p w14:paraId="0B836D05" w14:textId="77777777" w:rsidR="002C01CC" w:rsidRPr="009404BB" w:rsidRDefault="002C01CC" w:rsidP="008073D5">
            <w:pPr>
              <w:pStyle w:val="TableParagraph"/>
              <w:rPr>
                <w:sz w:val="20"/>
                <w:szCs w:val="20"/>
              </w:rPr>
            </w:pPr>
          </w:p>
        </w:tc>
        <w:tc>
          <w:tcPr>
            <w:tcW w:w="523" w:type="dxa"/>
          </w:tcPr>
          <w:p w14:paraId="4BFA1A88" w14:textId="77777777" w:rsidR="002C01CC" w:rsidRPr="009404BB" w:rsidRDefault="002C01CC" w:rsidP="008073D5">
            <w:pPr>
              <w:pStyle w:val="TableParagraph"/>
              <w:rPr>
                <w:sz w:val="20"/>
                <w:szCs w:val="20"/>
              </w:rPr>
            </w:pPr>
          </w:p>
        </w:tc>
        <w:tc>
          <w:tcPr>
            <w:tcW w:w="585" w:type="dxa"/>
          </w:tcPr>
          <w:p w14:paraId="54D8A957" w14:textId="77777777" w:rsidR="002C01CC" w:rsidRPr="009404BB" w:rsidRDefault="002C01CC" w:rsidP="008073D5">
            <w:pPr>
              <w:pStyle w:val="TableParagraph"/>
              <w:rPr>
                <w:sz w:val="20"/>
                <w:szCs w:val="20"/>
              </w:rPr>
            </w:pPr>
          </w:p>
        </w:tc>
      </w:tr>
      <w:tr w:rsidR="002C01CC" w:rsidRPr="009404BB" w14:paraId="212EFF69" w14:textId="77777777" w:rsidTr="002C01CC">
        <w:trPr>
          <w:trHeight w:val="661"/>
          <w:jc w:val="center"/>
        </w:trPr>
        <w:tc>
          <w:tcPr>
            <w:tcW w:w="1140" w:type="dxa"/>
          </w:tcPr>
          <w:p w14:paraId="74C5B2D5" w14:textId="77777777" w:rsidR="002C01CC" w:rsidRPr="009404BB" w:rsidRDefault="002C01CC" w:rsidP="008073D5">
            <w:pPr>
              <w:pStyle w:val="TableParagraph"/>
              <w:spacing w:before="98"/>
              <w:ind w:left="98" w:right="182"/>
              <w:jc w:val="center"/>
              <w:rPr>
                <w:spacing w:val="-2"/>
                <w:sz w:val="20"/>
                <w:szCs w:val="20"/>
              </w:rPr>
            </w:pPr>
            <w:r w:rsidRPr="009404BB">
              <w:rPr>
                <w:spacing w:val="-2"/>
                <w:sz w:val="20"/>
                <w:szCs w:val="20"/>
              </w:rPr>
              <w:t xml:space="preserve">Mengumpulkan </w:t>
            </w:r>
            <w:proofErr w:type="spellStart"/>
            <w:r w:rsidRPr="009404BB">
              <w:rPr>
                <w:spacing w:val="-2"/>
                <w:sz w:val="20"/>
                <w:szCs w:val="20"/>
              </w:rPr>
              <w:t>Dataset</w:t>
            </w:r>
            <w:proofErr w:type="spellEnd"/>
          </w:p>
        </w:tc>
        <w:tc>
          <w:tcPr>
            <w:tcW w:w="509" w:type="dxa"/>
          </w:tcPr>
          <w:p w14:paraId="5F6A998D" w14:textId="77777777" w:rsidR="002C01CC" w:rsidRPr="009404BB" w:rsidRDefault="002C01CC" w:rsidP="008073D5">
            <w:pPr>
              <w:pStyle w:val="TableParagraph"/>
              <w:rPr>
                <w:sz w:val="20"/>
                <w:szCs w:val="20"/>
              </w:rPr>
            </w:pPr>
          </w:p>
        </w:tc>
        <w:tc>
          <w:tcPr>
            <w:tcW w:w="511" w:type="dxa"/>
            <w:shd w:val="clear" w:color="auto" w:fill="C2D69B" w:themeFill="accent3" w:themeFillTint="99"/>
          </w:tcPr>
          <w:p w14:paraId="17919FF3" w14:textId="77777777" w:rsidR="002C01CC" w:rsidRPr="009404BB" w:rsidRDefault="002C01CC" w:rsidP="008073D5">
            <w:pPr>
              <w:pStyle w:val="TableParagraph"/>
              <w:rPr>
                <w:sz w:val="20"/>
                <w:szCs w:val="20"/>
              </w:rPr>
            </w:pPr>
          </w:p>
        </w:tc>
        <w:tc>
          <w:tcPr>
            <w:tcW w:w="554" w:type="dxa"/>
            <w:shd w:val="clear" w:color="auto" w:fill="C2D69B" w:themeFill="accent3" w:themeFillTint="99"/>
          </w:tcPr>
          <w:p w14:paraId="48B1EC11" w14:textId="77777777" w:rsidR="002C01CC" w:rsidRPr="009404BB" w:rsidRDefault="002C01CC" w:rsidP="008073D5">
            <w:pPr>
              <w:pStyle w:val="TableParagraph"/>
              <w:rPr>
                <w:sz w:val="20"/>
                <w:szCs w:val="20"/>
              </w:rPr>
            </w:pPr>
          </w:p>
        </w:tc>
        <w:tc>
          <w:tcPr>
            <w:tcW w:w="540" w:type="dxa"/>
            <w:shd w:val="clear" w:color="auto" w:fill="C2D69B" w:themeFill="accent3" w:themeFillTint="99"/>
          </w:tcPr>
          <w:p w14:paraId="6CBA2A41" w14:textId="77777777" w:rsidR="002C01CC" w:rsidRPr="009404BB" w:rsidRDefault="002C01CC" w:rsidP="008073D5">
            <w:pPr>
              <w:pStyle w:val="TableParagraph"/>
              <w:rPr>
                <w:sz w:val="20"/>
                <w:szCs w:val="20"/>
              </w:rPr>
            </w:pPr>
          </w:p>
        </w:tc>
        <w:tc>
          <w:tcPr>
            <w:tcW w:w="480" w:type="dxa"/>
          </w:tcPr>
          <w:p w14:paraId="3CF3F6E6" w14:textId="77777777" w:rsidR="002C01CC" w:rsidRPr="009404BB" w:rsidRDefault="002C01CC" w:rsidP="008073D5">
            <w:pPr>
              <w:pStyle w:val="TableParagraph"/>
              <w:rPr>
                <w:sz w:val="20"/>
                <w:szCs w:val="20"/>
              </w:rPr>
            </w:pPr>
          </w:p>
        </w:tc>
        <w:tc>
          <w:tcPr>
            <w:tcW w:w="509" w:type="dxa"/>
          </w:tcPr>
          <w:p w14:paraId="7653B5FC" w14:textId="77777777" w:rsidR="002C01CC" w:rsidRPr="009404BB" w:rsidRDefault="002C01CC" w:rsidP="008073D5">
            <w:pPr>
              <w:pStyle w:val="TableParagraph"/>
              <w:rPr>
                <w:sz w:val="20"/>
                <w:szCs w:val="20"/>
              </w:rPr>
            </w:pPr>
          </w:p>
        </w:tc>
        <w:tc>
          <w:tcPr>
            <w:tcW w:w="557" w:type="dxa"/>
          </w:tcPr>
          <w:p w14:paraId="04797BFD" w14:textId="77777777" w:rsidR="002C01CC" w:rsidRPr="009404BB" w:rsidRDefault="002C01CC" w:rsidP="008073D5">
            <w:pPr>
              <w:pStyle w:val="TableParagraph"/>
              <w:rPr>
                <w:sz w:val="20"/>
                <w:szCs w:val="20"/>
              </w:rPr>
            </w:pPr>
          </w:p>
        </w:tc>
        <w:tc>
          <w:tcPr>
            <w:tcW w:w="523" w:type="dxa"/>
          </w:tcPr>
          <w:p w14:paraId="43963AB4" w14:textId="77777777" w:rsidR="002C01CC" w:rsidRPr="009404BB" w:rsidRDefault="002C01CC" w:rsidP="008073D5">
            <w:pPr>
              <w:pStyle w:val="TableParagraph"/>
              <w:rPr>
                <w:sz w:val="20"/>
                <w:szCs w:val="20"/>
              </w:rPr>
            </w:pPr>
          </w:p>
        </w:tc>
        <w:tc>
          <w:tcPr>
            <w:tcW w:w="585" w:type="dxa"/>
          </w:tcPr>
          <w:p w14:paraId="7556E228" w14:textId="77777777" w:rsidR="002C01CC" w:rsidRPr="009404BB" w:rsidRDefault="002C01CC" w:rsidP="008073D5">
            <w:pPr>
              <w:pStyle w:val="TableParagraph"/>
              <w:rPr>
                <w:sz w:val="20"/>
                <w:szCs w:val="20"/>
              </w:rPr>
            </w:pPr>
          </w:p>
        </w:tc>
      </w:tr>
      <w:tr w:rsidR="002C01CC" w:rsidRPr="009404BB" w14:paraId="5F1DC676" w14:textId="77777777" w:rsidTr="002C01CC">
        <w:trPr>
          <w:trHeight w:val="659"/>
          <w:jc w:val="center"/>
        </w:trPr>
        <w:tc>
          <w:tcPr>
            <w:tcW w:w="1140" w:type="dxa"/>
          </w:tcPr>
          <w:p w14:paraId="230921C2" w14:textId="77777777" w:rsidR="002C01CC" w:rsidRPr="009404BB" w:rsidRDefault="002C01CC" w:rsidP="008073D5">
            <w:pPr>
              <w:pStyle w:val="TableParagraph"/>
              <w:spacing w:before="100" w:line="237" w:lineRule="auto"/>
              <w:ind w:left="98" w:right="182"/>
              <w:jc w:val="center"/>
              <w:rPr>
                <w:spacing w:val="-2"/>
                <w:sz w:val="20"/>
                <w:szCs w:val="20"/>
              </w:rPr>
            </w:pPr>
            <w:r w:rsidRPr="009404BB">
              <w:rPr>
                <w:spacing w:val="-2"/>
                <w:sz w:val="20"/>
                <w:szCs w:val="20"/>
              </w:rPr>
              <w:t>Mengembangkan Model</w:t>
            </w:r>
          </w:p>
        </w:tc>
        <w:tc>
          <w:tcPr>
            <w:tcW w:w="509" w:type="dxa"/>
          </w:tcPr>
          <w:p w14:paraId="3060D550" w14:textId="77777777" w:rsidR="002C01CC" w:rsidRPr="009404BB" w:rsidRDefault="002C01CC" w:rsidP="008073D5">
            <w:pPr>
              <w:pStyle w:val="TableParagraph"/>
              <w:rPr>
                <w:sz w:val="20"/>
                <w:szCs w:val="20"/>
              </w:rPr>
            </w:pPr>
          </w:p>
        </w:tc>
        <w:tc>
          <w:tcPr>
            <w:tcW w:w="511" w:type="dxa"/>
          </w:tcPr>
          <w:p w14:paraId="0DE41CA2" w14:textId="77777777" w:rsidR="002C01CC" w:rsidRPr="009404BB" w:rsidRDefault="002C01CC" w:rsidP="008073D5">
            <w:pPr>
              <w:pStyle w:val="TableParagraph"/>
              <w:rPr>
                <w:sz w:val="20"/>
                <w:szCs w:val="20"/>
              </w:rPr>
            </w:pPr>
          </w:p>
        </w:tc>
        <w:tc>
          <w:tcPr>
            <w:tcW w:w="554" w:type="dxa"/>
            <w:shd w:val="clear" w:color="auto" w:fill="auto"/>
          </w:tcPr>
          <w:p w14:paraId="032B19AB" w14:textId="77777777" w:rsidR="002C01CC" w:rsidRPr="009404BB" w:rsidRDefault="002C01CC" w:rsidP="008073D5">
            <w:pPr>
              <w:pStyle w:val="TableParagraph"/>
              <w:rPr>
                <w:sz w:val="20"/>
                <w:szCs w:val="20"/>
              </w:rPr>
            </w:pPr>
          </w:p>
        </w:tc>
        <w:tc>
          <w:tcPr>
            <w:tcW w:w="540" w:type="dxa"/>
            <w:shd w:val="clear" w:color="auto" w:fill="D6E3BC" w:themeFill="accent3" w:themeFillTint="66"/>
          </w:tcPr>
          <w:p w14:paraId="27846C0C" w14:textId="77777777" w:rsidR="002C01CC" w:rsidRPr="009404BB" w:rsidRDefault="002C01CC" w:rsidP="008073D5">
            <w:pPr>
              <w:pStyle w:val="TableParagraph"/>
              <w:rPr>
                <w:sz w:val="20"/>
                <w:szCs w:val="20"/>
              </w:rPr>
            </w:pPr>
          </w:p>
        </w:tc>
        <w:tc>
          <w:tcPr>
            <w:tcW w:w="480" w:type="dxa"/>
            <w:shd w:val="clear" w:color="auto" w:fill="D6E3BC" w:themeFill="accent3" w:themeFillTint="66"/>
          </w:tcPr>
          <w:p w14:paraId="1E31C14F" w14:textId="77777777" w:rsidR="002C01CC" w:rsidRPr="009404BB" w:rsidRDefault="002C01CC" w:rsidP="008073D5">
            <w:pPr>
              <w:pStyle w:val="TableParagraph"/>
              <w:rPr>
                <w:sz w:val="20"/>
                <w:szCs w:val="20"/>
              </w:rPr>
            </w:pPr>
          </w:p>
        </w:tc>
        <w:tc>
          <w:tcPr>
            <w:tcW w:w="509" w:type="dxa"/>
            <w:shd w:val="clear" w:color="auto" w:fill="D6E3BC" w:themeFill="accent3" w:themeFillTint="66"/>
          </w:tcPr>
          <w:p w14:paraId="75D1BFF9" w14:textId="77777777" w:rsidR="002C01CC" w:rsidRPr="009404BB" w:rsidRDefault="002C01CC" w:rsidP="008073D5">
            <w:pPr>
              <w:pStyle w:val="TableParagraph"/>
              <w:rPr>
                <w:sz w:val="20"/>
                <w:szCs w:val="20"/>
              </w:rPr>
            </w:pPr>
          </w:p>
        </w:tc>
        <w:tc>
          <w:tcPr>
            <w:tcW w:w="557" w:type="dxa"/>
          </w:tcPr>
          <w:p w14:paraId="0ABEB037" w14:textId="77777777" w:rsidR="002C01CC" w:rsidRPr="009404BB" w:rsidRDefault="002C01CC" w:rsidP="008073D5">
            <w:pPr>
              <w:pStyle w:val="TableParagraph"/>
              <w:rPr>
                <w:sz w:val="20"/>
                <w:szCs w:val="20"/>
              </w:rPr>
            </w:pPr>
          </w:p>
        </w:tc>
        <w:tc>
          <w:tcPr>
            <w:tcW w:w="523" w:type="dxa"/>
          </w:tcPr>
          <w:p w14:paraId="507AF217" w14:textId="77777777" w:rsidR="002C01CC" w:rsidRPr="009404BB" w:rsidRDefault="002C01CC" w:rsidP="008073D5">
            <w:pPr>
              <w:pStyle w:val="TableParagraph"/>
              <w:rPr>
                <w:sz w:val="20"/>
                <w:szCs w:val="20"/>
              </w:rPr>
            </w:pPr>
          </w:p>
        </w:tc>
        <w:tc>
          <w:tcPr>
            <w:tcW w:w="585" w:type="dxa"/>
          </w:tcPr>
          <w:p w14:paraId="17A63A78" w14:textId="77777777" w:rsidR="002C01CC" w:rsidRPr="009404BB" w:rsidRDefault="002C01CC" w:rsidP="008073D5">
            <w:pPr>
              <w:pStyle w:val="TableParagraph"/>
              <w:rPr>
                <w:sz w:val="20"/>
                <w:szCs w:val="20"/>
              </w:rPr>
            </w:pPr>
          </w:p>
        </w:tc>
      </w:tr>
      <w:tr w:rsidR="002C01CC" w:rsidRPr="009404BB" w14:paraId="384D2CFA" w14:textId="77777777" w:rsidTr="002C01CC">
        <w:trPr>
          <w:trHeight w:val="889"/>
          <w:jc w:val="center"/>
        </w:trPr>
        <w:tc>
          <w:tcPr>
            <w:tcW w:w="1140" w:type="dxa"/>
          </w:tcPr>
          <w:p w14:paraId="145397E7" w14:textId="77777777" w:rsidR="002C01CC" w:rsidRPr="009404BB" w:rsidRDefault="002C01CC" w:rsidP="008073D5">
            <w:pPr>
              <w:pStyle w:val="TableParagraph"/>
              <w:spacing w:before="98"/>
              <w:ind w:left="98" w:right="189"/>
              <w:jc w:val="center"/>
              <w:rPr>
                <w:sz w:val="20"/>
                <w:szCs w:val="20"/>
              </w:rPr>
            </w:pPr>
            <w:r w:rsidRPr="009404BB">
              <w:rPr>
                <w:spacing w:val="-2"/>
                <w:sz w:val="20"/>
                <w:szCs w:val="20"/>
              </w:rPr>
              <w:t>Menguji Kinerja Model</w:t>
            </w:r>
          </w:p>
        </w:tc>
        <w:tc>
          <w:tcPr>
            <w:tcW w:w="509" w:type="dxa"/>
          </w:tcPr>
          <w:p w14:paraId="65F73622" w14:textId="77777777" w:rsidR="002C01CC" w:rsidRPr="009404BB" w:rsidRDefault="002C01CC" w:rsidP="008073D5">
            <w:pPr>
              <w:pStyle w:val="TableParagraph"/>
              <w:rPr>
                <w:sz w:val="20"/>
                <w:szCs w:val="20"/>
              </w:rPr>
            </w:pPr>
          </w:p>
        </w:tc>
        <w:tc>
          <w:tcPr>
            <w:tcW w:w="511" w:type="dxa"/>
          </w:tcPr>
          <w:p w14:paraId="57E49F8D" w14:textId="77777777" w:rsidR="002C01CC" w:rsidRPr="009404BB" w:rsidRDefault="002C01CC" w:rsidP="008073D5">
            <w:pPr>
              <w:pStyle w:val="TableParagraph"/>
              <w:rPr>
                <w:sz w:val="20"/>
                <w:szCs w:val="20"/>
              </w:rPr>
            </w:pPr>
          </w:p>
        </w:tc>
        <w:tc>
          <w:tcPr>
            <w:tcW w:w="554" w:type="dxa"/>
            <w:shd w:val="clear" w:color="auto" w:fill="auto"/>
          </w:tcPr>
          <w:p w14:paraId="78C9BEF5" w14:textId="77777777" w:rsidR="002C01CC" w:rsidRPr="009404BB" w:rsidRDefault="002C01CC" w:rsidP="008073D5">
            <w:pPr>
              <w:pStyle w:val="TableParagraph"/>
              <w:rPr>
                <w:sz w:val="20"/>
                <w:szCs w:val="20"/>
              </w:rPr>
            </w:pPr>
          </w:p>
        </w:tc>
        <w:tc>
          <w:tcPr>
            <w:tcW w:w="540" w:type="dxa"/>
            <w:shd w:val="clear" w:color="auto" w:fill="auto"/>
          </w:tcPr>
          <w:p w14:paraId="6EAFBBEE" w14:textId="77777777" w:rsidR="002C01CC" w:rsidRPr="009404BB" w:rsidRDefault="002C01CC" w:rsidP="008073D5">
            <w:pPr>
              <w:pStyle w:val="TableParagraph"/>
              <w:rPr>
                <w:sz w:val="20"/>
                <w:szCs w:val="20"/>
              </w:rPr>
            </w:pPr>
          </w:p>
        </w:tc>
        <w:tc>
          <w:tcPr>
            <w:tcW w:w="480" w:type="dxa"/>
          </w:tcPr>
          <w:p w14:paraId="66C98E46" w14:textId="77777777" w:rsidR="002C01CC" w:rsidRPr="009404BB" w:rsidRDefault="002C01CC" w:rsidP="008073D5">
            <w:pPr>
              <w:pStyle w:val="TableParagraph"/>
              <w:rPr>
                <w:sz w:val="20"/>
                <w:szCs w:val="20"/>
              </w:rPr>
            </w:pPr>
          </w:p>
        </w:tc>
        <w:tc>
          <w:tcPr>
            <w:tcW w:w="509" w:type="dxa"/>
            <w:shd w:val="clear" w:color="auto" w:fill="C2D69B" w:themeFill="accent3" w:themeFillTint="99"/>
          </w:tcPr>
          <w:p w14:paraId="5D63F429" w14:textId="77777777" w:rsidR="002C01CC" w:rsidRPr="009404BB" w:rsidRDefault="002C01CC" w:rsidP="008073D5">
            <w:pPr>
              <w:pStyle w:val="TableParagraph"/>
              <w:rPr>
                <w:sz w:val="20"/>
                <w:szCs w:val="20"/>
              </w:rPr>
            </w:pPr>
          </w:p>
        </w:tc>
        <w:tc>
          <w:tcPr>
            <w:tcW w:w="557" w:type="dxa"/>
            <w:shd w:val="clear" w:color="auto" w:fill="C2D69B" w:themeFill="accent3" w:themeFillTint="99"/>
          </w:tcPr>
          <w:p w14:paraId="5E9AB5D7" w14:textId="77777777" w:rsidR="002C01CC" w:rsidRPr="009404BB" w:rsidRDefault="002C01CC" w:rsidP="008073D5">
            <w:pPr>
              <w:pStyle w:val="TableParagraph"/>
              <w:rPr>
                <w:sz w:val="20"/>
                <w:szCs w:val="20"/>
              </w:rPr>
            </w:pPr>
          </w:p>
        </w:tc>
        <w:tc>
          <w:tcPr>
            <w:tcW w:w="523" w:type="dxa"/>
          </w:tcPr>
          <w:p w14:paraId="703ED6FD" w14:textId="77777777" w:rsidR="002C01CC" w:rsidRPr="009404BB" w:rsidRDefault="002C01CC" w:rsidP="008073D5">
            <w:pPr>
              <w:pStyle w:val="TableParagraph"/>
              <w:rPr>
                <w:sz w:val="20"/>
                <w:szCs w:val="20"/>
              </w:rPr>
            </w:pPr>
          </w:p>
        </w:tc>
        <w:tc>
          <w:tcPr>
            <w:tcW w:w="585" w:type="dxa"/>
          </w:tcPr>
          <w:p w14:paraId="35CA989A" w14:textId="77777777" w:rsidR="002C01CC" w:rsidRPr="009404BB" w:rsidRDefault="002C01CC" w:rsidP="008073D5">
            <w:pPr>
              <w:pStyle w:val="TableParagraph"/>
              <w:rPr>
                <w:sz w:val="20"/>
                <w:szCs w:val="20"/>
              </w:rPr>
            </w:pPr>
          </w:p>
        </w:tc>
      </w:tr>
      <w:tr w:rsidR="002C01CC" w:rsidRPr="009404BB" w14:paraId="00118D64" w14:textId="77777777" w:rsidTr="002C01CC">
        <w:trPr>
          <w:trHeight w:val="889"/>
          <w:jc w:val="center"/>
        </w:trPr>
        <w:tc>
          <w:tcPr>
            <w:tcW w:w="1140" w:type="dxa"/>
          </w:tcPr>
          <w:p w14:paraId="03C35548" w14:textId="77777777" w:rsidR="002C01CC" w:rsidRPr="009404BB" w:rsidRDefault="002C01CC" w:rsidP="008073D5">
            <w:pPr>
              <w:pStyle w:val="TableParagraph"/>
              <w:spacing w:before="98"/>
              <w:ind w:left="98" w:right="189"/>
              <w:jc w:val="center"/>
              <w:rPr>
                <w:sz w:val="20"/>
                <w:szCs w:val="20"/>
              </w:rPr>
            </w:pPr>
            <w:r w:rsidRPr="009404BB">
              <w:rPr>
                <w:spacing w:val="-2"/>
                <w:sz w:val="20"/>
                <w:szCs w:val="20"/>
              </w:rPr>
              <w:t>Perbaikan Kinerja Model</w:t>
            </w:r>
          </w:p>
        </w:tc>
        <w:tc>
          <w:tcPr>
            <w:tcW w:w="509" w:type="dxa"/>
          </w:tcPr>
          <w:p w14:paraId="77AB5231" w14:textId="77777777" w:rsidR="002C01CC" w:rsidRPr="009404BB" w:rsidRDefault="002C01CC" w:rsidP="008073D5">
            <w:pPr>
              <w:pStyle w:val="TableParagraph"/>
              <w:rPr>
                <w:sz w:val="20"/>
                <w:szCs w:val="20"/>
              </w:rPr>
            </w:pPr>
          </w:p>
        </w:tc>
        <w:tc>
          <w:tcPr>
            <w:tcW w:w="511" w:type="dxa"/>
          </w:tcPr>
          <w:p w14:paraId="027D13FF" w14:textId="77777777" w:rsidR="002C01CC" w:rsidRPr="009404BB" w:rsidRDefault="002C01CC" w:rsidP="008073D5">
            <w:pPr>
              <w:pStyle w:val="TableParagraph"/>
              <w:rPr>
                <w:sz w:val="20"/>
                <w:szCs w:val="20"/>
              </w:rPr>
            </w:pPr>
          </w:p>
        </w:tc>
        <w:tc>
          <w:tcPr>
            <w:tcW w:w="554" w:type="dxa"/>
          </w:tcPr>
          <w:p w14:paraId="1374CA39" w14:textId="77777777" w:rsidR="002C01CC" w:rsidRPr="009404BB" w:rsidRDefault="002C01CC" w:rsidP="008073D5">
            <w:pPr>
              <w:pStyle w:val="TableParagraph"/>
              <w:rPr>
                <w:sz w:val="20"/>
                <w:szCs w:val="20"/>
              </w:rPr>
            </w:pPr>
          </w:p>
        </w:tc>
        <w:tc>
          <w:tcPr>
            <w:tcW w:w="540" w:type="dxa"/>
          </w:tcPr>
          <w:p w14:paraId="027EA31D" w14:textId="77777777" w:rsidR="002C01CC" w:rsidRPr="009404BB" w:rsidRDefault="002C01CC" w:rsidP="008073D5">
            <w:pPr>
              <w:pStyle w:val="TableParagraph"/>
              <w:rPr>
                <w:sz w:val="20"/>
                <w:szCs w:val="20"/>
              </w:rPr>
            </w:pPr>
          </w:p>
        </w:tc>
        <w:tc>
          <w:tcPr>
            <w:tcW w:w="480" w:type="dxa"/>
            <w:shd w:val="clear" w:color="auto" w:fill="auto"/>
          </w:tcPr>
          <w:p w14:paraId="4F442EB4" w14:textId="77777777" w:rsidR="002C01CC" w:rsidRPr="009404BB" w:rsidRDefault="002C01CC" w:rsidP="008073D5">
            <w:pPr>
              <w:pStyle w:val="TableParagraph"/>
              <w:rPr>
                <w:sz w:val="20"/>
                <w:szCs w:val="20"/>
              </w:rPr>
            </w:pPr>
          </w:p>
        </w:tc>
        <w:tc>
          <w:tcPr>
            <w:tcW w:w="509" w:type="dxa"/>
          </w:tcPr>
          <w:p w14:paraId="05C09ED1" w14:textId="77777777" w:rsidR="002C01CC" w:rsidRPr="009404BB" w:rsidRDefault="002C01CC" w:rsidP="008073D5">
            <w:pPr>
              <w:pStyle w:val="TableParagraph"/>
              <w:rPr>
                <w:sz w:val="20"/>
                <w:szCs w:val="20"/>
              </w:rPr>
            </w:pPr>
          </w:p>
        </w:tc>
        <w:tc>
          <w:tcPr>
            <w:tcW w:w="557" w:type="dxa"/>
            <w:shd w:val="clear" w:color="auto" w:fill="FBD4B4" w:themeFill="accent6" w:themeFillTint="66"/>
          </w:tcPr>
          <w:p w14:paraId="49995FDD" w14:textId="77777777" w:rsidR="002C01CC" w:rsidRPr="009404BB" w:rsidRDefault="002C01CC" w:rsidP="008073D5">
            <w:pPr>
              <w:pStyle w:val="TableParagraph"/>
              <w:rPr>
                <w:sz w:val="20"/>
                <w:szCs w:val="20"/>
              </w:rPr>
            </w:pPr>
          </w:p>
        </w:tc>
        <w:tc>
          <w:tcPr>
            <w:tcW w:w="523" w:type="dxa"/>
          </w:tcPr>
          <w:p w14:paraId="1BFF7402" w14:textId="77777777" w:rsidR="002C01CC" w:rsidRPr="009404BB" w:rsidRDefault="002C01CC" w:rsidP="008073D5">
            <w:pPr>
              <w:pStyle w:val="TableParagraph"/>
              <w:rPr>
                <w:sz w:val="20"/>
                <w:szCs w:val="20"/>
              </w:rPr>
            </w:pPr>
          </w:p>
        </w:tc>
        <w:tc>
          <w:tcPr>
            <w:tcW w:w="585" w:type="dxa"/>
          </w:tcPr>
          <w:p w14:paraId="32123895" w14:textId="77777777" w:rsidR="002C01CC" w:rsidRPr="009404BB" w:rsidRDefault="002C01CC" w:rsidP="008073D5">
            <w:pPr>
              <w:pStyle w:val="TableParagraph"/>
              <w:rPr>
                <w:sz w:val="20"/>
                <w:szCs w:val="20"/>
              </w:rPr>
            </w:pPr>
          </w:p>
        </w:tc>
      </w:tr>
      <w:tr w:rsidR="002C01CC" w:rsidRPr="009404BB" w14:paraId="68BFA9F5" w14:textId="77777777" w:rsidTr="002C01CC">
        <w:trPr>
          <w:trHeight w:val="661"/>
          <w:jc w:val="center"/>
        </w:trPr>
        <w:tc>
          <w:tcPr>
            <w:tcW w:w="1140" w:type="dxa"/>
          </w:tcPr>
          <w:p w14:paraId="3C69DFF6" w14:textId="77777777" w:rsidR="002C01CC" w:rsidRPr="009404BB" w:rsidRDefault="002C01CC" w:rsidP="008073D5">
            <w:pPr>
              <w:pStyle w:val="TableParagraph"/>
              <w:spacing w:before="98"/>
              <w:ind w:left="98" w:right="224"/>
              <w:jc w:val="center"/>
              <w:rPr>
                <w:sz w:val="20"/>
                <w:szCs w:val="20"/>
              </w:rPr>
            </w:pPr>
            <w:r w:rsidRPr="009404BB">
              <w:rPr>
                <w:spacing w:val="-2"/>
                <w:sz w:val="20"/>
                <w:szCs w:val="20"/>
              </w:rPr>
              <w:t xml:space="preserve">Menentukan </w:t>
            </w:r>
            <w:proofErr w:type="spellStart"/>
            <w:r w:rsidRPr="009404BB">
              <w:rPr>
                <w:spacing w:val="-2"/>
                <w:sz w:val="20"/>
                <w:szCs w:val="20"/>
              </w:rPr>
              <w:t>Backend</w:t>
            </w:r>
            <w:proofErr w:type="spellEnd"/>
          </w:p>
        </w:tc>
        <w:tc>
          <w:tcPr>
            <w:tcW w:w="509" w:type="dxa"/>
          </w:tcPr>
          <w:p w14:paraId="44C1C7C5" w14:textId="77777777" w:rsidR="002C01CC" w:rsidRPr="009404BB" w:rsidRDefault="002C01CC" w:rsidP="008073D5">
            <w:pPr>
              <w:pStyle w:val="TableParagraph"/>
              <w:rPr>
                <w:sz w:val="20"/>
                <w:szCs w:val="20"/>
              </w:rPr>
            </w:pPr>
          </w:p>
        </w:tc>
        <w:tc>
          <w:tcPr>
            <w:tcW w:w="511" w:type="dxa"/>
          </w:tcPr>
          <w:p w14:paraId="5919AB27" w14:textId="77777777" w:rsidR="002C01CC" w:rsidRPr="009404BB" w:rsidRDefault="002C01CC" w:rsidP="008073D5">
            <w:pPr>
              <w:pStyle w:val="TableParagraph"/>
              <w:rPr>
                <w:sz w:val="20"/>
                <w:szCs w:val="20"/>
              </w:rPr>
            </w:pPr>
          </w:p>
        </w:tc>
        <w:tc>
          <w:tcPr>
            <w:tcW w:w="554" w:type="dxa"/>
          </w:tcPr>
          <w:p w14:paraId="48C7E829" w14:textId="77777777" w:rsidR="002C01CC" w:rsidRPr="009404BB" w:rsidRDefault="002C01CC" w:rsidP="008073D5">
            <w:pPr>
              <w:pStyle w:val="TableParagraph"/>
              <w:rPr>
                <w:sz w:val="20"/>
                <w:szCs w:val="20"/>
              </w:rPr>
            </w:pPr>
          </w:p>
        </w:tc>
        <w:tc>
          <w:tcPr>
            <w:tcW w:w="540" w:type="dxa"/>
          </w:tcPr>
          <w:p w14:paraId="38224370" w14:textId="77777777" w:rsidR="002C01CC" w:rsidRPr="009404BB" w:rsidRDefault="002C01CC" w:rsidP="008073D5">
            <w:pPr>
              <w:pStyle w:val="TableParagraph"/>
              <w:rPr>
                <w:sz w:val="20"/>
                <w:szCs w:val="20"/>
              </w:rPr>
            </w:pPr>
          </w:p>
        </w:tc>
        <w:tc>
          <w:tcPr>
            <w:tcW w:w="480" w:type="dxa"/>
            <w:shd w:val="clear" w:color="auto" w:fill="auto"/>
          </w:tcPr>
          <w:p w14:paraId="1581F1A9" w14:textId="77777777" w:rsidR="002C01CC" w:rsidRPr="009404BB" w:rsidRDefault="002C01CC" w:rsidP="008073D5">
            <w:pPr>
              <w:pStyle w:val="TableParagraph"/>
              <w:rPr>
                <w:sz w:val="20"/>
                <w:szCs w:val="20"/>
              </w:rPr>
            </w:pPr>
          </w:p>
        </w:tc>
        <w:tc>
          <w:tcPr>
            <w:tcW w:w="509" w:type="dxa"/>
            <w:shd w:val="clear" w:color="auto" w:fill="auto"/>
          </w:tcPr>
          <w:p w14:paraId="3520AF4C" w14:textId="77777777" w:rsidR="002C01CC" w:rsidRPr="009404BB" w:rsidRDefault="002C01CC" w:rsidP="008073D5">
            <w:pPr>
              <w:pStyle w:val="TableParagraph"/>
              <w:rPr>
                <w:sz w:val="20"/>
                <w:szCs w:val="20"/>
              </w:rPr>
            </w:pPr>
          </w:p>
        </w:tc>
        <w:tc>
          <w:tcPr>
            <w:tcW w:w="557" w:type="dxa"/>
            <w:shd w:val="clear" w:color="auto" w:fill="D99594" w:themeFill="accent2" w:themeFillTint="99"/>
          </w:tcPr>
          <w:p w14:paraId="41F1B45A" w14:textId="77777777" w:rsidR="002C01CC" w:rsidRPr="009404BB" w:rsidRDefault="002C01CC" w:rsidP="008073D5">
            <w:pPr>
              <w:pStyle w:val="TableParagraph"/>
              <w:rPr>
                <w:sz w:val="20"/>
                <w:szCs w:val="20"/>
              </w:rPr>
            </w:pPr>
          </w:p>
        </w:tc>
        <w:tc>
          <w:tcPr>
            <w:tcW w:w="523" w:type="dxa"/>
          </w:tcPr>
          <w:p w14:paraId="70A0ADF2" w14:textId="77777777" w:rsidR="002C01CC" w:rsidRPr="009404BB" w:rsidRDefault="002C01CC" w:rsidP="008073D5">
            <w:pPr>
              <w:pStyle w:val="TableParagraph"/>
              <w:rPr>
                <w:sz w:val="20"/>
                <w:szCs w:val="20"/>
              </w:rPr>
            </w:pPr>
          </w:p>
        </w:tc>
        <w:tc>
          <w:tcPr>
            <w:tcW w:w="585" w:type="dxa"/>
          </w:tcPr>
          <w:p w14:paraId="5F3E012B" w14:textId="77777777" w:rsidR="002C01CC" w:rsidRPr="009404BB" w:rsidRDefault="002C01CC" w:rsidP="008073D5">
            <w:pPr>
              <w:pStyle w:val="TableParagraph"/>
              <w:rPr>
                <w:sz w:val="20"/>
                <w:szCs w:val="20"/>
              </w:rPr>
            </w:pPr>
          </w:p>
        </w:tc>
      </w:tr>
      <w:tr w:rsidR="002C01CC" w:rsidRPr="009404BB" w14:paraId="4982E8C0" w14:textId="77777777" w:rsidTr="002C01CC">
        <w:trPr>
          <w:trHeight w:val="889"/>
          <w:jc w:val="center"/>
        </w:trPr>
        <w:tc>
          <w:tcPr>
            <w:tcW w:w="1140" w:type="dxa"/>
          </w:tcPr>
          <w:p w14:paraId="1BE805F4" w14:textId="77777777" w:rsidR="002C01CC" w:rsidRPr="009404BB" w:rsidRDefault="002C01CC" w:rsidP="008073D5">
            <w:pPr>
              <w:pStyle w:val="TableParagraph"/>
              <w:spacing w:before="98"/>
              <w:ind w:left="98" w:right="94"/>
              <w:jc w:val="center"/>
              <w:rPr>
                <w:sz w:val="20"/>
                <w:szCs w:val="20"/>
              </w:rPr>
            </w:pPr>
            <w:r w:rsidRPr="009404BB">
              <w:rPr>
                <w:spacing w:val="-2"/>
                <w:sz w:val="20"/>
                <w:szCs w:val="20"/>
              </w:rPr>
              <w:lastRenderedPageBreak/>
              <w:t>Pengembangan tampilan UI/UX</w:t>
            </w:r>
          </w:p>
        </w:tc>
        <w:tc>
          <w:tcPr>
            <w:tcW w:w="509" w:type="dxa"/>
          </w:tcPr>
          <w:p w14:paraId="2F393556" w14:textId="77777777" w:rsidR="002C01CC" w:rsidRPr="009404BB" w:rsidRDefault="002C01CC" w:rsidP="008073D5">
            <w:pPr>
              <w:pStyle w:val="TableParagraph"/>
              <w:rPr>
                <w:sz w:val="20"/>
                <w:szCs w:val="20"/>
              </w:rPr>
            </w:pPr>
          </w:p>
        </w:tc>
        <w:tc>
          <w:tcPr>
            <w:tcW w:w="511" w:type="dxa"/>
          </w:tcPr>
          <w:p w14:paraId="40BFF9F6" w14:textId="77777777" w:rsidR="002C01CC" w:rsidRPr="009404BB" w:rsidRDefault="002C01CC" w:rsidP="008073D5">
            <w:pPr>
              <w:pStyle w:val="TableParagraph"/>
              <w:rPr>
                <w:sz w:val="20"/>
                <w:szCs w:val="20"/>
              </w:rPr>
            </w:pPr>
          </w:p>
        </w:tc>
        <w:tc>
          <w:tcPr>
            <w:tcW w:w="554" w:type="dxa"/>
          </w:tcPr>
          <w:p w14:paraId="1FE5246A" w14:textId="77777777" w:rsidR="002C01CC" w:rsidRPr="009404BB" w:rsidRDefault="002C01CC" w:rsidP="008073D5">
            <w:pPr>
              <w:pStyle w:val="TableParagraph"/>
              <w:rPr>
                <w:sz w:val="20"/>
                <w:szCs w:val="20"/>
              </w:rPr>
            </w:pPr>
          </w:p>
        </w:tc>
        <w:tc>
          <w:tcPr>
            <w:tcW w:w="540" w:type="dxa"/>
          </w:tcPr>
          <w:p w14:paraId="34B2CC60" w14:textId="77777777" w:rsidR="002C01CC" w:rsidRPr="009404BB" w:rsidRDefault="002C01CC" w:rsidP="008073D5">
            <w:pPr>
              <w:pStyle w:val="TableParagraph"/>
              <w:rPr>
                <w:sz w:val="20"/>
                <w:szCs w:val="20"/>
              </w:rPr>
            </w:pPr>
          </w:p>
        </w:tc>
        <w:tc>
          <w:tcPr>
            <w:tcW w:w="480" w:type="dxa"/>
            <w:shd w:val="clear" w:color="auto" w:fill="auto"/>
          </w:tcPr>
          <w:p w14:paraId="4A575EDC" w14:textId="77777777" w:rsidR="002C01CC" w:rsidRPr="009404BB" w:rsidRDefault="002C01CC" w:rsidP="008073D5">
            <w:pPr>
              <w:pStyle w:val="TableParagraph"/>
              <w:rPr>
                <w:sz w:val="20"/>
                <w:szCs w:val="20"/>
              </w:rPr>
            </w:pPr>
          </w:p>
        </w:tc>
        <w:tc>
          <w:tcPr>
            <w:tcW w:w="509" w:type="dxa"/>
            <w:shd w:val="clear" w:color="auto" w:fill="auto"/>
          </w:tcPr>
          <w:p w14:paraId="14DEEB8D" w14:textId="77777777" w:rsidR="002C01CC" w:rsidRPr="009404BB" w:rsidRDefault="002C01CC" w:rsidP="008073D5">
            <w:pPr>
              <w:pStyle w:val="TableParagraph"/>
              <w:rPr>
                <w:sz w:val="20"/>
                <w:szCs w:val="20"/>
              </w:rPr>
            </w:pPr>
          </w:p>
        </w:tc>
        <w:tc>
          <w:tcPr>
            <w:tcW w:w="557" w:type="dxa"/>
          </w:tcPr>
          <w:p w14:paraId="46FF3A97" w14:textId="77777777" w:rsidR="002C01CC" w:rsidRPr="009404BB" w:rsidRDefault="002C01CC" w:rsidP="008073D5">
            <w:pPr>
              <w:pStyle w:val="TableParagraph"/>
              <w:rPr>
                <w:sz w:val="20"/>
                <w:szCs w:val="20"/>
              </w:rPr>
            </w:pPr>
          </w:p>
        </w:tc>
        <w:tc>
          <w:tcPr>
            <w:tcW w:w="523" w:type="dxa"/>
            <w:shd w:val="clear" w:color="auto" w:fill="D99594" w:themeFill="accent2" w:themeFillTint="99"/>
          </w:tcPr>
          <w:p w14:paraId="48779FCD"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303A595C" w14:textId="77777777" w:rsidR="002C01CC" w:rsidRPr="009404BB" w:rsidRDefault="002C01CC" w:rsidP="008073D5">
            <w:pPr>
              <w:pStyle w:val="TableParagraph"/>
              <w:rPr>
                <w:sz w:val="20"/>
                <w:szCs w:val="20"/>
              </w:rPr>
            </w:pPr>
          </w:p>
        </w:tc>
      </w:tr>
      <w:tr w:rsidR="002C01CC" w:rsidRPr="009404BB" w14:paraId="756BA010" w14:textId="77777777" w:rsidTr="002C01CC">
        <w:trPr>
          <w:trHeight w:val="887"/>
          <w:jc w:val="center"/>
        </w:trPr>
        <w:tc>
          <w:tcPr>
            <w:tcW w:w="1140" w:type="dxa"/>
          </w:tcPr>
          <w:p w14:paraId="3E27EEC8" w14:textId="77777777" w:rsidR="002C01CC" w:rsidRPr="009404BB" w:rsidRDefault="002C01CC" w:rsidP="008073D5">
            <w:pPr>
              <w:pStyle w:val="TableParagraph"/>
              <w:spacing w:before="96"/>
              <w:ind w:left="98" w:right="135"/>
              <w:jc w:val="center"/>
              <w:rPr>
                <w:spacing w:val="-2"/>
                <w:sz w:val="20"/>
                <w:szCs w:val="20"/>
              </w:rPr>
            </w:pPr>
            <w:r w:rsidRPr="009404BB">
              <w:rPr>
                <w:spacing w:val="-2"/>
                <w:sz w:val="20"/>
                <w:szCs w:val="20"/>
              </w:rPr>
              <w:t>Integrasi</w:t>
            </w:r>
          </w:p>
          <w:p w14:paraId="1D00511D" w14:textId="77777777" w:rsidR="002C01CC" w:rsidRPr="009404BB" w:rsidRDefault="002C01CC" w:rsidP="008073D5">
            <w:pPr>
              <w:pStyle w:val="TableParagraph"/>
              <w:spacing w:before="96"/>
              <w:ind w:left="98" w:right="135"/>
              <w:jc w:val="center"/>
              <w:rPr>
                <w:sz w:val="20"/>
                <w:szCs w:val="20"/>
              </w:rPr>
            </w:pPr>
            <w:r w:rsidRPr="009404BB">
              <w:rPr>
                <w:spacing w:val="-2"/>
                <w:sz w:val="20"/>
                <w:szCs w:val="20"/>
              </w:rPr>
              <w:t>API</w:t>
            </w:r>
          </w:p>
        </w:tc>
        <w:tc>
          <w:tcPr>
            <w:tcW w:w="509" w:type="dxa"/>
          </w:tcPr>
          <w:p w14:paraId="303492F0" w14:textId="77777777" w:rsidR="002C01CC" w:rsidRPr="009404BB" w:rsidRDefault="002C01CC" w:rsidP="008073D5">
            <w:pPr>
              <w:pStyle w:val="TableParagraph"/>
              <w:rPr>
                <w:sz w:val="20"/>
                <w:szCs w:val="20"/>
              </w:rPr>
            </w:pPr>
          </w:p>
        </w:tc>
        <w:tc>
          <w:tcPr>
            <w:tcW w:w="511" w:type="dxa"/>
          </w:tcPr>
          <w:p w14:paraId="6BF5CD03" w14:textId="77777777" w:rsidR="002C01CC" w:rsidRPr="009404BB" w:rsidRDefault="002C01CC" w:rsidP="008073D5">
            <w:pPr>
              <w:pStyle w:val="TableParagraph"/>
              <w:rPr>
                <w:sz w:val="20"/>
                <w:szCs w:val="20"/>
              </w:rPr>
            </w:pPr>
          </w:p>
        </w:tc>
        <w:tc>
          <w:tcPr>
            <w:tcW w:w="554" w:type="dxa"/>
          </w:tcPr>
          <w:p w14:paraId="4FC6E566" w14:textId="77777777" w:rsidR="002C01CC" w:rsidRPr="009404BB" w:rsidRDefault="002C01CC" w:rsidP="008073D5">
            <w:pPr>
              <w:pStyle w:val="TableParagraph"/>
              <w:rPr>
                <w:sz w:val="20"/>
                <w:szCs w:val="20"/>
              </w:rPr>
            </w:pPr>
          </w:p>
        </w:tc>
        <w:tc>
          <w:tcPr>
            <w:tcW w:w="540" w:type="dxa"/>
          </w:tcPr>
          <w:p w14:paraId="1C5B56E5" w14:textId="77777777" w:rsidR="002C01CC" w:rsidRPr="009404BB" w:rsidRDefault="002C01CC" w:rsidP="008073D5">
            <w:pPr>
              <w:pStyle w:val="TableParagraph"/>
              <w:rPr>
                <w:sz w:val="20"/>
                <w:szCs w:val="20"/>
              </w:rPr>
            </w:pPr>
          </w:p>
        </w:tc>
        <w:tc>
          <w:tcPr>
            <w:tcW w:w="480" w:type="dxa"/>
            <w:shd w:val="clear" w:color="auto" w:fill="auto"/>
          </w:tcPr>
          <w:p w14:paraId="772144B0" w14:textId="77777777" w:rsidR="002C01CC" w:rsidRPr="009404BB" w:rsidRDefault="002C01CC" w:rsidP="008073D5">
            <w:pPr>
              <w:pStyle w:val="TableParagraph"/>
              <w:rPr>
                <w:sz w:val="20"/>
                <w:szCs w:val="20"/>
              </w:rPr>
            </w:pPr>
          </w:p>
        </w:tc>
        <w:tc>
          <w:tcPr>
            <w:tcW w:w="509" w:type="dxa"/>
            <w:shd w:val="clear" w:color="auto" w:fill="auto"/>
          </w:tcPr>
          <w:p w14:paraId="5255084D" w14:textId="77777777" w:rsidR="002C01CC" w:rsidRPr="009404BB" w:rsidRDefault="002C01CC" w:rsidP="008073D5">
            <w:pPr>
              <w:pStyle w:val="TableParagraph"/>
              <w:rPr>
                <w:sz w:val="20"/>
                <w:szCs w:val="20"/>
              </w:rPr>
            </w:pPr>
          </w:p>
        </w:tc>
        <w:tc>
          <w:tcPr>
            <w:tcW w:w="557" w:type="dxa"/>
          </w:tcPr>
          <w:p w14:paraId="232C4F43" w14:textId="77777777" w:rsidR="002C01CC" w:rsidRPr="009404BB" w:rsidRDefault="002C01CC" w:rsidP="008073D5">
            <w:pPr>
              <w:pStyle w:val="TableParagraph"/>
              <w:rPr>
                <w:sz w:val="20"/>
                <w:szCs w:val="20"/>
              </w:rPr>
            </w:pPr>
          </w:p>
        </w:tc>
        <w:tc>
          <w:tcPr>
            <w:tcW w:w="523" w:type="dxa"/>
            <w:shd w:val="clear" w:color="auto" w:fill="D99594" w:themeFill="accent2" w:themeFillTint="99"/>
          </w:tcPr>
          <w:p w14:paraId="75E97648"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186BAA29" w14:textId="77777777" w:rsidR="002C01CC" w:rsidRPr="009404BB" w:rsidRDefault="002C01CC" w:rsidP="008073D5">
            <w:pPr>
              <w:pStyle w:val="TableParagraph"/>
              <w:rPr>
                <w:sz w:val="20"/>
                <w:szCs w:val="20"/>
              </w:rPr>
            </w:pPr>
          </w:p>
        </w:tc>
      </w:tr>
      <w:tr w:rsidR="002C01CC" w:rsidRPr="009404BB" w14:paraId="32AD46E8" w14:textId="77777777" w:rsidTr="002C01CC">
        <w:trPr>
          <w:trHeight w:val="887"/>
          <w:jc w:val="center"/>
        </w:trPr>
        <w:tc>
          <w:tcPr>
            <w:tcW w:w="1140" w:type="dxa"/>
          </w:tcPr>
          <w:p w14:paraId="3CE8765B" w14:textId="77777777" w:rsidR="002C01CC" w:rsidRPr="009404BB" w:rsidRDefault="002C01CC" w:rsidP="008073D5">
            <w:pPr>
              <w:pStyle w:val="TableParagraph"/>
              <w:spacing w:before="96"/>
              <w:ind w:left="98" w:right="135"/>
              <w:jc w:val="center"/>
              <w:rPr>
                <w:spacing w:val="-2"/>
                <w:sz w:val="20"/>
                <w:szCs w:val="20"/>
              </w:rPr>
            </w:pPr>
            <w:r w:rsidRPr="009404BB">
              <w:rPr>
                <w:spacing w:val="-2"/>
                <w:sz w:val="20"/>
                <w:szCs w:val="20"/>
              </w:rPr>
              <w:t>Pastikan Kesiapan Infrastruktur</w:t>
            </w:r>
          </w:p>
        </w:tc>
        <w:tc>
          <w:tcPr>
            <w:tcW w:w="509" w:type="dxa"/>
          </w:tcPr>
          <w:p w14:paraId="3D11544E" w14:textId="77777777" w:rsidR="002C01CC" w:rsidRPr="009404BB" w:rsidRDefault="002C01CC" w:rsidP="008073D5">
            <w:pPr>
              <w:pStyle w:val="TableParagraph"/>
              <w:rPr>
                <w:sz w:val="20"/>
                <w:szCs w:val="20"/>
              </w:rPr>
            </w:pPr>
          </w:p>
        </w:tc>
        <w:tc>
          <w:tcPr>
            <w:tcW w:w="511" w:type="dxa"/>
          </w:tcPr>
          <w:p w14:paraId="5CDC069B" w14:textId="77777777" w:rsidR="002C01CC" w:rsidRPr="009404BB" w:rsidRDefault="002C01CC" w:rsidP="008073D5">
            <w:pPr>
              <w:pStyle w:val="TableParagraph"/>
              <w:rPr>
                <w:sz w:val="20"/>
                <w:szCs w:val="20"/>
              </w:rPr>
            </w:pPr>
          </w:p>
        </w:tc>
        <w:tc>
          <w:tcPr>
            <w:tcW w:w="554" w:type="dxa"/>
          </w:tcPr>
          <w:p w14:paraId="7FF65314" w14:textId="77777777" w:rsidR="002C01CC" w:rsidRPr="009404BB" w:rsidRDefault="002C01CC" w:rsidP="008073D5">
            <w:pPr>
              <w:pStyle w:val="TableParagraph"/>
              <w:rPr>
                <w:sz w:val="20"/>
                <w:szCs w:val="20"/>
              </w:rPr>
            </w:pPr>
          </w:p>
        </w:tc>
        <w:tc>
          <w:tcPr>
            <w:tcW w:w="540" w:type="dxa"/>
          </w:tcPr>
          <w:p w14:paraId="27DE2040" w14:textId="77777777" w:rsidR="002C01CC" w:rsidRPr="009404BB" w:rsidRDefault="002C01CC" w:rsidP="008073D5">
            <w:pPr>
              <w:pStyle w:val="TableParagraph"/>
              <w:rPr>
                <w:sz w:val="20"/>
                <w:szCs w:val="20"/>
              </w:rPr>
            </w:pPr>
          </w:p>
        </w:tc>
        <w:tc>
          <w:tcPr>
            <w:tcW w:w="480" w:type="dxa"/>
            <w:shd w:val="clear" w:color="auto" w:fill="auto"/>
          </w:tcPr>
          <w:p w14:paraId="0F880601" w14:textId="77777777" w:rsidR="002C01CC" w:rsidRPr="009404BB" w:rsidRDefault="002C01CC" w:rsidP="008073D5">
            <w:pPr>
              <w:pStyle w:val="TableParagraph"/>
              <w:rPr>
                <w:sz w:val="20"/>
                <w:szCs w:val="20"/>
              </w:rPr>
            </w:pPr>
          </w:p>
        </w:tc>
        <w:tc>
          <w:tcPr>
            <w:tcW w:w="509" w:type="dxa"/>
            <w:shd w:val="clear" w:color="auto" w:fill="auto"/>
          </w:tcPr>
          <w:p w14:paraId="705B042A" w14:textId="77777777" w:rsidR="002C01CC" w:rsidRPr="009404BB" w:rsidRDefault="002C01CC" w:rsidP="008073D5">
            <w:pPr>
              <w:pStyle w:val="TableParagraph"/>
              <w:rPr>
                <w:sz w:val="20"/>
                <w:szCs w:val="20"/>
              </w:rPr>
            </w:pPr>
          </w:p>
        </w:tc>
        <w:tc>
          <w:tcPr>
            <w:tcW w:w="557" w:type="dxa"/>
          </w:tcPr>
          <w:p w14:paraId="6EBBBB1D" w14:textId="77777777" w:rsidR="002C01CC" w:rsidRPr="009404BB" w:rsidRDefault="002C01CC" w:rsidP="008073D5">
            <w:pPr>
              <w:pStyle w:val="TableParagraph"/>
              <w:rPr>
                <w:sz w:val="20"/>
                <w:szCs w:val="20"/>
              </w:rPr>
            </w:pPr>
          </w:p>
        </w:tc>
        <w:tc>
          <w:tcPr>
            <w:tcW w:w="523" w:type="dxa"/>
          </w:tcPr>
          <w:p w14:paraId="33062B1E"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0EB0E0D0" w14:textId="77777777" w:rsidR="002C01CC" w:rsidRPr="009404BB" w:rsidRDefault="002C01CC" w:rsidP="008073D5">
            <w:pPr>
              <w:pStyle w:val="TableParagraph"/>
              <w:rPr>
                <w:sz w:val="20"/>
                <w:szCs w:val="20"/>
              </w:rPr>
            </w:pPr>
          </w:p>
        </w:tc>
      </w:tr>
      <w:tr w:rsidR="002C01CC" w:rsidRPr="009404BB" w14:paraId="083B1531" w14:textId="77777777" w:rsidTr="002C01CC">
        <w:trPr>
          <w:trHeight w:val="887"/>
          <w:jc w:val="center"/>
        </w:trPr>
        <w:tc>
          <w:tcPr>
            <w:tcW w:w="1140" w:type="dxa"/>
          </w:tcPr>
          <w:p w14:paraId="3C8606BA" w14:textId="77777777" w:rsidR="002C01CC" w:rsidRPr="009404BB" w:rsidRDefault="002C01CC" w:rsidP="008073D5">
            <w:pPr>
              <w:pStyle w:val="TableParagraph"/>
              <w:spacing w:before="96"/>
              <w:ind w:left="98"/>
              <w:jc w:val="center"/>
              <w:rPr>
                <w:spacing w:val="-2"/>
                <w:sz w:val="20"/>
                <w:szCs w:val="20"/>
              </w:rPr>
            </w:pPr>
            <w:r w:rsidRPr="009404BB">
              <w:rPr>
                <w:spacing w:val="-2"/>
                <w:sz w:val="20"/>
                <w:szCs w:val="20"/>
              </w:rPr>
              <w:t>Melakukan Uji Coba Akhir</w:t>
            </w:r>
          </w:p>
        </w:tc>
        <w:tc>
          <w:tcPr>
            <w:tcW w:w="509" w:type="dxa"/>
          </w:tcPr>
          <w:p w14:paraId="7CBCDC3E" w14:textId="77777777" w:rsidR="002C01CC" w:rsidRPr="009404BB" w:rsidRDefault="002C01CC" w:rsidP="008073D5">
            <w:pPr>
              <w:pStyle w:val="TableParagraph"/>
              <w:rPr>
                <w:sz w:val="20"/>
                <w:szCs w:val="20"/>
              </w:rPr>
            </w:pPr>
          </w:p>
        </w:tc>
        <w:tc>
          <w:tcPr>
            <w:tcW w:w="511" w:type="dxa"/>
          </w:tcPr>
          <w:p w14:paraId="745A2C15" w14:textId="77777777" w:rsidR="002C01CC" w:rsidRPr="009404BB" w:rsidRDefault="002C01CC" w:rsidP="008073D5">
            <w:pPr>
              <w:pStyle w:val="TableParagraph"/>
              <w:rPr>
                <w:sz w:val="20"/>
                <w:szCs w:val="20"/>
              </w:rPr>
            </w:pPr>
          </w:p>
        </w:tc>
        <w:tc>
          <w:tcPr>
            <w:tcW w:w="554" w:type="dxa"/>
          </w:tcPr>
          <w:p w14:paraId="425A21AE" w14:textId="77777777" w:rsidR="002C01CC" w:rsidRPr="009404BB" w:rsidRDefault="002C01CC" w:rsidP="008073D5">
            <w:pPr>
              <w:pStyle w:val="TableParagraph"/>
              <w:rPr>
                <w:sz w:val="20"/>
                <w:szCs w:val="20"/>
              </w:rPr>
            </w:pPr>
          </w:p>
        </w:tc>
        <w:tc>
          <w:tcPr>
            <w:tcW w:w="540" w:type="dxa"/>
          </w:tcPr>
          <w:p w14:paraId="16CAFA63" w14:textId="77777777" w:rsidR="002C01CC" w:rsidRPr="009404BB" w:rsidRDefault="002C01CC" w:rsidP="008073D5">
            <w:pPr>
              <w:pStyle w:val="TableParagraph"/>
              <w:rPr>
                <w:sz w:val="20"/>
                <w:szCs w:val="20"/>
              </w:rPr>
            </w:pPr>
          </w:p>
        </w:tc>
        <w:tc>
          <w:tcPr>
            <w:tcW w:w="480" w:type="dxa"/>
            <w:shd w:val="clear" w:color="auto" w:fill="auto"/>
          </w:tcPr>
          <w:p w14:paraId="03F46A35" w14:textId="77777777" w:rsidR="002C01CC" w:rsidRPr="009404BB" w:rsidRDefault="002C01CC" w:rsidP="008073D5">
            <w:pPr>
              <w:pStyle w:val="TableParagraph"/>
              <w:rPr>
                <w:sz w:val="20"/>
                <w:szCs w:val="20"/>
              </w:rPr>
            </w:pPr>
          </w:p>
        </w:tc>
        <w:tc>
          <w:tcPr>
            <w:tcW w:w="509" w:type="dxa"/>
            <w:shd w:val="clear" w:color="auto" w:fill="auto"/>
          </w:tcPr>
          <w:p w14:paraId="529B163F" w14:textId="77777777" w:rsidR="002C01CC" w:rsidRPr="009404BB" w:rsidRDefault="002C01CC" w:rsidP="008073D5">
            <w:pPr>
              <w:pStyle w:val="TableParagraph"/>
              <w:rPr>
                <w:sz w:val="20"/>
                <w:szCs w:val="20"/>
              </w:rPr>
            </w:pPr>
          </w:p>
        </w:tc>
        <w:tc>
          <w:tcPr>
            <w:tcW w:w="557" w:type="dxa"/>
          </w:tcPr>
          <w:p w14:paraId="22B1420F" w14:textId="77777777" w:rsidR="002C01CC" w:rsidRPr="009404BB" w:rsidRDefault="002C01CC" w:rsidP="008073D5">
            <w:pPr>
              <w:pStyle w:val="TableParagraph"/>
              <w:rPr>
                <w:sz w:val="20"/>
                <w:szCs w:val="20"/>
              </w:rPr>
            </w:pPr>
          </w:p>
        </w:tc>
        <w:tc>
          <w:tcPr>
            <w:tcW w:w="523" w:type="dxa"/>
          </w:tcPr>
          <w:p w14:paraId="054004C2"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040328A6" w14:textId="77777777" w:rsidR="002C01CC" w:rsidRPr="009404BB" w:rsidRDefault="002C01CC" w:rsidP="008073D5">
            <w:pPr>
              <w:pStyle w:val="TableParagraph"/>
              <w:rPr>
                <w:sz w:val="20"/>
                <w:szCs w:val="20"/>
              </w:rPr>
            </w:pPr>
          </w:p>
        </w:tc>
      </w:tr>
    </w:tbl>
    <w:p w14:paraId="5DA8A4B5" w14:textId="77777777" w:rsidR="002C01CC" w:rsidRPr="009404BB" w:rsidRDefault="002C01CC" w:rsidP="002C01CC">
      <w:pPr>
        <w:spacing w:line="276" w:lineRule="auto"/>
        <w:ind w:right="461"/>
        <w:jc w:val="both"/>
        <w:rPr>
          <w:sz w:val="20"/>
          <w:szCs w:val="20"/>
        </w:rPr>
      </w:pPr>
    </w:p>
    <w:p w14:paraId="29C39E87"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5.1 BAGIAN YANG SUDAH DIKERJAKAN </w:t>
      </w:r>
    </w:p>
    <w:p w14:paraId="76796C81" w14:textId="24272A5C" w:rsidR="002C01CC" w:rsidRPr="009404BB" w:rsidRDefault="002C01CC" w:rsidP="0025234A">
      <w:pPr>
        <w:spacing w:line="276" w:lineRule="auto"/>
        <w:ind w:right="461" w:firstLine="284"/>
        <w:jc w:val="both"/>
        <w:rPr>
          <w:sz w:val="20"/>
          <w:szCs w:val="20"/>
        </w:rPr>
      </w:pPr>
      <w:r w:rsidRPr="009404BB">
        <w:rPr>
          <w:sz w:val="20"/>
          <w:szCs w:val="20"/>
        </w:rPr>
        <w:t xml:space="preserve">Pada </w:t>
      </w:r>
      <w:proofErr w:type="spellStart"/>
      <w:r w:rsidRPr="009404BB">
        <w:rPr>
          <w:sz w:val="20"/>
          <w:szCs w:val="20"/>
        </w:rPr>
        <w:t>Pada</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berhasil</w:t>
      </w:r>
      <w:proofErr w:type="spellEnd"/>
      <w:r w:rsidRPr="009404BB">
        <w:rPr>
          <w:sz w:val="20"/>
          <w:szCs w:val="20"/>
        </w:rPr>
        <w:t xml:space="preserve"> </w:t>
      </w:r>
      <w:proofErr w:type="spellStart"/>
      <w:r w:rsidRPr="009404BB">
        <w:rPr>
          <w:sz w:val="20"/>
          <w:szCs w:val="20"/>
        </w:rPr>
        <w:t>diselesaikan</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awal</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w:t>
      </w:r>
    </w:p>
    <w:p w14:paraId="2B448D65"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Analisis</w:t>
      </w:r>
      <w:proofErr w:type="spellEnd"/>
      <w:r w:rsidRPr="009404BB">
        <w:rPr>
          <w:b/>
          <w:bCs/>
          <w:sz w:val="20"/>
          <w:szCs w:val="20"/>
        </w:rPr>
        <w:t xml:space="preserve"> </w:t>
      </w:r>
      <w:proofErr w:type="spellStart"/>
      <w:r w:rsidRPr="009404BB">
        <w:rPr>
          <w:b/>
          <w:bCs/>
          <w:sz w:val="20"/>
          <w:szCs w:val="20"/>
        </w:rPr>
        <w:t>Kebutuhan</w:t>
      </w:r>
      <w:proofErr w:type="spellEnd"/>
      <w:r w:rsidRPr="009404BB">
        <w:rPr>
          <w:b/>
          <w:bCs/>
          <w:sz w:val="20"/>
          <w:szCs w:val="20"/>
        </w:rPr>
        <w:t xml:space="preserve"> User</w:t>
      </w:r>
    </w:p>
    <w:p w14:paraId="7FF13155" w14:textId="77777777" w:rsidR="002C01CC" w:rsidRPr="009404BB" w:rsidRDefault="002C01CC" w:rsidP="002C01CC">
      <w:pPr>
        <w:pStyle w:val="ListParagraph"/>
        <w:spacing w:line="276" w:lineRule="auto"/>
        <w:ind w:left="567" w:right="461"/>
        <w:jc w:val="both"/>
        <w:rPr>
          <w:sz w:val="20"/>
          <w:szCs w:val="20"/>
        </w:rPr>
      </w:pP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yang </w:t>
      </w:r>
      <w:proofErr w:type="spellStart"/>
      <w:r w:rsidRPr="009404BB">
        <w:rPr>
          <w:sz w:val="20"/>
          <w:szCs w:val="20"/>
        </w:rPr>
        <w:t>berfokus</w:t>
      </w:r>
      <w:proofErr w:type="spellEnd"/>
      <w:r w:rsidRPr="009404BB">
        <w:rPr>
          <w:sz w:val="20"/>
          <w:szCs w:val="20"/>
        </w:rPr>
        <w:t xml:space="preserve"> pada </w:t>
      </w:r>
      <w:proofErr w:type="spellStart"/>
      <w:r w:rsidRPr="009404BB">
        <w:rPr>
          <w:sz w:val="20"/>
          <w:szCs w:val="20"/>
        </w:rPr>
        <w:t>manajemen</w:t>
      </w:r>
      <w:proofErr w:type="spellEnd"/>
      <w:r w:rsidRPr="009404BB">
        <w:rPr>
          <w:sz w:val="20"/>
          <w:szCs w:val="20"/>
        </w:rPr>
        <w:t xml:space="preserve"> test case QA. Proses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analisis</w:t>
      </w:r>
      <w:proofErr w:type="spellEnd"/>
      <w:r w:rsidRPr="009404BB">
        <w:rPr>
          <w:sz w:val="20"/>
          <w:szCs w:val="20"/>
        </w:rPr>
        <w:t xml:space="preserve"> </w:t>
      </w:r>
      <w:proofErr w:type="spellStart"/>
      <w:r w:rsidRPr="009404BB">
        <w:rPr>
          <w:sz w:val="20"/>
          <w:szCs w:val="20"/>
        </w:rPr>
        <w:t>mendalam</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fitur-fitur</w:t>
      </w:r>
      <w:proofErr w:type="spellEnd"/>
      <w:r w:rsidRPr="009404BB">
        <w:rPr>
          <w:sz w:val="20"/>
          <w:szCs w:val="20"/>
        </w:rPr>
        <w:t xml:space="preserve"> yang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dan </w:t>
      </w:r>
      <w:proofErr w:type="spellStart"/>
      <w:r w:rsidRPr="009404BB">
        <w:rPr>
          <w:sz w:val="20"/>
          <w:szCs w:val="20"/>
        </w:rPr>
        <w:t>penyediaan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w:t>
      </w:r>
    </w:p>
    <w:p w14:paraId="62FE7B52"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Pengumpulan</w:t>
      </w:r>
      <w:proofErr w:type="spellEnd"/>
      <w:r w:rsidRPr="009404BB">
        <w:rPr>
          <w:b/>
          <w:bCs/>
          <w:sz w:val="20"/>
          <w:szCs w:val="20"/>
        </w:rPr>
        <w:t xml:space="preserve"> Dataset</w:t>
      </w:r>
    </w:p>
    <w:p w14:paraId="57CDD2ED" w14:textId="77777777" w:rsidR="002C01CC" w:rsidRPr="009404BB" w:rsidRDefault="002C01CC" w:rsidP="002C01CC">
      <w:pPr>
        <w:spacing w:line="276" w:lineRule="auto"/>
        <w:ind w:left="567" w:right="461"/>
        <w:jc w:val="both"/>
        <w:rPr>
          <w:sz w:val="20"/>
          <w:szCs w:val="20"/>
        </w:rPr>
      </w:pPr>
      <w:r w:rsidRPr="009404BB">
        <w:rPr>
          <w:sz w:val="20"/>
          <w:szCs w:val="20"/>
        </w:rPr>
        <w:t xml:space="preserve">Data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chatbot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berhasil</w:t>
      </w:r>
      <w:proofErr w:type="spellEnd"/>
      <w:r w:rsidRPr="009404BB">
        <w:rPr>
          <w:sz w:val="20"/>
          <w:szCs w:val="20"/>
        </w:rPr>
        <w:t xml:space="preserve"> </w:t>
      </w:r>
      <w:proofErr w:type="spellStart"/>
      <w:r w:rsidRPr="009404BB">
        <w:rPr>
          <w:sz w:val="20"/>
          <w:szCs w:val="20"/>
        </w:rPr>
        <w:t>dikumpulkan</w:t>
      </w:r>
      <w:proofErr w:type="spellEnd"/>
      <w:r w:rsidRPr="009404BB">
        <w:rPr>
          <w:sz w:val="20"/>
          <w:szCs w:val="20"/>
        </w:rPr>
        <w:t xml:space="preserve">. Dataset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terdiri</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pasangan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dan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manajemen</w:t>
      </w:r>
      <w:proofErr w:type="spellEnd"/>
      <w:r w:rsidRPr="009404BB">
        <w:rPr>
          <w:sz w:val="20"/>
          <w:szCs w:val="20"/>
        </w:rPr>
        <w:t xml:space="preserve"> test </w:t>
      </w:r>
      <w:r w:rsidRPr="009404BB">
        <w:rPr>
          <w:sz w:val="20"/>
          <w:szCs w:val="20"/>
        </w:rPr>
        <w:lastRenderedPageBreak/>
        <w:t xml:space="preserve">case QA. Proses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meliputi</w:t>
      </w:r>
      <w:proofErr w:type="spellEnd"/>
      <w:r w:rsidRPr="009404BB">
        <w:rPr>
          <w:sz w:val="20"/>
          <w:szCs w:val="20"/>
        </w:rPr>
        <w:t xml:space="preserve"> </w:t>
      </w:r>
      <w:proofErr w:type="spellStart"/>
      <w:r w:rsidRPr="009404BB">
        <w:rPr>
          <w:sz w:val="20"/>
          <w:szCs w:val="20"/>
        </w:rPr>
        <w:t>pengelompokan</w:t>
      </w:r>
      <w:proofErr w:type="spellEnd"/>
      <w:r w:rsidRPr="009404BB">
        <w:rPr>
          <w:sz w:val="20"/>
          <w:szCs w:val="20"/>
        </w:rPr>
        <w:t xml:space="preserve">, </w:t>
      </w:r>
      <w:proofErr w:type="spellStart"/>
      <w:r w:rsidRPr="009404BB">
        <w:rPr>
          <w:sz w:val="20"/>
          <w:szCs w:val="20"/>
        </w:rPr>
        <w:t>validasi</w:t>
      </w:r>
      <w:proofErr w:type="spellEnd"/>
      <w:r w:rsidRPr="009404BB">
        <w:rPr>
          <w:sz w:val="20"/>
          <w:szCs w:val="20"/>
        </w:rPr>
        <w:t xml:space="preserve">, dan </w:t>
      </w:r>
      <w:proofErr w:type="spellStart"/>
      <w:r w:rsidRPr="009404BB">
        <w:rPr>
          <w:sz w:val="20"/>
          <w:szCs w:val="20"/>
        </w:rPr>
        <w:t>penyesuaian</w:t>
      </w:r>
      <w:proofErr w:type="spellEnd"/>
      <w:r w:rsidRPr="009404BB">
        <w:rPr>
          <w:sz w:val="20"/>
          <w:szCs w:val="20"/>
        </w:rPr>
        <w:t xml:space="preserve"> data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model chatbot.</w:t>
      </w:r>
    </w:p>
    <w:p w14:paraId="0E21BBA5"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Mengembangkan</w:t>
      </w:r>
      <w:proofErr w:type="spellEnd"/>
      <w:r w:rsidRPr="009404BB">
        <w:rPr>
          <w:b/>
          <w:bCs/>
          <w:sz w:val="20"/>
          <w:szCs w:val="20"/>
        </w:rPr>
        <w:t xml:space="preserve"> Model</w:t>
      </w:r>
    </w:p>
    <w:p w14:paraId="3F2871D9" w14:textId="77777777" w:rsidR="002C01CC" w:rsidRPr="009404BB" w:rsidRDefault="002C01CC" w:rsidP="002C01CC">
      <w:pPr>
        <w:spacing w:line="276" w:lineRule="auto"/>
        <w:ind w:left="567" w:right="461"/>
        <w:jc w:val="both"/>
        <w:rPr>
          <w:sz w:val="20"/>
          <w:szCs w:val="20"/>
        </w:rPr>
      </w:pPr>
      <w:r w:rsidRPr="009404BB">
        <w:rPr>
          <w:sz w:val="20"/>
          <w:szCs w:val="20"/>
        </w:rPr>
        <w:t xml:space="preserve">Model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proses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pelatihan</w:t>
      </w:r>
      <w:proofErr w:type="spellEnd"/>
      <w:r w:rsidRPr="009404BB">
        <w:rPr>
          <w:sz w:val="20"/>
          <w:szCs w:val="20"/>
        </w:rPr>
        <w:t xml:space="preserve"> model, tuning parameter, dan </w:t>
      </w:r>
      <w:proofErr w:type="spellStart"/>
      <w:r w:rsidRPr="009404BB">
        <w:rPr>
          <w:sz w:val="20"/>
          <w:szCs w:val="20"/>
        </w:rPr>
        <w:t>optimalisasi</w:t>
      </w:r>
      <w:proofErr w:type="spellEnd"/>
      <w:r w:rsidRPr="009404BB">
        <w:rPr>
          <w:sz w:val="20"/>
          <w:szCs w:val="20"/>
        </w:rPr>
        <w:t xml:space="preserve"> agar model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yang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
    <w:p w14:paraId="0DA4618F"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Pengujian</w:t>
      </w:r>
      <w:proofErr w:type="spellEnd"/>
      <w:r w:rsidRPr="009404BB">
        <w:rPr>
          <w:b/>
          <w:bCs/>
          <w:sz w:val="20"/>
          <w:szCs w:val="20"/>
        </w:rPr>
        <w:t xml:space="preserve"> Kinerja Model</w:t>
      </w:r>
    </w:p>
    <w:p w14:paraId="4A86488C" w14:textId="1C9A0398" w:rsidR="0025234A" w:rsidRPr="009404BB" w:rsidRDefault="002C01CC" w:rsidP="0025234A">
      <w:pPr>
        <w:spacing w:line="276" w:lineRule="auto"/>
        <w:ind w:left="567" w:right="461"/>
        <w:jc w:val="both"/>
        <w:rPr>
          <w:sz w:val="20"/>
          <w:szCs w:val="20"/>
        </w:rPr>
      </w:pPr>
      <w:proofErr w:type="spellStart"/>
      <w:r w:rsidRPr="009404BB">
        <w:rPr>
          <w:sz w:val="20"/>
          <w:szCs w:val="20"/>
        </w:rPr>
        <w:t>Setelah</w:t>
      </w:r>
      <w:proofErr w:type="spellEnd"/>
      <w:r w:rsidRPr="009404BB">
        <w:rPr>
          <w:sz w:val="20"/>
          <w:szCs w:val="20"/>
        </w:rPr>
        <w:t xml:space="preserve"> model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mengevaluasi</w:t>
      </w:r>
      <w:proofErr w:type="spellEnd"/>
      <w:r w:rsidRPr="009404BB">
        <w:rPr>
          <w:sz w:val="20"/>
          <w:szCs w:val="20"/>
        </w:rPr>
        <w:t xml:space="preserve"> </w:t>
      </w:r>
      <w:proofErr w:type="spellStart"/>
      <w:r w:rsidRPr="009404BB">
        <w:rPr>
          <w:sz w:val="20"/>
          <w:szCs w:val="20"/>
        </w:rPr>
        <w:t>efektivitas</w:t>
      </w:r>
      <w:proofErr w:type="spellEnd"/>
      <w:r w:rsidRPr="009404BB">
        <w:rPr>
          <w:sz w:val="20"/>
          <w:szCs w:val="20"/>
        </w:rPr>
        <w:t xml:space="preserve"> dan </w:t>
      </w:r>
      <w:proofErr w:type="spellStart"/>
      <w:r w:rsidRPr="009404BB">
        <w:rPr>
          <w:sz w:val="20"/>
          <w:szCs w:val="20"/>
        </w:rPr>
        <w:t>efisiensinya</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evaluasi</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akurasi</w:t>
      </w:r>
      <w:proofErr w:type="spellEnd"/>
      <w:r w:rsidRPr="009404BB">
        <w:rPr>
          <w:sz w:val="20"/>
          <w:szCs w:val="20"/>
        </w:rPr>
        <w:t xml:space="preserve"> </w:t>
      </w:r>
      <w:proofErr w:type="spellStart"/>
      <w:r w:rsidRPr="009404BB">
        <w:rPr>
          <w:sz w:val="20"/>
          <w:szCs w:val="20"/>
        </w:rPr>
        <w:t>prediksi</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jenis</w:t>
      </w:r>
      <w:proofErr w:type="spellEnd"/>
      <w:r w:rsidRPr="009404BB">
        <w:rPr>
          <w:sz w:val="20"/>
          <w:szCs w:val="20"/>
        </w:rPr>
        <w:t xml:space="preserve"> </w:t>
      </w:r>
      <w:proofErr w:type="spellStart"/>
      <w:r w:rsidRPr="009404BB">
        <w:rPr>
          <w:sz w:val="20"/>
          <w:szCs w:val="20"/>
        </w:rPr>
        <w:t>skenario</w:t>
      </w:r>
      <w:proofErr w:type="spellEnd"/>
      <w:r w:rsidRPr="009404BB">
        <w:rPr>
          <w:sz w:val="20"/>
          <w:szCs w:val="20"/>
        </w:rPr>
        <w:t xml:space="preserve"> yang </w:t>
      </w:r>
      <w:proofErr w:type="spellStart"/>
      <w:r w:rsidRPr="009404BB">
        <w:rPr>
          <w:sz w:val="20"/>
          <w:szCs w:val="20"/>
        </w:rPr>
        <w:t>mungkin</w:t>
      </w:r>
      <w:proofErr w:type="spellEnd"/>
      <w:r w:rsidRPr="009404BB">
        <w:rPr>
          <w:sz w:val="20"/>
          <w:szCs w:val="20"/>
        </w:rPr>
        <w:t xml:space="preserve"> </w:t>
      </w:r>
      <w:proofErr w:type="spellStart"/>
      <w:r w:rsidRPr="009404BB">
        <w:rPr>
          <w:sz w:val="20"/>
          <w:szCs w:val="20"/>
        </w:rPr>
        <w:t>terjadi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w:t>
      </w:r>
    </w:p>
    <w:p w14:paraId="20076ABD" w14:textId="77777777" w:rsidR="002C01CC" w:rsidRPr="009404BB" w:rsidRDefault="002C01CC" w:rsidP="002C01CC">
      <w:pPr>
        <w:spacing w:line="276" w:lineRule="auto"/>
        <w:ind w:right="461" w:firstLine="284"/>
        <w:jc w:val="both"/>
        <w:rPr>
          <w:sz w:val="20"/>
          <w:szCs w:val="20"/>
        </w:rPr>
      </w:pP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Tabel</w:t>
      </w:r>
      <w:proofErr w:type="spellEnd"/>
      <w:r w:rsidRPr="009404BB">
        <w:rPr>
          <w:sz w:val="20"/>
          <w:szCs w:val="20"/>
        </w:rPr>
        <w:t xml:space="preserve"> 5.1 timeline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khusus</w:t>
      </w:r>
      <w:proofErr w:type="spellEnd"/>
      <w:r w:rsidRPr="009404BB">
        <w:rPr>
          <w:sz w:val="20"/>
          <w:szCs w:val="20"/>
        </w:rPr>
        <w:t xml:space="preserve"> </w:t>
      </w:r>
      <w:proofErr w:type="spellStart"/>
      <w:r w:rsidRPr="009404BB">
        <w:rPr>
          <w:sz w:val="20"/>
          <w:szCs w:val="20"/>
        </w:rPr>
        <w:t>yaitu</w:t>
      </w:r>
      <w:proofErr w:type="spellEnd"/>
      <w:r w:rsidRPr="009404BB">
        <w:rPr>
          <w:sz w:val="20"/>
          <w:szCs w:val="20"/>
        </w:rPr>
        <w:t xml:space="preserve"> </w:t>
      </w:r>
      <w:proofErr w:type="spellStart"/>
      <w:r w:rsidRPr="009404BB">
        <w:rPr>
          <w:sz w:val="20"/>
          <w:szCs w:val="20"/>
        </w:rPr>
        <w:t>sel</w:t>
      </w:r>
      <w:proofErr w:type="spellEnd"/>
      <w:r w:rsidRPr="009404BB">
        <w:rPr>
          <w:sz w:val="20"/>
          <w:szCs w:val="20"/>
        </w:rPr>
        <w:t xml:space="preserve"> </w:t>
      </w:r>
      <w:proofErr w:type="spellStart"/>
      <w:r w:rsidRPr="009404BB">
        <w:rPr>
          <w:sz w:val="20"/>
          <w:szCs w:val="20"/>
        </w:rPr>
        <w:t>berwarna</w:t>
      </w:r>
      <w:proofErr w:type="spellEnd"/>
      <w:r w:rsidRPr="009404BB">
        <w:rPr>
          <w:sz w:val="20"/>
          <w:szCs w:val="20"/>
        </w:rPr>
        <w:t xml:space="preserve"> </w:t>
      </w:r>
      <w:proofErr w:type="spellStart"/>
      <w:r w:rsidRPr="009404BB">
        <w:rPr>
          <w:sz w:val="20"/>
          <w:szCs w:val="20"/>
        </w:rPr>
        <w:t>hijau</w:t>
      </w:r>
      <w:proofErr w:type="spellEnd"/>
      <w:r w:rsidRPr="009404BB">
        <w:rPr>
          <w:sz w:val="20"/>
          <w:szCs w:val="20"/>
        </w:rPr>
        <w:t xml:space="preserve"> yang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selesai</w:t>
      </w:r>
      <w:proofErr w:type="spellEnd"/>
      <w:r w:rsidRPr="009404BB">
        <w:rPr>
          <w:sz w:val="20"/>
          <w:szCs w:val="20"/>
        </w:rPr>
        <w:t xml:space="preserve">. Gambar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gambaran</w:t>
      </w:r>
      <w:proofErr w:type="spellEnd"/>
      <w:r w:rsidRPr="009404BB">
        <w:rPr>
          <w:sz w:val="20"/>
          <w:szCs w:val="20"/>
        </w:rPr>
        <w:t xml:space="preserve"> visual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kemajuan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dan </w:t>
      </w:r>
      <w:proofErr w:type="spellStart"/>
      <w:r w:rsidRPr="009404BB">
        <w:rPr>
          <w:sz w:val="20"/>
          <w:szCs w:val="20"/>
        </w:rPr>
        <w:t>bagian</w:t>
      </w:r>
      <w:proofErr w:type="spellEnd"/>
      <w:r w:rsidRPr="009404BB">
        <w:rPr>
          <w:sz w:val="20"/>
          <w:szCs w:val="20"/>
        </w:rPr>
        <w:t xml:space="preserve"> yang </w:t>
      </w:r>
      <w:proofErr w:type="spellStart"/>
      <w:r w:rsidRPr="009404BB">
        <w:rPr>
          <w:sz w:val="20"/>
          <w:szCs w:val="20"/>
        </w:rPr>
        <w:t>sudah</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w:t>
      </w:r>
    </w:p>
    <w:p w14:paraId="5796971F" w14:textId="77777777" w:rsidR="002C01CC" w:rsidRPr="009404BB" w:rsidRDefault="002C01CC" w:rsidP="002C01CC">
      <w:pPr>
        <w:spacing w:line="276" w:lineRule="auto"/>
        <w:ind w:right="461"/>
        <w:jc w:val="both"/>
        <w:rPr>
          <w:sz w:val="20"/>
          <w:szCs w:val="20"/>
        </w:rPr>
      </w:pPr>
    </w:p>
    <w:p w14:paraId="47305E85"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5.2 BAGIAN YANG BELUM DIKERJAKAN </w:t>
      </w:r>
    </w:p>
    <w:p w14:paraId="12F0E4D7" w14:textId="5B88A4CD" w:rsidR="002C01CC" w:rsidRPr="009404BB" w:rsidRDefault="002C01CC" w:rsidP="0025234A">
      <w:pPr>
        <w:spacing w:line="276" w:lineRule="auto"/>
        <w:ind w:right="461" w:firstLine="284"/>
        <w:jc w:val="both"/>
        <w:rPr>
          <w:sz w:val="20"/>
          <w:szCs w:val="20"/>
        </w:rPr>
      </w:pP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yang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pengerjaan</w:t>
      </w:r>
      <w:proofErr w:type="spellEnd"/>
      <w:r w:rsidRPr="009404BB">
        <w:rPr>
          <w:sz w:val="20"/>
          <w:szCs w:val="20"/>
        </w:rPr>
        <w:t xml:space="preserve"> dan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w:t>
      </w: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ulasan</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w:t>
      </w:r>
    </w:p>
    <w:p w14:paraId="3E87CA12" w14:textId="77777777" w:rsidR="002C01CC" w:rsidRPr="009404BB" w:rsidRDefault="002C01CC" w:rsidP="002C01CC">
      <w:pPr>
        <w:pStyle w:val="ListParagraph"/>
        <w:numPr>
          <w:ilvl w:val="0"/>
          <w:numId w:val="12"/>
        </w:numPr>
        <w:spacing w:line="276" w:lineRule="auto"/>
        <w:ind w:right="461"/>
        <w:jc w:val="both"/>
        <w:rPr>
          <w:b/>
          <w:bCs/>
          <w:sz w:val="20"/>
          <w:szCs w:val="20"/>
        </w:rPr>
      </w:pPr>
      <w:r w:rsidRPr="009404BB">
        <w:rPr>
          <w:b/>
          <w:bCs/>
          <w:sz w:val="20"/>
          <w:szCs w:val="20"/>
        </w:rPr>
        <w:t xml:space="preserve">Bagian yang Sedang </w:t>
      </w:r>
      <w:proofErr w:type="spellStart"/>
      <w:r w:rsidRPr="009404BB">
        <w:rPr>
          <w:b/>
          <w:bCs/>
          <w:sz w:val="20"/>
          <w:szCs w:val="20"/>
        </w:rPr>
        <w:t>Dikerjakan</w:t>
      </w:r>
      <w:proofErr w:type="spellEnd"/>
    </w:p>
    <w:p w14:paraId="4E0B3DF9" w14:textId="4A410BB2" w:rsidR="002C01CC" w:rsidRPr="009404BB" w:rsidRDefault="002C01CC" w:rsidP="0025234A">
      <w:pPr>
        <w:spacing w:line="276" w:lineRule="auto"/>
        <w:ind w:left="709" w:right="461"/>
        <w:jc w:val="both"/>
        <w:rPr>
          <w:sz w:val="20"/>
          <w:szCs w:val="20"/>
        </w:rPr>
      </w:pP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dijalankan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model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 xml:space="preserve">. Hasil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w:t>
      </w:r>
      <w:proofErr w:type="spellStart"/>
      <w:r w:rsidRPr="009404BB">
        <w:rPr>
          <w:sz w:val="20"/>
          <w:szCs w:val="20"/>
        </w:rPr>
        <w:t>celah</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ketidaksesuaian</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Upaya </w:t>
      </w:r>
      <w:proofErr w:type="spellStart"/>
      <w:r w:rsidRPr="009404BB">
        <w:rPr>
          <w:sz w:val="20"/>
          <w:szCs w:val="20"/>
        </w:rPr>
        <w:t>perbaikan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proses tuning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lanjut</w:t>
      </w:r>
      <w:proofErr w:type="spellEnd"/>
      <w:r w:rsidRPr="009404BB">
        <w:rPr>
          <w:sz w:val="20"/>
          <w:szCs w:val="20"/>
        </w:rPr>
        <w:t xml:space="preserve"> pada parameter model, </w:t>
      </w:r>
      <w:proofErr w:type="spellStart"/>
      <w:r w:rsidRPr="009404BB">
        <w:rPr>
          <w:sz w:val="20"/>
          <w:szCs w:val="20"/>
        </w:rPr>
        <w:t>pelatihan</w:t>
      </w:r>
      <w:proofErr w:type="spellEnd"/>
      <w:r w:rsidRPr="009404BB">
        <w:rPr>
          <w:sz w:val="20"/>
          <w:szCs w:val="20"/>
        </w:rPr>
        <w:t xml:space="preserve"> </w:t>
      </w:r>
      <w:proofErr w:type="spellStart"/>
      <w:r w:rsidRPr="009404BB">
        <w:rPr>
          <w:sz w:val="20"/>
          <w:szCs w:val="20"/>
        </w:rPr>
        <w:t>ulang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dataset yang </w:t>
      </w:r>
      <w:proofErr w:type="spellStart"/>
      <w:r w:rsidRPr="009404BB">
        <w:rPr>
          <w:sz w:val="20"/>
          <w:szCs w:val="20"/>
        </w:rPr>
        <w:t>disesuaikan</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tambahan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r w:rsidRPr="009404BB">
        <w:rPr>
          <w:sz w:val="20"/>
          <w:szCs w:val="20"/>
        </w:rPr>
        <w:lastRenderedPageBreak/>
        <w:t xml:space="preserve">model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
    <w:p w14:paraId="205551E0" w14:textId="77777777" w:rsidR="002C01CC" w:rsidRPr="009404BB" w:rsidRDefault="002C01CC" w:rsidP="002C01CC">
      <w:pPr>
        <w:pStyle w:val="ListParagraph"/>
        <w:numPr>
          <w:ilvl w:val="0"/>
          <w:numId w:val="12"/>
        </w:numPr>
        <w:spacing w:line="276" w:lineRule="auto"/>
        <w:ind w:right="461"/>
        <w:jc w:val="both"/>
        <w:rPr>
          <w:b/>
          <w:bCs/>
          <w:sz w:val="20"/>
          <w:szCs w:val="20"/>
        </w:rPr>
      </w:pPr>
      <w:r w:rsidRPr="009404BB">
        <w:rPr>
          <w:b/>
          <w:bCs/>
          <w:sz w:val="20"/>
          <w:szCs w:val="20"/>
        </w:rPr>
        <w:t xml:space="preserve">Bagian yang Belum </w:t>
      </w:r>
      <w:proofErr w:type="spellStart"/>
      <w:r w:rsidRPr="009404BB">
        <w:rPr>
          <w:b/>
          <w:bCs/>
          <w:sz w:val="20"/>
          <w:szCs w:val="20"/>
        </w:rPr>
        <w:t>Dikerjakan</w:t>
      </w:r>
      <w:proofErr w:type="spellEnd"/>
    </w:p>
    <w:p w14:paraId="0432BEBE" w14:textId="77777777" w:rsidR="002C01CC" w:rsidRPr="009404BB" w:rsidRDefault="002C01CC" w:rsidP="002C01CC">
      <w:pPr>
        <w:spacing w:line="276" w:lineRule="auto"/>
        <w:ind w:left="709" w:right="461"/>
        <w:jc w:val="both"/>
        <w:rPr>
          <w:sz w:val="20"/>
          <w:szCs w:val="20"/>
        </w:rPr>
      </w:pP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dan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prioritas</w:t>
      </w:r>
      <w:proofErr w:type="spellEnd"/>
      <w:r w:rsidRPr="009404BB">
        <w:rPr>
          <w:sz w:val="20"/>
          <w:szCs w:val="20"/>
        </w:rPr>
        <w:t xml:space="preserve"> pada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berikutnya</w:t>
      </w:r>
      <w:proofErr w:type="spellEnd"/>
      <w:r w:rsidRPr="009404BB">
        <w:rPr>
          <w:sz w:val="20"/>
          <w:szCs w:val="20"/>
        </w:rPr>
        <w:t xml:space="preserve">, </w:t>
      </w:r>
      <w:proofErr w:type="spellStart"/>
      <w:r w:rsidRPr="009404BB">
        <w:rPr>
          <w:sz w:val="20"/>
          <w:szCs w:val="20"/>
        </w:rPr>
        <w:t>yaitu</w:t>
      </w:r>
      <w:proofErr w:type="spellEnd"/>
      <w:r w:rsidRPr="009404BB">
        <w:rPr>
          <w:sz w:val="20"/>
          <w:szCs w:val="20"/>
        </w:rPr>
        <w:t>:</w:t>
      </w:r>
    </w:p>
    <w:p w14:paraId="29CC33A0"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Menentukan</w:t>
      </w:r>
      <w:proofErr w:type="spellEnd"/>
      <w:r w:rsidRPr="009404BB">
        <w:rPr>
          <w:b/>
          <w:bCs/>
          <w:sz w:val="20"/>
          <w:szCs w:val="20"/>
        </w:rPr>
        <w:t xml:space="preserve"> Backend</w:t>
      </w:r>
    </w:p>
    <w:p w14:paraId="19E5483C" w14:textId="77777777" w:rsidR="002C01CC" w:rsidRPr="009404BB" w:rsidRDefault="002C01CC" w:rsidP="002C01CC">
      <w:pPr>
        <w:pStyle w:val="ListParagraph"/>
        <w:spacing w:line="276" w:lineRule="auto"/>
        <w:ind w:left="1069" w:right="461"/>
        <w:jc w:val="both"/>
        <w:rPr>
          <w:sz w:val="20"/>
          <w:szCs w:val="20"/>
        </w:rPr>
      </w:pP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pemilihan</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backend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Backend yang </w:t>
      </w:r>
      <w:proofErr w:type="spellStart"/>
      <w:r w:rsidRPr="009404BB">
        <w:rPr>
          <w:sz w:val="20"/>
          <w:szCs w:val="20"/>
        </w:rPr>
        <w:t>dipilih</w:t>
      </w:r>
      <w:proofErr w:type="spellEnd"/>
      <w:r w:rsidRPr="009404BB">
        <w:rPr>
          <w:sz w:val="20"/>
          <w:szCs w:val="20"/>
        </w:rPr>
        <w:t xml:space="preserve">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integrasi</w:t>
      </w:r>
      <w:proofErr w:type="spellEnd"/>
      <w:r w:rsidRPr="009404BB">
        <w:rPr>
          <w:sz w:val="20"/>
          <w:szCs w:val="20"/>
        </w:rPr>
        <w:t xml:space="preserve"> API dan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performa</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optimal.</w:t>
      </w:r>
    </w:p>
    <w:p w14:paraId="0C10E7BD"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Mengembangkan</w:t>
      </w:r>
      <w:proofErr w:type="spellEnd"/>
      <w:r w:rsidRPr="009404BB">
        <w:rPr>
          <w:b/>
          <w:bCs/>
          <w:sz w:val="20"/>
          <w:szCs w:val="20"/>
        </w:rPr>
        <w:t xml:space="preserve"> </w:t>
      </w:r>
      <w:proofErr w:type="spellStart"/>
      <w:r w:rsidRPr="009404BB">
        <w:rPr>
          <w:b/>
          <w:bCs/>
          <w:sz w:val="20"/>
          <w:szCs w:val="20"/>
        </w:rPr>
        <w:t>Tampilan</w:t>
      </w:r>
      <w:proofErr w:type="spellEnd"/>
      <w:r w:rsidRPr="009404BB">
        <w:rPr>
          <w:b/>
          <w:bCs/>
          <w:sz w:val="20"/>
          <w:szCs w:val="20"/>
        </w:rPr>
        <w:t xml:space="preserve"> UI/UX dan Frontend</w:t>
      </w:r>
    </w:p>
    <w:p w14:paraId="7F96EB23" w14:textId="77777777" w:rsidR="002C01CC" w:rsidRPr="009404BB" w:rsidRDefault="002C01CC" w:rsidP="002C01CC">
      <w:pPr>
        <w:pStyle w:val="ListParagraph"/>
        <w:spacing w:line="276" w:lineRule="auto"/>
        <w:ind w:left="1069" w:right="461"/>
        <w:jc w:val="both"/>
        <w:rPr>
          <w:sz w:val="20"/>
          <w:szCs w:val="20"/>
        </w:rPr>
      </w:pPr>
      <w:proofErr w:type="spellStart"/>
      <w:r w:rsidRPr="009404BB">
        <w:rPr>
          <w:sz w:val="20"/>
          <w:szCs w:val="20"/>
        </w:rPr>
        <w:t>Perancangan</w:t>
      </w:r>
      <w:proofErr w:type="spellEnd"/>
      <w:r w:rsidRPr="009404BB">
        <w:rPr>
          <w:sz w:val="20"/>
          <w:szCs w:val="20"/>
        </w:rPr>
        <w:t xml:space="preserve"> </w:t>
      </w:r>
      <w:proofErr w:type="spellStart"/>
      <w:r w:rsidRPr="009404BB">
        <w:rPr>
          <w:sz w:val="20"/>
          <w:szCs w:val="20"/>
        </w:rPr>
        <w:t>antarmuka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yang </w:t>
      </w:r>
      <w:proofErr w:type="spellStart"/>
      <w:r w:rsidRPr="009404BB">
        <w:rPr>
          <w:sz w:val="20"/>
          <w:szCs w:val="20"/>
        </w:rPr>
        <w:t>intuitif</w:t>
      </w:r>
      <w:proofErr w:type="spellEnd"/>
      <w:r w:rsidRPr="009404BB">
        <w:rPr>
          <w:sz w:val="20"/>
          <w:szCs w:val="20"/>
        </w:rPr>
        <w:t xml:space="preserve"> dan </w:t>
      </w:r>
      <w:proofErr w:type="spellStart"/>
      <w:r w:rsidRPr="009404BB">
        <w:rPr>
          <w:sz w:val="20"/>
          <w:szCs w:val="20"/>
        </w:rPr>
        <w:t>ramah</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frontend </w:t>
      </w:r>
      <w:proofErr w:type="spellStart"/>
      <w:r w:rsidRPr="009404BB">
        <w:rPr>
          <w:sz w:val="20"/>
          <w:szCs w:val="20"/>
        </w:rPr>
        <w:t>aplikasi</w:t>
      </w:r>
      <w:proofErr w:type="spellEnd"/>
      <w:r w:rsidRPr="009404BB">
        <w:rPr>
          <w:sz w:val="20"/>
          <w:szCs w:val="20"/>
        </w:rPr>
        <w:t xml:space="preserve"> web,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perencanaan</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yang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chatbot.</w:t>
      </w:r>
    </w:p>
    <w:p w14:paraId="5BC7A7BB"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Mengintegrasikan</w:t>
      </w:r>
      <w:proofErr w:type="spellEnd"/>
      <w:r w:rsidRPr="009404BB">
        <w:rPr>
          <w:b/>
          <w:bCs/>
          <w:sz w:val="20"/>
          <w:szCs w:val="20"/>
        </w:rPr>
        <w:t xml:space="preserve"> API</w:t>
      </w:r>
    </w:p>
    <w:p w14:paraId="157AA141" w14:textId="77777777" w:rsidR="002C01CC" w:rsidRPr="009404BB" w:rsidRDefault="002C01CC" w:rsidP="002C01CC">
      <w:pPr>
        <w:pStyle w:val="ListParagraph"/>
        <w:spacing w:line="276" w:lineRule="auto"/>
        <w:ind w:left="1069" w:right="461"/>
        <w:jc w:val="both"/>
        <w:rPr>
          <w:sz w:val="20"/>
          <w:szCs w:val="20"/>
        </w:rPr>
      </w:pPr>
      <w:r w:rsidRPr="009404BB">
        <w:rPr>
          <w:sz w:val="20"/>
          <w:szCs w:val="20"/>
        </w:rPr>
        <w:t xml:space="preserve">Integrasi API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menghubungkan</w:t>
      </w:r>
      <w:proofErr w:type="spellEnd"/>
      <w:r w:rsidRPr="009404BB">
        <w:rPr>
          <w:sz w:val="20"/>
          <w:szCs w:val="20"/>
        </w:rPr>
        <w:t xml:space="preserve"> model chatbot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antarmuka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dan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pendukung</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API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menjembatani</w:t>
      </w:r>
      <w:proofErr w:type="spellEnd"/>
      <w:r w:rsidRPr="009404BB">
        <w:rPr>
          <w:sz w:val="20"/>
          <w:szCs w:val="20"/>
        </w:rPr>
        <w:t xml:space="preserve"> </w:t>
      </w:r>
      <w:proofErr w:type="spellStart"/>
      <w:r w:rsidRPr="009404BB">
        <w:rPr>
          <w:sz w:val="20"/>
          <w:szCs w:val="20"/>
        </w:rPr>
        <w:t>komunikasi</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frontend dan backend.</w:t>
      </w:r>
    </w:p>
    <w:p w14:paraId="1C88F8CE"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Memastikan</w:t>
      </w:r>
      <w:proofErr w:type="spellEnd"/>
      <w:r w:rsidRPr="009404BB">
        <w:rPr>
          <w:b/>
          <w:bCs/>
          <w:sz w:val="20"/>
          <w:szCs w:val="20"/>
        </w:rPr>
        <w:t xml:space="preserve"> </w:t>
      </w:r>
      <w:proofErr w:type="spellStart"/>
      <w:r w:rsidRPr="009404BB">
        <w:rPr>
          <w:b/>
          <w:bCs/>
          <w:sz w:val="20"/>
          <w:szCs w:val="20"/>
        </w:rPr>
        <w:t>Kesiapan</w:t>
      </w:r>
      <w:proofErr w:type="spellEnd"/>
      <w:r w:rsidRPr="009404BB">
        <w:rPr>
          <w:b/>
          <w:bCs/>
          <w:sz w:val="20"/>
          <w:szCs w:val="20"/>
        </w:rPr>
        <w:t xml:space="preserve"> </w:t>
      </w:r>
      <w:proofErr w:type="spellStart"/>
      <w:r w:rsidRPr="009404BB">
        <w:rPr>
          <w:b/>
          <w:bCs/>
          <w:sz w:val="20"/>
          <w:szCs w:val="20"/>
        </w:rPr>
        <w:t>Infrastruktur</w:t>
      </w:r>
      <w:proofErr w:type="spellEnd"/>
    </w:p>
    <w:p w14:paraId="4DBDC788" w14:textId="77777777" w:rsidR="002C01CC" w:rsidRPr="009404BB" w:rsidRDefault="002C01CC" w:rsidP="002C01CC">
      <w:pPr>
        <w:pStyle w:val="ListParagraph"/>
        <w:spacing w:line="276" w:lineRule="auto"/>
        <w:ind w:left="1069" w:right="461"/>
        <w:jc w:val="both"/>
        <w:rPr>
          <w:sz w:val="20"/>
          <w:szCs w:val="20"/>
        </w:rPr>
      </w:pPr>
      <w:proofErr w:type="spellStart"/>
      <w:r w:rsidRPr="009404BB">
        <w:rPr>
          <w:sz w:val="20"/>
          <w:szCs w:val="20"/>
        </w:rPr>
        <w:t>Infrastruktur</w:t>
      </w:r>
      <w:proofErr w:type="spellEnd"/>
      <w:r w:rsidRPr="009404BB">
        <w:rPr>
          <w:sz w:val="20"/>
          <w:szCs w:val="20"/>
        </w:rPr>
        <w:t xml:space="preserve"> yang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menyeluruh</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dipersiapkan</w:t>
      </w:r>
      <w:proofErr w:type="spellEnd"/>
      <w:r w:rsidRPr="009404BB">
        <w:rPr>
          <w:sz w:val="20"/>
          <w:szCs w:val="20"/>
        </w:rPr>
        <w:t xml:space="preserve">. Hal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server, database, dan </w:t>
      </w:r>
      <w:proofErr w:type="spellStart"/>
      <w:r w:rsidRPr="009404BB">
        <w:rPr>
          <w:sz w:val="20"/>
          <w:szCs w:val="20"/>
        </w:rPr>
        <w:t>pengaturan</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stabilitas</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digunakan</w:t>
      </w:r>
      <w:proofErr w:type="spellEnd"/>
      <w:r w:rsidRPr="009404BB">
        <w:rPr>
          <w:sz w:val="20"/>
          <w:szCs w:val="20"/>
        </w:rPr>
        <w:t>.</w:t>
      </w:r>
    </w:p>
    <w:p w14:paraId="049C9E4D"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Melakukan</w:t>
      </w:r>
      <w:proofErr w:type="spellEnd"/>
      <w:r w:rsidRPr="009404BB">
        <w:rPr>
          <w:b/>
          <w:bCs/>
          <w:sz w:val="20"/>
          <w:szCs w:val="20"/>
        </w:rPr>
        <w:t xml:space="preserve"> Uji Coba Akhir</w:t>
      </w:r>
    </w:p>
    <w:p w14:paraId="2E223E3E" w14:textId="7D8F849A" w:rsidR="002C01CC" w:rsidRPr="009404BB" w:rsidRDefault="002C01CC" w:rsidP="0025234A">
      <w:pPr>
        <w:pStyle w:val="ListParagraph"/>
        <w:spacing w:line="276" w:lineRule="auto"/>
        <w:ind w:left="1069" w:right="461"/>
        <w:jc w:val="both"/>
        <w:rPr>
          <w:sz w:val="20"/>
          <w:szCs w:val="20"/>
        </w:rPr>
      </w:pP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seluruh</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Uji </w:t>
      </w:r>
      <w:proofErr w:type="spellStart"/>
      <w:r w:rsidRPr="009404BB">
        <w:rPr>
          <w:sz w:val="20"/>
          <w:szCs w:val="20"/>
        </w:rPr>
        <w:t>coba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fungsi</w:t>
      </w:r>
      <w:proofErr w:type="spellEnd"/>
      <w:r w:rsidRPr="009404BB">
        <w:rPr>
          <w:sz w:val="20"/>
          <w:szCs w:val="20"/>
        </w:rPr>
        <w:t xml:space="preserve"> chatbot, </w:t>
      </w:r>
      <w:proofErr w:type="spellStart"/>
      <w:r w:rsidRPr="009404BB">
        <w:rPr>
          <w:sz w:val="20"/>
          <w:szCs w:val="20"/>
        </w:rPr>
        <w:t>responsivitas</w:t>
      </w:r>
      <w:proofErr w:type="spellEnd"/>
      <w:r w:rsidRPr="009404BB">
        <w:rPr>
          <w:sz w:val="20"/>
          <w:szCs w:val="20"/>
        </w:rPr>
        <w:t xml:space="preserve"> UI/UX, </w:t>
      </w:r>
      <w:proofErr w:type="spellStart"/>
      <w:r w:rsidRPr="009404BB">
        <w:rPr>
          <w:sz w:val="20"/>
          <w:szCs w:val="20"/>
        </w:rPr>
        <w:t>integrasi</w:t>
      </w:r>
      <w:proofErr w:type="spellEnd"/>
      <w:r w:rsidRPr="009404BB">
        <w:rPr>
          <w:sz w:val="20"/>
          <w:szCs w:val="20"/>
        </w:rPr>
        <w:t xml:space="preserve"> API, dan </w:t>
      </w:r>
      <w:proofErr w:type="spellStart"/>
      <w:r w:rsidRPr="009404BB">
        <w:rPr>
          <w:sz w:val="20"/>
          <w:szCs w:val="20"/>
        </w:rPr>
        <w:t>performa</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w:t>
      </w:r>
    </w:p>
    <w:p w14:paraId="72BAA3EA" w14:textId="77777777" w:rsidR="002C01CC" w:rsidRPr="009404BB" w:rsidRDefault="002C01CC" w:rsidP="002C01CC">
      <w:pPr>
        <w:pStyle w:val="ListParagraph"/>
        <w:spacing w:line="276" w:lineRule="auto"/>
        <w:ind w:left="0" w:right="461" w:firstLine="284"/>
        <w:jc w:val="both"/>
        <w:rPr>
          <w:sz w:val="20"/>
          <w:szCs w:val="20"/>
        </w:rPr>
      </w:pPr>
      <w:proofErr w:type="spellStart"/>
      <w:r w:rsidRPr="009404BB">
        <w:rPr>
          <w:sz w:val="20"/>
          <w:szCs w:val="20"/>
        </w:rPr>
        <w:lastRenderedPageBreak/>
        <w:t>Sesuai</w:t>
      </w:r>
      <w:proofErr w:type="spellEnd"/>
      <w:r w:rsidRPr="009404BB">
        <w:rPr>
          <w:sz w:val="20"/>
          <w:szCs w:val="20"/>
        </w:rPr>
        <w:t xml:space="preserve"> </w:t>
      </w:r>
      <w:proofErr w:type="spellStart"/>
      <w:r w:rsidRPr="009404BB">
        <w:rPr>
          <w:sz w:val="20"/>
          <w:szCs w:val="20"/>
        </w:rPr>
        <w:t>Tabel</w:t>
      </w:r>
      <w:proofErr w:type="spellEnd"/>
      <w:r w:rsidRPr="009404BB">
        <w:rPr>
          <w:sz w:val="20"/>
          <w:szCs w:val="20"/>
        </w:rPr>
        <w:t xml:space="preserve"> 5.1 timeline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khusus</w:t>
      </w:r>
      <w:proofErr w:type="spellEnd"/>
      <w:r w:rsidRPr="009404BB">
        <w:rPr>
          <w:sz w:val="20"/>
          <w:szCs w:val="20"/>
        </w:rPr>
        <w:t xml:space="preserve"> yang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w:t>
      </w:r>
      <w:proofErr w:type="spellStart"/>
      <w:r w:rsidRPr="009404BB">
        <w:rPr>
          <w:sz w:val="20"/>
          <w:szCs w:val="20"/>
        </w:rPr>
        <w:t>berwarna</w:t>
      </w:r>
      <w:proofErr w:type="spellEnd"/>
      <w:r w:rsidRPr="009404BB">
        <w:rPr>
          <w:sz w:val="20"/>
          <w:szCs w:val="20"/>
        </w:rPr>
        <w:t xml:space="preserve"> </w:t>
      </w:r>
      <w:proofErr w:type="spellStart"/>
      <w:r w:rsidRPr="009404BB">
        <w:rPr>
          <w:sz w:val="20"/>
          <w:szCs w:val="20"/>
        </w:rPr>
        <w:t>kuning</w:t>
      </w:r>
      <w:proofErr w:type="spellEnd"/>
      <w:r w:rsidRPr="009404BB">
        <w:rPr>
          <w:sz w:val="20"/>
          <w:szCs w:val="20"/>
        </w:rPr>
        <w:t xml:space="preserve">) dan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w:t>
      </w:r>
      <w:proofErr w:type="spellStart"/>
      <w:r w:rsidRPr="009404BB">
        <w:rPr>
          <w:sz w:val="20"/>
          <w:szCs w:val="20"/>
        </w:rPr>
        <w:t>berwarna</w:t>
      </w:r>
      <w:proofErr w:type="spellEnd"/>
      <w:r w:rsidRPr="009404BB">
        <w:rPr>
          <w:sz w:val="20"/>
          <w:szCs w:val="20"/>
        </w:rPr>
        <w:t xml:space="preserve"> </w:t>
      </w:r>
      <w:proofErr w:type="spellStart"/>
      <w:r w:rsidRPr="009404BB">
        <w:rPr>
          <w:sz w:val="20"/>
          <w:szCs w:val="20"/>
        </w:rPr>
        <w:t>merah</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perbaikan</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model dan </w:t>
      </w:r>
      <w:proofErr w:type="spellStart"/>
      <w:r w:rsidRPr="009404BB">
        <w:rPr>
          <w:sz w:val="20"/>
          <w:szCs w:val="20"/>
        </w:rPr>
        <w:t>perencanaan</w:t>
      </w:r>
      <w:proofErr w:type="spellEnd"/>
      <w:r w:rsidRPr="009404BB">
        <w:rPr>
          <w:sz w:val="20"/>
          <w:szCs w:val="20"/>
        </w:rPr>
        <w:t xml:space="preserv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diselesaikan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diselesaikan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ditetapkan</w:t>
      </w:r>
      <w:proofErr w:type="spellEnd"/>
      <w:r w:rsidRPr="009404BB">
        <w:rPr>
          <w:sz w:val="20"/>
          <w:szCs w:val="20"/>
        </w:rPr>
        <w:t xml:space="preserve">. </w:t>
      </w:r>
    </w:p>
    <w:p w14:paraId="7D2F4E93" w14:textId="77777777" w:rsidR="002C01CC" w:rsidRPr="009404BB" w:rsidRDefault="002C01CC" w:rsidP="002C01CC">
      <w:pPr>
        <w:spacing w:line="276" w:lineRule="auto"/>
        <w:ind w:right="461"/>
        <w:jc w:val="both"/>
        <w:rPr>
          <w:sz w:val="20"/>
          <w:szCs w:val="20"/>
        </w:rPr>
      </w:pPr>
    </w:p>
    <w:p w14:paraId="1AE6664D"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5.3 KENDALA  </w:t>
      </w:r>
    </w:p>
    <w:p w14:paraId="13EF460E" w14:textId="77777777" w:rsidR="002C01CC" w:rsidRPr="009404BB" w:rsidRDefault="002C01CC" w:rsidP="002C01CC">
      <w:pPr>
        <w:spacing w:line="276" w:lineRule="auto"/>
        <w:ind w:right="461" w:firstLine="284"/>
        <w:jc w:val="both"/>
        <w:rPr>
          <w:sz w:val="20"/>
          <w:szCs w:val="20"/>
        </w:rPr>
      </w:pP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perkembangan</w:t>
      </w:r>
      <w:proofErr w:type="spellEnd"/>
      <w:r w:rsidRPr="009404BB">
        <w:rPr>
          <w:sz w:val="20"/>
          <w:szCs w:val="20"/>
        </w:rPr>
        <w:t xml:space="preserv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peneliti</w:t>
      </w:r>
      <w:proofErr w:type="spellEnd"/>
      <w:r w:rsidRPr="009404BB">
        <w:rPr>
          <w:sz w:val="20"/>
          <w:szCs w:val="20"/>
        </w:rPr>
        <w:t xml:space="preserve"> </w:t>
      </w:r>
      <w:proofErr w:type="spellStart"/>
      <w:r w:rsidRPr="009404BB">
        <w:rPr>
          <w:sz w:val="20"/>
          <w:szCs w:val="20"/>
        </w:rPr>
        <w:t>menghadapi</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kendala</w:t>
      </w:r>
      <w:proofErr w:type="spellEnd"/>
      <w:r w:rsidRPr="009404BB">
        <w:rPr>
          <w:sz w:val="20"/>
          <w:szCs w:val="20"/>
        </w:rPr>
        <w:t xml:space="preserve">, </w:t>
      </w:r>
      <w:proofErr w:type="spellStart"/>
      <w:r w:rsidRPr="009404BB">
        <w:rPr>
          <w:sz w:val="20"/>
          <w:szCs w:val="20"/>
        </w:rPr>
        <w:t>diantaranya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spellStart"/>
      <w:r w:rsidRPr="009404BB">
        <w:rPr>
          <w:sz w:val="20"/>
          <w:szCs w:val="20"/>
        </w:rPr>
        <w:t>berikut</w:t>
      </w:r>
      <w:proofErr w:type="spellEnd"/>
      <w:r w:rsidRPr="009404BB">
        <w:rPr>
          <w:sz w:val="20"/>
          <w:szCs w:val="20"/>
        </w:rPr>
        <w:t>:</w:t>
      </w:r>
    </w:p>
    <w:p w14:paraId="5D5F55C2"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before="70" w:line="276" w:lineRule="auto"/>
        <w:ind w:left="426" w:right="560"/>
        <w:contextualSpacing w:val="0"/>
        <w:jc w:val="both"/>
        <w:rPr>
          <w:sz w:val="20"/>
          <w:szCs w:val="20"/>
        </w:rPr>
      </w:pPr>
      <w:r w:rsidRPr="009404BB">
        <w:rPr>
          <w:sz w:val="20"/>
          <w:szCs w:val="20"/>
        </w:rPr>
        <w:t xml:space="preserve">Dataset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keperluan</w:t>
      </w:r>
      <w:proofErr w:type="spellEnd"/>
      <w:r w:rsidRPr="009404BB">
        <w:rPr>
          <w:sz w:val="20"/>
          <w:szCs w:val="20"/>
        </w:rPr>
        <w:t xml:space="preserve"> knowledge base </w:t>
      </w:r>
      <w:proofErr w:type="spellStart"/>
      <w:r w:rsidRPr="009404BB">
        <w:rPr>
          <w:sz w:val="20"/>
          <w:szCs w:val="20"/>
        </w:rPr>
        <w:t>cukup</w:t>
      </w:r>
      <w:proofErr w:type="spellEnd"/>
      <w:r w:rsidRPr="009404BB">
        <w:rPr>
          <w:sz w:val="20"/>
          <w:szCs w:val="20"/>
        </w:rPr>
        <w:t xml:space="preserve"> </w:t>
      </w:r>
      <w:proofErr w:type="spellStart"/>
      <w:r w:rsidRPr="009404BB">
        <w:rPr>
          <w:sz w:val="20"/>
          <w:szCs w:val="20"/>
        </w:rPr>
        <w:t>kompleks</w:t>
      </w:r>
      <w:proofErr w:type="spellEnd"/>
      <w:r w:rsidRPr="009404BB">
        <w:rPr>
          <w:sz w:val="20"/>
          <w:szCs w:val="20"/>
        </w:rPr>
        <w:t xml:space="preserve"> dan </w:t>
      </w:r>
      <w:proofErr w:type="spellStart"/>
      <w:r w:rsidRPr="009404BB">
        <w:rPr>
          <w:sz w:val="20"/>
          <w:szCs w:val="20"/>
        </w:rPr>
        <w:t>banyak</w:t>
      </w:r>
      <w:proofErr w:type="spellEnd"/>
      <w:r w:rsidRPr="009404BB">
        <w:rPr>
          <w:sz w:val="20"/>
          <w:szCs w:val="20"/>
        </w:rPr>
        <w:t xml:space="preserve"> </w:t>
      </w:r>
      <w:proofErr w:type="spellStart"/>
      <w:r w:rsidRPr="009404BB">
        <w:rPr>
          <w:sz w:val="20"/>
          <w:szCs w:val="20"/>
        </w:rPr>
        <w:t>duplikasi</w:t>
      </w:r>
      <w:proofErr w:type="spellEnd"/>
      <w:r w:rsidRPr="009404BB">
        <w:rPr>
          <w:sz w:val="20"/>
          <w:szCs w:val="20"/>
        </w:rPr>
        <w:t xml:space="preserve"> data </w:t>
      </w:r>
      <w:proofErr w:type="spellStart"/>
      <w:r w:rsidRPr="009404BB">
        <w:rPr>
          <w:sz w:val="20"/>
          <w:szCs w:val="20"/>
        </w:rPr>
        <w:t>dari</w:t>
      </w:r>
      <w:proofErr w:type="spellEnd"/>
      <w:r w:rsidRPr="009404BB">
        <w:rPr>
          <w:sz w:val="20"/>
          <w:szCs w:val="20"/>
        </w:rPr>
        <w:t xml:space="preserve"> data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asli</w:t>
      </w:r>
      <w:proofErr w:type="spellEnd"/>
      <w:r w:rsidRPr="009404BB">
        <w:rPr>
          <w:sz w:val="20"/>
          <w:szCs w:val="20"/>
        </w:rPr>
        <w:t>.</w:t>
      </w:r>
    </w:p>
    <w:p w14:paraId="2D69E90A"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line="276" w:lineRule="auto"/>
        <w:ind w:left="426" w:right="560"/>
        <w:contextualSpacing w:val="0"/>
        <w:jc w:val="both"/>
        <w:rPr>
          <w:sz w:val="20"/>
          <w:szCs w:val="20"/>
        </w:rPr>
      </w:pPr>
      <w:proofErr w:type="spellStart"/>
      <w:r w:rsidRPr="009404BB">
        <w:rPr>
          <w:sz w:val="20"/>
          <w:szCs w:val="20"/>
        </w:rPr>
        <w:t>Jumlah</w:t>
      </w:r>
      <w:proofErr w:type="spellEnd"/>
      <w:r w:rsidRPr="009404BB">
        <w:rPr>
          <w:sz w:val="20"/>
          <w:szCs w:val="20"/>
        </w:rPr>
        <w:t xml:space="preserve"> dataset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melatih</w:t>
      </w:r>
      <w:proofErr w:type="spellEnd"/>
      <w:r w:rsidRPr="009404BB">
        <w:rPr>
          <w:sz w:val="20"/>
          <w:szCs w:val="20"/>
        </w:rPr>
        <w:t xml:space="preserve">  model </w:t>
      </w:r>
      <w:proofErr w:type="spellStart"/>
      <w:r w:rsidRPr="009404BB">
        <w:rPr>
          <w:sz w:val="20"/>
          <w:szCs w:val="20"/>
        </w:rPr>
        <w:t>cukup</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sumber</w:t>
      </w:r>
      <w:proofErr w:type="spellEnd"/>
      <w:r w:rsidRPr="009404BB">
        <w:rPr>
          <w:sz w:val="20"/>
          <w:szCs w:val="20"/>
        </w:rPr>
        <w:t xml:space="preserve"> </w:t>
      </w:r>
      <w:proofErr w:type="spellStart"/>
      <w:r w:rsidRPr="009404BB">
        <w:rPr>
          <w:sz w:val="20"/>
          <w:szCs w:val="20"/>
        </w:rPr>
        <w:t>daya</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banyak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menyusun</w:t>
      </w:r>
      <w:proofErr w:type="spellEnd"/>
      <w:r w:rsidRPr="009404BB">
        <w:rPr>
          <w:sz w:val="20"/>
          <w:szCs w:val="20"/>
        </w:rPr>
        <w:t xml:space="preserve"> dataset </w:t>
      </w:r>
      <w:proofErr w:type="spellStart"/>
      <w:r w:rsidRPr="009404BB">
        <w:rPr>
          <w:sz w:val="20"/>
          <w:szCs w:val="20"/>
        </w:rPr>
        <w:t>qna</w:t>
      </w:r>
      <w:proofErr w:type="spellEnd"/>
      <w:r w:rsidRPr="009404BB">
        <w:rPr>
          <w:sz w:val="20"/>
          <w:szCs w:val="20"/>
        </w:rPr>
        <w:t>.</w:t>
      </w:r>
    </w:p>
    <w:p w14:paraId="531DFE3F"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before="1" w:line="276" w:lineRule="auto"/>
        <w:ind w:left="426" w:right="563"/>
        <w:contextualSpacing w:val="0"/>
        <w:jc w:val="both"/>
        <w:rPr>
          <w:sz w:val="20"/>
          <w:szCs w:val="20"/>
        </w:rPr>
      </w:pPr>
      <w:r w:rsidRPr="009404BB">
        <w:rPr>
          <w:sz w:val="20"/>
          <w:szCs w:val="20"/>
        </w:rPr>
        <w:t xml:space="preserve">Karena </w:t>
      </w:r>
      <w:proofErr w:type="spellStart"/>
      <w:r w:rsidRPr="009404BB">
        <w:rPr>
          <w:sz w:val="20"/>
          <w:szCs w:val="20"/>
        </w:rPr>
        <w:t>jumlah</w:t>
      </w:r>
      <w:proofErr w:type="spellEnd"/>
      <w:r w:rsidRPr="009404BB">
        <w:rPr>
          <w:sz w:val="20"/>
          <w:szCs w:val="20"/>
        </w:rPr>
        <w:t xml:space="preserve"> dataset </w:t>
      </w:r>
      <w:proofErr w:type="spellStart"/>
      <w:r w:rsidRPr="009404BB">
        <w:rPr>
          <w:sz w:val="20"/>
          <w:szCs w:val="20"/>
        </w:rPr>
        <w:t>qna</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resource yang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ketika</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running model preprocessing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sering</w:t>
      </w:r>
      <w:proofErr w:type="spellEnd"/>
      <w:r w:rsidRPr="009404BB">
        <w:rPr>
          <w:sz w:val="20"/>
          <w:szCs w:val="20"/>
        </w:rPr>
        <w:t xml:space="preserve"> lama </w:t>
      </w:r>
      <w:proofErr w:type="spellStart"/>
      <w:r w:rsidRPr="009404BB">
        <w:rPr>
          <w:sz w:val="20"/>
          <w:szCs w:val="20"/>
        </w:rPr>
        <w:t>sekali</w:t>
      </w:r>
      <w:proofErr w:type="spellEnd"/>
      <w:r w:rsidRPr="009404BB">
        <w:rPr>
          <w:sz w:val="20"/>
          <w:szCs w:val="20"/>
        </w:rPr>
        <w:t xml:space="preserve"> proses </w:t>
      </w:r>
      <w:proofErr w:type="spellStart"/>
      <w:r w:rsidRPr="009404BB">
        <w:rPr>
          <w:sz w:val="20"/>
          <w:szCs w:val="20"/>
        </w:rPr>
        <w:t>menjalankan</w:t>
      </w:r>
      <w:proofErr w:type="spellEnd"/>
      <w:r w:rsidRPr="009404BB">
        <w:rPr>
          <w:sz w:val="20"/>
          <w:szCs w:val="20"/>
        </w:rPr>
        <w:t xml:space="preserve"> chatbot.</w:t>
      </w:r>
    </w:p>
    <w:p w14:paraId="40AF9A04" w14:textId="77777777" w:rsidR="002C01CC" w:rsidRPr="009404BB" w:rsidRDefault="002C01CC" w:rsidP="002C01CC">
      <w:pPr>
        <w:spacing w:line="276" w:lineRule="auto"/>
        <w:ind w:right="461" w:firstLine="284"/>
        <w:jc w:val="both"/>
        <w:rPr>
          <w:sz w:val="20"/>
          <w:szCs w:val="20"/>
        </w:rPr>
      </w:pPr>
    </w:p>
    <w:p w14:paraId="2BB47135" w14:textId="77777777" w:rsidR="002C01CC" w:rsidRPr="009404BB" w:rsidRDefault="002C01CC" w:rsidP="002C01CC">
      <w:pPr>
        <w:pStyle w:val="Heading1"/>
        <w:ind w:right="461"/>
        <w:rPr>
          <w:b w:val="0"/>
          <w:szCs w:val="20"/>
        </w:rPr>
      </w:pPr>
      <w:bookmarkStart w:id="137" w:name="_Toc176987413"/>
    </w:p>
    <w:p w14:paraId="4467CB5B" w14:textId="77777777" w:rsidR="002C01CC" w:rsidRPr="009404BB" w:rsidRDefault="002C01CC" w:rsidP="002C01CC">
      <w:pPr>
        <w:ind w:right="461"/>
        <w:rPr>
          <w:sz w:val="20"/>
          <w:szCs w:val="20"/>
        </w:rPr>
      </w:pPr>
    </w:p>
    <w:p w14:paraId="5CF13860" w14:textId="77777777" w:rsidR="002C01CC" w:rsidRPr="009404BB" w:rsidRDefault="002C01CC" w:rsidP="002C01CC">
      <w:pPr>
        <w:ind w:right="461"/>
        <w:rPr>
          <w:sz w:val="20"/>
          <w:szCs w:val="20"/>
        </w:rPr>
      </w:pPr>
    </w:p>
    <w:p w14:paraId="54E4529B" w14:textId="77777777" w:rsidR="0025234A" w:rsidRPr="009404BB" w:rsidRDefault="0025234A" w:rsidP="002C01CC">
      <w:pPr>
        <w:ind w:right="461"/>
        <w:rPr>
          <w:sz w:val="20"/>
          <w:szCs w:val="20"/>
        </w:rPr>
      </w:pPr>
    </w:p>
    <w:p w14:paraId="3B77E100" w14:textId="77777777" w:rsidR="0025234A" w:rsidRPr="009404BB" w:rsidRDefault="0025234A" w:rsidP="002C01CC">
      <w:pPr>
        <w:ind w:right="461"/>
        <w:rPr>
          <w:sz w:val="20"/>
          <w:szCs w:val="20"/>
        </w:rPr>
      </w:pPr>
    </w:p>
    <w:p w14:paraId="2D0C9E4E" w14:textId="77777777" w:rsidR="002C01CC" w:rsidRPr="009404BB" w:rsidRDefault="002C01CC" w:rsidP="002C01CC">
      <w:pPr>
        <w:ind w:right="461"/>
        <w:rPr>
          <w:sz w:val="20"/>
          <w:szCs w:val="20"/>
        </w:rPr>
      </w:pPr>
    </w:p>
    <w:p w14:paraId="5821F199" w14:textId="77777777" w:rsidR="002C01CC" w:rsidRPr="009404BB" w:rsidRDefault="002C01CC" w:rsidP="002C01CC">
      <w:pPr>
        <w:ind w:right="461"/>
        <w:rPr>
          <w:sz w:val="20"/>
          <w:szCs w:val="20"/>
        </w:rPr>
      </w:pPr>
    </w:p>
    <w:p w14:paraId="293E5D90" w14:textId="77777777" w:rsidR="002C01CC" w:rsidRDefault="002C01CC" w:rsidP="002C01CC">
      <w:pPr>
        <w:ind w:right="461"/>
        <w:rPr>
          <w:sz w:val="20"/>
          <w:szCs w:val="20"/>
        </w:rPr>
      </w:pPr>
    </w:p>
    <w:p w14:paraId="3768DF45" w14:textId="77777777" w:rsidR="003436A0" w:rsidRDefault="003436A0" w:rsidP="002C01CC">
      <w:pPr>
        <w:ind w:right="461"/>
        <w:rPr>
          <w:sz w:val="20"/>
          <w:szCs w:val="20"/>
        </w:rPr>
      </w:pPr>
    </w:p>
    <w:p w14:paraId="303DB968" w14:textId="77777777" w:rsidR="003436A0" w:rsidRDefault="003436A0" w:rsidP="002C01CC">
      <w:pPr>
        <w:ind w:right="461"/>
        <w:rPr>
          <w:sz w:val="20"/>
          <w:szCs w:val="20"/>
        </w:rPr>
      </w:pPr>
    </w:p>
    <w:p w14:paraId="23D09286" w14:textId="77777777" w:rsidR="003436A0" w:rsidRPr="009404BB" w:rsidRDefault="003436A0" w:rsidP="002C01CC">
      <w:pPr>
        <w:ind w:right="461"/>
        <w:rPr>
          <w:sz w:val="20"/>
          <w:szCs w:val="20"/>
        </w:rPr>
      </w:pPr>
    </w:p>
    <w:p w14:paraId="58983521" w14:textId="77777777" w:rsidR="002C01CC" w:rsidRPr="009404BB" w:rsidRDefault="002C01CC" w:rsidP="002C01CC">
      <w:pPr>
        <w:ind w:right="461"/>
        <w:rPr>
          <w:sz w:val="20"/>
          <w:szCs w:val="20"/>
        </w:rPr>
      </w:pPr>
    </w:p>
    <w:p w14:paraId="623B0854" w14:textId="77777777" w:rsidR="002C01CC" w:rsidRPr="009404BB" w:rsidRDefault="002C01CC" w:rsidP="0025234A">
      <w:pPr>
        <w:pStyle w:val="Heading1"/>
      </w:pPr>
      <w:bookmarkStart w:id="138" w:name="_Toc187674107"/>
      <w:r w:rsidRPr="009404BB">
        <w:lastRenderedPageBreak/>
        <w:t>DAFTAR PUSTAKA</w:t>
      </w:r>
      <w:bookmarkEnd w:id="137"/>
      <w:bookmarkEnd w:id="138"/>
    </w:p>
    <w:p w14:paraId="0DBB7A73" w14:textId="77777777" w:rsidR="002C01CC" w:rsidRPr="009404BB" w:rsidRDefault="002C01CC" w:rsidP="002C01CC">
      <w:pPr>
        <w:ind w:right="461"/>
        <w:rPr>
          <w:sz w:val="20"/>
          <w:szCs w:val="20"/>
        </w:rPr>
      </w:pPr>
    </w:p>
    <w:p w14:paraId="6C5551E3"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Pargaonkar</w:t>
      </w:r>
      <w:proofErr w:type="spellEnd"/>
      <w:r w:rsidRPr="009404BB">
        <w:rPr>
          <w:sz w:val="20"/>
          <w:szCs w:val="20"/>
        </w:rPr>
        <w:t xml:space="preserve">, S. (2021). The Crucial Role of Inspection in Software Quality Assurance. Journal of Science &amp; Technology, 2(1), 70-77. </w:t>
      </w:r>
    </w:p>
    <w:p w14:paraId="20334F94" w14:textId="77777777" w:rsidR="002C01CC" w:rsidRPr="009404BB" w:rsidRDefault="002C01CC" w:rsidP="002C01CC">
      <w:pPr>
        <w:numPr>
          <w:ilvl w:val="0"/>
          <w:numId w:val="2"/>
        </w:numPr>
        <w:ind w:right="461"/>
        <w:jc w:val="both"/>
        <w:rPr>
          <w:sz w:val="20"/>
          <w:szCs w:val="20"/>
        </w:rPr>
      </w:pPr>
      <w:r w:rsidRPr="009404BB">
        <w:rPr>
          <w:sz w:val="20"/>
          <w:szCs w:val="20"/>
        </w:rPr>
        <w:t xml:space="preserve">R. T. Wahyuni, D. </w:t>
      </w:r>
      <w:proofErr w:type="spellStart"/>
      <w:r w:rsidRPr="009404BB">
        <w:rPr>
          <w:sz w:val="20"/>
          <w:szCs w:val="20"/>
        </w:rPr>
        <w:t>Prastiyanto</w:t>
      </w:r>
      <w:proofErr w:type="spellEnd"/>
      <w:r w:rsidRPr="009404BB">
        <w:rPr>
          <w:sz w:val="20"/>
          <w:szCs w:val="20"/>
        </w:rPr>
        <w:t xml:space="preserve">, and E. </w:t>
      </w:r>
      <w:proofErr w:type="spellStart"/>
      <w:r w:rsidRPr="009404BB">
        <w:rPr>
          <w:sz w:val="20"/>
          <w:szCs w:val="20"/>
        </w:rPr>
        <w:t>Supraptono</w:t>
      </w:r>
      <w:proofErr w:type="spellEnd"/>
      <w:r w:rsidRPr="009404BB">
        <w:rPr>
          <w:sz w:val="20"/>
          <w:szCs w:val="20"/>
        </w:rPr>
        <w:t>, “</w:t>
      </w:r>
      <w:proofErr w:type="spellStart"/>
      <w:r w:rsidRPr="009404BB">
        <w:rPr>
          <w:sz w:val="20"/>
          <w:szCs w:val="20"/>
        </w:rPr>
        <w:t>Penerapan</w:t>
      </w:r>
      <w:proofErr w:type="spellEnd"/>
      <w:r w:rsidRPr="009404BB">
        <w:rPr>
          <w:sz w:val="20"/>
          <w:szCs w:val="20"/>
        </w:rPr>
        <w:t xml:space="preserve"> </w:t>
      </w:r>
      <w:proofErr w:type="spellStart"/>
      <w:r w:rsidRPr="009404BB">
        <w:rPr>
          <w:sz w:val="20"/>
          <w:szCs w:val="20"/>
        </w:rPr>
        <w:t>Algoritma</w:t>
      </w:r>
      <w:proofErr w:type="spellEnd"/>
      <w:r w:rsidRPr="009404BB">
        <w:rPr>
          <w:sz w:val="20"/>
          <w:szCs w:val="20"/>
        </w:rPr>
        <w:t xml:space="preserve"> Cosine Similarity dan </w:t>
      </w:r>
      <w:proofErr w:type="spellStart"/>
      <w:r w:rsidRPr="009404BB">
        <w:rPr>
          <w:sz w:val="20"/>
          <w:szCs w:val="20"/>
        </w:rPr>
        <w:t>Pembobotan</w:t>
      </w:r>
      <w:proofErr w:type="spellEnd"/>
      <w:r w:rsidRPr="009404BB">
        <w:rPr>
          <w:sz w:val="20"/>
          <w:szCs w:val="20"/>
        </w:rPr>
        <w:t xml:space="preserve"> TF-IDF pada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Klasifikasi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Skripsi</w:t>
      </w:r>
      <w:proofErr w:type="spellEnd"/>
      <w:r w:rsidRPr="009404BB">
        <w:rPr>
          <w:sz w:val="20"/>
          <w:szCs w:val="20"/>
        </w:rPr>
        <w:t xml:space="preserve">,” J. Tek. </w:t>
      </w:r>
      <w:proofErr w:type="spellStart"/>
      <w:r w:rsidRPr="009404BB">
        <w:rPr>
          <w:sz w:val="20"/>
          <w:szCs w:val="20"/>
        </w:rPr>
        <w:t>Elektro</w:t>
      </w:r>
      <w:proofErr w:type="spellEnd"/>
      <w:r w:rsidRPr="009404BB">
        <w:rPr>
          <w:sz w:val="20"/>
          <w:szCs w:val="20"/>
        </w:rPr>
        <w:t xml:space="preserve"> Univ. Negeri Semarang, vol. 9, no. 1, pp. 18–23, 2017 [Online].Available:https://journal.unnes.ac.id/nju/index.php/jte/article/download/10955/6659</w:t>
      </w:r>
    </w:p>
    <w:p w14:paraId="6B8099A2" w14:textId="77777777" w:rsidR="002C01CC" w:rsidRPr="009404BB" w:rsidRDefault="002C01CC" w:rsidP="002C01CC">
      <w:pPr>
        <w:numPr>
          <w:ilvl w:val="0"/>
          <w:numId w:val="2"/>
        </w:numPr>
        <w:ind w:right="461"/>
        <w:jc w:val="both"/>
        <w:rPr>
          <w:sz w:val="20"/>
          <w:szCs w:val="20"/>
        </w:rPr>
      </w:pPr>
      <w:r w:rsidRPr="009404BB">
        <w:rPr>
          <w:sz w:val="20"/>
          <w:szCs w:val="20"/>
        </w:rPr>
        <w:t>SUPRIYONO, S. Software Testing with the approach of Blackbox Testing on the Academic Information System. IJISTECH (International Journal of Information System and Technology), [</w:t>
      </w:r>
      <w:proofErr w:type="spellStart"/>
      <w:r w:rsidRPr="009404BB">
        <w:rPr>
          <w:sz w:val="20"/>
          <w:szCs w:val="20"/>
        </w:rPr>
        <w:t>S.l.</w:t>
      </w:r>
      <w:proofErr w:type="spellEnd"/>
      <w:r w:rsidRPr="009404BB">
        <w:rPr>
          <w:sz w:val="20"/>
          <w:szCs w:val="20"/>
        </w:rPr>
        <w:t>], v. 3, n. 2, p. 227-233, may 2020. ISSN 2580-7250.</w:t>
      </w:r>
    </w:p>
    <w:p w14:paraId="3F92D6E2"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Hasibuan</w:t>
      </w:r>
      <w:proofErr w:type="spellEnd"/>
      <w:r w:rsidRPr="009404BB">
        <w:rPr>
          <w:sz w:val="20"/>
          <w:szCs w:val="20"/>
        </w:rPr>
        <w:t xml:space="preserve">, A. N., &amp; </w:t>
      </w:r>
      <w:proofErr w:type="spellStart"/>
      <w:r w:rsidRPr="009404BB">
        <w:rPr>
          <w:sz w:val="20"/>
          <w:szCs w:val="20"/>
        </w:rPr>
        <w:t>Dirgahayu</w:t>
      </w:r>
      <w:proofErr w:type="spellEnd"/>
      <w:r w:rsidRPr="009404BB">
        <w:rPr>
          <w:sz w:val="20"/>
          <w:szCs w:val="20"/>
        </w:rPr>
        <w:t xml:space="preserve">, T. (2022).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Unit Testing dan Test case pada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Modul </w:t>
      </w:r>
      <w:proofErr w:type="spellStart"/>
      <w:r w:rsidRPr="009404BB">
        <w:rPr>
          <w:sz w:val="20"/>
          <w:szCs w:val="20"/>
        </w:rPr>
        <w:t>Manajemen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Jurnal</w:t>
      </w:r>
      <w:proofErr w:type="spellEnd"/>
      <w:r w:rsidRPr="009404BB">
        <w:rPr>
          <w:sz w:val="20"/>
          <w:szCs w:val="20"/>
        </w:rPr>
        <w:t xml:space="preserve"> UII.</w:t>
      </w:r>
    </w:p>
    <w:p w14:paraId="7F4A7FD4" w14:textId="77777777" w:rsidR="002C01CC" w:rsidRPr="009404BB" w:rsidRDefault="002C01CC" w:rsidP="002C01CC">
      <w:pPr>
        <w:numPr>
          <w:ilvl w:val="0"/>
          <w:numId w:val="2"/>
        </w:numPr>
        <w:ind w:right="461"/>
        <w:jc w:val="both"/>
        <w:rPr>
          <w:sz w:val="20"/>
          <w:szCs w:val="20"/>
        </w:rPr>
      </w:pPr>
      <w:r w:rsidRPr="009404BB">
        <w:rPr>
          <w:sz w:val="20"/>
          <w:szCs w:val="20"/>
        </w:rPr>
        <w:t xml:space="preserve">Romeo. (2003). Testing dan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Edisi</w:t>
      </w:r>
      <w:proofErr w:type="spellEnd"/>
      <w:r w:rsidRPr="009404BB">
        <w:rPr>
          <w:sz w:val="20"/>
          <w:szCs w:val="20"/>
        </w:rPr>
        <w:t xml:space="preserve"> 1).</w:t>
      </w:r>
    </w:p>
    <w:p w14:paraId="6816DF26" w14:textId="77777777" w:rsidR="002C01CC" w:rsidRPr="009404BB" w:rsidRDefault="002C01CC" w:rsidP="002C01CC">
      <w:pPr>
        <w:numPr>
          <w:ilvl w:val="0"/>
          <w:numId w:val="2"/>
        </w:numPr>
        <w:ind w:right="461"/>
        <w:jc w:val="both"/>
        <w:rPr>
          <w:sz w:val="20"/>
          <w:szCs w:val="20"/>
        </w:rPr>
      </w:pPr>
      <w:r w:rsidRPr="009404BB">
        <w:rPr>
          <w:sz w:val="20"/>
          <w:szCs w:val="20"/>
        </w:rPr>
        <w:t xml:space="preserve">Nugroho, K. S. (2020, June 4). Dasar text preprocessing </w:t>
      </w:r>
      <w:proofErr w:type="spellStart"/>
      <w:r w:rsidRPr="009404BB">
        <w:rPr>
          <w:sz w:val="20"/>
          <w:szCs w:val="20"/>
        </w:rPr>
        <w:t>Dengan</w:t>
      </w:r>
      <w:proofErr w:type="spellEnd"/>
      <w:r w:rsidRPr="009404BB">
        <w:rPr>
          <w:sz w:val="20"/>
          <w:szCs w:val="20"/>
        </w:rPr>
        <w:t xml:space="preserve"> Python. Medium. https://ksnugroho.medium.com/dasar-textpreprocessing-dengan-python-a4fa52608ffe, </w:t>
      </w:r>
      <w:proofErr w:type="spellStart"/>
      <w:r w:rsidRPr="009404BB">
        <w:rPr>
          <w:sz w:val="20"/>
          <w:szCs w:val="20"/>
        </w:rPr>
        <w:t>Diakses</w:t>
      </w:r>
      <w:proofErr w:type="spellEnd"/>
      <w:r w:rsidRPr="009404BB">
        <w:rPr>
          <w:sz w:val="20"/>
          <w:szCs w:val="20"/>
        </w:rPr>
        <w:t xml:space="preserve"> 17 April 2024.</w:t>
      </w:r>
    </w:p>
    <w:p w14:paraId="507BADD0" w14:textId="77777777" w:rsidR="002C01CC" w:rsidRPr="009404BB" w:rsidRDefault="002C01CC" w:rsidP="002C01CC">
      <w:pPr>
        <w:numPr>
          <w:ilvl w:val="0"/>
          <w:numId w:val="2"/>
        </w:numPr>
        <w:ind w:right="461"/>
        <w:jc w:val="both"/>
        <w:rPr>
          <w:sz w:val="20"/>
          <w:szCs w:val="20"/>
        </w:rPr>
      </w:pPr>
      <w:r w:rsidRPr="009404BB">
        <w:rPr>
          <w:sz w:val="20"/>
          <w:szCs w:val="20"/>
        </w:rPr>
        <w:t xml:space="preserve">Hans, R. (2021, June 17). </w:t>
      </w:r>
      <w:proofErr w:type="spellStart"/>
      <w:r w:rsidRPr="009404BB">
        <w:rPr>
          <w:sz w:val="20"/>
          <w:szCs w:val="20"/>
        </w:rPr>
        <w:t>Tahapan</w:t>
      </w:r>
      <w:proofErr w:type="spellEnd"/>
      <w:r w:rsidRPr="009404BB">
        <w:rPr>
          <w:sz w:val="20"/>
          <w:szCs w:val="20"/>
        </w:rPr>
        <w:t xml:space="preserve"> text preprocessing </w:t>
      </w:r>
      <w:proofErr w:type="spellStart"/>
      <w:r w:rsidRPr="009404BB">
        <w:rPr>
          <w:sz w:val="20"/>
          <w:szCs w:val="20"/>
        </w:rPr>
        <w:t>Dalam</w:t>
      </w:r>
      <w:proofErr w:type="spellEnd"/>
      <w:r w:rsidRPr="009404BB">
        <w:rPr>
          <w:sz w:val="20"/>
          <w:szCs w:val="20"/>
        </w:rPr>
        <w:t xml:space="preserve"> Teknik </w:t>
      </w:r>
      <w:proofErr w:type="spellStart"/>
      <w:r w:rsidRPr="009404BB">
        <w:rPr>
          <w:sz w:val="20"/>
          <w:szCs w:val="20"/>
        </w:rPr>
        <w:t>Pengolahan</w:t>
      </w:r>
      <w:proofErr w:type="spellEnd"/>
      <w:r w:rsidRPr="009404BB">
        <w:rPr>
          <w:sz w:val="20"/>
          <w:szCs w:val="20"/>
        </w:rPr>
        <w:t xml:space="preserve"> Data. https://dqlab.id/files/dqlab/cache/87e30118ebba5ec7d96f6ea8c9 dcc10b_x_118_X_55.png. https://dqlab.id/tahapan-textpreprocessing-dalam-teknik-pengolahan-data, </w:t>
      </w:r>
      <w:proofErr w:type="spellStart"/>
      <w:r w:rsidRPr="009404BB">
        <w:rPr>
          <w:sz w:val="20"/>
          <w:szCs w:val="20"/>
        </w:rPr>
        <w:t>Diakses</w:t>
      </w:r>
      <w:proofErr w:type="spellEnd"/>
      <w:r w:rsidRPr="009404BB">
        <w:rPr>
          <w:sz w:val="20"/>
          <w:szCs w:val="20"/>
        </w:rPr>
        <w:t xml:space="preserve"> 17 April 2024</w:t>
      </w:r>
    </w:p>
    <w:p w14:paraId="33C7EBD1"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Gabarron</w:t>
      </w:r>
      <w:proofErr w:type="spellEnd"/>
      <w:r w:rsidRPr="009404BB">
        <w:rPr>
          <w:sz w:val="20"/>
          <w:szCs w:val="20"/>
        </w:rPr>
        <w:t>, Elia, et al. "What do we know about the use of chatbots for public health?." Digital Personalized Health and Medicine (2020): 796- 800</w:t>
      </w:r>
    </w:p>
    <w:p w14:paraId="17AE6FF1"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Følstad</w:t>
      </w:r>
      <w:proofErr w:type="spellEnd"/>
      <w:r w:rsidRPr="009404BB">
        <w:rPr>
          <w:sz w:val="20"/>
          <w:szCs w:val="20"/>
        </w:rPr>
        <w:t xml:space="preserve">, A., Nordheim, C. B., &amp; </w:t>
      </w:r>
      <w:proofErr w:type="spellStart"/>
      <w:r w:rsidRPr="009404BB">
        <w:rPr>
          <w:sz w:val="20"/>
          <w:szCs w:val="20"/>
        </w:rPr>
        <w:t>Bjørkli</w:t>
      </w:r>
      <w:proofErr w:type="spellEnd"/>
      <w:r w:rsidRPr="009404BB">
        <w:rPr>
          <w:sz w:val="20"/>
          <w:szCs w:val="20"/>
        </w:rPr>
        <w:t xml:space="preserve">, C. A. (2018). What makes users trust a chatbot for customer service? An exploratory interview study. In Internet Science: 5th </w:t>
      </w:r>
      <w:r w:rsidRPr="009404BB">
        <w:rPr>
          <w:sz w:val="20"/>
          <w:szCs w:val="20"/>
        </w:rPr>
        <w:lastRenderedPageBreak/>
        <w:t>International Conference, INSCI 2018, St. Petersburg, Russia, October 24–26, 2018, Proceedings 5 (pp. 194-208). Springer International Publishing.</w:t>
      </w:r>
    </w:p>
    <w:p w14:paraId="1A09412D" w14:textId="77777777" w:rsidR="002C01CC" w:rsidRPr="009404BB" w:rsidRDefault="002C01CC" w:rsidP="002C01CC">
      <w:pPr>
        <w:numPr>
          <w:ilvl w:val="0"/>
          <w:numId w:val="2"/>
        </w:numPr>
        <w:ind w:right="461"/>
        <w:jc w:val="both"/>
        <w:rPr>
          <w:sz w:val="20"/>
          <w:szCs w:val="20"/>
        </w:rPr>
      </w:pPr>
      <w:r w:rsidRPr="009404BB">
        <w:rPr>
          <w:sz w:val="20"/>
          <w:szCs w:val="20"/>
        </w:rPr>
        <w:t xml:space="preserve">Wijaya, R. A., </w:t>
      </w:r>
      <w:proofErr w:type="spellStart"/>
      <w:r w:rsidRPr="009404BB">
        <w:rPr>
          <w:sz w:val="20"/>
          <w:szCs w:val="20"/>
        </w:rPr>
        <w:t>Kusumaningtyas</w:t>
      </w:r>
      <w:proofErr w:type="spellEnd"/>
      <w:r w:rsidRPr="009404BB">
        <w:rPr>
          <w:sz w:val="20"/>
          <w:szCs w:val="20"/>
        </w:rPr>
        <w:t xml:space="preserve">, E. M., &amp; </w:t>
      </w:r>
      <w:proofErr w:type="spellStart"/>
      <w:r w:rsidRPr="009404BB">
        <w:rPr>
          <w:sz w:val="20"/>
          <w:szCs w:val="20"/>
        </w:rPr>
        <w:t>Barakbah</w:t>
      </w:r>
      <w:proofErr w:type="spellEnd"/>
      <w:r w:rsidRPr="009404BB">
        <w:rPr>
          <w:sz w:val="20"/>
          <w:szCs w:val="20"/>
        </w:rPr>
        <w:t>, A. (2019, September). Knowledge based chatbot with context recognition. In 2019 International Electronics Symposium (IES) (pp. 432-438). IEEE.</w:t>
      </w:r>
    </w:p>
    <w:p w14:paraId="70161FE8" w14:textId="77777777" w:rsidR="002C01CC" w:rsidRPr="009404BB" w:rsidRDefault="002C01CC" w:rsidP="002C01CC">
      <w:pPr>
        <w:numPr>
          <w:ilvl w:val="0"/>
          <w:numId w:val="2"/>
        </w:numPr>
        <w:ind w:right="461"/>
        <w:jc w:val="both"/>
        <w:rPr>
          <w:sz w:val="20"/>
          <w:szCs w:val="20"/>
        </w:rPr>
      </w:pPr>
      <w:r w:rsidRPr="009404BB">
        <w:rPr>
          <w:sz w:val="20"/>
          <w:szCs w:val="20"/>
        </w:rPr>
        <w:t>Johnson, M. (2020). The Importance of Context Recognition</w:t>
      </w:r>
    </w:p>
    <w:p w14:paraId="1BD2E8D7" w14:textId="77777777" w:rsidR="002C01CC" w:rsidRPr="009404BB" w:rsidRDefault="002C01CC" w:rsidP="002C01CC">
      <w:pPr>
        <w:ind w:left="708" w:right="461"/>
        <w:jc w:val="both"/>
        <w:rPr>
          <w:sz w:val="20"/>
          <w:szCs w:val="20"/>
        </w:rPr>
      </w:pPr>
      <w:r w:rsidRPr="009404BB">
        <w:rPr>
          <w:sz w:val="20"/>
          <w:szCs w:val="20"/>
        </w:rPr>
        <w:t>in NLP. Journal of Computational Linguistics, 15(2), 78-90.</w:t>
      </w:r>
    </w:p>
    <w:p w14:paraId="053B46C4" w14:textId="77777777" w:rsidR="002C01CC" w:rsidRPr="009404BB" w:rsidRDefault="002C01CC" w:rsidP="002C01CC">
      <w:pPr>
        <w:numPr>
          <w:ilvl w:val="0"/>
          <w:numId w:val="2"/>
        </w:numPr>
        <w:ind w:right="461"/>
        <w:jc w:val="both"/>
        <w:rPr>
          <w:sz w:val="20"/>
          <w:szCs w:val="20"/>
        </w:rPr>
      </w:pPr>
      <w:r w:rsidRPr="009404BB">
        <w:rPr>
          <w:sz w:val="20"/>
          <w:szCs w:val="20"/>
        </w:rPr>
        <w:t xml:space="preserve">D. Rahimi </w:t>
      </w:r>
      <w:proofErr w:type="spellStart"/>
      <w:r w:rsidRPr="009404BB">
        <w:rPr>
          <w:sz w:val="20"/>
          <w:szCs w:val="20"/>
        </w:rPr>
        <w:t>Fitri</w:t>
      </w:r>
      <w:proofErr w:type="spellEnd"/>
      <w:r w:rsidRPr="009404BB">
        <w:rPr>
          <w:sz w:val="20"/>
          <w:szCs w:val="20"/>
        </w:rPr>
        <w:t>,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Ujian</w:t>
      </w:r>
      <w:proofErr w:type="spellEnd"/>
      <w:r w:rsidRPr="009404BB">
        <w:rPr>
          <w:sz w:val="20"/>
          <w:szCs w:val="20"/>
        </w:rPr>
        <w:t xml:space="preserve"> Essay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Poros Tek., vol. 7, no. 2, pp. 88–94, 2015, [Online]. Available: http://ejurnal.poliban.ac.id/index.php/porosteknik/article/view/2 18</w:t>
      </w:r>
    </w:p>
    <w:p w14:paraId="4E168BB1" w14:textId="77777777" w:rsidR="002C01CC" w:rsidRPr="009404BB" w:rsidRDefault="002C01CC" w:rsidP="002C01CC">
      <w:pPr>
        <w:numPr>
          <w:ilvl w:val="0"/>
          <w:numId w:val="2"/>
        </w:numPr>
        <w:ind w:right="461"/>
        <w:jc w:val="both"/>
        <w:rPr>
          <w:sz w:val="20"/>
          <w:szCs w:val="20"/>
        </w:rPr>
      </w:pPr>
      <w:r w:rsidRPr="009404BB">
        <w:rPr>
          <w:sz w:val="20"/>
          <w:szCs w:val="20"/>
        </w:rPr>
        <w:t xml:space="preserve">R. </w:t>
      </w:r>
      <w:proofErr w:type="spellStart"/>
      <w:r w:rsidRPr="009404BB">
        <w:rPr>
          <w:sz w:val="20"/>
          <w:szCs w:val="20"/>
        </w:rPr>
        <w:t>Rismanto</w:t>
      </w:r>
      <w:proofErr w:type="spellEnd"/>
      <w:r w:rsidRPr="009404BB">
        <w:rPr>
          <w:sz w:val="20"/>
          <w:szCs w:val="20"/>
        </w:rPr>
        <w:t xml:space="preserve">, Y. </w:t>
      </w:r>
      <w:proofErr w:type="spellStart"/>
      <w:r w:rsidRPr="009404BB">
        <w:rPr>
          <w:sz w:val="20"/>
          <w:szCs w:val="20"/>
        </w:rPr>
        <w:t>Yunhasnawa</w:t>
      </w:r>
      <w:proofErr w:type="spellEnd"/>
      <w:r w:rsidRPr="009404BB">
        <w:rPr>
          <w:sz w:val="20"/>
          <w:szCs w:val="20"/>
        </w:rPr>
        <w:t>, and R. A. Bhakti, “</w:t>
      </w:r>
      <w:proofErr w:type="spellStart"/>
      <w:r w:rsidRPr="009404BB">
        <w:rPr>
          <w:sz w:val="20"/>
          <w:szCs w:val="20"/>
        </w:rPr>
        <w:t>Penerapan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Wisata</w:t>
      </w:r>
      <w:proofErr w:type="spellEnd"/>
      <w:r w:rsidRPr="009404BB">
        <w:rPr>
          <w:sz w:val="20"/>
          <w:szCs w:val="20"/>
        </w:rPr>
        <w:t xml:space="preserve"> Di Wilayah Malang,” Semin. Inform. Apl. </w:t>
      </w:r>
      <w:proofErr w:type="spellStart"/>
      <w:r w:rsidRPr="009404BB">
        <w:rPr>
          <w:sz w:val="20"/>
          <w:szCs w:val="20"/>
        </w:rPr>
        <w:t>Polinema</w:t>
      </w:r>
      <w:proofErr w:type="spellEnd"/>
      <w:r w:rsidRPr="009404BB">
        <w:rPr>
          <w:sz w:val="20"/>
          <w:szCs w:val="20"/>
        </w:rPr>
        <w:t xml:space="preserve">, pp. 1–8, 2019, [Online]. Available: http://jurnalti.polinema.ac.id/index.php/SIAP/article/view/683 </w:t>
      </w:r>
    </w:p>
    <w:p w14:paraId="51F9F1DF"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Rifki</w:t>
      </w:r>
      <w:proofErr w:type="spellEnd"/>
      <w:r w:rsidRPr="009404BB">
        <w:rPr>
          <w:sz w:val="20"/>
          <w:szCs w:val="20"/>
        </w:rPr>
        <w:t xml:space="preserve"> </w:t>
      </w:r>
      <w:proofErr w:type="spellStart"/>
      <w:r w:rsidRPr="009404BB">
        <w:rPr>
          <w:sz w:val="20"/>
          <w:szCs w:val="20"/>
        </w:rPr>
        <w:t>Achsani</w:t>
      </w:r>
      <w:proofErr w:type="spellEnd"/>
      <w:r w:rsidRPr="009404BB">
        <w:rPr>
          <w:sz w:val="20"/>
          <w:szCs w:val="20"/>
        </w:rPr>
        <w:t xml:space="preserve"> Dwi </w:t>
      </w:r>
      <w:proofErr w:type="spellStart"/>
      <w:r w:rsidRPr="009404BB">
        <w:rPr>
          <w:sz w:val="20"/>
          <w:szCs w:val="20"/>
        </w:rPr>
        <w:t>Taqwim</w:t>
      </w:r>
      <w:proofErr w:type="spellEnd"/>
      <w:r w:rsidRPr="009404BB">
        <w:rPr>
          <w:sz w:val="20"/>
          <w:szCs w:val="20"/>
        </w:rPr>
        <w:t xml:space="preserve">(2020) “Chatbot </w:t>
      </w:r>
      <w:proofErr w:type="spellStart"/>
      <w:r w:rsidRPr="009404BB">
        <w:rPr>
          <w:sz w:val="20"/>
          <w:szCs w:val="20"/>
        </w:rPr>
        <w:t>Gangguan</w:t>
      </w:r>
      <w:proofErr w:type="spellEnd"/>
      <w:r w:rsidRPr="009404BB">
        <w:rPr>
          <w:sz w:val="20"/>
          <w:szCs w:val="20"/>
        </w:rPr>
        <w:t xml:space="preserve"> Mental </w:t>
      </w:r>
      <w:proofErr w:type="spellStart"/>
      <w:r w:rsidRPr="009404BB">
        <w:rPr>
          <w:sz w:val="20"/>
          <w:szCs w:val="20"/>
        </w:rPr>
        <w:t>Berbasis</w:t>
      </w:r>
      <w:proofErr w:type="spellEnd"/>
      <w:r w:rsidRPr="009404BB">
        <w:rPr>
          <w:sz w:val="20"/>
          <w:szCs w:val="20"/>
        </w:rPr>
        <w:t xml:space="preserve"> Incremental Knowledge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Differential Learning”.</w:t>
      </w:r>
    </w:p>
    <w:p w14:paraId="7CC0D96A" w14:textId="77777777" w:rsidR="002C01CC" w:rsidRPr="009404BB" w:rsidRDefault="002C01CC" w:rsidP="002C01CC">
      <w:pPr>
        <w:numPr>
          <w:ilvl w:val="0"/>
          <w:numId w:val="2"/>
        </w:numPr>
        <w:ind w:right="461"/>
        <w:jc w:val="both"/>
        <w:rPr>
          <w:sz w:val="20"/>
          <w:szCs w:val="20"/>
        </w:rPr>
      </w:pPr>
      <w:r w:rsidRPr="009404BB">
        <w:rPr>
          <w:sz w:val="20"/>
          <w:szCs w:val="20"/>
        </w:rPr>
        <w:t xml:space="preserve">R. N. Aziza, ; Tiara, S. </w:t>
      </w:r>
      <w:proofErr w:type="spellStart"/>
      <w:r w:rsidRPr="009404BB">
        <w:rPr>
          <w:sz w:val="20"/>
          <w:szCs w:val="20"/>
        </w:rPr>
        <w:t>Ardanti</w:t>
      </w:r>
      <w:proofErr w:type="spellEnd"/>
      <w:r w:rsidRPr="009404BB">
        <w:rPr>
          <w:sz w:val="20"/>
          <w:szCs w:val="20"/>
        </w:rPr>
        <w:t xml:space="preserve">, ; </w:t>
      </w:r>
      <w:proofErr w:type="spellStart"/>
      <w:r w:rsidRPr="009404BB">
        <w:rPr>
          <w:sz w:val="20"/>
          <w:szCs w:val="20"/>
        </w:rPr>
        <w:t>Efy</w:t>
      </w:r>
      <w:proofErr w:type="spellEnd"/>
      <w:r w:rsidRPr="009404BB">
        <w:rPr>
          <w:sz w:val="20"/>
          <w:szCs w:val="20"/>
        </w:rPr>
        <w:t xml:space="preserve"> </w:t>
      </w:r>
      <w:proofErr w:type="spellStart"/>
      <w:r w:rsidRPr="009404BB">
        <w:rPr>
          <w:sz w:val="20"/>
          <w:szCs w:val="20"/>
        </w:rPr>
        <w:t>Yosrita</w:t>
      </w:r>
      <w:proofErr w:type="spellEnd"/>
      <w:r w:rsidRPr="009404BB">
        <w:rPr>
          <w:sz w:val="20"/>
          <w:szCs w:val="20"/>
        </w:rPr>
        <w:t xml:space="preserve">, and R. F. </w:t>
      </w:r>
      <w:proofErr w:type="spellStart"/>
      <w:r w:rsidRPr="009404BB">
        <w:rPr>
          <w:sz w:val="20"/>
          <w:szCs w:val="20"/>
        </w:rPr>
        <w:t>Ningrum</w:t>
      </w:r>
      <w:proofErr w:type="spellEnd"/>
      <w:r w:rsidRPr="009404BB">
        <w:rPr>
          <w:sz w:val="20"/>
          <w:szCs w:val="20"/>
        </w:rPr>
        <w:t xml:space="preserve">, “Pembangunan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Akademik</w:t>
      </w:r>
      <w:proofErr w:type="spellEnd"/>
      <w:r w:rsidRPr="009404BB">
        <w:rPr>
          <w:sz w:val="20"/>
          <w:szCs w:val="20"/>
        </w:rPr>
        <w:t xml:space="preserve"> </w:t>
      </w:r>
      <w:proofErr w:type="spellStart"/>
      <w:r w:rsidRPr="009404BB">
        <w:rPr>
          <w:sz w:val="20"/>
          <w:szCs w:val="20"/>
        </w:rPr>
        <w:t>berbasis</w:t>
      </w:r>
      <w:proofErr w:type="spellEnd"/>
      <w:r w:rsidRPr="009404BB">
        <w:rPr>
          <w:sz w:val="20"/>
          <w:szCs w:val="20"/>
        </w:rPr>
        <w:t xml:space="preserve"> Cosine Similarity dan Library </w:t>
      </w:r>
      <w:proofErr w:type="spellStart"/>
      <w:r w:rsidRPr="009404BB">
        <w:rPr>
          <w:sz w:val="20"/>
          <w:szCs w:val="20"/>
        </w:rPr>
        <w:t>Sastrawi</w:t>
      </w:r>
      <w:proofErr w:type="spellEnd"/>
      <w:r w:rsidRPr="009404BB">
        <w:rPr>
          <w:sz w:val="20"/>
          <w:szCs w:val="20"/>
        </w:rPr>
        <w:t xml:space="preserve"> Stemmer (</w:t>
      </w:r>
      <w:proofErr w:type="spellStart"/>
      <w:r w:rsidRPr="009404BB">
        <w:rPr>
          <w:sz w:val="20"/>
          <w:szCs w:val="20"/>
        </w:rPr>
        <w:t>Studi</w:t>
      </w:r>
      <w:proofErr w:type="spellEnd"/>
      <w:r w:rsidRPr="009404BB">
        <w:rPr>
          <w:sz w:val="20"/>
          <w:szCs w:val="20"/>
        </w:rPr>
        <w:t xml:space="preserve"> </w:t>
      </w:r>
      <w:proofErr w:type="spellStart"/>
      <w:r w:rsidRPr="009404BB">
        <w:rPr>
          <w:sz w:val="20"/>
          <w:szCs w:val="20"/>
        </w:rPr>
        <w:t>Kasus</w:t>
      </w:r>
      <w:proofErr w:type="spellEnd"/>
      <w:r w:rsidRPr="009404BB">
        <w:rPr>
          <w:sz w:val="20"/>
          <w:szCs w:val="20"/>
        </w:rPr>
        <w:t xml:space="preserve">: Teknik </w:t>
      </w:r>
      <w:proofErr w:type="spellStart"/>
      <w:r w:rsidRPr="009404BB">
        <w:rPr>
          <w:sz w:val="20"/>
          <w:szCs w:val="20"/>
        </w:rPr>
        <w:t>Informatika</w:t>
      </w:r>
      <w:proofErr w:type="spellEnd"/>
      <w:r w:rsidRPr="009404BB">
        <w:rPr>
          <w:sz w:val="20"/>
          <w:szCs w:val="20"/>
        </w:rPr>
        <w:t xml:space="preserve"> IT PLN),” </w:t>
      </w:r>
      <w:proofErr w:type="spellStart"/>
      <w:r w:rsidRPr="009404BB">
        <w:rPr>
          <w:sz w:val="20"/>
          <w:szCs w:val="20"/>
        </w:rPr>
        <w:t>Prosiding-Snekti</w:t>
      </w:r>
      <w:proofErr w:type="spellEnd"/>
      <w:r w:rsidRPr="009404BB">
        <w:rPr>
          <w:sz w:val="20"/>
          <w:szCs w:val="20"/>
        </w:rPr>
        <w:t>, vol. 3, p. 2022, 2022,[Online].Available:https://aperti.ejournal.id/snekti/article/view/154</w:t>
      </w:r>
    </w:p>
    <w:p w14:paraId="4C21B2C8" w14:textId="4DDB1343" w:rsidR="0025234A" w:rsidRPr="00D379C8" w:rsidRDefault="002C01CC" w:rsidP="00D94793">
      <w:pPr>
        <w:numPr>
          <w:ilvl w:val="0"/>
          <w:numId w:val="2"/>
        </w:numPr>
        <w:spacing w:before="1" w:line="232" w:lineRule="auto"/>
        <w:ind w:right="461"/>
        <w:jc w:val="both"/>
        <w:rPr>
          <w:sz w:val="20"/>
          <w:szCs w:val="20"/>
        </w:rPr>
      </w:pPr>
      <w:r w:rsidRPr="00D379C8">
        <w:rPr>
          <w:sz w:val="20"/>
          <w:szCs w:val="20"/>
        </w:rPr>
        <w:t xml:space="preserve">Entin </w:t>
      </w:r>
      <w:proofErr w:type="spellStart"/>
      <w:r w:rsidRPr="00D379C8">
        <w:rPr>
          <w:sz w:val="20"/>
          <w:szCs w:val="20"/>
        </w:rPr>
        <w:t>Matiana</w:t>
      </w:r>
      <w:proofErr w:type="spellEnd"/>
      <w:r w:rsidRPr="00D379C8">
        <w:rPr>
          <w:sz w:val="20"/>
          <w:szCs w:val="20"/>
        </w:rPr>
        <w:t xml:space="preserve"> K, ; Ahmed </w:t>
      </w:r>
      <w:proofErr w:type="spellStart"/>
      <w:r w:rsidRPr="00D379C8">
        <w:rPr>
          <w:sz w:val="20"/>
          <w:szCs w:val="20"/>
        </w:rPr>
        <w:t>Syauqi</w:t>
      </w:r>
      <w:proofErr w:type="spellEnd"/>
      <w:r w:rsidRPr="00D379C8">
        <w:rPr>
          <w:sz w:val="20"/>
          <w:szCs w:val="20"/>
        </w:rPr>
        <w:t xml:space="preserve"> A, ; Ahmed </w:t>
      </w:r>
      <w:proofErr w:type="spellStart"/>
      <w:r w:rsidRPr="00D379C8">
        <w:rPr>
          <w:sz w:val="20"/>
          <w:szCs w:val="20"/>
        </w:rPr>
        <w:t>Indarafata</w:t>
      </w:r>
      <w:proofErr w:type="spellEnd"/>
      <w:r w:rsidRPr="00D379C8">
        <w:rPr>
          <w:sz w:val="20"/>
          <w:szCs w:val="20"/>
        </w:rPr>
        <w:t xml:space="preserve"> A, “Chatbot </w:t>
      </w:r>
      <w:proofErr w:type="spellStart"/>
      <w:r w:rsidRPr="00D379C8">
        <w:rPr>
          <w:sz w:val="20"/>
          <w:szCs w:val="20"/>
        </w:rPr>
        <w:t>Layanan</w:t>
      </w:r>
      <w:proofErr w:type="spellEnd"/>
      <w:r w:rsidRPr="00D379C8">
        <w:rPr>
          <w:sz w:val="20"/>
          <w:szCs w:val="20"/>
        </w:rPr>
        <w:t xml:space="preserve"> </w:t>
      </w:r>
      <w:proofErr w:type="spellStart"/>
      <w:r w:rsidRPr="00D379C8">
        <w:rPr>
          <w:sz w:val="20"/>
          <w:szCs w:val="20"/>
        </w:rPr>
        <w:t>Informasi</w:t>
      </w:r>
      <w:proofErr w:type="spellEnd"/>
      <w:r w:rsidRPr="00D379C8">
        <w:rPr>
          <w:sz w:val="20"/>
          <w:szCs w:val="20"/>
        </w:rPr>
        <w:t xml:space="preserve"> </w:t>
      </w:r>
      <w:proofErr w:type="spellStart"/>
      <w:r w:rsidRPr="00D379C8">
        <w:rPr>
          <w:sz w:val="20"/>
          <w:szCs w:val="20"/>
        </w:rPr>
        <w:t>Dengan</w:t>
      </w:r>
      <w:proofErr w:type="spellEnd"/>
      <w:r w:rsidRPr="00D379C8">
        <w:rPr>
          <w:sz w:val="20"/>
          <w:szCs w:val="20"/>
        </w:rPr>
        <w:t xml:space="preserve"> Context Recognition” 2024, 2022,[Online].Available: https://icast.isas.or.id/2</w:t>
      </w:r>
      <w:r w:rsidR="0025234A" w:rsidRPr="00D379C8">
        <w:rPr>
          <w:sz w:val="20"/>
          <w:szCs w:val="20"/>
        </w:rPr>
        <w:t>02</w:t>
      </w:r>
      <w:r w:rsidR="00D379C8" w:rsidRPr="00D379C8">
        <w:rPr>
          <w:sz w:val="20"/>
          <w:szCs w:val="20"/>
        </w:rPr>
        <w:t>4</w:t>
      </w:r>
    </w:p>
    <w:sectPr w:rsidR="0025234A" w:rsidRPr="00D379C8" w:rsidSect="0025234A">
      <w:footerReference w:type="default" r:id="rId17"/>
      <w:footerReference w:type="first" r:id="rId18"/>
      <w:pgSz w:w="8400" w:h="11909"/>
      <w:pgMar w:top="1418" w:right="1134" w:bottom="1134" w:left="1418"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E6D5" w14:textId="77777777" w:rsidR="002B4ADF" w:rsidRDefault="002B4ADF">
      <w:r>
        <w:separator/>
      </w:r>
    </w:p>
  </w:endnote>
  <w:endnote w:type="continuationSeparator" w:id="0">
    <w:p w14:paraId="6B5E23F1" w14:textId="77777777" w:rsidR="002B4ADF" w:rsidRDefault="002B4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70458"/>
      <w:docPartObj>
        <w:docPartGallery w:val="Page Numbers (Bottom of Page)"/>
        <w:docPartUnique/>
      </w:docPartObj>
    </w:sdtPr>
    <w:sdtEndPr>
      <w:rPr>
        <w:noProof/>
      </w:rPr>
    </w:sdtEndPr>
    <w:sdtContent>
      <w:p w14:paraId="5F992920" w14:textId="07DD054D"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5E4A2D4C" w14:textId="0572A564" w:rsidR="003D3E9B" w:rsidRDefault="003D3E9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6721"/>
      <w:docPartObj>
        <w:docPartGallery w:val="Page Numbers (Bottom of Page)"/>
        <w:docPartUnique/>
      </w:docPartObj>
    </w:sdtPr>
    <w:sdtEndPr>
      <w:rPr>
        <w:noProof/>
      </w:rPr>
    </w:sdtEndPr>
    <w:sdtContent>
      <w:p w14:paraId="19AA725B" w14:textId="08B41F7F"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36EE7253" w14:textId="1778BFF5" w:rsidR="003D3E9B" w:rsidRPr="006449DE" w:rsidRDefault="003D3E9B">
    <w:pPr>
      <w:tabs>
        <w:tab w:val="center" w:pos="4680"/>
        <w:tab w:val="right" w:pos="9360"/>
      </w:tabs>
      <w:rPr>
        <w:color w:val="000000"/>
        <w:sz w:val="18"/>
        <w:szCs w:val="18"/>
      </w:rPr>
    </w:pPr>
  </w:p>
  <w:p w14:paraId="5471B515" w14:textId="77777777" w:rsidR="00A209A9" w:rsidRDefault="00A209A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E134" w14:textId="77777777" w:rsidR="007A1CC5" w:rsidRDefault="007A1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B71C5" w14:textId="77777777" w:rsidR="002B4ADF" w:rsidRDefault="002B4ADF">
      <w:r>
        <w:separator/>
      </w:r>
    </w:p>
  </w:footnote>
  <w:footnote w:type="continuationSeparator" w:id="0">
    <w:p w14:paraId="6B9BC26F" w14:textId="77777777" w:rsidR="002B4ADF" w:rsidRDefault="002B4A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A50A1510"/>
    <w:lvl w:ilvl="0">
      <w:start w:val="1"/>
      <w:numFmt w:val="decimal"/>
      <w:lvlText w:val="[%1]"/>
      <w:lvlJc w:val="left"/>
      <w:pPr>
        <w:ind w:left="708" w:hanging="637"/>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84E54"/>
    <w:multiLevelType w:val="hybridMultilevel"/>
    <w:tmpl w:val="8DE05346"/>
    <w:lvl w:ilvl="0" w:tplc="D2163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6744AC6"/>
    <w:multiLevelType w:val="hybridMultilevel"/>
    <w:tmpl w:val="AA342912"/>
    <w:lvl w:ilvl="0" w:tplc="0409000F">
      <w:start w:val="1"/>
      <w:numFmt w:val="decimal"/>
      <w:lvlText w:val="%1."/>
      <w:lvlJc w:val="left"/>
      <w:pPr>
        <w:ind w:left="1056" w:hanging="360"/>
      </w:p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 w15:restartNumberingAfterBreak="0">
    <w:nsid w:val="15FC1AB6"/>
    <w:multiLevelType w:val="hybridMultilevel"/>
    <w:tmpl w:val="C74EAD26"/>
    <w:lvl w:ilvl="0" w:tplc="17927DD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E174A80A">
      <w:numFmt w:val="bullet"/>
      <w:lvlText w:val="•"/>
      <w:lvlJc w:val="left"/>
      <w:pPr>
        <w:ind w:left="1252" w:hanging="360"/>
      </w:pPr>
      <w:rPr>
        <w:rFonts w:hint="default"/>
        <w:lang w:val="id" w:eastAsia="en-US" w:bidi="ar-SA"/>
      </w:rPr>
    </w:lvl>
    <w:lvl w:ilvl="2" w:tplc="12B057F6">
      <w:numFmt w:val="bullet"/>
      <w:lvlText w:val="•"/>
      <w:lvlJc w:val="left"/>
      <w:pPr>
        <w:ind w:left="1905" w:hanging="360"/>
      </w:pPr>
      <w:rPr>
        <w:rFonts w:hint="default"/>
        <w:lang w:val="id" w:eastAsia="en-US" w:bidi="ar-SA"/>
      </w:rPr>
    </w:lvl>
    <w:lvl w:ilvl="3" w:tplc="F21CA230">
      <w:numFmt w:val="bullet"/>
      <w:lvlText w:val="•"/>
      <w:lvlJc w:val="left"/>
      <w:pPr>
        <w:ind w:left="2557" w:hanging="360"/>
      </w:pPr>
      <w:rPr>
        <w:rFonts w:hint="default"/>
        <w:lang w:val="id" w:eastAsia="en-US" w:bidi="ar-SA"/>
      </w:rPr>
    </w:lvl>
    <w:lvl w:ilvl="4" w:tplc="86668BB8">
      <w:numFmt w:val="bullet"/>
      <w:lvlText w:val="•"/>
      <w:lvlJc w:val="left"/>
      <w:pPr>
        <w:ind w:left="3210" w:hanging="360"/>
      </w:pPr>
      <w:rPr>
        <w:rFonts w:hint="default"/>
        <w:lang w:val="id" w:eastAsia="en-US" w:bidi="ar-SA"/>
      </w:rPr>
    </w:lvl>
    <w:lvl w:ilvl="5" w:tplc="997A8326">
      <w:numFmt w:val="bullet"/>
      <w:lvlText w:val="•"/>
      <w:lvlJc w:val="left"/>
      <w:pPr>
        <w:ind w:left="3862" w:hanging="360"/>
      </w:pPr>
      <w:rPr>
        <w:rFonts w:hint="default"/>
        <w:lang w:val="id" w:eastAsia="en-US" w:bidi="ar-SA"/>
      </w:rPr>
    </w:lvl>
    <w:lvl w:ilvl="6" w:tplc="C10EE262">
      <w:numFmt w:val="bullet"/>
      <w:lvlText w:val="•"/>
      <w:lvlJc w:val="left"/>
      <w:pPr>
        <w:ind w:left="4515" w:hanging="360"/>
      </w:pPr>
      <w:rPr>
        <w:rFonts w:hint="default"/>
        <w:lang w:val="id" w:eastAsia="en-US" w:bidi="ar-SA"/>
      </w:rPr>
    </w:lvl>
    <w:lvl w:ilvl="7" w:tplc="48B4A52A">
      <w:numFmt w:val="bullet"/>
      <w:lvlText w:val="•"/>
      <w:lvlJc w:val="left"/>
      <w:pPr>
        <w:ind w:left="5167" w:hanging="360"/>
      </w:pPr>
      <w:rPr>
        <w:rFonts w:hint="default"/>
        <w:lang w:val="id" w:eastAsia="en-US" w:bidi="ar-SA"/>
      </w:rPr>
    </w:lvl>
    <w:lvl w:ilvl="8" w:tplc="B8984398">
      <w:numFmt w:val="bullet"/>
      <w:lvlText w:val="•"/>
      <w:lvlJc w:val="left"/>
      <w:pPr>
        <w:ind w:left="5820" w:hanging="360"/>
      </w:pPr>
      <w:rPr>
        <w:rFonts w:hint="default"/>
        <w:lang w:val="id" w:eastAsia="en-US" w:bidi="ar-SA"/>
      </w:rPr>
    </w:lvl>
  </w:abstractNum>
  <w:abstractNum w:abstractNumId="4" w15:restartNumberingAfterBreak="0">
    <w:nsid w:val="16E2076B"/>
    <w:multiLevelType w:val="multilevel"/>
    <w:tmpl w:val="64EE70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1F5E1555"/>
    <w:multiLevelType w:val="multilevel"/>
    <w:tmpl w:val="1DEEBB80"/>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color w:val="000000" w:themeColor="text1"/>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6" w15:restartNumberingAfterBreak="0">
    <w:nsid w:val="256018E0"/>
    <w:multiLevelType w:val="multilevel"/>
    <w:tmpl w:val="DC36A0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A442CD1"/>
    <w:multiLevelType w:val="multilevel"/>
    <w:tmpl w:val="06C2BE52"/>
    <w:lvl w:ilvl="0">
      <w:start w:val="4"/>
      <w:numFmt w:val="decimal"/>
      <w:lvlText w:val="%1."/>
      <w:lvlJc w:val="left"/>
      <w:pPr>
        <w:ind w:left="460" w:hanging="460"/>
      </w:pPr>
      <w:rPr>
        <w:rFonts w:hint="default"/>
      </w:rPr>
    </w:lvl>
    <w:lvl w:ilvl="1">
      <w:start w:val="6"/>
      <w:numFmt w:val="decimal"/>
      <w:lvlText w:val="%1.%2."/>
      <w:lvlJc w:val="left"/>
      <w:pPr>
        <w:ind w:left="543" w:hanging="460"/>
      </w:pPr>
      <w:rPr>
        <w:rFonts w:hint="default"/>
      </w:rPr>
    </w:lvl>
    <w:lvl w:ilvl="2">
      <w:start w:val="2"/>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578" w:hanging="108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104" w:hanging="1440"/>
      </w:pPr>
      <w:rPr>
        <w:rFonts w:hint="default"/>
      </w:rPr>
    </w:lvl>
  </w:abstractNum>
  <w:abstractNum w:abstractNumId="8" w15:restartNumberingAfterBreak="0">
    <w:nsid w:val="2F8E1AB1"/>
    <w:multiLevelType w:val="hybridMultilevel"/>
    <w:tmpl w:val="3EE68270"/>
    <w:lvl w:ilvl="0" w:tplc="76C848B6">
      <w:start w:val="1"/>
      <w:numFmt w:val="decimal"/>
      <w:lvlText w:val="%1."/>
      <w:lvlJc w:val="left"/>
      <w:pPr>
        <w:ind w:left="450" w:hanging="284"/>
      </w:pPr>
      <w:rPr>
        <w:rFonts w:ascii="Arial" w:eastAsia="Arial" w:hAnsi="Arial" w:cs="Arial" w:hint="default"/>
        <w:b/>
        <w:bCs/>
        <w:i w:val="0"/>
        <w:iCs w:val="0"/>
        <w:spacing w:val="-1"/>
        <w:w w:val="99"/>
        <w:sz w:val="20"/>
        <w:szCs w:val="20"/>
        <w:lang w:val="id" w:eastAsia="en-US" w:bidi="ar-SA"/>
      </w:rPr>
    </w:lvl>
    <w:lvl w:ilvl="1" w:tplc="D37E32D0">
      <w:numFmt w:val="bullet"/>
      <w:lvlText w:val="•"/>
      <w:lvlJc w:val="left"/>
      <w:pPr>
        <w:ind w:left="1126" w:hanging="284"/>
      </w:pPr>
      <w:rPr>
        <w:rFonts w:hint="default"/>
        <w:lang w:val="id" w:eastAsia="en-US" w:bidi="ar-SA"/>
      </w:rPr>
    </w:lvl>
    <w:lvl w:ilvl="2" w:tplc="CF5464E4">
      <w:numFmt w:val="bullet"/>
      <w:lvlText w:val="•"/>
      <w:lvlJc w:val="left"/>
      <w:pPr>
        <w:ind w:left="1793" w:hanging="284"/>
      </w:pPr>
      <w:rPr>
        <w:rFonts w:hint="default"/>
        <w:lang w:val="id" w:eastAsia="en-US" w:bidi="ar-SA"/>
      </w:rPr>
    </w:lvl>
    <w:lvl w:ilvl="3" w:tplc="0A6889B4">
      <w:numFmt w:val="bullet"/>
      <w:lvlText w:val="•"/>
      <w:lvlJc w:val="left"/>
      <w:pPr>
        <w:ind w:left="2459" w:hanging="284"/>
      </w:pPr>
      <w:rPr>
        <w:rFonts w:hint="default"/>
        <w:lang w:val="id" w:eastAsia="en-US" w:bidi="ar-SA"/>
      </w:rPr>
    </w:lvl>
    <w:lvl w:ilvl="4" w:tplc="542C871A">
      <w:numFmt w:val="bullet"/>
      <w:lvlText w:val="•"/>
      <w:lvlJc w:val="left"/>
      <w:pPr>
        <w:ind w:left="3126" w:hanging="284"/>
      </w:pPr>
      <w:rPr>
        <w:rFonts w:hint="default"/>
        <w:lang w:val="id" w:eastAsia="en-US" w:bidi="ar-SA"/>
      </w:rPr>
    </w:lvl>
    <w:lvl w:ilvl="5" w:tplc="88C8E736">
      <w:numFmt w:val="bullet"/>
      <w:lvlText w:val="•"/>
      <w:lvlJc w:val="left"/>
      <w:pPr>
        <w:ind w:left="3792" w:hanging="284"/>
      </w:pPr>
      <w:rPr>
        <w:rFonts w:hint="default"/>
        <w:lang w:val="id" w:eastAsia="en-US" w:bidi="ar-SA"/>
      </w:rPr>
    </w:lvl>
    <w:lvl w:ilvl="6" w:tplc="866C3EB0">
      <w:numFmt w:val="bullet"/>
      <w:lvlText w:val="•"/>
      <w:lvlJc w:val="left"/>
      <w:pPr>
        <w:ind w:left="4459" w:hanging="284"/>
      </w:pPr>
      <w:rPr>
        <w:rFonts w:hint="default"/>
        <w:lang w:val="id" w:eastAsia="en-US" w:bidi="ar-SA"/>
      </w:rPr>
    </w:lvl>
    <w:lvl w:ilvl="7" w:tplc="43742344">
      <w:numFmt w:val="bullet"/>
      <w:lvlText w:val="•"/>
      <w:lvlJc w:val="left"/>
      <w:pPr>
        <w:ind w:left="5125" w:hanging="284"/>
      </w:pPr>
      <w:rPr>
        <w:rFonts w:hint="default"/>
        <w:lang w:val="id" w:eastAsia="en-US" w:bidi="ar-SA"/>
      </w:rPr>
    </w:lvl>
    <w:lvl w:ilvl="8" w:tplc="6478C876">
      <w:numFmt w:val="bullet"/>
      <w:lvlText w:val="•"/>
      <w:lvlJc w:val="left"/>
      <w:pPr>
        <w:ind w:left="5792" w:hanging="284"/>
      </w:pPr>
      <w:rPr>
        <w:rFonts w:hint="default"/>
        <w:lang w:val="id" w:eastAsia="en-US" w:bidi="ar-SA"/>
      </w:rPr>
    </w:lvl>
  </w:abstractNum>
  <w:abstractNum w:abstractNumId="9" w15:restartNumberingAfterBreak="0">
    <w:nsid w:val="387516C9"/>
    <w:multiLevelType w:val="hybridMultilevel"/>
    <w:tmpl w:val="BCD6F1C0"/>
    <w:lvl w:ilvl="0" w:tplc="EAFE9098">
      <w:start w:val="1"/>
      <w:numFmt w:val="lowerLetter"/>
      <w:lvlText w:val="%1."/>
      <w:lvlJc w:val="left"/>
      <w:pPr>
        <w:ind w:left="911" w:hanging="200"/>
      </w:pPr>
      <w:rPr>
        <w:rFonts w:ascii="Times New Roman" w:eastAsia="Times New Roman" w:hAnsi="Times New Roman" w:cs="Times New Roman" w:hint="default"/>
        <w:b/>
        <w:bCs/>
        <w:i w:val="0"/>
        <w:iCs w:val="0"/>
        <w:spacing w:val="0"/>
        <w:w w:val="100"/>
        <w:sz w:val="20"/>
        <w:szCs w:val="20"/>
        <w:lang w:val="id" w:eastAsia="en-US" w:bidi="ar-SA"/>
      </w:rPr>
    </w:lvl>
    <w:lvl w:ilvl="1" w:tplc="8000F904">
      <w:numFmt w:val="bullet"/>
      <w:lvlText w:val="•"/>
      <w:lvlJc w:val="left"/>
      <w:pPr>
        <w:ind w:left="1525" w:hanging="200"/>
      </w:pPr>
      <w:rPr>
        <w:rFonts w:hint="default"/>
        <w:lang w:val="id" w:eastAsia="en-US" w:bidi="ar-SA"/>
      </w:rPr>
    </w:lvl>
    <w:lvl w:ilvl="2" w:tplc="BD725D7E">
      <w:numFmt w:val="bullet"/>
      <w:lvlText w:val="•"/>
      <w:lvlJc w:val="left"/>
      <w:pPr>
        <w:ind w:left="2131" w:hanging="200"/>
      </w:pPr>
      <w:rPr>
        <w:rFonts w:hint="default"/>
        <w:lang w:val="id" w:eastAsia="en-US" w:bidi="ar-SA"/>
      </w:rPr>
    </w:lvl>
    <w:lvl w:ilvl="3" w:tplc="29C27C26">
      <w:numFmt w:val="bullet"/>
      <w:lvlText w:val="•"/>
      <w:lvlJc w:val="left"/>
      <w:pPr>
        <w:ind w:left="2736" w:hanging="200"/>
      </w:pPr>
      <w:rPr>
        <w:rFonts w:hint="default"/>
        <w:lang w:val="id" w:eastAsia="en-US" w:bidi="ar-SA"/>
      </w:rPr>
    </w:lvl>
    <w:lvl w:ilvl="4" w:tplc="39B8B436">
      <w:numFmt w:val="bullet"/>
      <w:lvlText w:val="•"/>
      <w:lvlJc w:val="left"/>
      <w:pPr>
        <w:ind w:left="3342" w:hanging="200"/>
      </w:pPr>
      <w:rPr>
        <w:rFonts w:hint="default"/>
        <w:lang w:val="id" w:eastAsia="en-US" w:bidi="ar-SA"/>
      </w:rPr>
    </w:lvl>
    <w:lvl w:ilvl="5" w:tplc="268C4978">
      <w:numFmt w:val="bullet"/>
      <w:lvlText w:val="•"/>
      <w:lvlJc w:val="left"/>
      <w:pPr>
        <w:ind w:left="3947" w:hanging="200"/>
      </w:pPr>
      <w:rPr>
        <w:rFonts w:hint="default"/>
        <w:lang w:val="id" w:eastAsia="en-US" w:bidi="ar-SA"/>
      </w:rPr>
    </w:lvl>
    <w:lvl w:ilvl="6" w:tplc="F25C32A8">
      <w:numFmt w:val="bullet"/>
      <w:lvlText w:val="•"/>
      <w:lvlJc w:val="left"/>
      <w:pPr>
        <w:ind w:left="4553" w:hanging="200"/>
      </w:pPr>
      <w:rPr>
        <w:rFonts w:hint="default"/>
        <w:lang w:val="id" w:eastAsia="en-US" w:bidi="ar-SA"/>
      </w:rPr>
    </w:lvl>
    <w:lvl w:ilvl="7" w:tplc="C0400D8C">
      <w:numFmt w:val="bullet"/>
      <w:lvlText w:val="•"/>
      <w:lvlJc w:val="left"/>
      <w:pPr>
        <w:ind w:left="5158" w:hanging="200"/>
      </w:pPr>
      <w:rPr>
        <w:rFonts w:hint="default"/>
        <w:lang w:val="id" w:eastAsia="en-US" w:bidi="ar-SA"/>
      </w:rPr>
    </w:lvl>
    <w:lvl w:ilvl="8" w:tplc="00564978">
      <w:numFmt w:val="bullet"/>
      <w:lvlText w:val="•"/>
      <w:lvlJc w:val="left"/>
      <w:pPr>
        <w:ind w:left="5764" w:hanging="200"/>
      </w:pPr>
      <w:rPr>
        <w:rFonts w:hint="default"/>
        <w:lang w:val="id" w:eastAsia="en-US" w:bidi="ar-SA"/>
      </w:rPr>
    </w:lvl>
  </w:abstractNum>
  <w:abstractNum w:abstractNumId="10" w15:restartNumberingAfterBreak="0">
    <w:nsid w:val="3D59B65A"/>
    <w:multiLevelType w:val="multilevel"/>
    <w:tmpl w:val="3D59B65A"/>
    <w:lvl w:ilvl="0">
      <w:start w:val="1"/>
      <w:numFmt w:val="decimal"/>
      <w:lvlText w:val="BAB %1"/>
      <w:lvlJc w:val="left"/>
      <w:pPr>
        <w:ind w:left="0" w:firstLine="0"/>
      </w:pPr>
      <w:rPr>
        <w:rFonts w:ascii="Times New Roman" w:hAnsi="Times New Roman" w:cs="Times New Roman" w:hint="default"/>
      </w:rPr>
    </w:lvl>
    <w:lvl w:ilvl="1">
      <w:start w:val="1"/>
      <w:numFmt w:val="decimal"/>
      <w:lvlText w:val="%1.%2."/>
      <w:lvlJc w:val="left"/>
      <w:pPr>
        <w:ind w:left="1361" w:hanging="794"/>
      </w:pPr>
      <w:rPr>
        <w:rFonts w:hint="default"/>
        <w:color w:val="000000"/>
      </w:rPr>
    </w:lvl>
    <w:lvl w:ilvl="2">
      <w:start w:val="1"/>
      <w:numFmt w:val="decimal"/>
      <w:lvlText w:val="%1.%2.%3."/>
      <w:lvlJc w:val="left"/>
      <w:pPr>
        <w:ind w:left="1985" w:hanging="1191"/>
      </w:pPr>
      <w:rPr>
        <w:rFonts w:hint="default"/>
      </w:rPr>
    </w:lvl>
    <w:lvl w:ilvl="3">
      <w:start w:val="1"/>
      <w:numFmt w:val="decimal"/>
      <w:lvlText w:val="%4"/>
      <w:lvlJc w:val="left"/>
      <w:pPr>
        <w:ind w:left="0" w:firstLine="0"/>
      </w:pPr>
      <w:rPr>
        <w:rFonts w:ascii="SimSun" w:eastAsia="SimSun" w:hAnsi="SimSun" w:cs="SimSun" w:hint="default"/>
      </w:rPr>
    </w:lvl>
    <w:lvl w:ilvl="4">
      <w:start w:val="1"/>
      <w:numFmt w:val="decimal"/>
      <w:lvlText w:val="%5"/>
      <w:lvlJc w:val="left"/>
      <w:pPr>
        <w:ind w:left="0" w:firstLine="0"/>
      </w:pPr>
      <w:rPr>
        <w:rFonts w:ascii="SimSun" w:eastAsia="SimSun" w:hAnsi="SimSun" w:cs="SimSun" w:hint="default"/>
      </w:r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5D1F3F8B"/>
    <w:multiLevelType w:val="multilevel"/>
    <w:tmpl w:val="D3CCC13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73F30B4"/>
    <w:multiLevelType w:val="hybridMultilevel"/>
    <w:tmpl w:val="BC36E41E"/>
    <w:lvl w:ilvl="0" w:tplc="08FE37CA">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3" w15:restartNumberingAfterBreak="0">
    <w:nsid w:val="6AA220F5"/>
    <w:multiLevelType w:val="hybridMultilevel"/>
    <w:tmpl w:val="152EDE7E"/>
    <w:lvl w:ilvl="0" w:tplc="42AC3E1A">
      <w:start w:val="1"/>
      <w:numFmt w:val="decimal"/>
      <w:lvlText w:val="%1."/>
      <w:lvlJc w:val="left"/>
      <w:pPr>
        <w:ind w:left="1000" w:hanging="361"/>
      </w:pPr>
      <w:rPr>
        <w:rFonts w:ascii="Times New Roman" w:eastAsia="Times New Roman" w:hAnsi="Times New Roman" w:cs="Times New Roman" w:hint="default"/>
        <w:b w:val="0"/>
        <w:bCs w:val="0"/>
        <w:i w:val="0"/>
        <w:iCs w:val="0"/>
        <w:spacing w:val="0"/>
        <w:w w:val="99"/>
        <w:sz w:val="20"/>
        <w:szCs w:val="20"/>
        <w:lang w:val="id" w:eastAsia="en-US" w:bidi="ar-SA"/>
      </w:rPr>
    </w:lvl>
    <w:lvl w:ilvl="1" w:tplc="FAA069A0">
      <w:numFmt w:val="bullet"/>
      <w:lvlText w:val="•"/>
      <w:lvlJc w:val="left"/>
      <w:pPr>
        <w:ind w:left="1569" w:hanging="361"/>
      </w:pPr>
      <w:rPr>
        <w:rFonts w:hint="default"/>
        <w:lang w:val="id" w:eastAsia="en-US" w:bidi="ar-SA"/>
      </w:rPr>
    </w:lvl>
    <w:lvl w:ilvl="2" w:tplc="8444BB3A">
      <w:numFmt w:val="bullet"/>
      <w:lvlText w:val="•"/>
      <w:lvlJc w:val="left"/>
      <w:pPr>
        <w:ind w:left="2138" w:hanging="361"/>
      </w:pPr>
      <w:rPr>
        <w:rFonts w:hint="default"/>
        <w:lang w:val="id" w:eastAsia="en-US" w:bidi="ar-SA"/>
      </w:rPr>
    </w:lvl>
    <w:lvl w:ilvl="3" w:tplc="210A04C8">
      <w:numFmt w:val="bullet"/>
      <w:lvlText w:val="•"/>
      <w:lvlJc w:val="left"/>
      <w:pPr>
        <w:ind w:left="2707" w:hanging="361"/>
      </w:pPr>
      <w:rPr>
        <w:rFonts w:hint="default"/>
        <w:lang w:val="id" w:eastAsia="en-US" w:bidi="ar-SA"/>
      </w:rPr>
    </w:lvl>
    <w:lvl w:ilvl="4" w:tplc="A6E65AEC">
      <w:numFmt w:val="bullet"/>
      <w:lvlText w:val="•"/>
      <w:lvlJc w:val="left"/>
      <w:pPr>
        <w:ind w:left="3276" w:hanging="361"/>
      </w:pPr>
      <w:rPr>
        <w:rFonts w:hint="default"/>
        <w:lang w:val="id" w:eastAsia="en-US" w:bidi="ar-SA"/>
      </w:rPr>
    </w:lvl>
    <w:lvl w:ilvl="5" w:tplc="8E1EA45A">
      <w:numFmt w:val="bullet"/>
      <w:lvlText w:val="•"/>
      <w:lvlJc w:val="left"/>
      <w:pPr>
        <w:ind w:left="3845" w:hanging="361"/>
      </w:pPr>
      <w:rPr>
        <w:rFonts w:hint="default"/>
        <w:lang w:val="id" w:eastAsia="en-US" w:bidi="ar-SA"/>
      </w:rPr>
    </w:lvl>
    <w:lvl w:ilvl="6" w:tplc="ABFEA8B8">
      <w:numFmt w:val="bullet"/>
      <w:lvlText w:val="•"/>
      <w:lvlJc w:val="left"/>
      <w:pPr>
        <w:ind w:left="4414" w:hanging="361"/>
      </w:pPr>
      <w:rPr>
        <w:rFonts w:hint="default"/>
        <w:lang w:val="id" w:eastAsia="en-US" w:bidi="ar-SA"/>
      </w:rPr>
    </w:lvl>
    <w:lvl w:ilvl="7" w:tplc="4FF28740">
      <w:numFmt w:val="bullet"/>
      <w:lvlText w:val="•"/>
      <w:lvlJc w:val="left"/>
      <w:pPr>
        <w:ind w:left="4983" w:hanging="361"/>
      </w:pPr>
      <w:rPr>
        <w:rFonts w:hint="default"/>
        <w:lang w:val="id" w:eastAsia="en-US" w:bidi="ar-SA"/>
      </w:rPr>
    </w:lvl>
    <w:lvl w:ilvl="8" w:tplc="1F8CC1D8">
      <w:numFmt w:val="bullet"/>
      <w:lvlText w:val="•"/>
      <w:lvlJc w:val="left"/>
      <w:pPr>
        <w:ind w:left="5553" w:hanging="361"/>
      </w:pPr>
      <w:rPr>
        <w:rFonts w:hint="default"/>
        <w:lang w:val="id" w:eastAsia="en-US" w:bidi="ar-SA"/>
      </w:rPr>
    </w:lvl>
  </w:abstractNum>
  <w:abstractNum w:abstractNumId="14" w15:restartNumberingAfterBreak="0">
    <w:nsid w:val="6CC870C0"/>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5" w15:restartNumberingAfterBreak="0">
    <w:nsid w:val="726A2FD3"/>
    <w:multiLevelType w:val="multilevel"/>
    <w:tmpl w:val="A0567588"/>
    <w:lvl w:ilvl="0">
      <w:start w:val="4"/>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4"/>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9847CE4"/>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7" w15:restartNumberingAfterBreak="0">
    <w:nsid w:val="79BC6418"/>
    <w:multiLevelType w:val="hybridMultilevel"/>
    <w:tmpl w:val="B62C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A91CE2"/>
    <w:multiLevelType w:val="hybridMultilevel"/>
    <w:tmpl w:val="3BDE1F50"/>
    <w:lvl w:ilvl="0" w:tplc="FE663C7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032389682">
    <w:abstractNumId w:val="10"/>
  </w:num>
  <w:num w:numId="2" w16cid:durableId="407460139">
    <w:abstractNumId w:val="0"/>
  </w:num>
  <w:num w:numId="3" w16cid:durableId="498232373">
    <w:abstractNumId w:val="6"/>
  </w:num>
  <w:num w:numId="4" w16cid:durableId="1253050135">
    <w:abstractNumId w:val="11"/>
  </w:num>
  <w:num w:numId="5" w16cid:durableId="2056348354">
    <w:abstractNumId w:val="4"/>
  </w:num>
  <w:num w:numId="6" w16cid:durableId="1284731260">
    <w:abstractNumId w:val="12"/>
  </w:num>
  <w:num w:numId="7" w16cid:durableId="1056051170">
    <w:abstractNumId w:val="5"/>
  </w:num>
  <w:num w:numId="8" w16cid:durableId="1879734400">
    <w:abstractNumId w:val="8"/>
  </w:num>
  <w:num w:numId="9" w16cid:durableId="1343817488">
    <w:abstractNumId w:val="3"/>
  </w:num>
  <w:num w:numId="10" w16cid:durableId="1174370384">
    <w:abstractNumId w:val="14"/>
  </w:num>
  <w:num w:numId="11" w16cid:durableId="499202271">
    <w:abstractNumId w:val="2"/>
  </w:num>
  <w:num w:numId="12" w16cid:durableId="390423857">
    <w:abstractNumId w:val="17"/>
  </w:num>
  <w:num w:numId="13" w16cid:durableId="999112096">
    <w:abstractNumId w:val="1"/>
  </w:num>
  <w:num w:numId="14" w16cid:durableId="1112674117">
    <w:abstractNumId w:val="9"/>
  </w:num>
  <w:num w:numId="15" w16cid:durableId="263730264">
    <w:abstractNumId w:val="16"/>
  </w:num>
  <w:num w:numId="16" w16cid:durableId="1603605531">
    <w:abstractNumId w:val="7"/>
  </w:num>
  <w:num w:numId="17" w16cid:durableId="545340964">
    <w:abstractNumId w:val="15"/>
  </w:num>
  <w:num w:numId="18" w16cid:durableId="1522165216">
    <w:abstractNumId w:val="18"/>
  </w:num>
  <w:num w:numId="19" w16cid:durableId="671958847">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hideSpellingErrors/>
  <w:hideGrammatical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B"/>
    <w:rsid w:val="0000385B"/>
    <w:rsid w:val="000148B7"/>
    <w:rsid w:val="00022E77"/>
    <w:rsid w:val="00026D49"/>
    <w:rsid w:val="00032D89"/>
    <w:rsid w:val="00036CBC"/>
    <w:rsid w:val="0004004F"/>
    <w:rsid w:val="000466CE"/>
    <w:rsid w:val="00056186"/>
    <w:rsid w:val="00066359"/>
    <w:rsid w:val="00075F59"/>
    <w:rsid w:val="00076067"/>
    <w:rsid w:val="00076F44"/>
    <w:rsid w:val="00077F24"/>
    <w:rsid w:val="000821CC"/>
    <w:rsid w:val="000838B3"/>
    <w:rsid w:val="0008457A"/>
    <w:rsid w:val="000856C4"/>
    <w:rsid w:val="00091F17"/>
    <w:rsid w:val="00095EE7"/>
    <w:rsid w:val="0009639D"/>
    <w:rsid w:val="000A4AC8"/>
    <w:rsid w:val="000A4D02"/>
    <w:rsid w:val="000A513A"/>
    <w:rsid w:val="000A6B61"/>
    <w:rsid w:val="000D2355"/>
    <w:rsid w:val="000D3DB8"/>
    <w:rsid w:val="000D7904"/>
    <w:rsid w:val="000E18C8"/>
    <w:rsid w:val="000F577F"/>
    <w:rsid w:val="00101656"/>
    <w:rsid w:val="00101F73"/>
    <w:rsid w:val="00104CB5"/>
    <w:rsid w:val="0010534E"/>
    <w:rsid w:val="00110BEA"/>
    <w:rsid w:val="00111338"/>
    <w:rsid w:val="00114F3D"/>
    <w:rsid w:val="00116317"/>
    <w:rsid w:val="00117A0A"/>
    <w:rsid w:val="001212AD"/>
    <w:rsid w:val="00126D08"/>
    <w:rsid w:val="00132E1F"/>
    <w:rsid w:val="00144448"/>
    <w:rsid w:val="00156174"/>
    <w:rsid w:val="00156B27"/>
    <w:rsid w:val="001610FC"/>
    <w:rsid w:val="0016567A"/>
    <w:rsid w:val="00165AF1"/>
    <w:rsid w:val="0017177C"/>
    <w:rsid w:val="001722A2"/>
    <w:rsid w:val="00173367"/>
    <w:rsid w:val="00186004"/>
    <w:rsid w:val="00196930"/>
    <w:rsid w:val="0019752E"/>
    <w:rsid w:val="001A058D"/>
    <w:rsid w:val="001A4B4B"/>
    <w:rsid w:val="001A7B68"/>
    <w:rsid w:val="001A7DDA"/>
    <w:rsid w:val="001C193C"/>
    <w:rsid w:val="001C3935"/>
    <w:rsid w:val="001C596E"/>
    <w:rsid w:val="001E1A55"/>
    <w:rsid w:val="001E2C98"/>
    <w:rsid w:val="001E4C6F"/>
    <w:rsid w:val="001E4FAC"/>
    <w:rsid w:val="001E7DA5"/>
    <w:rsid w:val="001F287A"/>
    <w:rsid w:val="002038D5"/>
    <w:rsid w:val="002058EA"/>
    <w:rsid w:val="0021545C"/>
    <w:rsid w:val="00225BEF"/>
    <w:rsid w:val="00227944"/>
    <w:rsid w:val="00235B15"/>
    <w:rsid w:val="00237C8F"/>
    <w:rsid w:val="002475C8"/>
    <w:rsid w:val="00247799"/>
    <w:rsid w:val="00247990"/>
    <w:rsid w:val="0025161C"/>
    <w:rsid w:val="0025234A"/>
    <w:rsid w:val="002547B4"/>
    <w:rsid w:val="002547E8"/>
    <w:rsid w:val="00267BCD"/>
    <w:rsid w:val="002A73FF"/>
    <w:rsid w:val="002B2C35"/>
    <w:rsid w:val="002B4ADF"/>
    <w:rsid w:val="002B66BC"/>
    <w:rsid w:val="002B67E2"/>
    <w:rsid w:val="002B7999"/>
    <w:rsid w:val="002C01CC"/>
    <w:rsid w:val="002C1649"/>
    <w:rsid w:val="002C3A25"/>
    <w:rsid w:val="002C57FB"/>
    <w:rsid w:val="002D6A4D"/>
    <w:rsid w:val="002E02DC"/>
    <w:rsid w:val="002E4AD8"/>
    <w:rsid w:val="002E5DA7"/>
    <w:rsid w:val="002F2390"/>
    <w:rsid w:val="00301A7E"/>
    <w:rsid w:val="00313F26"/>
    <w:rsid w:val="00315F32"/>
    <w:rsid w:val="00320360"/>
    <w:rsid w:val="003273DA"/>
    <w:rsid w:val="003340C6"/>
    <w:rsid w:val="003436A0"/>
    <w:rsid w:val="00351B40"/>
    <w:rsid w:val="003569A0"/>
    <w:rsid w:val="003605B5"/>
    <w:rsid w:val="00360FFA"/>
    <w:rsid w:val="00362BC2"/>
    <w:rsid w:val="003666AF"/>
    <w:rsid w:val="00372004"/>
    <w:rsid w:val="0037226B"/>
    <w:rsid w:val="0038712D"/>
    <w:rsid w:val="00391459"/>
    <w:rsid w:val="003939AB"/>
    <w:rsid w:val="003A4AB8"/>
    <w:rsid w:val="003A7D6F"/>
    <w:rsid w:val="003B6B5F"/>
    <w:rsid w:val="003D3E9B"/>
    <w:rsid w:val="003D6DD1"/>
    <w:rsid w:val="003F25C7"/>
    <w:rsid w:val="003F56E2"/>
    <w:rsid w:val="0040105D"/>
    <w:rsid w:val="0040422A"/>
    <w:rsid w:val="004042AF"/>
    <w:rsid w:val="00404F74"/>
    <w:rsid w:val="00410CBE"/>
    <w:rsid w:val="00412DE2"/>
    <w:rsid w:val="00414653"/>
    <w:rsid w:val="004203CC"/>
    <w:rsid w:val="00426C24"/>
    <w:rsid w:val="004513F9"/>
    <w:rsid w:val="004603BA"/>
    <w:rsid w:val="00466320"/>
    <w:rsid w:val="00470962"/>
    <w:rsid w:val="0047267A"/>
    <w:rsid w:val="0047447C"/>
    <w:rsid w:val="00480860"/>
    <w:rsid w:val="00480F91"/>
    <w:rsid w:val="004810F4"/>
    <w:rsid w:val="004850B9"/>
    <w:rsid w:val="004973D6"/>
    <w:rsid w:val="00497981"/>
    <w:rsid w:val="004A1C0E"/>
    <w:rsid w:val="004B0739"/>
    <w:rsid w:val="004B1EC6"/>
    <w:rsid w:val="004C18CD"/>
    <w:rsid w:val="004C4FA7"/>
    <w:rsid w:val="004D05F6"/>
    <w:rsid w:val="004D0EA0"/>
    <w:rsid w:val="004E2CC2"/>
    <w:rsid w:val="004E61F5"/>
    <w:rsid w:val="004F19D0"/>
    <w:rsid w:val="004F3149"/>
    <w:rsid w:val="004F3C38"/>
    <w:rsid w:val="00501F53"/>
    <w:rsid w:val="00504DDA"/>
    <w:rsid w:val="005055F9"/>
    <w:rsid w:val="005075B5"/>
    <w:rsid w:val="00513141"/>
    <w:rsid w:val="00542DE3"/>
    <w:rsid w:val="005544D1"/>
    <w:rsid w:val="00562727"/>
    <w:rsid w:val="0056666E"/>
    <w:rsid w:val="00567527"/>
    <w:rsid w:val="0058716B"/>
    <w:rsid w:val="00591476"/>
    <w:rsid w:val="005A673E"/>
    <w:rsid w:val="005B66B5"/>
    <w:rsid w:val="005C0706"/>
    <w:rsid w:val="005C3F41"/>
    <w:rsid w:val="005C59C9"/>
    <w:rsid w:val="005D2505"/>
    <w:rsid w:val="005E5B63"/>
    <w:rsid w:val="006111B9"/>
    <w:rsid w:val="006118D9"/>
    <w:rsid w:val="00615D16"/>
    <w:rsid w:val="006269F2"/>
    <w:rsid w:val="00633973"/>
    <w:rsid w:val="006342E8"/>
    <w:rsid w:val="0064148C"/>
    <w:rsid w:val="006449DE"/>
    <w:rsid w:val="006559E3"/>
    <w:rsid w:val="00662486"/>
    <w:rsid w:val="00664207"/>
    <w:rsid w:val="00682C84"/>
    <w:rsid w:val="0068590C"/>
    <w:rsid w:val="00686243"/>
    <w:rsid w:val="00686EC5"/>
    <w:rsid w:val="006921B5"/>
    <w:rsid w:val="006948D8"/>
    <w:rsid w:val="00695BDB"/>
    <w:rsid w:val="006A1A06"/>
    <w:rsid w:val="006A380B"/>
    <w:rsid w:val="006A4345"/>
    <w:rsid w:val="006A4485"/>
    <w:rsid w:val="006B6B4F"/>
    <w:rsid w:val="006C50A3"/>
    <w:rsid w:val="006D2F86"/>
    <w:rsid w:val="006D4536"/>
    <w:rsid w:val="006E6B84"/>
    <w:rsid w:val="006F16B5"/>
    <w:rsid w:val="00700BFE"/>
    <w:rsid w:val="007016E0"/>
    <w:rsid w:val="00701917"/>
    <w:rsid w:val="007159CE"/>
    <w:rsid w:val="0072608F"/>
    <w:rsid w:val="00734987"/>
    <w:rsid w:val="00744495"/>
    <w:rsid w:val="0075143F"/>
    <w:rsid w:val="00752AE4"/>
    <w:rsid w:val="007575FF"/>
    <w:rsid w:val="00763BA9"/>
    <w:rsid w:val="00771F5D"/>
    <w:rsid w:val="007738FA"/>
    <w:rsid w:val="0077646D"/>
    <w:rsid w:val="00787640"/>
    <w:rsid w:val="007956FE"/>
    <w:rsid w:val="0079721F"/>
    <w:rsid w:val="007A1CC5"/>
    <w:rsid w:val="007A320B"/>
    <w:rsid w:val="007A4291"/>
    <w:rsid w:val="007C07E7"/>
    <w:rsid w:val="007E2E86"/>
    <w:rsid w:val="007F121A"/>
    <w:rsid w:val="00806720"/>
    <w:rsid w:val="0082448C"/>
    <w:rsid w:val="00825E12"/>
    <w:rsid w:val="008276A3"/>
    <w:rsid w:val="0083559E"/>
    <w:rsid w:val="008504B6"/>
    <w:rsid w:val="00852E89"/>
    <w:rsid w:val="008605F5"/>
    <w:rsid w:val="00860895"/>
    <w:rsid w:val="00863200"/>
    <w:rsid w:val="00865B5B"/>
    <w:rsid w:val="00872D9C"/>
    <w:rsid w:val="00875597"/>
    <w:rsid w:val="008755FA"/>
    <w:rsid w:val="00881392"/>
    <w:rsid w:val="0088144C"/>
    <w:rsid w:val="008938E1"/>
    <w:rsid w:val="00897D0C"/>
    <w:rsid w:val="008A5D48"/>
    <w:rsid w:val="008C474F"/>
    <w:rsid w:val="008D367C"/>
    <w:rsid w:val="008D42E1"/>
    <w:rsid w:val="008E1B47"/>
    <w:rsid w:val="008F3579"/>
    <w:rsid w:val="00900AED"/>
    <w:rsid w:val="00903FE1"/>
    <w:rsid w:val="00913B2D"/>
    <w:rsid w:val="0091491F"/>
    <w:rsid w:val="0091601A"/>
    <w:rsid w:val="009172A8"/>
    <w:rsid w:val="00920839"/>
    <w:rsid w:val="0092098C"/>
    <w:rsid w:val="00924995"/>
    <w:rsid w:val="0092737B"/>
    <w:rsid w:val="009404BB"/>
    <w:rsid w:val="009427BD"/>
    <w:rsid w:val="00944308"/>
    <w:rsid w:val="0095172A"/>
    <w:rsid w:val="0095177D"/>
    <w:rsid w:val="00953BBC"/>
    <w:rsid w:val="009553A5"/>
    <w:rsid w:val="009563C0"/>
    <w:rsid w:val="0096089F"/>
    <w:rsid w:val="00964583"/>
    <w:rsid w:val="009702A8"/>
    <w:rsid w:val="00971217"/>
    <w:rsid w:val="00981E5E"/>
    <w:rsid w:val="009A06B0"/>
    <w:rsid w:val="009A6150"/>
    <w:rsid w:val="009E62D1"/>
    <w:rsid w:val="009E6301"/>
    <w:rsid w:val="00A01364"/>
    <w:rsid w:val="00A14346"/>
    <w:rsid w:val="00A209A9"/>
    <w:rsid w:val="00A35139"/>
    <w:rsid w:val="00A400EB"/>
    <w:rsid w:val="00A444F3"/>
    <w:rsid w:val="00A50BC5"/>
    <w:rsid w:val="00A64D38"/>
    <w:rsid w:val="00A672C9"/>
    <w:rsid w:val="00A74602"/>
    <w:rsid w:val="00A74D4F"/>
    <w:rsid w:val="00A833DC"/>
    <w:rsid w:val="00A83CB6"/>
    <w:rsid w:val="00A84B6E"/>
    <w:rsid w:val="00A96DFA"/>
    <w:rsid w:val="00AA0E22"/>
    <w:rsid w:val="00AA0FB1"/>
    <w:rsid w:val="00AA3938"/>
    <w:rsid w:val="00AB2563"/>
    <w:rsid w:val="00AB6695"/>
    <w:rsid w:val="00AB787B"/>
    <w:rsid w:val="00AC2267"/>
    <w:rsid w:val="00AD2A57"/>
    <w:rsid w:val="00AE442D"/>
    <w:rsid w:val="00B0534F"/>
    <w:rsid w:val="00B058B6"/>
    <w:rsid w:val="00B13FCA"/>
    <w:rsid w:val="00B2058E"/>
    <w:rsid w:val="00B22ABB"/>
    <w:rsid w:val="00B44D68"/>
    <w:rsid w:val="00B45926"/>
    <w:rsid w:val="00B523C0"/>
    <w:rsid w:val="00B54A3E"/>
    <w:rsid w:val="00B57624"/>
    <w:rsid w:val="00B57864"/>
    <w:rsid w:val="00B65EFE"/>
    <w:rsid w:val="00B70DB0"/>
    <w:rsid w:val="00B71FEB"/>
    <w:rsid w:val="00B72A0F"/>
    <w:rsid w:val="00B80897"/>
    <w:rsid w:val="00B81BCA"/>
    <w:rsid w:val="00B81F3D"/>
    <w:rsid w:val="00B8758B"/>
    <w:rsid w:val="00B90237"/>
    <w:rsid w:val="00B941F2"/>
    <w:rsid w:val="00BA5D86"/>
    <w:rsid w:val="00BB2048"/>
    <w:rsid w:val="00BB67E5"/>
    <w:rsid w:val="00BB6F67"/>
    <w:rsid w:val="00BC2F36"/>
    <w:rsid w:val="00BC68FE"/>
    <w:rsid w:val="00BD31AA"/>
    <w:rsid w:val="00BD6C2C"/>
    <w:rsid w:val="00BE228B"/>
    <w:rsid w:val="00BE5E4F"/>
    <w:rsid w:val="00C01B32"/>
    <w:rsid w:val="00C05B6B"/>
    <w:rsid w:val="00C074C1"/>
    <w:rsid w:val="00C3091D"/>
    <w:rsid w:val="00C40E34"/>
    <w:rsid w:val="00C40EC9"/>
    <w:rsid w:val="00C43FCB"/>
    <w:rsid w:val="00C63E07"/>
    <w:rsid w:val="00C647BC"/>
    <w:rsid w:val="00C804AA"/>
    <w:rsid w:val="00C81EC2"/>
    <w:rsid w:val="00C82FBC"/>
    <w:rsid w:val="00C907A2"/>
    <w:rsid w:val="00C927C9"/>
    <w:rsid w:val="00CB09DA"/>
    <w:rsid w:val="00CB734F"/>
    <w:rsid w:val="00CC482D"/>
    <w:rsid w:val="00CD1689"/>
    <w:rsid w:val="00CE4199"/>
    <w:rsid w:val="00CE610A"/>
    <w:rsid w:val="00CF5E58"/>
    <w:rsid w:val="00D00F18"/>
    <w:rsid w:val="00D06E81"/>
    <w:rsid w:val="00D24333"/>
    <w:rsid w:val="00D2619F"/>
    <w:rsid w:val="00D317A7"/>
    <w:rsid w:val="00D379C8"/>
    <w:rsid w:val="00D379DE"/>
    <w:rsid w:val="00D42B89"/>
    <w:rsid w:val="00D6532B"/>
    <w:rsid w:val="00D71834"/>
    <w:rsid w:val="00D85EC0"/>
    <w:rsid w:val="00D87B63"/>
    <w:rsid w:val="00D9077A"/>
    <w:rsid w:val="00D92030"/>
    <w:rsid w:val="00D92F9E"/>
    <w:rsid w:val="00D93120"/>
    <w:rsid w:val="00DC0E7E"/>
    <w:rsid w:val="00DC6660"/>
    <w:rsid w:val="00DE6818"/>
    <w:rsid w:val="00E045FD"/>
    <w:rsid w:val="00E05C72"/>
    <w:rsid w:val="00E128A6"/>
    <w:rsid w:val="00E14DCE"/>
    <w:rsid w:val="00E1532E"/>
    <w:rsid w:val="00E26D83"/>
    <w:rsid w:val="00E438B6"/>
    <w:rsid w:val="00E443F8"/>
    <w:rsid w:val="00E46F07"/>
    <w:rsid w:val="00E50236"/>
    <w:rsid w:val="00E54F88"/>
    <w:rsid w:val="00E5541B"/>
    <w:rsid w:val="00E67330"/>
    <w:rsid w:val="00E94E9B"/>
    <w:rsid w:val="00EA1C24"/>
    <w:rsid w:val="00EA2A9F"/>
    <w:rsid w:val="00EB1B83"/>
    <w:rsid w:val="00EB5206"/>
    <w:rsid w:val="00EC6827"/>
    <w:rsid w:val="00EC73B9"/>
    <w:rsid w:val="00ED26FB"/>
    <w:rsid w:val="00ED640D"/>
    <w:rsid w:val="00EE472A"/>
    <w:rsid w:val="00EF2B16"/>
    <w:rsid w:val="00EF508C"/>
    <w:rsid w:val="00F00BE5"/>
    <w:rsid w:val="00F0520D"/>
    <w:rsid w:val="00F07FF7"/>
    <w:rsid w:val="00F15E6E"/>
    <w:rsid w:val="00F26F19"/>
    <w:rsid w:val="00F34436"/>
    <w:rsid w:val="00F36430"/>
    <w:rsid w:val="00F45920"/>
    <w:rsid w:val="00F45DE0"/>
    <w:rsid w:val="00F5733A"/>
    <w:rsid w:val="00F57538"/>
    <w:rsid w:val="00F60397"/>
    <w:rsid w:val="00F73B9A"/>
    <w:rsid w:val="00F740B7"/>
    <w:rsid w:val="00F94EAF"/>
    <w:rsid w:val="00F95BE8"/>
    <w:rsid w:val="00F966CD"/>
    <w:rsid w:val="00FA0E96"/>
    <w:rsid w:val="00FB3E98"/>
    <w:rsid w:val="00FB7A65"/>
    <w:rsid w:val="00FC3CB8"/>
    <w:rsid w:val="00FC4882"/>
    <w:rsid w:val="00FD527E"/>
    <w:rsid w:val="00FD6845"/>
    <w:rsid w:val="00FE6EFB"/>
    <w:rsid w:val="00FF363B"/>
    <w:rsid w:val="06A83D60"/>
    <w:rsid w:val="29121D40"/>
    <w:rsid w:val="33CB219B"/>
    <w:rsid w:val="3E484FFD"/>
    <w:rsid w:val="46E908BA"/>
    <w:rsid w:val="576A7F92"/>
    <w:rsid w:val="5F100020"/>
    <w:rsid w:val="6B0736B1"/>
    <w:rsid w:val="716D49C1"/>
    <w:rsid w:val="768E1E11"/>
    <w:rsid w:val="7CB278DD"/>
    <w:rsid w:val="7FCA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F2F858"/>
  <w15:docId w15:val="{9AD555B4-8CA2-C640-88AB-7EA54E42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footer" w:uiPriority="99" w:qFormat="1"/>
    <w:lsdException w:name="caption" w:semiHidden="1" w:unhideWhenUsed="1" w:qFormat="1"/>
    <w:lsdException w:name="table of figures" w:uiPriority="99"/>
    <w:lsdException w:name="Title" w:uiPriority="10" w:qFormat="1"/>
    <w:lsdException w:name="Default Paragraph Font" w:semiHidden="1" w:qFormat="1"/>
    <w:lsdException w:name="Body Text" w:uiPriority="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39D"/>
    <w:rPr>
      <w:rFonts w:eastAsia="Times New Roman"/>
      <w:sz w:val="24"/>
      <w:szCs w:val="24"/>
    </w:rPr>
  </w:style>
  <w:style w:type="paragraph" w:styleId="Heading1">
    <w:name w:val="heading 1"/>
    <w:aliases w:val="BAB"/>
    <w:basedOn w:val="Normal"/>
    <w:next w:val="Normal"/>
    <w:link w:val="Heading1Char"/>
    <w:uiPriority w:val="9"/>
    <w:qFormat/>
    <w:rsid w:val="00116317"/>
    <w:pPr>
      <w:keepNext/>
      <w:keepLines/>
      <w:jc w:val="center"/>
      <w:outlineLvl w:val="0"/>
    </w:pPr>
    <w:rPr>
      <w:b/>
      <w:color w:val="000000"/>
      <w:sz w:val="20"/>
    </w:rPr>
  </w:style>
  <w:style w:type="paragraph" w:styleId="Heading2">
    <w:name w:val="heading 2"/>
    <w:basedOn w:val="Normal"/>
    <w:next w:val="Normal"/>
    <w:uiPriority w:val="9"/>
    <w:qFormat/>
    <w:rsid w:val="001A7B68"/>
    <w:pPr>
      <w:keepNext/>
      <w:keepLines/>
      <w:spacing w:before="40"/>
      <w:outlineLvl w:val="1"/>
    </w:pPr>
    <w:rPr>
      <w:rFonts w:eastAsia="Calibri" w:cs="Calibri"/>
      <w:b/>
      <w:sz w:val="20"/>
      <w:szCs w:val="26"/>
    </w:rPr>
  </w:style>
  <w:style w:type="paragraph" w:styleId="Heading3">
    <w:name w:val="heading 3"/>
    <w:basedOn w:val="Normal"/>
    <w:next w:val="Normal"/>
    <w:uiPriority w:val="9"/>
    <w:qFormat/>
    <w:rsid w:val="001A7B68"/>
    <w:pPr>
      <w:keepNext/>
      <w:keepLines/>
      <w:spacing w:before="40"/>
      <w:outlineLvl w:val="2"/>
    </w:pPr>
    <w:rPr>
      <w:rFonts w:eastAsia="Calibri" w:cs="Calibri"/>
      <w:b/>
      <w:sz w:val="20"/>
    </w:rPr>
  </w:style>
  <w:style w:type="paragraph" w:styleId="Heading4">
    <w:name w:val="heading 4"/>
    <w:basedOn w:val="Normal"/>
    <w:next w:val="Normal"/>
    <w:uiPriority w:val="9"/>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qFormat/>
    <w:pPr>
      <w:keepNext/>
      <w:keepLines/>
      <w:spacing w:before="40"/>
      <w:outlineLvl w:val="4"/>
    </w:pPr>
    <w:rPr>
      <w:rFonts w:ascii="Calibri" w:eastAsia="Calibri" w:hAnsi="Calibri" w:cs="Calibri"/>
      <w:color w:val="2F5496"/>
    </w:rPr>
  </w:style>
  <w:style w:type="paragraph" w:styleId="Heading6">
    <w:name w:val="heading 6"/>
    <w:basedOn w:val="Normal"/>
    <w:next w:val="Normal"/>
    <w:qFormat/>
    <w:pPr>
      <w:keepNext/>
      <w:keepLines/>
      <w:spacing w:before="40"/>
      <w:outlineLvl w:val="5"/>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qFormat/>
    <w:pPr>
      <w:spacing w:after="160"/>
    </w:pPr>
    <w:rPr>
      <w:rFonts w:ascii="Calibri" w:eastAsia="Calibri" w:hAnsi="Calibri" w:cs="Calibri"/>
      <w:color w:val="5A5A5A"/>
      <w:sz w:val="22"/>
      <w:szCs w:val="2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1"/>
    <w:unhideWhenUsed/>
    <w:qFormat/>
    <w:rsid w:val="00501F53"/>
    <w:pPr>
      <w:ind w:left="720"/>
      <w:contextualSpacing/>
    </w:pPr>
  </w:style>
  <w:style w:type="paragraph" w:styleId="NormalWeb">
    <w:name w:val="Normal (Web)"/>
    <w:basedOn w:val="Normal"/>
    <w:uiPriority w:val="99"/>
    <w:unhideWhenUsed/>
    <w:rsid w:val="002547E8"/>
    <w:pPr>
      <w:spacing w:before="100" w:beforeAutospacing="1" w:after="100" w:afterAutospacing="1"/>
    </w:pPr>
  </w:style>
  <w:style w:type="character" w:customStyle="1" w:styleId="apple-tab-span">
    <w:name w:val="apple-tab-span"/>
    <w:basedOn w:val="DefaultParagraphFont"/>
    <w:rsid w:val="00101656"/>
  </w:style>
  <w:style w:type="character" w:styleId="Strong">
    <w:name w:val="Strong"/>
    <w:basedOn w:val="DefaultParagraphFont"/>
    <w:uiPriority w:val="22"/>
    <w:qFormat/>
    <w:rsid w:val="004C18CD"/>
    <w:rPr>
      <w:b/>
      <w:bCs/>
    </w:rPr>
  </w:style>
  <w:style w:type="character" w:styleId="UnresolvedMention">
    <w:name w:val="Unresolved Mention"/>
    <w:basedOn w:val="DefaultParagraphFont"/>
    <w:uiPriority w:val="99"/>
    <w:semiHidden/>
    <w:unhideWhenUsed/>
    <w:rsid w:val="004C4FA7"/>
    <w:rPr>
      <w:color w:val="605E5C"/>
      <w:shd w:val="clear" w:color="auto" w:fill="E1DFDD"/>
    </w:rPr>
  </w:style>
  <w:style w:type="paragraph" w:styleId="Caption">
    <w:name w:val="caption"/>
    <w:basedOn w:val="Normal"/>
    <w:next w:val="Normal"/>
    <w:unhideWhenUsed/>
    <w:qFormat/>
    <w:rsid w:val="00372004"/>
    <w:pPr>
      <w:spacing w:after="200"/>
    </w:pPr>
    <w:rPr>
      <w:i/>
      <w:iCs/>
      <w:color w:val="1F497D" w:themeColor="text2"/>
      <w:sz w:val="18"/>
      <w:szCs w:val="18"/>
    </w:rPr>
  </w:style>
  <w:style w:type="paragraph" w:styleId="TOCHeading">
    <w:name w:val="TOC Heading"/>
    <w:basedOn w:val="Heading1"/>
    <w:next w:val="Normal"/>
    <w:uiPriority w:val="39"/>
    <w:unhideWhenUsed/>
    <w:qFormat/>
    <w:rsid w:val="00B941F2"/>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qFormat/>
    <w:rsid w:val="00D317A7"/>
    <w:pPr>
      <w:spacing w:before="120"/>
    </w:pPr>
    <w:rPr>
      <w:rFonts w:asciiTheme="minorHAnsi" w:hAnsiTheme="minorHAnsi"/>
      <w:b/>
      <w:bCs/>
      <w:i/>
      <w:iCs/>
    </w:rPr>
  </w:style>
  <w:style w:type="paragraph" w:styleId="TOC2">
    <w:name w:val="toc 2"/>
    <w:basedOn w:val="Normal"/>
    <w:next w:val="Normal"/>
    <w:autoRedefine/>
    <w:uiPriority w:val="39"/>
    <w:qFormat/>
    <w:rsid w:val="00B941F2"/>
    <w:pPr>
      <w:spacing w:before="120"/>
      <w:ind w:left="240"/>
    </w:pPr>
    <w:rPr>
      <w:rFonts w:asciiTheme="minorHAnsi" w:hAnsiTheme="minorHAnsi"/>
      <w:b/>
      <w:bCs/>
      <w:sz w:val="22"/>
      <w:szCs w:val="22"/>
    </w:rPr>
  </w:style>
  <w:style w:type="paragraph" w:styleId="TOC3">
    <w:name w:val="toc 3"/>
    <w:basedOn w:val="Normal"/>
    <w:next w:val="Normal"/>
    <w:autoRedefine/>
    <w:uiPriority w:val="39"/>
    <w:qFormat/>
    <w:rsid w:val="00126D08"/>
    <w:pPr>
      <w:ind w:left="480"/>
    </w:pPr>
    <w:rPr>
      <w:rFonts w:asciiTheme="minorHAnsi" w:hAnsiTheme="minorHAnsi"/>
      <w:sz w:val="20"/>
      <w:szCs w:val="20"/>
    </w:rPr>
  </w:style>
  <w:style w:type="paragraph" w:styleId="TableofFigures">
    <w:name w:val="table of figures"/>
    <w:basedOn w:val="Normal"/>
    <w:next w:val="Normal"/>
    <w:uiPriority w:val="99"/>
    <w:rsid w:val="001A4B4B"/>
  </w:style>
  <w:style w:type="character" w:styleId="FollowedHyperlink">
    <w:name w:val="FollowedHyperlink"/>
    <w:basedOn w:val="DefaultParagraphFont"/>
    <w:rsid w:val="001212AD"/>
    <w:rPr>
      <w:color w:val="800080" w:themeColor="followedHyperlink"/>
      <w:u w:val="single"/>
    </w:rPr>
  </w:style>
  <w:style w:type="character" w:styleId="CommentReference">
    <w:name w:val="annotation reference"/>
    <w:basedOn w:val="DefaultParagraphFont"/>
    <w:rsid w:val="00806720"/>
    <w:rPr>
      <w:sz w:val="16"/>
      <w:szCs w:val="16"/>
    </w:rPr>
  </w:style>
  <w:style w:type="paragraph" w:styleId="CommentText">
    <w:name w:val="annotation text"/>
    <w:basedOn w:val="Normal"/>
    <w:link w:val="CommentTextChar"/>
    <w:rsid w:val="00806720"/>
    <w:rPr>
      <w:sz w:val="20"/>
      <w:szCs w:val="20"/>
    </w:rPr>
  </w:style>
  <w:style w:type="character" w:customStyle="1" w:styleId="CommentTextChar">
    <w:name w:val="Comment Text Char"/>
    <w:basedOn w:val="DefaultParagraphFont"/>
    <w:link w:val="CommentText"/>
    <w:rsid w:val="00806720"/>
    <w:rPr>
      <w:rFonts w:eastAsia="Times New Roman"/>
    </w:rPr>
  </w:style>
  <w:style w:type="paragraph" w:styleId="CommentSubject">
    <w:name w:val="annotation subject"/>
    <w:basedOn w:val="CommentText"/>
    <w:next w:val="CommentText"/>
    <w:link w:val="CommentSubjectChar"/>
    <w:rsid w:val="00806720"/>
    <w:rPr>
      <w:b/>
      <w:bCs/>
    </w:rPr>
  </w:style>
  <w:style w:type="character" w:customStyle="1" w:styleId="CommentSubjectChar">
    <w:name w:val="Comment Subject Char"/>
    <w:basedOn w:val="CommentTextChar"/>
    <w:link w:val="CommentSubject"/>
    <w:rsid w:val="00806720"/>
    <w:rPr>
      <w:rFonts w:eastAsia="Times New Roman"/>
      <w:b/>
      <w:bCs/>
    </w:rPr>
  </w:style>
  <w:style w:type="character" w:customStyle="1" w:styleId="FooterChar">
    <w:name w:val="Footer Char"/>
    <w:basedOn w:val="DefaultParagraphFont"/>
    <w:link w:val="Footer"/>
    <w:uiPriority w:val="99"/>
    <w:rsid w:val="006449DE"/>
    <w:rPr>
      <w:rFonts w:eastAsia="Times New Roman"/>
      <w:sz w:val="18"/>
      <w:szCs w:val="18"/>
    </w:rPr>
  </w:style>
  <w:style w:type="paragraph" w:styleId="BodyText">
    <w:name w:val="Body Text"/>
    <w:basedOn w:val="Normal"/>
    <w:link w:val="BodyTextChar"/>
    <w:uiPriority w:val="1"/>
    <w:qFormat/>
    <w:rsid w:val="000D7904"/>
    <w:pPr>
      <w:widowControl w:val="0"/>
      <w:autoSpaceDE w:val="0"/>
      <w:autoSpaceDN w:val="0"/>
    </w:pPr>
    <w:rPr>
      <w:sz w:val="20"/>
      <w:szCs w:val="20"/>
      <w:lang w:val="id"/>
    </w:rPr>
  </w:style>
  <w:style w:type="character" w:customStyle="1" w:styleId="BodyTextChar">
    <w:name w:val="Body Text Char"/>
    <w:basedOn w:val="DefaultParagraphFont"/>
    <w:link w:val="BodyText"/>
    <w:uiPriority w:val="1"/>
    <w:rsid w:val="000D7904"/>
    <w:rPr>
      <w:rFonts w:eastAsia="Times New Roman"/>
      <w:lang w:val="id"/>
    </w:rPr>
  </w:style>
  <w:style w:type="paragraph" w:customStyle="1" w:styleId="TableParagraph">
    <w:name w:val="Table Paragraph"/>
    <w:basedOn w:val="Normal"/>
    <w:uiPriority w:val="1"/>
    <w:qFormat/>
    <w:rsid w:val="000D7904"/>
    <w:pPr>
      <w:widowControl w:val="0"/>
      <w:autoSpaceDE w:val="0"/>
      <w:autoSpaceDN w:val="0"/>
    </w:pPr>
    <w:rPr>
      <w:sz w:val="22"/>
      <w:szCs w:val="22"/>
      <w:lang w:val="id"/>
    </w:rPr>
  </w:style>
  <w:style w:type="paragraph" w:styleId="TOC4">
    <w:name w:val="toc 4"/>
    <w:basedOn w:val="Normal"/>
    <w:uiPriority w:val="1"/>
    <w:qFormat/>
    <w:rsid w:val="00EC73B9"/>
    <w:pPr>
      <w:ind w:left="720"/>
    </w:pPr>
    <w:rPr>
      <w:rFonts w:asciiTheme="minorHAnsi" w:hAnsiTheme="minorHAnsi"/>
      <w:sz w:val="20"/>
      <w:szCs w:val="20"/>
    </w:rPr>
  </w:style>
  <w:style w:type="paragraph" w:customStyle="1" w:styleId="selectable-text">
    <w:name w:val="selectable-text"/>
    <w:basedOn w:val="Normal"/>
    <w:rsid w:val="008504B6"/>
    <w:pPr>
      <w:spacing w:before="100" w:beforeAutospacing="1" w:after="100" w:afterAutospacing="1"/>
    </w:pPr>
  </w:style>
  <w:style w:type="character" w:customStyle="1" w:styleId="selectable-text1">
    <w:name w:val="selectable-text1"/>
    <w:basedOn w:val="DefaultParagraphFont"/>
    <w:rsid w:val="008504B6"/>
  </w:style>
  <w:style w:type="paragraph" w:styleId="TOC5">
    <w:name w:val="toc 5"/>
    <w:basedOn w:val="Normal"/>
    <w:next w:val="Normal"/>
    <w:autoRedefine/>
    <w:rsid w:val="00116317"/>
    <w:pPr>
      <w:ind w:left="960"/>
    </w:pPr>
    <w:rPr>
      <w:rFonts w:asciiTheme="minorHAnsi" w:hAnsiTheme="minorHAnsi"/>
      <w:sz w:val="20"/>
      <w:szCs w:val="20"/>
    </w:rPr>
  </w:style>
  <w:style w:type="paragraph" w:styleId="TOC6">
    <w:name w:val="toc 6"/>
    <w:basedOn w:val="Normal"/>
    <w:next w:val="Normal"/>
    <w:autoRedefine/>
    <w:rsid w:val="00116317"/>
    <w:pPr>
      <w:ind w:left="1200"/>
    </w:pPr>
    <w:rPr>
      <w:rFonts w:asciiTheme="minorHAnsi" w:hAnsiTheme="minorHAnsi"/>
      <w:sz w:val="20"/>
      <w:szCs w:val="20"/>
    </w:rPr>
  </w:style>
  <w:style w:type="paragraph" w:styleId="TOC7">
    <w:name w:val="toc 7"/>
    <w:basedOn w:val="Normal"/>
    <w:next w:val="Normal"/>
    <w:autoRedefine/>
    <w:rsid w:val="00116317"/>
    <w:pPr>
      <w:ind w:left="1440"/>
    </w:pPr>
    <w:rPr>
      <w:rFonts w:asciiTheme="minorHAnsi" w:hAnsiTheme="minorHAnsi"/>
      <w:sz w:val="20"/>
      <w:szCs w:val="20"/>
    </w:rPr>
  </w:style>
  <w:style w:type="paragraph" w:styleId="TOC8">
    <w:name w:val="toc 8"/>
    <w:basedOn w:val="Normal"/>
    <w:next w:val="Normal"/>
    <w:autoRedefine/>
    <w:rsid w:val="00116317"/>
    <w:pPr>
      <w:ind w:left="1680"/>
    </w:pPr>
    <w:rPr>
      <w:rFonts w:asciiTheme="minorHAnsi" w:hAnsiTheme="minorHAnsi"/>
      <w:sz w:val="20"/>
      <w:szCs w:val="20"/>
    </w:rPr>
  </w:style>
  <w:style w:type="paragraph" w:styleId="TOC9">
    <w:name w:val="toc 9"/>
    <w:basedOn w:val="Normal"/>
    <w:next w:val="Normal"/>
    <w:autoRedefine/>
    <w:rsid w:val="00116317"/>
    <w:pPr>
      <w:ind w:left="1920"/>
    </w:pPr>
    <w:rPr>
      <w:rFonts w:asciiTheme="minorHAnsi" w:hAnsiTheme="minorHAnsi"/>
      <w:sz w:val="20"/>
      <w:szCs w:val="20"/>
    </w:rPr>
  </w:style>
  <w:style w:type="character" w:customStyle="1" w:styleId="Heading1Char">
    <w:name w:val="Heading 1 Char"/>
    <w:aliases w:val="BAB Char"/>
    <w:basedOn w:val="DefaultParagraphFont"/>
    <w:link w:val="Heading1"/>
    <w:uiPriority w:val="9"/>
    <w:rsid w:val="0009639D"/>
    <w:rPr>
      <w:rFonts w:eastAsia="Times New Roman"/>
      <w:b/>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4238">
      <w:bodyDiv w:val="1"/>
      <w:marLeft w:val="0"/>
      <w:marRight w:val="0"/>
      <w:marTop w:val="0"/>
      <w:marBottom w:val="0"/>
      <w:divBdr>
        <w:top w:val="none" w:sz="0" w:space="0" w:color="auto"/>
        <w:left w:val="none" w:sz="0" w:space="0" w:color="auto"/>
        <w:bottom w:val="none" w:sz="0" w:space="0" w:color="auto"/>
        <w:right w:val="none" w:sz="0" w:space="0" w:color="auto"/>
      </w:divBdr>
    </w:div>
    <w:div w:id="331841484">
      <w:bodyDiv w:val="1"/>
      <w:marLeft w:val="0"/>
      <w:marRight w:val="0"/>
      <w:marTop w:val="0"/>
      <w:marBottom w:val="0"/>
      <w:divBdr>
        <w:top w:val="none" w:sz="0" w:space="0" w:color="auto"/>
        <w:left w:val="none" w:sz="0" w:space="0" w:color="auto"/>
        <w:bottom w:val="none" w:sz="0" w:space="0" w:color="auto"/>
        <w:right w:val="none" w:sz="0" w:space="0" w:color="auto"/>
      </w:divBdr>
      <w:divsChild>
        <w:div w:id="97992426">
          <w:marLeft w:val="0"/>
          <w:marRight w:val="0"/>
          <w:marTop w:val="0"/>
          <w:marBottom w:val="0"/>
          <w:divBdr>
            <w:top w:val="none" w:sz="0" w:space="0" w:color="auto"/>
            <w:left w:val="none" w:sz="0" w:space="0" w:color="auto"/>
            <w:bottom w:val="none" w:sz="0" w:space="0" w:color="auto"/>
            <w:right w:val="none" w:sz="0" w:space="0" w:color="auto"/>
          </w:divBdr>
          <w:divsChild>
            <w:div w:id="499346446">
              <w:marLeft w:val="0"/>
              <w:marRight w:val="0"/>
              <w:marTop w:val="0"/>
              <w:marBottom w:val="0"/>
              <w:divBdr>
                <w:top w:val="none" w:sz="0" w:space="0" w:color="auto"/>
                <w:left w:val="none" w:sz="0" w:space="0" w:color="auto"/>
                <w:bottom w:val="none" w:sz="0" w:space="0" w:color="auto"/>
                <w:right w:val="none" w:sz="0" w:space="0" w:color="auto"/>
              </w:divBdr>
              <w:divsChild>
                <w:div w:id="1660038111">
                  <w:marLeft w:val="0"/>
                  <w:marRight w:val="0"/>
                  <w:marTop w:val="0"/>
                  <w:marBottom w:val="0"/>
                  <w:divBdr>
                    <w:top w:val="none" w:sz="0" w:space="0" w:color="auto"/>
                    <w:left w:val="none" w:sz="0" w:space="0" w:color="auto"/>
                    <w:bottom w:val="none" w:sz="0" w:space="0" w:color="auto"/>
                    <w:right w:val="none" w:sz="0" w:space="0" w:color="auto"/>
                  </w:divBdr>
                  <w:divsChild>
                    <w:div w:id="2004700415">
                      <w:marLeft w:val="0"/>
                      <w:marRight w:val="0"/>
                      <w:marTop w:val="0"/>
                      <w:marBottom w:val="0"/>
                      <w:divBdr>
                        <w:top w:val="none" w:sz="0" w:space="0" w:color="auto"/>
                        <w:left w:val="none" w:sz="0" w:space="0" w:color="auto"/>
                        <w:bottom w:val="none" w:sz="0" w:space="0" w:color="auto"/>
                        <w:right w:val="none" w:sz="0" w:space="0" w:color="auto"/>
                      </w:divBdr>
                      <w:divsChild>
                        <w:div w:id="845629385">
                          <w:marLeft w:val="0"/>
                          <w:marRight w:val="0"/>
                          <w:marTop w:val="15"/>
                          <w:marBottom w:val="0"/>
                          <w:divBdr>
                            <w:top w:val="none" w:sz="0" w:space="0" w:color="auto"/>
                            <w:left w:val="none" w:sz="0" w:space="0" w:color="auto"/>
                            <w:bottom w:val="none" w:sz="0" w:space="0" w:color="auto"/>
                            <w:right w:val="none" w:sz="0" w:space="0" w:color="auto"/>
                          </w:divBdr>
                          <w:divsChild>
                            <w:div w:id="84419801">
                              <w:marLeft w:val="0"/>
                              <w:marRight w:val="15"/>
                              <w:marTop w:val="0"/>
                              <w:marBottom w:val="0"/>
                              <w:divBdr>
                                <w:top w:val="none" w:sz="0" w:space="0" w:color="auto"/>
                                <w:left w:val="none" w:sz="0" w:space="0" w:color="auto"/>
                                <w:bottom w:val="none" w:sz="0" w:space="0" w:color="auto"/>
                                <w:right w:val="none" w:sz="0" w:space="0" w:color="auto"/>
                              </w:divBdr>
                              <w:divsChild>
                                <w:div w:id="1885018591">
                                  <w:marLeft w:val="0"/>
                                  <w:marRight w:val="0"/>
                                  <w:marTop w:val="0"/>
                                  <w:marBottom w:val="0"/>
                                  <w:divBdr>
                                    <w:top w:val="none" w:sz="0" w:space="0" w:color="auto"/>
                                    <w:left w:val="none" w:sz="0" w:space="0" w:color="auto"/>
                                    <w:bottom w:val="none" w:sz="0" w:space="0" w:color="auto"/>
                                    <w:right w:val="none" w:sz="0" w:space="0" w:color="auto"/>
                                  </w:divBdr>
                                  <w:divsChild>
                                    <w:div w:id="853156562">
                                      <w:marLeft w:val="0"/>
                                      <w:marRight w:val="0"/>
                                      <w:marTop w:val="0"/>
                                      <w:marBottom w:val="0"/>
                                      <w:divBdr>
                                        <w:top w:val="none" w:sz="0" w:space="0" w:color="auto"/>
                                        <w:left w:val="none" w:sz="0" w:space="0" w:color="auto"/>
                                        <w:bottom w:val="none" w:sz="0" w:space="0" w:color="auto"/>
                                        <w:right w:val="none" w:sz="0" w:space="0" w:color="auto"/>
                                      </w:divBdr>
                                      <w:divsChild>
                                        <w:div w:id="1100762572">
                                          <w:marLeft w:val="0"/>
                                          <w:marRight w:val="0"/>
                                          <w:marTop w:val="0"/>
                                          <w:marBottom w:val="0"/>
                                          <w:divBdr>
                                            <w:top w:val="none" w:sz="0" w:space="0" w:color="auto"/>
                                            <w:left w:val="none" w:sz="0" w:space="0" w:color="auto"/>
                                            <w:bottom w:val="none" w:sz="0" w:space="0" w:color="auto"/>
                                            <w:right w:val="none" w:sz="0" w:space="0" w:color="auto"/>
                                          </w:divBdr>
                                          <w:divsChild>
                                            <w:div w:id="1257058045">
                                              <w:marLeft w:val="0"/>
                                              <w:marRight w:val="0"/>
                                              <w:marTop w:val="0"/>
                                              <w:marBottom w:val="0"/>
                                              <w:divBdr>
                                                <w:top w:val="none" w:sz="0" w:space="0" w:color="auto"/>
                                                <w:left w:val="none" w:sz="0" w:space="0" w:color="auto"/>
                                                <w:bottom w:val="none" w:sz="0" w:space="0" w:color="auto"/>
                                                <w:right w:val="none" w:sz="0" w:space="0" w:color="auto"/>
                                              </w:divBdr>
                                              <w:divsChild>
                                                <w:div w:id="18332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926685">
          <w:marLeft w:val="0"/>
          <w:marRight w:val="0"/>
          <w:marTop w:val="0"/>
          <w:marBottom w:val="0"/>
          <w:divBdr>
            <w:top w:val="none" w:sz="0" w:space="0" w:color="auto"/>
            <w:left w:val="none" w:sz="0" w:space="0" w:color="auto"/>
            <w:bottom w:val="none" w:sz="0" w:space="0" w:color="auto"/>
            <w:right w:val="none" w:sz="0" w:space="0" w:color="auto"/>
          </w:divBdr>
          <w:divsChild>
            <w:div w:id="10195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4573">
      <w:bodyDiv w:val="1"/>
      <w:marLeft w:val="0"/>
      <w:marRight w:val="0"/>
      <w:marTop w:val="0"/>
      <w:marBottom w:val="0"/>
      <w:divBdr>
        <w:top w:val="none" w:sz="0" w:space="0" w:color="auto"/>
        <w:left w:val="none" w:sz="0" w:space="0" w:color="auto"/>
        <w:bottom w:val="none" w:sz="0" w:space="0" w:color="auto"/>
        <w:right w:val="none" w:sz="0" w:space="0" w:color="auto"/>
      </w:divBdr>
      <w:divsChild>
        <w:div w:id="2125149932">
          <w:marLeft w:val="0"/>
          <w:marRight w:val="0"/>
          <w:marTop w:val="0"/>
          <w:marBottom w:val="0"/>
          <w:divBdr>
            <w:top w:val="none" w:sz="0" w:space="0" w:color="auto"/>
            <w:left w:val="none" w:sz="0" w:space="0" w:color="auto"/>
            <w:bottom w:val="none" w:sz="0" w:space="0" w:color="auto"/>
            <w:right w:val="none" w:sz="0" w:space="0" w:color="auto"/>
          </w:divBdr>
          <w:divsChild>
            <w:div w:id="20730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842">
      <w:bodyDiv w:val="1"/>
      <w:marLeft w:val="0"/>
      <w:marRight w:val="0"/>
      <w:marTop w:val="0"/>
      <w:marBottom w:val="0"/>
      <w:divBdr>
        <w:top w:val="none" w:sz="0" w:space="0" w:color="auto"/>
        <w:left w:val="none" w:sz="0" w:space="0" w:color="auto"/>
        <w:bottom w:val="none" w:sz="0" w:space="0" w:color="auto"/>
        <w:right w:val="none" w:sz="0" w:space="0" w:color="auto"/>
      </w:divBdr>
    </w:div>
    <w:div w:id="456918992">
      <w:bodyDiv w:val="1"/>
      <w:marLeft w:val="0"/>
      <w:marRight w:val="0"/>
      <w:marTop w:val="0"/>
      <w:marBottom w:val="0"/>
      <w:divBdr>
        <w:top w:val="none" w:sz="0" w:space="0" w:color="auto"/>
        <w:left w:val="none" w:sz="0" w:space="0" w:color="auto"/>
        <w:bottom w:val="none" w:sz="0" w:space="0" w:color="auto"/>
        <w:right w:val="none" w:sz="0" w:space="0" w:color="auto"/>
      </w:divBdr>
    </w:div>
    <w:div w:id="810945830">
      <w:bodyDiv w:val="1"/>
      <w:marLeft w:val="0"/>
      <w:marRight w:val="0"/>
      <w:marTop w:val="0"/>
      <w:marBottom w:val="0"/>
      <w:divBdr>
        <w:top w:val="none" w:sz="0" w:space="0" w:color="auto"/>
        <w:left w:val="none" w:sz="0" w:space="0" w:color="auto"/>
        <w:bottom w:val="none" w:sz="0" w:space="0" w:color="auto"/>
        <w:right w:val="none" w:sz="0" w:space="0" w:color="auto"/>
      </w:divBdr>
    </w:div>
    <w:div w:id="842669127">
      <w:bodyDiv w:val="1"/>
      <w:marLeft w:val="0"/>
      <w:marRight w:val="0"/>
      <w:marTop w:val="0"/>
      <w:marBottom w:val="0"/>
      <w:divBdr>
        <w:top w:val="none" w:sz="0" w:space="0" w:color="auto"/>
        <w:left w:val="none" w:sz="0" w:space="0" w:color="auto"/>
        <w:bottom w:val="none" w:sz="0" w:space="0" w:color="auto"/>
        <w:right w:val="none" w:sz="0" w:space="0" w:color="auto"/>
      </w:divBdr>
    </w:div>
    <w:div w:id="845678399">
      <w:bodyDiv w:val="1"/>
      <w:marLeft w:val="0"/>
      <w:marRight w:val="0"/>
      <w:marTop w:val="0"/>
      <w:marBottom w:val="0"/>
      <w:divBdr>
        <w:top w:val="none" w:sz="0" w:space="0" w:color="auto"/>
        <w:left w:val="none" w:sz="0" w:space="0" w:color="auto"/>
        <w:bottom w:val="none" w:sz="0" w:space="0" w:color="auto"/>
        <w:right w:val="none" w:sz="0" w:space="0" w:color="auto"/>
      </w:divBdr>
    </w:div>
    <w:div w:id="853039255">
      <w:bodyDiv w:val="1"/>
      <w:marLeft w:val="0"/>
      <w:marRight w:val="0"/>
      <w:marTop w:val="0"/>
      <w:marBottom w:val="0"/>
      <w:divBdr>
        <w:top w:val="none" w:sz="0" w:space="0" w:color="auto"/>
        <w:left w:val="none" w:sz="0" w:space="0" w:color="auto"/>
        <w:bottom w:val="none" w:sz="0" w:space="0" w:color="auto"/>
        <w:right w:val="none" w:sz="0" w:space="0" w:color="auto"/>
      </w:divBdr>
      <w:divsChild>
        <w:div w:id="108285271">
          <w:marLeft w:val="0"/>
          <w:marRight w:val="0"/>
          <w:marTop w:val="0"/>
          <w:marBottom w:val="0"/>
          <w:divBdr>
            <w:top w:val="none" w:sz="0" w:space="0" w:color="auto"/>
            <w:left w:val="none" w:sz="0" w:space="0" w:color="auto"/>
            <w:bottom w:val="none" w:sz="0" w:space="0" w:color="auto"/>
            <w:right w:val="none" w:sz="0" w:space="0" w:color="auto"/>
          </w:divBdr>
          <w:divsChild>
            <w:div w:id="19407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8493">
      <w:bodyDiv w:val="1"/>
      <w:marLeft w:val="0"/>
      <w:marRight w:val="0"/>
      <w:marTop w:val="0"/>
      <w:marBottom w:val="0"/>
      <w:divBdr>
        <w:top w:val="none" w:sz="0" w:space="0" w:color="auto"/>
        <w:left w:val="none" w:sz="0" w:space="0" w:color="auto"/>
        <w:bottom w:val="none" w:sz="0" w:space="0" w:color="auto"/>
        <w:right w:val="none" w:sz="0" w:space="0" w:color="auto"/>
      </w:divBdr>
    </w:div>
    <w:div w:id="956330095">
      <w:bodyDiv w:val="1"/>
      <w:marLeft w:val="0"/>
      <w:marRight w:val="0"/>
      <w:marTop w:val="0"/>
      <w:marBottom w:val="0"/>
      <w:divBdr>
        <w:top w:val="none" w:sz="0" w:space="0" w:color="auto"/>
        <w:left w:val="none" w:sz="0" w:space="0" w:color="auto"/>
        <w:bottom w:val="none" w:sz="0" w:space="0" w:color="auto"/>
        <w:right w:val="none" w:sz="0" w:space="0" w:color="auto"/>
      </w:divBdr>
      <w:divsChild>
        <w:div w:id="113990821">
          <w:marLeft w:val="0"/>
          <w:marRight w:val="0"/>
          <w:marTop w:val="0"/>
          <w:marBottom w:val="0"/>
          <w:divBdr>
            <w:top w:val="none" w:sz="0" w:space="0" w:color="auto"/>
            <w:left w:val="none" w:sz="0" w:space="0" w:color="auto"/>
            <w:bottom w:val="none" w:sz="0" w:space="0" w:color="auto"/>
            <w:right w:val="none" w:sz="0" w:space="0" w:color="auto"/>
          </w:divBdr>
          <w:divsChild>
            <w:div w:id="14120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2102">
      <w:bodyDiv w:val="1"/>
      <w:marLeft w:val="0"/>
      <w:marRight w:val="0"/>
      <w:marTop w:val="0"/>
      <w:marBottom w:val="0"/>
      <w:divBdr>
        <w:top w:val="none" w:sz="0" w:space="0" w:color="auto"/>
        <w:left w:val="none" w:sz="0" w:space="0" w:color="auto"/>
        <w:bottom w:val="none" w:sz="0" w:space="0" w:color="auto"/>
        <w:right w:val="none" w:sz="0" w:space="0" w:color="auto"/>
      </w:divBdr>
    </w:div>
    <w:div w:id="1110513231">
      <w:bodyDiv w:val="1"/>
      <w:marLeft w:val="0"/>
      <w:marRight w:val="0"/>
      <w:marTop w:val="0"/>
      <w:marBottom w:val="0"/>
      <w:divBdr>
        <w:top w:val="none" w:sz="0" w:space="0" w:color="auto"/>
        <w:left w:val="none" w:sz="0" w:space="0" w:color="auto"/>
        <w:bottom w:val="none" w:sz="0" w:space="0" w:color="auto"/>
        <w:right w:val="none" w:sz="0" w:space="0" w:color="auto"/>
      </w:divBdr>
    </w:div>
    <w:div w:id="1274480183">
      <w:bodyDiv w:val="1"/>
      <w:marLeft w:val="0"/>
      <w:marRight w:val="0"/>
      <w:marTop w:val="0"/>
      <w:marBottom w:val="0"/>
      <w:divBdr>
        <w:top w:val="none" w:sz="0" w:space="0" w:color="auto"/>
        <w:left w:val="none" w:sz="0" w:space="0" w:color="auto"/>
        <w:bottom w:val="none" w:sz="0" w:space="0" w:color="auto"/>
        <w:right w:val="none" w:sz="0" w:space="0" w:color="auto"/>
      </w:divBdr>
      <w:divsChild>
        <w:div w:id="1672751612">
          <w:marLeft w:val="0"/>
          <w:marRight w:val="0"/>
          <w:marTop w:val="0"/>
          <w:marBottom w:val="0"/>
          <w:divBdr>
            <w:top w:val="none" w:sz="0" w:space="0" w:color="auto"/>
            <w:left w:val="none" w:sz="0" w:space="0" w:color="auto"/>
            <w:bottom w:val="none" w:sz="0" w:space="0" w:color="auto"/>
            <w:right w:val="none" w:sz="0" w:space="0" w:color="auto"/>
          </w:divBdr>
        </w:div>
      </w:divsChild>
    </w:div>
    <w:div w:id="1303578326">
      <w:bodyDiv w:val="1"/>
      <w:marLeft w:val="0"/>
      <w:marRight w:val="0"/>
      <w:marTop w:val="0"/>
      <w:marBottom w:val="0"/>
      <w:divBdr>
        <w:top w:val="none" w:sz="0" w:space="0" w:color="auto"/>
        <w:left w:val="none" w:sz="0" w:space="0" w:color="auto"/>
        <w:bottom w:val="none" w:sz="0" w:space="0" w:color="auto"/>
        <w:right w:val="none" w:sz="0" w:space="0" w:color="auto"/>
      </w:divBdr>
    </w:div>
    <w:div w:id="1334257522">
      <w:bodyDiv w:val="1"/>
      <w:marLeft w:val="0"/>
      <w:marRight w:val="0"/>
      <w:marTop w:val="0"/>
      <w:marBottom w:val="0"/>
      <w:divBdr>
        <w:top w:val="none" w:sz="0" w:space="0" w:color="auto"/>
        <w:left w:val="none" w:sz="0" w:space="0" w:color="auto"/>
        <w:bottom w:val="none" w:sz="0" w:space="0" w:color="auto"/>
        <w:right w:val="none" w:sz="0" w:space="0" w:color="auto"/>
      </w:divBdr>
    </w:div>
    <w:div w:id="1535344338">
      <w:bodyDiv w:val="1"/>
      <w:marLeft w:val="0"/>
      <w:marRight w:val="0"/>
      <w:marTop w:val="0"/>
      <w:marBottom w:val="0"/>
      <w:divBdr>
        <w:top w:val="none" w:sz="0" w:space="0" w:color="auto"/>
        <w:left w:val="none" w:sz="0" w:space="0" w:color="auto"/>
        <w:bottom w:val="none" w:sz="0" w:space="0" w:color="auto"/>
        <w:right w:val="none" w:sz="0" w:space="0" w:color="auto"/>
      </w:divBdr>
    </w:div>
    <w:div w:id="1727022202">
      <w:bodyDiv w:val="1"/>
      <w:marLeft w:val="0"/>
      <w:marRight w:val="0"/>
      <w:marTop w:val="0"/>
      <w:marBottom w:val="0"/>
      <w:divBdr>
        <w:top w:val="none" w:sz="0" w:space="0" w:color="auto"/>
        <w:left w:val="none" w:sz="0" w:space="0" w:color="auto"/>
        <w:bottom w:val="none" w:sz="0" w:space="0" w:color="auto"/>
        <w:right w:val="none" w:sz="0" w:space="0" w:color="auto"/>
      </w:divBdr>
    </w:div>
    <w:div w:id="1876887212">
      <w:bodyDiv w:val="1"/>
      <w:marLeft w:val="0"/>
      <w:marRight w:val="0"/>
      <w:marTop w:val="0"/>
      <w:marBottom w:val="0"/>
      <w:divBdr>
        <w:top w:val="none" w:sz="0" w:space="0" w:color="auto"/>
        <w:left w:val="none" w:sz="0" w:space="0" w:color="auto"/>
        <w:bottom w:val="none" w:sz="0" w:space="0" w:color="auto"/>
        <w:right w:val="none" w:sz="0" w:space="0" w:color="auto"/>
      </w:divBdr>
      <w:divsChild>
        <w:div w:id="707490814">
          <w:marLeft w:val="0"/>
          <w:marRight w:val="0"/>
          <w:marTop w:val="0"/>
          <w:marBottom w:val="0"/>
          <w:divBdr>
            <w:top w:val="none" w:sz="0" w:space="0" w:color="auto"/>
            <w:left w:val="none" w:sz="0" w:space="0" w:color="auto"/>
            <w:bottom w:val="none" w:sz="0" w:space="0" w:color="auto"/>
            <w:right w:val="none" w:sz="0" w:space="0" w:color="auto"/>
          </w:divBdr>
          <w:divsChild>
            <w:div w:id="18233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8707">
      <w:bodyDiv w:val="1"/>
      <w:marLeft w:val="0"/>
      <w:marRight w:val="0"/>
      <w:marTop w:val="0"/>
      <w:marBottom w:val="0"/>
      <w:divBdr>
        <w:top w:val="none" w:sz="0" w:space="0" w:color="auto"/>
        <w:left w:val="none" w:sz="0" w:space="0" w:color="auto"/>
        <w:bottom w:val="none" w:sz="0" w:space="0" w:color="auto"/>
        <w:right w:val="none" w:sz="0" w:space="0" w:color="auto"/>
      </w:divBdr>
    </w:div>
    <w:div w:id="1980332953">
      <w:bodyDiv w:val="1"/>
      <w:marLeft w:val="0"/>
      <w:marRight w:val="0"/>
      <w:marTop w:val="0"/>
      <w:marBottom w:val="0"/>
      <w:divBdr>
        <w:top w:val="none" w:sz="0" w:space="0" w:color="auto"/>
        <w:left w:val="none" w:sz="0" w:space="0" w:color="auto"/>
        <w:bottom w:val="none" w:sz="0" w:space="0" w:color="auto"/>
        <w:right w:val="none" w:sz="0" w:space="0" w:color="auto"/>
      </w:divBdr>
    </w:div>
    <w:div w:id="2034071439">
      <w:bodyDiv w:val="1"/>
      <w:marLeft w:val="0"/>
      <w:marRight w:val="0"/>
      <w:marTop w:val="0"/>
      <w:marBottom w:val="0"/>
      <w:divBdr>
        <w:top w:val="none" w:sz="0" w:space="0" w:color="auto"/>
        <w:left w:val="none" w:sz="0" w:space="0" w:color="auto"/>
        <w:bottom w:val="none" w:sz="0" w:space="0" w:color="auto"/>
        <w:right w:val="none" w:sz="0" w:space="0" w:color="auto"/>
      </w:divBdr>
    </w:div>
    <w:div w:id="2086217260">
      <w:bodyDiv w:val="1"/>
      <w:marLeft w:val="0"/>
      <w:marRight w:val="0"/>
      <w:marTop w:val="0"/>
      <w:marBottom w:val="0"/>
      <w:divBdr>
        <w:top w:val="none" w:sz="0" w:space="0" w:color="auto"/>
        <w:left w:val="none" w:sz="0" w:space="0" w:color="auto"/>
        <w:bottom w:val="none" w:sz="0" w:space="0" w:color="auto"/>
        <w:right w:val="none" w:sz="0" w:space="0" w:color="auto"/>
      </w:divBdr>
    </w:div>
    <w:div w:id="2139107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Spu24</b:Tag>
    <b:SourceType>JournalArticle</b:SourceType>
    <b:Guid>{06BF8542-CA49-BE47-9F05-A3F72641E708}</b:Guid>
    <b:Author>
      <b:Author>
        <b:NameList>
          <b:Person>
            <b:Last>Spurthi Setty</b:Last>
            <b:First>Katherine</b:First>
            <b:Middle>Jijo, Eden Chung, Natan Vidra</b:Middle>
          </b:Person>
        </b:NameList>
      </b:Author>
    </b:Author>
    <b:Title>Improving Retrieval for RAG based Question Answering Models on Financial Documents </b:Title>
    <b:Year>2024</b:Yea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2F3CAF-EB78-6F42-AADA-7D8AC1F1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70</Pages>
  <Words>12626</Words>
  <Characters>71974</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Muhammad Hafid Azis</cp:lastModifiedBy>
  <cp:revision>7</cp:revision>
  <cp:lastPrinted>2025-01-30T14:31:00Z</cp:lastPrinted>
  <dcterms:created xsi:type="dcterms:W3CDTF">2025-01-30T14:31:00Z</dcterms:created>
  <dcterms:modified xsi:type="dcterms:W3CDTF">2025-01-31T04:35:00Z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0x010100B3F4B6CEDF1BF548AA95F3AEE888E3E7</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a474ff54-f411-3cdd-88e6-456541e1a6a1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GrammarlyDocumentId">
    <vt:lpwstr>50ec20462d3f8842a59df92a3b85de1f0b28bcf03436ba936cf1caa4a79f6110</vt:lpwstr>
  </property>
  <property fmtid="{D5CDD505-2E9C-101B-9397-08002B2CF9AE}" pid="27" name="KSOProductBuildVer">
    <vt:lpwstr>2057-12.2.0.17153</vt:lpwstr>
  </property>
  <property fmtid="{D5CDD505-2E9C-101B-9397-08002B2CF9AE}" pid="28" name="ICV">
    <vt:lpwstr>DBEE117A737F421E9667A9CD8AF1C66F_13</vt:lpwstr>
  </property>
</Properties>
</file>