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8FEC" w14:textId="77777777" w:rsidR="00B62A40" w:rsidRPr="00B62A40" w:rsidRDefault="00B62A40" w:rsidP="00B62A40">
      <w:pPr>
        <w:pStyle w:val="Title"/>
        <w:ind w:left="4063"/>
        <w:rPr>
          <w:sz w:val="32"/>
          <w:szCs w:val="32"/>
        </w:rPr>
      </w:pPr>
      <w:r w:rsidRPr="00B62A40">
        <w:rPr>
          <w:noProof/>
          <w:sz w:val="32"/>
          <w:szCs w:val="32"/>
        </w:rPr>
        <w:drawing>
          <wp:anchor distT="0" distB="0" distL="0" distR="0" simplePos="0" relativeHeight="251776512" behindDoc="0" locked="0" layoutInCell="1" allowOverlap="1" wp14:anchorId="66CF0B07" wp14:editId="0269117F">
            <wp:simplePos x="0" y="0"/>
            <wp:positionH relativeFrom="page">
              <wp:posOffset>707390</wp:posOffset>
            </wp:positionH>
            <wp:positionV relativeFrom="paragraph">
              <wp:posOffset>125473</wp:posOffset>
            </wp:positionV>
            <wp:extent cx="696379" cy="68643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96379" cy="686435"/>
                    </a:xfrm>
                    <a:prstGeom prst="rect">
                      <a:avLst/>
                    </a:prstGeom>
                  </pic:spPr>
                </pic:pic>
              </a:graphicData>
            </a:graphic>
          </wp:anchor>
        </w:drawing>
      </w:r>
      <w:r w:rsidRPr="00B62A40">
        <w:rPr>
          <w:sz w:val="32"/>
          <w:szCs w:val="32"/>
        </w:rPr>
        <w:t>PROYEK</w:t>
      </w:r>
      <w:r w:rsidRPr="00B62A40">
        <w:rPr>
          <w:spacing w:val="-14"/>
          <w:sz w:val="32"/>
          <w:szCs w:val="32"/>
        </w:rPr>
        <w:t xml:space="preserve"> </w:t>
      </w:r>
      <w:r w:rsidRPr="00B62A40">
        <w:rPr>
          <w:spacing w:val="-4"/>
          <w:sz w:val="32"/>
          <w:szCs w:val="32"/>
        </w:rPr>
        <w:t>AKHIR</w:t>
      </w:r>
    </w:p>
    <w:p w14:paraId="2319FC9D" w14:textId="5CAFB9E4" w:rsidR="00B62A40" w:rsidRDefault="00B62A40"/>
    <w:p w14:paraId="1BA5D243" w14:textId="568D4877" w:rsidR="00B62A40" w:rsidRDefault="00327503">
      <w:r>
        <w:rPr>
          <w:noProof/>
          <w:sz w:val="32"/>
        </w:rPr>
        <mc:AlternateContent>
          <mc:Choice Requires="wpg">
            <w:drawing>
              <wp:anchor distT="0" distB="0" distL="0" distR="0" simplePos="0" relativeHeight="251774464" behindDoc="1" locked="0" layoutInCell="1" allowOverlap="1" wp14:anchorId="1849C9BC" wp14:editId="0BFAD3EF">
                <wp:simplePos x="0" y="0"/>
                <wp:positionH relativeFrom="page">
                  <wp:posOffset>6350</wp:posOffset>
                </wp:positionH>
                <wp:positionV relativeFrom="page">
                  <wp:posOffset>1572260</wp:posOffset>
                </wp:positionV>
                <wp:extent cx="5334000" cy="5984543"/>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5984543"/>
                          <a:chOff x="0" y="0"/>
                          <a:chExt cx="5334000" cy="5937885"/>
                        </a:xfrm>
                      </wpg:grpSpPr>
                      <wps:wsp>
                        <wps:cNvPr id="2" name="Graphic 2"/>
                        <wps:cNvSpPr/>
                        <wps:spPr>
                          <a:xfrm>
                            <a:off x="0" y="189229"/>
                            <a:ext cx="5334000" cy="5748655"/>
                          </a:xfrm>
                          <a:custGeom>
                            <a:avLst/>
                            <a:gdLst/>
                            <a:ahLst/>
                            <a:cxnLst/>
                            <a:rect l="l" t="t" r="r" b="b"/>
                            <a:pathLst>
                              <a:path w="5334000" h="5748655">
                                <a:moveTo>
                                  <a:pt x="0" y="5748147"/>
                                </a:moveTo>
                                <a:lnTo>
                                  <a:pt x="5334000" y="5748147"/>
                                </a:lnTo>
                                <a:lnTo>
                                  <a:pt x="5334000" y="0"/>
                                </a:lnTo>
                                <a:lnTo>
                                  <a:pt x="0" y="0"/>
                                </a:lnTo>
                                <a:lnTo>
                                  <a:pt x="0" y="5748147"/>
                                </a:lnTo>
                                <a:close/>
                              </a:path>
                            </a:pathLst>
                          </a:custGeom>
                          <a:solidFill>
                            <a:srgbClr val="000099"/>
                          </a:solidFill>
                        </wps:spPr>
                        <wps:bodyPr wrap="square" lIns="0" tIns="0" rIns="0" bIns="0" rtlCol="0">
                          <a:prstTxWarp prst="textNoShape">
                            <a:avLst/>
                          </a:prstTxWarp>
                          <a:noAutofit/>
                        </wps:bodyPr>
                      </wps:wsp>
                      <wps:wsp>
                        <wps:cNvPr id="3" name="Graphic 3"/>
                        <wps:cNvSpPr/>
                        <wps:spPr>
                          <a:xfrm>
                            <a:off x="0" y="0"/>
                            <a:ext cx="5334000" cy="189230"/>
                          </a:xfrm>
                          <a:custGeom>
                            <a:avLst/>
                            <a:gdLst/>
                            <a:ahLst/>
                            <a:cxnLst/>
                            <a:rect l="l" t="t" r="r" b="b"/>
                            <a:pathLst>
                              <a:path w="5334000" h="189230">
                                <a:moveTo>
                                  <a:pt x="0" y="0"/>
                                </a:moveTo>
                                <a:lnTo>
                                  <a:pt x="0" y="189229"/>
                                </a:lnTo>
                                <a:lnTo>
                                  <a:pt x="5334000" y="189229"/>
                                </a:lnTo>
                                <a:lnTo>
                                  <a:pt x="5334000" y="0"/>
                                </a:lnTo>
                                <a:lnTo>
                                  <a:pt x="0" y="0"/>
                                </a:lnTo>
                                <a:close/>
                              </a:path>
                            </a:pathLst>
                          </a:custGeom>
                          <a:solidFill>
                            <a:srgbClr val="F1CA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B44A418" id="Group 1" o:spid="_x0000_s1026" style="position:absolute;margin-left:.5pt;margin-top:123.8pt;width:420pt;height:471.2pt;z-index:-251542016;mso-wrap-distance-left:0;mso-wrap-distance-right:0;mso-position-horizontal-relative:page;mso-position-vertical-relative:page;mso-height-relative:margin" coordsize="53340,593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">
                <v:shape id="Graphic 2" o:spid="_x0000_s1027" style="position:absolute;top:1892;width:53340;height:57486;visibility:visible;mso-wrap-style:square;v-text-anchor:top" coordsize="5334000,5748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" path="m,5748147r5334000,l5334000,,,,,5748147xe" fillcolor="#009" stroked="f">
                  <v:path arrowok="t"/>
                </v:shape>
                <v:shape id="Graphic 3" o:spid="_x0000_s1028" style="position:absolute;width:53340;height:1892;visibility:visible;mso-wrap-style:square;v-text-anchor:top" coordsize="5334000,189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" path="m,l,189229r5334000,l5334000,,,xe" fillcolor="#f1ca00" stroked="f">
                  <v:path arrowok="t"/>
                </v:shape>
                <w10:wrap anchorx="page" anchory="page"/>
              </v:group>
            </w:pict>
          </mc:Fallback>
        </mc:AlternateContent>
      </w:r>
    </w:p>
    <w:p w14:paraId="24C0CBAE" w14:textId="7B506706" w:rsidR="00B62A40" w:rsidRDefault="00B62A40"/>
    <w:p w14:paraId="6588416D" w14:textId="77777777" w:rsidR="00B62A40" w:rsidRDefault="00B62A40"/>
    <w:p w14:paraId="1D893E3C" w14:textId="77777777" w:rsidR="00B62A40" w:rsidRDefault="00B62A40"/>
    <w:p w14:paraId="71E2B1C9" w14:textId="6D4D9167" w:rsidR="00B62A40" w:rsidRDefault="00B62A40"/>
    <w:p w14:paraId="75EE1BBD" w14:textId="77777777" w:rsidR="00B14882" w:rsidRDefault="00B14882" w:rsidP="00B14882">
      <w:pPr>
        <w:ind w:right="461"/>
        <w:jc w:val="center"/>
        <w:rPr>
          <w:b/>
          <w:bCs/>
          <w:color w:val="FFFFFF" w:themeColor="background1"/>
        </w:rPr>
      </w:pPr>
      <w:r w:rsidRPr="00B14882">
        <w:rPr>
          <w:b/>
          <w:bCs/>
          <w:color w:val="FFFFFF" w:themeColor="background1"/>
        </w:rPr>
        <w:t>C</w:t>
      </w:r>
      <w:r>
        <w:rPr>
          <w:b/>
          <w:bCs/>
          <w:color w:val="FFFFFF" w:themeColor="background1"/>
        </w:rPr>
        <w:t>HATBOT</w:t>
      </w:r>
      <w:r w:rsidRPr="00B14882">
        <w:rPr>
          <w:b/>
          <w:bCs/>
          <w:color w:val="FFFFFF" w:themeColor="background1"/>
        </w:rPr>
        <w:t xml:space="preserve"> M</w:t>
      </w:r>
      <w:r>
        <w:rPr>
          <w:b/>
          <w:bCs/>
          <w:color w:val="FFFFFF" w:themeColor="background1"/>
        </w:rPr>
        <w:t>ANAJEMEN</w:t>
      </w:r>
      <w:r w:rsidRPr="00B14882">
        <w:rPr>
          <w:b/>
          <w:bCs/>
          <w:color w:val="FFFFFF" w:themeColor="background1"/>
        </w:rPr>
        <w:t xml:space="preserve"> T</w:t>
      </w:r>
      <w:r>
        <w:rPr>
          <w:b/>
          <w:bCs/>
          <w:color w:val="FFFFFF" w:themeColor="background1"/>
        </w:rPr>
        <w:t>EST</w:t>
      </w:r>
      <w:r w:rsidRPr="00B14882">
        <w:rPr>
          <w:b/>
          <w:bCs/>
          <w:color w:val="FFFFFF" w:themeColor="background1"/>
        </w:rPr>
        <w:t xml:space="preserve"> C</w:t>
      </w:r>
      <w:r>
        <w:rPr>
          <w:b/>
          <w:bCs/>
          <w:color w:val="FFFFFF" w:themeColor="background1"/>
        </w:rPr>
        <w:t>ASE</w:t>
      </w:r>
      <w:r w:rsidRPr="00B14882">
        <w:rPr>
          <w:b/>
          <w:bCs/>
          <w:color w:val="FFFFFF" w:themeColor="background1"/>
        </w:rPr>
        <w:t xml:space="preserve"> </w:t>
      </w:r>
    </w:p>
    <w:p w14:paraId="212819A7" w14:textId="0C12AC0E" w:rsidR="00B14882" w:rsidRDefault="00B14882" w:rsidP="00B14882">
      <w:pPr>
        <w:ind w:right="461"/>
        <w:jc w:val="center"/>
        <w:rPr>
          <w:b/>
          <w:bCs/>
          <w:color w:val="FFFFFF" w:themeColor="background1"/>
        </w:rPr>
      </w:pPr>
      <w:r w:rsidRPr="00B14882">
        <w:rPr>
          <w:b/>
          <w:bCs/>
          <w:color w:val="FFFFFF" w:themeColor="background1"/>
        </w:rPr>
        <w:t>S</w:t>
      </w:r>
      <w:r>
        <w:rPr>
          <w:b/>
          <w:bCs/>
          <w:color w:val="FFFFFF" w:themeColor="background1"/>
        </w:rPr>
        <w:t>OFTWARE QUALITY</w:t>
      </w:r>
      <w:r w:rsidRPr="00B14882">
        <w:rPr>
          <w:b/>
          <w:bCs/>
          <w:color w:val="FFFFFF" w:themeColor="background1"/>
        </w:rPr>
        <w:t xml:space="preserve"> A</w:t>
      </w:r>
      <w:r>
        <w:rPr>
          <w:b/>
          <w:bCs/>
          <w:color w:val="FFFFFF" w:themeColor="background1"/>
        </w:rPr>
        <w:t>SSURANCE</w:t>
      </w:r>
      <w:r w:rsidRPr="00B14882">
        <w:rPr>
          <w:b/>
          <w:bCs/>
          <w:color w:val="FFFFFF" w:themeColor="background1"/>
        </w:rPr>
        <w:t xml:space="preserve"> D</w:t>
      </w:r>
      <w:r>
        <w:rPr>
          <w:b/>
          <w:bCs/>
          <w:color w:val="FFFFFF" w:themeColor="background1"/>
        </w:rPr>
        <w:t>ENGAN</w:t>
      </w:r>
    </w:p>
    <w:p w14:paraId="2C3368AC" w14:textId="4AAB1A98" w:rsidR="00B14882" w:rsidRPr="00B14882" w:rsidRDefault="00B14882" w:rsidP="00B14882">
      <w:pPr>
        <w:ind w:right="461"/>
        <w:jc w:val="center"/>
        <w:rPr>
          <w:b/>
          <w:bCs/>
          <w:color w:val="FFFFFF" w:themeColor="background1"/>
        </w:rPr>
      </w:pPr>
      <w:r w:rsidRPr="00B14882">
        <w:rPr>
          <w:b/>
          <w:bCs/>
          <w:color w:val="FFFFFF" w:themeColor="background1"/>
        </w:rPr>
        <w:t>C</w:t>
      </w:r>
      <w:r>
        <w:rPr>
          <w:b/>
          <w:bCs/>
          <w:color w:val="FFFFFF" w:themeColor="background1"/>
        </w:rPr>
        <w:t xml:space="preserve">ONTEXT </w:t>
      </w:r>
      <w:r w:rsidRPr="00B14882">
        <w:rPr>
          <w:b/>
          <w:bCs/>
          <w:color w:val="FFFFFF" w:themeColor="background1"/>
        </w:rPr>
        <w:t>R</w:t>
      </w:r>
      <w:r>
        <w:rPr>
          <w:b/>
          <w:bCs/>
          <w:color w:val="FFFFFF" w:themeColor="background1"/>
        </w:rPr>
        <w:t>ECOGNITION</w:t>
      </w:r>
    </w:p>
    <w:p w14:paraId="4B43694C" w14:textId="77777777" w:rsidR="00B14882" w:rsidRPr="00B14882" w:rsidRDefault="00B14882" w:rsidP="00B14882">
      <w:pPr>
        <w:ind w:right="461"/>
        <w:jc w:val="center"/>
        <w:rPr>
          <w:color w:val="FFFFFF" w:themeColor="background1"/>
          <w:sz w:val="20"/>
          <w:szCs w:val="20"/>
        </w:rPr>
      </w:pPr>
    </w:p>
    <w:p w14:paraId="742B6824" w14:textId="77777777" w:rsidR="00B14882" w:rsidRPr="00B14882" w:rsidRDefault="00B14882" w:rsidP="00B14882">
      <w:pPr>
        <w:ind w:right="461"/>
        <w:jc w:val="center"/>
        <w:rPr>
          <w:color w:val="FFFFFF" w:themeColor="background1"/>
          <w:sz w:val="20"/>
          <w:szCs w:val="20"/>
        </w:rPr>
      </w:pPr>
    </w:p>
    <w:p w14:paraId="40471D9F" w14:textId="77777777" w:rsidR="00B14882" w:rsidRDefault="00B14882" w:rsidP="00B14882">
      <w:pPr>
        <w:ind w:right="461"/>
        <w:jc w:val="center"/>
        <w:rPr>
          <w:b/>
          <w:bCs/>
          <w:color w:val="FFFFFF" w:themeColor="background1"/>
          <w:sz w:val="20"/>
          <w:szCs w:val="20"/>
        </w:rPr>
      </w:pPr>
    </w:p>
    <w:p w14:paraId="51B4D27C" w14:textId="77777777" w:rsidR="00C53BC6" w:rsidRPr="00B14882" w:rsidRDefault="00C53BC6" w:rsidP="00B14882">
      <w:pPr>
        <w:ind w:right="461"/>
        <w:jc w:val="center"/>
        <w:rPr>
          <w:b/>
          <w:bCs/>
          <w:color w:val="FFFFFF" w:themeColor="background1"/>
          <w:sz w:val="20"/>
          <w:szCs w:val="20"/>
        </w:rPr>
      </w:pPr>
    </w:p>
    <w:p w14:paraId="03483003"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Muhammad Hafid Azis</w:t>
      </w:r>
    </w:p>
    <w:p w14:paraId="03668F00"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lang w:val="en-US"/>
        </w:rPr>
        <w:t xml:space="preserve">NRP. </w:t>
      </w:r>
      <w:r w:rsidRPr="00B14882">
        <w:rPr>
          <w:b/>
          <w:bCs/>
          <w:color w:val="FFFFFF" w:themeColor="background1"/>
          <w:sz w:val="20"/>
          <w:szCs w:val="20"/>
        </w:rPr>
        <w:t>3121600055</w:t>
      </w:r>
    </w:p>
    <w:p w14:paraId="1088B76A" w14:textId="77777777" w:rsidR="00B14882" w:rsidRDefault="00B14882" w:rsidP="00B14882">
      <w:pPr>
        <w:ind w:right="461"/>
        <w:rPr>
          <w:b/>
          <w:bCs/>
          <w:color w:val="FFFFFF" w:themeColor="background1"/>
          <w:sz w:val="20"/>
          <w:szCs w:val="20"/>
        </w:rPr>
      </w:pPr>
    </w:p>
    <w:p w14:paraId="72A05D44" w14:textId="77777777" w:rsidR="00C53BC6" w:rsidRDefault="00C53BC6" w:rsidP="00B14882">
      <w:pPr>
        <w:ind w:right="461"/>
        <w:rPr>
          <w:b/>
          <w:bCs/>
          <w:color w:val="FFFFFF" w:themeColor="background1"/>
          <w:sz w:val="20"/>
          <w:szCs w:val="20"/>
        </w:rPr>
      </w:pPr>
    </w:p>
    <w:p w14:paraId="28C18850" w14:textId="77777777" w:rsidR="00C53BC6" w:rsidRPr="00B14882" w:rsidRDefault="00C53BC6" w:rsidP="00B14882">
      <w:pPr>
        <w:ind w:right="461"/>
        <w:rPr>
          <w:b/>
          <w:bCs/>
          <w:color w:val="FFFFFF" w:themeColor="background1"/>
          <w:sz w:val="20"/>
          <w:szCs w:val="20"/>
        </w:rPr>
      </w:pPr>
    </w:p>
    <w:p w14:paraId="67F121C2" w14:textId="77777777" w:rsidR="00B14882" w:rsidRPr="00B14882" w:rsidRDefault="00B14882" w:rsidP="00B14882">
      <w:pPr>
        <w:ind w:right="461"/>
        <w:rPr>
          <w:b/>
          <w:bCs/>
          <w:color w:val="FFFFFF" w:themeColor="background1"/>
          <w:sz w:val="20"/>
          <w:szCs w:val="20"/>
        </w:rPr>
      </w:pPr>
    </w:p>
    <w:p w14:paraId="28A8EC47" w14:textId="77777777" w:rsidR="00B14882" w:rsidRPr="00B14882" w:rsidRDefault="00B14882" w:rsidP="00B14882">
      <w:pPr>
        <w:ind w:right="461"/>
        <w:rPr>
          <w:b/>
          <w:bCs/>
          <w:color w:val="FFFFFF" w:themeColor="background1"/>
          <w:sz w:val="20"/>
          <w:szCs w:val="20"/>
        </w:rPr>
      </w:pPr>
    </w:p>
    <w:p w14:paraId="737D2506" w14:textId="77777777" w:rsidR="00B14882" w:rsidRPr="00B14882" w:rsidRDefault="00B14882" w:rsidP="00B14882">
      <w:pPr>
        <w:ind w:right="461"/>
        <w:jc w:val="center"/>
        <w:rPr>
          <w:ins w:id="0" w:author="lenovo" w:date="2024-08-04T03:46:00Z"/>
          <w:b/>
          <w:bCs/>
          <w:color w:val="FFFFFF" w:themeColor="background1"/>
          <w:sz w:val="20"/>
          <w:szCs w:val="20"/>
          <w:lang w:val="en-US"/>
        </w:rPr>
      </w:pPr>
      <w:r w:rsidRPr="00B14882">
        <w:rPr>
          <w:b/>
          <w:bCs/>
          <w:color w:val="FFFFFF" w:themeColor="background1"/>
          <w:sz w:val="20"/>
          <w:szCs w:val="20"/>
        </w:rPr>
        <w:t>D</w:t>
      </w:r>
      <w:r w:rsidRPr="00B14882">
        <w:rPr>
          <w:b/>
          <w:bCs/>
          <w:color w:val="FFFFFF" w:themeColor="background1"/>
          <w:sz w:val="20"/>
          <w:szCs w:val="20"/>
          <w:lang w:val="en-US"/>
        </w:rPr>
        <w:t>OSEN PEMBIMBING</w:t>
      </w:r>
    </w:p>
    <w:p w14:paraId="23025117" w14:textId="77777777" w:rsidR="00B14882" w:rsidRPr="00B14882" w:rsidRDefault="00B14882" w:rsidP="00B14882">
      <w:pPr>
        <w:ind w:right="461"/>
        <w:jc w:val="center"/>
        <w:rPr>
          <w:b/>
          <w:bCs/>
          <w:color w:val="FFFFFF" w:themeColor="background1"/>
          <w:sz w:val="20"/>
          <w:szCs w:val="20"/>
          <w:lang w:val="en-US"/>
        </w:rPr>
      </w:pPr>
    </w:p>
    <w:p w14:paraId="2AEDA737"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 xml:space="preserve">Nana </w:t>
      </w:r>
      <w:proofErr w:type="spellStart"/>
      <w:r w:rsidRPr="00B14882">
        <w:rPr>
          <w:b/>
          <w:bCs/>
          <w:color w:val="FFFFFF" w:themeColor="background1"/>
          <w:sz w:val="20"/>
          <w:szCs w:val="20"/>
        </w:rPr>
        <w:t>Ramadijanti</w:t>
      </w:r>
      <w:proofErr w:type="spellEnd"/>
      <w:r w:rsidRPr="00B14882">
        <w:rPr>
          <w:b/>
          <w:bCs/>
          <w:color w:val="FFFFFF" w:themeColor="background1"/>
          <w:sz w:val="20"/>
          <w:szCs w:val="20"/>
        </w:rPr>
        <w:t>, S. Kom., M. Kom.</w:t>
      </w:r>
    </w:p>
    <w:p w14:paraId="7A34A3DF"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NIP. 197111091998022001</w:t>
      </w:r>
    </w:p>
    <w:p w14:paraId="507F995F" w14:textId="77777777" w:rsidR="00B14882" w:rsidRPr="00B14882" w:rsidRDefault="00B14882" w:rsidP="00B14882">
      <w:pPr>
        <w:ind w:right="461"/>
        <w:rPr>
          <w:b/>
          <w:bCs/>
          <w:color w:val="FFFFFF" w:themeColor="background1"/>
          <w:sz w:val="20"/>
          <w:szCs w:val="20"/>
        </w:rPr>
      </w:pPr>
    </w:p>
    <w:p w14:paraId="4A2BB8FD"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 xml:space="preserve">Nur </w:t>
      </w:r>
      <w:proofErr w:type="spellStart"/>
      <w:r w:rsidRPr="00B14882">
        <w:rPr>
          <w:b/>
          <w:bCs/>
          <w:color w:val="FFFFFF" w:themeColor="background1"/>
          <w:sz w:val="20"/>
          <w:szCs w:val="20"/>
        </w:rPr>
        <w:t>Rosyid</w:t>
      </w:r>
      <w:proofErr w:type="spellEnd"/>
      <w:r w:rsidRPr="00B14882">
        <w:rPr>
          <w:b/>
          <w:bCs/>
          <w:color w:val="FFFFFF" w:themeColor="background1"/>
          <w:sz w:val="20"/>
          <w:szCs w:val="20"/>
        </w:rPr>
        <w:t xml:space="preserve"> </w:t>
      </w:r>
      <w:proofErr w:type="spellStart"/>
      <w:r w:rsidRPr="00B14882">
        <w:rPr>
          <w:b/>
          <w:bCs/>
          <w:color w:val="FFFFFF" w:themeColor="background1"/>
          <w:sz w:val="20"/>
          <w:szCs w:val="20"/>
        </w:rPr>
        <w:t>Mubtadai</w:t>
      </w:r>
      <w:proofErr w:type="spellEnd"/>
      <w:r w:rsidRPr="00B14882">
        <w:rPr>
          <w:b/>
          <w:bCs/>
          <w:color w:val="FFFFFF" w:themeColor="background1"/>
          <w:sz w:val="20"/>
          <w:szCs w:val="20"/>
        </w:rPr>
        <w:t>, S. Kom., M. T.</w:t>
      </w:r>
    </w:p>
    <w:p w14:paraId="0A6495D5" w14:textId="77777777" w:rsidR="00B14882" w:rsidRPr="00B14882" w:rsidRDefault="00B14882" w:rsidP="00B14882">
      <w:pPr>
        <w:ind w:right="461"/>
        <w:jc w:val="center"/>
        <w:rPr>
          <w:b/>
          <w:bCs/>
          <w:color w:val="FFFFFF" w:themeColor="background1"/>
          <w:sz w:val="20"/>
          <w:szCs w:val="20"/>
        </w:rPr>
      </w:pPr>
      <w:r w:rsidRPr="00B14882">
        <w:rPr>
          <w:b/>
          <w:bCs/>
          <w:color w:val="FFFFFF" w:themeColor="background1"/>
          <w:sz w:val="20"/>
          <w:szCs w:val="20"/>
        </w:rPr>
        <w:t>NIP. 197403182001121005</w:t>
      </w:r>
    </w:p>
    <w:p w14:paraId="72BE5502" w14:textId="77777777" w:rsidR="00B14882" w:rsidRDefault="00B14882" w:rsidP="00B14882">
      <w:pPr>
        <w:pStyle w:val="BodyText"/>
      </w:pPr>
    </w:p>
    <w:p w14:paraId="0AD0259E" w14:textId="77777777" w:rsidR="00B14882" w:rsidRDefault="00B14882" w:rsidP="00B14882">
      <w:pPr>
        <w:pStyle w:val="BodyText"/>
      </w:pPr>
    </w:p>
    <w:p w14:paraId="71D2405D" w14:textId="77777777" w:rsidR="00C53BC6" w:rsidRDefault="00C53BC6" w:rsidP="00B14882">
      <w:pPr>
        <w:pStyle w:val="BodyText"/>
      </w:pPr>
    </w:p>
    <w:p w14:paraId="6E3FC37C" w14:textId="77777777" w:rsidR="00B14882" w:rsidRDefault="00B14882" w:rsidP="00B14882">
      <w:pPr>
        <w:pStyle w:val="BodyText"/>
      </w:pPr>
    </w:p>
    <w:p w14:paraId="1F3B68E1" w14:textId="77777777" w:rsidR="00B14882" w:rsidRDefault="00B14882" w:rsidP="00B14882">
      <w:pPr>
        <w:pStyle w:val="BodyText"/>
        <w:spacing w:before="82"/>
      </w:pPr>
    </w:p>
    <w:p w14:paraId="0A6C1F35" w14:textId="2525AADE"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 xml:space="preserve">PROGRAM STUDI SARJANA TERAPAN </w:t>
      </w:r>
    </w:p>
    <w:p w14:paraId="70F5DF43" w14:textId="77777777"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TEKNIK INFORMATIKA</w:t>
      </w:r>
    </w:p>
    <w:p w14:paraId="2382F139" w14:textId="77777777" w:rsidR="00C53BC6" w:rsidRPr="00C53BC6" w:rsidRDefault="00C53BC6" w:rsidP="00C53BC6">
      <w:pPr>
        <w:ind w:right="461"/>
        <w:jc w:val="center"/>
        <w:rPr>
          <w:b/>
          <w:bCs/>
          <w:color w:val="FFFFFF" w:themeColor="background1"/>
          <w:sz w:val="20"/>
          <w:szCs w:val="20"/>
          <w:lang w:val="en-US"/>
        </w:rPr>
      </w:pPr>
      <w:r w:rsidRPr="00C53BC6">
        <w:rPr>
          <w:b/>
          <w:bCs/>
          <w:color w:val="FFFFFF" w:themeColor="background1"/>
          <w:sz w:val="20"/>
          <w:szCs w:val="20"/>
          <w:lang w:val="en-US"/>
        </w:rPr>
        <w:t>DEPARTEMEN TEKNIK INFORMATIKA DAN KOMPUTER</w:t>
      </w:r>
    </w:p>
    <w:p w14:paraId="44C7E77F" w14:textId="75829F34" w:rsidR="00B62A40" w:rsidRDefault="00C53BC6" w:rsidP="00AB5682">
      <w:pPr>
        <w:ind w:right="461"/>
        <w:jc w:val="center"/>
        <w:rPr>
          <w:b/>
          <w:bCs/>
          <w:color w:val="FFFFFF" w:themeColor="background1"/>
          <w:sz w:val="20"/>
          <w:szCs w:val="20"/>
          <w:lang w:val="en-US"/>
        </w:rPr>
      </w:pPr>
      <w:r w:rsidRPr="00C53BC6">
        <w:rPr>
          <w:b/>
          <w:bCs/>
          <w:color w:val="FFFFFF" w:themeColor="background1"/>
          <w:sz w:val="20"/>
          <w:szCs w:val="20"/>
          <w:lang w:val="en-US"/>
        </w:rPr>
        <w:t>POLITEKNIK ELEKTRONIKA NEGERI SURABAYA</w:t>
      </w:r>
    </w:p>
    <w:p w14:paraId="7D07472D" w14:textId="05C6CD94" w:rsidR="00724098" w:rsidRPr="00724098" w:rsidRDefault="00724098" w:rsidP="00724098">
      <w:pPr>
        <w:tabs>
          <w:tab w:val="left" w:pos="903"/>
        </w:tabs>
        <w:jc w:val="center"/>
        <w:rPr>
          <w:b/>
          <w:bCs/>
          <w:color w:val="FFFFFF" w:themeColor="background1"/>
          <w:sz w:val="20"/>
          <w:szCs w:val="20"/>
          <w:lang w:val="en-US"/>
        </w:rPr>
        <w:sectPr w:rsidR="00724098" w:rsidRPr="00724098" w:rsidSect="00724098">
          <w:footerReference w:type="default" r:id="rId10"/>
          <w:footerReference w:type="first" r:id="rId11"/>
          <w:pgSz w:w="8400" w:h="11900"/>
          <w:pgMar w:top="760" w:right="283" w:bottom="920" w:left="992" w:header="0" w:footer="731" w:gutter="0"/>
          <w:pgNumType w:fmt="lowerRoman" w:start="1"/>
          <w:cols w:space="720"/>
          <w:docGrid w:linePitch="326"/>
        </w:sectPr>
      </w:pPr>
      <w:r w:rsidRPr="00724098">
        <w:rPr>
          <w:b/>
          <w:bCs/>
          <w:color w:val="FFFFFF" w:themeColor="background1"/>
          <w:sz w:val="20"/>
          <w:szCs w:val="20"/>
          <w:lang w:val="en-US"/>
        </w:rPr>
        <w:t>202</w:t>
      </w:r>
      <w:r>
        <w:rPr>
          <w:b/>
          <w:bCs/>
          <w:color w:val="FFFFFF" w:themeColor="background1"/>
          <w:sz w:val="20"/>
          <w:szCs w:val="20"/>
          <w:lang w:val="en-US"/>
        </w:rPr>
        <w:t>5</w:t>
      </w:r>
    </w:p>
    <w:p w14:paraId="21673C17" w14:textId="77777777" w:rsidR="00B62A40" w:rsidRDefault="00B62A40"/>
    <w:p w14:paraId="7165EECC" w14:textId="77777777" w:rsidR="009F1609" w:rsidRDefault="009F1609"/>
    <w:p w14:paraId="4DA45364" w14:textId="77777777" w:rsidR="009F1609" w:rsidRDefault="009F1609"/>
    <w:p w14:paraId="4CDB0E4A" w14:textId="77777777" w:rsidR="009F1609" w:rsidRDefault="009F1609"/>
    <w:p w14:paraId="0430747C" w14:textId="77777777" w:rsidR="009F1609" w:rsidRDefault="009F1609"/>
    <w:p w14:paraId="37CB8C1C" w14:textId="77777777" w:rsidR="009F1609" w:rsidRDefault="009F1609"/>
    <w:p w14:paraId="7E64ED17" w14:textId="77777777" w:rsidR="009F1609" w:rsidRDefault="009F1609"/>
    <w:p w14:paraId="7358C90A" w14:textId="77777777" w:rsidR="009F1609" w:rsidRDefault="009F1609"/>
    <w:p w14:paraId="290A129A" w14:textId="77777777" w:rsidR="009F1609" w:rsidRDefault="009F1609"/>
    <w:p w14:paraId="625BCE68" w14:textId="77777777" w:rsidR="009F1609" w:rsidRDefault="009F1609"/>
    <w:p w14:paraId="61851D45" w14:textId="77777777" w:rsidR="009F1609" w:rsidRDefault="009F1609"/>
    <w:p w14:paraId="608BB53A" w14:textId="77777777" w:rsidR="009F1609" w:rsidRDefault="009F1609"/>
    <w:p w14:paraId="217ABF33" w14:textId="77777777" w:rsidR="009F1609" w:rsidRDefault="009F1609"/>
    <w:p w14:paraId="611A5911" w14:textId="77777777" w:rsidR="009F1609" w:rsidRDefault="009F1609"/>
    <w:p w14:paraId="536D4042" w14:textId="77777777" w:rsidR="009F1609" w:rsidRDefault="009F1609"/>
    <w:p w14:paraId="3E69AB3B" w14:textId="77777777" w:rsidR="009F1609" w:rsidRDefault="009F1609"/>
    <w:p w14:paraId="45074CFF" w14:textId="77777777" w:rsidR="009F1609" w:rsidRDefault="009F1609"/>
    <w:p w14:paraId="5A9D9918" w14:textId="77777777" w:rsidR="009F1609" w:rsidRDefault="009F1609"/>
    <w:p w14:paraId="0AFB651F" w14:textId="77777777" w:rsidR="009F1609" w:rsidRDefault="009F1609"/>
    <w:p w14:paraId="1E26F4F9" w14:textId="77777777" w:rsidR="009F1609" w:rsidRDefault="009F1609" w:rsidP="009F1609">
      <w:pPr>
        <w:tabs>
          <w:tab w:val="left" w:pos="903"/>
        </w:tabs>
        <w:jc w:val="center"/>
        <w:rPr>
          <w:sz w:val="20"/>
          <w:szCs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687F433" w14:textId="77777777" w:rsidR="009F1609" w:rsidRDefault="009F1609"/>
    <w:p w14:paraId="1274C343" w14:textId="77777777" w:rsidR="009F1609" w:rsidRDefault="009F1609"/>
    <w:p w14:paraId="031AD0D7" w14:textId="77777777" w:rsidR="009F1609" w:rsidRDefault="009F1609"/>
    <w:p w14:paraId="116C8F60" w14:textId="77777777" w:rsidR="009F1609" w:rsidRDefault="009F1609"/>
    <w:p w14:paraId="7E74AE52" w14:textId="77777777" w:rsidR="009F1609" w:rsidRDefault="009F1609"/>
    <w:p w14:paraId="7322F243" w14:textId="77777777" w:rsidR="009F1609" w:rsidRDefault="009F1609"/>
    <w:p w14:paraId="1F63E6D4" w14:textId="77777777" w:rsidR="009F1609" w:rsidRDefault="009F1609"/>
    <w:p w14:paraId="16ECE393" w14:textId="77777777" w:rsidR="009F1609" w:rsidRDefault="009F1609"/>
    <w:p w14:paraId="5FFD2AE6" w14:textId="77777777" w:rsidR="009F1609" w:rsidRDefault="009F1609"/>
    <w:p w14:paraId="1F8FDF0B" w14:textId="77777777" w:rsidR="009F1609" w:rsidRDefault="009F1609"/>
    <w:p w14:paraId="73CDA0FA" w14:textId="77777777" w:rsidR="009F1609" w:rsidRDefault="009F1609"/>
    <w:p w14:paraId="12EDB1F8" w14:textId="77777777" w:rsidR="009F1609" w:rsidRDefault="009F1609"/>
    <w:p w14:paraId="4A1317F2" w14:textId="77777777" w:rsidR="009F1609" w:rsidRDefault="009F1609" w:rsidP="009F1609">
      <w:pPr>
        <w:ind w:left="5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2"/>
        <w:gridCol w:w="3032"/>
      </w:tblGrid>
      <w:tr w:rsidR="007016E0" w:rsidRPr="009404BB" w14:paraId="2BB252AD" w14:textId="77777777" w:rsidTr="009F1609">
        <w:tc>
          <w:tcPr>
            <w:tcW w:w="3032" w:type="dxa"/>
          </w:tcPr>
          <w:p w14:paraId="1D5345D9" w14:textId="77777777" w:rsidR="007016E0" w:rsidRPr="009404BB" w:rsidRDefault="007016E0" w:rsidP="006118D9">
            <w:pPr>
              <w:ind w:right="461"/>
              <w:jc w:val="left"/>
              <w:rPr>
                <w:sz w:val="20"/>
                <w:szCs w:val="20"/>
                <w:lang w:val="en-US"/>
              </w:rPr>
            </w:pPr>
            <w:r w:rsidRPr="009404BB">
              <w:rPr>
                <w:noProof/>
                <w:sz w:val="20"/>
                <w:szCs w:val="20"/>
                <w:lang w:val="en-US"/>
              </w:rPr>
              <w:lastRenderedPageBreak/>
              <w:drawing>
                <wp:inline distT="0" distB="0" distL="114300" distR="114300" wp14:anchorId="010DD272" wp14:editId="0A4F1AFC">
                  <wp:extent cx="822960" cy="783590"/>
                  <wp:effectExtent l="0" t="0" r="0" b="8890"/>
                  <wp:docPr id="1953790147" name="Picture 1953790147"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PENS"/>
                          <pic:cNvPicPr>
                            <a:picLocks noChangeAspect="1"/>
                          </pic:cNvPicPr>
                        </pic:nvPicPr>
                        <pic:blipFill>
                          <a:blip r:embed="rId12"/>
                          <a:stretch>
                            <a:fillRect/>
                          </a:stretch>
                        </pic:blipFill>
                        <pic:spPr>
                          <a:xfrm>
                            <a:off x="0" y="0"/>
                            <a:ext cx="822960" cy="783590"/>
                          </a:xfrm>
                          <a:prstGeom prst="rect">
                            <a:avLst/>
                          </a:prstGeom>
                        </pic:spPr>
                      </pic:pic>
                    </a:graphicData>
                  </a:graphic>
                </wp:inline>
              </w:drawing>
            </w:r>
          </w:p>
        </w:tc>
        <w:tc>
          <w:tcPr>
            <w:tcW w:w="3032" w:type="dxa"/>
          </w:tcPr>
          <w:p w14:paraId="052A6274" w14:textId="77777777" w:rsidR="007016E0" w:rsidRPr="009404BB" w:rsidRDefault="007016E0" w:rsidP="007016E0">
            <w:pPr>
              <w:ind w:right="461"/>
              <w:jc w:val="right"/>
              <w:rPr>
                <w:b/>
                <w:bCs/>
                <w:sz w:val="32"/>
                <w:szCs w:val="32"/>
              </w:rPr>
            </w:pPr>
          </w:p>
          <w:p w14:paraId="1EAB463D" w14:textId="61981993" w:rsidR="007016E0" w:rsidRPr="009404BB" w:rsidRDefault="007016E0" w:rsidP="007016E0">
            <w:pPr>
              <w:jc w:val="right"/>
              <w:rPr>
                <w:b/>
                <w:bCs/>
                <w:sz w:val="32"/>
                <w:szCs w:val="32"/>
                <w:lang w:val="en-US"/>
              </w:rPr>
            </w:pPr>
            <w:r w:rsidRPr="009404BB">
              <w:rPr>
                <w:b/>
                <w:bCs/>
                <w:sz w:val="32"/>
                <w:szCs w:val="32"/>
              </w:rPr>
              <w:t>PROYEK</w:t>
            </w:r>
            <w:r w:rsidR="002C3A25">
              <w:rPr>
                <w:b/>
                <w:bCs/>
                <w:sz w:val="32"/>
                <w:szCs w:val="32"/>
              </w:rPr>
              <w:t xml:space="preserve"> </w:t>
            </w:r>
            <w:r w:rsidRPr="009404BB">
              <w:rPr>
                <w:b/>
                <w:bCs/>
                <w:sz w:val="32"/>
                <w:szCs w:val="32"/>
                <w:lang w:val="en-US"/>
              </w:rPr>
              <w:t>AKHIR</w:t>
            </w:r>
          </w:p>
        </w:tc>
      </w:tr>
    </w:tbl>
    <w:p w14:paraId="731A7962" w14:textId="77777777" w:rsidR="007016E0" w:rsidRPr="009404BB" w:rsidRDefault="007016E0" w:rsidP="007016E0">
      <w:pPr>
        <w:ind w:right="461"/>
        <w:jc w:val="both"/>
        <w:rPr>
          <w:color w:val="FFFFFF"/>
          <w:sz w:val="20"/>
          <w:szCs w:val="20"/>
        </w:rPr>
      </w:pPr>
    </w:p>
    <w:p w14:paraId="59AF89D4" w14:textId="77777777" w:rsidR="007016E0" w:rsidRPr="009404BB" w:rsidRDefault="007016E0" w:rsidP="007016E0">
      <w:pPr>
        <w:ind w:right="461"/>
        <w:jc w:val="both"/>
        <w:rPr>
          <w:color w:val="FFFFFF"/>
          <w:sz w:val="20"/>
          <w:szCs w:val="20"/>
        </w:rPr>
      </w:pPr>
    </w:p>
    <w:p w14:paraId="3E477324" w14:textId="77777777" w:rsidR="007016E0" w:rsidRPr="009404BB" w:rsidRDefault="007016E0" w:rsidP="007016E0">
      <w:pPr>
        <w:ind w:right="461"/>
        <w:jc w:val="center"/>
        <w:rPr>
          <w:sz w:val="20"/>
          <w:szCs w:val="20"/>
        </w:rPr>
      </w:pPr>
    </w:p>
    <w:p w14:paraId="5DBA6DBC" w14:textId="77777777" w:rsidR="00C53BC6" w:rsidRPr="00C53BC6" w:rsidRDefault="00C53BC6" w:rsidP="00C53BC6">
      <w:pPr>
        <w:ind w:right="461"/>
        <w:jc w:val="center"/>
        <w:rPr>
          <w:b/>
          <w:bCs/>
          <w:color w:val="000000" w:themeColor="text1"/>
        </w:rPr>
      </w:pPr>
      <w:r w:rsidRPr="00C53BC6">
        <w:rPr>
          <w:b/>
          <w:bCs/>
          <w:color w:val="000000" w:themeColor="text1"/>
        </w:rPr>
        <w:t xml:space="preserve">CHATBOT MANAJEMEN TEST CASE </w:t>
      </w:r>
    </w:p>
    <w:p w14:paraId="5410B0E5" w14:textId="77777777" w:rsidR="00C53BC6" w:rsidRPr="00C53BC6" w:rsidRDefault="00C53BC6" w:rsidP="00C53BC6">
      <w:pPr>
        <w:ind w:right="461"/>
        <w:jc w:val="center"/>
        <w:rPr>
          <w:b/>
          <w:bCs/>
          <w:color w:val="000000" w:themeColor="text1"/>
        </w:rPr>
      </w:pPr>
      <w:r w:rsidRPr="00C53BC6">
        <w:rPr>
          <w:b/>
          <w:bCs/>
          <w:color w:val="000000" w:themeColor="text1"/>
        </w:rPr>
        <w:t>SOFTWARE QUALITY ASSURANCE DENGAN</w:t>
      </w:r>
    </w:p>
    <w:p w14:paraId="1F5F14BD" w14:textId="77777777" w:rsidR="00C53BC6" w:rsidRPr="00C53BC6" w:rsidRDefault="00C53BC6" w:rsidP="00C53BC6">
      <w:pPr>
        <w:ind w:right="461"/>
        <w:jc w:val="center"/>
        <w:rPr>
          <w:b/>
          <w:bCs/>
          <w:color w:val="000000" w:themeColor="text1"/>
        </w:rPr>
      </w:pPr>
      <w:r w:rsidRPr="00C53BC6">
        <w:rPr>
          <w:b/>
          <w:bCs/>
          <w:color w:val="000000" w:themeColor="text1"/>
        </w:rPr>
        <w:t>CONTEXT RECOGNITION</w:t>
      </w:r>
    </w:p>
    <w:p w14:paraId="181C0485" w14:textId="6ABFDE27" w:rsidR="007016E0" w:rsidRPr="00FC3CB8" w:rsidRDefault="007016E0" w:rsidP="00FC3CB8">
      <w:pPr>
        <w:ind w:right="461"/>
        <w:jc w:val="center"/>
        <w:rPr>
          <w:b/>
          <w:bCs/>
          <w:color w:val="000000" w:themeColor="text1"/>
        </w:rPr>
      </w:pPr>
    </w:p>
    <w:p w14:paraId="05E6303F" w14:textId="77777777" w:rsidR="007016E0" w:rsidRPr="009404BB" w:rsidRDefault="007016E0" w:rsidP="007016E0">
      <w:pPr>
        <w:ind w:right="461"/>
        <w:jc w:val="center"/>
        <w:rPr>
          <w:sz w:val="20"/>
          <w:szCs w:val="20"/>
        </w:rPr>
      </w:pPr>
    </w:p>
    <w:p w14:paraId="6AD590C3" w14:textId="77777777" w:rsidR="007016E0" w:rsidRPr="009404BB" w:rsidRDefault="007016E0" w:rsidP="007016E0">
      <w:pPr>
        <w:ind w:right="461"/>
        <w:jc w:val="center"/>
        <w:rPr>
          <w:sz w:val="20"/>
          <w:szCs w:val="20"/>
        </w:rPr>
      </w:pPr>
    </w:p>
    <w:p w14:paraId="1E1F8BAB" w14:textId="77777777" w:rsidR="007016E0" w:rsidRPr="009404BB" w:rsidRDefault="007016E0" w:rsidP="007016E0">
      <w:pPr>
        <w:ind w:right="461"/>
        <w:jc w:val="center"/>
        <w:rPr>
          <w:b/>
          <w:bCs/>
          <w:sz w:val="20"/>
          <w:szCs w:val="20"/>
        </w:rPr>
      </w:pPr>
    </w:p>
    <w:p w14:paraId="3B3DD84B" w14:textId="77777777" w:rsidR="007016E0" w:rsidRPr="009404BB" w:rsidRDefault="007016E0" w:rsidP="007016E0">
      <w:pPr>
        <w:ind w:right="461"/>
        <w:jc w:val="center"/>
        <w:rPr>
          <w:b/>
          <w:bCs/>
          <w:sz w:val="20"/>
          <w:szCs w:val="20"/>
        </w:rPr>
      </w:pPr>
      <w:r w:rsidRPr="009404BB">
        <w:rPr>
          <w:b/>
          <w:bCs/>
          <w:sz w:val="20"/>
          <w:szCs w:val="20"/>
        </w:rPr>
        <w:t>Muhammad Hafid Azis</w:t>
      </w:r>
    </w:p>
    <w:p w14:paraId="4E9F7F6D" w14:textId="77777777" w:rsidR="007016E0" w:rsidRPr="009404BB" w:rsidRDefault="007016E0" w:rsidP="007016E0">
      <w:pPr>
        <w:ind w:right="461"/>
        <w:jc w:val="center"/>
        <w:rPr>
          <w:b/>
          <w:bCs/>
          <w:sz w:val="20"/>
          <w:szCs w:val="20"/>
        </w:rPr>
      </w:pPr>
      <w:r w:rsidRPr="009404BB">
        <w:rPr>
          <w:b/>
          <w:bCs/>
          <w:sz w:val="20"/>
          <w:szCs w:val="20"/>
          <w:lang w:val="en-US"/>
        </w:rPr>
        <w:t xml:space="preserve">NRP. </w:t>
      </w:r>
      <w:r w:rsidRPr="009404BB">
        <w:rPr>
          <w:b/>
          <w:bCs/>
          <w:sz w:val="20"/>
          <w:szCs w:val="20"/>
        </w:rPr>
        <w:t>3121600055</w:t>
      </w:r>
    </w:p>
    <w:p w14:paraId="57E84BB1" w14:textId="77777777" w:rsidR="007016E0" w:rsidRPr="009404BB" w:rsidRDefault="007016E0" w:rsidP="007016E0">
      <w:pPr>
        <w:ind w:right="461"/>
        <w:rPr>
          <w:b/>
          <w:bCs/>
          <w:sz w:val="20"/>
          <w:szCs w:val="20"/>
        </w:rPr>
      </w:pPr>
    </w:p>
    <w:p w14:paraId="05ACB001" w14:textId="77777777" w:rsidR="007016E0" w:rsidRPr="009404BB" w:rsidRDefault="007016E0" w:rsidP="007016E0">
      <w:pPr>
        <w:ind w:right="461"/>
        <w:rPr>
          <w:b/>
          <w:bCs/>
          <w:sz w:val="20"/>
          <w:szCs w:val="20"/>
        </w:rPr>
      </w:pPr>
    </w:p>
    <w:p w14:paraId="4CE8BCA7" w14:textId="77777777" w:rsidR="007016E0" w:rsidRPr="009404BB" w:rsidRDefault="007016E0" w:rsidP="007016E0">
      <w:pPr>
        <w:ind w:right="461"/>
        <w:rPr>
          <w:b/>
          <w:bCs/>
          <w:sz w:val="20"/>
          <w:szCs w:val="20"/>
        </w:rPr>
      </w:pPr>
    </w:p>
    <w:p w14:paraId="179A258B" w14:textId="77777777" w:rsidR="007016E0" w:rsidRPr="009404BB" w:rsidRDefault="007016E0" w:rsidP="007016E0">
      <w:pPr>
        <w:ind w:right="461"/>
        <w:jc w:val="center"/>
        <w:rPr>
          <w:ins w:id="1" w:author="lenovo" w:date="2024-08-04T03:46:00Z"/>
          <w:b/>
          <w:bCs/>
          <w:sz w:val="20"/>
          <w:szCs w:val="20"/>
          <w:lang w:val="en-US"/>
        </w:rPr>
      </w:pPr>
      <w:r w:rsidRPr="009404BB">
        <w:rPr>
          <w:b/>
          <w:bCs/>
          <w:sz w:val="20"/>
          <w:szCs w:val="20"/>
        </w:rPr>
        <w:t>D</w:t>
      </w:r>
      <w:r w:rsidRPr="009404BB">
        <w:rPr>
          <w:b/>
          <w:bCs/>
          <w:sz w:val="20"/>
          <w:szCs w:val="20"/>
          <w:lang w:val="en-US"/>
        </w:rPr>
        <w:t>OSEN PEMBIMBING</w:t>
      </w:r>
    </w:p>
    <w:p w14:paraId="0F9EF4EE" w14:textId="77777777" w:rsidR="007016E0" w:rsidRPr="009404BB" w:rsidRDefault="007016E0" w:rsidP="007016E0">
      <w:pPr>
        <w:ind w:right="461"/>
        <w:jc w:val="center"/>
        <w:rPr>
          <w:b/>
          <w:bCs/>
          <w:sz w:val="20"/>
          <w:szCs w:val="20"/>
          <w:lang w:val="en-US"/>
        </w:rPr>
      </w:pPr>
    </w:p>
    <w:p w14:paraId="6027011C" w14:textId="77777777" w:rsidR="007016E0" w:rsidRPr="009404BB" w:rsidRDefault="007016E0" w:rsidP="007016E0">
      <w:pPr>
        <w:ind w:right="461"/>
        <w:jc w:val="center"/>
        <w:rPr>
          <w:b/>
          <w:bCs/>
          <w:sz w:val="20"/>
          <w:szCs w:val="20"/>
        </w:rPr>
      </w:pPr>
      <w:r w:rsidRPr="009404BB">
        <w:rPr>
          <w:b/>
          <w:bCs/>
          <w:sz w:val="20"/>
          <w:szCs w:val="20"/>
        </w:rPr>
        <w:t xml:space="preserve">Nana </w:t>
      </w:r>
      <w:proofErr w:type="spellStart"/>
      <w:r w:rsidRPr="009404BB">
        <w:rPr>
          <w:b/>
          <w:bCs/>
          <w:sz w:val="20"/>
          <w:szCs w:val="20"/>
        </w:rPr>
        <w:t>Ramadijanti</w:t>
      </w:r>
      <w:proofErr w:type="spellEnd"/>
      <w:r w:rsidRPr="009404BB">
        <w:rPr>
          <w:b/>
          <w:bCs/>
          <w:sz w:val="20"/>
          <w:szCs w:val="20"/>
        </w:rPr>
        <w:t>, S. Kom., M. Kom.</w:t>
      </w:r>
    </w:p>
    <w:p w14:paraId="53628748" w14:textId="77777777" w:rsidR="007016E0" w:rsidRPr="009404BB" w:rsidRDefault="007016E0" w:rsidP="007016E0">
      <w:pPr>
        <w:ind w:right="461"/>
        <w:jc w:val="center"/>
        <w:rPr>
          <w:b/>
          <w:bCs/>
          <w:sz w:val="20"/>
          <w:szCs w:val="20"/>
        </w:rPr>
      </w:pPr>
      <w:r w:rsidRPr="009404BB">
        <w:rPr>
          <w:b/>
          <w:bCs/>
          <w:sz w:val="20"/>
          <w:szCs w:val="20"/>
        </w:rPr>
        <w:t>NIP. 197111091998022001</w:t>
      </w:r>
    </w:p>
    <w:p w14:paraId="05ECB585" w14:textId="77777777" w:rsidR="007016E0" w:rsidRPr="009404BB" w:rsidRDefault="007016E0" w:rsidP="007016E0">
      <w:pPr>
        <w:ind w:right="461"/>
        <w:rPr>
          <w:b/>
          <w:bCs/>
          <w:sz w:val="20"/>
          <w:szCs w:val="20"/>
        </w:rPr>
      </w:pPr>
    </w:p>
    <w:p w14:paraId="64FC530E" w14:textId="77777777" w:rsidR="007016E0" w:rsidRPr="009404BB" w:rsidRDefault="007016E0" w:rsidP="007016E0">
      <w:pPr>
        <w:ind w:right="461"/>
        <w:jc w:val="center"/>
        <w:rPr>
          <w:b/>
          <w:bCs/>
          <w:sz w:val="20"/>
          <w:szCs w:val="20"/>
        </w:rPr>
      </w:pPr>
      <w:r w:rsidRPr="009404BB">
        <w:rPr>
          <w:b/>
          <w:bCs/>
          <w:sz w:val="20"/>
          <w:szCs w:val="20"/>
        </w:rPr>
        <w:t xml:space="preserve">Nur </w:t>
      </w:r>
      <w:proofErr w:type="spellStart"/>
      <w:r w:rsidRPr="009404BB">
        <w:rPr>
          <w:b/>
          <w:bCs/>
          <w:sz w:val="20"/>
          <w:szCs w:val="20"/>
        </w:rPr>
        <w:t>Rosyid</w:t>
      </w:r>
      <w:proofErr w:type="spellEnd"/>
      <w:r w:rsidRPr="009404BB">
        <w:rPr>
          <w:b/>
          <w:bCs/>
          <w:sz w:val="20"/>
          <w:szCs w:val="20"/>
        </w:rPr>
        <w:t xml:space="preserve"> </w:t>
      </w:r>
      <w:proofErr w:type="spellStart"/>
      <w:r w:rsidRPr="009404BB">
        <w:rPr>
          <w:b/>
          <w:bCs/>
          <w:sz w:val="20"/>
          <w:szCs w:val="20"/>
        </w:rPr>
        <w:t>Mubtadai</w:t>
      </w:r>
      <w:proofErr w:type="spellEnd"/>
      <w:r w:rsidRPr="009404BB">
        <w:rPr>
          <w:b/>
          <w:bCs/>
          <w:sz w:val="20"/>
          <w:szCs w:val="20"/>
        </w:rPr>
        <w:t>, S. Kom., M. T.</w:t>
      </w:r>
    </w:p>
    <w:p w14:paraId="3F0B3294" w14:textId="77777777" w:rsidR="007016E0" w:rsidRPr="009404BB" w:rsidRDefault="007016E0" w:rsidP="007016E0">
      <w:pPr>
        <w:ind w:right="461"/>
        <w:jc w:val="center"/>
        <w:rPr>
          <w:b/>
          <w:bCs/>
          <w:sz w:val="20"/>
          <w:szCs w:val="20"/>
        </w:rPr>
      </w:pPr>
      <w:r w:rsidRPr="009404BB">
        <w:rPr>
          <w:b/>
          <w:bCs/>
          <w:sz w:val="20"/>
          <w:szCs w:val="20"/>
        </w:rPr>
        <w:t>NIP. 197403182001121005</w:t>
      </w:r>
    </w:p>
    <w:p w14:paraId="2BA02039" w14:textId="77777777" w:rsidR="007016E0" w:rsidRPr="009404BB" w:rsidRDefault="007016E0" w:rsidP="007016E0">
      <w:pPr>
        <w:ind w:right="461"/>
        <w:jc w:val="center"/>
        <w:rPr>
          <w:b/>
          <w:bCs/>
          <w:sz w:val="20"/>
          <w:szCs w:val="20"/>
          <w:lang w:val="en-US"/>
        </w:rPr>
      </w:pPr>
    </w:p>
    <w:p w14:paraId="3900F6FC" w14:textId="77777777" w:rsidR="007016E0" w:rsidRPr="009404BB" w:rsidRDefault="007016E0" w:rsidP="007016E0">
      <w:pPr>
        <w:ind w:right="461"/>
        <w:jc w:val="center"/>
        <w:rPr>
          <w:b/>
          <w:bCs/>
          <w:sz w:val="20"/>
          <w:szCs w:val="20"/>
          <w:lang w:val="en-US"/>
        </w:rPr>
      </w:pPr>
    </w:p>
    <w:p w14:paraId="750FF7F0" w14:textId="77777777" w:rsidR="007016E0" w:rsidRPr="009404BB" w:rsidRDefault="007016E0" w:rsidP="007016E0">
      <w:pPr>
        <w:ind w:right="461"/>
        <w:jc w:val="center"/>
        <w:rPr>
          <w:b/>
          <w:bCs/>
          <w:sz w:val="20"/>
          <w:szCs w:val="20"/>
          <w:lang w:val="en-US"/>
        </w:rPr>
      </w:pPr>
    </w:p>
    <w:p w14:paraId="00A79C97" w14:textId="77777777" w:rsidR="007016E0" w:rsidRPr="009404BB" w:rsidRDefault="007016E0" w:rsidP="007016E0">
      <w:pPr>
        <w:ind w:right="461"/>
        <w:jc w:val="center"/>
        <w:rPr>
          <w:b/>
          <w:bCs/>
          <w:sz w:val="20"/>
          <w:szCs w:val="20"/>
          <w:lang w:val="en-US"/>
        </w:rPr>
      </w:pPr>
    </w:p>
    <w:p w14:paraId="0A919123" w14:textId="77777777" w:rsidR="001E1A55" w:rsidRPr="009404BB" w:rsidRDefault="001E1A55" w:rsidP="00F07BDB">
      <w:pPr>
        <w:ind w:right="461"/>
        <w:rPr>
          <w:b/>
          <w:bCs/>
          <w:sz w:val="20"/>
          <w:szCs w:val="20"/>
          <w:lang w:val="en-US"/>
        </w:rPr>
      </w:pPr>
    </w:p>
    <w:p w14:paraId="392EFDA2" w14:textId="77777777" w:rsidR="007016E0" w:rsidRPr="009404BB" w:rsidRDefault="007016E0" w:rsidP="007016E0">
      <w:pPr>
        <w:ind w:right="461"/>
        <w:jc w:val="center"/>
        <w:rPr>
          <w:b/>
          <w:bCs/>
          <w:sz w:val="20"/>
          <w:szCs w:val="20"/>
          <w:lang w:val="en-US"/>
        </w:rPr>
      </w:pPr>
    </w:p>
    <w:p w14:paraId="5AC51335" w14:textId="77777777" w:rsidR="007016E0" w:rsidRPr="009404BB" w:rsidRDefault="007016E0" w:rsidP="007016E0">
      <w:pPr>
        <w:ind w:right="461"/>
        <w:jc w:val="center"/>
        <w:rPr>
          <w:b/>
          <w:bCs/>
          <w:sz w:val="20"/>
          <w:szCs w:val="20"/>
          <w:lang w:val="en-US"/>
        </w:rPr>
      </w:pPr>
      <w:r w:rsidRPr="009404BB">
        <w:rPr>
          <w:b/>
          <w:bCs/>
          <w:sz w:val="20"/>
          <w:szCs w:val="20"/>
          <w:lang w:val="en-US"/>
        </w:rPr>
        <w:t xml:space="preserve">PROGRAM STUDI SARJANA TERAPAN </w:t>
      </w:r>
    </w:p>
    <w:p w14:paraId="557EB803" w14:textId="77777777" w:rsidR="007016E0" w:rsidRPr="009404BB" w:rsidRDefault="007016E0" w:rsidP="007016E0">
      <w:pPr>
        <w:ind w:right="461"/>
        <w:jc w:val="center"/>
        <w:rPr>
          <w:b/>
          <w:bCs/>
          <w:sz w:val="20"/>
          <w:szCs w:val="20"/>
          <w:lang w:val="en-US"/>
        </w:rPr>
      </w:pPr>
      <w:r w:rsidRPr="009404BB">
        <w:rPr>
          <w:b/>
          <w:bCs/>
          <w:sz w:val="20"/>
          <w:szCs w:val="20"/>
          <w:lang w:val="en-US"/>
        </w:rPr>
        <w:t>TEKNIK INFORMATIKA</w:t>
      </w:r>
    </w:p>
    <w:p w14:paraId="79662A2C" w14:textId="77777777" w:rsidR="007016E0" w:rsidRPr="009404BB" w:rsidRDefault="007016E0" w:rsidP="007016E0">
      <w:pPr>
        <w:ind w:right="461"/>
        <w:jc w:val="center"/>
        <w:rPr>
          <w:b/>
          <w:bCs/>
          <w:sz w:val="20"/>
          <w:szCs w:val="20"/>
          <w:lang w:val="en-US"/>
        </w:rPr>
      </w:pPr>
      <w:r w:rsidRPr="009404BB">
        <w:rPr>
          <w:b/>
          <w:bCs/>
          <w:sz w:val="20"/>
          <w:szCs w:val="20"/>
          <w:lang w:val="en-US"/>
        </w:rPr>
        <w:t>DEPARTEMEN TEKNIK INFORMATIKA DAN KOMPUTER</w:t>
      </w:r>
    </w:p>
    <w:p w14:paraId="5F6CC714" w14:textId="77777777" w:rsidR="007016E0" w:rsidRPr="009404BB" w:rsidRDefault="007016E0" w:rsidP="007016E0">
      <w:pPr>
        <w:ind w:right="461"/>
        <w:jc w:val="center"/>
        <w:rPr>
          <w:b/>
          <w:bCs/>
          <w:sz w:val="20"/>
          <w:szCs w:val="20"/>
          <w:lang w:val="en-US"/>
        </w:rPr>
      </w:pPr>
      <w:r w:rsidRPr="009404BB">
        <w:rPr>
          <w:b/>
          <w:bCs/>
          <w:sz w:val="20"/>
          <w:szCs w:val="20"/>
          <w:lang w:val="en-US"/>
        </w:rPr>
        <w:t>POLITEKNIK ELEKTRONIKA NEGERI SURABAYA</w:t>
      </w:r>
    </w:p>
    <w:p w14:paraId="432C3957" w14:textId="77777777" w:rsidR="00F07BDB" w:rsidRDefault="007016E0" w:rsidP="0048276C">
      <w:pPr>
        <w:tabs>
          <w:tab w:val="left" w:pos="903"/>
        </w:tabs>
        <w:jc w:val="center"/>
        <w:rPr>
          <w:b/>
          <w:bCs/>
          <w:sz w:val="20"/>
          <w:szCs w:val="20"/>
          <w:lang w:val="en-US"/>
        </w:rPr>
        <w:sectPr w:rsidR="00F07BDB" w:rsidSect="009F1609">
          <w:footerReference w:type="default" r:id="rId13"/>
          <w:footerReference w:type="first" r:id="rId14"/>
          <w:pgSz w:w="8400" w:h="11900"/>
          <w:pgMar w:top="851" w:right="851" w:bottom="851" w:left="1418" w:header="0" w:footer="731" w:gutter="0"/>
          <w:pgNumType w:fmt="lowerRoman" w:start="1"/>
          <w:cols w:space="720"/>
          <w:docGrid w:linePitch="326"/>
        </w:sectPr>
      </w:pPr>
      <w:r w:rsidRPr="009404BB">
        <w:rPr>
          <w:b/>
          <w:bCs/>
          <w:sz w:val="20"/>
          <w:szCs w:val="20"/>
          <w:lang w:val="en-US"/>
        </w:rPr>
        <w:t>2025</w:t>
      </w:r>
    </w:p>
    <w:p w14:paraId="1FD3C613" w14:textId="119F493E" w:rsidR="00633973" w:rsidRDefault="00633973" w:rsidP="001E1A55">
      <w:pPr>
        <w:tabs>
          <w:tab w:val="left" w:pos="903"/>
        </w:tabs>
        <w:rPr>
          <w:sz w:val="20"/>
          <w:szCs w:val="20"/>
        </w:rPr>
      </w:pPr>
    </w:p>
    <w:p w14:paraId="071827F5" w14:textId="55F251C4" w:rsidR="00F135AD" w:rsidRDefault="00F135AD" w:rsidP="0048276C">
      <w:pPr>
        <w:pStyle w:val="Heading1"/>
        <w:spacing w:before="72"/>
        <w:ind w:left="1265" w:right="1421"/>
        <w:rPr>
          <w:spacing w:val="-2"/>
          <w:sz w:val="24"/>
        </w:rPr>
      </w:pPr>
      <w:bookmarkStart w:id="2" w:name="_Toc202306576"/>
      <w:r w:rsidRPr="00F135AD">
        <w:rPr>
          <w:sz w:val="24"/>
        </w:rPr>
        <w:t xml:space="preserve">KATA </w:t>
      </w:r>
      <w:r w:rsidRPr="00F135AD">
        <w:rPr>
          <w:spacing w:val="-2"/>
          <w:sz w:val="24"/>
        </w:rPr>
        <w:t>PENGANTAR</w:t>
      </w:r>
      <w:bookmarkEnd w:id="2"/>
    </w:p>
    <w:p w14:paraId="100ECCF8" w14:textId="77777777" w:rsidR="0048276C" w:rsidRPr="0048276C" w:rsidRDefault="0048276C" w:rsidP="0048276C"/>
    <w:p w14:paraId="4F5FDA93" w14:textId="3DF396EA" w:rsidR="00F135AD" w:rsidRDefault="00F135AD" w:rsidP="00F56F3E">
      <w:pPr>
        <w:pStyle w:val="BodyText"/>
        <w:spacing w:before="1" w:line="276" w:lineRule="auto"/>
        <w:ind w:left="167" w:right="35" w:firstLine="720"/>
        <w:jc w:val="both"/>
      </w:pPr>
      <w:r>
        <w:t>Segala</w:t>
      </w:r>
      <w:r>
        <w:rPr>
          <w:spacing w:val="-5"/>
        </w:rPr>
        <w:t xml:space="preserve"> </w:t>
      </w:r>
      <w:r>
        <w:t>puji</w:t>
      </w:r>
      <w:r>
        <w:rPr>
          <w:spacing w:val="-6"/>
        </w:rPr>
        <w:t xml:space="preserve"> </w:t>
      </w:r>
      <w:r>
        <w:t>bagi</w:t>
      </w:r>
      <w:r>
        <w:rPr>
          <w:spacing w:val="-6"/>
        </w:rPr>
        <w:t xml:space="preserve"> </w:t>
      </w:r>
      <w:r>
        <w:t>Allah</w:t>
      </w:r>
      <w:r>
        <w:rPr>
          <w:spacing w:val="-6"/>
        </w:rPr>
        <w:t xml:space="preserve"> </w:t>
      </w:r>
      <w:r>
        <w:t>yang</w:t>
      </w:r>
      <w:r>
        <w:rPr>
          <w:spacing w:val="-6"/>
        </w:rPr>
        <w:t xml:space="preserve"> </w:t>
      </w:r>
      <w:r>
        <w:t>telah</w:t>
      </w:r>
      <w:r>
        <w:rPr>
          <w:spacing w:val="-4"/>
        </w:rPr>
        <w:t xml:space="preserve"> </w:t>
      </w:r>
      <w:r>
        <w:t>memberikan</w:t>
      </w:r>
      <w:r>
        <w:rPr>
          <w:spacing w:val="-4"/>
        </w:rPr>
        <w:t xml:space="preserve"> </w:t>
      </w:r>
      <w:r>
        <w:t>nikmat</w:t>
      </w:r>
      <w:r>
        <w:rPr>
          <w:spacing w:val="-5"/>
        </w:rPr>
        <w:t xml:space="preserve"> </w:t>
      </w:r>
      <w:r>
        <w:t>dan</w:t>
      </w:r>
      <w:r>
        <w:rPr>
          <w:spacing w:val="-4"/>
        </w:rPr>
        <w:t xml:space="preserve"> </w:t>
      </w:r>
      <w:proofErr w:type="spellStart"/>
      <w:r>
        <w:t>menggerakan</w:t>
      </w:r>
      <w:proofErr w:type="spellEnd"/>
      <w:r>
        <w:t xml:space="preserve"> hati dan tangan ini dalam melakukan penelitian dengan judul “</w:t>
      </w:r>
      <w:proofErr w:type="spellStart"/>
      <w:r>
        <w:t>Chatbot</w:t>
      </w:r>
      <w:proofErr w:type="spellEnd"/>
      <w:r w:rsidR="00724098">
        <w:t xml:space="preserve"> Manajemen </w:t>
      </w:r>
      <w:proofErr w:type="spellStart"/>
      <w:r w:rsidR="00724098">
        <w:t>Test</w:t>
      </w:r>
      <w:proofErr w:type="spellEnd"/>
      <w:r w:rsidR="00724098">
        <w:t xml:space="preserve"> </w:t>
      </w:r>
      <w:proofErr w:type="spellStart"/>
      <w:r w:rsidR="00724098">
        <w:t>Case</w:t>
      </w:r>
      <w:proofErr w:type="spellEnd"/>
      <w:r w:rsidR="00724098">
        <w:t xml:space="preserve"> </w:t>
      </w:r>
      <w:proofErr w:type="spellStart"/>
      <w:r w:rsidR="00724098">
        <w:t>Software</w:t>
      </w:r>
      <w:proofErr w:type="spellEnd"/>
      <w:r w:rsidR="00724098">
        <w:t xml:space="preserve"> </w:t>
      </w:r>
      <w:proofErr w:type="spellStart"/>
      <w:r w:rsidR="00724098">
        <w:t>Quality</w:t>
      </w:r>
      <w:proofErr w:type="spellEnd"/>
      <w:r w:rsidR="00724098">
        <w:t xml:space="preserve"> Assurance Dengan </w:t>
      </w:r>
      <w:proofErr w:type="spellStart"/>
      <w:r w:rsidR="00724098">
        <w:t>Context</w:t>
      </w:r>
      <w:proofErr w:type="spellEnd"/>
      <w:r w:rsidR="00724098">
        <w:t xml:space="preserve"> </w:t>
      </w:r>
      <w:proofErr w:type="spellStart"/>
      <w:r w:rsidR="00724098">
        <w:t>Recognition</w:t>
      </w:r>
      <w:proofErr w:type="spellEnd"/>
      <w:r>
        <w:t>”. Penelitian ini yang telah dilakukan</w:t>
      </w:r>
      <w:r>
        <w:rPr>
          <w:spacing w:val="-10"/>
        </w:rPr>
        <w:t xml:space="preserve"> </w:t>
      </w:r>
      <w:r>
        <w:t>selama</w:t>
      </w:r>
      <w:r>
        <w:rPr>
          <w:spacing w:val="-11"/>
        </w:rPr>
        <w:t xml:space="preserve"> </w:t>
      </w:r>
      <w:r>
        <w:t>satu</w:t>
      </w:r>
      <w:r>
        <w:rPr>
          <w:spacing w:val="-10"/>
        </w:rPr>
        <w:t xml:space="preserve"> </w:t>
      </w:r>
      <w:r>
        <w:t>tahun</w:t>
      </w:r>
      <w:r>
        <w:rPr>
          <w:spacing w:val="-10"/>
        </w:rPr>
        <w:t xml:space="preserve"> </w:t>
      </w:r>
      <w:r>
        <w:t>telah</w:t>
      </w:r>
      <w:r>
        <w:rPr>
          <w:spacing w:val="-10"/>
        </w:rPr>
        <w:t xml:space="preserve"> </w:t>
      </w:r>
      <w:r>
        <w:t>usai</w:t>
      </w:r>
      <w:r>
        <w:rPr>
          <w:spacing w:val="-11"/>
        </w:rPr>
        <w:t xml:space="preserve"> </w:t>
      </w:r>
      <w:r>
        <w:t>dengan</w:t>
      </w:r>
      <w:r>
        <w:rPr>
          <w:spacing w:val="-10"/>
        </w:rPr>
        <w:t xml:space="preserve"> </w:t>
      </w:r>
      <w:r>
        <w:t>ditandai</w:t>
      </w:r>
      <w:r>
        <w:rPr>
          <w:spacing w:val="-13"/>
        </w:rPr>
        <w:t xml:space="preserve"> </w:t>
      </w:r>
      <w:r>
        <w:t>dengan</w:t>
      </w:r>
      <w:r>
        <w:rPr>
          <w:spacing w:val="-10"/>
        </w:rPr>
        <w:t xml:space="preserve"> </w:t>
      </w:r>
      <w:r>
        <w:t>ditulisnya</w:t>
      </w:r>
      <w:r>
        <w:rPr>
          <w:spacing w:val="-11"/>
        </w:rPr>
        <w:t xml:space="preserve"> </w:t>
      </w:r>
      <w:r>
        <w:t>buku</w:t>
      </w:r>
      <w:r>
        <w:rPr>
          <w:spacing w:val="-10"/>
        </w:rPr>
        <w:t xml:space="preserve"> </w:t>
      </w:r>
      <w:r>
        <w:t>ini sebagai syarat maju sidang dan kelulusan dari program studi Sarjana Terapan Teknik Informatika.</w:t>
      </w:r>
    </w:p>
    <w:p w14:paraId="2B5110C5" w14:textId="77777777" w:rsidR="00F135AD" w:rsidRDefault="00F135AD" w:rsidP="00F56F3E">
      <w:pPr>
        <w:pStyle w:val="BodyText"/>
        <w:spacing w:line="276" w:lineRule="auto"/>
        <w:ind w:left="167" w:right="35" w:firstLine="720"/>
        <w:jc w:val="both"/>
      </w:pPr>
      <w:r>
        <w:t>Penelitian</w:t>
      </w:r>
      <w:r>
        <w:rPr>
          <w:spacing w:val="-11"/>
        </w:rPr>
        <w:t xml:space="preserve"> </w:t>
      </w:r>
      <w:r>
        <w:t>selama</w:t>
      </w:r>
      <w:r>
        <w:rPr>
          <w:spacing w:val="-12"/>
        </w:rPr>
        <w:t xml:space="preserve"> </w:t>
      </w:r>
      <w:r>
        <w:t>satu</w:t>
      </w:r>
      <w:r>
        <w:rPr>
          <w:spacing w:val="-11"/>
        </w:rPr>
        <w:t xml:space="preserve"> </w:t>
      </w:r>
      <w:r>
        <w:t>tahun</w:t>
      </w:r>
      <w:r>
        <w:rPr>
          <w:spacing w:val="-11"/>
        </w:rPr>
        <w:t xml:space="preserve"> </w:t>
      </w:r>
      <w:r>
        <w:t>meninggalkan</w:t>
      </w:r>
      <w:r>
        <w:rPr>
          <w:spacing w:val="-11"/>
        </w:rPr>
        <w:t xml:space="preserve"> </w:t>
      </w:r>
      <w:r>
        <w:t>kesan</w:t>
      </w:r>
      <w:r>
        <w:rPr>
          <w:spacing w:val="-11"/>
        </w:rPr>
        <w:t xml:space="preserve"> </w:t>
      </w:r>
      <w:r>
        <w:t>yang</w:t>
      </w:r>
      <w:r>
        <w:rPr>
          <w:spacing w:val="-11"/>
        </w:rPr>
        <w:t xml:space="preserve"> </w:t>
      </w:r>
      <w:r>
        <w:t>berarti</w:t>
      </w:r>
      <w:r>
        <w:rPr>
          <w:spacing w:val="-12"/>
        </w:rPr>
        <w:t xml:space="preserve"> </w:t>
      </w:r>
      <w:r>
        <w:t>yang</w:t>
      </w:r>
      <w:r>
        <w:rPr>
          <w:spacing w:val="-11"/>
        </w:rPr>
        <w:t xml:space="preserve"> </w:t>
      </w:r>
      <w:r>
        <w:t>turut mengembangkan ilmu pengetahuan dan pengalaman bagi diri ini dan bagi masyarakat umum. Tentunya selama perjalanan penelitian terdapat banyak rintangan dan halangan yang membuat diri ini tak dapat melewatinya kecuali dengan</w:t>
      </w:r>
      <w:r>
        <w:rPr>
          <w:spacing w:val="-11"/>
        </w:rPr>
        <w:t xml:space="preserve"> </w:t>
      </w:r>
      <w:r>
        <w:t>bantuan</w:t>
      </w:r>
      <w:r>
        <w:rPr>
          <w:spacing w:val="-11"/>
        </w:rPr>
        <w:t xml:space="preserve"> </w:t>
      </w:r>
      <w:r>
        <w:t>orang</w:t>
      </w:r>
      <w:r>
        <w:rPr>
          <w:spacing w:val="-11"/>
        </w:rPr>
        <w:t xml:space="preserve"> </w:t>
      </w:r>
      <w:r>
        <w:t>lain</w:t>
      </w:r>
      <w:r>
        <w:rPr>
          <w:spacing w:val="-11"/>
        </w:rPr>
        <w:t xml:space="preserve"> </w:t>
      </w:r>
      <w:r>
        <w:t>dalam</w:t>
      </w:r>
      <w:r>
        <w:rPr>
          <w:spacing w:val="-9"/>
        </w:rPr>
        <w:t xml:space="preserve"> </w:t>
      </w:r>
      <w:r>
        <w:t>menyelesaikannya.</w:t>
      </w:r>
      <w:r>
        <w:rPr>
          <w:spacing w:val="-11"/>
        </w:rPr>
        <w:t xml:space="preserve"> </w:t>
      </w:r>
      <w:r>
        <w:t>Hal</w:t>
      </w:r>
      <w:r>
        <w:rPr>
          <w:spacing w:val="-9"/>
        </w:rPr>
        <w:t xml:space="preserve"> </w:t>
      </w:r>
      <w:r>
        <w:t>ini</w:t>
      </w:r>
      <w:r>
        <w:rPr>
          <w:spacing w:val="-12"/>
        </w:rPr>
        <w:t xml:space="preserve"> </w:t>
      </w:r>
      <w:r>
        <w:t>membuktikan</w:t>
      </w:r>
      <w:r>
        <w:rPr>
          <w:spacing w:val="-11"/>
        </w:rPr>
        <w:t xml:space="preserve"> </w:t>
      </w:r>
      <w:r>
        <w:t xml:space="preserve">bahwa diri ini sungguh sangat miskin pengetahuan dan kemampuan, sehingga ucapan terima kasih saya </w:t>
      </w:r>
      <w:proofErr w:type="spellStart"/>
      <w:r>
        <w:t>haturkan</w:t>
      </w:r>
      <w:proofErr w:type="spellEnd"/>
      <w:r>
        <w:t xml:space="preserve"> pada :</w:t>
      </w:r>
    </w:p>
    <w:p w14:paraId="5FFD2776" w14:textId="77777777" w:rsidR="00F135AD" w:rsidRDefault="00F135AD" w:rsidP="00F56F3E">
      <w:pPr>
        <w:pStyle w:val="BodyText"/>
        <w:spacing w:before="33"/>
        <w:ind w:right="35"/>
      </w:pPr>
    </w:p>
    <w:p w14:paraId="0DDFC82A" w14:textId="77777777" w:rsidR="00F135AD" w:rsidRDefault="00F135AD" w:rsidP="00F56F3E">
      <w:pPr>
        <w:pStyle w:val="ListParagraph"/>
        <w:widowControl w:val="0"/>
        <w:numPr>
          <w:ilvl w:val="0"/>
          <w:numId w:val="37"/>
        </w:numPr>
        <w:tabs>
          <w:tab w:val="left" w:pos="887"/>
        </w:tabs>
        <w:autoSpaceDE w:val="0"/>
        <w:autoSpaceDN w:val="0"/>
        <w:spacing w:before="1" w:line="276" w:lineRule="auto"/>
        <w:ind w:right="35"/>
        <w:contextualSpacing w:val="0"/>
        <w:jc w:val="both"/>
        <w:rPr>
          <w:sz w:val="20"/>
        </w:rPr>
      </w:pPr>
      <w:r>
        <w:rPr>
          <w:sz w:val="20"/>
        </w:rPr>
        <w:t>Allah</w:t>
      </w:r>
      <w:r>
        <w:rPr>
          <w:spacing w:val="-9"/>
          <w:sz w:val="20"/>
        </w:rPr>
        <w:t xml:space="preserve"> </w:t>
      </w:r>
      <w:proofErr w:type="spellStart"/>
      <w:r>
        <w:rPr>
          <w:sz w:val="20"/>
        </w:rPr>
        <w:t>Subhanahu</w:t>
      </w:r>
      <w:proofErr w:type="spellEnd"/>
      <w:r>
        <w:rPr>
          <w:spacing w:val="-9"/>
          <w:sz w:val="20"/>
        </w:rPr>
        <w:t xml:space="preserve"> </w:t>
      </w:r>
      <w:proofErr w:type="spellStart"/>
      <w:r>
        <w:rPr>
          <w:sz w:val="20"/>
        </w:rPr>
        <w:t>Wata’ala</w:t>
      </w:r>
      <w:proofErr w:type="spellEnd"/>
      <w:r>
        <w:rPr>
          <w:spacing w:val="31"/>
          <w:sz w:val="20"/>
        </w:rPr>
        <w:t xml:space="preserve"> </w:t>
      </w:r>
      <w:r>
        <w:rPr>
          <w:sz w:val="20"/>
        </w:rPr>
        <w:t>yang</w:t>
      </w:r>
      <w:r>
        <w:rPr>
          <w:spacing w:val="-9"/>
          <w:sz w:val="20"/>
        </w:rPr>
        <w:t xml:space="preserve"> </w:t>
      </w:r>
      <w:proofErr w:type="spellStart"/>
      <w:r>
        <w:rPr>
          <w:sz w:val="20"/>
        </w:rPr>
        <w:t>telah</w:t>
      </w:r>
      <w:proofErr w:type="spellEnd"/>
      <w:r>
        <w:rPr>
          <w:spacing w:val="-8"/>
          <w:sz w:val="20"/>
        </w:rPr>
        <w:t xml:space="preserve"> </w:t>
      </w:r>
      <w:proofErr w:type="spellStart"/>
      <w:r>
        <w:rPr>
          <w:sz w:val="20"/>
        </w:rPr>
        <w:t>melimpahkan</w:t>
      </w:r>
      <w:proofErr w:type="spellEnd"/>
      <w:r>
        <w:rPr>
          <w:spacing w:val="-8"/>
          <w:sz w:val="20"/>
        </w:rPr>
        <w:t xml:space="preserve"> </w:t>
      </w:r>
      <w:proofErr w:type="spellStart"/>
      <w:r>
        <w:rPr>
          <w:sz w:val="20"/>
        </w:rPr>
        <w:t>kemudahan</w:t>
      </w:r>
      <w:proofErr w:type="spellEnd"/>
      <w:r>
        <w:rPr>
          <w:spacing w:val="-8"/>
          <w:sz w:val="20"/>
        </w:rPr>
        <w:t xml:space="preserve"> </w:t>
      </w:r>
      <w:proofErr w:type="spellStart"/>
      <w:r>
        <w:rPr>
          <w:sz w:val="20"/>
        </w:rPr>
        <w:t>kepada</w:t>
      </w:r>
      <w:proofErr w:type="spellEnd"/>
      <w:r>
        <w:rPr>
          <w:sz w:val="20"/>
        </w:rPr>
        <w:t xml:space="preserve"> </w:t>
      </w:r>
      <w:proofErr w:type="spellStart"/>
      <w:r>
        <w:rPr>
          <w:sz w:val="20"/>
        </w:rPr>
        <w:t>penulis</w:t>
      </w:r>
      <w:proofErr w:type="spellEnd"/>
      <w:r>
        <w:rPr>
          <w:sz w:val="20"/>
        </w:rPr>
        <w:t xml:space="preserve"> </w:t>
      </w:r>
      <w:proofErr w:type="spellStart"/>
      <w:r>
        <w:rPr>
          <w:sz w:val="20"/>
        </w:rPr>
        <w:t>sejak</w:t>
      </w:r>
      <w:proofErr w:type="spellEnd"/>
      <w:r>
        <w:rPr>
          <w:sz w:val="20"/>
        </w:rPr>
        <w:t xml:space="preserve"> </w:t>
      </w:r>
      <w:proofErr w:type="spellStart"/>
      <w:r>
        <w:rPr>
          <w:sz w:val="20"/>
        </w:rPr>
        <w:t>dalam</w:t>
      </w:r>
      <w:proofErr w:type="spellEnd"/>
      <w:r>
        <w:rPr>
          <w:sz w:val="20"/>
        </w:rPr>
        <w:t xml:space="preserve"> </w:t>
      </w:r>
      <w:proofErr w:type="spellStart"/>
      <w:r>
        <w:rPr>
          <w:sz w:val="20"/>
        </w:rPr>
        <w:t>pelaksanaan</w:t>
      </w:r>
      <w:proofErr w:type="spellEnd"/>
      <w:r>
        <w:rPr>
          <w:sz w:val="20"/>
        </w:rPr>
        <w:t xml:space="preserve"> </w:t>
      </w:r>
      <w:proofErr w:type="spellStart"/>
      <w:r>
        <w:rPr>
          <w:sz w:val="20"/>
        </w:rPr>
        <w:t>penelitian</w:t>
      </w:r>
      <w:proofErr w:type="spellEnd"/>
      <w:r>
        <w:rPr>
          <w:sz w:val="20"/>
        </w:rPr>
        <w:t xml:space="preserve"> </w:t>
      </w:r>
      <w:proofErr w:type="spellStart"/>
      <w:r>
        <w:rPr>
          <w:sz w:val="20"/>
        </w:rPr>
        <w:t>sampai</w:t>
      </w:r>
      <w:proofErr w:type="spellEnd"/>
      <w:r>
        <w:rPr>
          <w:sz w:val="20"/>
        </w:rPr>
        <w:t xml:space="preserve"> </w:t>
      </w:r>
      <w:proofErr w:type="spellStart"/>
      <w:r>
        <w:rPr>
          <w:sz w:val="20"/>
        </w:rPr>
        <w:t>dengan</w:t>
      </w:r>
      <w:proofErr w:type="spellEnd"/>
      <w:r>
        <w:rPr>
          <w:sz w:val="20"/>
        </w:rPr>
        <w:t xml:space="preserve"> </w:t>
      </w:r>
      <w:proofErr w:type="spellStart"/>
      <w:r>
        <w:rPr>
          <w:sz w:val="20"/>
        </w:rPr>
        <w:t>penyusunan</w:t>
      </w:r>
      <w:proofErr w:type="spellEnd"/>
      <w:r>
        <w:rPr>
          <w:sz w:val="20"/>
        </w:rPr>
        <w:t xml:space="preserve"> </w:t>
      </w:r>
      <w:proofErr w:type="spellStart"/>
      <w:r>
        <w:rPr>
          <w:sz w:val="20"/>
        </w:rPr>
        <w:t>buku</w:t>
      </w:r>
      <w:proofErr w:type="spellEnd"/>
      <w:r>
        <w:rPr>
          <w:sz w:val="20"/>
        </w:rPr>
        <w:t xml:space="preserve"> </w:t>
      </w:r>
      <w:proofErr w:type="spellStart"/>
      <w:r>
        <w:rPr>
          <w:sz w:val="20"/>
        </w:rPr>
        <w:t>Proyek</w:t>
      </w:r>
      <w:proofErr w:type="spellEnd"/>
      <w:r>
        <w:rPr>
          <w:sz w:val="20"/>
        </w:rPr>
        <w:t xml:space="preserve"> Akhir</w:t>
      </w:r>
    </w:p>
    <w:p w14:paraId="5D0EB51E" w14:textId="77777777" w:rsidR="00F135AD" w:rsidRDefault="00F135AD" w:rsidP="00F56F3E">
      <w:pPr>
        <w:pStyle w:val="ListParagraph"/>
        <w:widowControl w:val="0"/>
        <w:numPr>
          <w:ilvl w:val="0"/>
          <w:numId w:val="37"/>
        </w:numPr>
        <w:tabs>
          <w:tab w:val="left" w:pos="886"/>
        </w:tabs>
        <w:autoSpaceDE w:val="0"/>
        <w:autoSpaceDN w:val="0"/>
        <w:spacing w:before="1"/>
        <w:ind w:left="886" w:right="35" w:hanging="359"/>
        <w:contextualSpacing w:val="0"/>
        <w:jc w:val="both"/>
        <w:rPr>
          <w:sz w:val="20"/>
        </w:rPr>
      </w:pPr>
      <w:r>
        <w:rPr>
          <w:sz w:val="20"/>
        </w:rPr>
        <w:t>Bapak</w:t>
      </w:r>
      <w:r>
        <w:rPr>
          <w:spacing w:val="-4"/>
          <w:sz w:val="20"/>
        </w:rPr>
        <w:t xml:space="preserve"> </w:t>
      </w:r>
      <w:proofErr w:type="spellStart"/>
      <w:r>
        <w:rPr>
          <w:sz w:val="20"/>
        </w:rPr>
        <w:t>M.Udin</w:t>
      </w:r>
      <w:proofErr w:type="spellEnd"/>
      <w:r>
        <w:rPr>
          <w:spacing w:val="-4"/>
          <w:sz w:val="20"/>
        </w:rPr>
        <w:t xml:space="preserve"> </w:t>
      </w:r>
      <w:r>
        <w:rPr>
          <w:sz w:val="20"/>
        </w:rPr>
        <w:t>Harun</w:t>
      </w:r>
      <w:r>
        <w:rPr>
          <w:spacing w:val="-4"/>
          <w:sz w:val="20"/>
        </w:rPr>
        <w:t xml:space="preserve"> </w:t>
      </w:r>
      <w:r>
        <w:rPr>
          <w:sz w:val="20"/>
        </w:rPr>
        <w:t>Al</w:t>
      </w:r>
      <w:r>
        <w:rPr>
          <w:spacing w:val="-5"/>
          <w:sz w:val="20"/>
        </w:rPr>
        <w:t xml:space="preserve"> </w:t>
      </w:r>
      <w:r>
        <w:rPr>
          <w:sz w:val="20"/>
        </w:rPr>
        <w:t>Rasyid,</w:t>
      </w:r>
      <w:r>
        <w:rPr>
          <w:spacing w:val="-5"/>
          <w:sz w:val="20"/>
        </w:rPr>
        <w:t xml:space="preserve"> </w:t>
      </w:r>
      <w:proofErr w:type="spellStart"/>
      <w:r>
        <w:rPr>
          <w:sz w:val="20"/>
        </w:rPr>
        <w:t>S.Kom</w:t>
      </w:r>
      <w:proofErr w:type="spellEnd"/>
      <w:r>
        <w:rPr>
          <w:sz w:val="20"/>
        </w:rPr>
        <w:t>.,</w:t>
      </w:r>
      <w:r>
        <w:rPr>
          <w:spacing w:val="-5"/>
          <w:sz w:val="20"/>
        </w:rPr>
        <w:t xml:space="preserve"> </w:t>
      </w:r>
      <w:r>
        <w:rPr>
          <w:sz w:val="20"/>
        </w:rPr>
        <w:t>M.Sc.,</w:t>
      </w:r>
      <w:r>
        <w:rPr>
          <w:spacing w:val="-5"/>
          <w:sz w:val="20"/>
        </w:rPr>
        <w:t xml:space="preserve"> </w:t>
      </w:r>
      <w:r>
        <w:rPr>
          <w:spacing w:val="-2"/>
          <w:sz w:val="20"/>
        </w:rPr>
        <w:t>Ph.D.</w:t>
      </w:r>
    </w:p>
    <w:p w14:paraId="18473324" w14:textId="39A05A44" w:rsidR="00F135AD" w:rsidRDefault="00724098" w:rsidP="00F56F3E">
      <w:pPr>
        <w:pStyle w:val="ListParagraph"/>
        <w:widowControl w:val="0"/>
        <w:numPr>
          <w:ilvl w:val="0"/>
          <w:numId w:val="37"/>
        </w:numPr>
        <w:tabs>
          <w:tab w:val="left" w:pos="886"/>
        </w:tabs>
        <w:autoSpaceDE w:val="0"/>
        <w:autoSpaceDN w:val="0"/>
        <w:spacing w:before="34"/>
        <w:ind w:left="886" w:right="35" w:hanging="359"/>
        <w:contextualSpacing w:val="0"/>
        <w:jc w:val="both"/>
        <w:rPr>
          <w:sz w:val="20"/>
        </w:rPr>
      </w:pPr>
      <w:r>
        <w:rPr>
          <w:sz w:val="20"/>
        </w:rPr>
        <w:t>Ib</w:t>
      </w:r>
      <w:r w:rsidR="00F135AD">
        <w:rPr>
          <w:sz w:val="20"/>
        </w:rPr>
        <w:t>u</w:t>
      </w:r>
      <w:r w:rsidR="00F135AD">
        <w:rPr>
          <w:spacing w:val="-5"/>
          <w:sz w:val="20"/>
        </w:rPr>
        <w:t xml:space="preserve"> </w:t>
      </w:r>
      <w:r w:rsidR="00F135AD">
        <w:rPr>
          <w:sz w:val="20"/>
        </w:rPr>
        <w:t>Desy</w:t>
      </w:r>
      <w:r w:rsidR="00F135AD">
        <w:rPr>
          <w:spacing w:val="-4"/>
          <w:sz w:val="20"/>
        </w:rPr>
        <w:t xml:space="preserve"> </w:t>
      </w:r>
      <w:r w:rsidR="00F135AD">
        <w:rPr>
          <w:sz w:val="20"/>
        </w:rPr>
        <w:t>Intan</w:t>
      </w:r>
      <w:r w:rsidR="00F135AD">
        <w:rPr>
          <w:spacing w:val="-4"/>
          <w:sz w:val="20"/>
        </w:rPr>
        <w:t xml:space="preserve"> </w:t>
      </w:r>
      <w:proofErr w:type="spellStart"/>
      <w:r w:rsidR="00F135AD">
        <w:rPr>
          <w:sz w:val="20"/>
        </w:rPr>
        <w:t>Permatasari</w:t>
      </w:r>
      <w:proofErr w:type="spellEnd"/>
      <w:r w:rsidR="00F135AD">
        <w:rPr>
          <w:sz w:val="20"/>
        </w:rPr>
        <w:t>,</w:t>
      </w:r>
      <w:r w:rsidR="00F135AD">
        <w:rPr>
          <w:spacing w:val="-5"/>
          <w:sz w:val="20"/>
        </w:rPr>
        <w:t xml:space="preserve"> </w:t>
      </w:r>
      <w:proofErr w:type="spellStart"/>
      <w:r w:rsidR="00F135AD">
        <w:rPr>
          <w:sz w:val="20"/>
        </w:rPr>
        <w:t>S.Kom</w:t>
      </w:r>
      <w:proofErr w:type="spellEnd"/>
      <w:r w:rsidR="00F135AD">
        <w:rPr>
          <w:sz w:val="20"/>
        </w:rPr>
        <w:t>.,</w:t>
      </w:r>
      <w:r w:rsidR="00F135AD">
        <w:rPr>
          <w:spacing w:val="-6"/>
          <w:sz w:val="20"/>
        </w:rPr>
        <w:t xml:space="preserve"> </w:t>
      </w:r>
      <w:proofErr w:type="spellStart"/>
      <w:r w:rsidR="00F135AD">
        <w:rPr>
          <w:spacing w:val="-4"/>
          <w:sz w:val="20"/>
        </w:rPr>
        <w:t>M.Kom</w:t>
      </w:r>
      <w:proofErr w:type="spellEnd"/>
    </w:p>
    <w:p w14:paraId="7E81AD7D" w14:textId="01686F58" w:rsidR="00F135AD" w:rsidRDefault="00F135AD" w:rsidP="00F56F3E">
      <w:pPr>
        <w:pStyle w:val="ListParagraph"/>
        <w:widowControl w:val="0"/>
        <w:numPr>
          <w:ilvl w:val="0"/>
          <w:numId w:val="37"/>
        </w:numPr>
        <w:tabs>
          <w:tab w:val="left" w:pos="887"/>
        </w:tabs>
        <w:autoSpaceDE w:val="0"/>
        <w:autoSpaceDN w:val="0"/>
        <w:spacing w:before="34" w:line="276" w:lineRule="auto"/>
        <w:ind w:right="35"/>
        <w:contextualSpacing w:val="0"/>
        <w:jc w:val="both"/>
        <w:rPr>
          <w:sz w:val="20"/>
        </w:rPr>
      </w:pPr>
      <w:r>
        <w:rPr>
          <w:sz w:val="20"/>
        </w:rPr>
        <w:t xml:space="preserve">Ibu </w:t>
      </w:r>
      <w:r w:rsidRPr="00F135AD">
        <w:rPr>
          <w:sz w:val="20"/>
        </w:rPr>
        <w:t xml:space="preserve">Nana </w:t>
      </w:r>
      <w:proofErr w:type="spellStart"/>
      <w:r w:rsidRPr="00F135AD">
        <w:rPr>
          <w:sz w:val="20"/>
        </w:rPr>
        <w:t>Ramadijanti</w:t>
      </w:r>
      <w:proofErr w:type="spellEnd"/>
      <w:r w:rsidRPr="00F135AD">
        <w:rPr>
          <w:sz w:val="20"/>
        </w:rPr>
        <w:t>, S. Kom., M. Kom.</w:t>
      </w:r>
      <w:r>
        <w:rPr>
          <w:sz w:val="20"/>
        </w:rPr>
        <w:t xml:space="preserve"> </w:t>
      </w:r>
      <w:proofErr w:type="spellStart"/>
      <w:r>
        <w:rPr>
          <w:sz w:val="20"/>
        </w:rPr>
        <w:t>selaku</w:t>
      </w:r>
      <w:proofErr w:type="spellEnd"/>
      <w:r>
        <w:rPr>
          <w:sz w:val="20"/>
        </w:rPr>
        <w:t xml:space="preserve"> </w:t>
      </w:r>
      <w:proofErr w:type="spellStart"/>
      <w:r>
        <w:rPr>
          <w:sz w:val="20"/>
        </w:rPr>
        <w:t>dosen</w:t>
      </w:r>
      <w:proofErr w:type="spellEnd"/>
      <w:r>
        <w:rPr>
          <w:sz w:val="20"/>
        </w:rPr>
        <w:t xml:space="preserve"> </w:t>
      </w:r>
      <w:proofErr w:type="spellStart"/>
      <w:r>
        <w:rPr>
          <w:sz w:val="20"/>
        </w:rPr>
        <w:t>pembimbing</w:t>
      </w:r>
      <w:proofErr w:type="spellEnd"/>
      <w:r>
        <w:rPr>
          <w:sz w:val="20"/>
        </w:rPr>
        <w:t xml:space="preserve"> </w:t>
      </w:r>
      <w:proofErr w:type="spellStart"/>
      <w:r>
        <w:rPr>
          <w:sz w:val="20"/>
        </w:rPr>
        <w:t>pertama</w:t>
      </w:r>
      <w:proofErr w:type="spellEnd"/>
      <w:r>
        <w:rPr>
          <w:sz w:val="20"/>
        </w:rPr>
        <w:t xml:space="preserve"> yang </w:t>
      </w:r>
      <w:proofErr w:type="spellStart"/>
      <w:r>
        <w:rPr>
          <w:sz w:val="20"/>
        </w:rPr>
        <w:t>telah</w:t>
      </w:r>
      <w:proofErr w:type="spellEnd"/>
      <w:r>
        <w:rPr>
          <w:sz w:val="20"/>
        </w:rPr>
        <w:t xml:space="preserve"> </w:t>
      </w:r>
      <w:proofErr w:type="spellStart"/>
      <w:r>
        <w:rPr>
          <w:sz w:val="20"/>
        </w:rPr>
        <w:t>meluangkan</w:t>
      </w:r>
      <w:proofErr w:type="spellEnd"/>
      <w:r>
        <w:rPr>
          <w:sz w:val="20"/>
        </w:rPr>
        <w:t xml:space="preserve"> </w:t>
      </w:r>
      <w:proofErr w:type="spellStart"/>
      <w:r>
        <w:rPr>
          <w:sz w:val="20"/>
        </w:rPr>
        <w:t>waktu</w:t>
      </w:r>
      <w:proofErr w:type="spellEnd"/>
      <w:r>
        <w:rPr>
          <w:sz w:val="20"/>
        </w:rPr>
        <w:t xml:space="preserve"> dan </w:t>
      </w:r>
      <w:proofErr w:type="spellStart"/>
      <w:r>
        <w:rPr>
          <w:sz w:val="20"/>
        </w:rPr>
        <w:t>memberi</w:t>
      </w:r>
      <w:proofErr w:type="spellEnd"/>
      <w:r>
        <w:rPr>
          <w:sz w:val="20"/>
        </w:rPr>
        <w:t xml:space="preserve"> </w:t>
      </w:r>
      <w:proofErr w:type="spellStart"/>
      <w:r>
        <w:rPr>
          <w:sz w:val="20"/>
        </w:rPr>
        <w:t>bimbingan</w:t>
      </w:r>
      <w:proofErr w:type="spellEnd"/>
      <w:r>
        <w:rPr>
          <w:sz w:val="20"/>
        </w:rPr>
        <w:t xml:space="preserve">, saran dan </w:t>
      </w:r>
      <w:proofErr w:type="spellStart"/>
      <w:r>
        <w:rPr>
          <w:sz w:val="20"/>
        </w:rPr>
        <w:t>petuah</w:t>
      </w:r>
      <w:proofErr w:type="spellEnd"/>
      <w:r>
        <w:rPr>
          <w:sz w:val="20"/>
        </w:rPr>
        <w:t xml:space="preserve"> </w:t>
      </w:r>
      <w:proofErr w:type="spellStart"/>
      <w:r>
        <w:rPr>
          <w:sz w:val="20"/>
        </w:rPr>
        <w:t>dalam</w:t>
      </w:r>
      <w:proofErr w:type="spellEnd"/>
      <w:r>
        <w:rPr>
          <w:sz w:val="20"/>
        </w:rPr>
        <w:t xml:space="preserve"> proses </w:t>
      </w:r>
      <w:proofErr w:type="spellStart"/>
      <w:r>
        <w:rPr>
          <w:sz w:val="20"/>
        </w:rPr>
        <w:t>pengerjaan</w:t>
      </w:r>
      <w:proofErr w:type="spellEnd"/>
      <w:r>
        <w:rPr>
          <w:sz w:val="20"/>
        </w:rPr>
        <w:t xml:space="preserve"> </w:t>
      </w:r>
      <w:proofErr w:type="spellStart"/>
      <w:r>
        <w:rPr>
          <w:sz w:val="20"/>
        </w:rPr>
        <w:t>Proyek</w:t>
      </w:r>
      <w:proofErr w:type="spellEnd"/>
      <w:r>
        <w:rPr>
          <w:sz w:val="20"/>
        </w:rPr>
        <w:t xml:space="preserve"> Akhir.</w:t>
      </w:r>
    </w:p>
    <w:p w14:paraId="4FE98434" w14:textId="774B9D56" w:rsidR="00F135AD" w:rsidRDefault="00F135AD" w:rsidP="00F56F3E">
      <w:pPr>
        <w:pStyle w:val="ListParagraph"/>
        <w:widowControl w:val="0"/>
        <w:numPr>
          <w:ilvl w:val="0"/>
          <w:numId w:val="37"/>
        </w:numPr>
        <w:tabs>
          <w:tab w:val="left" w:pos="887"/>
        </w:tabs>
        <w:autoSpaceDE w:val="0"/>
        <w:autoSpaceDN w:val="0"/>
        <w:spacing w:before="1" w:line="276" w:lineRule="auto"/>
        <w:ind w:right="35"/>
        <w:contextualSpacing w:val="0"/>
        <w:jc w:val="both"/>
        <w:rPr>
          <w:sz w:val="20"/>
        </w:rPr>
      </w:pPr>
      <w:r>
        <w:rPr>
          <w:sz w:val="20"/>
        </w:rPr>
        <w:t xml:space="preserve">Bapak </w:t>
      </w:r>
      <w:r w:rsidRPr="00F135AD">
        <w:rPr>
          <w:sz w:val="20"/>
        </w:rPr>
        <w:t xml:space="preserve">Nur </w:t>
      </w:r>
      <w:proofErr w:type="spellStart"/>
      <w:r w:rsidRPr="00F135AD">
        <w:rPr>
          <w:sz w:val="20"/>
        </w:rPr>
        <w:t>Rosyid</w:t>
      </w:r>
      <w:proofErr w:type="spellEnd"/>
      <w:r w:rsidRPr="00F135AD">
        <w:rPr>
          <w:sz w:val="20"/>
        </w:rPr>
        <w:t xml:space="preserve"> </w:t>
      </w:r>
      <w:proofErr w:type="spellStart"/>
      <w:r w:rsidRPr="00F135AD">
        <w:rPr>
          <w:sz w:val="20"/>
        </w:rPr>
        <w:t>Mubtadai</w:t>
      </w:r>
      <w:proofErr w:type="spellEnd"/>
      <w:r w:rsidRPr="00F135AD">
        <w:rPr>
          <w:sz w:val="20"/>
        </w:rPr>
        <w:t>, S. Kom., M. T.</w:t>
      </w:r>
      <w:r>
        <w:rPr>
          <w:spacing w:val="40"/>
          <w:sz w:val="20"/>
        </w:rPr>
        <w:t xml:space="preserve"> </w:t>
      </w:r>
      <w:proofErr w:type="spellStart"/>
      <w:r>
        <w:rPr>
          <w:sz w:val="20"/>
        </w:rPr>
        <w:t>selaku</w:t>
      </w:r>
      <w:proofErr w:type="spellEnd"/>
      <w:r>
        <w:rPr>
          <w:sz w:val="20"/>
        </w:rPr>
        <w:t xml:space="preserve"> </w:t>
      </w:r>
      <w:proofErr w:type="spellStart"/>
      <w:r>
        <w:rPr>
          <w:sz w:val="20"/>
        </w:rPr>
        <w:t>dosen</w:t>
      </w:r>
      <w:proofErr w:type="spellEnd"/>
      <w:r>
        <w:rPr>
          <w:sz w:val="20"/>
        </w:rPr>
        <w:t xml:space="preserve"> </w:t>
      </w:r>
      <w:proofErr w:type="spellStart"/>
      <w:r>
        <w:rPr>
          <w:sz w:val="20"/>
        </w:rPr>
        <w:t>pembimbing</w:t>
      </w:r>
      <w:proofErr w:type="spellEnd"/>
      <w:r>
        <w:rPr>
          <w:sz w:val="20"/>
        </w:rPr>
        <w:t xml:space="preserve"> </w:t>
      </w:r>
      <w:proofErr w:type="spellStart"/>
      <w:r>
        <w:rPr>
          <w:sz w:val="20"/>
        </w:rPr>
        <w:t>kedua</w:t>
      </w:r>
      <w:proofErr w:type="spellEnd"/>
      <w:r>
        <w:rPr>
          <w:spacing w:val="-7"/>
          <w:sz w:val="20"/>
        </w:rPr>
        <w:t xml:space="preserve"> </w:t>
      </w:r>
      <w:r>
        <w:rPr>
          <w:sz w:val="20"/>
        </w:rPr>
        <w:t>yang</w:t>
      </w:r>
      <w:r>
        <w:rPr>
          <w:spacing w:val="-6"/>
          <w:sz w:val="20"/>
        </w:rPr>
        <w:t xml:space="preserve"> </w:t>
      </w:r>
      <w:proofErr w:type="spellStart"/>
      <w:r>
        <w:rPr>
          <w:sz w:val="20"/>
        </w:rPr>
        <w:t>telah</w:t>
      </w:r>
      <w:proofErr w:type="spellEnd"/>
      <w:r>
        <w:rPr>
          <w:spacing w:val="-6"/>
          <w:sz w:val="20"/>
        </w:rPr>
        <w:t xml:space="preserve"> </w:t>
      </w:r>
      <w:proofErr w:type="spellStart"/>
      <w:r>
        <w:rPr>
          <w:sz w:val="20"/>
        </w:rPr>
        <w:t>meluangkan</w:t>
      </w:r>
      <w:proofErr w:type="spellEnd"/>
      <w:r>
        <w:rPr>
          <w:spacing w:val="-7"/>
          <w:sz w:val="20"/>
        </w:rPr>
        <w:t xml:space="preserve"> </w:t>
      </w:r>
      <w:proofErr w:type="spellStart"/>
      <w:r>
        <w:rPr>
          <w:sz w:val="20"/>
        </w:rPr>
        <w:t>waktu</w:t>
      </w:r>
      <w:proofErr w:type="spellEnd"/>
      <w:r>
        <w:rPr>
          <w:spacing w:val="-4"/>
          <w:sz w:val="20"/>
        </w:rPr>
        <w:t xml:space="preserve"> </w:t>
      </w:r>
      <w:r>
        <w:rPr>
          <w:sz w:val="20"/>
        </w:rPr>
        <w:t>dan</w:t>
      </w:r>
      <w:r>
        <w:rPr>
          <w:spacing w:val="-6"/>
          <w:sz w:val="20"/>
        </w:rPr>
        <w:t xml:space="preserve"> </w:t>
      </w:r>
      <w:proofErr w:type="spellStart"/>
      <w:r>
        <w:rPr>
          <w:sz w:val="20"/>
        </w:rPr>
        <w:t>memberi</w:t>
      </w:r>
      <w:proofErr w:type="spellEnd"/>
      <w:r>
        <w:rPr>
          <w:spacing w:val="-7"/>
          <w:sz w:val="20"/>
        </w:rPr>
        <w:t xml:space="preserve"> </w:t>
      </w:r>
      <w:proofErr w:type="spellStart"/>
      <w:r>
        <w:rPr>
          <w:sz w:val="20"/>
        </w:rPr>
        <w:t>bimbingan</w:t>
      </w:r>
      <w:proofErr w:type="spellEnd"/>
      <w:r>
        <w:rPr>
          <w:sz w:val="20"/>
        </w:rPr>
        <w:t>,</w:t>
      </w:r>
      <w:r>
        <w:rPr>
          <w:spacing w:val="-5"/>
          <w:sz w:val="20"/>
        </w:rPr>
        <w:t xml:space="preserve"> </w:t>
      </w:r>
      <w:r>
        <w:rPr>
          <w:sz w:val="20"/>
        </w:rPr>
        <w:t>saran</w:t>
      </w:r>
      <w:r>
        <w:rPr>
          <w:spacing w:val="-6"/>
          <w:sz w:val="20"/>
        </w:rPr>
        <w:t xml:space="preserve"> </w:t>
      </w:r>
      <w:r>
        <w:rPr>
          <w:sz w:val="20"/>
        </w:rPr>
        <w:t xml:space="preserve">dan </w:t>
      </w:r>
      <w:proofErr w:type="spellStart"/>
      <w:r>
        <w:rPr>
          <w:sz w:val="20"/>
        </w:rPr>
        <w:t>petuah</w:t>
      </w:r>
      <w:proofErr w:type="spellEnd"/>
      <w:r>
        <w:rPr>
          <w:sz w:val="20"/>
        </w:rPr>
        <w:t xml:space="preserve"> </w:t>
      </w:r>
      <w:proofErr w:type="spellStart"/>
      <w:r>
        <w:rPr>
          <w:sz w:val="20"/>
        </w:rPr>
        <w:t>dalam</w:t>
      </w:r>
      <w:proofErr w:type="spellEnd"/>
      <w:r>
        <w:rPr>
          <w:sz w:val="20"/>
        </w:rPr>
        <w:t xml:space="preserve"> proses </w:t>
      </w:r>
      <w:proofErr w:type="spellStart"/>
      <w:r>
        <w:rPr>
          <w:sz w:val="20"/>
        </w:rPr>
        <w:t>pengerjaan</w:t>
      </w:r>
      <w:proofErr w:type="spellEnd"/>
      <w:r>
        <w:rPr>
          <w:sz w:val="20"/>
        </w:rPr>
        <w:t xml:space="preserve"> </w:t>
      </w:r>
      <w:proofErr w:type="spellStart"/>
      <w:r>
        <w:rPr>
          <w:sz w:val="20"/>
        </w:rPr>
        <w:t>penelitian</w:t>
      </w:r>
      <w:proofErr w:type="spellEnd"/>
      <w:r>
        <w:rPr>
          <w:sz w:val="20"/>
        </w:rPr>
        <w:t xml:space="preserve"> </w:t>
      </w:r>
      <w:proofErr w:type="spellStart"/>
      <w:r>
        <w:rPr>
          <w:sz w:val="20"/>
        </w:rPr>
        <w:t>Proyek</w:t>
      </w:r>
      <w:proofErr w:type="spellEnd"/>
      <w:r>
        <w:rPr>
          <w:sz w:val="20"/>
        </w:rPr>
        <w:t xml:space="preserve"> Akhir.</w:t>
      </w:r>
    </w:p>
    <w:p w14:paraId="4C819907" w14:textId="77777777" w:rsidR="00F135AD" w:rsidRDefault="00F135AD" w:rsidP="00F56F3E">
      <w:pPr>
        <w:pStyle w:val="ListParagraph"/>
        <w:widowControl w:val="0"/>
        <w:numPr>
          <w:ilvl w:val="0"/>
          <w:numId w:val="37"/>
        </w:numPr>
        <w:tabs>
          <w:tab w:val="left" w:pos="887"/>
        </w:tabs>
        <w:autoSpaceDE w:val="0"/>
        <w:autoSpaceDN w:val="0"/>
        <w:spacing w:line="278" w:lineRule="auto"/>
        <w:ind w:right="35"/>
        <w:contextualSpacing w:val="0"/>
        <w:jc w:val="both"/>
        <w:rPr>
          <w:sz w:val="20"/>
        </w:rPr>
      </w:pPr>
      <w:proofErr w:type="spellStart"/>
      <w:r>
        <w:rPr>
          <w:sz w:val="20"/>
        </w:rPr>
        <w:t>Keluarga</w:t>
      </w:r>
      <w:proofErr w:type="spellEnd"/>
      <w:r>
        <w:rPr>
          <w:sz w:val="20"/>
        </w:rPr>
        <w:t xml:space="preserve">, yang </w:t>
      </w:r>
      <w:proofErr w:type="spellStart"/>
      <w:r>
        <w:rPr>
          <w:sz w:val="20"/>
        </w:rPr>
        <w:t>senantiasa</w:t>
      </w:r>
      <w:proofErr w:type="spellEnd"/>
      <w:r>
        <w:rPr>
          <w:sz w:val="20"/>
        </w:rPr>
        <w:t xml:space="preserve"> </w:t>
      </w:r>
      <w:proofErr w:type="spellStart"/>
      <w:r>
        <w:rPr>
          <w:sz w:val="20"/>
        </w:rPr>
        <w:t>mendukung</w:t>
      </w:r>
      <w:proofErr w:type="spellEnd"/>
      <w:r>
        <w:rPr>
          <w:sz w:val="20"/>
        </w:rPr>
        <w:t xml:space="preserve"> dan </w:t>
      </w:r>
      <w:proofErr w:type="spellStart"/>
      <w:r>
        <w:rPr>
          <w:sz w:val="20"/>
        </w:rPr>
        <w:t>mendoakan</w:t>
      </w:r>
      <w:proofErr w:type="spellEnd"/>
      <w:r>
        <w:rPr>
          <w:sz w:val="20"/>
        </w:rPr>
        <w:t xml:space="preserve"> agar proses </w:t>
      </w:r>
      <w:proofErr w:type="spellStart"/>
      <w:r>
        <w:rPr>
          <w:sz w:val="20"/>
        </w:rPr>
        <w:t>perkuliahan</w:t>
      </w:r>
      <w:proofErr w:type="spellEnd"/>
      <w:r>
        <w:rPr>
          <w:sz w:val="20"/>
        </w:rPr>
        <w:t xml:space="preserve"> </w:t>
      </w:r>
      <w:proofErr w:type="spellStart"/>
      <w:r>
        <w:rPr>
          <w:sz w:val="20"/>
        </w:rPr>
        <w:t>dapat</w:t>
      </w:r>
      <w:proofErr w:type="spellEnd"/>
      <w:r>
        <w:rPr>
          <w:sz w:val="20"/>
        </w:rPr>
        <w:t xml:space="preserve"> </w:t>
      </w:r>
      <w:proofErr w:type="spellStart"/>
      <w:r>
        <w:rPr>
          <w:sz w:val="20"/>
        </w:rPr>
        <w:t>berjalan</w:t>
      </w:r>
      <w:proofErr w:type="spellEnd"/>
      <w:r>
        <w:rPr>
          <w:sz w:val="20"/>
        </w:rPr>
        <w:t xml:space="preserve"> </w:t>
      </w:r>
      <w:proofErr w:type="spellStart"/>
      <w:r>
        <w:rPr>
          <w:sz w:val="20"/>
        </w:rPr>
        <w:t>dengan</w:t>
      </w:r>
      <w:proofErr w:type="spellEnd"/>
      <w:r>
        <w:rPr>
          <w:sz w:val="20"/>
        </w:rPr>
        <w:t xml:space="preserve"> </w:t>
      </w:r>
      <w:proofErr w:type="spellStart"/>
      <w:r>
        <w:rPr>
          <w:sz w:val="20"/>
        </w:rPr>
        <w:t>lancar</w:t>
      </w:r>
      <w:proofErr w:type="spellEnd"/>
      <w:r>
        <w:rPr>
          <w:sz w:val="20"/>
        </w:rPr>
        <w:t>.</w:t>
      </w:r>
    </w:p>
    <w:p w14:paraId="22D88F17" w14:textId="6B2592A2" w:rsidR="00F135AD" w:rsidRDefault="00F135AD" w:rsidP="00F56F3E">
      <w:pPr>
        <w:pStyle w:val="ListParagraph"/>
        <w:widowControl w:val="0"/>
        <w:numPr>
          <w:ilvl w:val="0"/>
          <w:numId w:val="37"/>
        </w:numPr>
        <w:tabs>
          <w:tab w:val="left" w:pos="887"/>
        </w:tabs>
        <w:autoSpaceDE w:val="0"/>
        <w:autoSpaceDN w:val="0"/>
        <w:spacing w:line="276" w:lineRule="auto"/>
        <w:ind w:right="35"/>
        <w:contextualSpacing w:val="0"/>
        <w:jc w:val="both"/>
        <w:rPr>
          <w:sz w:val="20"/>
        </w:rPr>
      </w:pPr>
      <w:r>
        <w:rPr>
          <w:sz w:val="20"/>
        </w:rPr>
        <w:t xml:space="preserve">Teman </w:t>
      </w:r>
      <w:proofErr w:type="spellStart"/>
      <w:r>
        <w:rPr>
          <w:sz w:val="20"/>
        </w:rPr>
        <w:t>teman</w:t>
      </w:r>
      <w:proofErr w:type="spellEnd"/>
      <w:r>
        <w:rPr>
          <w:sz w:val="20"/>
        </w:rPr>
        <w:t xml:space="preserve"> </w:t>
      </w:r>
      <w:proofErr w:type="spellStart"/>
      <w:r>
        <w:rPr>
          <w:sz w:val="20"/>
        </w:rPr>
        <w:t>kelas</w:t>
      </w:r>
      <w:proofErr w:type="spellEnd"/>
      <w:r>
        <w:rPr>
          <w:sz w:val="20"/>
        </w:rPr>
        <w:t xml:space="preserve"> 4 D4 IT B, </w:t>
      </w:r>
      <w:proofErr w:type="spellStart"/>
      <w:r>
        <w:rPr>
          <w:sz w:val="20"/>
        </w:rPr>
        <w:t>Keluarga</w:t>
      </w:r>
      <w:proofErr w:type="spellEnd"/>
      <w:r>
        <w:rPr>
          <w:sz w:val="20"/>
        </w:rPr>
        <w:t xml:space="preserve"> </w:t>
      </w:r>
      <w:proofErr w:type="spellStart"/>
      <w:r>
        <w:rPr>
          <w:sz w:val="20"/>
        </w:rPr>
        <w:t>Mahasiswa</w:t>
      </w:r>
      <w:proofErr w:type="spellEnd"/>
      <w:r>
        <w:rPr>
          <w:sz w:val="20"/>
        </w:rPr>
        <w:t xml:space="preserve"> PENS, yang </w:t>
      </w:r>
      <w:proofErr w:type="spellStart"/>
      <w:r>
        <w:rPr>
          <w:sz w:val="20"/>
        </w:rPr>
        <w:t>senantiasa</w:t>
      </w:r>
      <w:proofErr w:type="spellEnd"/>
      <w:r>
        <w:rPr>
          <w:sz w:val="20"/>
        </w:rPr>
        <w:t xml:space="preserve"> </w:t>
      </w:r>
      <w:proofErr w:type="spellStart"/>
      <w:r>
        <w:rPr>
          <w:sz w:val="20"/>
        </w:rPr>
        <w:t>menemani</w:t>
      </w:r>
      <w:proofErr w:type="spellEnd"/>
      <w:r>
        <w:rPr>
          <w:sz w:val="20"/>
        </w:rPr>
        <w:t xml:space="preserve"> dan </w:t>
      </w:r>
      <w:proofErr w:type="spellStart"/>
      <w:r>
        <w:rPr>
          <w:sz w:val="20"/>
        </w:rPr>
        <w:t>saling</w:t>
      </w:r>
      <w:proofErr w:type="spellEnd"/>
      <w:r>
        <w:rPr>
          <w:sz w:val="20"/>
        </w:rPr>
        <w:t xml:space="preserve"> support </w:t>
      </w:r>
      <w:proofErr w:type="spellStart"/>
      <w:r>
        <w:rPr>
          <w:sz w:val="20"/>
        </w:rPr>
        <w:t>dalam</w:t>
      </w:r>
      <w:proofErr w:type="spellEnd"/>
      <w:r>
        <w:rPr>
          <w:sz w:val="20"/>
        </w:rPr>
        <w:t xml:space="preserve"> </w:t>
      </w:r>
      <w:proofErr w:type="spellStart"/>
      <w:r>
        <w:rPr>
          <w:sz w:val="20"/>
        </w:rPr>
        <w:t>periode</w:t>
      </w:r>
      <w:proofErr w:type="spellEnd"/>
      <w:r>
        <w:rPr>
          <w:sz w:val="20"/>
        </w:rPr>
        <w:t xml:space="preserve"> </w:t>
      </w:r>
      <w:proofErr w:type="spellStart"/>
      <w:r>
        <w:rPr>
          <w:sz w:val="20"/>
        </w:rPr>
        <w:t>perkuliahan</w:t>
      </w:r>
      <w:proofErr w:type="spellEnd"/>
      <w:r>
        <w:rPr>
          <w:sz w:val="20"/>
        </w:rPr>
        <w:t xml:space="preserve"> </w:t>
      </w:r>
      <w:proofErr w:type="spellStart"/>
      <w:r>
        <w:rPr>
          <w:sz w:val="20"/>
        </w:rPr>
        <w:t>ini</w:t>
      </w:r>
      <w:proofErr w:type="spellEnd"/>
      <w:r>
        <w:rPr>
          <w:sz w:val="20"/>
        </w:rPr>
        <w:t xml:space="preserve"> </w:t>
      </w:r>
      <w:proofErr w:type="spellStart"/>
      <w:r>
        <w:rPr>
          <w:sz w:val="20"/>
        </w:rPr>
        <w:t>mulai</w:t>
      </w:r>
      <w:proofErr w:type="spellEnd"/>
      <w:r>
        <w:rPr>
          <w:sz w:val="20"/>
        </w:rPr>
        <w:t xml:space="preserve"> </w:t>
      </w:r>
      <w:proofErr w:type="spellStart"/>
      <w:r>
        <w:rPr>
          <w:sz w:val="20"/>
        </w:rPr>
        <w:t>dari</w:t>
      </w:r>
      <w:proofErr w:type="spellEnd"/>
      <w:r>
        <w:rPr>
          <w:sz w:val="20"/>
        </w:rPr>
        <w:t xml:space="preserve"> </w:t>
      </w:r>
      <w:proofErr w:type="spellStart"/>
      <w:r>
        <w:rPr>
          <w:sz w:val="20"/>
        </w:rPr>
        <w:t>senang</w:t>
      </w:r>
      <w:proofErr w:type="spellEnd"/>
      <w:r>
        <w:rPr>
          <w:sz w:val="20"/>
        </w:rPr>
        <w:t xml:space="preserve">, </w:t>
      </w:r>
      <w:proofErr w:type="spellStart"/>
      <w:r>
        <w:rPr>
          <w:sz w:val="20"/>
        </w:rPr>
        <w:t>sedih</w:t>
      </w:r>
      <w:proofErr w:type="spellEnd"/>
      <w:r>
        <w:rPr>
          <w:sz w:val="20"/>
        </w:rPr>
        <w:t xml:space="preserve">, </w:t>
      </w:r>
      <w:proofErr w:type="spellStart"/>
      <w:r>
        <w:rPr>
          <w:sz w:val="20"/>
        </w:rPr>
        <w:t>susah</w:t>
      </w:r>
      <w:proofErr w:type="spellEnd"/>
      <w:r>
        <w:rPr>
          <w:sz w:val="20"/>
        </w:rPr>
        <w:t xml:space="preserve"> </w:t>
      </w:r>
      <w:proofErr w:type="spellStart"/>
      <w:r>
        <w:rPr>
          <w:sz w:val="20"/>
        </w:rPr>
        <w:t>bersama</w:t>
      </w:r>
      <w:proofErr w:type="spellEnd"/>
      <w:r>
        <w:rPr>
          <w:sz w:val="20"/>
        </w:rPr>
        <w:t>.</w:t>
      </w:r>
    </w:p>
    <w:p w14:paraId="4B5B495A" w14:textId="4B489B89" w:rsidR="0047777E" w:rsidRDefault="0047777E" w:rsidP="00F56F3E">
      <w:pPr>
        <w:pStyle w:val="ListParagraph"/>
        <w:widowControl w:val="0"/>
        <w:numPr>
          <w:ilvl w:val="0"/>
          <w:numId w:val="37"/>
        </w:numPr>
        <w:tabs>
          <w:tab w:val="left" w:pos="887"/>
        </w:tabs>
        <w:autoSpaceDE w:val="0"/>
        <w:autoSpaceDN w:val="0"/>
        <w:spacing w:line="276" w:lineRule="auto"/>
        <w:ind w:right="35"/>
        <w:contextualSpacing w:val="0"/>
        <w:jc w:val="both"/>
        <w:rPr>
          <w:sz w:val="20"/>
        </w:rPr>
      </w:pPr>
      <w:r>
        <w:rPr>
          <w:sz w:val="20"/>
        </w:rPr>
        <w:t xml:space="preserve">Liverpool FC yang </w:t>
      </w:r>
      <w:proofErr w:type="spellStart"/>
      <w:r>
        <w:rPr>
          <w:sz w:val="20"/>
        </w:rPr>
        <w:t>telah</w:t>
      </w:r>
      <w:proofErr w:type="spellEnd"/>
      <w:r>
        <w:rPr>
          <w:sz w:val="20"/>
        </w:rPr>
        <w:t xml:space="preserve"> </w:t>
      </w:r>
      <w:proofErr w:type="spellStart"/>
      <w:r>
        <w:rPr>
          <w:sz w:val="20"/>
        </w:rPr>
        <w:t>menjuarai</w:t>
      </w:r>
      <w:proofErr w:type="spellEnd"/>
      <w:r>
        <w:rPr>
          <w:sz w:val="20"/>
        </w:rPr>
        <w:t xml:space="preserve"> Liga </w:t>
      </w:r>
      <w:proofErr w:type="spellStart"/>
      <w:r>
        <w:rPr>
          <w:sz w:val="20"/>
        </w:rPr>
        <w:t>Inggris</w:t>
      </w:r>
      <w:proofErr w:type="spellEnd"/>
      <w:r>
        <w:rPr>
          <w:sz w:val="20"/>
        </w:rPr>
        <w:t xml:space="preserve"> </w:t>
      </w:r>
      <w:proofErr w:type="spellStart"/>
      <w:r>
        <w:rPr>
          <w:sz w:val="20"/>
        </w:rPr>
        <w:t>musim</w:t>
      </w:r>
      <w:proofErr w:type="spellEnd"/>
      <w:r>
        <w:rPr>
          <w:sz w:val="20"/>
        </w:rPr>
        <w:t xml:space="preserve"> 2024/2025,sehingga </w:t>
      </w:r>
      <w:proofErr w:type="spellStart"/>
      <w:r>
        <w:rPr>
          <w:sz w:val="20"/>
        </w:rPr>
        <w:t>menambah</w:t>
      </w:r>
      <w:proofErr w:type="spellEnd"/>
      <w:r>
        <w:rPr>
          <w:sz w:val="20"/>
        </w:rPr>
        <w:t xml:space="preserve"> </w:t>
      </w:r>
      <w:proofErr w:type="spellStart"/>
      <w:r>
        <w:rPr>
          <w:sz w:val="20"/>
        </w:rPr>
        <w:t>semangat</w:t>
      </w:r>
      <w:proofErr w:type="spellEnd"/>
      <w:r>
        <w:rPr>
          <w:sz w:val="20"/>
        </w:rPr>
        <w:t xml:space="preserve"> </w:t>
      </w:r>
      <w:proofErr w:type="spellStart"/>
      <w:r>
        <w:rPr>
          <w:sz w:val="20"/>
        </w:rPr>
        <w:t>penulis</w:t>
      </w:r>
      <w:proofErr w:type="spellEnd"/>
      <w:r>
        <w:rPr>
          <w:sz w:val="20"/>
        </w:rPr>
        <w:t xml:space="preserve"> </w:t>
      </w:r>
      <w:proofErr w:type="spellStart"/>
      <w:r>
        <w:rPr>
          <w:sz w:val="20"/>
        </w:rPr>
        <w:t>untuk</w:t>
      </w:r>
      <w:proofErr w:type="spellEnd"/>
      <w:r>
        <w:rPr>
          <w:sz w:val="20"/>
        </w:rPr>
        <w:t xml:space="preserve"> </w:t>
      </w:r>
      <w:proofErr w:type="spellStart"/>
      <w:r>
        <w:rPr>
          <w:sz w:val="20"/>
        </w:rPr>
        <w:lastRenderedPageBreak/>
        <w:t>menyelesaikan</w:t>
      </w:r>
      <w:proofErr w:type="spellEnd"/>
      <w:r>
        <w:rPr>
          <w:sz w:val="20"/>
        </w:rPr>
        <w:t xml:space="preserve"> </w:t>
      </w:r>
      <w:proofErr w:type="spellStart"/>
      <w:r>
        <w:rPr>
          <w:sz w:val="20"/>
        </w:rPr>
        <w:t>penelitian</w:t>
      </w:r>
      <w:proofErr w:type="spellEnd"/>
      <w:r>
        <w:rPr>
          <w:sz w:val="20"/>
        </w:rPr>
        <w:t>.</w:t>
      </w:r>
    </w:p>
    <w:p w14:paraId="68F62E42" w14:textId="77777777" w:rsidR="00F135AD" w:rsidRDefault="00F135AD" w:rsidP="00F56F3E">
      <w:pPr>
        <w:pStyle w:val="ListParagraph"/>
        <w:widowControl w:val="0"/>
        <w:numPr>
          <w:ilvl w:val="0"/>
          <w:numId w:val="37"/>
        </w:numPr>
        <w:tabs>
          <w:tab w:val="left" w:pos="887"/>
        </w:tabs>
        <w:autoSpaceDE w:val="0"/>
        <w:autoSpaceDN w:val="0"/>
        <w:spacing w:line="278" w:lineRule="auto"/>
        <w:ind w:right="35"/>
        <w:contextualSpacing w:val="0"/>
        <w:jc w:val="both"/>
        <w:rPr>
          <w:sz w:val="20"/>
        </w:rPr>
      </w:pPr>
      <w:r>
        <w:rPr>
          <w:sz w:val="20"/>
        </w:rPr>
        <w:t xml:space="preserve">Serta </w:t>
      </w:r>
      <w:proofErr w:type="spellStart"/>
      <w:r>
        <w:rPr>
          <w:sz w:val="20"/>
        </w:rPr>
        <w:t>pihak-pihak</w:t>
      </w:r>
      <w:proofErr w:type="spellEnd"/>
      <w:r>
        <w:rPr>
          <w:sz w:val="20"/>
        </w:rPr>
        <w:t xml:space="preserve"> lain yang </w:t>
      </w:r>
      <w:proofErr w:type="spellStart"/>
      <w:r>
        <w:rPr>
          <w:sz w:val="20"/>
        </w:rPr>
        <w:t>telah</w:t>
      </w:r>
      <w:proofErr w:type="spellEnd"/>
      <w:r>
        <w:rPr>
          <w:sz w:val="20"/>
        </w:rPr>
        <w:t xml:space="preserve"> </w:t>
      </w:r>
      <w:proofErr w:type="spellStart"/>
      <w:r>
        <w:rPr>
          <w:sz w:val="20"/>
        </w:rPr>
        <w:t>membantu</w:t>
      </w:r>
      <w:proofErr w:type="spellEnd"/>
      <w:r>
        <w:rPr>
          <w:sz w:val="20"/>
        </w:rPr>
        <w:t xml:space="preserve"> kami </w:t>
      </w:r>
      <w:proofErr w:type="spellStart"/>
      <w:r>
        <w:rPr>
          <w:sz w:val="20"/>
        </w:rPr>
        <w:t>namun</w:t>
      </w:r>
      <w:proofErr w:type="spellEnd"/>
      <w:r>
        <w:rPr>
          <w:sz w:val="20"/>
        </w:rPr>
        <w:t xml:space="preserve"> </w:t>
      </w:r>
      <w:proofErr w:type="spellStart"/>
      <w:r>
        <w:rPr>
          <w:sz w:val="20"/>
        </w:rPr>
        <w:t>tidak</w:t>
      </w:r>
      <w:proofErr w:type="spellEnd"/>
      <w:r>
        <w:rPr>
          <w:sz w:val="20"/>
        </w:rPr>
        <w:t xml:space="preserve"> </w:t>
      </w:r>
      <w:proofErr w:type="spellStart"/>
      <w:r>
        <w:rPr>
          <w:sz w:val="20"/>
        </w:rPr>
        <w:t>dapat</w:t>
      </w:r>
      <w:proofErr w:type="spellEnd"/>
      <w:r>
        <w:rPr>
          <w:sz w:val="20"/>
        </w:rPr>
        <w:t xml:space="preserve"> </w:t>
      </w:r>
      <w:proofErr w:type="spellStart"/>
      <w:r>
        <w:rPr>
          <w:sz w:val="20"/>
        </w:rPr>
        <w:t>disebutkan</w:t>
      </w:r>
      <w:proofErr w:type="spellEnd"/>
      <w:r>
        <w:rPr>
          <w:sz w:val="20"/>
        </w:rPr>
        <w:t xml:space="preserve"> </w:t>
      </w:r>
      <w:proofErr w:type="spellStart"/>
      <w:r>
        <w:rPr>
          <w:sz w:val="20"/>
        </w:rPr>
        <w:t>satu</w:t>
      </w:r>
      <w:proofErr w:type="spellEnd"/>
      <w:r>
        <w:rPr>
          <w:sz w:val="20"/>
        </w:rPr>
        <w:t xml:space="preserve"> </w:t>
      </w:r>
      <w:proofErr w:type="spellStart"/>
      <w:r>
        <w:rPr>
          <w:sz w:val="20"/>
        </w:rPr>
        <w:t>persatu</w:t>
      </w:r>
      <w:proofErr w:type="spellEnd"/>
      <w:r>
        <w:rPr>
          <w:sz w:val="20"/>
        </w:rPr>
        <w:t>.</w:t>
      </w:r>
    </w:p>
    <w:p w14:paraId="0B033191" w14:textId="77777777" w:rsidR="0048276C" w:rsidRDefault="0048276C" w:rsidP="00F56F3E">
      <w:pPr>
        <w:pStyle w:val="BodyText"/>
        <w:ind w:right="35"/>
        <w:jc w:val="both"/>
      </w:pPr>
    </w:p>
    <w:p w14:paraId="7E71FA27" w14:textId="77777777" w:rsidR="0048276C" w:rsidRDefault="0048276C" w:rsidP="00F56F3E">
      <w:pPr>
        <w:pStyle w:val="BodyText"/>
        <w:ind w:right="35"/>
        <w:jc w:val="both"/>
      </w:pPr>
    </w:p>
    <w:p w14:paraId="215A29BC" w14:textId="663B074F" w:rsidR="00F07BDB" w:rsidRDefault="00F135AD" w:rsidP="00F56F3E">
      <w:pPr>
        <w:pStyle w:val="BodyText"/>
        <w:ind w:left="167" w:right="35" w:firstLine="360"/>
        <w:jc w:val="both"/>
      </w:pPr>
      <w:r>
        <w:t>Demikian</w:t>
      </w:r>
      <w:r>
        <w:rPr>
          <w:spacing w:val="63"/>
        </w:rPr>
        <w:t xml:space="preserve"> </w:t>
      </w:r>
      <w:r>
        <w:t>buku</w:t>
      </w:r>
      <w:r>
        <w:rPr>
          <w:spacing w:val="63"/>
        </w:rPr>
        <w:t xml:space="preserve"> </w:t>
      </w:r>
      <w:r>
        <w:t>Proyek</w:t>
      </w:r>
      <w:r>
        <w:rPr>
          <w:spacing w:val="63"/>
        </w:rPr>
        <w:t xml:space="preserve"> </w:t>
      </w:r>
      <w:r>
        <w:t>Akhir</w:t>
      </w:r>
      <w:r>
        <w:rPr>
          <w:spacing w:val="62"/>
        </w:rPr>
        <w:t xml:space="preserve"> </w:t>
      </w:r>
      <w:r>
        <w:t>ini</w:t>
      </w:r>
      <w:r>
        <w:rPr>
          <w:spacing w:val="62"/>
        </w:rPr>
        <w:t xml:space="preserve"> </w:t>
      </w:r>
      <w:r>
        <w:t>disusun.</w:t>
      </w:r>
      <w:r>
        <w:rPr>
          <w:spacing w:val="62"/>
        </w:rPr>
        <w:t xml:space="preserve"> </w:t>
      </w:r>
      <w:r>
        <w:t>Kami</w:t>
      </w:r>
      <w:r>
        <w:rPr>
          <w:spacing w:val="63"/>
        </w:rPr>
        <w:t xml:space="preserve"> </w:t>
      </w:r>
      <w:r>
        <w:t>menyadari</w:t>
      </w:r>
      <w:r>
        <w:rPr>
          <w:spacing w:val="62"/>
        </w:rPr>
        <w:t xml:space="preserve"> </w:t>
      </w:r>
      <w:r>
        <w:t>masih</w:t>
      </w:r>
      <w:r>
        <w:rPr>
          <w:spacing w:val="62"/>
        </w:rPr>
        <w:t xml:space="preserve"> </w:t>
      </w:r>
      <w:r>
        <w:rPr>
          <w:spacing w:val="-2"/>
        </w:rPr>
        <w:t>banyak</w:t>
      </w:r>
      <w:r w:rsidR="0048276C">
        <w:t xml:space="preserve"> </w:t>
      </w:r>
      <w:r w:rsidR="00F07BDB">
        <w:t>kekurangan</w:t>
      </w:r>
      <w:r w:rsidR="00F07BDB">
        <w:rPr>
          <w:spacing w:val="-7"/>
        </w:rPr>
        <w:t xml:space="preserve"> </w:t>
      </w:r>
      <w:r w:rsidR="00F07BDB">
        <w:t>dalam</w:t>
      </w:r>
      <w:r w:rsidR="00F07BDB">
        <w:rPr>
          <w:spacing w:val="-4"/>
        </w:rPr>
        <w:t xml:space="preserve"> </w:t>
      </w:r>
      <w:r w:rsidR="00F07BDB">
        <w:t>penyusunan</w:t>
      </w:r>
      <w:r w:rsidR="00F07BDB">
        <w:rPr>
          <w:spacing w:val="-4"/>
        </w:rPr>
        <w:t xml:space="preserve"> </w:t>
      </w:r>
      <w:r w:rsidR="00F07BDB">
        <w:t>buku</w:t>
      </w:r>
      <w:r w:rsidR="00F07BDB">
        <w:rPr>
          <w:spacing w:val="-5"/>
        </w:rPr>
        <w:t xml:space="preserve"> </w:t>
      </w:r>
      <w:r w:rsidR="00F07BDB">
        <w:t>ini.</w:t>
      </w:r>
      <w:r w:rsidR="00F07BDB">
        <w:rPr>
          <w:spacing w:val="-5"/>
        </w:rPr>
        <w:t xml:space="preserve"> </w:t>
      </w:r>
      <w:r w:rsidR="00F07BDB">
        <w:t>Kami</w:t>
      </w:r>
      <w:r w:rsidR="00F07BDB">
        <w:rPr>
          <w:spacing w:val="-8"/>
        </w:rPr>
        <w:t xml:space="preserve"> </w:t>
      </w:r>
      <w:r w:rsidR="00F07BDB">
        <w:t>berharap</w:t>
      </w:r>
      <w:r w:rsidR="00F07BDB">
        <w:rPr>
          <w:spacing w:val="-4"/>
        </w:rPr>
        <w:t xml:space="preserve"> </w:t>
      </w:r>
      <w:r w:rsidR="00F07BDB">
        <w:t>semoga</w:t>
      </w:r>
      <w:r w:rsidR="00F07BDB">
        <w:rPr>
          <w:spacing w:val="-5"/>
        </w:rPr>
        <w:t xml:space="preserve"> </w:t>
      </w:r>
      <w:r w:rsidR="00F07BDB">
        <w:t>apa</w:t>
      </w:r>
      <w:r w:rsidR="00F07BDB">
        <w:rPr>
          <w:spacing w:val="-7"/>
        </w:rPr>
        <w:t xml:space="preserve"> </w:t>
      </w:r>
      <w:r w:rsidR="00F07BDB">
        <w:rPr>
          <w:spacing w:val="-4"/>
        </w:rPr>
        <w:t>yang</w:t>
      </w:r>
      <w:r w:rsidR="0048276C">
        <w:t xml:space="preserve"> </w:t>
      </w:r>
      <w:r w:rsidR="00F07BDB">
        <w:t>kami kerjakan dan kami tulis dalam laporan ini dapat membantu memberi bagi pihak-pihak terkait.</w:t>
      </w:r>
    </w:p>
    <w:p w14:paraId="30243EA4" w14:textId="77777777" w:rsidR="0048276C" w:rsidRDefault="0048276C" w:rsidP="00F56F3E">
      <w:pPr>
        <w:pStyle w:val="BodyText"/>
        <w:ind w:left="167" w:right="35" w:firstLine="360"/>
        <w:jc w:val="both"/>
      </w:pPr>
    </w:p>
    <w:p w14:paraId="53976A24" w14:textId="77777777" w:rsidR="0048276C" w:rsidRDefault="0048276C" w:rsidP="00F56F3E">
      <w:pPr>
        <w:pStyle w:val="BodyText"/>
        <w:ind w:left="167" w:right="35" w:firstLine="360"/>
        <w:jc w:val="both"/>
      </w:pPr>
    </w:p>
    <w:p w14:paraId="1AFFD81B" w14:textId="72CFD5BF" w:rsidR="00F07BDB" w:rsidRDefault="00F07BDB" w:rsidP="00F56F3E">
      <w:pPr>
        <w:pStyle w:val="BodyText"/>
        <w:spacing w:before="230"/>
        <w:ind w:right="35"/>
        <w:jc w:val="right"/>
      </w:pPr>
      <w:r>
        <w:t>Surabaya,</w:t>
      </w:r>
      <w:r>
        <w:rPr>
          <w:spacing w:val="-5"/>
        </w:rPr>
        <w:t xml:space="preserve"> </w:t>
      </w:r>
      <w:r>
        <w:t>10</w:t>
      </w:r>
      <w:r>
        <w:rPr>
          <w:spacing w:val="-3"/>
        </w:rPr>
        <w:t xml:space="preserve"> </w:t>
      </w:r>
      <w:r>
        <w:t>Juni</w:t>
      </w:r>
      <w:r>
        <w:rPr>
          <w:spacing w:val="-4"/>
        </w:rPr>
        <w:t xml:space="preserve"> 2025</w:t>
      </w:r>
    </w:p>
    <w:p w14:paraId="6412503C" w14:textId="77777777" w:rsidR="00F07BDB" w:rsidRDefault="00F07BDB" w:rsidP="00F56F3E">
      <w:pPr>
        <w:pStyle w:val="BodyText"/>
        <w:ind w:right="35"/>
      </w:pPr>
    </w:p>
    <w:p w14:paraId="2D9CF221" w14:textId="77777777" w:rsidR="00F07BDB" w:rsidRDefault="00F07BDB" w:rsidP="00F56F3E">
      <w:pPr>
        <w:pStyle w:val="BodyText"/>
        <w:ind w:right="35"/>
      </w:pPr>
    </w:p>
    <w:p w14:paraId="790197C7" w14:textId="77777777" w:rsidR="00F07BDB" w:rsidRDefault="00F07BDB" w:rsidP="00F56F3E">
      <w:pPr>
        <w:pStyle w:val="BodyText"/>
        <w:spacing w:before="229"/>
        <w:ind w:right="35"/>
      </w:pPr>
    </w:p>
    <w:p w14:paraId="19A395AB" w14:textId="3B1EC7EA" w:rsidR="00F07BDB" w:rsidRPr="00F07BDB" w:rsidRDefault="00F07BDB" w:rsidP="00F56F3E">
      <w:pPr>
        <w:tabs>
          <w:tab w:val="left" w:pos="903"/>
        </w:tabs>
        <w:ind w:right="35"/>
        <w:jc w:val="right"/>
        <w:rPr>
          <w:sz w:val="20"/>
          <w:szCs w:val="20"/>
        </w:rPr>
        <w:sectPr w:rsidR="00F07BDB" w:rsidRPr="00F07BDB" w:rsidSect="00F56F3E">
          <w:footerReference w:type="default" r:id="rId15"/>
          <w:pgSz w:w="8400" w:h="11900"/>
          <w:pgMar w:top="567" w:right="851" w:bottom="567" w:left="1418" w:header="0" w:footer="731" w:gutter="0"/>
          <w:pgNumType w:fmt="lowerRoman" w:start="1"/>
          <w:cols w:space="720"/>
          <w:docGrid w:linePitch="326"/>
        </w:sectPr>
      </w:pPr>
      <w:r>
        <w:rPr>
          <w:sz w:val="20"/>
          <w:szCs w:val="20"/>
        </w:rPr>
        <w:t>Muhammad Hafid Azis</w:t>
      </w:r>
    </w:p>
    <w:p w14:paraId="4932B9C0" w14:textId="77777777" w:rsidR="00F135AD" w:rsidRDefault="00F135AD" w:rsidP="00F135AD">
      <w:pPr>
        <w:pStyle w:val="BodyText"/>
        <w:sectPr w:rsidR="00F135AD" w:rsidSect="00F07BDB">
          <w:type w:val="continuous"/>
          <w:pgSz w:w="8400" w:h="11900"/>
          <w:pgMar w:top="760" w:right="283" w:bottom="920" w:left="992" w:header="0" w:footer="731" w:gutter="0"/>
          <w:pgNumType w:fmt="lowerRoman" w:start="1"/>
          <w:cols w:space="720"/>
          <w:titlePg/>
          <w:docGrid w:linePitch="326"/>
        </w:sectPr>
      </w:pPr>
    </w:p>
    <w:p w14:paraId="071733ED" w14:textId="77777777" w:rsidR="00F135AD" w:rsidRDefault="00F135AD" w:rsidP="001E1A55">
      <w:pPr>
        <w:tabs>
          <w:tab w:val="left" w:pos="903"/>
        </w:tabs>
        <w:rPr>
          <w:sz w:val="20"/>
          <w:szCs w:val="20"/>
        </w:rPr>
      </w:pPr>
    </w:p>
    <w:p w14:paraId="3F8BCB2E" w14:textId="77777777" w:rsidR="00F135AD" w:rsidRPr="002F1B79" w:rsidRDefault="00F135AD" w:rsidP="00F135AD">
      <w:pPr>
        <w:pStyle w:val="Heading1"/>
        <w:ind w:right="681"/>
        <w:rPr>
          <w:sz w:val="24"/>
        </w:rPr>
      </w:pPr>
      <w:bookmarkStart w:id="3" w:name="_Toc202306577"/>
      <w:r w:rsidRPr="002F1B79">
        <w:rPr>
          <w:spacing w:val="-2"/>
          <w:sz w:val="24"/>
        </w:rPr>
        <w:t>ABSTRAK</w:t>
      </w:r>
      <w:bookmarkEnd w:id="3"/>
    </w:p>
    <w:p w14:paraId="70FE803F" w14:textId="0074FC05" w:rsidR="00F135AD" w:rsidRDefault="000C5DE0" w:rsidP="00F56F3E">
      <w:pPr>
        <w:pStyle w:val="BodyText"/>
        <w:tabs>
          <w:tab w:val="left" w:pos="5387"/>
        </w:tabs>
        <w:spacing w:before="230"/>
        <w:ind w:right="35" w:firstLine="424"/>
        <w:jc w:val="both"/>
      </w:pPr>
      <w:r w:rsidRPr="000C5DE0">
        <w:t xml:space="preserve">Peningkatan jumlah </w:t>
      </w:r>
      <w:proofErr w:type="spellStart"/>
      <w:r w:rsidRPr="000C5DE0">
        <w:t>test</w:t>
      </w:r>
      <w:proofErr w:type="spellEnd"/>
      <w:r w:rsidRPr="000C5DE0">
        <w:t xml:space="preserve"> </w:t>
      </w:r>
      <w:proofErr w:type="spellStart"/>
      <w:r w:rsidRPr="000C5DE0">
        <w:t>case</w:t>
      </w:r>
      <w:proofErr w:type="spellEnd"/>
      <w:r w:rsidRPr="000C5DE0">
        <w:t xml:space="preserve"> pada proses pengembangan perangkat lunak sering kali menimbulkan kendala dalam hal pencarian informasi yang cepat dan relevan, terutama ketika pengelolaan data dilakukan secara manual tanpa dukungan sistem pencarian yang efisien. Tantangan serupa dihadapi oleh tim </w:t>
      </w:r>
      <w:proofErr w:type="spellStart"/>
      <w:r w:rsidRPr="000C5DE0">
        <w:t>Software</w:t>
      </w:r>
      <w:proofErr w:type="spellEnd"/>
      <w:r w:rsidRPr="000C5DE0">
        <w:t xml:space="preserve"> </w:t>
      </w:r>
      <w:proofErr w:type="spellStart"/>
      <w:r w:rsidRPr="000C5DE0">
        <w:t>Quality</w:t>
      </w:r>
      <w:proofErr w:type="spellEnd"/>
      <w:r w:rsidRPr="000C5DE0">
        <w:t xml:space="preserve"> Assurance (QA) di layanan </w:t>
      </w:r>
      <w:proofErr w:type="spellStart"/>
      <w:r w:rsidRPr="000C5DE0">
        <w:t>Agree</w:t>
      </w:r>
      <w:proofErr w:type="spellEnd"/>
      <w:r w:rsidRPr="000C5DE0">
        <w:t xml:space="preserve"> PT Telkom Indonesia, yang harus menangani penambahan </w:t>
      </w:r>
      <w:proofErr w:type="spellStart"/>
      <w:r w:rsidRPr="000C5DE0">
        <w:t>test</w:t>
      </w:r>
      <w:proofErr w:type="spellEnd"/>
      <w:r w:rsidRPr="000C5DE0">
        <w:t xml:space="preserve"> </w:t>
      </w:r>
      <w:proofErr w:type="spellStart"/>
      <w:r w:rsidRPr="000C5DE0">
        <w:t>case</w:t>
      </w:r>
      <w:proofErr w:type="spellEnd"/>
      <w:r w:rsidRPr="000C5DE0">
        <w:t xml:space="preserve"> pengujian. Untuk menjawab kebutuhan tersebut, penelitian ini mengembangkan </w:t>
      </w:r>
      <w:proofErr w:type="spellStart"/>
      <w:r w:rsidRPr="000C5DE0">
        <w:t>chatbot</w:t>
      </w:r>
      <w:proofErr w:type="spellEnd"/>
      <w:r w:rsidRPr="000C5DE0">
        <w:t xml:space="preserve"> berbasis pendekatan </w:t>
      </w:r>
      <w:proofErr w:type="spellStart"/>
      <w:r w:rsidRPr="000C5DE0">
        <w:t>retrieval</w:t>
      </w:r>
      <w:proofErr w:type="spellEnd"/>
      <w:r w:rsidRPr="000C5DE0">
        <w:t xml:space="preserve"> menggunakan kombinasi metode </w:t>
      </w:r>
      <w:proofErr w:type="spellStart"/>
      <w:r w:rsidRPr="000C5DE0">
        <w:t>Text</w:t>
      </w:r>
      <w:proofErr w:type="spellEnd"/>
      <w:r w:rsidRPr="000C5DE0">
        <w:t xml:space="preserve"> </w:t>
      </w:r>
      <w:proofErr w:type="spellStart"/>
      <w:r w:rsidRPr="000C5DE0">
        <w:t>Preprocessing</w:t>
      </w:r>
      <w:proofErr w:type="spellEnd"/>
      <w:r w:rsidRPr="000C5DE0">
        <w:t xml:space="preserve">, TF-IDF </w:t>
      </w:r>
      <w:proofErr w:type="spellStart"/>
      <w:r w:rsidRPr="000C5DE0">
        <w:t>Vectorizer</w:t>
      </w:r>
      <w:proofErr w:type="spellEnd"/>
      <w:r w:rsidRPr="000C5DE0">
        <w:t xml:space="preserve">, dan </w:t>
      </w:r>
      <w:proofErr w:type="spellStart"/>
      <w:r w:rsidRPr="000C5DE0">
        <w:t>Cosine</w:t>
      </w:r>
      <w:proofErr w:type="spellEnd"/>
      <w:r w:rsidRPr="000C5DE0">
        <w:t xml:space="preserve"> </w:t>
      </w:r>
      <w:proofErr w:type="spellStart"/>
      <w:r w:rsidRPr="000C5DE0">
        <w:t>Similarity</w:t>
      </w:r>
      <w:proofErr w:type="spellEnd"/>
      <w:r w:rsidRPr="000C5DE0">
        <w:t xml:space="preserve">. Pendekatan ini ditujukan untuk meningkatkan kemampuan </w:t>
      </w:r>
      <w:proofErr w:type="spellStart"/>
      <w:r w:rsidRPr="000C5DE0">
        <w:t>chatbot</w:t>
      </w:r>
      <w:proofErr w:type="spellEnd"/>
      <w:r w:rsidRPr="000C5DE0">
        <w:t xml:space="preserve"> dalam mengenali pertanyaan pengguna serta mencocokkannya dengan informasi </w:t>
      </w:r>
      <w:proofErr w:type="spellStart"/>
      <w:r w:rsidRPr="000C5DE0">
        <w:t>test</w:t>
      </w:r>
      <w:proofErr w:type="spellEnd"/>
      <w:r w:rsidRPr="000C5DE0">
        <w:t xml:space="preserve"> </w:t>
      </w:r>
      <w:proofErr w:type="spellStart"/>
      <w:r w:rsidRPr="000C5DE0">
        <w:t>case</w:t>
      </w:r>
      <w:proofErr w:type="spellEnd"/>
      <w:r w:rsidRPr="000C5DE0">
        <w:t xml:space="preserve"> yang paling relevan. Untuk meningkatkan fleksibilitas pencocokan konteks, sistem dilengkapi dengan pengenalan sinonim agar </w:t>
      </w:r>
      <w:proofErr w:type="spellStart"/>
      <w:r w:rsidRPr="000C5DE0">
        <w:t>chatbot</w:t>
      </w:r>
      <w:proofErr w:type="spellEnd"/>
      <w:r w:rsidRPr="000C5DE0">
        <w:t xml:space="preserve"> dapat memahami pertanyaan dengan variasi istilah yang berbeda namun makna yang serupa. Evaluasi dilakukan melalui pengukuran metrik klasifikasi seperti </w:t>
      </w:r>
      <w:proofErr w:type="spellStart"/>
      <w:r w:rsidRPr="000C5DE0">
        <w:t>Confusion</w:t>
      </w:r>
      <w:proofErr w:type="spellEnd"/>
      <w:r w:rsidRPr="000C5DE0">
        <w:t xml:space="preserve"> Matrix, </w:t>
      </w:r>
      <w:proofErr w:type="spellStart"/>
      <w:r w:rsidRPr="000C5DE0">
        <w:t>Accuracy</w:t>
      </w:r>
      <w:proofErr w:type="spellEnd"/>
      <w:r w:rsidRPr="000C5DE0">
        <w:t xml:space="preserve">, </w:t>
      </w:r>
      <w:proofErr w:type="spellStart"/>
      <w:r w:rsidRPr="000C5DE0">
        <w:t>Precision</w:t>
      </w:r>
      <w:proofErr w:type="spellEnd"/>
      <w:r w:rsidRPr="000C5DE0">
        <w:t xml:space="preserve">, </w:t>
      </w:r>
      <w:proofErr w:type="spellStart"/>
      <w:r w:rsidRPr="000C5DE0">
        <w:t>Recall</w:t>
      </w:r>
      <w:proofErr w:type="spellEnd"/>
      <w:r w:rsidRPr="000C5DE0">
        <w:t xml:space="preserve">, dan F1-Score, dengan hasil akurasi keseluruhan sebesar 0.88 serta skor rata-rata </w:t>
      </w:r>
      <w:proofErr w:type="spellStart"/>
      <w:r w:rsidRPr="000C5DE0">
        <w:t>Precision</w:t>
      </w:r>
      <w:proofErr w:type="spellEnd"/>
      <w:r w:rsidRPr="000C5DE0">
        <w:t xml:space="preserve">, </w:t>
      </w:r>
      <w:proofErr w:type="spellStart"/>
      <w:r w:rsidRPr="000C5DE0">
        <w:t>Recall</w:t>
      </w:r>
      <w:proofErr w:type="spellEnd"/>
      <w:r w:rsidRPr="000C5DE0">
        <w:t xml:space="preserve">, dan F1-Score sebesar 0.89. Selain itu, </w:t>
      </w:r>
      <w:proofErr w:type="spellStart"/>
      <w:r w:rsidRPr="000C5DE0">
        <w:t>chatbot</w:t>
      </w:r>
      <w:proofErr w:type="spellEnd"/>
      <w:r w:rsidRPr="000C5DE0">
        <w:t xml:space="preserve"> mampu memahami pertanyaan dengan kalimat yang kompleks, serta waktu pencarian juga meningkat secara signifikan, dengan </w:t>
      </w:r>
      <w:proofErr w:type="spellStart"/>
      <w:r w:rsidRPr="000C5DE0">
        <w:t>chatbot</w:t>
      </w:r>
      <w:proofErr w:type="spellEnd"/>
      <w:r w:rsidRPr="000C5DE0">
        <w:t xml:space="preserve"> menjawab dalam waktu 3–5 detik, lebih cepat dibandingkan pencarian secara manual. Sistem ini dirancang sebagai solusi</w:t>
      </w:r>
      <w:r w:rsidR="00A72269">
        <w:t xml:space="preserve"> awal </w:t>
      </w:r>
      <w:proofErr w:type="spellStart"/>
      <w:r w:rsidRPr="000C5DE0">
        <w:t>otomasi</w:t>
      </w:r>
      <w:proofErr w:type="spellEnd"/>
      <w:r w:rsidRPr="000C5DE0">
        <w:t xml:space="preserve"> pencarian informasi </w:t>
      </w:r>
      <w:proofErr w:type="spellStart"/>
      <w:r w:rsidRPr="000C5DE0">
        <w:t>test</w:t>
      </w:r>
      <w:proofErr w:type="spellEnd"/>
      <w:r w:rsidRPr="000C5DE0">
        <w:t xml:space="preserve"> </w:t>
      </w:r>
      <w:proofErr w:type="spellStart"/>
      <w:r w:rsidRPr="000C5DE0">
        <w:t>case</w:t>
      </w:r>
      <w:proofErr w:type="spellEnd"/>
      <w:r w:rsidRPr="000C5DE0">
        <w:t xml:space="preserve"> dan berpotensi dikembangkan lebih lanjut menggunakan pendekatan generatif jika dibutuhkan untuk mendukung pemahaman konteks yang lebih kompleks di masa mendatang.</w:t>
      </w:r>
    </w:p>
    <w:p w14:paraId="6E8AD73C" w14:textId="77777777" w:rsidR="00F135AD" w:rsidRDefault="00F135AD" w:rsidP="00F56F3E">
      <w:pPr>
        <w:pStyle w:val="BodyText"/>
        <w:tabs>
          <w:tab w:val="left" w:pos="5387"/>
        </w:tabs>
        <w:spacing w:before="2"/>
        <w:ind w:right="35"/>
      </w:pPr>
    </w:p>
    <w:p w14:paraId="5F701DCB" w14:textId="44F3D031" w:rsidR="00F135AD" w:rsidRDefault="00F135AD" w:rsidP="00B122B3">
      <w:pPr>
        <w:pStyle w:val="BodyText"/>
        <w:tabs>
          <w:tab w:val="left" w:pos="5387"/>
        </w:tabs>
        <w:ind w:right="35"/>
      </w:pPr>
      <w:r>
        <w:rPr>
          <w:b/>
          <w:spacing w:val="-2"/>
        </w:rPr>
        <w:t xml:space="preserve">Kata kunci: </w:t>
      </w:r>
      <w:proofErr w:type="spellStart"/>
      <w:r w:rsidR="00BD6215" w:rsidRPr="00BD6215">
        <w:rPr>
          <w:spacing w:val="-2"/>
        </w:rPr>
        <w:t>chatbot</w:t>
      </w:r>
      <w:proofErr w:type="spellEnd"/>
      <w:r w:rsidR="00BD6215" w:rsidRPr="00BD6215">
        <w:rPr>
          <w:spacing w:val="-2"/>
        </w:rPr>
        <w:t xml:space="preserve">, </w:t>
      </w:r>
      <w:proofErr w:type="spellStart"/>
      <w:r w:rsidR="00BD6215" w:rsidRPr="00BD6215">
        <w:rPr>
          <w:spacing w:val="-2"/>
        </w:rPr>
        <w:t>test</w:t>
      </w:r>
      <w:proofErr w:type="spellEnd"/>
      <w:r w:rsidR="00BD6215" w:rsidRPr="00BD6215">
        <w:rPr>
          <w:spacing w:val="-2"/>
        </w:rPr>
        <w:t xml:space="preserve"> </w:t>
      </w:r>
      <w:proofErr w:type="spellStart"/>
      <w:r w:rsidR="00BD6215" w:rsidRPr="00BD6215">
        <w:rPr>
          <w:spacing w:val="-2"/>
        </w:rPr>
        <w:t>case</w:t>
      </w:r>
      <w:proofErr w:type="spellEnd"/>
      <w:r w:rsidR="00BD6215" w:rsidRPr="00BD6215">
        <w:rPr>
          <w:spacing w:val="-2"/>
        </w:rPr>
        <w:t xml:space="preserve">, </w:t>
      </w:r>
      <w:proofErr w:type="spellStart"/>
      <w:r w:rsidR="00BD6215" w:rsidRPr="00BD6215">
        <w:rPr>
          <w:spacing w:val="-2"/>
        </w:rPr>
        <w:t>quality</w:t>
      </w:r>
      <w:proofErr w:type="spellEnd"/>
      <w:r w:rsidR="00BD6215" w:rsidRPr="00BD6215">
        <w:rPr>
          <w:spacing w:val="-2"/>
        </w:rPr>
        <w:t xml:space="preserve"> </w:t>
      </w:r>
      <w:proofErr w:type="spellStart"/>
      <w:r w:rsidR="00BD6215" w:rsidRPr="00BD6215">
        <w:rPr>
          <w:spacing w:val="-2"/>
        </w:rPr>
        <w:t>assurance</w:t>
      </w:r>
      <w:proofErr w:type="spellEnd"/>
      <w:r w:rsidR="00BD6215" w:rsidRPr="00BD6215">
        <w:rPr>
          <w:spacing w:val="-2"/>
        </w:rPr>
        <w:t xml:space="preserve">, </w:t>
      </w:r>
      <w:proofErr w:type="spellStart"/>
      <w:r w:rsidR="00BD6215" w:rsidRPr="00BD6215">
        <w:rPr>
          <w:spacing w:val="-2"/>
        </w:rPr>
        <w:t>cosine</w:t>
      </w:r>
      <w:proofErr w:type="spellEnd"/>
      <w:r w:rsidR="00BD6215" w:rsidRPr="00BD6215">
        <w:rPr>
          <w:spacing w:val="-2"/>
        </w:rPr>
        <w:t xml:space="preserve"> </w:t>
      </w:r>
      <w:proofErr w:type="spellStart"/>
      <w:r w:rsidR="00BD6215" w:rsidRPr="00BD6215">
        <w:rPr>
          <w:spacing w:val="-2"/>
        </w:rPr>
        <w:t>similarity</w:t>
      </w:r>
      <w:proofErr w:type="spellEnd"/>
      <w:r w:rsidR="00BD6215" w:rsidRPr="00BD6215">
        <w:rPr>
          <w:spacing w:val="-2"/>
        </w:rPr>
        <w:t>, pengenalan sinonim, TF-IDF</w:t>
      </w:r>
    </w:p>
    <w:p w14:paraId="6394D4BA" w14:textId="77777777" w:rsidR="00F135AD" w:rsidRDefault="00F135AD" w:rsidP="001E1A55">
      <w:pPr>
        <w:tabs>
          <w:tab w:val="left" w:pos="903"/>
        </w:tabs>
        <w:rPr>
          <w:sz w:val="20"/>
          <w:szCs w:val="20"/>
        </w:rPr>
      </w:pPr>
    </w:p>
    <w:p w14:paraId="4300DCB1" w14:textId="77777777" w:rsidR="00F135AD" w:rsidRDefault="00F135AD" w:rsidP="001E1A55">
      <w:pPr>
        <w:tabs>
          <w:tab w:val="left" w:pos="903"/>
        </w:tabs>
        <w:rPr>
          <w:sz w:val="20"/>
          <w:szCs w:val="20"/>
        </w:rPr>
      </w:pPr>
    </w:p>
    <w:p w14:paraId="34623F9C" w14:textId="77777777" w:rsidR="00F135AD" w:rsidRDefault="00F135AD" w:rsidP="001E1A55">
      <w:pPr>
        <w:tabs>
          <w:tab w:val="left" w:pos="903"/>
        </w:tabs>
        <w:rPr>
          <w:sz w:val="20"/>
          <w:szCs w:val="20"/>
        </w:rPr>
      </w:pPr>
    </w:p>
    <w:p w14:paraId="03103651" w14:textId="77777777" w:rsidR="00F135AD" w:rsidRDefault="00F135AD" w:rsidP="001E1A55">
      <w:pPr>
        <w:tabs>
          <w:tab w:val="left" w:pos="903"/>
        </w:tabs>
        <w:rPr>
          <w:sz w:val="20"/>
          <w:szCs w:val="20"/>
        </w:rPr>
      </w:pPr>
    </w:p>
    <w:p w14:paraId="4CD6907D" w14:textId="77777777" w:rsidR="00F135AD" w:rsidRDefault="00F135AD" w:rsidP="001E1A55">
      <w:pPr>
        <w:tabs>
          <w:tab w:val="left" w:pos="903"/>
        </w:tabs>
        <w:rPr>
          <w:sz w:val="20"/>
          <w:szCs w:val="20"/>
        </w:rPr>
      </w:pPr>
    </w:p>
    <w:p w14:paraId="5282F946" w14:textId="77777777" w:rsidR="00F135AD" w:rsidRDefault="00F135AD" w:rsidP="001E1A55">
      <w:pPr>
        <w:tabs>
          <w:tab w:val="left" w:pos="903"/>
        </w:tabs>
        <w:rPr>
          <w:sz w:val="20"/>
          <w:szCs w:val="20"/>
        </w:rPr>
      </w:pPr>
    </w:p>
    <w:p w14:paraId="2DBE46DE" w14:textId="77777777" w:rsidR="00F135AD" w:rsidRDefault="00F135AD" w:rsidP="001E1A55">
      <w:pPr>
        <w:tabs>
          <w:tab w:val="left" w:pos="903"/>
        </w:tabs>
        <w:rPr>
          <w:sz w:val="20"/>
          <w:szCs w:val="20"/>
        </w:rPr>
      </w:pPr>
    </w:p>
    <w:p w14:paraId="6CA77FC9" w14:textId="77777777" w:rsidR="00F135AD" w:rsidRDefault="00F135AD" w:rsidP="001E1A55">
      <w:pPr>
        <w:tabs>
          <w:tab w:val="left" w:pos="903"/>
        </w:tabs>
        <w:rPr>
          <w:sz w:val="20"/>
          <w:szCs w:val="20"/>
        </w:rPr>
      </w:pPr>
    </w:p>
    <w:p w14:paraId="1657FC38" w14:textId="77777777" w:rsidR="00F135AD" w:rsidRDefault="00F135AD" w:rsidP="001E1A55">
      <w:pPr>
        <w:tabs>
          <w:tab w:val="left" w:pos="903"/>
        </w:tabs>
        <w:rPr>
          <w:sz w:val="20"/>
          <w:szCs w:val="20"/>
        </w:rPr>
      </w:pPr>
    </w:p>
    <w:p w14:paraId="1A79DD45" w14:textId="77777777" w:rsidR="00F135AD" w:rsidRDefault="00F135AD" w:rsidP="001E1A55">
      <w:pPr>
        <w:tabs>
          <w:tab w:val="left" w:pos="903"/>
        </w:tabs>
        <w:rPr>
          <w:sz w:val="20"/>
          <w:szCs w:val="20"/>
        </w:rPr>
      </w:pPr>
    </w:p>
    <w:p w14:paraId="04C7F6AB" w14:textId="77777777" w:rsidR="00F135AD" w:rsidRDefault="00F135AD" w:rsidP="001E1A55">
      <w:pPr>
        <w:tabs>
          <w:tab w:val="left" w:pos="903"/>
        </w:tabs>
        <w:rPr>
          <w:sz w:val="20"/>
          <w:szCs w:val="20"/>
        </w:rPr>
      </w:pPr>
    </w:p>
    <w:p w14:paraId="15B4F899" w14:textId="77777777" w:rsidR="00F135AD" w:rsidRDefault="00F135AD" w:rsidP="001E1A55">
      <w:pPr>
        <w:tabs>
          <w:tab w:val="left" w:pos="903"/>
        </w:tabs>
        <w:rPr>
          <w:sz w:val="20"/>
          <w:szCs w:val="20"/>
        </w:rPr>
      </w:pPr>
    </w:p>
    <w:p w14:paraId="72E0DA68" w14:textId="77777777" w:rsidR="00F135AD" w:rsidRDefault="00F135AD" w:rsidP="001E1A55">
      <w:pPr>
        <w:tabs>
          <w:tab w:val="left" w:pos="903"/>
        </w:tabs>
        <w:rPr>
          <w:sz w:val="20"/>
          <w:szCs w:val="20"/>
        </w:rPr>
      </w:pPr>
    </w:p>
    <w:p w14:paraId="0A587582" w14:textId="77777777" w:rsidR="00F135AD" w:rsidRDefault="00F135AD" w:rsidP="001E1A55">
      <w:pPr>
        <w:tabs>
          <w:tab w:val="left" w:pos="903"/>
        </w:tabs>
        <w:rPr>
          <w:sz w:val="20"/>
          <w:szCs w:val="20"/>
        </w:rPr>
      </w:pPr>
    </w:p>
    <w:p w14:paraId="74480C28" w14:textId="77777777" w:rsidR="00F135AD" w:rsidRDefault="00F135AD" w:rsidP="001E1A55">
      <w:pPr>
        <w:tabs>
          <w:tab w:val="left" w:pos="903"/>
        </w:tabs>
        <w:rPr>
          <w:sz w:val="20"/>
          <w:szCs w:val="20"/>
        </w:rPr>
      </w:pPr>
    </w:p>
    <w:p w14:paraId="327603F6" w14:textId="77777777" w:rsidR="00F135AD" w:rsidRDefault="00F135AD" w:rsidP="001E1A55">
      <w:pPr>
        <w:tabs>
          <w:tab w:val="left" w:pos="903"/>
        </w:tabs>
        <w:rPr>
          <w:sz w:val="20"/>
          <w:szCs w:val="20"/>
        </w:rPr>
      </w:pPr>
    </w:p>
    <w:p w14:paraId="57870BEF" w14:textId="77777777" w:rsidR="00F135AD" w:rsidRDefault="00F135AD" w:rsidP="001E1A55">
      <w:pPr>
        <w:tabs>
          <w:tab w:val="left" w:pos="903"/>
        </w:tabs>
        <w:rPr>
          <w:sz w:val="20"/>
          <w:szCs w:val="20"/>
        </w:rPr>
      </w:pPr>
    </w:p>
    <w:p w14:paraId="5AB47CB3" w14:textId="77777777" w:rsidR="00F135AD" w:rsidRDefault="00F135AD" w:rsidP="001E1A55">
      <w:pPr>
        <w:tabs>
          <w:tab w:val="left" w:pos="903"/>
        </w:tabs>
        <w:rPr>
          <w:sz w:val="20"/>
          <w:szCs w:val="20"/>
        </w:rPr>
      </w:pPr>
    </w:p>
    <w:p w14:paraId="57836CC4" w14:textId="77777777" w:rsidR="00F135AD" w:rsidRDefault="00F135AD" w:rsidP="001E1A55">
      <w:pPr>
        <w:tabs>
          <w:tab w:val="left" w:pos="903"/>
        </w:tabs>
        <w:rPr>
          <w:sz w:val="20"/>
          <w:szCs w:val="20"/>
        </w:rPr>
      </w:pPr>
    </w:p>
    <w:p w14:paraId="12CC0A5F" w14:textId="77777777" w:rsidR="00F135AD" w:rsidRDefault="00F135AD" w:rsidP="001E1A55">
      <w:pPr>
        <w:tabs>
          <w:tab w:val="left" w:pos="903"/>
        </w:tabs>
        <w:rPr>
          <w:sz w:val="20"/>
          <w:szCs w:val="20"/>
        </w:rPr>
      </w:pPr>
    </w:p>
    <w:p w14:paraId="52194568" w14:textId="77777777" w:rsidR="00F135AD" w:rsidRDefault="00F135AD" w:rsidP="001E1A55">
      <w:pPr>
        <w:tabs>
          <w:tab w:val="left" w:pos="903"/>
        </w:tabs>
        <w:rPr>
          <w:sz w:val="20"/>
          <w:szCs w:val="20"/>
        </w:rPr>
      </w:pPr>
    </w:p>
    <w:p w14:paraId="4467F4B2" w14:textId="77777777" w:rsidR="00F135AD" w:rsidRDefault="00F135AD" w:rsidP="001E1A55">
      <w:pPr>
        <w:tabs>
          <w:tab w:val="left" w:pos="903"/>
        </w:tabs>
        <w:rPr>
          <w:sz w:val="20"/>
          <w:szCs w:val="20"/>
        </w:rPr>
      </w:pPr>
    </w:p>
    <w:p w14:paraId="5533FEC7" w14:textId="77777777" w:rsidR="00F135AD" w:rsidRDefault="00F135AD" w:rsidP="001E1A55">
      <w:pPr>
        <w:tabs>
          <w:tab w:val="left" w:pos="903"/>
        </w:tabs>
        <w:rPr>
          <w:sz w:val="20"/>
          <w:szCs w:val="20"/>
        </w:rPr>
      </w:pPr>
    </w:p>
    <w:p w14:paraId="1C1EF53F" w14:textId="77777777" w:rsidR="00F135AD" w:rsidRDefault="00F135AD" w:rsidP="001E1A55">
      <w:pPr>
        <w:tabs>
          <w:tab w:val="left" w:pos="903"/>
        </w:tabs>
        <w:rPr>
          <w:sz w:val="20"/>
          <w:szCs w:val="20"/>
        </w:rPr>
      </w:pPr>
    </w:p>
    <w:p w14:paraId="781A1685" w14:textId="77777777" w:rsidR="00F135AD" w:rsidRDefault="00F135AD" w:rsidP="001E1A55">
      <w:pPr>
        <w:tabs>
          <w:tab w:val="left" w:pos="903"/>
        </w:tabs>
        <w:rPr>
          <w:sz w:val="20"/>
          <w:szCs w:val="20"/>
        </w:rPr>
      </w:pPr>
    </w:p>
    <w:p w14:paraId="50E84A4A" w14:textId="77777777" w:rsidR="00F135AD" w:rsidRDefault="00F135AD" w:rsidP="001E1A55">
      <w:pPr>
        <w:tabs>
          <w:tab w:val="left" w:pos="903"/>
        </w:tabs>
        <w:rPr>
          <w:sz w:val="20"/>
          <w:szCs w:val="20"/>
        </w:rPr>
      </w:pPr>
    </w:p>
    <w:p w14:paraId="3B6AB5C9" w14:textId="77777777" w:rsidR="00F135AD" w:rsidRDefault="00F135AD" w:rsidP="001E1A55">
      <w:pPr>
        <w:tabs>
          <w:tab w:val="left" w:pos="903"/>
        </w:tabs>
        <w:rPr>
          <w:sz w:val="20"/>
          <w:szCs w:val="20"/>
        </w:rPr>
      </w:pPr>
    </w:p>
    <w:p w14:paraId="52878FAA" w14:textId="77777777" w:rsidR="00F135AD" w:rsidRDefault="00F135AD" w:rsidP="001E1A55">
      <w:pPr>
        <w:tabs>
          <w:tab w:val="left" w:pos="903"/>
        </w:tabs>
        <w:rPr>
          <w:sz w:val="20"/>
          <w:szCs w:val="20"/>
        </w:rPr>
      </w:pPr>
    </w:p>
    <w:p w14:paraId="3B5B6222" w14:textId="77777777" w:rsidR="00F135AD" w:rsidRDefault="00F135AD" w:rsidP="001E1A55">
      <w:pPr>
        <w:tabs>
          <w:tab w:val="left" w:pos="903"/>
        </w:tabs>
        <w:rPr>
          <w:sz w:val="20"/>
          <w:szCs w:val="20"/>
        </w:rPr>
      </w:pPr>
    </w:p>
    <w:p w14:paraId="492F1607" w14:textId="77777777" w:rsidR="00F135AD" w:rsidRDefault="00F135AD" w:rsidP="001E1A55">
      <w:pPr>
        <w:tabs>
          <w:tab w:val="left" w:pos="903"/>
        </w:tabs>
        <w:rPr>
          <w:sz w:val="20"/>
          <w:szCs w:val="20"/>
        </w:rPr>
      </w:pPr>
    </w:p>
    <w:p w14:paraId="2101269B" w14:textId="77777777" w:rsidR="00F135AD" w:rsidRDefault="00F135AD" w:rsidP="001E1A55">
      <w:pPr>
        <w:tabs>
          <w:tab w:val="left" w:pos="903"/>
        </w:tabs>
        <w:rPr>
          <w:sz w:val="20"/>
          <w:szCs w:val="20"/>
        </w:rPr>
      </w:pPr>
    </w:p>
    <w:p w14:paraId="6B8E4657" w14:textId="77777777" w:rsidR="00F135AD" w:rsidRDefault="00F135AD" w:rsidP="001E1A55">
      <w:pPr>
        <w:tabs>
          <w:tab w:val="left" w:pos="903"/>
        </w:tabs>
        <w:rPr>
          <w:sz w:val="20"/>
          <w:szCs w:val="20"/>
        </w:rPr>
      </w:pPr>
    </w:p>
    <w:p w14:paraId="06F85659" w14:textId="77777777" w:rsidR="00F135AD" w:rsidRDefault="00F135AD" w:rsidP="001E1A55">
      <w:pPr>
        <w:tabs>
          <w:tab w:val="left" w:pos="903"/>
        </w:tabs>
        <w:rPr>
          <w:sz w:val="20"/>
          <w:szCs w:val="20"/>
        </w:rPr>
      </w:pPr>
    </w:p>
    <w:p w14:paraId="4A6B0DA4" w14:textId="77777777" w:rsidR="00F135AD" w:rsidRDefault="00F135AD" w:rsidP="001E1A55">
      <w:pPr>
        <w:tabs>
          <w:tab w:val="left" w:pos="903"/>
        </w:tabs>
        <w:rPr>
          <w:sz w:val="20"/>
          <w:szCs w:val="20"/>
        </w:rPr>
      </w:pPr>
    </w:p>
    <w:p w14:paraId="2E2DE5D4" w14:textId="77777777" w:rsidR="00F135AD" w:rsidRDefault="00F135AD" w:rsidP="001E1A55">
      <w:pPr>
        <w:tabs>
          <w:tab w:val="left" w:pos="903"/>
        </w:tabs>
        <w:rPr>
          <w:sz w:val="20"/>
          <w:szCs w:val="20"/>
        </w:rPr>
      </w:pPr>
    </w:p>
    <w:p w14:paraId="1932F342" w14:textId="51430CA0" w:rsidR="00F135AD" w:rsidRDefault="000C5DE0" w:rsidP="000C5DE0">
      <w:pPr>
        <w:tabs>
          <w:tab w:val="left" w:pos="903"/>
        </w:tabs>
        <w:jc w:val="center"/>
        <w:rPr>
          <w:sz w:val="20"/>
          <w:szCs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031E978C" w14:textId="77777777" w:rsidR="00F135AD" w:rsidRDefault="00F135AD" w:rsidP="001E1A55">
      <w:pPr>
        <w:tabs>
          <w:tab w:val="left" w:pos="903"/>
        </w:tabs>
        <w:rPr>
          <w:sz w:val="20"/>
          <w:szCs w:val="20"/>
        </w:rPr>
      </w:pPr>
    </w:p>
    <w:p w14:paraId="24E9399A" w14:textId="77777777" w:rsidR="00F135AD" w:rsidRDefault="00F135AD" w:rsidP="001E1A55">
      <w:pPr>
        <w:tabs>
          <w:tab w:val="left" w:pos="903"/>
        </w:tabs>
        <w:rPr>
          <w:sz w:val="20"/>
          <w:szCs w:val="20"/>
        </w:rPr>
      </w:pPr>
    </w:p>
    <w:p w14:paraId="7D0ED0E5" w14:textId="77777777" w:rsidR="00F135AD" w:rsidRDefault="00F135AD" w:rsidP="001E1A55">
      <w:pPr>
        <w:tabs>
          <w:tab w:val="left" w:pos="903"/>
        </w:tabs>
        <w:rPr>
          <w:sz w:val="20"/>
          <w:szCs w:val="20"/>
        </w:rPr>
      </w:pPr>
    </w:p>
    <w:p w14:paraId="525867DE" w14:textId="77777777" w:rsidR="00F135AD" w:rsidRDefault="00F135AD" w:rsidP="001E1A55">
      <w:pPr>
        <w:tabs>
          <w:tab w:val="left" w:pos="903"/>
        </w:tabs>
        <w:rPr>
          <w:sz w:val="20"/>
          <w:szCs w:val="20"/>
        </w:rPr>
      </w:pPr>
    </w:p>
    <w:p w14:paraId="190D2379" w14:textId="77777777" w:rsidR="00F135AD" w:rsidRDefault="00F135AD" w:rsidP="001E1A55">
      <w:pPr>
        <w:tabs>
          <w:tab w:val="left" w:pos="903"/>
        </w:tabs>
        <w:rPr>
          <w:sz w:val="20"/>
          <w:szCs w:val="20"/>
        </w:rPr>
      </w:pPr>
    </w:p>
    <w:p w14:paraId="687FD444" w14:textId="77777777" w:rsidR="00F135AD" w:rsidRDefault="00F135AD" w:rsidP="001E1A55">
      <w:pPr>
        <w:tabs>
          <w:tab w:val="left" w:pos="903"/>
        </w:tabs>
        <w:rPr>
          <w:sz w:val="20"/>
          <w:szCs w:val="20"/>
        </w:rPr>
      </w:pPr>
    </w:p>
    <w:p w14:paraId="786D1EAE" w14:textId="77777777" w:rsidR="00F135AD" w:rsidRDefault="00F135AD" w:rsidP="001E1A55">
      <w:pPr>
        <w:tabs>
          <w:tab w:val="left" w:pos="903"/>
        </w:tabs>
        <w:rPr>
          <w:sz w:val="20"/>
          <w:szCs w:val="20"/>
        </w:rPr>
      </w:pPr>
    </w:p>
    <w:p w14:paraId="410D8A9F" w14:textId="77777777" w:rsidR="00F135AD" w:rsidRPr="009404BB" w:rsidRDefault="00F135AD" w:rsidP="001E1A55">
      <w:pPr>
        <w:tabs>
          <w:tab w:val="left" w:pos="903"/>
        </w:tabs>
        <w:rPr>
          <w:sz w:val="20"/>
          <w:szCs w:val="20"/>
        </w:rPr>
      </w:pPr>
    </w:p>
    <w:p w14:paraId="78A13FA4" w14:textId="4110C257" w:rsidR="002C01CC" w:rsidRPr="009404BB" w:rsidRDefault="002C01CC" w:rsidP="002C01CC">
      <w:pPr>
        <w:ind w:left="1744"/>
        <w:rPr>
          <w:sz w:val="20"/>
        </w:rPr>
      </w:pPr>
    </w:p>
    <w:p w14:paraId="1EB4C3F2" w14:textId="77777777" w:rsidR="00633973" w:rsidRPr="009404BB" w:rsidRDefault="00633973" w:rsidP="001E1A55">
      <w:pPr>
        <w:tabs>
          <w:tab w:val="left" w:pos="903"/>
        </w:tabs>
        <w:rPr>
          <w:sz w:val="20"/>
          <w:szCs w:val="20"/>
        </w:rPr>
      </w:pPr>
    </w:p>
    <w:p w14:paraId="5064C21E" w14:textId="77777777" w:rsidR="00633973" w:rsidRPr="009404BB" w:rsidRDefault="00633973" w:rsidP="001E1A55">
      <w:pPr>
        <w:tabs>
          <w:tab w:val="left" w:pos="903"/>
        </w:tabs>
        <w:rPr>
          <w:sz w:val="20"/>
          <w:szCs w:val="20"/>
        </w:rPr>
      </w:pPr>
    </w:p>
    <w:p w14:paraId="42F678AE" w14:textId="77777777" w:rsidR="00633973" w:rsidRPr="009404BB" w:rsidRDefault="00633973" w:rsidP="001E1A55">
      <w:pPr>
        <w:tabs>
          <w:tab w:val="left" w:pos="903"/>
        </w:tabs>
        <w:rPr>
          <w:sz w:val="20"/>
          <w:szCs w:val="20"/>
        </w:rPr>
      </w:pPr>
    </w:p>
    <w:p w14:paraId="4F15F112" w14:textId="77777777" w:rsidR="00633973" w:rsidRPr="009404BB" w:rsidRDefault="00633973" w:rsidP="001E1A55">
      <w:pPr>
        <w:tabs>
          <w:tab w:val="left" w:pos="903"/>
        </w:tabs>
        <w:rPr>
          <w:sz w:val="20"/>
          <w:szCs w:val="20"/>
        </w:rPr>
      </w:pPr>
    </w:p>
    <w:p w14:paraId="588DF176" w14:textId="77777777" w:rsidR="00633973" w:rsidRPr="009404BB" w:rsidRDefault="00633973" w:rsidP="001E1A55">
      <w:pPr>
        <w:tabs>
          <w:tab w:val="left" w:pos="903"/>
        </w:tabs>
        <w:rPr>
          <w:sz w:val="20"/>
          <w:szCs w:val="20"/>
        </w:rPr>
      </w:pPr>
    </w:p>
    <w:p w14:paraId="2066C010" w14:textId="77777777" w:rsidR="00633973" w:rsidRPr="009404BB" w:rsidRDefault="00633973" w:rsidP="001E1A55">
      <w:pPr>
        <w:tabs>
          <w:tab w:val="left" w:pos="903"/>
        </w:tabs>
        <w:rPr>
          <w:sz w:val="20"/>
          <w:szCs w:val="20"/>
        </w:rPr>
      </w:pPr>
    </w:p>
    <w:p w14:paraId="3DEF8CEE" w14:textId="77777777" w:rsidR="00633973" w:rsidRPr="009404BB" w:rsidRDefault="00633973" w:rsidP="001E1A55">
      <w:pPr>
        <w:tabs>
          <w:tab w:val="left" w:pos="903"/>
        </w:tabs>
        <w:rPr>
          <w:sz w:val="20"/>
          <w:szCs w:val="20"/>
        </w:rPr>
      </w:pPr>
    </w:p>
    <w:p w14:paraId="1C71164A" w14:textId="77777777" w:rsidR="00633973" w:rsidRPr="009404BB" w:rsidRDefault="00633973" w:rsidP="001E1A55">
      <w:pPr>
        <w:tabs>
          <w:tab w:val="left" w:pos="903"/>
        </w:tabs>
        <w:rPr>
          <w:sz w:val="20"/>
          <w:szCs w:val="20"/>
        </w:rPr>
      </w:pPr>
    </w:p>
    <w:p w14:paraId="376FBB56" w14:textId="77777777" w:rsidR="00633973" w:rsidRPr="009404BB" w:rsidRDefault="00633973" w:rsidP="001E1A55">
      <w:pPr>
        <w:tabs>
          <w:tab w:val="left" w:pos="903"/>
        </w:tabs>
        <w:rPr>
          <w:sz w:val="20"/>
          <w:szCs w:val="20"/>
        </w:rPr>
      </w:pPr>
    </w:p>
    <w:p w14:paraId="4B9FD190" w14:textId="77777777" w:rsidR="00633973" w:rsidRPr="009404BB" w:rsidRDefault="00633973" w:rsidP="001E1A55">
      <w:pPr>
        <w:tabs>
          <w:tab w:val="left" w:pos="903"/>
        </w:tabs>
        <w:rPr>
          <w:sz w:val="20"/>
          <w:szCs w:val="20"/>
        </w:rPr>
      </w:pPr>
    </w:p>
    <w:p w14:paraId="6068B090" w14:textId="77777777" w:rsidR="00633973" w:rsidRPr="009404BB" w:rsidRDefault="00633973" w:rsidP="001E1A55">
      <w:pPr>
        <w:tabs>
          <w:tab w:val="left" w:pos="903"/>
        </w:tabs>
        <w:rPr>
          <w:sz w:val="20"/>
          <w:szCs w:val="20"/>
        </w:rPr>
      </w:pPr>
    </w:p>
    <w:p w14:paraId="5FB18856" w14:textId="77777777" w:rsidR="00633973" w:rsidRPr="009404BB" w:rsidRDefault="00633973" w:rsidP="001E1A55">
      <w:pPr>
        <w:tabs>
          <w:tab w:val="left" w:pos="903"/>
        </w:tabs>
        <w:rPr>
          <w:sz w:val="20"/>
          <w:szCs w:val="20"/>
        </w:rPr>
      </w:pPr>
    </w:p>
    <w:p w14:paraId="759EB61F" w14:textId="77777777" w:rsidR="00633973" w:rsidRPr="009404BB" w:rsidRDefault="00633973" w:rsidP="001E1A55">
      <w:pPr>
        <w:tabs>
          <w:tab w:val="left" w:pos="903"/>
        </w:tabs>
        <w:rPr>
          <w:sz w:val="20"/>
          <w:szCs w:val="20"/>
        </w:rPr>
      </w:pPr>
    </w:p>
    <w:p w14:paraId="5B06EBC2" w14:textId="77777777" w:rsidR="00633973" w:rsidRDefault="00633973" w:rsidP="001E1A55">
      <w:pPr>
        <w:tabs>
          <w:tab w:val="left" w:pos="903"/>
        </w:tabs>
        <w:rPr>
          <w:sz w:val="20"/>
          <w:szCs w:val="20"/>
        </w:rPr>
      </w:pPr>
    </w:p>
    <w:p w14:paraId="633FCEF4" w14:textId="77777777" w:rsidR="0048276C" w:rsidRPr="009404BB" w:rsidRDefault="0048276C" w:rsidP="001E1A55">
      <w:pPr>
        <w:tabs>
          <w:tab w:val="left" w:pos="903"/>
        </w:tabs>
        <w:rPr>
          <w:sz w:val="20"/>
          <w:szCs w:val="20"/>
        </w:rPr>
      </w:pPr>
    </w:p>
    <w:p w14:paraId="56E366F8" w14:textId="77777777" w:rsidR="00920839" w:rsidRDefault="00920839" w:rsidP="001E1A55">
      <w:pPr>
        <w:tabs>
          <w:tab w:val="left" w:pos="903"/>
        </w:tabs>
        <w:rPr>
          <w:sz w:val="20"/>
          <w:szCs w:val="20"/>
        </w:rPr>
      </w:pPr>
    </w:p>
    <w:p w14:paraId="0E95827C" w14:textId="77777777" w:rsidR="0048276C" w:rsidRPr="009404BB" w:rsidRDefault="0048276C" w:rsidP="001E1A55">
      <w:pPr>
        <w:tabs>
          <w:tab w:val="left" w:pos="903"/>
        </w:tabs>
        <w:rPr>
          <w:sz w:val="20"/>
          <w:szCs w:val="20"/>
        </w:rPr>
      </w:pPr>
    </w:p>
    <w:p w14:paraId="0AF16EED" w14:textId="72D81BC6" w:rsidR="00633973" w:rsidRPr="0048276C" w:rsidRDefault="00EE472A" w:rsidP="00EE472A">
      <w:pPr>
        <w:pStyle w:val="Heading1"/>
        <w:rPr>
          <w:sz w:val="22"/>
          <w:szCs w:val="28"/>
        </w:rPr>
      </w:pPr>
      <w:bookmarkStart w:id="4" w:name="_Toc202306578"/>
      <w:r w:rsidRPr="0048276C">
        <w:rPr>
          <w:sz w:val="22"/>
          <w:szCs w:val="28"/>
        </w:rPr>
        <w:t>DAFTAR ISI</w:t>
      </w:r>
      <w:bookmarkEnd w:id="4"/>
    </w:p>
    <w:sdt>
      <w:sdtPr>
        <w:rPr>
          <w:rFonts w:ascii="Times New Roman" w:hAnsi="Times New Roman"/>
          <w:b w:val="0"/>
          <w:bCs w:val="0"/>
          <w:i w:val="0"/>
          <w:iCs w:val="0"/>
          <w:sz w:val="20"/>
          <w:szCs w:val="20"/>
        </w:rPr>
        <w:id w:val="-1298992001"/>
        <w:docPartObj>
          <w:docPartGallery w:val="Table of Contents"/>
          <w:docPartUnique/>
        </w:docPartObj>
      </w:sdtPr>
      <w:sdtEndPr>
        <w:rPr>
          <w:noProof/>
        </w:rPr>
      </w:sdtEndPr>
      <w:sdtContent>
        <w:p w14:paraId="2F72B4E1" w14:textId="6D97F249" w:rsidR="00781992" w:rsidRDefault="00116317">
          <w:pPr>
            <w:pStyle w:val="TOC1"/>
            <w:tabs>
              <w:tab w:val="right" w:leader="dot" w:pos="6121"/>
            </w:tabs>
            <w:rPr>
              <w:rFonts w:eastAsiaTheme="minorEastAsia" w:cstheme="minorBidi"/>
              <w:b w:val="0"/>
              <w:bCs w:val="0"/>
              <w:i w:val="0"/>
              <w:iCs w:val="0"/>
              <w:noProof/>
              <w:kern w:val="2"/>
              <w14:ligatures w14:val="standardContextual"/>
            </w:rPr>
          </w:pPr>
          <w:r w:rsidRPr="0048276C">
            <w:rPr>
              <w:rFonts w:ascii="Times New Roman" w:hAnsi="Times New Roman"/>
              <w:b w:val="0"/>
              <w:bCs w:val="0"/>
              <w:i w:val="0"/>
              <w:iCs w:val="0"/>
              <w:sz w:val="20"/>
              <w:szCs w:val="20"/>
            </w:rPr>
            <w:fldChar w:fldCharType="begin"/>
          </w:r>
          <w:r w:rsidRPr="0048276C">
            <w:rPr>
              <w:rFonts w:ascii="Times New Roman" w:hAnsi="Times New Roman"/>
              <w:b w:val="0"/>
              <w:bCs w:val="0"/>
              <w:i w:val="0"/>
              <w:iCs w:val="0"/>
              <w:sz w:val="20"/>
              <w:szCs w:val="20"/>
            </w:rPr>
            <w:instrText xml:space="preserve"> TOC \o "1-3" \h \z \u </w:instrText>
          </w:r>
          <w:r w:rsidRPr="0048276C">
            <w:rPr>
              <w:rFonts w:ascii="Times New Roman" w:hAnsi="Times New Roman"/>
              <w:b w:val="0"/>
              <w:bCs w:val="0"/>
              <w:i w:val="0"/>
              <w:iCs w:val="0"/>
              <w:sz w:val="20"/>
              <w:szCs w:val="20"/>
            </w:rPr>
            <w:fldChar w:fldCharType="separate"/>
          </w:r>
          <w:hyperlink w:anchor="_Toc202306576" w:history="1">
            <w:r w:rsidR="00781992" w:rsidRPr="006B46B9">
              <w:rPr>
                <w:rStyle w:val="Hyperlink"/>
                <w:noProof/>
              </w:rPr>
              <w:t xml:space="preserve">KATA </w:t>
            </w:r>
            <w:r w:rsidR="00781992" w:rsidRPr="006B46B9">
              <w:rPr>
                <w:rStyle w:val="Hyperlink"/>
                <w:noProof/>
                <w:spacing w:val="-2"/>
              </w:rPr>
              <w:t>PENGANTAR</w:t>
            </w:r>
            <w:r w:rsidR="00781992">
              <w:rPr>
                <w:noProof/>
                <w:webHidden/>
              </w:rPr>
              <w:tab/>
            </w:r>
            <w:r w:rsidR="00781992">
              <w:rPr>
                <w:noProof/>
                <w:webHidden/>
              </w:rPr>
              <w:fldChar w:fldCharType="begin"/>
            </w:r>
            <w:r w:rsidR="00781992">
              <w:rPr>
                <w:noProof/>
                <w:webHidden/>
              </w:rPr>
              <w:instrText xml:space="preserve"> PAGEREF _Toc202306576 \h </w:instrText>
            </w:r>
            <w:r w:rsidR="00781992">
              <w:rPr>
                <w:noProof/>
                <w:webHidden/>
              </w:rPr>
            </w:r>
            <w:r w:rsidR="00781992">
              <w:rPr>
                <w:noProof/>
                <w:webHidden/>
              </w:rPr>
              <w:fldChar w:fldCharType="separate"/>
            </w:r>
            <w:r w:rsidR="00327503">
              <w:rPr>
                <w:noProof/>
                <w:webHidden/>
              </w:rPr>
              <w:t>i</w:t>
            </w:r>
            <w:r w:rsidR="00781992">
              <w:rPr>
                <w:noProof/>
                <w:webHidden/>
              </w:rPr>
              <w:fldChar w:fldCharType="end"/>
            </w:r>
          </w:hyperlink>
        </w:p>
        <w:p w14:paraId="5E91D595" w14:textId="476948DA"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77" w:history="1">
            <w:r w:rsidRPr="006B46B9">
              <w:rPr>
                <w:rStyle w:val="Hyperlink"/>
                <w:noProof/>
                <w:spacing w:val="-2"/>
              </w:rPr>
              <w:t>ABSTRAK</w:t>
            </w:r>
            <w:r>
              <w:rPr>
                <w:noProof/>
                <w:webHidden/>
              </w:rPr>
              <w:tab/>
            </w:r>
            <w:r>
              <w:rPr>
                <w:noProof/>
                <w:webHidden/>
              </w:rPr>
              <w:fldChar w:fldCharType="begin"/>
            </w:r>
            <w:r>
              <w:rPr>
                <w:noProof/>
                <w:webHidden/>
              </w:rPr>
              <w:instrText xml:space="preserve"> PAGEREF _Toc202306577 \h </w:instrText>
            </w:r>
            <w:r>
              <w:rPr>
                <w:noProof/>
                <w:webHidden/>
              </w:rPr>
            </w:r>
            <w:r>
              <w:rPr>
                <w:noProof/>
                <w:webHidden/>
              </w:rPr>
              <w:fldChar w:fldCharType="separate"/>
            </w:r>
            <w:r w:rsidR="00327503">
              <w:rPr>
                <w:noProof/>
                <w:webHidden/>
              </w:rPr>
              <w:t>iii</w:t>
            </w:r>
            <w:r>
              <w:rPr>
                <w:noProof/>
                <w:webHidden/>
              </w:rPr>
              <w:fldChar w:fldCharType="end"/>
            </w:r>
          </w:hyperlink>
        </w:p>
        <w:p w14:paraId="1BBB97AA" w14:textId="40778052"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78" w:history="1">
            <w:r w:rsidRPr="006B46B9">
              <w:rPr>
                <w:rStyle w:val="Hyperlink"/>
                <w:noProof/>
              </w:rPr>
              <w:t>DAFTAR ISI</w:t>
            </w:r>
            <w:r>
              <w:rPr>
                <w:noProof/>
                <w:webHidden/>
              </w:rPr>
              <w:tab/>
            </w:r>
            <w:r>
              <w:rPr>
                <w:noProof/>
                <w:webHidden/>
              </w:rPr>
              <w:fldChar w:fldCharType="begin"/>
            </w:r>
            <w:r>
              <w:rPr>
                <w:noProof/>
                <w:webHidden/>
              </w:rPr>
              <w:instrText xml:space="preserve"> PAGEREF _Toc202306578 \h </w:instrText>
            </w:r>
            <w:r>
              <w:rPr>
                <w:noProof/>
                <w:webHidden/>
              </w:rPr>
            </w:r>
            <w:r>
              <w:rPr>
                <w:noProof/>
                <w:webHidden/>
              </w:rPr>
              <w:fldChar w:fldCharType="separate"/>
            </w:r>
            <w:r w:rsidR="00327503">
              <w:rPr>
                <w:noProof/>
                <w:webHidden/>
              </w:rPr>
              <w:t>v</w:t>
            </w:r>
            <w:r>
              <w:rPr>
                <w:noProof/>
                <w:webHidden/>
              </w:rPr>
              <w:fldChar w:fldCharType="end"/>
            </w:r>
          </w:hyperlink>
        </w:p>
        <w:p w14:paraId="06B602C5" w14:textId="05AF6A75"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79" w:history="1">
            <w:r w:rsidRPr="006B46B9">
              <w:rPr>
                <w:rStyle w:val="Hyperlink"/>
                <w:noProof/>
              </w:rPr>
              <w:t>DAFTAR GAMBAR</w:t>
            </w:r>
            <w:r>
              <w:rPr>
                <w:noProof/>
                <w:webHidden/>
              </w:rPr>
              <w:tab/>
            </w:r>
            <w:r>
              <w:rPr>
                <w:noProof/>
                <w:webHidden/>
              </w:rPr>
              <w:fldChar w:fldCharType="begin"/>
            </w:r>
            <w:r>
              <w:rPr>
                <w:noProof/>
                <w:webHidden/>
              </w:rPr>
              <w:instrText xml:space="preserve"> PAGEREF _Toc202306579 \h </w:instrText>
            </w:r>
            <w:r>
              <w:rPr>
                <w:noProof/>
                <w:webHidden/>
              </w:rPr>
            </w:r>
            <w:r>
              <w:rPr>
                <w:noProof/>
                <w:webHidden/>
              </w:rPr>
              <w:fldChar w:fldCharType="separate"/>
            </w:r>
            <w:r w:rsidR="00327503">
              <w:rPr>
                <w:noProof/>
                <w:webHidden/>
              </w:rPr>
              <w:t>viii</w:t>
            </w:r>
            <w:r>
              <w:rPr>
                <w:noProof/>
                <w:webHidden/>
              </w:rPr>
              <w:fldChar w:fldCharType="end"/>
            </w:r>
          </w:hyperlink>
        </w:p>
        <w:p w14:paraId="0F94E0EA" w14:textId="004813B9"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80" w:history="1">
            <w:r w:rsidRPr="006B46B9">
              <w:rPr>
                <w:rStyle w:val="Hyperlink"/>
                <w:noProof/>
              </w:rPr>
              <w:t>DAFTAR TABEL</w:t>
            </w:r>
            <w:r>
              <w:rPr>
                <w:noProof/>
                <w:webHidden/>
              </w:rPr>
              <w:tab/>
            </w:r>
            <w:r>
              <w:rPr>
                <w:noProof/>
                <w:webHidden/>
              </w:rPr>
              <w:fldChar w:fldCharType="begin"/>
            </w:r>
            <w:r>
              <w:rPr>
                <w:noProof/>
                <w:webHidden/>
              </w:rPr>
              <w:instrText xml:space="preserve"> PAGEREF _Toc202306580 \h </w:instrText>
            </w:r>
            <w:r>
              <w:rPr>
                <w:noProof/>
                <w:webHidden/>
              </w:rPr>
            </w:r>
            <w:r>
              <w:rPr>
                <w:noProof/>
                <w:webHidden/>
              </w:rPr>
              <w:fldChar w:fldCharType="separate"/>
            </w:r>
            <w:r w:rsidR="00327503">
              <w:rPr>
                <w:noProof/>
                <w:webHidden/>
              </w:rPr>
              <w:t>x</w:t>
            </w:r>
            <w:r>
              <w:rPr>
                <w:noProof/>
                <w:webHidden/>
              </w:rPr>
              <w:fldChar w:fldCharType="end"/>
            </w:r>
          </w:hyperlink>
        </w:p>
        <w:p w14:paraId="5D851DF7" w14:textId="11E70FFF"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81" w:history="1">
            <w:r w:rsidRPr="006B46B9">
              <w:rPr>
                <w:rStyle w:val="Hyperlink"/>
                <w:noProof/>
              </w:rPr>
              <w:t>BAB 1</w:t>
            </w:r>
            <w:r>
              <w:rPr>
                <w:noProof/>
                <w:webHidden/>
              </w:rPr>
              <w:tab/>
            </w:r>
            <w:r>
              <w:rPr>
                <w:noProof/>
                <w:webHidden/>
              </w:rPr>
              <w:fldChar w:fldCharType="begin"/>
            </w:r>
            <w:r>
              <w:rPr>
                <w:noProof/>
                <w:webHidden/>
              </w:rPr>
              <w:instrText xml:space="preserve"> PAGEREF _Toc202306581 \h </w:instrText>
            </w:r>
            <w:r>
              <w:rPr>
                <w:noProof/>
                <w:webHidden/>
              </w:rPr>
            </w:r>
            <w:r>
              <w:rPr>
                <w:noProof/>
                <w:webHidden/>
              </w:rPr>
              <w:fldChar w:fldCharType="separate"/>
            </w:r>
            <w:r w:rsidR="00327503">
              <w:rPr>
                <w:noProof/>
                <w:webHidden/>
              </w:rPr>
              <w:t>1</w:t>
            </w:r>
            <w:r>
              <w:rPr>
                <w:noProof/>
                <w:webHidden/>
              </w:rPr>
              <w:fldChar w:fldCharType="end"/>
            </w:r>
          </w:hyperlink>
        </w:p>
        <w:p w14:paraId="56DB65F8" w14:textId="61316E8D"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82" w:history="1">
            <w:r w:rsidRPr="006B46B9">
              <w:rPr>
                <w:rStyle w:val="Hyperlink"/>
                <w:noProof/>
              </w:rPr>
              <w:t>PENDAHULUAN</w:t>
            </w:r>
            <w:r>
              <w:rPr>
                <w:noProof/>
                <w:webHidden/>
              </w:rPr>
              <w:tab/>
            </w:r>
            <w:r>
              <w:rPr>
                <w:noProof/>
                <w:webHidden/>
              </w:rPr>
              <w:fldChar w:fldCharType="begin"/>
            </w:r>
            <w:r>
              <w:rPr>
                <w:noProof/>
                <w:webHidden/>
              </w:rPr>
              <w:instrText xml:space="preserve"> PAGEREF _Toc202306582 \h </w:instrText>
            </w:r>
            <w:r>
              <w:rPr>
                <w:noProof/>
                <w:webHidden/>
              </w:rPr>
            </w:r>
            <w:r>
              <w:rPr>
                <w:noProof/>
                <w:webHidden/>
              </w:rPr>
              <w:fldChar w:fldCharType="separate"/>
            </w:r>
            <w:r w:rsidR="00327503">
              <w:rPr>
                <w:noProof/>
                <w:webHidden/>
              </w:rPr>
              <w:t>1</w:t>
            </w:r>
            <w:r>
              <w:rPr>
                <w:noProof/>
                <w:webHidden/>
              </w:rPr>
              <w:fldChar w:fldCharType="end"/>
            </w:r>
          </w:hyperlink>
        </w:p>
        <w:p w14:paraId="39E3C1BF" w14:textId="6260FC77" w:rsidR="00781992" w:rsidRDefault="00781992">
          <w:pPr>
            <w:pStyle w:val="TOC2"/>
            <w:tabs>
              <w:tab w:val="left" w:pos="960"/>
              <w:tab w:val="right" w:leader="dot" w:pos="6121"/>
            </w:tabs>
            <w:rPr>
              <w:rFonts w:eastAsiaTheme="minorEastAsia" w:cstheme="minorBidi"/>
              <w:b w:val="0"/>
              <w:bCs w:val="0"/>
              <w:noProof/>
              <w:kern w:val="2"/>
              <w:sz w:val="24"/>
              <w:szCs w:val="24"/>
              <w14:ligatures w14:val="standardContextual"/>
            </w:rPr>
          </w:pPr>
          <w:hyperlink w:anchor="_Toc202306583" w:history="1">
            <w:r w:rsidRPr="006B46B9">
              <w:rPr>
                <w:rStyle w:val="Hyperlink"/>
                <w:noProof/>
              </w:rPr>
              <w:t>1.1</w:t>
            </w:r>
            <w:r>
              <w:rPr>
                <w:rFonts w:eastAsiaTheme="minorEastAsia" w:cstheme="minorBidi"/>
                <w:b w:val="0"/>
                <w:bCs w:val="0"/>
                <w:noProof/>
                <w:kern w:val="2"/>
                <w:sz w:val="24"/>
                <w:szCs w:val="24"/>
                <w14:ligatures w14:val="standardContextual"/>
              </w:rPr>
              <w:tab/>
            </w:r>
            <w:r w:rsidRPr="006B46B9">
              <w:rPr>
                <w:rStyle w:val="Hyperlink"/>
                <w:noProof/>
              </w:rPr>
              <w:t>LATAR BELAKANG</w:t>
            </w:r>
            <w:r>
              <w:rPr>
                <w:noProof/>
                <w:webHidden/>
              </w:rPr>
              <w:tab/>
            </w:r>
            <w:r>
              <w:rPr>
                <w:noProof/>
                <w:webHidden/>
              </w:rPr>
              <w:fldChar w:fldCharType="begin"/>
            </w:r>
            <w:r>
              <w:rPr>
                <w:noProof/>
                <w:webHidden/>
              </w:rPr>
              <w:instrText xml:space="preserve"> PAGEREF _Toc202306583 \h </w:instrText>
            </w:r>
            <w:r>
              <w:rPr>
                <w:noProof/>
                <w:webHidden/>
              </w:rPr>
            </w:r>
            <w:r>
              <w:rPr>
                <w:noProof/>
                <w:webHidden/>
              </w:rPr>
              <w:fldChar w:fldCharType="separate"/>
            </w:r>
            <w:r w:rsidR="00327503">
              <w:rPr>
                <w:noProof/>
                <w:webHidden/>
              </w:rPr>
              <w:t>1</w:t>
            </w:r>
            <w:r>
              <w:rPr>
                <w:noProof/>
                <w:webHidden/>
              </w:rPr>
              <w:fldChar w:fldCharType="end"/>
            </w:r>
          </w:hyperlink>
        </w:p>
        <w:p w14:paraId="718C9061" w14:textId="6143DD7C"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584" w:history="1">
            <w:r w:rsidRPr="006B46B9">
              <w:rPr>
                <w:rStyle w:val="Hyperlink"/>
                <w:noProof/>
              </w:rPr>
              <w:t>1.2 PERMASALAHAN</w:t>
            </w:r>
            <w:r>
              <w:rPr>
                <w:noProof/>
                <w:webHidden/>
              </w:rPr>
              <w:tab/>
            </w:r>
            <w:r>
              <w:rPr>
                <w:noProof/>
                <w:webHidden/>
              </w:rPr>
              <w:fldChar w:fldCharType="begin"/>
            </w:r>
            <w:r>
              <w:rPr>
                <w:noProof/>
                <w:webHidden/>
              </w:rPr>
              <w:instrText xml:space="preserve"> PAGEREF _Toc202306584 \h </w:instrText>
            </w:r>
            <w:r>
              <w:rPr>
                <w:noProof/>
                <w:webHidden/>
              </w:rPr>
            </w:r>
            <w:r>
              <w:rPr>
                <w:noProof/>
                <w:webHidden/>
              </w:rPr>
              <w:fldChar w:fldCharType="separate"/>
            </w:r>
            <w:r w:rsidR="00327503">
              <w:rPr>
                <w:noProof/>
                <w:webHidden/>
              </w:rPr>
              <w:t>2</w:t>
            </w:r>
            <w:r>
              <w:rPr>
                <w:noProof/>
                <w:webHidden/>
              </w:rPr>
              <w:fldChar w:fldCharType="end"/>
            </w:r>
          </w:hyperlink>
        </w:p>
        <w:p w14:paraId="388BCAD5" w14:textId="7B091503"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585" w:history="1">
            <w:r w:rsidRPr="006B46B9">
              <w:rPr>
                <w:rStyle w:val="Hyperlink"/>
                <w:noProof/>
              </w:rPr>
              <w:t>1.3 TUJUAN</w:t>
            </w:r>
            <w:r>
              <w:rPr>
                <w:noProof/>
                <w:webHidden/>
              </w:rPr>
              <w:tab/>
            </w:r>
            <w:r>
              <w:rPr>
                <w:noProof/>
                <w:webHidden/>
              </w:rPr>
              <w:fldChar w:fldCharType="begin"/>
            </w:r>
            <w:r>
              <w:rPr>
                <w:noProof/>
                <w:webHidden/>
              </w:rPr>
              <w:instrText xml:space="preserve"> PAGEREF _Toc202306585 \h </w:instrText>
            </w:r>
            <w:r>
              <w:rPr>
                <w:noProof/>
                <w:webHidden/>
              </w:rPr>
            </w:r>
            <w:r>
              <w:rPr>
                <w:noProof/>
                <w:webHidden/>
              </w:rPr>
              <w:fldChar w:fldCharType="separate"/>
            </w:r>
            <w:r w:rsidR="00327503">
              <w:rPr>
                <w:noProof/>
                <w:webHidden/>
              </w:rPr>
              <w:t>2</w:t>
            </w:r>
            <w:r>
              <w:rPr>
                <w:noProof/>
                <w:webHidden/>
              </w:rPr>
              <w:fldChar w:fldCharType="end"/>
            </w:r>
          </w:hyperlink>
        </w:p>
        <w:p w14:paraId="65F10EF0" w14:textId="68E5C506"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586" w:history="1">
            <w:r w:rsidRPr="006B46B9">
              <w:rPr>
                <w:rStyle w:val="Hyperlink"/>
                <w:noProof/>
              </w:rPr>
              <w:t>1.4 MANFAAT</w:t>
            </w:r>
            <w:r>
              <w:rPr>
                <w:noProof/>
                <w:webHidden/>
              </w:rPr>
              <w:tab/>
            </w:r>
            <w:r>
              <w:rPr>
                <w:noProof/>
                <w:webHidden/>
              </w:rPr>
              <w:fldChar w:fldCharType="begin"/>
            </w:r>
            <w:r>
              <w:rPr>
                <w:noProof/>
                <w:webHidden/>
              </w:rPr>
              <w:instrText xml:space="preserve"> PAGEREF _Toc202306586 \h </w:instrText>
            </w:r>
            <w:r>
              <w:rPr>
                <w:noProof/>
                <w:webHidden/>
              </w:rPr>
            </w:r>
            <w:r>
              <w:rPr>
                <w:noProof/>
                <w:webHidden/>
              </w:rPr>
              <w:fldChar w:fldCharType="separate"/>
            </w:r>
            <w:r w:rsidR="00327503">
              <w:rPr>
                <w:noProof/>
                <w:webHidden/>
              </w:rPr>
              <w:t>3</w:t>
            </w:r>
            <w:r>
              <w:rPr>
                <w:noProof/>
                <w:webHidden/>
              </w:rPr>
              <w:fldChar w:fldCharType="end"/>
            </w:r>
          </w:hyperlink>
        </w:p>
        <w:p w14:paraId="6BD70AEA" w14:textId="76A978DA"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587" w:history="1">
            <w:r w:rsidRPr="006B46B9">
              <w:rPr>
                <w:rStyle w:val="Hyperlink"/>
                <w:noProof/>
              </w:rPr>
              <w:t>1.5 SISTEMATIKA PENULISAN</w:t>
            </w:r>
            <w:r>
              <w:rPr>
                <w:noProof/>
                <w:webHidden/>
              </w:rPr>
              <w:tab/>
            </w:r>
            <w:r>
              <w:rPr>
                <w:noProof/>
                <w:webHidden/>
              </w:rPr>
              <w:fldChar w:fldCharType="begin"/>
            </w:r>
            <w:r>
              <w:rPr>
                <w:noProof/>
                <w:webHidden/>
              </w:rPr>
              <w:instrText xml:space="preserve"> PAGEREF _Toc202306587 \h </w:instrText>
            </w:r>
            <w:r>
              <w:rPr>
                <w:noProof/>
                <w:webHidden/>
              </w:rPr>
            </w:r>
            <w:r>
              <w:rPr>
                <w:noProof/>
                <w:webHidden/>
              </w:rPr>
              <w:fldChar w:fldCharType="separate"/>
            </w:r>
            <w:r w:rsidR="00327503">
              <w:rPr>
                <w:noProof/>
                <w:webHidden/>
              </w:rPr>
              <w:t>4</w:t>
            </w:r>
            <w:r>
              <w:rPr>
                <w:noProof/>
                <w:webHidden/>
              </w:rPr>
              <w:fldChar w:fldCharType="end"/>
            </w:r>
          </w:hyperlink>
        </w:p>
        <w:p w14:paraId="33CAAB45" w14:textId="112CE3B5" w:rsidR="00781992" w:rsidRDefault="00781992">
          <w:pPr>
            <w:pStyle w:val="TOC3"/>
            <w:tabs>
              <w:tab w:val="left" w:pos="1200"/>
              <w:tab w:val="right" w:leader="dot" w:pos="6121"/>
            </w:tabs>
            <w:rPr>
              <w:rFonts w:eastAsiaTheme="minorEastAsia" w:cstheme="minorBidi"/>
              <w:noProof/>
              <w:kern w:val="2"/>
              <w:sz w:val="24"/>
              <w:szCs w:val="24"/>
              <w14:ligatures w14:val="standardContextual"/>
            </w:rPr>
          </w:pPr>
          <w:hyperlink w:anchor="_Toc202306588" w:history="1">
            <w:r w:rsidRPr="006B46B9">
              <w:rPr>
                <w:rStyle w:val="Hyperlink"/>
                <w:bCs/>
                <w:noProof/>
              </w:rPr>
              <w:t>Bab 1</w:t>
            </w:r>
            <w:r>
              <w:rPr>
                <w:rFonts w:eastAsiaTheme="minorEastAsia" w:cstheme="minorBidi"/>
                <w:noProof/>
                <w:kern w:val="2"/>
                <w:sz w:val="24"/>
                <w:szCs w:val="24"/>
                <w14:ligatures w14:val="standardContextual"/>
              </w:rPr>
              <w:tab/>
            </w:r>
            <w:r w:rsidRPr="006B46B9">
              <w:rPr>
                <w:rStyle w:val="Hyperlink"/>
                <w:bCs/>
                <w:noProof/>
              </w:rPr>
              <w:t>Pendahuluan</w:t>
            </w:r>
            <w:r>
              <w:rPr>
                <w:noProof/>
                <w:webHidden/>
              </w:rPr>
              <w:tab/>
            </w:r>
            <w:r>
              <w:rPr>
                <w:noProof/>
                <w:webHidden/>
              </w:rPr>
              <w:fldChar w:fldCharType="begin"/>
            </w:r>
            <w:r>
              <w:rPr>
                <w:noProof/>
                <w:webHidden/>
              </w:rPr>
              <w:instrText xml:space="preserve"> PAGEREF _Toc202306588 \h </w:instrText>
            </w:r>
            <w:r>
              <w:rPr>
                <w:noProof/>
                <w:webHidden/>
              </w:rPr>
            </w:r>
            <w:r>
              <w:rPr>
                <w:noProof/>
                <w:webHidden/>
              </w:rPr>
              <w:fldChar w:fldCharType="separate"/>
            </w:r>
            <w:r w:rsidR="00327503">
              <w:rPr>
                <w:noProof/>
                <w:webHidden/>
              </w:rPr>
              <w:t>4</w:t>
            </w:r>
            <w:r>
              <w:rPr>
                <w:noProof/>
                <w:webHidden/>
              </w:rPr>
              <w:fldChar w:fldCharType="end"/>
            </w:r>
          </w:hyperlink>
        </w:p>
        <w:p w14:paraId="01193E14" w14:textId="5E3EB068" w:rsidR="00781992" w:rsidRDefault="00781992">
          <w:pPr>
            <w:pStyle w:val="TOC3"/>
            <w:tabs>
              <w:tab w:val="left" w:pos="1200"/>
              <w:tab w:val="right" w:leader="dot" w:pos="6121"/>
            </w:tabs>
            <w:rPr>
              <w:rFonts w:eastAsiaTheme="minorEastAsia" w:cstheme="minorBidi"/>
              <w:noProof/>
              <w:kern w:val="2"/>
              <w:sz w:val="24"/>
              <w:szCs w:val="24"/>
              <w14:ligatures w14:val="standardContextual"/>
            </w:rPr>
          </w:pPr>
          <w:hyperlink w:anchor="_Toc202306589" w:history="1">
            <w:r w:rsidRPr="006B46B9">
              <w:rPr>
                <w:rStyle w:val="Hyperlink"/>
                <w:bCs/>
                <w:noProof/>
              </w:rPr>
              <w:t>Bab 2</w:t>
            </w:r>
            <w:r>
              <w:rPr>
                <w:rFonts w:eastAsiaTheme="minorEastAsia" w:cstheme="minorBidi"/>
                <w:noProof/>
                <w:kern w:val="2"/>
                <w:sz w:val="24"/>
                <w:szCs w:val="24"/>
                <w14:ligatures w14:val="standardContextual"/>
              </w:rPr>
              <w:tab/>
            </w:r>
            <w:r w:rsidRPr="006B46B9">
              <w:rPr>
                <w:rStyle w:val="Hyperlink"/>
                <w:bCs/>
                <w:noProof/>
              </w:rPr>
              <w:t>Kajian Pustaka</w:t>
            </w:r>
            <w:r>
              <w:rPr>
                <w:noProof/>
                <w:webHidden/>
              </w:rPr>
              <w:tab/>
            </w:r>
            <w:r>
              <w:rPr>
                <w:noProof/>
                <w:webHidden/>
              </w:rPr>
              <w:fldChar w:fldCharType="begin"/>
            </w:r>
            <w:r>
              <w:rPr>
                <w:noProof/>
                <w:webHidden/>
              </w:rPr>
              <w:instrText xml:space="preserve"> PAGEREF _Toc202306589 \h </w:instrText>
            </w:r>
            <w:r>
              <w:rPr>
                <w:noProof/>
                <w:webHidden/>
              </w:rPr>
            </w:r>
            <w:r>
              <w:rPr>
                <w:noProof/>
                <w:webHidden/>
              </w:rPr>
              <w:fldChar w:fldCharType="separate"/>
            </w:r>
            <w:r w:rsidR="00327503">
              <w:rPr>
                <w:noProof/>
                <w:webHidden/>
              </w:rPr>
              <w:t>4</w:t>
            </w:r>
            <w:r>
              <w:rPr>
                <w:noProof/>
                <w:webHidden/>
              </w:rPr>
              <w:fldChar w:fldCharType="end"/>
            </w:r>
          </w:hyperlink>
        </w:p>
        <w:p w14:paraId="406F27BC" w14:textId="465D0571" w:rsidR="00781992" w:rsidRDefault="00781992">
          <w:pPr>
            <w:pStyle w:val="TOC3"/>
            <w:tabs>
              <w:tab w:val="left" w:pos="1200"/>
              <w:tab w:val="right" w:leader="dot" w:pos="6121"/>
            </w:tabs>
            <w:rPr>
              <w:rFonts w:eastAsiaTheme="minorEastAsia" w:cstheme="minorBidi"/>
              <w:noProof/>
              <w:kern w:val="2"/>
              <w:sz w:val="24"/>
              <w:szCs w:val="24"/>
              <w14:ligatures w14:val="standardContextual"/>
            </w:rPr>
          </w:pPr>
          <w:hyperlink w:anchor="_Toc202306590" w:history="1">
            <w:r w:rsidRPr="006B46B9">
              <w:rPr>
                <w:rStyle w:val="Hyperlink"/>
                <w:bCs/>
                <w:noProof/>
              </w:rPr>
              <w:t>Bab 3</w:t>
            </w:r>
            <w:r>
              <w:rPr>
                <w:rFonts w:eastAsiaTheme="minorEastAsia" w:cstheme="minorBidi"/>
                <w:noProof/>
                <w:kern w:val="2"/>
                <w:sz w:val="24"/>
                <w:szCs w:val="24"/>
                <w14:ligatures w14:val="standardContextual"/>
              </w:rPr>
              <w:tab/>
            </w:r>
            <w:r w:rsidRPr="006B46B9">
              <w:rPr>
                <w:rStyle w:val="Hyperlink"/>
                <w:bCs/>
                <w:noProof/>
              </w:rPr>
              <w:t>Deskripsi Sistem</w:t>
            </w:r>
            <w:r>
              <w:rPr>
                <w:noProof/>
                <w:webHidden/>
              </w:rPr>
              <w:tab/>
            </w:r>
            <w:r>
              <w:rPr>
                <w:noProof/>
                <w:webHidden/>
              </w:rPr>
              <w:fldChar w:fldCharType="begin"/>
            </w:r>
            <w:r>
              <w:rPr>
                <w:noProof/>
                <w:webHidden/>
              </w:rPr>
              <w:instrText xml:space="preserve"> PAGEREF _Toc202306590 \h </w:instrText>
            </w:r>
            <w:r>
              <w:rPr>
                <w:noProof/>
                <w:webHidden/>
              </w:rPr>
            </w:r>
            <w:r>
              <w:rPr>
                <w:noProof/>
                <w:webHidden/>
              </w:rPr>
              <w:fldChar w:fldCharType="separate"/>
            </w:r>
            <w:r w:rsidR="00327503">
              <w:rPr>
                <w:noProof/>
                <w:webHidden/>
              </w:rPr>
              <w:t>4</w:t>
            </w:r>
            <w:r>
              <w:rPr>
                <w:noProof/>
                <w:webHidden/>
              </w:rPr>
              <w:fldChar w:fldCharType="end"/>
            </w:r>
          </w:hyperlink>
        </w:p>
        <w:p w14:paraId="0354200F" w14:textId="085646E6" w:rsidR="00781992" w:rsidRDefault="00781992">
          <w:pPr>
            <w:pStyle w:val="TOC3"/>
            <w:tabs>
              <w:tab w:val="left" w:pos="1200"/>
              <w:tab w:val="right" w:leader="dot" w:pos="6121"/>
            </w:tabs>
            <w:rPr>
              <w:rFonts w:eastAsiaTheme="minorEastAsia" w:cstheme="minorBidi"/>
              <w:noProof/>
              <w:kern w:val="2"/>
              <w:sz w:val="24"/>
              <w:szCs w:val="24"/>
              <w14:ligatures w14:val="standardContextual"/>
            </w:rPr>
          </w:pPr>
          <w:hyperlink w:anchor="_Toc202306591" w:history="1">
            <w:r w:rsidRPr="006B46B9">
              <w:rPr>
                <w:rStyle w:val="Hyperlink"/>
                <w:bCs/>
                <w:noProof/>
              </w:rPr>
              <w:t>Bab 4</w:t>
            </w:r>
            <w:r>
              <w:rPr>
                <w:rFonts w:eastAsiaTheme="minorEastAsia" w:cstheme="minorBidi"/>
                <w:noProof/>
                <w:kern w:val="2"/>
                <w:sz w:val="24"/>
                <w:szCs w:val="24"/>
                <w14:ligatures w14:val="standardContextual"/>
              </w:rPr>
              <w:tab/>
            </w:r>
            <w:r w:rsidRPr="006B46B9">
              <w:rPr>
                <w:rStyle w:val="Hyperlink"/>
                <w:bCs/>
                <w:noProof/>
              </w:rPr>
              <w:t>Eksperimen dan Analisis</w:t>
            </w:r>
            <w:r>
              <w:rPr>
                <w:noProof/>
                <w:webHidden/>
              </w:rPr>
              <w:tab/>
            </w:r>
            <w:r>
              <w:rPr>
                <w:noProof/>
                <w:webHidden/>
              </w:rPr>
              <w:fldChar w:fldCharType="begin"/>
            </w:r>
            <w:r>
              <w:rPr>
                <w:noProof/>
                <w:webHidden/>
              </w:rPr>
              <w:instrText xml:space="preserve"> PAGEREF _Toc202306591 \h </w:instrText>
            </w:r>
            <w:r>
              <w:rPr>
                <w:noProof/>
                <w:webHidden/>
              </w:rPr>
            </w:r>
            <w:r>
              <w:rPr>
                <w:noProof/>
                <w:webHidden/>
              </w:rPr>
              <w:fldChar w:fldCharType="separate"/>
            </w:r>
            <w:r w:rsidR="00327503">
              <w:rPr>
                <w:noProof/>
                <w:webHidden/>
              </w:rPr>
              <w:t>4</w:t>
            </w:r>
            <w:r>
              <w:rPr>
                <w:noProof/>
                <w:webHidden/>
              </w:rPr>
              <w:fldChar w:fldCharType="end"/>
            </w:r>
          </w:hyperlink>
        </w:p>
        <w:p w14:paraId="4D5E8656" w14:textId="74060DAD" w:rsidR="00781992" w:rsidRDefault="00781992">
          <w:pPr>
            <w:pStyle w:val="TOC3"/>
            <w:tabs>
              <w:tab w:val="left" w:pos="1200"/>
              <w:tab w:val="right" w:leader="dot" w:pos="6121"/>
            </w:tabs>
            <w:rPr>
              <w:rFonts w:eastAsiaTheme="minorEastAsia" w:cstheme="minorBidi"/>
              <w:noProof/>
              <w:kern w:val="2"/>
              <w:sz w:val="24"/>
              <w:szCs w:val="24"/>
              <w14:ligatures w14:val="standardContextual"/>
            </w:rPr>
          </w:pPr>
          <w:hyperlink w:anchor="_Toc202306592" w:history="1">
            <w:r w:rsidRPr="006B46B9">
              <w:rPr>
                <w:rStyle w:val="Hyperlink"/>
                <w:bCs/>
                <w:noProof/>
              </w:rPr>
              <w:t>Bab 5</w:t>
            </w:r>
            <w:r>
              <w:rPr>
                <w:rFonts w:eastAsiaTheme="minorEastAsia" w:cstheme="minorBidi"/>
                <w:noProof/>
                <w:kern w:val="2"/>
                <w:sz w:val="24"/>
                <w:szCs w:val="24"/>
                <w14:ligatures w14:val="standardContextual"/>
              </w:rPr>
              <w:tab/>
            </w:r>
            <w:r w:rsidRPr="006B46B9">
              <w:rPr>
                <w:rStyle w:val="Hyperlink"/>
                <w:bCs/>
                <w:noProof/>
              </w:rPr>
              <w:t>Penutup</w:t>
            </w:r>
            <w:r>
              <w:rPr>
                <w:noProof/>
                <w:webHidden/>
              </w:rPr>
              <w:tab/>
            </w:r>
            <w:r>
              <w:rPr>
                <w:noProof/>
                <w:webHidden/>
              </w:rPr>
              <w:fldChar w:fldCharType="begin"/>
            </w:r>
            <w:r>
              <w:rPr>
                <w:noProof/>
                <w:webHidden/>
              </w:rPr>
              <w:instrText xml:space="preserve"> PAGEREF _Toc202306592 \h </w:instrText>
            </w:r>
            <w:r>
              <w:rPr>
                <w:noProof/>
                <w:webHidden/>
              </w:rPr>
            </w:r>
            <w:r>
              <w:rPr>
                <w:noProof/>
                <w:webHidden/>
              </w:rPr>
              <w:fldChar w:fldCharType="separate"/>
            </w:r>
            <w:r w:rsidR="00327503">
              <w:rPr>
                <w:noProof/>
                <w:webHidden/>
              </w:rPr>
              <w:t>4</w:t>
            </w:r>
            <w:r>
              <w:rPr>
                <w:noProof/>
                <w:webHidden/>
              </w:rPr>
              <w:fldChar w:fldCharType="end"/>
            </w:r>
          </w:hyperlink>
        </w:p>
        <w:p w14:paraId="3E547580" w14:textId="035B0B3B"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593" w:history="1">
            <w:r w:rsidRPr="006B46B9">
              <w:rPr>
                <w:rStyle w:val="Hyperlink"/>
                <w:noProof/>
              </w:rPr>
              <w:t>BAB 2 KAJIAN PUSTAKA</w:t>
            </w:r>
            <w:r>
              <w:rPr>
                <w:noProof/>
                <w:webHidden/>
              </w:rPr>
              <w:tab/>
            </w:r>
            <w:r>
              <w:rPr>
                <w:noProof/>
                <w:webHidden/>
              </w:rPr>
              <w:fldChar w:fldCharType="begin"/>
            </w:r>
            <w:r>
              <w:rPr>
                <w:noProof/>
                <w:webHidden/>
              </w:rPr>
              <w:instrText xml:space="preserve"> PAGEREF _Toc202306593 \h </w:instrText>
            </w:r>
            <w:r>
              <w:rPr>
                <w:noProof/>
                <w:webHidden/>
              </w:rPr>
            </w:r>
            <w:r>
              <w:rPr>
                <w:noProof/>
                <w:webHidden/>
              </w:rPr>
              <w:fldChar w:fldCharType="separate"/>
            </w:r>
            <w:r w:rsidR="00327503">
              <w:rPr>
                <w:noProof/>
                <w:webHidden/>
              </w:rPr>
              <w:t>6</w:t>
            </w:r>
            <w:r>
              <w:rPr>
                <w:noProof/>
                <w:webHidden/>
              </w:rPr>
              <w:fldChar w:fldCharType="end"/>
            </w:r>
          </w:hyperlink>
        </w:p>
        <w:p w14:paraId="492C7B54" w14:textId="33FC971A" w:rsidR="00781992" w:rsidRDefault="00781992">
          <w:pPr>
            <w:pStyle w:val="TOC2"/>
            <w:tabs>
              <w:tab w:val="left" w:pos="960"/>
              <w:tab w:val="right" w:leader="dot" w:pos="6121"/>
            </w:tabs>
            <w:rPr>
              <w:rFonts w:eastAsiaTheme="minorEastAsia" w:cstheme="minorBidi"/>
              <w:b w:val="0"/>
              <w:bCs w:val="0"/>
              <w:noProof/>
              <w:kern w:val="2"/>
              <w:sz w:val="24"/>
              <w:szCs w:val="24"/>
              <w14:ligatures w14:val="standardContextual"/>
            </w:rPr>
          </w:pPr>
          <w:hyperlink w:anchor="_Toc202306594" w:history="1">
            <w:r w:rsidRPr="006B46B9">
              <w:rPr>
                <w:rStyle w:val="Hyperlink"/>
                <w:noProof/>
              </w:rPr>
              <w:t>2.1</w:t>
            </w:r>
            <w:r>
              <w:rPr>
                <w:rFonts w:eastAsiaTheme="minorEastAsia" w:cstheme="minorBidi"/>
                <w:b w:val="0"/>
                <w:bCs w:val="0"/>
                <w:noProof/>
                <w:kern w:val="2"/>
                <w:sz w:val="24"/>
                <w:szCs w:val="24"/>
                <w14:ligatures w14:val="standardContextual"/>
              </w:rPr>
              <w:tab/>
            </w:r>
            <w:r w:rsidRPr="006B46B9">
              <w:rPr>
                <w:rStyle w:val="Hyperlink"/>
                <w:noProof/>
              </w:rPr>
              <w:t>DESKRIPSI PERMASALAHAN</w:t>
            </w:r>
            <w:r>
              <w:rPr>
                <w:noProof/>
                <w:webHidden/>
              </w:rPr>
              <w:tab/>
            </w:r>
            <w:r>
              <w:rPr>
                <w:noProof/>
                <w:webHidden/>
              </w:rPr>
              <w:fldChar w:fldCharType="begin"/>
            </w:r>
            <w:r>
              <w:rPr>
                <w:noProof/>
                <w:webHidden/>
              </w:rPr>
              <w:instrText xml:space="preserve"> PAGEREF _Toc202306594 \h </w:instrText>
            </w:r>
            <w:r>
              <w:rPr>
                <w:noProof/>
                <w:webHidden/>
              </w:rPr>
            </w:r>
            <w:r>
              <w:rPr>
                <w:noProof/>
                <w:webHidden/>
              </w:rPr>
              <w:fldChar w:fldCharType="separate"/>
            </w:r>
            <w:r w:rsidR="00327503">
              <w:rPr>
                <w:noProof/>
                <w:webHidden/>
              </w:rPr>
              <w:t>6</w:t>
            </w:r>
            <w:r>
              <w:rPr>
                <w:noProof/>
                <w:webHidden/>
              </w:rPr>
              <w:fldChar w:fldCharType="end"/>
            </w:r>
          </w:hyperlink>
        </w:p>
        <w:p w14:paraId="4A841876" w14:textId="5F77B52B" w:rsidR="00781992" w:rsidRDefault="00781992">
          <w:pPr>
            <w:pStyle w:val="TOC2"/>
            <w:tabs>
              <w:tab w:val="left" w:pos="960"/>
              <w:tab w:val="right" w:leader="dot" w:pos="6121"/>
            </w:tabs>
            <w:rPr>
              <w:rFonts w:eastAsiaTheme="minorEastAsia" w:cstheme="minorBidi"/>
              <w:b w:val="0"/>
              <w:bCs w:val="0"/>
              <w:noProof/>
              <w:kern w:val="2"/>
              <w:sz w:val="24"/>
              <w:szCs w:val="24"/>
              <w14:ligatures w14:val="standardContextual"/>
            </w:rPr>
          </w:pPr>
          <w:hyperlink w:anchor="_Toc202306595" w:history="1">
            <w:r w:rsidRPr="006B46B9">
              <w:rPr>
                <w:rStyle w:val="Hyperlink"/>
                <w:noProof/>
              </w:rPr>
              <w:t>2.2</w:t>
            </w:r>
            <w:r>
              <w:rPr>
                <w:rFonts w:eastAsiaTheme="minorEastAsia" w:cstheme="minorBidi"/>
                <w:b w:val="0"/>
                <w:bCs w:val="0"/>
                <w:noProof/>
                <w:kern w:val="2"/>
                <w:sz w:val="24"/>
                <w:szCs w:val="24"/>
                <w14:ligatures w14:val="standardContextual"/>
              </w:rPr>
              <w:tab/>
            </w:r>
            <w:r w:rsidRPr="006B46B9">
              <w:rPr>
                <w:rStyle w:val="Hyperlink"/>
                <w:noProof/>
              </w:rPr>
              <w:t>TEORI PENUNJANG</w:t>
            </w:r>
            <w:r>
              <w:rPr>
                <w:noProof/>
                <w:webHidden/>
              </w:rPr>
              <w:tab/>
            </w:r>
            <w:r>
              <w:rPr>
                <w:noProof/>
                <w:webHidden/>
              </w:rPr>
              <w:fldChar w:fldCharType="begin"/>
            </w:r>
            <w:r>
              <w:rPr>
                <w:noProof/>
                <w:webHidden/>
              </w:rPr>
              <w:instrText xml:space="preserve"> PAGEREF _Toc202306595 \h </w:instrText>
            </w:r>
            <w:r>
              <w:rPr>
                <w:noProof/>
                <w:webHidden/>
              </w:rPr>
            </w:r>
            <w:r>
              <w:rPr>
                <w:noProof/>
                <w:webHidden/>
              </w:rPr>
              <w:fldChar w:fldCharType="separate"/>
            </w:r>
            <w:r w:rsidR="00327503">
              <w:rPr>
                <w:noProof/>
                <w:webHidden/>
              </w:rPr>
              <w:t>7</w:t>
            </w:r>
            <w:r>
              <w:rPr>
                <w:noProof/>
                <w:webHidden/>
              </w:rPr>
              <w:fldChar w:fldCharType="end"/>
            </w:r>
          </w:hyperlink>
        </w:p>
        <w:p w14:paraId="48AB43A1" w14:textId="31144331"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596" w:history="1">
            <w:r w:rsidRPr="006B46B9">
              <w:rPr>
                <w:rStyle w:val="Hyperlink"/>
                <w:bCs/>
                <w:noProof/>
              </w:rPr>
              <w:t>2.2.1 Software Testing</w:t>
            </w:r>
            <w:r>
              <w:rPr>
                <w:noProof/>
                <w:webHidden/>
              </w:rPr>
              <w:tab/>
            </w:r>
            <w:r>
              <w:rPr>
                <w:noProof/>
                <w:webHidden/>
              </w:rPr>
              <w:fldChar w:fldCharType="begin"/>
            </w:r>
            <w:r>
              <w:rPr>
                <w:noProof/>
                <w:webHidden/>
              </w:rPr>
              <w:instrText xml:space="preserve"> PAGEREF _Toc202306596 \h </w:instrText>
            </w:r>
            <w:r>
              <w:rPr>
                <w:noProof/>
                <w:webHidden/>
              </w:rPr>
            </w:r>
            <w:r>
              <w:rPr>
                <w:noProof/>
                <w:webHidden/>
              </w:rPr>
              <w:fldChar w:fldCharType="separate"/>
            </w:r>
            <w:r w:rsidR="00327503">
              <w:rPr>
                <w:noProof/>
                <w:webHidden/>
              </w:rPr>
              <w:t>7</w:t>
            </w:r>
            <w:r>
              <w:rPr>
                <w:noProof/>
                <w:webHidden/>
              </w:rPr>
              <w:fldChar w:fldCharType="end"/>
            </w:r>
          </w:hyperlink>
        </w:p>
        <w:p w14:paraId="6D4E4C61" w14:textId="6BBF11A5"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597" w:history="1">
            <w:r w:rsidRPr="006B46B9">
              <w:rPr>
                <w:rStyle w:val="Hyperlink"/>
                <w:bCs/>
                <w:noProof/>
              </w:rPr>
              <w:t>2.2.2 Software Quality Assurance</w:t>
            </w:r>
            <w:r>
              <w:rPr>
                <w:noProof/>
                <w:webHidden/>
              </w:rPr>
              <w:tab/>
            </w:r>
            <w:r>
              <w:rPr>
                <w:noProof/>
                <w:webHidden/>
              </w:rPr>
              <w:fldChar w:fldCharType="begin"/>
            </w:r>
            <w:r>
              <w:rPr>
                <w:noProof/>
                <w:webHidden/>
              </w:rPr>
              <w:instrText xml:space="preserve"> PAGEREF _Toc202306597 \h </w:instrText>
            </w:r>
            <w:r>
              <w:rPr>
                <w:noProof/>
                <w:webHidden/>
              </w:rPr>
            </w:r>
            <w:r>
              <w:rPr>
                <w:noProof/>
                <w:webHidden/>
              </w:rPr>
              <w:fldChar w:fldCharType="separate"/>
            </w:r>
            <w:r w:rsidR="00327503">
              <w:rPr>
                <w:noProof/>
                <w:webHidden/>
              </w:rPr>
              <w:t>8</w:t>
            </w:r>
            <w:r>
              <w:rPr>
                <w:noProof/>
                <w:webHidden/>
              </w:rPr>
              <w:fldChar w:fldCharType="end"/>
            </w:r>
          </w:hyperlink>
        </w:p>
        <w:p w14:paraId="6FD51DB8" w14:textId="66E35FFB"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598" w:history="1">
            <w:r w:rsidRPr="006B46B9">
              <w:rPr>
                <w:rStyle w:val="Hyperlink"/>
                <w:bCs/>
                <w:noProof/>
              </w:rPr>
              <w:t>2.2.3 Test Case</w:t>
            </w:r>
            <w:r>
              <w:rPr>
                <w:noProof/>
                <w:webHidden/>
              </w:rPr>
              <w:tab/>
            </w:r>
            <w:r>
              <w:rPr>
                <w:noProof/>
                <w:webHidden/>
              </w:rPr>
              <w:fldChar w:fldCharType="begin"/>
            </w:r>
            <w:r>
              <w:rPr>
                <w:noProof/>
                <w:webHidden/>
              </w:rPr>
              <w:instrText xml:space="preserve"> PAGEREF _Toc202306598 \h </w:instrText>
            </w:r>
            <w:r>
              <w:rPr>
                <w:noProof/>
                <w:webHidden/>
              </w:rPr>
            </w:r>
            <w:r>
              <w:rPr>
                <w:noProof/>
                <w:webHidden/>
              </w:rPr>
              <w:fldChar w:fldCharType="separate"/>
            </w:r>
            <w:r w:rsidR="00327503">
              <w:rPr>
                <w:noProof/>
                <w:webHidden/>
              </w:rPr>
              <w:t>8</w:t>
            </w:r>
            <w:r>
              <w:rPr>
                <w:noProof/>
                <w:webHidden/>
              </w:rPr>
              <w:fldChar w:fldCharType="end"/>
            </w:r>
          </w:hyperlink>
        </w:p>
        <w:p w14:paraId="5DE21F0B" w14:textId="06166BE9"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599" w:history="1">
            <w:r w:rsidRPr="006B46B9">
              <w:rPr>
                <w:rStyle w:val="Hyperlink"/>
                <w:bCs/>
                <w:noProof/>
              </w:rPr>
              <w:t>2.2.4 Chatbot</w:t>
            </w:r>
            <w:r>
              <w:rPr>
                <w:noProof/>
                <w:webHidden/>
              </w:rPr>
              <w:tab/>
            </w:r>
            <w:r>
              <w:rPr>
                <w:noProof/>
                <w:webHidden/>
              </w:rPr>
              <w:fldChar w:fldCharType="begin"/>
            </w:r>
            <w:r>
              <w:rPr>
                <w:noProof/>
                <w:webHidden/>
              </w:rPr>
              <w:instrText xml:space="preserve"> PAGEREF _Toc202306599 \h </w:instrText>
            </w:r>
            <w:r>
              <w:rPr>
                <w:noProof/>
                <w:webHidden/>
              </w:rPr>
            </w:r>
            <w:r>
              <w:rPr>
                <w:noProof/>
                <w:webHidden/>
              </w:rPr>
              <w:fldChar w:fldCharType="separate"/>
            </w:r>
            <w:r w:rsidR="00327503">
              <w:rPr>
                <w:noProof/>
                <w:webHidden/>
              </w:rPr>
              <w:t>8</w:t>
            </w:r>
            <w:r>
              <w:rPr>
                <w:noProof/>
                <w:webHidden/>
              </w:rPr>
              <w:fldChar w:fldCharType="end"/>
            </w:r>
          </w:hyperlink>
        </w:p>
        <w:p w14:paraId="46CDC4EF" w14:textId="33BBDED8"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0" w:history="1">
            <w:r w:rsidRPr="006B46B9">
              <w:rPr>
                <w:rStyle w:val="Hyperlink"/>
                <w:bCs/>
                <w:noProof/>
              </w:rPr>
              <w:t>2.2.5 Text Mining</w:t>
            </w:r>
            <w:r>
              <w:rPr>
                <w:noProof/>
                <w:webHidden/>
              </w:rPr>
              <w:tab/>
            </w:r>
            <w:r>
              <w:rPr>
                <w:noProof/>
                <w:webHidden/>
              </w:rPr>
              <w:fldChar w:fldCharType="begin"/>
            </w:r>
            <w:r>
              <w:rPr>
                <w:noProof/>
                <w:webHidden/>
              </w:rPr>
              <w:instrText xml:space="preserve"> PAGEREF _Toc202306600 \h </w:instrText>
            </w:r>
            <w:r>
              <w:rPr>
                <w:noProof/>
                <w:webHidden/>
              </w:rPr>
            </w:r>
            <w:r>
              <w:rPr>
                <w:noProof/>
                <w:webHidden/>
              </w:rPr>
              <w:fldChar w:fldCharType="separate"/>
            </w:r>
            <w:r w:rsidR="00327503">
              <w:rPr>
                <w:noProof/>
                <w:webHidden/>
              </w:rPr>
              <w:t>9</w:t>
            </w:r>
            <w:r>
              <w:rPr>
                <w:noProof/>
                <w:webHidden/>
              </w:rPr>
              <w:fldChar w:fldCharType="end"/>
            </w:r>
          </w:hyperlink>
        </w:p>
        <w:p w14:paraId="5F08D9CB" w14:textId="224C04BF"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1" w:history="1">
            <w:r w:rsidRPr="006B46B9">
              <w:rPr>
                <w:rStyle w:val="Hyperlink"/>
                <w:bCs/>
                <w:noProof/>
              </w:rPr>
              <w:t>2.2.6 Context Recognition</w:t>
            </w:r>
            <w:r>
              <w:rPr>
                <w:noProof/>
                <w:webHidden/>
              </w:rPr>
              <w:tab/>
            </w:r>
            <w:r>
              <w:rPr>
                <w:noProof/>
                <w:webHidden/>
              </w:rPr>
              <w:fldChar w:fldCharType="begin"/>
            </w:r>
            <w:r>
              <w:rPr>
                <w:noProof/>
                <w:webHidden/>
              </w:rPr>
              <w:instrText xml:space="preserve"> PAGEREF _Toc202306601 \h </w:instrText>
            </w:r>
            <w:r>
              <w:rPr>
                <w:noProof/>
                <w:webHidden/>
              </w:rPr>
            </w:r>
            <w:r>
              <w:rPr>
                <w:noProof/>
                <w:webHidden/>
              </w:rPr>
              <w:fldChar w:fldCharType="separate"/>
            </w:r>
            <w:r w:rsidR="00327503">
              <w:rPr>
                <w:noProof/>
                <w:webHidden/>
              </w:rPr>
              <w:t>11</w:t>
            </w:r>
            <w:r>
              <w:rPr>
                <w:noProof/>
                <w:webHidden/>
              </w:rPr>
              <w:fldChar w:fldCharType="end"/>
            </w:r>
          </w:hyperlink>
        </w:p>
        <w:p w14:paraId="719819D5" w14:textId="274A1811"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2" w:history="1">
            <w:r w:rsidRPr="006B46B9">
              <w:rPr>
                <w:rStyle w:val="Hyperlink"/>
                <w:noProof/>
              </w:rPr>
              <w:t>2.2.7 Term</w:t>
            </w:r>
            <w:r w:rsidRPr="006B46B9">
              <w:rPr>
                <w:rStyle w:val="Hyperlink"/>
                <w:noProof/>
                <w:spacing w:val="-11"/>
              </w:rPr>
              <w:t xml:space="preserve"> </w:t>
            </w:r>
            <w:r w:rsidRPr="006B46B9">
              <w:rPr>
                <w:rStyle w:val="Hyperlink"/>
                <w:noProof/>
              </w:rPr>
              <w:t>Frequency-Inverse</w:t>
            </w:r>
            <w:r w:rsidRPr="006B46B9">
              <w:rPr>
                <w:rStyle w:val="Hyperlink"/>
                <w:noProof/>
                <w:spacing w:val="-10"/>
              </w:rPr>
              <w:t xml:space="preserve"> </w:t>
            </w:r>
            <w:r w:rsidRPr="006B46B9">
              <w:rPr>
                <w:rStyle w:val="Hyperlink"/>
                <w:noProof/>
              </w:rPr>
              <w:t>Document</w:t>
            </w:r>
            <w:r w:rsidRPr="006B46B9">
              <w:rPr>
                <w:rStyle w:val="Hyperlink"/>
                <w:noProof/>
                <w:spacing w:val="-10"/>
              </w:rPr>
              <w:t xml:space="preserve"> </w:t>
            </w:r>
            <w:r w:rsidRPr="006B46B9">
              <w:rPr>
                <w:rStyle w:val="Hyperlink"/>
                <w:noProof/>
              </w:rPr>
              <w:t>Frequency</w:t>
            </w:r>
            <w:r w:rsidRPr="006B46B9">
              <w:rPr>
                <w:rStyle w:val="Hyperlink"/>
                <w:noProof/>
                <w:spacing w:val="-9"/>
              </w:rPr>
              <w:t xml:space="preserve"> </w:t>
            </w:r>
            <w:r w:rsidRPr="006B46B9">
              <w:rPr>
                <w:rStyle w:val="Hyperlink"/>
                <w:noProof/>
              </w:rPr>
              <w:t>(TF-</w:t>
            </w:r>
            <w:r w:rsidRPr="006B46B9">
              <w:rPr>
                <w:rStyle w:val="Hyperlink"/>
                <w:noProof/>
                <w:spacing w:val="-4"/>
              </w:rPr>
              <w:t>IDF)</w:t>
            </w:r>
            <w:r>
              <w:rPr>
                <w:noProof/>
                <w:webHidden/>
              </w:rPr>
              <w:tab/>
            </w:r>
            <w:r>
              <w:rPr>
                <w:noProof/>
                <w:webHidden/>
              </w:rPr>
              <w:fldChar w:fldCharType="begin"/>
            </w:r>
            <w:r>
              <w:rPr>
                <w:noProof/>
                <w:webHidden/>
              </w:rPr>
              <w:instrText xml:space="preserve"> PAGEREF _Toc202306602 \h </w:instrText>
            </w:r>
            <w:r>
              <w:rPr>
                <w:noProof/>
                <w:webHidden/>
              </w:rPr>
            </w:r>
            <w:r>
              <w:rPr>
                <w:noProof/>
                <w:webHidden/>
              </w:rPr>
              <w:fldChar w:fldCharType="separate"/>
            </w:r>
            <w:r w:rsidR="00327503">
              <w:rPr>
                <w:noProof/>
                <w:webHidden/>
              </w:rPr>
              <w:t>12</w:t>
            </w:r>
            <w:r>
              <w:rPr>
                <w:noProof/>
                <w:webHidden/>
              </w:rPr>
              <w:fldChar w:fldCharType="end"/>
            </w:r>
          </w:hyperlink>
        </w:p>
        <w:p w14:paraId="7323FF74" w14:textId="2AE29154"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3" w:history="1">
            <w:r w:rsidRPr="006B46B9">
              <w:rPr>
                <w:rStyle w:val="Hyperlink"/>
                <w:bCs/>
                <w:noProof/>
              </w:rPr>
              <w:t>2.2.7 Cosine Similarity</w:t>
            </w:r>
            <w:r>
              <w:rPr>
                <w:noProof/>
                <w:webHidden/>
              </w:rPr>
              <w:tab/>
            </w:r>
            <w:r>
              <w:rPr>
                <w:noProof/>
                <w:webHidden/>
              </w:rPr>
              <w:fldChar w:fldCharType="begin"/>
            </w:r>
            <w:r>
              <w:rPr>
                <w:noProof/>
                <w:webHidden/>
              </w:rPr>
              <w:instrText xml:space="preserve"> PAGEREF _Toc202306603 \h </w:instrText>
            </w:r>
            <w:r>
              <w:rPr>
                <w:noProof/>
                <w:webHidden/>
              </w:rPr>
            </w:r>
            <w:r>
              <w:rPr>
                <w:noProof/>
                <w:webHidden/>
              </w:rPr>
              <w:fldChar w:fldCharType="separate"/>
            </w:r>
            <w:r w:rsidR="00327503">
              <w:rPr>
                <w:noProof/>
                <w:webHidden/>
              </w:rPr>
              <w:t>13</w:t>
            </w:r>
            <w:r>
              <w:rPr>
                <w:noProof/>
                <w:webHidden/>
              </w:rPr>
              <w:fldChar w:fldCharType="end"/>
            </w:r>
          </w:hyperlink>
        </w:p>
        <w:p w14:paraId="470C07BE" w14:textId="5864EF30"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4" w:history="1">
            <w:r w:rsidRPr="006B46B9">
              <w:rPr>
                <w:rStyle w:val="Hyperlink"/>
                <w:bCs/>
                <w:noProof/>
              </w:rPr>
              <w:t>2.2.8 Google Spreadsheets</w:t>
            </w:r>
            <w:r>
              <w:rPr>
                <w:noProof/>
                <w:webHidden/>
              </w:rPr>
              <w:tab/>
            </w:r>
            <w:r>
              <w:rPr>
                <w:noProof/>
                <w:webHidden/>
              </w:rPr>
              <w:fldChar w:fldCharType="begin"/>
            </w:r>
            <w:r>
              <w:rPr>
                <w:noProof/>
                <w:webHidden/>
              </w:rPr>
              <w:instrText xml:space="preserve"> PAGEREF _Toc202306604 \h </w:instrText>
            </w:r>
            <w:r>
              <w:rPr>
                <w:noProof/>
                <w:webHidden/>
              </w:rPr>
            </w:r>
            <w:r>
              <w:rPr>
                <w:noProof/>
                <w:webHidden/>
              </w:rPr>
              <w:fldChar w:fldCharType="separate"/>
            </w:r>
            <w:r w:rsidR="00327503">
              <w:rPr>
                <w:noProof/>
                <w:webHidden/>
              </w:rPr>
              <w:t>14</w:t>
            </w:r>
            <w:r>
              <w:rPr>
                <w:noProof/>
                <w:webHidden/>
              </w:rPr>
              <w:fldChar w:fldCharType="end"/>
            </w:r>
          </w:hyperlink>
        </w:p>
        <w:p w14:paraId="3391CE94" w14:textId="2A859B01"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05" w:history="1">
            <w:r w:rsidRPr="006B46B9">
              <w:rPr>
                <w:rStyle w:val="Hyperlink"/>
                <w:noProof/>
              </w:rPr>
              <w:t>2.3 PENELITIAN TERKAIT</w:t>
            </w:r>
            <w:r>
              <w:rPr>
                <w:noProof/>
                <w:webHidden/>
              </w:rPr>
              <w:tab/>
            </w:r>
            <w:r>
              <w:rPr>
                <w:noProof/>
                <w:webHidden/>
              </w:rPr>
              <w:fldChar w:fldCharType="begin"/>
            </w:r>
            <w:r>
              <w:rPr>
                <w:noProof/>
                <w:webHidden/>
              </w:rPr>
              <w:instrText xml:space="preserve"> PAGEREF _Toc202306605 \h </w:instrText>
            </w:r>
            <w:r>
              <w:rPr>
                <w:noProof/>
                <w:webHidden/>
              </w:rPr>
            </w:r>
            <w:r>
              <w:rPr>
                <w:noProof/>
                <w:webHidden/>
              </w:rPr>
              <w:fldChar w:fldCharType="separate"/>
            </w:r>
            <w:r w:rsidR="00327503">
              <w:rPr>
                <w:noProof/>
                <w:webHidden/>
              </w:rPr>
              <w:t>15</w:t>
            </w:r>
            <w:r>
              <w:rPr>
                <w:noProof/>
                <w:webHidden/>
              </w:rPr>
              <w:fldChar w:fldCharType="end"/>
            </w:r>
          </w:hyperlink>
        </w:p>
        <w:p w14:paraId="7BAED356" w14:textId="0848ADE3"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6" w:history="1">
            <w:r w:rsidRPr="006B46B9">
              <w:rPr>
                <w:rStyle w:val="Hyperlink"/>
                <w:bCs/>
                <w:noProof/>
              </w:rPr>
              <w:t>2.3.1 Knowledge Based Chatbot With Context Recognition</w:t>
            </w:r>
            <w:r>
              <w:rPr>
                <w:noProof/>
                <w:webHidden/>
              </w:rPr>
              <w:tab/>
            </w:r>
            <w:r>
              <w:rPr>
                <w:noProof/>
                <w:webHidden/>
              </w:rPr>
              <w:fldChar w:fldCharType="begin"/>
            </w:r>
            <w:r>
              <w:rPr>
                <w:noProof/>
                <w:webHidden/>
              </w:rPr>
              <w:instrText xml:space="preserve"> PAGEREF _Toc202306606 \h </w:instrText>
            </w:r>
            <w:r>
              <w:rPr>
                <w:noProof/>
                <w:webHidden/>
              </w:rPr>
            </w:r>
            <w:r>
              <w:rPr>
                <w:noProof/>
                <w:webHidden/>
              </w:rPr>
              <w:fldChar w:fldCharType="separate"/>
            </w:r>
            <w:r w:rsidR="00327503">
              <w:rPr>
                <w:noProof/>
                <w:webHidden/>
              </w:rPr>
              <w:t>15</w:t>
            </w:r>
            <w:r>
              <w:rPr>
                <w:noProof/>
                <w:webHidden/>
              </w:rPr>
              <w:fldChar w:fldCharType="end"/>
            </w:r>
          </w:hyperlink>
        </w:p>
        <w:p w14:paraId="7CEE86B2" w14:textId="23C37A41"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7" w:history="1">
            <w:r w:rsidRPr="006B46B9">
              <w:rPr>
                <w:rStyle w:val="Hyperlink"/>
                <w:bCs/>
                <w:noProof/>
              </w:rPr>
              <w:t>2.3.2 Aplikasi Penilaian Ujian Essay Otomatis Menggunakan Metode Cosine Similarity</w:t>
            </w:r>
            <w:r>
              <w:rPr>
                <w:noProof/>
                <w:webHidden/>
              </w:rPr>
              <w:tab/>
            </w:r>
            <w:r>
              <w:rPr>
                <w:noProof/>
                <w:webHidden/>
              </w:rPr>
              <w:fldChar w:fldCharType="begin"/>
            </w:r>
            <w:r>
              <w:rPr>
                <w:noProof/>
                <w:webHidden/>
              </w:rPr>
              <w:instrText xml:space="preserve"> PAGEREF _Toc202306607 \h </w:instrText>
            </w:r>
            <w:r>
              <w:rPr>
                <w:noProof/>
                <w:webHidden/>
              </w:rPr>
            </w:r>
            <w:r>
              <w:rPr>
                <w:noProof/>
                <w:webHidden/>
              </w:rPr>
              <w:fldChar w:fldCharType="separate"/>
            </w:r>
            <w:r w:rsidR="00327503">
              <w:rPr>
                <w:noProof/>
                <w:webHidden/>
              </w:rPr>
              <w:t>15</w:t>
            </w:r>
            <w:r>
              <w:rPr>
                <w:noProof/>
                <w:webHidden/>
              </w:rPr>
              <w:fldChar w:fldCharType="end"/>
            </w:r>
          </w:hyperlink>
        </w:p>
        <w:p w14:paraId="65B24FA0" w14:textId="3510DDEE"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08" w:history="1">
            <w:r w:rsidRPr="006B46B9">
              <w:rPr>
                <w:rStyle w:val="Hyperlink"/>
                <w:bCs/>
                <w:noProof/>
              </w:rPr>
              <w:t>2.3.3 Pembangunan Aplikasi Chatbot Informasi Akademik berbasis Cosine Similiarity dan Library Sastrawi Stemmer (Studi Kasus: Teknik Informatika IT PLN)</w:t>
            </w:r>
            <w:r>
              <w:rPr>
                <w:noProof/>
                <w:webHidden/>
              </w:rPr>
              <w:tab/>
            </w:r>
            <w:r>
              <w:rPr>
                <w:noProof/>
                <w:webHidden/>
              </w:rPr>
              <w:fldChar w:fldCharType="begin"/>
            </w:r>
            <w:r>
              <w:rPr>
                <w:noProof/>
                <w:webHidden/>
              </w:rPr>
              <w:instrText xml:space="preserve"> PAGEREF _Toc202306608 \h </w:instrText>
            </w:r>
            <w:r>
              <w:rPr>
                <w:noProof/>
                <w:webHidden/>
              </w:rPr>
            </w:r>
            <w:r>
              <w:rPr>
                <w:noProof/>
                <w:webHidden/>
              </w:rPr>
              <w:fldChar w:fldCharType="separate"/>
            </w:r>
            <w:r w:rsidR="00327503">
              <w:rPr>
                <w:noProof/>
                <w:webHidden/>
              </w:rPr>
              <w:t>15</w:t>
            </w:r>
            <w:r>
              <w:rPr>
                <w:noProof/>
                <w:webHidden/>
              </w:rPr>
              <w:fldChar w:fldCharType="end"/>
            </w:r>
          </w:hyperlink>
        </w:p>
        <w:p w14:paraId="04A59BCC" w14:textId="2EAB80AC"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609" w:history="1">
            <w:r w:rsidRPr="006B46B9">
              <w:rPr>
                <w:rStyle w:val="Hyperlink"/>
                <w:noProof/>
              </w:rPr>
              <w:t>BAB 3 DESKRIPSI SISTEM</w:t>
            </w:r>
            <w:r>
              <w:rPr>
                <w:noProof/>
                <w:webHidden/>
              </w:rPr>
              <w:tab/>
            </w:r>
            <w:r>
              <w:rPr>
                <w:noProof/>
                <w:webHidden/>
              </w:rPr>
              <w:fldChar w:fldCharType="begin"/>
            </w:r>
            <w:r>
              <w:rPr>
                <w:noProof/>
                <w:webHidden/>
              </w:rPr>
              <w:instrText xml:space="preserve"> PAGEREF _Toc202306609 \h </w:instrText>
            </w:r>
            <w:r>
              <w:rPr>
                <w:noProof/>
                <w:webHidden/>
              </w:rPr>
            </w:r>
            <w:r>
              <w:rPr>
                <w:noProof/>
                <w:webHidden/>
              </w:rPr>
              <w:fldChar w:fldCharType="separate"/>
            </w:r>
            <w:r w:rsidR="00327503">
              <w:rPr>
                <w:noProof/>
                <w:webHidden/>
              </w:rPr>
              <w:t>17</w:t>
            </w:r>
            <w:r>
              <w:rPr>
                <w:noProof/>
                <w:webHidden/>
              </w:rPr>
              <w:fldChar w:fldCharType="end"/>
            </w:r>
          </w:hyperlink>
        </w:p>
        <w:p w14:paraId="60569F73" w14:textId="75E9433E"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10" w:history="1">
            <w:r w:rsidRPr="006B46B9">
              <w:rPr>
                <w:rStyle w:val="Hyperlink"/>
                <w:noProof/>
              </w:rPr>
              <w:t>3.1 DESKRIPSI SOLUSI</w:t>
            </w:r>
            <w:r>
              <w:rPr>
                <w:noProof/>
                <w:webHidden/>
              </w:rPr>
              <w:tab/>
            </w:r>
            <w:r>
              <w:rPr>
                <w:noProof/>
                <w:webHidden/>
              </w:rPr>
              <w:fldChar w:fldCharType="begin"/>
            </w:r>
            <w:r>
              <w:rPr>
                <w:noProof/>
                <w:webHidden/>
              </w:rPr>
              <w:instrText xml:space="preserve"> PAGEREF _Toc202306610 \h </w:instrText>
            </w:r>
            <w:r>
              <w:rPr>
                <w:noProof/>
                <w:webHidden/>
              </w:rPr>
            </w:r>
            <w:r>
              <w:rPr>
                <w:noProof/>
                <w:webHidden/>
              </w:rPr>
              <w:fldChar w:fldCharType="separate"/>
            </w:r>
            <w:r w:rsidR="00327503">
              <w:rPr>
                <w:noProof/>
                <w:webHidden/>
              </w:rPr>
              <w:t>17</w:t>
            </w:r>
            <w:r>
              <w:rPr>
                <w:noProof/>
                <w:webHidden/>
              </w:rPr>
              <w:fldChar w:fldCharType="end"/>
            </w:r>
          </w:hyperlink>
        </w:p>
        <w:p w14:paraId="762FDD69" w14:textId="09D44325"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11" w:history="1">
            <w:r w:rsidRPr="006B46B9">
              <w:rPr>
                <w:rStyle w:val="Hyperlink"/>
                <w:noProof/>
              </w:rPr>
              <w:t>3.2 DESAIN SISTEM</w:t>
            </w:r>
            <w:r>
              <w:rPr>
                <w:noProof/>
                <w:webHidden/>
              </w:rPr>
              <w:tab/>
            </w:r>
            <w:r>
              <w:rPr>
                <w:noProof/>
                <w:webHidden/>
              </w:rPr>
              <w:fldChar w:fldCharType="begin"/>
            </w:r>
            <w:r>
              <w:rPr>
                <w:noProof/>
                <w:webHidden/>
              </w:rPr>
              <w:instrText xml:space="preserve"> PAGEREF _Toc202306611 \h </w:instrText>
            </w:r>
            <w:r>
              <w:rPr>
                <w:noProof/>
                <w:webHidden/>
              </w:rPr>
            </w:r>
            <w:r>
              <w:rPr>
                <w:noProof/>
                <w:webHidden/>
              </w:rPr>
              <w:fldChar w:fldCharType="separate"/>
            </w:r>
            <w:r w:rsidR="00327503">
              <w:rPr>
                <w:noProof/>
                <w:webHidden/>
              </w:rPr>
              <w:t>18</w:t>
            </w:r>
            <w:r>
              <w:rPr>
                <w:noProof/>
                <w:webHidden/>
              </w:rPr>
              <w:fldChar w:fldCharType="end"/>
            </w:r>
          </w:hyperlink>
        </w:p>
        <w:p w14:paraId="254DEECC" w14:textId="102CC9A8"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2" w:history="1">
            <w:r w:rsidRPr="006B46B9">
              <w:rPr>
                <w:rStyle w:val="Hyperlink"/>
                <w:bCs/>
                <w:noProof/>
              </w:rPr>
              <w:t>3.2.1 DATASET</w:t>
            </w:r>
            <w:r>
              <w:rPr>
                <w:noProof/>
                <w:webHidden/>
              </w:rPr>
              <w:tab/>
            </w:r>
            <w:r>
              <w:rPr>
                <w:noProof/>
                <w:webHidden/>
              </w:rPr>
              <w:fldChar w:fldCharType="begin"/>
            </w:r>
            <w:r>
              <w:rPr>
                <w:noProof/>
                <w:webHidden/>
              </w:rPr>
              <w:instrText xml:space="preserve"> PAGEREF _Toc202306612 \h </w:instrText>
            </w:r>
            <w:r>
              <w:rPr>
                <w:noProof/>
                <w:webHidden/>
              </w:rPr>
            </w:r>
            <w:r>
              <w:rPr>
                <w:noProof/>
                <w:webHidden/>
              </w:rPr>
              <w:fldChar w:fldCharType="separate"/>
            </w:r>
            <w:r w:rsidR="00327503">
              <w:rPr>
                <w:noProof/>
                <w:webHidden/>
              </w:rPr>
              <w:t>20</w:t>
            </w:r>
            <w:r>
              <w:rPr>
                <w:noProof/>
                <w:webHidden/>
              </w:rPr>
              <w:fldChar w:fldCharType="end"/>
            </w:r>
          </w:hyperlink>
        </w:p>
        <w:p w14:paraId="39CEC015" w14:textId="5585B1CC"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3" w:history="1">
            <w:r w:rsidRPr="006B46B9">
              <w:rPr>
                <w:rStyle w:val="Hyperlink"/>
                <w:noProof/>
              </w:rPr>
              <w:t>3.2.2 PREPROCESSING</w:t>
            </w:r>
            <w:r>
              <w:rPr>
                <w:noProof/>
                <w:webHidden/>
              </w:rPr>
              <w:tab/>
            </w:r>
            <w:r>
              <w:rPr>
                <w:noProof/>
                <w:webHidden/>
              </w:rPr>
              <w:fldChar w:fldCharType="begin"/>
            </w:r>
            <w:r>
              <w:rPr>
                <w:noProof/>
                <w:webHidden/>
              </w:rPr>
              <w:instrText xml:space="preserve"> PAGEREF _Toc202306613 \h </w:instrText>
            </w:r>
            <w:r>
              <w:rPr>
                <w:noProof/>
                <w:webHidden/>
              </w:rPr>
            </w:r>
            <w:r>
              <w:rPr>
                <w:noProof/>
                <w:webHidden/>
              </w:rPr>
              <w:fldChar w:fldCharType="separate"/>
            </w:r>
            <w:r w:rsidR="00327503">
              <w:rPr>
                <w:noProof/>
                <w:webHidden/>
              </w:rPr>
              <w:t>24</w:t>
            </w:r>
            <w:r>
              <w:rPr>
                <w:noProof/>
                <w:webHidden/>
              </w:rPr>
              <w:fldChar w:fldCharType="end"/>
            </w:r>
          </w:hyperlink>
        </w:p>
        <w:p w14:paraId="4BABB367" w14:textId="568C1C48"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4" w:history="1">
            <w:r w:rsidRPr="006B46B9">
              <w:rPr>
                <w:rStyle w:val="Hyperlink"/>
                <w:noProof/>
              </w:rPr>
              <w:t>3.2.3 CHECK SYNONYM</w:t>
            </w:r>
            <w:r>
              <w:rPr>
                <w:noProof/>
                <w:webHidden/>
              </w:rPr>
              <w:tab/>
            </w:r>
            <w:r>
              <w:rPr>
                <w:noProof/>
                <w:webHidden/>
              </w:rPr>
              <w:fldChar w:fldCharType="begin"/>
            </w:r>
            <w:r>
              <w:rPr>
                <w:noProof/>
                <w:webHidden/>
              </w:rPr>
              <w:instrText xml:space="preserve"> PAGEREF _Toc202306614 \h </w:instrText>
            </w:r>
            <w:r>
              <w:rPr>
                <w:noProof/>
                <w:webHidden/>
              </w:rPr>
            </w:r>
            <w:r>
              <w:rPr>
                <w:noProof/>
                <w:webHidden/>
              </w:rPr>
              <w:fldChar w:fldCharType="separate"/>
            </w:r>
            <w:r w:rsidR="00327503">
              <w:rPr>
                <w:noProof/>
                <w:webHidden/>
              </w:rPr>
              <w:t>25</w:t>
            </w:r>
            <w:r>
              <w:rPr>
                <w:noProof/>
                <w:webHidden/>
              </w:rPr>
              <w:fldChar w:fldCharType="end"/>
            </w:r>
          </w:hyperlink>
        </w:p>
        <w:p w14:paraId="150E6517" w14:textId="3F8F0574"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5" w:history="1">
            <w:r w:rsidRPr="006B46B9">
              <w:rPr>
                <w:rStyle w:val="Hyperlink"/>
                <w:noProof/>
              </w:rPr>
              <w:t>3.2.4 TEXT VECTORIZING</w:t>
            </w:r>
            <w:r>
              <w:rPr>
                <w:noProof/>
                <w:webHidden/>
              </w:rPr>
              <w:tab/>
            </w:r>
            <w:r>
              <w:rPr>
                <w:noProof/>
                <w:webHidden/>
              </w:rPr>
              <w:fldChar w:fldCharType="begin"/>
            </w:r>
            <w:r>
              <w:rPr>
                <w:noProof/>
                <w:webHidden/>
              </w:rPr>
              <w:instrText xml:space="preserve"> PAGEREF _Toc202306615 \h </w:instrText>
            </w:r>
            <w:r>
              <w:rPr>
                <w:noProof/>
                <w:webHidden/>
              </w:rPr>
            </w:r>
            <w:r>
              <w:rPr>
                <w:noProof/>
                <w:webHidden/>
              </w:rPr>
              <w:fldChar w:fldCharType="separate"/>
            </w:r>
            <w:r w:rsidR="00327503">
              <w:rPr>
                <w:noProof/>
                <w:webHidden/>
              </w:rPr>
              <w:t>26</w:t>
            </w:r>
            <w:r>
              <w:rPr>
                <w:noProof/>
                <w:webHidden/>
              </w:rPr>
              <w:fldChar w:fldCharType="end"/>
            </w:r>
          </w:hyperlink>
        </w:p>
        <w:p w14:paraId="6448E1B2" w14:textId="29F775DA"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6" w:history="1">
            <w:r w:rsidRPr="006B46B9">
              <w:rPr>
                <w:rStyle w:val="Hyperlink"/>
                <w:noProof/>
              </w:rPr>
              <w:t>3.2.5 FILTER CLOSEST DOCUMENT TO THE INPUT</w:t>
            </w:r>
            <w:r>
              <w:rPr>
                <w:noProof/>
                <w:webHidden/>
              </w:rPr>
              <w:tab/>
            </w:r>
            <w:r>
              <w:rPr>
                <w:noProof/>
                <w:webHidden/>
              </w:rPr>
              <w:fldChar w:fldCharType="begin"/>
            </w:r>
            <w:r>
              <w:rPr>
                <w:noProof/>
                <w:webHidden/>
              </w:rPr>
              <w:instrText xml:space="preserve"> PAGEREF _Toc202306616 \h </w:instrText>
            </w:r>
            <w:r>
              <w:rPr>
                <w:noProof/>
                <w:webHidden/>
              </w:rPr>
            </w:r>
            <w:r>
              <w:rPr>
                <w:noProof/>
                <w:webHidden/>
              </w:rPr>
              <w:fldChar w:fldCharType="separate"/>
            </w:r>
            <w:r w:rsidR="00327503">
              <w:rPr>
                <w:noProof/>
                <w:webHidden/>
              </w:rPr>
              <w:t>27</w:t>
            </w:r>
            <w:r>
              <w:rPr>
                <w:noProof/>
                <w:webHidden/>
              </w:rPr>
              <w:fldChar w:fldCharType="end"/>
            </w:r>
          </w:hyperlink>
        </w:p>
        <w:p w14:paraId="5B07484C" w14:textId="26F3D324"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7" w:history="1">
            <w:r w:rsidRPr="006B46B9">
              <w:rPr>
                <w:rStyle w:val="Hyperlink"/>
                <w:noProof/>
              </w:rPr>
              <w:t>3.2.6 RETURN RESULT (.json)</w:t>
            </w:r>
            <w:r>
              <w:rPr>
                <w:noProof/>
                <w:webHidden/>
              </w:rPr>
              <w:tab/>
            </w:r>
            <w:r>
              <w:rPr>
                <w:noProof/>
                <w:webHidden/>
              </w:rPr>
              <w:fldChar w:fldCharType="begin"/>
            </w:r>
            <w:r>
              <w:rPr>
                <w:noProof/>
                <w:webHidden/>
              </w:rPr>
              <w:instrText xml:space="preserve"> PAGEREF _Toc202306617 \h </w:instrText>
            </w:r>
            <w:r>
              <w:rPr>
                <w:noProof/>
                <w:webHidden/>
              </w:rPr>
            </w:r>
            <w:r>
              <w:rPr>
                <w:noProof/>
                <w:webHidden/>
              </w:rPr>
              <w:fldChar w:fldCharType="separate"/>
            </w:r>
            <w:r w:rsidR="00327503">
              <w:rPr>
                <w:noProof/>
                <w:webHidden/>
              </w:rPr>
              <w:t>27</w:t>
            </w:r>
            <w:r>
              <w:rPr>
                <w:noProof/>
                <w:webHidden/>
              </w:rPr>
              <w:fldChar w:fldCharType="end"/>
            </w:r>
          </w:hyperlink>
        </w:p>
        <w:p w14:paraId="416D7542" w14:textId="275F6688"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8" w:history="1">
            <w:r w:rsidRPr="006B46B9">
              <w:rPr>
                <w:rStyle w:val="Hyperlink"/>
                <w:bCs/>
                <w:noProof/>
              </w:rPr>
              <w:t>3.2.7 USER EXPERIENCE</w:t>
            </w:r>
            <w:r>
              <w:rPr>
                <w:noProof/>
                <w:webHidden/>
              </w:rPr>
              <w:tab/>
            </w:r>
            <w:r>
              <w:rPr>
                <w:noProof/>
                <w:webHidden/>
              </w:rPr>
              <w:fldChar w:fldCharType="begin"/>
            </w:r>
            <w:r>
              <w:rPr>
                <w:noProof/>
                <w:webHidden/>
              </w:rPr>
              <w:instrText xml:space="preserve"> PAGEREF _Toc202306618 \h </w:instrText>
            </w:r>
            <w:r>
              <w:rPr>
                <w:noProof/>
                <w:webHidden/>
              </w:rPr>
            </w:r>
            <w:r>
              <w:rPr>
                <w:noProof/>
                <w:webHidden/>
              </w:rPr>
              <w:fldChar w:fldCharType="separate"/>
            </w:r>
            <w:r w:rsidR="00327503">
              <w:rPr>
                <w:noProof/>
                <w:webHidden/>
              </w:rPr>
              <w:t>28</w:t>
            </w:r>
            <w:r>
              <w:rPr>
                <w:noProof/>
                <w:webHidden/>
              </w:rPr>
              <w:fldChar w:fldCharType="end"/>
            </w:r>
          </w:hyperlink>
        </w:p>
        <w:p w14:paraId="1F38432A" w14:textId="56CF4B2E"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19" w:history="1">
            <w:r w:rsidRPr="006B46B9">
              <w:rPr>
                <w:rStyle w:val="Hyperlink"/>
                <w:noProof/>
              </w:rPr>
              <w:t>3.2.8 DESAIN WEB</w:t>
            </w:r>
            <w:r>
              <w:rPr>
                <w:noProof/>
                <w:webHidden/>
              </w:rPr>
              <w:tab/>
            </w:r>
            <w:r>
              <w:rPr>
                <w:noProof/>
                <w:webHidden/>
              </w:rPr>
              <w:fldChar w:fldCharType="begin"/>
            </w:r>
            <w:r>
              <w:rPr>
                <w:noProof/>
                <w:webHidden/>
              </w:rPr>
              <w:instrText xml:space="preserve"> PAGEREF _Toc202306619 \h </w:instrText>
            </w:r>
            <w:r>
              <w:rPr>
                <w:noProof/>
                <w:webHidden/>
              </w:rPr>
            </w:r>
            <w:r>
              <w:rPr>
                <w:noProof/>
                <w:webHidden/>
              </w:rPr>
              <w:fldChar w:fldCharType="separate"/>
            </w:r>
            <w:r w:rsidR="00327503">
              <w:rPr>
                <w:noProof/>
                <w:webHidden/>
              </w:rPr>
              <w:t>28</w:t>
            </w:r>
            <w:r>
              <w:rPr>
                <w:noProof/>
                <w:webHidden/>
              </w:rPr>
              <w:fldChar w:fldCharType="end"/>
            </w:r>
          </w:hyperlink>
        </w:p>
        <w:p w14:paraId="4C756219" w14:textId="079D1C28"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20" w:history="1">
            <w:r w:rsidRPr="006B46B9">
              <w:rPr>
                <w:rStyle w:val="Hyperlink"/>
                <w:bCs/>
                <w:noProof/>
              </w:rPr>
              <w:t>3.2.9 TIMELINE PENGERJAAN</w:t>
            </w:r>
            <w:r>
              <w:rPr>
                <w:noProof/>
                <w:webHidden/>
              </w:rPr>
              <w:tab/>
            </w:r>
            <w:r>
              <w:rPr>
                <w:noProof/>
                <w:webHidden/>
              </w:rPr>
              <w:fldChar w:fldCharType="begin"/>
            </w:r>
            <w:r>
              <w:rPr>
                <w:noProof/>
                <w:webHidden/>
              </w:rPr>
              <w:instrText xml:space="preserve"> PAGEREF _Toc202306620 \h </w:instrText>
            </w:r>
            <w:r>
              <w:rPr>
                <w:noProof/>
                <w:webHidden/>
              </w:rPr>
            </w:r>
            <w:r>
              <w:rPr>
                <w:noProof/>
                <w:webHidden/>
              </w:rPr>
              <w:fldChar w:fldCharType="separate"/>
            </w:r>
            <w:r w:rsidR="00327503">
              <w:rPr>
                <w:noProof/>
                <w:webHidden/>
              </w:rPr>
              <w:t>29</w:t>
            </w:r>
            <w:r>
              <w:rPr>
                <w:noProof/>
                <w:webHidden/>
              </w:rPr>
              <w:fldChar w:fldCharType="end"/>
            </w:r>
          </w:hyperlink>
        </w:p>
        <w:p w14:paraId="4E4129A1" w14:textId="1475B6F4"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621" w:history="1">
            <w:r w:rsidRPr="006B46B9">
              <w:rPr>
                <w:rStyle w:val="Hyperlink"/>
                <w:noProof/>
              </w:rPr>
              <w:t>BAB 4 EKSPERIMEN DAN ANALISIS</w:t>
            </w:r>
            <w:r>
              <w:rPr>
                <w:noProof/>
                <w:webHidden/>
              </w:rPr>
              <w:tab/>
            </w:r>
            <w:r>
              <w:rPr>
                <w:noProof/>
                <w:webHidden/>
              </w:rPr>
              <w:fldChar w:fldCharType="begin"/>
            </w:r>
            <w:r>
              <w:rPr>
                <w:noProof/>
                <w:webHidden/>
              </w:rPr>
              <w:instrText xml:space="preserve"> PAGEREF _Toc202306621 \h </w:instrText>
            </w:r>
            <w:r>
              <w:rPr>
                <w:noProof/>
                <w:webHidden/>
              </w:rPr>
            </w:r>
            <w:r>
              <w:rPr>
                <w:noProof/>
                <w:webHidden/>
              </w:rPr>
              <w:fldChar w:fldCharType="separate"/>
            </w:r>
            <w:r w:rsidR="00327503">
              <w:rPr>
                <w:noProof/>
                <w:webHidden/>
              </w:rPr>
              <w:t>32</w:t>
            </w:r>
            <w:r>
              <w:rPr>
                <w:noProof/>
                <w:webHidden/>
              </w:rPr>
              <w:fldChar w:fldCharType="end"/>
            </w:r>
          </w:hyperlink>
        </w:p>
        <w:p w14:paraId="34E6E972" w14:textId="0CCAB6BB"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22" w:history="1">
            <w:r w:rsidRPr="006B46B9">
              <w:rPr>
                <w:rStyle w:val="Hyperlink"/>
                <w:noProof/>
              </w:rPr>
              <w:t>4.1 PARAMETER</w:t>
            </w:r>
            <w:r w:rsidRPr="006B46B9">
              <w:rPr>
                <w:rStyle w:val="Hyperlink"/>
                <w:noProof/>
                <w:spacing w:val="3"/>
              </w:rPr>
              <w:t xml:space="preserve"> </w:t>
            </w:r>
            <w:r w:rsidRPr="006B46B9">
              <w:rPr>
                <w:rStyle w:val="Hyperlink"/>
                <w:noProof/>
              </w:rPr>
              <w:t>EKSPERIMEN</w:t>
            </w:r>
            <w:r>
              <w:rPr>
                <w:noProof/>
                <w:webHidden/>
              </w:rPr>
              <w:tab/>
            </w:r>
            <w:r>
              <w:rPr>
                <w:noProof/>
                <w:webHidden/>
              </w:rPr>
              <w:fldChar w:fldCharType="begin"/>
            </w:r>
            <w:r>
              <w:rPr>
                <w:noProof/>
                <w:webHidden/>
              </w:rPr>
              <w:instrText xml:space="preserve"> PAGEREF _Toc202306622 \h </w:instrText>
            </w:r>
            <w:r>
              <w:rPr>
                <w:noProof/>
                <w:webHidden/>
              </w:rPr>
            </w:r>
            <w:r>
              <w:rPr>
                <w:noProof/>
                <w:webHidden/>
              </w:rPr>
              <w:fldChar w:fldCharType="separate"/>
            </w:r>
            <w:r w:rsidR="00327503">
              <w:rPr>
                <w:noProof/>
                <w:webHidden/>
              </w:rPr>
              <w:t>32</w:t>
            </w:r>
            <w:r>
              <w:rPr>
                <w:noProof/>
                <w:webHidden/>
              </w:rPr>
              <w:fldChar w:fldCharType="end"/>
            </w:r>
          </w:hyperlink>
        </w:p>
        <w:p w14:paraId="199679BB" w14:textId="02633A20"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23" w:history="1">
            <w:r w:rsidRPr="006B46B9">
              <w:rPr>
                <w:rStyle w:val="Hyperlink"/>
                <w:noProof/>
              </w:rPr>
              <w:t>4.2 KARAKTERISTIK</w:t>
            </w:r>
            <w:r w:rsidRPr="006B46B9">
              <w:rPr>
                <w:rStyle w:val="Hyperlink"/>
                <w:noProof/>
                <w:spacing w:val="7"/>
              </w:rPr>
              <w:t xml:space="preserve"> </w:t>
            </w:r>
            <w:r w:rsidRPr="006B46B9">
              <w:rPr>
                <w:rStyle w:val="Hyperlink"/>
                <w:noProof/>
                <w:spacing w:val="-4"/>
              </w:rPr>
              <w:t>DATA</w:t>
            </w:r>
            <w:r>
              <w:rPr>
                <w:noProof/>
                <w:webHidden/>
              </w:rPr>
              <w:tab/>
            </w:r>
            <w:r>
              <w:rPr>
                <w:noProof/>
                <w:webHidden/>
              </w:rPr>
              <w:fldChar w:fldCharType="begin"/>
            </w:r>
            <w:r>
              <w:rPr>
                <w:noProof/>
                <w:webHidden/>
              </w:rPr>
              <w:instrText xml:space="preserve"> PAGEREF _Toc202306623 \h </w:instrText>
            </w:r>
            <w:r>
              <w:rPr>
                <w:noProof/>
                <w:webHidden/>
              </w:rPr>
            </w:r>
            <w:r>
              <w:rPr>
                <w:noProof/>
                <w:webHidden/>
              </w:rPr>
              <w:fldChar w:fldCharType="separate"/>
            </w:r>
            <w:r w:rsidR="00327503">
              <w:rPr>
                <w:noProof/>
                <w:webHidden/>
              </w:rPr>
              <w:t>33</w:t>
            </w:r>
            <w:r>
              <w:rPr>
                <w:noProof/>
                <w:webHidden/>
              </w:rPr>
              <w:fldChar w:fldCharType="end"/>
            </w:r>
          </w:hyperlink>
        </w:p>
        <w:p w14:paraId="3CC8C111" w14:textId="6EDB5CD1"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24" w:history="1">
            <w:r w:rsidRPr="006B46B9">
              <w:rPr>
                <w:rStyle w:val="Hyperlink"/>
                <w:noProof/>
              </w:rPr>
              <w:t>4.3 TEMPAT</w:t>
            </w:r>
            <w:r w:rsidRPr="006B46B9">
              <w:rPr>
                <w:rStyle w:val="Hyperlink"/>
                <w:noProof/>
                <w:spacing w:val="-8"/>
              </w:rPr>
              <w:t xml:space="preserve"> </w:t>
            </w:r>
            <w:r w:rsidRPr="006B46B9">
              <w:rPr>
                <w:rStyle w:val="Hyperlink"/>
                <w:noProof/>
              </w:rPr>
              <w:t>UJI</w:t>
            </w:r>
            <w:r w:rsidRPr="006B46B9">
              <w:rPr>
                <w:rStyle w:val="Hyperlink"/>
                <w:noProof/>
                <w:spacing w:val="-5"/>
              </w:rPr>
              <w:t xml:space="preserve"> </w:t>
            </w:r>
            <w:r w:rsidRPr="006B46B9">
              <w:rPr>
                <w:rStyle w:val="Hyperlink"/>
                <w:noProof/>
                <w:spacing w:val="-4"/>
              </w:rPr>
              <w:t>COBA</w:t>
            </w:r>
            <w:r>
              <w:rPr>
                <w:noProof/>
                <w:webHidden/>
              </w:rPr>
              <w:tab/>
            </w:r>
            <w:r>
              <w:rPr>
                <w:noProof/>
                <w:webHidden/>
              </w:rPr>
              <w:fldChar w:fldCharType="begin"/>
            </w:r>
            <w:r>
              <w:rPr>
                <w:noProof/>
                <w:webHidden/>
              </w:rPr>
              <w:instrText xml:space="preserve"> PAGEREF _Toc202306624 \h </w:instrText>
            </w:r>
            <w:r>
              <w:rPr>
                <w:noProof/>
                <w:webHidden/>
              </w:rPr>
            </w:r>
            <w:r>
              <w:rPr>
                <w:noProof/>
                <w:webHidden/>
              </w:rPr>
              <w:fldChar w:fldCharType="separate"/>
            </w:r>
            <w:r w:rsidR="00327503">
              <w:rPr>
                <w:noProof/>
                <w:webHidden/>
              </w:rPr>
              <w:t>33</w:t>
            </w:r>
            <w:r>
              <w:rPr>
                <w:noProof/>
                <w:webHidden/>
              </w:rPr>
              <w:fldChar w:fldCharType="end"/>
            </w:r>
          </w:hyperlink>
        </w:p>
        <w:p w14:paraId="7CA3839C" w14:textId="301A02C1"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25" w:history="1">
            <w:r w:rsidRPr="006B46B9">
              <w:rPr>
                <w:rStyle w:val="Hyperlink"/>
                <w:noProof/>
              </w:rPr>
              <w:t>4.4 WAKTU</w:t>
            </w:r>
            <w:r w:rsidRPr="006B46B9">
              <w:rPr>
                <w:rStyle w:val="Hyperlink"/>
                <w:noProof/>
                <w:spacing w:val="-8"/>
              </w:rPr>
              <w:t xml:space="preserve"> </w:t>
            </w:r>
            <w:r w:rsidRPr="006B46B9">
              <w:rPr>
                <w:rStyle w:val="Hyperlink"/>
                <w:noProof/>
              </w:rPr>
              <w:t>UJI</w:t>
            </w:r>
            <w:r w:rsidRPr="006B46B9">
              <w:rPr>
                <w:rStyle w:val="Hyperlink"/>
                <w:noProof/>
                <w:spacing w:val="-5"/>
              </w:rPr>
              <w:t xml:space="preserve"> </w:t>
            </w:r>
            <w:r w:rsidRPr="006B46B9">
              <w:rPr>
                <w:rStyle w:val="Hyperlink"/>
                <w:noProof/>
                <w:spacing w:val="-4"/>
              </w:rPr>
              <w:t>COBA</w:t>
            </w:r>
            <w:r>
              <w:rPr>
                <w:noProof/>
                <w:webHidden/>
              </w:rPr>
              <w:tab/>
            </w:r>
            <w:r>
              <w:rPr>
                <w:noProof/>
                <w:webHidden/>
              </w:rPr>
              <w:fldChar w:fldCharType="begin"/>
            </w:r>
            <w:r>
              <w:rPr>
                <w:noProof/>
                <w:webHidden/>
              </w:rPr>
              <w:instrText xml:space="preserve"> PAGEREF _Toc202306625 \h </w:instrText>
            </w:r>
            <w:r>
              <w:rPr>
                <w:noProof/>
                <w:webHidden/>
              </w:rPr>
            </w:r>
            <w:r>
              <w:rPr>
                <w:noProof/>
                <w:webHidden/>
              </w:rPr>
              <w:fldChar w:fldCharType="separate"/>
            </w:r>
            <w:r w:rsidR="00327503">
              <w:rPr>
                <w:noProof/>
                <w:webHidden/>
              </w:rPr>
              <w:t>33</w:t>
            </w:r>
            <w:r>
              <w:rPr>
                <w:noProof/>
                <w:webHidden/>
              </w:rPr>
              <w:fldChar w:fldCharType="end"/>
            </w:r>
          </w:hyperlink>
        </w:p>
        <w:p w14:paraId="27FD0118" w14:textId="1EE3EEF5" w:rsidR="00781992" w:rsidRDefault="00781992">
          <w:pPr>
            <w:pStyle w:val="TOC2"/>
            <w:tabs>
              <w:tab w:val="left" w:pos="960"/>
              <w:tab w:val="right" w:leader="dot" w:pos="6121"/>
            </w:tabs>
            <w:rPr>
              <w:rFonts w:eastAsiaTheme="minorEastAsia" w:cstheme="minorBidi"/>
              <w:b w:val="0"/>
              <w:bCs w:val="0"/>
              <w:noProof/>
              <w:kern w:val="2"/>
              <w:sz w:val="24"/>
              <w:szCs w:val="24"/>
              <w14:ligatures w14:val="standardContextual"/>
            </w:rPr>
          </w:pPr>
          <w:hyperlink w:anchor="_Toc202306626" w:history="1">
            <w:r w:rsidRPr="006B46B9">
              <w:rPr>
                <w:rStyle w:val="Hyperlink"/>
                <w:noProof/>
                <w:spacing w:val="-4"/>
              </w:rPr>
              <w:t>4.5</w:t>
            </w:r>
            <w:r>
              <w:rPr>
                <w:rFonts w:eastAsiaTheme="minorEastAsia" w:cstheme="minorBidi"/>
                <w:b w:val="0"/>
                <w:bCs w:val="0"/>
                <w:noProof/>
                <w:kern w:val="2"/>
                <w:sz w:val="24"/>
                <w:szCs w:val="24"/>
                <w14:ligatures w14:val="standardContextual"/>
              </w:rPr>
              <w:tab/>
            </w:r>
            <w:r w:rsidRPr="006B46B9">
              <w:rPr>
                <w:rStyle w:val="Hyperlink"/>
                <w:noProof/>
              </w:rPr>
              <w:t>SPESIFIKASI</w:t>
            </w:r>
            <w:r w:rsidRPr="006B46B9">
              <w:rPr>
                <w:rStyle w:val="Hyperlink"/>
                <w:noProof/>
                <w:spacing w:val="-10"/>
              </w:rPr>
              <w:t xml:space="preserve"> </w:t>
            </w:r>
            <w:r w:rsidRPr="006B46B9">
              <w:rPr>
                <w:rStyle w:val="Hyperlink"/>
                <w:noProof/>
              </w:rPr>
              <w:t>PERALATAN</w:t>
            </w:r>
            <w:r w:rsidRPr="006B46B9">
              <w:rPr>
                <w:rStyle w:val="Hyperlink"/>
                <w:noProof/>
                <w:spacing w:val="-10"/>
              </w:rPr>
              <w:t xml:space="preserve"> </w:t>
            </w:r>
            <w:r w:rsidRPr="006B46B9">
              <w:rPr>
                <w:rStyle w:val="Hyperlink"/>
                <w:noProof/>
              </w:rPr>
              <w:t>UJI</w:t>
            </w:r>
            <w:r w:rsidRPr="006B46B9">
              <w:rPr>
                <w:rStyle w:val="Hyperlink"/>
                <w:noProof/>
                <w:spacing w:val="-10"/>
              </w:rPr>
              <w:t xml:space="preserve"> </w:t>
            </w:r>
            <w:r w:rsidRPr="006B46B9">
              <w:rPr>
                <w:rStyle w:val="Hyperlink"/>
                <w:noProof/>
                <w:spacing w:val="-4"/>
              </w:rPr>
              <w:t>COBA</w:t>
            </w:r>
            <w:r>
              <w:rPr>
                <w:noProof/>
                <w:webHidden/>
              </w:rPr>
              <w:tab/>
            </w:r>
            <w:r>
              <w:rPr>
                <w:noProof/>
                <w:webHidden/>
              </w:rPr>
              <w:fldChar w:fldCharType="begin"/>
            </w:r>
            <w:r>
              <w:rPr>
                <w:noProof/>
                <w:webHidden/>
              </w:rPr>
              <w:instrText xml:space="preserve"> PAGEREF _Toc202306626 \h </w:instrText>
            </w:r>
            <w:r>
              <w:rPr>
                <w:noProof/>
                <w:webHidden/>
              </w:rPr>
            </w:r>
            <w:r>
              <w:rPr>
                <w:noProof/>
                <w:webHidden/>
              </w:rPr>
              <w:fldChar w:fldCharType="separate"/>
            </w:r>
            <w:r w:rsidR="00327503">
              <w:rPr>
                <w:noProof/>
                <w:webHidden/>
              </w:rPr>
              <w:t>33</w:t>
            </w:r>
            <w:r>
              <w:rPr>
                <w:noProof/>
                <w:webHidden/>
              </w:rPr>
              <w:fldChar w:fldCharType="end"/>
            </w:r>
          </w:hyperlink>
        </w:p>
        <w:p w14:paraId="301FAE4A" w14:textId="6ECD7A13"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27" w:history="1">
            <w:r w:rsidRPr="006B46B9">
              <w:rPr>
                <w:rStyle w:val="Hyperlink"/>
                <w:noProof/>
              </w:rPr>
              <w:t>4.6 HASIL</w:t>
            </w:r>
            <w:r w:rsidRPr="006B46B9">
              <w:rPr>
                <w:rStyle w:val="Hyperlink"/>
                <w:noProof/>
                <w:spacing w:val="-9"/>
              </w:rPr>
              <w:t xml:space="preserve"> </w:t>
            </w:r>
            <w:r w:rsidRPr="006B46B9">
              <w:rPr>
                <w:rStyle w:val="Hyperlink"/>
                <w:noProof/>
              </w:rPr>
              <w:t>EKSPERIMEN</w:t>
            </w:r>
            <w:r>
              <w:rPr>
                <w:noProof/>
                <w:webHidden/>
              </w:rPr>
              <w:tab/>
            </w:r>
            <w:r>
              <w:rPr>
                <w:noProof/>
                <w:webHidden/>
              </w:rPr>
              <w:fldChar w:fldCharType="begin"/>
            </w:r>
            <w:r>
              <w:rPr>
                <w:noProof/>
                <w:webHidden/>
              </w:rPr>
              <w:instrText xml:space="preserve"> PAGEREF _Toc202306627 \h </w:instrText>
            </w:r>
            <w:r>
              <w:rPr>
                <w:noProof/>
                <w:webHidden/>
              </w:rPr>
            </w:r>
            <w:r>
              <w:rPr>
                <w:noProof/>
                <w:webHidden/>
              </w:rPr>
              <w:fldChar w:fldCharType="separate"/>
            </w:r>
            <w:r w:rsidR="00327503">
              <w:rPr>
                <w:noProof/>
                <w:webHidden/>
              </w:rPr>
              <w:t>34</w:t>
            </w:r>
            <w:r>
              <w:rPr>
                <w:noProof/>
                <w:webHidden/>
              </w:rPr>
              <w:fldChar w:fldCharType="end"/>
            </w:r>
          </w:hyperlink>
        </w:p>
        <w:p w14:paraId="4A6E2C0B" w14:textId="7DC97218" w:rsidR="00781992" w:rsidRDefault="00781992">
          <w:pPr>
            <w:pStyle w:val="TOC3"/>
            <w:tabs>
              <w:tab w:val="left" w:pos="1200"/>
              <w:tab w:val="right" w:leader="dot" w:pos="6121"/>
            </w:tabs>
            <w:rPr>
              <w:rFonts w:eastAsiaTheme="minorEastAsia" w:cstheme="minorBidi"/>
              <w:noProof/>
              <w:kern w:val="2"/>
              <w:sz w:val="24"/>
              <w:szCs w:val="24"/>
              <w14:ligatures w14:val="standardContextual"/>
            </w:rPr>
          </w:pPr>
          <w:hyperlink w:anchor="_Toc202306628" w:history="1">
            <w:r w:rsidRPr="006B46B9">
              <w:rPr>
                <w:rStyle w:val="Hyperlink"/>
                <w:noProof/>
                <w:spacing w:val="-2"/>
              </w:rPr>
              <w:t>4.6.1</w:t>
            </w:r>
            <w:r>
              <w:rPr>
                <w:rFonts w:eastAsiaTheme="minorEastAsia" w:cstheme="minorBidi"/>
                <w:noProof/>
                <w:kern w:val="2"/>
                <w:sz w:val="24"/>
                <w:szCs w:val="24"/>
                <w14:ligatures w14:val="standardContextual"/>
              </w:rPr>
              <w:tab/>
            </w:r>
            <w:r w:rsidRPr="006B46B9">
              <w:rPr>
                <w:rStyle w:val="Hyperlink"/>
                <w:noProof/>
              </w:rPr>
              <w:t>Eksperimen</w:t>
            </w:r>
            <w:r w:rsidRPr="006B46B9">
              <w:rPr>
                <w:rStyle w:val="Hyperlink"/>
                <w:noProof/>
                <w:spacing w:val="-9"/>
              </w:rPr>
              <w:t xml:space="preserve"> </w:t>
            </w:r>
            <w:r w:rsidRPr="006B46B9">
              <w:rPr>
                <w:rStyle w:val="Hyperlink"/>
                <w:noProof/>
              </w:rPr>
              <w:t>Text</w:t>
            </w:r>
            <w:r w:rsidRPr="006B46B9">
              <w:rPr>
                <w:rStyle w:val="Hyperlink"/>
                <w:noProof/>
                <w:spacing w:val="-8"/>
              </w:rPr>
              <w:t xml:space="preserve"> </w:t>
            </w:r>
            <w:r w:rsidRPr="006B46B9">
              <w:rPr>
                <w:rStyle w:val="Hyperlink"/>
                <w:noProof/>
                <w:spacing w:val="-2"/>
              </w:rPr>
              <w:t>Preprocessing</w:t>
            </w:r>
            <w:r>
              <w:rPr>
                <w:noProof/>
                <w:webHidden/>
              </w:rPr>
              <w:tab/>
            </w:r>
            <w:r>
              <w:rPr>
                <w:noProof/>
                <w:webHidden/>
              </w:rPr>
              <w:fldChar w:fldCharType="begin"/>
            </w:r>
            <w:r>
              <w:rPr>
                <w:noProof/>
                <w:webHidden/>
              </w:rPr>
              <w:instrText xml:space="preserve"> PAGEREF _Toc202306628 \h </w:instrText>
            </w:r>
            <w:r>
              <w:rPr>
                <w:noProof/>
                <w:webHidden/>
              </w:rPr>
            </w:r>
            <w:r>
              <w:rPr>
                <w:noProof/>
                <w:webHidden/>
              </w:rPr>
              <w:fldChar w:fldCharType="separate"/>
            </w:r>
            <w:r w:rsidR="00327503">
              <w:rPr>
                <w:noProof/>
                <w:webHidden/>
              </w:rPr>
              <w:t>34</w:t>
            </w:r>
            <w:r>
              <w:rPr>
                <w:noProof/>
                <w:webHidden/>
              </w:rPr>
              <w:fldChar w:fldCharType="end"/>
            </w:r>
          </w:hyperlink>
        </w:p>
        <w:p w14:paraId="7F9C6FB1" w14:textId="6F0DE112"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29" w:history="1">
            <w:r w:rsidRPr="006B46B9">
              <w:rPr>
                <w:rStyle w:val="Hyperlink"/>
                <w:noProof/>
              </w:rPr>
              <w:t>4.6.2 Check Synonym</w:t>
            </w:r>
            <w:r>
              <w:rPr>
                <w:noProof/>
                <w:webHidden/>
              </w:rPr>
              <w:tab/>
            </w:r>
            <w:r>
              <w:rPr>
                <w:noProof/>
                <w:webHidden/>
              </w:rPr>
              <w:fldChar w:fldCharType="begin"/>
            </w:r>
            <w:r>
              <w:rPr>
                <w:noProof/>
                <w:webHidden/>
              </w:rPr>
              <w:instrText xml:space="preserve"> PAGEREF _Toc202306629 \h </w:instrText>
            </w:r>
            <w:r>
              <w:rPr>
                <w:noProof/>
                <w:webHidden/>
              </w:rPr>
            </w:r>
            <w:r>
              <w:rPr>
                <w:noProof/>
                <w:webHidden/>
              </w:rPr>
              <w:fldChar w:fldCharType="separate"/>
            </w:r>
            <w:r w:rsidR="00327503">
              <w:rPr>
                <w:noProof/>
                <w:webHidden/>
              </w:rPr>
              <w:t>38</w:t>
            </w:r>
            <w:r>
              <w:rPr>
                <w:noProof/>
                <w:webHidden/>
              </w:rPr>
              <w:fldChar w:fldCharType="end"/>
            </w:r>
          </w:hyperlink>
        </w:p>
        <w:p w14:paraId="2F75E75E" w14:textId="12435542"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30" w:history="1">
            <w:r w:rsidRPr="006B46B9">
              <w:rPr>
                <w:rStyle w:val="Hyperlink"/>
                <w:noProof/>
              </w:rPr>
              <w:t>4.6.3 Eksperimen</w:t>
            </w:r>
            <w:r w:rsidRPr="006B46B9">
              <w:rPr>
                <w:rStyle w:val="Hyperlink"/>
                <w:noProof/>
                <w:spacing w:val="-9"/>
              </w:rPr>
              <w:t xml:space="preserve"> </w:t>
            </w:r>
            <w:r w:rsidRPr="006B46B9">
              <w:rPr>
                <w:rStyle w:val="Hyperlink"/>
                <w:noProof/>
              </w:rPr>
              <w:t>Text</w:t>
            </w:r>
            <w:r w:rsidRPr="006B46B9">
              <w:rPr>
                <w:rStyle w:val="Hyperlink"/>
                <w:noProof/>
                <w:spacing w:val="-8"/>
              </w:rPr>
              <w:t xml:space="preserve"> </w:t>
            </w:r>
            <w:r w:rsidRPr="006B46B9">
              <w:rPr>
                <w:rStyle w:val="Hyperlink"/>
                <w:noProof/>
              </w:rPr>
              <w:t>Vectorizing</w:t>
            </w:r>
            <w:r w:rsidRPr="006B46B9">
              <w:rPr>
                <w:rStyle w:val="Hyperlink"/>
                <w:noProof/>
                <w:spacing w:val="-7"/>
              </w:rPr>
              <w:t xml:space="preserve"> </w:t>
            </w:r>
            <w:r w:rsidRPr="006B46B9">
              <w:rPr>
                <w:rStyle w:val="Hyperlink"/>
                <w:noProof/>
              </w:rPr>
              <w:t>(TF-</w:t>
            </w:r>
            <w:r w:rsidRPr="006B46B9">
              <w:rPr>
                <w:rStyle w:val="Hyperlink"/>
                <w:noProof/>
                <w:spacing w:val="-4"/>
              </w:rPr>
              <w:t>IDF)</w:t>
            </w:r>
            <w:r>
              <w:rPr>
                <w:noProof/>
                <w:webHidden/>
              </w:rPr>
              <w:tab/>
            </w:r>
            <w:r>
              <w:rPr>
                <w:noProof/>
                <w:webHidden/>
              </w:rPr>
              <w:fldChar w:fldCharType="begin"/>
            </w:r>
            <w:r>
              <w:rPr>
                <w:noProof/>
                <w:webHidden/>
              </w:rPr>
              <w:instrText xml:space="preserve"> PAGEREF _Toc202306630 \h </w:instrText>
            </w:r>
            <w:r>
              <w:rPr>
                <w:noProof/>
                <w:webHidden/>
              </w:rPr>
            </w:r>
            <w:r>
              <w:rPr>
                <w:noProof/>
                <w:webHidden/>
              </w:rPr>
              <w:fldChar w:fldCharType="separate"/>
            </w:r>
            <w:r w:rsidR="00327503">
              <w:rPr>
                <w:noProof/>
                <w:webHidden/>
              </w:rPr>
              <w:t>39</w:t>
            </w:r>
            <w:r>
              <w:rPr>
                <w:noProof/>
                <w:webHidden/>
              </w:rPr>
              <w:fldChar w:fldCharType="end"/>
            </w:r>
          </w:hyperlink>
        </w:p>
        <w:p w14:paraId="5939C39C" w14:textId="432E1065"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31" w:history="1">
            <w:r w:rsidRPr="006B46B9">
              <w:rPr>
                <w:rStyle w:val="Hyperlink"/>
                <w:noProof/>
              </w:rPr>
              <w:t>4.6.4 Eksperimen</w:t>
            </w:r>
            <w:r w:rsidRPr="006B46B9">
              <w:rPr>
                <w:rStyle w:val="Hyperlink"/>
                <w:noProof/>
                <w:spacing w:val="-8"/>
              </w:rPr>
              <w:t xml:space="preserve"> </w:t>
            </w:r>
            <w:r w:rsidRPr="006B46B9">
              <w:rPr>
                <w:rStyle w:val="Hyperlink"/>
                <w:noProof/>
              </w:rPr>
              <w:t>Cosine</w:t>
            </w:r>
            <w:r w:rsidRPr="006B46B9">
              <w:rPr>
                <w:rStyle w:val="Hyperlink"/>
                <w:noProof/>
                <w:spacing w:val="-9"/>
              </w:rPr>
              <w:t xml:space="preserve"> </w:t>
            </w:r>
            <w:r w:rsidRPr="006B46B9">
              <w:rPr>
                <w:rStyle w:val="Hyperlink"/>
                <w:noProof/>
                <w:spacing w:val="-2"/>
              </w:rPr>
              <w:t>Similarity</w:t>
            </w:r>
            <w:r>
              <w:rPr>
                <w:noProof/>
                <w:webHidden/>
              </w:rPr>
              <w:tab/>
            </w:r>
            <w:r>
              <w:rPr>
                <w:noProof/>
                <w:webHidden/>
              </w:rPr>
              <w:fldChar w:fldCharType="begin"/>
            </w:r>
            <w:r>
              <w:rPr>
                <w:noProof/>
                <w:webHidden/>
              </w:rPr>
              <w:instrText xml:space="preserve"> PAGEREF _Toc202306631 \h </w:instrText>
            </w:r>
            <w:r>
              <w:rPr>
                <w:noProof/>
                <w:webHidden/>
              </w:rPr>
            </w:r>
            <w:r>
              <w:rPr>
                <w:noProof/>
                <w:webHidden/>
              </w:rPr>
              <w:fldChar w:fldCharType="separate"/>
            </w:r>
            <w:r w:rsidR="00327503">
              <w:rPr>
                <w:noProof/>
                <w:webHidden/>
              </w:rPr>
              <w:t>40</w:t>
            </w:r>
            <w:r>
              <w:rPr>
                <w:noProof/>
                <w:webHidden/>
              </w:rPr>
              <w:fldChar w:fldCharType="end"/>
            </w:r>
          </w:hyperlink>
        </w:p>
        <w:p w14:paraId="181215EF" w14:textId="4CDC4D02"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32" w:history="1">
            <w:r w:rsidRPr="006B46B9">
              <w:rPr>
                <w:rStyle w:val="Hyperlink"/>
                <w:noProof/>
              </w:rPr>
              <w:t>4.6.5 Skenario Uji Coba</w:t>
            </w:r>
            <w:r>
              <w:rPr>
                <w:noProof/>
                <w:webHidden/>
              </w:rPr>
              <w:tab/>
            </w:r>
            <w:r>
              <w:rPr>
                <w:noProof/>
                <w:webHidden/>
              </w:rPr>
              <w:fldChar w:fldCharType="begin"/>
            </w:r>
            <w:r>
              <w:rPr>
                <w:noProof/>
                <w:webHidden/>
              </w:rPr>
              <w:instrText xml:space="preserve"> PAGEREF _Toc202306632 \h </w:instrText>
            </w:r>
            <w:r>
              <w:rPr>
                <w:noProof/>
                <w:webHidden/>
              </w:rPr>
            </w:r>
            <w:r>
              <w:rPr>
                <w:noProof/>
                <w:webHidden/>
              </w:rPr>
              <w:fldChar w:fldCharType="separate"/>
            </w:r>
            <w:r w:rsidR="00327503">
              <w:rPr>
                <w:noProof/>
                <w:webHidden/>
              </w:rPr>
              <w:t>44</w:t>
            </w:r>
            <w:r>
              <w:rPr>
                <w:noProof/>
                <w:webHidden/>
              </w:rPr>
              <w:fldChar w:fldCharType="end"/>
            </w:r>
          </w:hyperlink>
        </w:p>
        <w:p w14:paraId="08E038A3" w14:textId="54EB7D80" w:rsidR="00781992" w:rsidRDefault="00781992">
          <w:pPr>
            <w:pStyle w:val="TOC3"/>
            <w:tabs>
              <w:tab w:val="right" w:leader="dot" w:pos="6121"/>
            </w:tabs>
            <w:rPr>
              <w:rFonts w:eastAsiaTheme="minorEastAsia" w:cstheme="minorBidi"/>
              <w:noProof/>
              <w:kern w:val="2"/>
              <w:sz w:val="24"/>
              <w:szCs w:val="24"/>
              <w14:ligatures w14:val="standardContextual"/>
            </w:rPr>
          </w:pPr>
          <w:hyperlink w:anchor="_Toc202306633" w:history="1">
            <w:r w:rsidRPr="006B46B9">
              <w:rPr>
                <w:rStyle w:val="Hyperlink"/>
                <w:noProof/>
              </w:rPr>
              <w:t>4.6.6 Progres Perkembangan Penelitian</w:t>
            </w:r>
            <w:r>
              <w:rPr>
                <w:noProof/>
                <w:webHidden/>
              </w:rPr>
              <w:tab/>
            </w:r>
            <w:r>
              <w:rPr>
                <w:noProof/>
                <w:webHidden/>
              </w:rPr>
              <w:fldChar w:fldCharType="begin"/>
            </w:r>
            <w:r>
              <w:rPr>
                <w:noProof/>
                <w:webHidden/>
              </w:rPr>
              <w:instrText xml:space="preserve"> PAGEREF _Toc202306633 \h </w:instrText>
            </w:r>
            <w:r>
              <w:rPr>
                <w:noProof/>
                <w:webHidden/>
              </w:rPr>
            </w:r>
            <w:r>
              <w:rPr>
                <w:noProof/>
                <w:webHidden/>
              </w:rPr>
              <w:fldChar w:fldCharType="separate"/>
            </w:r>
            <w:r w:rsidR="00327503">
              <w:rPr>
                <w:noProof/>
                <w:webHidden/>
              </w:rPr>
              <w:t>71</w:t>
            </w:r>
            <w:r>
              <w:rPr>
                <w:noProof/>
                <w:webHidden/>
              </w:rPr>
              <w:fldChar w:fldCharType="end"/>
            </w:r>
          </w:hyperlink>
        </w:p>
        <w:p w14:paraId="1CE96B48" w14:textId="030C5D6B"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634" w:history="1">
            <w:r w:rsidRPr="006B46B9">
              <w:rPr>
                <w:rStyle w:val="Hyperlink"/>
                <w:noProof/>
              </w:rPr>
              <w:t>BAB 5 PROGRESS PENELITIAN</w:t>
            </w:r>
            <w:r>
              <w:rPr>
                <w:noProof/>
                <w:webHidden/>
              </w:rPr>
              <w:tab/>
            </w:r>
            <w:r>
              <w:rPr>
                <w:noProof/>
                <w:webHidden/>
              </w:rPr>
              <w:fldChar w:fldCharType="begin"/>
            </w:r>
            <w:r>
              <w:rPr>
                <w:noProof/>
                <w:webHidden/>
              </w:rPr>
              <w:instrText xml:space="preserve"> PAGEREF _Toc202306634 \h </w:instrText>
            </w:r>
            <w:r>
              <w:rPr>
                <w:noProof/>
                <w:webHidden/>
              </w:rPr>
            </w:r>
            <w:r>
              <w:rPr>
                <w:noProof/>
                <w:webHidden/>
              </w:rPr>
              <w:fldChar w:fldCharType="separate"/>
            </w:r>
            <w:r w:rsidR="00327503">
              <w:rPr>
                <w:noProof/>
                <w:webHidden/>
              </w:rPr>
              <w:t>74</w:t>
            </w:r>
            <w:r>
              <w:rPr>
                <w:noProof/>
                <w:webHidden/>
              </w:rPr>
              <w:fldChar w:fldCharType="end"/>
            </w:r>
          </w:hyperlink>
        </w:p>
        <w:p w14:paraId="41C5671F" w14:textId="209CBB56"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35" w:history="1">
            <w:r w:rsidRPr="006B46B9">
              <w:rPr>
                <w:rStyle w:val="Hyperlink"/>
                <w:noProof/>
              </w:rPr>
              <w:t>5.1 KESIMPULAN</w:t>
            </w:r>
            <w:r>
              <w:rPr>
                <w:noProof/>
                <w:webHidden/>
              </w:rPr>
              <w:tab/>
            </w:r>
            <w:r>
              <w:rPr>
                <w:noProof/>
                <w:webHidden/>
              </w:rPr>
              <w:fldChar w:fldCharType="begin"/>
            </w:r>
            <w:r>
              <w:rPr>
                <w:noProof/>
                <w:webHidden/>
              </w:rPr>
              <w:instrText xml:space="preserve"> PAGEREF _Toc202306635 \h </w:instrText>
            </w:r>
            <w:r>
              <w:rPr>
                <w:noProof/>
                <w:webHidden/>
              </w:rPr>
            </w:r>
            <w:r>
              <w:rPr>
                <w:noProof/>
                <w:webHidden/>
              </w:rPr>
              <w:fldChar w:fldCharType="separate"/>
            </w:r>
            <w:r w:rsidR="00327503">
              <w:rPr>
                <w:noProof/>
                <w:webHidden/>
              </w:rPr>
              <w:t>74</w:t>
            </w:r>
            <w:r>
              <w:rPr>
                <w:noProof/>
                <w:webHidden/>
              </w:rPr>
              <w:fldChar w:fldCharType="end"/>
            </w:r>
          </w:hyperlink>
        </w:p>
        <w:p w14:paraId="4D11F26B" w14:textId="18D4D704" w:rsidR="00781992" w:rsidRDefault="00781992">
          <w:pPr>
            <w:pStyle w:val="TOC2"/>
            <w:tabs>
              <w:tab w:val="right" w:leader="dot" w:pos="6121"/>
            </w:tabs>
            <w:rPr>
              <w:rFonts w:eastAsiaTheme="minorEastAsia" w:cstheme="minorBidi"/>
              <w:b w:val="0"/>
              <w:bCs w:val="0"/>
              <w:noProof/>
              <w:kern w:val="2"/>
              <w:sz w:val="24"/>
              <w:szCs w:val="24"/>
              <w14:ligatures w14:val="standardContextual"/>
            </w:rPr>
          </w:pPr>
          <w:hyperlink w:anchor="_Toc202306636" w:history="1">
            <w:r w:rsidRPr="006B46B9">
              <w:rPr>
                <w:rStyle w:val="Hyperlink"/>
                <w:noProof/>
                <w:spacing w:val="-2"/>
              </w:rPr>
              <w:t>5.2 SARAN</w:t>
            </w:r>
            <w:r>
              <w:rPr>
                <w:noProof/>
                <w:webHidden/>
              </w:rPr>
              <w:tab/>
            </w:r>
            <w:r>
              <w:rPr>
                <w:noProof/>
                <w:webHidden/>
              </w:rPr>
              <w:fldChar w:fldCharType="begin"/>
            </w:r>
            <w:r>
              <w:rPr>
                <w:noProof/>
                <w:webHidden/>
              </w:rPr>
              <w:instrText xml:space="preserve"> PAGEREF _Toc202306636 \h </w:instrText>
            </w:r>
            <w:r>
              <w:rPr>
                <w:noProof/>
                <w:webHidden/>
              </w:rPr>
            </w:r>
            <w:r>
              <w:rPr>
                <w:noProof/>
                <w:webHidden/>
              </w:rPr>
              <w:fldChar w:fldCharType="separate"/>
            </w:r>
            <w:r w:rsidR="00327503">
              <w:rPr>
                <w:noProof/>
                <w:webHidden/>
              </w:rPr>
              <w:t>75</w:t>
            </w:r>
            <w:r>
              <w:rPr>
                <w:noProof/>
                <w:webHidden/>
              </w:rPr>
              <w:fldChar w:fldCharType="end"/>
            </w:r>
          </w:hyperlink>
        </w:p>
        <w:p w14:paraId="448DCAC3" w14:textId="723C119B" w:rsidR="00781992" w:rsidRDefault="00781992">
          <w:pPr>
            <w:pStyle w:val="TOC1"/>
            <w:tabs>
              <w:tab w:val="right" w:leader="dot" w:pos="6121"/>
            </w:tabs>
            <w:rPr>
              <w:rFonts w:eastAsiaTheme="minorEastAsia" w:cstheme="minorBidi"/>
              <w:b w:val="0"/>
              <w:bCs w:val="0"/>
              <w:i w:val="0"/>
              <w:iCs w:val="0"/>
              <w:noProof/>
              <w:kern w:val="2"/>
              <w14:ligatures w14:val="standardContextual"/>
            </w:rPr>
          </w:pPr>
          <w:hyperlink w:anchor="_Toc202306637" w:history="1">
            <w:r w:rsidRPr="006B46B9">
              <w:rPr>
                <w:rStyle w:val="Hyperlink"/>
                <w:noProof/>
              </w:rPr>
              <w:t>DAFTAR PUSTAKA</w:t>
            </w:r>
            <w:r>
              <w:rPr>
                <w:noProof/>
                <w:webHidden/>
              </w:rPr>
              <w:tab/>
            </w:r>
            <w:r>
              <w:rPr>
                <w:noProof/>
                <w:webHidden/>
              </w:rPr>
              <w:fldChar w:fldCharType="begin"/>
            </w:r>
            <w:r>
              <w:rPr>
                <w:noProof/>
                <w:webHidden/>
              </w:rPr>
              <w:instrText xml:space="preserve"> PAGEREF _Toc202306637 \h </w:instrText>
            </w:r>
            <w:r>
              <w:rPr>
                <w:noProof/>
                <w:webHidden/>
              </w:rPr>
            </w:r>
            <w:r>
              <w:rPr>
                <w:noProof/>
                <w:webHidden/>
              </w:rPr>
              <w:fldChar w:fldCharType="separate"/>
            </w:r>
            <w:r w:rsidR="00327503">
              <w:rPr>
                <w:noProof/>
                <w:webHidden/>
              </w:rPr>
              <w:t>76</w:t>
            </w:r>
            <w:r>
              <w:rPr>
                <w:noProof/>
                <w:webHidden/>
              </w:rPr>
              <w:fldChar w:fldCharType="end"/>
            </w:r>
          </w:hyperlink>
        </w:p>
        <w:p w14:paraId="2DF2C1AF" w14:textId="0EA87728" w:rsidR="00116317" w:rsidRPr="009404BB" w:rsidRDefault="00116317" w:rsidP="00B122B3">
          <w:pPr>
            <w:spacing w:line="276" w:lineRule="auto"/>
            <w:rPr>
              <w:sz w:val="20"/>
              <w:szCs w:val="20"/>
            </w:rPr>
          </w:pPr>
          <w:r w:rsidRPr="0048276C">
            <w:rPr>
              <w:noProof/>
              <w:sz w:val="20"/>
              <w:szCs w:val="20"/>
            </w:rPr>
            <w:lastRenderedPageBreak/>
            <w:fldChar w:fldCharType="end"/>
          </w:r>
        </w:p>
      </w:sdtContent>
    </w:sdt>
    <w:p w14:paraId="5A751ED5" w14:textId="77777777" w:rsidR="00633973" w:rsidRPr="009404BB" w:rsidRDefault="00633973" w:rsidP="001E1A55">
      <w:pPr>
        <w:tabs>
          <w:tab w:val="left" w:pos="903"/>
        </w:tabs>
        <w:rPr>
          <w:sz w:val="20"/>
          <w:szCs w:val="20"/>
        </w:rPr>
      </w:pPr>
    </w:p>
    <w:p w14:paraId="7840B1A9" w14:textId="77777777" w:rsidR="00633973" w:rsidRPr="009404BB" w:rsidRDefault="00633973" w:rsidP="001E1A55">
      <w:pPr>
        <w:tabs>
          <w:tab w:val="left" w:pos="903"/>
        </w:tabs>
        <w:rPr>
          <w:sz w:val="20"/>
          <w:szCs w:val="20"/>
        </w:rPr>
      </w:pPr>
    </w:p>
    <w:p w14:paraId="16AB564A" w14:textId="77777777" w:rsidR="00633973" w:rsidRPr="009404BB" w:rsidRDefault="00633973" w:rsidP="001E1A55">
      <w:pPr>
        <w:tabs>
          <w:tab w:val="left" w:pos="903"/>
        </w:tabs>
        <w:rPr>
          <w:sz w:val="20"/>
          <w:szCs w:val="20"/>
        </w:rPr>
      </w:pPr>
    </w:p>
    <w:p w14:paraId="127A1699" w14:textId="77777777" w:rsidR="009404BB" w:rsidRPr="009404BB" w:rsidRDefault="009404BB" w:rsidP="001E1A55">
      <w:pPr>
        <w:tabs>
          <w:tab w:val="left" w:pos="903"/>
        </w:tabs>
        <w:rPr>
          <w:sz w:val="20"/>
          <w:szCs w:val="20"/>
        </w:rPr>
      </w:pPr>
    </w:p>
    <w:p w14:paraId="470D4C50" w14:textId="77777777" w:rsidR="009404BB" w:rsidRPr="009404BB" w:rsidRDefault="009404BB" w:rsidP="001E1A55">
      <w:pPr>
        <w:tabs>
          <w:tab w:val="left" w:pos="903"/>
        </w:tabs>
        <w:rPr>
          <w:sz w:val="20"/>
          <w:szCs w:val="20"/>
        </w:rPr>
      </w:pPr>
    </w:p>
    <w:p w14:paraId="370C22BA" w14:textId="77777777" w:rsidR="009404BB" w:rsidRPr="009404BB" w:rsidRDefault="009404BB" w:rsidP="001E1A55">
      <w:pPr>
        <w:tabs>
          <w:tab w:val="left" w:pos="903"/>
        </w:tabs>
        <w:rPr>
          <w:sz w:val="20"/>
          <w:szCs w:val="20"/>
        </w:rPr>
      </w:pPr>
    </w:p>
    <w:p w14:paraId="497D08F2" w14:textId="77777777" w:rsidR="009404BB" w:rsidRDefault="009404BB" w:rsidP="001E1A55">
      <w:pPr>
        <w:tabs>
          <w:tab w:val="left" w:pos="903"/>
        </w:tabs>
        <w:rPr>
          <w:sz w:val="20"/>
          <w:szCs w:val="20"/>
        </w:rPr>
      </w:pPr>
    </w:p>
    <w:p w14:paraId="126DA04D" w14:textId="77777777" w:rsidR="0009639D" w:rsidRDefault="0009639D" w:rsidP="001E1A55">
      <w:pPr>
        <w:tabs>
          <w:tab w:val="left" w:pos="903"/>
        </w:tabs>
        <w:rPr>
          <w:sz w:val="20"/>
          <w:szCs w:val="20"/>
        </w:rPr>
      </w:pPr>
    </w:p>
    <w:p w14:paraId="55437E65" w14:textId="77777777" w:rsidR="0009639D" w:rsidRDefault="0009639D" w:rsidP="001E1A55">
      <w:pPr>
        <w:tabs>
          <w:tab w:val="left" w:pos="903"/>
        </w:tabs>
        <w:rPr>
          <w:sz w:val="20"/>
          <w:szCs w:val="20"/>
        </w:rPr>
      </w:pPr>
    </w:p>
    <w:p w14:paraId="63C32C8F" w14:textId="77777777" w:rsidR="0009639D" w:rsidRDefault="0009639D" w:rsidP="001E1A55">
      <w:pPr>
        <w:tabs>
          <w:tab w:val="left" w:pos="903"/>
        </w:tabs>
        <w:rPr>
          <w:sz w:val="20"/>
          <w:szCs w:val="20"/>
        </w:rPr>
      </w:pPr>
    </w:p>
    <w:p w14:paraId="038F9F36" w14:textId="77777777" w:rsidR="005F0D56" w:rsidRDefault="005F0D56" w:rsidP="001E1A55">
      <w:pPr>
        <w:tabs>
          <w:tab w:val="left" w:pos="903"/>
        </w:tabs>
        <w:rPr>
          <w:sz w:val="20"/>
          <w:szCs w:val="20"/>
        </w:rPr>
      </w:pPr>
    </w:p>
    <w:p w14:paraId="7D99385E" w14:textId="77777777" w:rsidR="005F0D56" w:rsidRDefault="005F0D56" w:rsidP="001E1A55">
      <w:pPr>
        <w:tabs>
          <w:tab w:val="left" w:pos="903"/>
        </w:tabs>
        <w:rPr>
          <w:sz w:val="20"/>
          <w:szCs w:val="20"/>
        </w:rPr>
      </w:pPr>
    </w:p>
    <w:p w14:paraId="7EBD2EB6" w14:textId="77777777" w:rsidR="005F0D56" w:rsidRDefault="005F0D56" w:rsidP="001E1A55">
      <w:pPr>
        <w:tabs>
          <w:tab w:val="left" w:pos="903"/>
        </w:tabs>
        <w:rPr>
          <w:sz w:val="20"/>
          <w:szCs w:val="20"/>
        </w:rPr>
      </w:pPr>
    </w:p>
    <w:p w14:paraId="73559F42" w14:textId="77777777" w:rsidR="005F0D56" w:rsidRDefault="005F0D56" w:rsidP="001E1A55">
      <w:pPr>
        <w:tabs>
          <w:tab w:val="left" w:pos="903"/>
        </w:tabs>
        <w:rPr>
          <w:sz w:val="20"/>
          <w:szCs w:val="20"/>
        </w:rPr>
      </w:pPr>
    </w:p>
    <w:p w14:paraId="39CBB038" w14:textId="77777777" w:rsidR="005F0D56" w:rsidRDefault="005F0D56" w:rsidP="001E1A55">
      <w:pPr>
        <w:tabs>
          <w:tab w:val="left" w:pos="903"/>
        </w:tabs>
        <w:rPr>
          <w:sz w:val="20"/>
          <w:szCs w:val="20"/>
        </w:rPr>
      </w:pPr>
    </w:p>
    <w:p w14:paraId="2B9D2A15" w14:textId="77777777" w:rsidR="005F0D56" w:rsidRDefault="005F0D56" w:rsidP="001E1A55">
      <w:pPr>
        <w:tabs>
          <w:tab w:val="left" w:pos="903"/>
        </w:tabs>
        <w:rPr>
          <w:sz w:val="20"/>
          <w:szCs w:val="20"/>
        </w:rPr>
      </w:pPr>
    </w:p>
    <w:p w14:paraId="0D837ECD" w14:textId="77777777" w:rsidR="00762423" w:rsidRPr="009404BB" w:rsidRDefault="00762423" w:rsidP="00762423">
      <w:pPr>
        <w:jc w:val="center"/>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3A9A5A6" w14:textId="77777777" w:rsidR="0009639D" w:rsidRPr="009404BB" w:rsidRDefault="0009639D" w:rsidP="0009639D">
      <w:pPr>
        <w:tabs>
          <w:tab w:val="left" w:pos="903"/>
        </w:tabs>
        <w:rPr>
          <w:sz w:val="20"/>
          <w:szCs w:val="20"/>
        </w:rPr>
      </w:pPr>
    </w:p>
    <w:p w14:paraId="6E448959" w14:textId="77777777" w:rsidR="0009639D" w:rsidRDefault="0009639D" w:rsidP="0009639D">
      <w:pPr>
        <w:tabs>
          <w:tab w:val="left" w:pos="903"/>
        </w:tabs>
        <w:rPr>
          <w:sz w:val="20"/>
          <w:szCs w:val="20"/>
        </w:rPr>
      </w:pPr>
    </w:p>
    <w:p w14:paraId="56561670" w14:textId="77777777" w:rsidR="0009639D" w:rsidRDefault="0009639D" w:rsidP="0009639D">
      <w:pPr>
        <w:tabs>
          <w:tab w:val="left" w:pos="903"/>
        </w:tabs>
        <w:rPr>
          <w:sz w:val="20"/>
          <w:szCs w:val="20"/>
        </w:rPr>
      </w:pPr>
    </w:p>
    <w:p w14:paraId="3FA7B150" w14:textId="77777777" w:rsidR="0009639D" w:rsidRDefault="0009639D" w:rsidP="0009639D">
      <w:pPr>
        <w:tabs>
          <w:tab w:val="left" w:pos="903"/>
        </w:tabs>
        <w:rPr>
          <w:sz w:val="20"/>
          <w:szCs w:val="20"/>
        </w:rPr>
      </w:pPr>
    </w:p>
    <w:p w14:paraId="1F4A0FC0" w14:textId="77777777" w:rsidR="0009639D" w:rsidRPr="009404BB" w:rsidRDefault="0009639D" w:rsidP="0009639D">
      <w:pPr>
        <w:tabs>
          <w:tab w:val="left" w:pos="903"/>
        </w:tabs>
        <w:rPr>
          <w:sz w:val="20"/>
          <w:szCs w:val="20"/>
        </w:rPr>
      </w:pPr>
    </w:p>
    <w:p w14:paraId="774AE960" w14:textId="77777777" w:rsidR="0009639D" w:rsidRPr="009404BB" w:rsidRDefault="0009639D" w:rsidP="0009639D">
      <w:pPr>
        <w:tabs>
          <w:tab w:val="left" w:pos="903"/>
        </w:tabs>
        <w:rPr>
          <w:sz w:val="20"/>
          <w:szCs w:val="20"/>
        </w:rPr>
      </w:pPr>
    </w:p>
    <w:p w14:paraId="0FE803A9" w14:textId="77777777" w:rsidR="0009639D" w:rsidRDefault="0009639D" w:rsidP="0009639D">
      <w:pPr>
        <w:tabs>
          <w:tab w:val="left" w:pos="903"/>
        </w:tabs>
        <w:rPr>
          <w:sz w:val="20"/>
          <w:szCs w:val="20"/>
        </w:rPr>
      </w:pPr>
    </w:p>
    <w:p w14:paraId="17246C6D" w14:textId="77777777" w:rsidR="00B122B3" w:rsidRDefault="00B122B3" w:rsidP="0009639D">
      <w:pPr>
        <w:tabs>
          <w:tab w:val="left" w:pos="903"/>
        </w:tabs>
        <w:rPr>
          <w:sz w:val="20"/>
          <w:szCs w:val="20"/>
        </w:rPr>
      </w:pPr>
    </w:p>
    <w:p w14:paraId="69E75D4F" w14:textId="77777777" w:rsidR="00B122B3" w:rsidRDefault="00B122B3" w:rsidP="0009639D">
      <w:pPr>
        <w:tabs>
          <w:tab w:val="left" w:pos="903"/>
        </w:tabs>
        <w:rPr>
          <w:sz w:val="20"/>
          <w:szCs w:val="20"/>
        </w:rPr>
      </w:pPr>
    </w:p>
    <w:p w14:paraId="7B6FBC6A" w14:textId="77777777" w:rsidR="00B122B3" w:rsidRDefault="00B122B3" w:rsidP="0009639D">
      <w:pPr>
        <w:tabs>
          <w:tab w:val="left" w:pos="903"/>
        </w:tabs>
        <w:rPr>
          <w:sz w:val="20"/>
          <w:szCs w:val="20"/>
        </w:rPr>
      </w:pPr>
    </w:p>
    <w:p w14:paraId="6B9EC384" w14:textId="77777777" w:rsidR="00B122B3" w:rsidRPr="009404BB" w:rsidRDefault="00B122B3" w:rsidP="0009639D">
      <w:pPr>
        <w:tabs>
          <w:tab w:val="left" w:pos="903"/>
        </w:tabs>
        <w:rPr>
          <w:sz w:val="20"/>
          <w:szCs w:val="20"/>
        </w:rPr>
      </w:pPr>
    </w:p>
    <w:p w14:paraId="52E12091" w14:textId="77777777" w:rsidR="0009639D" w:rsidRPr="009404BB" w:rsidRDefault="0009639D" w:rsidP="0009639D">
      <w:pPr>
        <w:tabs>
          <w:tab w:val="left" w:pos="903"/>
        </w:tabs>
        <w:rPr>
          <w:sz w:val="20"/>
          <w:szCs w:val="20"/>
        </w:rPr>
      </w:pPr>
    </w:p>
    <w:p w14:paraId="41EA8807" w14:textId="77777777" w:rsidR="0009639D" w:rsidRPr="009404BB" w:rsidRDefault="0009639D" w:rsidP="0009639D">
      <w:pPr>
        <w:tabs>
          <w:tab w:val="left" w:pos="903"/>
        </w:tabs>
        <w:rPr>
          <w:sz w:val="20"/>
          <w:szCs w:val="20"/>
        </w:rPr>
      </w:pPr>
    </w:p>
    <w:p w14:paraId="5D715041" w14:textId="77777777" w:rsidR="0009639D" w:rsidRPr="009404BB" w:rsidRDefault="0009639D" w:rsidP="0009639D">
      <w:pPr>
        <w:tabs>
          <w:tab w:val="left" w:pos="903"/>
        </w:tabs>
        <w:rPr>
          <w:sz w:val="20"/>
          <w:szCs w:val="20"/>
        </w:rPr>
      </w:pPr>
    </w:p>
    <w:p w14:paraId="5F20B40A" w14:textId="77777777" w:rsidR="0009639D" w:rsidRPr="009404BB" w:rsidRDefault="0009639D" w:rsidP="0009639D">
      <w:pPr>
        <w:tabs>
          <w:tab w:val="left" w:pos="903"/>
        </w:tabs>
        <w:rPr>
          <w:sz w:val="20"/>
          <w:szCs w:val="20"/>
        </w:rPr>
      </w:pPr>
    </w:p>
    <w:p w14:paraId="04A7C917" w14:textId="77777777" w:rsidR="0009639D" w:rsidRPr="009404BB" w:rsidRDefault="0009639D" w:rsidP="0009639D">
      <w:pPr>
        <w:tabs>
          <w:tab w:val="left" w:pos="903"/>
        </w:tabs>
        <w:rPr>
          <w:sz w:val="20"/>
          <w:szCs w:val="20"/>
        </w:rPr>
      </w:pPr>
    </w:p>
    <w:p w14:paraId="33DA2896" w14:textId="77777777" w:rsidR="0009639D" w:rsidRPr="009404BB" w:rsidRDefault="0009639D" w:rsidP="0009639D">
      <w:pPr>
        <w:tabs>
          <w:tab w:val="left" w:pos="903"/>
        </w:tabs>
        <w:rPr>
          <w:sz w:val="20"/>
          <w:szCs w:val="20"/>
        </w:rPr>
      </w:pPr>
    </w:p>
    <w:p w14:paraId="5353C2EE" w14:textId="77777777" w:rsidR="0009639D" w:rsidRPr="009404BB" w:rsidRDefault="0009639D" w:rsidP="0009639D">
      <w:pPr>
        <w:tabs>
          <w:tab w:val="left" w:pos="903"/>
        </w:tabs>
        <w:rPr>
          <w:sz w:val="20"/>
          <w:szCs w:val="20"/>
        </w:rPr>
      </w:pPr>
    </w:p>
    <w:p w14:paraId="4F6A0664" w14:textId="77777777" w:rsidR="0009639D" w:rsidRPr="009404BB" w:rsidRDefault="0009639D" w:rsidP="0009639D">
      <w:pPr>
        <w:tabs>
          <w:tab w:val="left" w:pos="903"/>
        </w:tabs>
        <w:rPr>
          <w:sz w:val="20"/>
          <w:szCs w:val="20"/>
        </w:rPr>
      </w:pPr>
    </w:p>
    <w:p w14:paraId="318413AE" w14:textId="77777777" w:rsidR="0009639D" w:rsidRPr="009404BB" w:rsidRDefault="0009639D" w:rsidP="0009639D">
      <w:pPr>
        <w:tabs>
          <w:tab w:val="left" w:pos="903"/>
        </w:tabs>
        <w:rPr>
          <w:sz w:val="20"/>
          <w:szCs w:val="20"/>
        </w:rPr>
      </w:pPr>
    </w:p>
    <w:p w14:paraId="32F3BC86" w14:textId="77777777" w:rsidR="0009639D" w:rsidRPr="009404BB" w:rsidRDefault="0009639D" w:rsidP="0009639D">
      <w:pPr>
        <w:tabs>
          <w:tab w:val="left" w:pos="903"/>
        </w:tabs>
        <w:rPr>
          <w:sz w:val="20"/>
          <w:szCs w:val="20"/>
        </w:rPr>
      </w:pPr>
    </w:p>
    <w:p w14:paraId="4B943101" w14:textId="77777777" w:rsidR="0009639D" w:rsidRPr="009404BB" w:rsidRDefault="0009639D" w:rsidP="0009639D">
      <w:pPr>
        <w:tabs>
          <w:tab w:val="left" w:pos="903"/>
        </w:tabs>
        <w:rPr>
          <w:sz w:val="20"/>
          <w:szCs w:val="20"/>
        </w:rPr>
      </w:pPr>
    </w:p>
    <w:p w14:paraId="0F28C26A" w14:textId="77777777" w:rsidR="0009639D" w:rsidRPr="009404BB" w:rsidRDefault="0009639D" w:rsidP="0009639D">
      <w:pPr>
        <w:tabs>
          <w:tab w:val="left" w:pos="903"/>
        </w:tabs>
        <w:rPr>
          <w:sz w:val="20"/>
          <w:szCs w:val="20"/>
        </w:rPr>
      </w:pPr>
    </w:p>
    <w:p w14:paraId="29B72830" w14:textId="77777777" w:rsidR="0009639D" w:rsidRPr="009404BB" w:rsidRDefault="0009639D" w:rsidP="0009639D">
      <w:pPr>
        <w:tabs>
          <w:tab w:val="left" w:pos="903"/>
        </w:tabs>
        <w:rPr>
          <w:sz w:val="20"/>
          <w:szCs w:val="20"/>
        </w:rPr>
      </w:pPr>
    </w:p>
    <w:p w14:paraId="728D7E72" w14:textId="77777777" w:rsidR="0009639D" w:rsidRPr="009404BB" w:rsidRDefault="0009639D" w:rsidP="0009639D">
      <w:pPr>
        <w:tabs>
          <w:tab w:val="left" w:pos="903"/>
        </w:tabs>
        <w:rPr>
          <w:sz w:val="20"/>
          <w:szCs w:val="20"/>
        </w:rPr>
      </w:pPr>
    </w:p>
    <w:p w14:paraId="3938C06B" w14:textId="77777777" w:rsidR="0009639D" w:rsidRPr="009404BB" w:rsidRDefault="0009639D" w:rsidP="0009639D">
      <w:pPr>
        <w:tabs>
          <w:tab w:val="left" w:pos="903"/>
        </w:tabs>
        <w:rPr>
          <w:sz w:val="20"/>
          <w:szCs w:val="20"/>
        </w:rPr>
      </w:pPr>
    </w:p>
    <w:p w14:paraId="03D9CF6C" w14:textId="77777777" w:rsidR="00B122B3" w:rsidRDefault="00B122B3" w:rsidP="001E1A55">
      <w:pPr>
        <w:tabs>
          <w:tab w:val="left" w:pos="903"/>
        </w:tabs>
        <w:rPr>
          <w:sz w:val="20"/>
          <w:szCs w:val="20"/>
        </w:rPr>
      </w:pPr>
    </w:p>
    <w:p w14:paraId="39C2495A" w14:textId="77777777" w:rsidR="00B122B3" w:rsidRPr="009404BB" w:rsidRDefault="00B122B3" w:rsidP="001E1A55">
      <w:pPr>
        <w:tabs>
          <w:tab w:val="left" w:pos="903"/>
        </w:tabs>
        <w:rPr>
          <w:sz w:val="20"/>
          <w:szCs w:val="20"/>
        </w:rPr>
      </w:pPr>
    </w:p>
    <w:p w14:paraId="25458D3D" w14:textId="3089479A" w:rsidR="00EE472A" w:rsidRPr="0048276C" w:rsidRDefault="00EE472A" w:rsidP="002C01CC">
      <w:pPr>
        <w:pStyle w:val="Heading1"/>
        <w:rPr>
          <w:sz w:val="22"/>
          <w:szCs w:val="28"/>
        </w:rPr>
      </w:pPr>
      <w:bookmarkStart w:id="5" w:name="_Toc202306579"/>
      <w:r w:rsidRPr="0048276C">
        <w:rPr>
          <w:sz w:val="22"/>
          <w:szCs w:val="28"/>
        </w:rPr>
        <w:t>DAFTAR GAMBAR</w:t>
      </w:r>
      <w:bookmarkEnd w:id="5"/>
    </w:p>
    <w:p w14:paraId="1EE2ECC0" w14:textId="0ED2D2D4" w:rsidR="00B122B3" w:rsidRDefault="00B122B3">
      <w:pPr>
        <w:pStyle w:val="TableofFigures"/>
        <w:tabs>
          <w:tab w:val="right" w:leader="dot" w:pos="6121"/>
        </w:tabs>
        <w:rPr>
          <w:rFonts w:asciiTheme="minorHAnsi" w:eastAsiaTheme="minorEastAsia" w:hAnsiTheme="minorHAnsi" w:cstheme="minorBidi"/>
          <w:noProof/>
          <w:kern w:val="2"/>
          <w:lang w:eastAsia="en-ID"/>
          <w14:ligatures w14:val="standardContextual"/>
        </w:rPr>
      </w:pPr>
      <w:r>
        <w:rPr>
          <w:sz w:val="20"/>
          <w:szCs w:val="20"/>
        </w:rPr>
        <w:fldChar w:fldCharType="begin"/>
      </w:r>
      <w:r>
        <w:rPr>
          <w:sz w:val="20"/>
          <w:szCs w:val="20"/>
        </w:rPr>
        <w:instrText xml:space="preserve"> TOC \h \z \c "Gambar 2." </w:instrText>
      </w:r>
      <w:r>
        <w:rPr>
          <w:sz w:val="20"/>
          <w:szCs w:val="20"/>
        </w:rPr>
        <w:fldChar w:fldCharType="separate"/>
      </w:r>
      <w:hyperlink w:anchor="_Toc200884629" w:history="1">
        <w:r w:rsidRPr="001818CA">
          <w:rPr>
            <w:rStyle w:val="Hyperlink"/>
            <w:noProof/>
          </w:rPr>
          <w:t>Gambar 2. 1 Dokumen Test Case QA Agree</w:t>
        </w:r>
        <w:r>
          <w:rPr>
            <w:noProof/>
            <w:webHidden/>
          </w:rPr>
          <w:tab/>
        </w:r>
        <w:r>
          <w:rPr>
            <w:noProof/>
            <w:webHidden/>
          </w:rPr>
          <w:fldChar w:fldCharType="begin"/>
        </w:r>
        <w:r>
          <w:rPr>
            <w:noProof/>
            <w:webHidden/>
          </w:rPr>
          <w:instrText xml:space="preserve"> PAGEREF _Toc200884629 \h </w:instrText>
        </w:r>
        <w:r>
          <w:rPr>
            <w:noProof/>
            <w:webHidden/>
          </w:rPr>
        </w:r>
        <w:r>
          <w:rPr>
            <w:noProof/>
            <w:webHidden/>
          </w:rPr>
          <w:fldChar w:fldCharType="separate"/>
        </w:r>
        <w:r w:rsidR="00327503">
          <w:rPr>
            <w:noProof/>
            <w:webHidden/>
          </w:rPr>
          <w:t>6</w:t>
        </w:r>
        <w:r>
          <w:rPr>
            <w:noProof/>
            <w:webHidden/>
          </w:rPr>
          <w:fldChar w:fldCharType="end"/>
        </w:r>
      </w:hyperlink>
    </w:p>
    <w:p w14:paraId="0170C688" w14:textId="77777777" w:rsidR="00781992" w:rsidRDefault="00B122B3" w:rsidP="00B122B3">
      <w:pPr>
        <w:tabs>
          <w:tab w:val="left" w:pos="903"/>
        </w:tabs>
        <w:spacing w:line="14" w:lineRule="auto"/>
        <w:rPr>
          <w:noProof/>
        </w:rPr>
      </w:pPr>
      <w:r>
        <w:rPr>
          <w:sz w:val="20"/>
          <w:szCs w:val="20"/>
        </w:rPr>
        <w:fldChar w:fldCharType="end"/>
      </w:r>
      <w:r>
        <w:rPr>
          <w:sz w:val="20"/>
          <w:szCs w:val="20"/>
        </w:rPr>
        <w:fldChar w:fldCharType="begin"/>
      </w:r>
      <w:r>
        <w:rPr>
          <w:sz w:val="20"/>
          <w:szCs w:val="20"/>
        </w:rPr>
        <w:instrText xml:space="preserve"> TOC \h \z \c "Gambar 3." </w:instrText>
      </w:r>
      <w:r>
        <w:rPr>
          <w:sz w:val="20"/>
          <w:szCs w:val="20"/>
        </w:rPr>
        <w:fldChar w:fldCharType="separate"/>
      </w:r>
    </w:p>
    <w:p w14:paraId="5E7CFB8A" w14:textId="0B0CC8EC"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38" w:history="1">
        <w:r w:rsidRPr="00BD62C2">
          <w:rPr>
            <w:rStyle w:val="Hyperlink"/>
            <w:noProof/>
          </w:rPr>
          <w:t>Gambar 3. 1 Desain Sistem Alur Kerja Platform</w:t>
        </w:r>
        <w:r>
          <w:rPr>
            <w:noProof/>
            <w:webHidden/>
          </w:rPr>
          <w:tab/>
        </w:r>
        <w:r>
          <w:rPr>
            <w:noProof/>
            <w:webHidden/>
          </w:rPr>
          <w:fldChar w:fldCharType="begin"/>
        </w:r>
        <w:r>
          <w:rPr>
            <w:noProof/>
            <w:webHidden/>
          </w:rPr>
          <w:instrText xml:space="preserve"> PAGEREF _Toc202306638 \h </w:instrText>
        </w:r>
        <w:r>
          <w:rPr>
            <w:noProof/>
            <w:webHidden/>
          </w:rPr>
        </w:r>
        <w:r>
          <w:rPr>
            <w:noProof/>
            <w:webHidden/>
          </w:rPr>
          <w:fldChar w:fldCharType="separate"/>
        </w:r>
        <w:r w:rsidR="00327503">
          <w:rPr>
            <w:noProof/>
            <w:webHidden/>
          </w:rPr>
          <w:t>18</w:t>
        </w:r>
        <w:r>
          <w:rPr>
            <w:noProof/>
            <w:webHidden/>
          </w:rPr>
          <w:fldChar w:fldCharType="end"/>
        </w:r>
      </w:hyperlink>
    </w:p>
    <w:p w14:paraId="7BCAB672" w14:textId="74126F28"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39" w:history="1">
        <w:r w:rsidRPr="00BD62C2">
          <w:rPr>
            <w:rStyle w:val="Hyperlink"/>
            <w:noProof/>
          </w:rPr>
          <w:t>Gambar 3. 2 Gambaran Alur Preprocessing Dan Check Synonym</w:t>
        </w:r>
        <w:r>
          <w:rPr>
            <w:noProof/>
            <w:webHidden/>
          </w:rPr>
          <w:tab/>
        </w:r>
        <w:r>
          <w:rPr>
            <w:noProof/>
            <w:webHidden/>
          </w:rPr>
          <w:fldChar w:fldCharType="begin"/>
        </w:r>
        <w:r>
          <w:rPr>
            <w:noProof/>
            <w:webHidden/>
          </w:rPr>
          <w:instrText xml:space="preserve"> PAGEREF _Toc202306639 \h </w:instrText>
        </w:r>
        <w:r>
          <w:rPr>
            <w:noProof/>
            <w:webHidden/>
          </w:rPr>
        </w:r>
        <w:r>
          <w:rPr>
            <w:noProof/>
            <w:webHidden/>
          </w:rPr>
          <w:fldChar w:fldCharType="separate"/>
        </w:r>
        <w:r w:rsidR="00327503">
          <w:rPr>
            <w:noProof/>
            <w:webHidden/>
          </w:rPr>
          <w:t>19</w:t>
        </w:r>
        <w:r>
          <w:rPr>
            <w:noProof/>
            <w:webHidden/>
          </w:rPr>
          <w:fldChar w:fldCharType="end"/>
        </w:r>
      </w:hyperlink>
    </w:p>
    <w:p w14:paraId="2AC62C80" w14:textId="4ED9B187"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0" w:history="1">
        <w:r w:rsidRPr="00BD62C2">
          <w:rPr>
            <w:rStyle w:val="Hyperlink"/>
            <w:noProof/>
          </w:rPr>
          <w:t>Gambar 3. 3 Format Dataset QnA</w:t>
        </w:r>
        <w:r>
          <w:rPr>
            <w:noProof/>
            <w:webHidden/>
          </w:rPr>
          <w:tab/>
        </w:r>
        <w:r>
          <w:rPr>
            <w:noProof/>
            <w:webHidden/>
          </w:rPr>
          <w:fldChar w:fldCharType="begin"/>
        </w:r>
        <w:r>
          <w:rPr>
            <w:noProof/>
            <w:webHidden/>
          </w:rPr>
          <w:instrText xml:space="preserve"> PAGEREF _Toc202306640 \h </w:instrText>
        </w:r>
        <w:r>
          <w:rPr>
            <w:noProof/>
            <w:webHidden/>
          </w:rPr>
        </w:r>
        <w:r>
          <w:rPr>
            <w:noProof/>
            <w:webHidden/>
          </w:rPr>
          <w:fldChar w:fldCharType="separate"/>
        </w:r>
        <w:r w:rsidR="00327503">
          <w:rPr>
            <w:noProof/>
            <w:webHidden/>
          </w:rPr>
          <w:t>23</w:t>
        </w:r>
        <w:r>
          <w:rPr>
            <w:noProof/>
            <w:webHidden/>
          </w:rPr>
          <w:fldChar w:fldCharType="end"/>
        </w:r>
      </w:hyperlink>
    </w:p>
    <w:p w14:paraId="0FA5F25C" w14:textId="103C92D7"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1" w:history="1">
        <w:r w:rsidRPr="00BD62C2">
          <w:rPr>
            <w:rStyle w:val="Hyperlink"/>
            <w:noProof/>
          </w:rPr>
          <w:t>Gambar 3. 4 Tahap Preprocessing</w:t>
        </w:r>
        <w:r>
          <w:rPr>
            <w:noProof/>
            <w:webHidden/>
          </w:rPr>
          <w:tab/>
        </w:r>
        <w:r>
          <w:rPr>
            <w:noProof/>
            <w:webHidden/>
          </w:rPr>
          <w:fldChar w:fldCharType="begin"/>
        </w:r>
        <w:r>
          <w:rPr>
            <w:noProof/>
            <w:webHidden/>
          </w:rPr>
          <w:instrText xml:space="preserve"> PAGEREF _Toc202306641 \h </w:instrText>
        </w:r>
        <w:r>
          <w:rPr>
            <w:noProof/>
            <w:webHidden/>
          </w:rPr>
        </w:r>
        <w:r>
          <w:rPr>
            <w:noProof/>
            <w:webHidden/>
          </w:rPr>
          <w:fldChar w:fldCharType="separate"/>
        </w:r>
        <w:r w:rsidR="00327503">
          <w:rPr>
            <w:noProof/>
            <w:webHidden/>
          </w:rPr>
          <w:t>24</w:t>
        </w:r>
        <w:r>
          <w:rPr>
            <w:noProof/>
            <w:webHidden/>
          </w:rPr>
          <w:fldChar w:fldCharType="end"/>
        </w:r>
      </w:hyperlink>
    </w:p>
    <w:p w14:paraId="6C4F6E50" w14:textId="08D7BC04"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2" w:history="1">
        <w:r w:rsidRPr="00BD62C2">
          <w:rPr>
            <w:rStyle w:val="Hyperlink"/>
            <w:noProof/>
          </w:rPr>
          <w:t>Gambar 3. 5 Potongan kode proses case folding</w:t>
        </w:r>
        <w:r>
          <w:rPr>
            <w:noProof/>
            <w:webHidden/>
          </w:rPr>
          <w:tab/>
        </w:r>
        <w:r>
          <w:rPr>
            <w:noProof/>
            <w:webHidden/>
          </w:rPr>
          <w:fldChar w:fldCharType="begin"/>
        </w:r>
        <w:r>
          <w:rPr>
            <w:noProof/>
            <w:webHidden/>
          </w:rPr>
          <w:instrText xml:space="preserve"> PAGEREF _Toc202306642 \h </w:instrText>
        </w:r>
        <w:r>
          <w:rPr>
            <w:noProof/>
            <w:webHidden/>
          </w:rPr>
        </w:r>
        <w:r>
          <w:rPr>
            <w:noProof/>
            <w:webHidden/>
          </w:rPr>
          <w:fldChar w:fldCharType="separate"/>
        </w:r>
        <w:r w:rsidR="00327503">
          <w:rPr>
            <w:noProof/>
            <w:webHidden/>
          </w:rPr>
          <w:t>24</w:t>
        </w:r>
        <w:r>
          <w:rPr>
            <w:noProof/>
            <w:webHidden/>
          </w:rPr>
          <w:fldChar w:fldCharType="end"/>
        </w:r>
      </w:hyperlink>
    </w:p>
    <w:p w14:paraId="3E47EA6C" w14:textId="613CCDFF"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3" w:history="1">
        <w:r w:rsidRPr="00BD62C2">
          <w:rPr>
            <w:rStyle w:val="Hyperlink"/>
            <w:noProof/>
          </w:rPr>
          <w:t>Gambar 3. 6 Potongan kode proses remove punctuation</w:t>
        </w:r>
        <w:r>
          <w:rPr>
            <w:noProof/>
            <w:webHidden/>
          </w:rPr>
          <w:tab/>
        </w:r>
        <w:r>
          <w:rPr>
            <w:noProof/>
            <w:webHidden/>
          </w:rPr>
          <w:fldChar w:fldCharType="begin"/>
        </w:r>
        <w:r>
          <w:rPr>
            <w:noProof/>
            <w:webHidden/>
          </w:rPr>
          <w:instrText xml:space="preserve"> PAGEREF _Toc202306643 \h </w:instrText>
        </w:r>
        <w:r>
          <w:rPr>
            <w:noProof/>
            <w:webHidden/>
          </w:rPr>
        </w:r>
        <w:r>
          <w:rPr>
            <w:noProof/>
            <w:webHidden/>
          </w:rPr>
          <w:fldChar w:fldCharType="separate"/>
        </w:r>
        <w:r w:rsidR="00327503">
          <w:rPr>
            <w:noProof/>
            <w:webHidden/>
          </w:rPr>
          <w:t>24</w:t>
        </w:r>
        <w:r>
          <w:rPr>
            <w:noProof/>
            <w:webHidden/>
          </w:rPr>
          <w:fldChar w:fldCharType="end"/>
        </w:r>
      </w:hyperlink>
    </w:p>
    <w:p w14:paraId="67F918B5" w14:textId="42D97FB2"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4" w:history="1">
        <w:r w:rsidRPr="00BD62C2">
          <w:rPr>
            <w:rStyle w:val="Hyperlink"/>
            <w:noProof/>
          </w:rPr>
          <w:t>Gambar 3. 7 Potongan kode proses stripping</w:t>
        </w:r>
        <w:r>
          <w:rPr>
            <w:noProof/>
            <w:webHidden/>
          </w:rPr>
          <w:tab/>
        </w:r>
        <w:r>
          <w:rPr>
            <w:noProof/>
            <w:webHidden/>
          </w:rPr>
          <w:fldChar w:fldCharType="begin"/>
        </w:r>
        <w:r>
          <w:rPr>
            <w:noProof/>
            <w:webHidden/>
          </w:rPr>
          <w:instrText xml:space="preserve"> PAGEREF _Toc202306644 \h </w:instrText>
        </w:r>
        <w:r>
          <w:rPr>
            <w:noProof/>
            <w:webHidden/>
          </w:rPr>
        </w:r>
        <w:r>
          <w:rPr>
            <w:noProof/>
            <w:webHidden/>
          </w:rPr>
          <w:fldChar w:fldCharType="separate"/>
        </w:r>
        <w:r w:rsidR="00327503">
          <w:rPr>
            <w:noProof/>
            <w:webHidden/>
          </w:rPr>
          <w:t>24</w:t>
        </w:r>
        <w:r>
          <w:rPr>
            <w:noProof/>
            <w:webHidden/>
          </w:rPr>
          <w:fldChar w:fldCharType="end"/>
        </w:r>
      </w:hyperlink>
    </w:p>
    <w:p w14:paraId="5A35D209" w14:textId="26DC0C0E"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5" w:history="1">
        <w:r w:rsidRPr="00BD62C2">
          <w:rPr>
            <w:rStyle w:val="Hyperlink"/>
            <w:noProof/>
          </w:rPr>
          <w:t>Gambar 3. 8 Potongan kode proses tokenizing</w:t>
        </w:r>
        <w:r>
          <w:rPr>
            <w:noProof/>
            <w:webHidden/>
          </w:rPr>
          <w:tab/>
        </w:r>
        <w:r>
          <w:rPr>
            <w:noProof/>
            <w:webHidden/>
          </w:rPr>
          <w:fldChar w:fldCharType="begin"/>
        </w:r>
        <w:r>
          <w:rPr>
            <w:noProof/>
            <w:webHidden/>
          </w:rPr>
          <w:instrText xml:space="preserve"> PAGEREF _Toc202306645 \h </w:instrText>
        </w:r>
        <w:r>
          <w:rPr>
            <w:noProof/>
            <w:webHidden/>
          </w:rPr>
        </w:r>
        <w:r>
          <w:rPr>
            <w:noProof/>
            <w:webHidden/>
          </w:rPr>
          <w:fldChar w:fldCharType="separate"/>
        </w:r>
        <w:r w:rsidR="00327503">
          <w:rPr>
            <w:noProof/>
            <w:webHidden/>
          </w:rPr>
          <w:t>25</w:t>
        </w:r>
        <w:r>
          <w:rPr>
            <w:noProof/>
            <w:webHidden/>
          </w:rPr>
          <w:fldChar w:fldCharType="end"/>
        </w:r>
      </w:hyperlink>
    </w:p>
    <w:p w14:paraId="5DC78DE4" w14:textId="0FD31250"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6" w:history="1">
        <w:r w:rsidRPr="00BD62C2">
          <w:rPr>
            <w:rStyle w:val="Hyperlink"/>
            <w:noProof/>
          </w:rPr>
          <w:t>Gambar 3. 9 Potongan kode proses filtering</w:t>
        </w:r>
        <w:r>
          <w:rPr>
            <w:noProof/>
            <w:webHidden/>
          </w:rPr>
          <w:tab/>
        </w:r>
        <w:r>
          <w:rPr>
            <w:noProof/>
            <w:webHidden/>
          </w:rPr>
          <w:fldChar w:fldCharType="begin"/>
        </w:r>
        <w:r>
          <w:rPr>
            <w:noProof/>
            <w:webHidden/>
          </w:rPr>
          <w:instrText xml:space="preserve"> PAGEREF _Toc202306646 \h </w:instrText>
        </w:r>
        <w:r>
          <w:rPr>
            <w:noProof/>
            <w:webHidden/>
          </w:rPr>
        </w:r>
        <w:r>
          <w:rPr>
            <w:noProof/>
            <w:webHidden/>
          </w:rPr>
          <w:fldChar w:fldCharType="separate"/>
        </w:r>
        <w:r w:rsidR="00327503">
          <w:rPr>
            <w:noProof/>
            <w:webHidden/>
          </w:rPr>
          <w:t>25</w:t>
        </w:r>
        <w:r>
          <w:rPr>
            <w:noProof/>
            <w:webHidden/>
          </w:rPr>
          <w:fldChar w:fldCharType="end"/>
        </w:r>
      </w:hyperlink>
    </w:p>
    <w:p w14:paraId="4B9B4FE0" w14:textId="4C3C91CE"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7" w:history="1">
        <w:r w:rsidRPr="00BD62C2">
          <w:rPr>
            <w:rStyle w:val="Hyperlink"/>
            <w:noProof/>
          </w:rPr>
          <w:t>Gambar 3. 10 Potongan kode proses stemming</w:t>
        </w:r>
        <w:r>
          <w:rPr>
            <w:noProof/>
            <w:webHidden/>
          </w:rPr>
          <w:tab/>
        </w:r>
        <w:r>
          <w:rPr>
            <w:noProof/>
            <w:webHidden/>
          </w:rPr>
          <w:fldChar w:fldCharType="begin"/>
        </w:r>
        <w:r>
          <w:rPr>
            <w:noProof/>
            <w:webHidden/>
          </w:rPr>
          <w:instrText xml:space="preserve"> PAGEREF _Toc202306647 \h </w:instrText>
        </w:r>
        <w:r>
          <w:rPr>
            <w:noProof/>
            <w:webHidden/>
          </w:rPr>
        </w:r>
        <w:r>
          <w:rPr>
            <w:noProof/>
            <w:webHidden/>
          </w:rPr>
          <w:fldChar w:fldCharType="separate"/>
        </w:r>
        <w:r w:rsidR="00327503">
          <w:rPr>
            <w:noProof/>
            <w:webHidden/>
          </w:rPr>
          <w:t>25</w:t>
        </w:r>
        <w:r>
          <w:rPr>
            <w:noProof/>
            <w:webHidden/>
          </w:rPr>
          <w:fldChar w:fldCharType="end"/>
        </w:r>
      </w:hyperlink>
    </w:p>
    <w:p w14:paraId="20541B5E" w14:textId="38E2304C"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8" w:history="1">
        <w:r w:rsidRPr="00BD62C2">
          <w:rPr>
            <w:rStyle w:val="Hyperlink"/>
            <w:noProof/>
          </w:rPr>
          <w:t>Gambar 3. 11 Check Synonym Query Input</w:t>
        </w:r>
        <w:r>
          <w:rPr>
            <w:noProof/>
            <w:webHidden/>
          </w:rPr>
          <w:tab/>
        </w:r>
        <w:r>
          <w:rPr>
            <w:noProof/>
            <w:webHidden/>
          </w:rPr>
          <w:fldChar w:fldCharType="begin"/>
        </w:r>
        <w:r>
          <w:rPr>
            <w:noProof/>
            <w:webHidden/>
          </w:rPr>
          <w:instrText xml:space="preserve"> PAGEREF _Toc202306648 \h </w:instrText>
        </w:r>
        <w:r>
          <w:rPr>
            <w:noProof/>
            <w:webHidden/>
          </w:rPr>
        </w:r>
        <w:r>
          <w:rPr>
            <w:noProof/>
            <w:webHidden/>
          </w:rPr>
          <w:fldChar w:fldCharType="separate"/>
        </w:r>
        <w:r w:rsidR="00327503">
          <w:rPr>
            <w:noProof/>
            <w:webHidden/>
          </w:rPr>
          <w:t>26</w:t>
        </w:r>
        <w:r>
          <w:rPr>
            <w:noProof/>
            <w:webHidden/>
          </w:rPr>
          <w:fldChar w:fldCharType="end"/>
        </w:r>
      </w:hyperlink>
    </w:p>
    <w:p w14:paraId="55AABA91" w14:textId="00E57EC4"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49" w:history="1">
        <w:r w:rsidRPr="00BD62C2">
          <w:rPr>
            <w:rStyle w:val="Hyperlink"/>
            <w:noProof/>
          </w:rPr>
          <w:t>Gambar 3. 12 Text Vectorizing</w:t>
        </w:r>
        <w:r>
          <w:rPr>
            <w:noProof/>
            <w:webHidden/>
          </w:rPr>
          <w:tab/>
        </w:r>
        <w:r>
          <w:rPr>
            <w:noProof/>
            <w:webHidden/>
          </w:rPr>
          <w:fldChar w:fldCharType="begin"/>
        </w:r>
        <w:r>
          <w:rPr>
            <w:noProof/>
            <w:webHidden/>
          </w:rPr>
          <w:instrText xml:space="preserve"> PAGEREF _Toc202306649 \h </w:instrText>
        </w:r>
        <w:r>
          <w:rPr>
            <w:noProof/>
            <w:webHidden/>
          </w:rPr>
        </w:r>
        <w:r>
          <w:rPr>
            <w:noProof/>
            <w:webHidden/>
          </w:rPr>
          <w:fldChar w:fldCharType="separate"/>
        </w:r>
        <w:r w:rsidR="00327503">
          <w:rPr>
            <w:noProof/>
            <w:webHidden/>
          </w:rPr>
          <w:t>27</w:t>
        </w:r>
        <w:r>
          <w:rPr>
            <w:noProof/>
            <w:webHidden/>
          </w:rPr>
          <w:fldChar w:fldCharType="end"/>
        </w:r>
      </w:hyperlink>
    </w:p>
    <w:p w14:paraId="11C42937" w14:textId="5D5F90BA"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50" w:history="1">
        <w:r w:rsidRPr="00BD62C2">
          <w:rPr>
            <w:rStyle w:val="Hyperlink"/>
            <w:noProof/>
          </w:rPr>
          <w:t>Gambar 3. 13 Filter Closest Document To The Input</w:t>
        </w:r>
        <w:r>
          <w:rPr>
            <w:noProof/>
            <w:webHidden/>
          </w:rPr>
          <w:tab/>
        </w:r>
        <w:r>
          <w:rPr>
            <w:noProof/>
            <w:webHidden/>
          </w:rPr>
          <w:fldChar w:fldCharType="begin"/>
        </w:r>
        <w:r>
          <w:rPr>
            <w:noProof/>
            <w:webHidden/>
          </w:rPr>
          <w:instrText xml:space="preserve"> PAGEREF _Toc202306650 \h </w:instrText>
        </w:r>
        <w:r>
          <w:rPr>
            <w:noProof/>
            <w:webHidden/>
          </w:rPr>
        </w:r>
        <w:r>
          <w:rPr>
            <w:noProof/>
            <w:webHidden/>
          </w:rPr>
          <w:fldChar w:fldCharType="separate"/>
        </w:r>
        <w:r w:rsidR="00327503">
          <w:rPr>
            <w:noProof/>
            <w:webHidden/>
          </w:rPr>
          <w:t>27</w:t>
        </w:r>
        <w:r>
          <w:rPr>
            <w:noProof/>
            <w:webHidden/>
          </w:rPr>
          <w:fldChar w:fldCharType="end"/>
        </w:r>
      </w:hyperlink>
    </w:p>
    <w:p w14:paraId="2D6DE2F8" w14:textId="52CF8624"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51" w:history="1">
        <w:r w:rsidRPr="00BD62C2">
          <w:rPr>
            <w:rStyle w:val="Hyperlink"/>
            <w:noProof/>
          </w:rPr>
          <w:t>Gambar 3. 14 Return Result API (.json)</w:t>
        </w:r>
        <w:r>
          <w:rPr>
            <w:noProof/>
            <w:webHidden/>
          </w:rPr>
          <w:tab/>
        </w:r>
        <w:r>
          <w:rPr>
            <w:noProof/>
            <w:webHidden/>
          </w:rPr>
          <w:fldChar w:fldCharType="begin"/>
        </w:r>
        <w:r>
          <w:rPr>
            <w:noProof/>
            <w:webHidden/>
          </w:rPr>
          <w:instrText xml:space="preserve"> PAGEREF _Toc202306651 \h </w:instrText>
        </w:r>
        <w:r>
          <w:rPr>
            <w:noProof/>
            <w:webHidden/>
          </w:rPr>
        </w:r>
        <w:r>
          <w:rPr>
            <w:noProof/>
            <w:webHidden/>
          </w:rPr>
          <w:fldChar w:fldCharType="separate"/>
        </w:r>
        <w:r w:rsidR="00327503">
          <w:rPr>
            <w:noProof/>
            <w:webHidden/>
          </w:rPr>
          <w:t>27</w:t>
        </w:r>
        <w:r>
          <w:rPr>
            <w:noProof/>
            <w:webHidden/>
          </w:rPr>
          <w:fldChar w:fldCharType="end"/>
        </w:r>
      </w:hyperlink>
    </w:p>
    <w:p w14:paraId="6BA92293" w14:textId="5D892685"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52" w:history="1">
        <w:r w:rsidRPr="00BD62C2">
          <w:rPr>
            <w:rStyle w:val="Hyperlink"/>
            <w:noProof/>
          </w:rPr>
          <w:t>Gambar 3. 15 User Experience</w:t>
        </w:r>
        <w:r>
          <w:rPr>
            <w:noProof/>
            <w:webHidden/>
          </w:rPr>
          <w:tab/>
        </w:r>
        <w:r>
          <w:rPr>
            <w:noProof/>
            <w:webHidden/>
          </w:rPr>
          <w:fldChar w:fldCharType="begin"/>
        </w:r>
        <w:r>
          <w:rPr>
            <w:noProof/>
            <w:webHidden/>
          </w:rPr>
          <w:instrText xml:space="preserve"> PAGEREF _Toc202306652 \h </w:instrText>
        </w:r>
        <w:r>
          <w:rPr>
            <w:noProof/>
            <w:webHidden/>
          </w:rPr>
        </w:r>
        <w:r>
          <w:rPr>
            <w:noProof/>
            <w:webHidden/>
          </w:rPr>
          <w:fldChar w:fldCharType="separate"/>
        </w:r>
        <w:r w:rsidR="00327503">
          <w:rPr>
            <w:noProof/>
            <w:webHidden/>
          </w:rPr>
          <w:t>28</w:t>
        </w:r>
        <w:r>
          <w:rPr>
            <w:noProof/>
            <w:webHidden/>
          </w:rPr>
          <w:fldChar w:fldCharType="end"/>
        </w:r>
      </w:hyperlink>
    </w:p>
    <w:p w14:paraId="52A0637A" w14:textId="631723C8" w:rsidR="00781992" w:rsidRDefault="00781992">
      <w:pPr>
        <w:pStyle w:val="TableofFigures"/>
        <w:tabs>
          <w:tab w:val="right" w:pos="6121"/>
        </w:tabs>
        <w:rPr>
          <w:rFonts w:asciiTheme="minorHAnsi" w:eastAsiaTheme="minorEastAsia" w:hAnsiTheme="minorHAnsi" w:cstheme="minorBidi"/>
          <w:noProof/>
          <w:kern w:val="2"/>
          <w14:ligatures w14:val="standardContextual"/>
        </w:rPr>
      </w:pPr>
      <w:hyperlink w:anchor="_Toc202306653" w:history="1">
        <w:r w:rsidRPr="00BD62C2">
          <w:rPr>
            <w:rStyle w:val="Hyperlink"/>
            <w:noProof/>
          </w:rPr>
          <w:t>Gambar 3. 16 Gambaran Desain Web</w:t>
        </w:r>
        <w:r>
          <w:rPr>
            <w:noProof/>
            <w:webHidden/>
          </w:rPr>
          <w:tab/>
        </w:r>
        <w:r>
          <w:rPr>
            <w:noProof/>
            <w:webHidden/>
          </w:rPr>
          <w:fldChar w:fldCharType="begin"/>
        </w:r>
        <w:r>
          <w:rPr>
            <w:noProof/>
            <w:webHidden/>
          </w:rPr>
          <w:instrText xml:space="preserve"> PAGEREF _Toc202306653 \h </w:instrText>
        </w:r>
        <w:r>
          <w:rPr>
            <w:noProof/>
            <w:webHidden/>
          </w:rPr>
        </w:r>
        <w:r>
          <w:rPr>
            <w:noProof/>
            <w:webHidden/>
          </w:rPr>
          <w:fldChar w:fldCharType="separate"/>
        </w:r>
        <w:r w:rsidR="00327503">
          <w:rPr>
            <w:noProof/>
            <w:webHidden/>
          </w:rPr>
          <w:t>29</w:t>
        </w:r>
        <w:r>
          <w:rPr>
            <w:noProof/>
            <w:webHidden/>
          </w:rPr>
          <w:fldChar w:fldCharType="end"/>
        </w:r>
      </w:hyperlink>
    </w:p>
    <w:p w14:paraId="320168D3" w14:textId="77777777" w:rsidR="0070684C" w:rsidRDefault="00B122B3" w:rsidP="00B122B3">
      <w:pPr>
        <w:tabs>
          <w:tab w:val="left" w:pos="903"/>
        </w:tabs>
        <w:spacing w:line="14" w:lineRule="auto"/>
        <w:rPr>
          <w:noProof/>
        </w:rPr>
      </w:pPr>
      <w:r>
        <w:rPr>
          <w:sz w:val="20"/>
          <w:szCs w:val="20"/>
        </w:rPr>
        <w:fldChar w:fldCharType="end"/>
      </w:r>
      <w:r>
        <w:rPr>
          <w:sz w:val="20"/>
          <w:szCs w:val="20"/>
        </w:rPr>
        <w:fldChar w:fldCharType="begin"/>
      </w:r>
      <w:r>
        <w:rPr>
          <w:sz w:val="20"/>
          <w:szCs w:val="20"/>
        </w:rPr>
        <w:instrText xml:space="preserve"> TOC \h \z \c "Gambar 4." </w:instrText>
      </w:r>
      <w:r>
        <w:rPr>
          <w:sz w:val="20"/>
          <w:szCs w:val="20"/>
        </w:rPr>
        <w:fldChar w:fldCharType="separate"/>
      </w:r>
    </w:p>
    <w:p w14:paraId="7B1F29C9" w14:textId="5836ECA1" w:rsidR="0070684C" w:rsidRDefault="0070684C">
      <w:pPr>
        <w:pStyle w:val="TableofFigures"/>
        <w:tabs>
          <w:tab w:val="right" w:pos="6121"/>
        </w:tabs>
        <w:rPr>
          <w:rFonts w:asciiTheme="minorHAnsi" w:eastAsiaTheme="minorEastAsia" w:hAnsiTheme="minorHAnsi" w:cstheme="minorBidi"/>
          <w:noProof/>
          <w:kern w:val="2"/>
          <w14:ligatures w14:val="standardContextual"/>
        </w:rPr>
      </w:pPr>
      <w:hyperlink w:anchor="_Toc202033879" w:history="1">
        <w:r w:rsidRPr="0008613B">
          <w:rPr>
            <w:rStyle w:val="Hyperlink"/>
            <w:noProof/>
          </w:rPr>
          <w:t>Gambar 4. 1 Hasil Confusion Matrix</w:t>
        </w:r>
        <w:r>
          <w:rPr>
            <w:noProof/>
            <w:webHidden/>
          </w:rPr>
          <w:tab/>
        </w:r>
        <w:r>
          <w:rPr>
            <w:noProof/>
            <w:webHidden/>
          </w:rPr>
          <w:fldChar w:fldCharType="begin"/>
        </w:r>
        <w:r>
          <w:rPr>
            <w:noProof/>
            <w:webHidden/>
          </w:rPr>
          <w:instrText xml:space="preserve"> PAGEREF _Toc202033879 \h </w:instrText>
        </w:r>
        <w:r>
          <w:rPr>
            <w:noProof/>
            <w:webHidden/>
          </w:rPr>
        </w:r>
        <w:r>
          <w:rPr>
            <w:noProof/>
            <w:webHidden/>
          </w:rPr>
          <w:fldChar w:fldCharType="separate"/>
        </w:r>
        <w:r w:rsidR="00327503">
          <w:rPr>
            <w:noProof/>
            <w:webHidden/>
          </w:rPr>
          <w:t>67</w:t>
        </w:r>
        <w:r>
          <w:rPr>
            <w:noProof/>
            <w:webHidden/>
          </w:rPr>
          <w:fldChar w:fldCharType="end"/>
        </w:r>
      </w:hyperlink>
    </w:p>
    <w:p w14:paraId="71645452" w14:textId="5C7CCA8B" w:rsidR="00EE472A" w:rsidRDefault="00B122B3" w:rsidP="001E1A55">
      <w:pPr>
        <w:tabs>
          <w:tab w:val="left" w:pos="903"/>
        </w:tabs>
        <w:rPr>
          <w:sz w:val="20"/>
          <w:szCs w:val="20"/>
        </w:rPr>
      </w:pPr>
      <w:r>
        <w:rPr>
          <w:sz w:val="20"/>
          <w:szCs w:val="20"/>
        </w:rPr>
        <w:fldChar w:fldCharType="end"/>
      </w:r>
    </w:p>
    <w:p w14:paraId="7904C381" w14:textId="33D533E9" w:rsidR="00EE472A" w:rsidRPr="009404BB" w:rsidRDefault="00EE472A" w:rsidP="001E1A55">
      <w:pPr>
        <w:tabs>
          <w:tab w:val="left" w:pos="903"/>
        </w:tabs>
        <w:rPr>
          <w:sz w:val="20"/>
          <w:szCs w:val="20"/>
        </w:rPr>
      </w:pPr>
    </w:p>
    <w:p w14:paraId="12592A3E" w14:textId="77777777" w:rsidR="00EE472A" w:rsidRPr="009404BB" w:rsidRDefault="00EE472A" w:rsidP="001E1A55">
      <w:pPr>
        <w:tabs>
          <w:tab w:val="left" w:pos="903"/>
        </w:tabs>
        <w:rPr>
          <w:sz w:val="20"/>
          <w:szCs w:val="20"/>
        </w:rPr>
      </w:pPr>
    </w:p>
    <w:p w14:paraId="61710EF9" w14:textId="77777777" w:rsidR="00EE472A" w:rsidRPr="009404BB" w:rsidRDefault="00EE472A" w:rsidP="001E1A55">
      <w:pPr>
        <w:tabs>
          <w:tab w:val="left" w:pos="903"/>
        </w:tabs>
        <w:rPr>
          <w:sz w:val="20"/>
          <w:szCs w:val="20"/>
        </w:rPr>
      </w:pPr>
    </w:p>
    <w:p w14:paraId="415DAA07" w14:textId="77777777" w:rsidR="00EE472A" w:rsidRPr="009404BB" w:rsidRDefault="00EE472A" w:rsidP="001E1A55">
      <w:pPr>
        <w:tabs>
          <w:tab w:val="left" w:pos="903"/>
        </w:tabs>
        <w:rPr>
          <w:sz w:val="20"/>
          <w:szCs w:val="20"/>
        </w:rPr>
      </w:pPr>
    </w:p>
    <w:p w14:paraId="578F9AF9" w14:textId="77777777" w:rsidR="00EE472A" w:rsidRPr="009404BB" w:rsidRDefault="00EE472A" w:rsidP="001E1A55">
      <w:pPr>
        <w:tabs>
          <w:tab w:val="left" w:pos="903"/>
        </w:tabs>
        <w:rPr>
          <w:sz w:val="20"/>
          <w:szCs w:val="20"/>
        </w:rPr>
      </w:pPr>
    </w:p>
    <w:p w14:paraId="45E7F421" w14:textId="77777777" w:rsidR="00EE472A" w:rsidRPr="009404BB" w:rsidRDefault="00EE472A" w:rsidP="001E1A55">
      <w:pPr>
        <w:tabs>
          <w:tab w:val="left" w:pos="903"/>
        </w:tabs>
        <w:rPr>
          <w:sz w:val="20"/>
          <w:szCs w:val="20"/>
        </w:rPr>
      </w:pPr>
    </w:p>
    <w:p w14:paraId="122BFB5F" w14:textId="77777777" w:rsidR="00EE472A" w:rsidRPr="009404BB" w:rsidRDefault="00EE472A" w:rsidP="001E1A55">
      <w:pPr>
        <w:tabs>
          <w:tab w:val="left" w:pos="903"/>
        </w:tabs>
        <w:rPr>
          <w:sz w:val="20"/>
          <w:szCs w:val="20"/>
        </w:rPr>
      </w:pPr>
    </w:p>
    <w:p w14:paraId="58CD578E" w14:textId="77777777" w:rsidR="00EE472A" w:rsidRPr="009404BB" w:rsidRDefault="00EE472A" w:rsidP="001E1A55">
      <w:pPr>
        <w:tabs>
          <w:tab w:val="left" w:pos="903"/>
        </w:tabs>
        <w:rPr>
          <w:sz w:val="20"/>
          <w:szCs w:val="20"/>
        </w:rPr>
      </w:pPr>
    </w:p>
    <w:p w14:paraId="0F0DA5F1" w14:textId="77777777" w:rsidR="00EE472A" w:rsidRPr="009404BB" w:rsidRDefault="00EE472A" w:rsidP="001E1A55">
      <w:pPr>
        <w:tabs>
          <w:tab w:val="left" w:pos="903"/>
        </w:tabs>
        <w:rPr>
          <w:sz w:val="20"/>
          <w:szCs w:val="20"/>
        </w:rPr>
      </w:pPr>
    </w:p>
    <w:p w14:paraId="3664A4D1" w14:textId="77777777" w:rsidR="00EE472A" w:rsidRPr="009404BB" w:rsidRDefault="00EE472A" w:rsidP="001E1A55">
      <w:pPr>
        <w:tabs>
          <w:tab w:val="left" w:pos="903"/>
        </w:tabs>
        <w:rPr>
          <w:sz w:val="20"/>
          <w:szCs w:val="20"/>
        </w:rPr>
      </w:pPr>
    </w:p>
    <w:p w14:paraId="2A2FEA92" w14:textId="77777777" w:rsidR="00EE472A" w:rsidRPr="009404BB" w:rsidRDefault="00EE472A" w:rsidP="001E1A55">
      <w:pPr>
        <w:tabs>
          <w:tab w:val="left" w:pos="903"/>
        </w:tabs>
        <w:rPr>
          <w:sz w:val="20"/>
          <w:szCs w:val="20"/>
        </w:rPr>
      </w:pPr>
    </w:p>
    <w:p w14:paraId="18A682CB" w14:textId="77777777" w:rsidR="00EE472A" w:rsidRPr="009404BB" w:rsidRDefault="00EE472A" w:rsidP="001E1A55">
      <w:pPr>
        <w:tabs>
          <w:tab w:val="left" w:pos="903"/>
        </w:tabs>
        <w:rPr>
          <w:sz w:val="20"/>
          <w:szCs w:val="20"/>
        </w:rPr>
      </w:pPr>
    </w:p>
    <w:p w14:paraId="7D771D35" w14:textId="77777777" w:rsidR="00EE472A" w:rsidRPr="009404BB" w:rsidRDefault="00EE472A" w:rsidP="001E1A55">
      <w:pPr>
        <w:tabs>
          <w:tab w:val="left" w:pos="903"/>
        </w:tabs>
        <w:rPr>
          <w:sz w:val="20"/>
          <w:szCs w:val="20"/>
        </w:rPr>
      </w:pPr>
    </w:p>
    <w:p w14:paraId="06FA6372" w14:textId="77777777" w:rsidR="00EE472A" w:rsidRPr="009404BB" w:rsidRDefault="00EE472A" w:rsidP="001E1A55">
      <w:pPr>
        <w:tabs>
          <w:tab w:val="left" w:pos="903"/>
        </w:tabs>
        <w:rPr>
          <w:sz w:val="20"/>
          <w:szCs w:val="20"/>
        </w:rPr>
      </w:pPr>
    </w:p>
    <w:p w14:paraId="1A558FB1" w14:textId="77777777" w:rsidR="00EE472A" w:rsidRPr="009404BB" w:rsidRDefault="00EE472A" w:rsidP="001E1A55">
      <w:pPr>
        <w:tabs>
          <w:tab w:val="left" w:pos="903"/>
        </w:tabs>
        <w:rPr>
          <w:sz w:val="20"/>
          <w:szCs w:val="20"/>
        </w:rPr>
      </w:pPr>
    </w:p>
    <w:p w14:paraId="1D22AA6D" w14:textId="77777777" w:rsidR="00EE472A" w:rsidRPr="009404BB" w:rsidRDefault="00EE472A" w:rsidP="001E1A55">
      <w:pPr>
        <w:tabs>
          <w:tab w:val="left" w:pos="903"/>
        </w:tabs>
        <w:rPr>
          <w:sz w:val="20"/>
          <w:szCs w:val="20"/>
        </w:rPr>
      </w:pPr>
    </w:p>
    <w:p w14:paraId="538F71AD" w14:textId="77777777" w:rsidR="00EE472A" w:rsidRPr="009404BB" w:rsidRDefault="00EE472A" w:rsidP="001E1A55">
      <w:pPr>
        <w:tabs>
          <w:tab w:val="left" w:pos="903"/>
        </w:tabs>
        <w:rPr>
          <w:sz w:val="20"/>
          <w:szCs w:val="20"/>
        </w:rPr>
      </w:pPr>
    </w:p>
    <w:p w14:paraId="780326B8" w14:textId="77777777" w:rsidR="00EE472A" w:rsidRPr="009404BB" w:rsidRDefault="00EE472A" w:rsidP="001E1A55">
      <w:pPr>
        <w:tabs>
          <w:tab w:val="left" w:pos="903"/>
        </w:tabs>
        <w:rPr>
          <w:sz w:val="20"/>
          <w:szCs w:val="20"/>
        </w:rPr>
      </w:pPr>
    </w:p>
    <w:p w14:paraId="31E56A03" w14:textId="77777777" w:rsidR="00EE472A" w:rsidRPr="009404BB" w:rsidRDefault="00EE472A" w:rsidP="001E1A55">
      <w:pPr>
        <w:tabs>
          <w:tab w:val="left" w:pos="903"/>
        </w:tabs>
        <w:rPr>
          <w:sz w:val="20"/>
          <w:szCs w:val="20"/>
        </w:rPr>
      </w:pPr>
    </w:p>
    <w:p w14:paraId="303F08FB" w14:textId="77777777" w:rsidR="00EE472A" w:rsidRPr="009404BB" w:rsidRDefault="00EE472A" w:rsidP="001E1A55">
      <w:pPr>
        <w:tabs>
          <w:tab w:val="left" w:pos="903"/>
        </w:tabs>
        <w:rPr>
          <w:sz w:val="20"/>
          <w:szCs w:val="20"/>
        </w:rPr>
      </w:pPr>
    </w:p>
    <w:p w14:paraId="6BD2D824" w14:textId="77777777" w:rsidR="0009639D" w:rsidRPr="009404BB" w:rsidRDefault="0009639D" w:rsidP="0009639D">
      <w:pPr>
        <w:tabs>
          <w:tab w:val="left" w:pos="903"/>
        </w:tabs>
        <w:rPr>
          <w:sz w:val="20"/>
          <w:szCs w:val="20"/>
        </w:rPr>
      </w:pPr>
    </w:p>
    <w:p w14:paraId="12BAC681" w14:textId="77777777" w:rsidR="0009639D" w:rsidRPr="009404BB" w:rsidRDefault="0009639D" w:rsidP="0009639D">
      <w:pPr>
        <w:tabs>
          <w:tab w:val="left" w:pos="903"/>
        </w:tabs>
        <w:rPr>
          <w:sz w:val="20"/>
          <w:szCs w:val="20"/>
        </w:rPr>
      </w:pPr>
    </w:p>
    <w:p w14:paraId="225E0C38" w14:textId="77777777" w:rsidR="0009639D" w:rsidRPr="009404BB" w:rsidRDefault="0009639D" w:rsidP="0009639D">
      <w:pPr>
        <w:tabs>
          <w:tab w:val="left" w:pos="903"/>
        </w:tabs>
        <w:rPr>
          <w:sz w:val="20"/>
          <w:szCs w:val="20"/>
        </w:rPr>
      </w:pPr>
    </w:p>
    <w:p w14:paraId="0D079385" w14:textId="77777777" w:rsidR="0009639D" w:rsidRPr="009404BB" w:rsidRDefault="0009639D" w:rsidP="0009639D">
      <w:pPr>
        <w:tabs>
          <w:tab w:val="left" w:pos="903"/>
        </w:tabs>
        <w:rPr>
          <w:sz w:val="20"/>
          <w:szCs w:val="20"/>
        </w:rPr>
      </w:pPr>
    </w:p>
    <w:p w14:paraId="76B2FA41" w14:textId="77777777" w:rsidR="0009639D" w:rsidRPr="009404BB" w:rsidRDefault="0009639D" w:rsidP="0009639D">
      <w:pPr>
        <w:tabs>
          <w:tab w:val="left" w:pos="903"/>
        </w:tabs>
        <w:rPr>
          <w:sz w:val="20"/>
          <w:szCs w:val="20"/>
        </w:rPr>
      </w:pPr>
    </w:p>
    <w:p w14:paraId="4B377E82" w14:textId="77777777" w:rsidR="0009639D" w:rsidRPr="009404BB" w:rsidRDefault="0009639D" w:rsidP="0009639D">
      <w:pPr>
        <w:tabs>
          <w:tab w:val="left" w:pos="903"/>
        </w:tabs>
        <w:rPr>
          <w:sz w:val="20"/>
          <w:szCs w:val="20"/>
        </w:rPr>
      </w:pPr>
    </w:p>
    <w:p w14:paraId="2AFD1479" w14:textId="77777777" w:rsidR="0009639D" w:rsidRPr="009404BB" w:rsidRDefault="0009639D" w:rsidP="0009639D">
      <w:pPr>
        <w:tabs>
          <w:tab w:val="left" w:pos="903"/>
        </w:tabs>
        <w:rPr>
          <w:sz w:val="20"/>
          <w:szCs w:val="20"/>
        </w:rPr>
      </w:pPr>
    </w:p>
    <w:p w14:paraId="4A07383A" w14:textId="77777777" w:rsidR="0009639D" w:rsidRPr="009404BB" w:rsidRDefault="0009639D" w:rsidP="0009639D">
      <w:pPr>
        <w:tabs>
          <w:tab w:val="left" w:pos="903"/>
        </w:tabs>
        <w:rPr>
          <w:sz w:val="20"/>
          <w:szCs w:val="20"/>
        </w:rPr>
      </w:pPr>
    </w:p>
    <w:p w14:paraId="1204F3D9" w14:textId="77777777" w:rsidR="0009639D" w:rsidRPr="009404BB" w:rsidRDefault="0009639D" w:rsidP="0009639D">
      <w:pPr>
        <w:tabs>
          <w:tab w:val="left" w:pos="903"/>
        </w:tabs>
        <w:rPr>
          <w:sz w:val="20"/>
          <w:szCs w:val="20"/>
        </w:rPr>
      </w:pPr>
    </w:p>
    <w:p w14:paraId="2C7E74E3" w14:textId="77777777" w:rsidR="00F56F3E" w:rsidRDefault="00F56F3E" w:rsidP="0009639D">
      <w:pPr>
        <w:tabs>
          <w:tab w:val="left" w:pos="903"/>
        </w:tabs>
        <w:rPr>
          <w:sz w:val="20"/>
          <w:szCs w:val="20"/>
        </w:rPr>
      </w:pPr>
    </w:p>
    <w:p w14:paraId="0FBC5B9B" w14:textId="77777777" w:rsidR="00F56F3E" w:rsidRDefault="00F56F3E" w:rsidP="0009639D">
      <w:pPr>
        <w:tabs>
          <w:tab w:val="left" w:pos="903"/>
        </w:tabs>
        <w:rPr>
          <w:sz w:val="20"/>
          <w:szCs w:val="20"/>
        </w:rPr>
      </w:pPr>
    </w:p>
    <w:p w14:paraId="1BE5B7C8" w14:textId="77777777" w:rsidR="00F56F3E" w:rsidRDefault="00F56F3E" w:rsidP="0009639D">
      <w:pPr>
        <w:tabs>
          <w:tab w:val="left" w:pos="903"/>
        </w:tabs>
        <w:rPr>
          <w:sz w:val="20"/>
          <w:szCs w:val="20"/>
        </w:rPr>
      </w:pPr>
    </w:p>
    <w:p w14:paraId="57081B3B" w14:textId="77777777" w:rsidR="00F56F3E" w:rsidRDefault="00F56F3E" w:rsidP="0009639D">
      <w:pPr>
        <w:tabs>
          <w:tab w:val="left" w:pos="903"/>
        </w:tabs>
        <w:rPr>
          <w:sz w:val="20"/>
          <w:szCs w:val="20"/>
        </w:rPr>
      </w:pPr>
    </w:p>
    <w:p w14:paraId="215F8589" w14:textId="77777777" w:rsidR="00F56F3E" w:rsidRPr="009404BB" w:rsidRDefault="00F56F3E" w:rsidP="0009639D">
      <w:pPr>
        <w:tabs>
          <w:tab w:val="left" w:pos="903"/>
        </w:tabs>
        <w:rPr>
          <w:sz w:val="20"/>
          <w:szCs w:val="20"/>
        </w:rPr>
      </w:pPr>
    </w:p>
    <w:p w14:paraId="5CF57FFA" w14:textId="77777777" w:rsidR="0009639D" w:rsidRPr="009404BB" w:rsidRDefault="0009639D" w:rsidP="0009639D">
      <w:pPr>
        <w:tabs>
          <w:tab w:val="left" w:pos="903"/>
        </w:tabs>
        <w:rPr>
          <w:sz w:val="20"/>
          <w:szCs w:val="20"/>
        </w:rPr>
      </w:pPr>
    </w:p>
    <w:p w14:paraId="513B6F50" w14:textId="77777777" w:rsidR="0009639D" w:rsidRPr="009404BB" w:rsidRDefault="0009639D" w:rsidP="0009639D">
      <w:pPr>
        <w:tabs>
          <w:tab w:val="left" w:pos="903"/>
        </w:tabs>
        <w:rPr>
          <w:sz w:val="20"/>
          <w:szCs w:val="20"/>
        </w:rPr>
      </w:pPr>
    </w:p>
    <w:p w14:paraId="702A3391" w14:textId="77777777" w:rsidR="0009639D" w:rsidRPr="009404BB" w:rsidRDefault="0009639D" w:rsidP="0009639D">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E0923E9" w14:textId="77777777" w:rsidR="0009639D" w:rsidRPr="009404BB" w:rsidRDefault="0009639D" w:rsidP="0009639D">
      <w:pPr>
        <w:tabs>
          <w:tab w:val="left" w:pos="903"/>
        </w:tabs>
        <w:rPr>
          <w:sz w:val="20"/>
          <w:szCs w:val="20"/>
        </w:rPr>
      </w:pPr>
    </w:p>
    <w:p w14:paraId="5FB35A37" w14:textId="77777777" w:rsidR="0009639D" w:rsidRPr="009404BB" w:rsidRDefault="0009639D" w:rsidP="0009639D">
      <w:pPr>
        <w:tabs>
          <w:tab w:val="left" w:pos="903"/>
        </w:tabs>
        <w:rPr>
          <w:sz w:val="20"/>
          <w:szCs w:val="20"/>
        </w:rPr>
      </w:pPr>
    </w:p>
    <w:p w14:paraId="7E98CF23" w14:textId="77777777" w:rsidR="0009639D" w:rsidRPr="009404BB" w:rsidRDefault="0009639D" w:rsidP="0009639D">
      <w:pPr>
        <w:tabs>
          <w:tab w:val="left" w:pos="903"/>
        </w:tabs>
        <w:rPr>
          <w:sz w:val="20"/>
          <w:szCs w:val="20"/>
        </w:rPr>
      </w:pPr>
    </w:p>
    <w:p w14:paraId="474F65C7" w14:textId="77777777" w:rsidR="0009639D" w:rsidRPr="009404BB" w:rsidRDefault="0009639D" w:rsidP="0009639D">
      <w:pPr>
        <w:tabs>
          <w:tab w:val="left" w:pos="903"/>
        </w:tabs>
        <w:rPr>
          <w:sz w:val="20"/>
          <w:szCs w:val="20"/>
        </w:rPr>
      </w:pPr>
    </w:p>
    <w:p w14:paraId="4C006B11" w14:textId="77777777" w:rsidR="0009639D" w:rsidRPr="009404BB" w:rsidRDefault="0009639D" w:rsidP="0009639D">
      <w:pPr>
        <w:tabs>
          <w:tab w:val="left" w:pos="903"/>
        </w:tabs>
        <w:rPr>
          <w:sz w:val="20"/>
          <w:szCs w:val="20"/>
        </w:rPr>
      </w:pPr>
    </w:p>
    <w:p w14:paraId="47185AF8" w14:textId="77777777" w:rsidR="0009639D" w:rsidRPr="009404BB" w:rsidRDefault="0009639D" w:rsidP="0009639D">
      <w:pPr>
        <w:tabs>
          <w:tab w:val="left" w:pos="903"/>
        </w:tabs>
        <w:rPr>
          <w:sz w:val="20"/>
          <w:szCs w:val="20"/>
        </w:rPr>
      </w:pPr>
    </w:p>
    <w:p w14:paraId="0C66B63C" w14:textId="77777777" w:rsidR="0009639D" w:rsidRPr="009404BB" w:rsidRDefault="0009639D" w:rsidP="0009639D">
      <w:pPr>
        <w:tabs>
          <w:tab w:val="left" w:pos="903"/>
        </w:tabs>
        <w:rPr>
          <w:sz w:val="20"/>
          <w:szCs w:val="20"/>
        </w:rPr>
      </w:pPr>
    </w:p>
    <w:p w14:paraId="5B69E2FA" w14:textId="77777777" w:rsidR="0009639D" w:rsidRPr="009404BB" w:rsidRDefault="0009639D" w:rsidP="0009639D">
      <w:pPr>
        <w:tabs>
          <w:tab w:val="left" w:pos="903"/>
        </w:tabs>
        <w:rPr>
          <w:sz w:val="20"/>
          <w:szCs w:val="20"/>
        </w:rPr>
      </w:pPr>
    </w:p>
    <w:p w14:paraId="08358018" w14:textId="77777777" w:rsidR="0009639D" w:rsidRPr="009404BB" w:rsidRDefault="0009639D" w:rsidP="0009639D">
      <w:pPr>
        <w:tabs>
          <w:tab w:val="left" w:pos="903"/>
        </w:tabs>
        <w:rPr>
          <w:sz w:val="20"/>
          <w:szCs w:val="20"/>
        </w:rPr>
      </w:pPr>
    </w:p>
    <w:p w14:paraId="077FC215" w14:textId="77777777" w:rsidR="0009639D" w:rsidRPr="009404BB" w:rsidRDefault="0009639D" w:rsidP="0009639D">
      <w:pPr>
        <w:tabs>
          <w:tab w:val="left" w:pos="903"/>
        </w:tabs>
        <w:rPr>
          <w:sz w:val="20"/>
          <w:szCs w:val="20"/>
        </w:rPr>
      </w:pPr>
    </w:p>
    <w:p w14:paraId="4B455D4B" w14:textId="77777777" w:rsidR="0009639D" w:rsidRPr="009404BB" w:rsidRDefault="0009639D" w:rsidP="0009639D">
      <w:pPr>
        <w:tabs>
          <w:tab w:val="left" w:pos="903"/>
        </w:tabs>
        <w:rPr>
          <w:sz w:val="20"/>
          <w:szCs w:val="20"/>
        </w:rPr>
      </w:pPr>
    </w:p>
    <w:p w14:paraId="3F18F2E4" w14:textId="77777777" w:rsidR="0009639D" w:rsidRPr="009404BB" w:rsidRDefault="0009639D" w:rsidP="0009639D">
      <w:pPr>
        <w:tabs>
          <w:tab w:val="left" w:pos="903"/>
        </w:tabs>
        <w:rPr>
          <w:sz w:val="20"/>
          <w:szCs w:val="20"/>
        </w:rPr>
      </w:pPr>
    </w:p>
    <w:p w14:paraId="3B2AFD34" w14:textId="77777777" w:rsidR="0009639D" w:rsidRPr="009404BB" w:rsidRDefault="0009639D" w:rsidP="0009639D">
      <w:pPr>
        <w:tabs>
          <w:tab w:val="left" w:pos="903"/>
        </w:tabs>
        <w:rPr>
          <w:sz w:val="20"/>
          <w:szCs w:val="20"/>
        </w:rPr>
      </w:pPr>
    </w:p>
    <w:p w14:paraId="7B408EB3" w14:textId="77777777" w:rsidR="0009639D" w:rsidRPr="009404BB" w:rsidRDefault="0009639D" w:rsidP="0009639D">
      <w:pPr>
        <w:tabs>
          <w:tab w:val="left" w:pos="903"/>
        </w:tabs>
        <w:rPr>
          <w:sz w:val="20"/>
          <w:szCs w:val="20"/>
        </w:rPr>
      </w:pPr>
    </w:p>
    <w:p w14:paraId="76AF6EEC" w14:textId="77777777" w:rsidR="0009639D" w:rsidRPr="009404BB" w:rsidRDefault="0009639D" w:rsidP="0009639D">
      <w:pPr>
        <w:tabs>
          <w:tab w:val="left" w:pos="903"/>
        </w:tabs>
        <w:rPr>
          <w:sz w:val="20"/>
          <w:szCs w:val="20"/>
        </w:rPr>
      </w:pPr>
    </w:p>
    <w:p w14:paraId="433F445A" w14:textId="77777777" w:rsidR="0009639D" w:rsidRPr="009404BB" w:rsidRDefault="0009639D" w:rsidP="0009639D">
      <w:pPr>
        <w:tabs>
          <w:tab w:val="left" w:pos="903"/>
        </w:tabs>
        <w:rPr>
          <w:sz w:val="20"/>
          <w:szCs w:val="20"/>
        </w:rPr>
      </w:pPr>
    </w:p>
    <w:p w14:paraId="6D2E0AD5" w14:textId="77777777" w:rsidR="0009639D" w:rsidRPr="009404BB" w:rsidRDefault="0009639D" w:rsidP="0009639D">
      <w:pPr>
        <w:tabs>
          <w:tab w:val="left" w:pos="903"/>
        </w:tabs>
        <w:rPr>
          <w:sz w:val="20"/>
          <w:szCs w:val="20"/>
        </w:rPr>
      </w:pPr>
    </w:p>
    <w:p w14:paraId="1A627AED" w14:textId="77777777" w:rsidR="0009639D" w:rsidRPr="009404BB" w:rsidRDefault="0009639D" w:rsidP="0009639D">
      <w:pPr>
        <w:tabs>
          <w:tab w:val="left" w:pos="903"/>
        </w:tabs>
        <w:rPr>
          <w:sz w:val="20"/>
          <w:szCs w:val="20"/>
        </w:rPr>
      </w:pPr>
    </w:p>
    <w:p w14:paraId="4F129F27" w14:textId="77777777" w:rsidR="0009639D" w:rsidRPr="009404BB" w:rsidRDefault="0009639D" w:rsidP="0009639D">
      <w:pPr>
        <w:tabs>
          <w:tab w:val="left" w:pos="903"/>
        </w:tabs>
        <w:rPr>
          <w:sz w:val="20"/>
          <w:szCs w:val="20"/>
        </w:rPr>
      </w:pPr>
    </w:p>
    <w:p w14:paraId="774D4EBE" w14:textId="6011F447" w:rsidR="0009639D" w:rsidRPr="0048276C" w:rsidRDefault="0048276C" w:rsidP="0048276C">
      <w:pPr>
        <w:tabs>
          <w:tab w:val="left" w:pos="903"/>
        </w:tabs>
        <w:rPr>
          <w:sz w:val="20"/>
          <w:szCs w:val="20"/>
        </w:rPr>
      </w:pPr>
      <w:r>
        <w:rPr>
          <w:sz w:val="20"/>
          <w:szCs w:val="20"/>
        </w:rPr>
        <w:br/>
      </w:r>
      <w:r>
        <w:rPr>
          <w:sz w:val="20"/>
          <w:szCs w:val="20"/>
        </w:rPr>
        <w:br/>
      </w:r>
      <w:r>
        <w:rPr>
          <w:sz w:val="20"/>
          <w:szCs w:val="20"/>
        </w:rPr>
        <w:br/>
      </w:r>
      <w:r>
        <w:rPr>
          <w:sz w:val="20"/>
          <w:szCs w:val="20"/>
        </w:rPr>
        <w:br/>
      </w:r>
      <w:r>
        <w:rPr>
          <w:sz w:val="20"/>
          <w:szCs w:val="20"/>
        </w:rPr>
        <w:br/>
      </w:r>
    </w:p>
    <w:p w14:paraId="457D7CBE" w14:textId="77777777" w:rsidR="0009639D" w:rsidRDefault="0009639D" w:rsidP="0009639D"/>
    <w:p w14:paraId="59549BF9" w14:textId="77777777" w:rsidR="00F56F3E" w:rsidRDefault="00F56F3E" w:rsidP="0009639D"/>
    <w:p w14:paraId="6718FAB5" w14:textId="77777777" w:rsidR="0048276C" w:rsidRDefault="0048276C" w:rsidP="0009639D"/>
    <w:p w14:paraId="45D54975" w14:textId="77777777" w:rsidR="00F56F3E" w:rsidRPr="0009639D" w:rsidRDefault="00F56F3E" w:rsidP="0009639D"/>
    <w:p w14:paraId="75768FED" w14:textId="37DEBEDF" w:rsidR="00EE472A" w:rsidRPr="0048276C" w:rsidRDefault="00EE472A" w:rsidP="002C01CC">
      <w:pPr>
        <w:pStyle w:val="Heading1"/>
        <w:rPr>
          <w:sz w:val="22"/>
          <w:szCs w:val="28"/>
        </w:rPr>
      </w:pPr>
      <w:bookmarkStart w:id="6" w:name="_Toc202306580"/>
      <w:r w:rsidRPr="0048276C">
        <w:rPr>
          <w:sz w:val="22"/>
          <w:szCs w:val="28"/>
        </w:rPr>
        <w:t>DAFTAR TABEL</w:t>
      </w:r>
      <w:bookmarkEnd w:id="6"/>
    </w:p>
    <w:p w14:paraId="0E60BEB7" w14:textId="77777777" w:rsidR="00EE472A" w:rsidRDefault="00EE472A" w:rsidP="001E1A55">
      <w:pPr>
        <w:tabs>
          <w:tab w:val="left" w:pos="903"/>
        </w:tabs>
        <w:rPr>
          <w:sz w:val="20"/>
          <w:szCs w:val="20"/>
        </w:rPr>
      </w:pPr>
    </w:p>
    <w:p w14:paraId="3AEC0BA4" w14:textId="59C5B1C1" w:rsidR="00B122B3" w:rsidRDefault="00B122B3">
      <w:pPr>
        <w:pStyle w:val="TableofFigures"/>
        <w:tabs>
          <w:tab w:val="right" w:leader="dot" w:pos="6121"/>
        </w:tabs>
        <w:rPr>
          <w:rFonts w:asciiTheme="minorHAnsi" w:eastAsiaTheme="minorEastAsia" w:hAnsiTheme="minorHAnsi" w:cstheme="minorBidi"/>
          <w:noProof/>
          <w:kern w:val="2"/>
          <w:lang w:eastAsia="en-ID"/>
          <w14:ligatures w14:val="standardContextual"/>
        </w:rPr>
      </w:pPr>
      <w:r>
        <w:rPr>
          <w:sz w:val="20"/>
          <w:szCs w:val="20"/>
        </w:rPr>
        <w:fldChar w:fldCharType="begin"/>
      </w:r>
      <w:r>
        <w:rPr>
          <w:sz w:val="20"/>
          <w:szCs w:val="20"/>
        </w:rPr>
        <w:instrText xml:space="preserve"> TOC \h \z \c "Tabel 2." </w:instrText>
      </w:r>
      <w:r>
        <w:rPr>
          <w:sz w:val="20"/>
          <w:szCs w:val="20"/>
        </w:rPr>
        <w:fldChar w:fldCharType="separate"/>
      </w:r>
      <w:hyperlink w:anchor="_Toc200884718" w:history="1">
        <w:r w:rsidRPr="00B122B3">
          <w:rPr>
            <w:rStyle w:val="Hyperlink"/>
            <w:noProof/>
          </w:rPr>
          <w:t>Tabel 2. 1 Contoh TF IDF</w:t>
        </w:r>
        <w:r>
          <w:rPr>
            <w:noProof/>
            <w:webHidden/>
          </w:rPr>
          <w:tab/>
        </w:r>
        <w:r>
          <w:rPr>
            <w:noProof/>
            <w:webHidden/>
          </w:rPr>
          <w:fldChar w:fldCharType="begin"/>
        </w:r>
        <w:r>
          <w:rPr>
            <w:noProof/>
            <w:webHidden/>
          </w:rPr>
          <w:instrText xml:space="preserve"> PAGEREF _Toc200884718 \h </w:instrText>
        </w:r>
        <w:r>
          <w:rPr>
            <w:noProof/>
            <w:webHidden/>
          </w:rPr>
        </w:r>
        <w:r>
          <w:rPr>
            <w:noProof/>
            <w:webHidden/>
          </w:rPr>
          <w:fldChar w:fldCharType="separate"/>
        </w:r>
        <w:r w:rsidR="00327503">
          <w:rPr>
            <w:noProof/>
            <w:webHidden/>
          </w:rPr>
          <w:t>13</w:t>
        </w:r>
        <w:r>
          <w:rPr>
            <w:noProof/>
            <w:webHidden/>
          </w:rPr>
          <w:fldChar w:fldCharType="end"/>
        </w:r>
      </w:hyperlink>
    </w:p>
    <w:p w14:paraId="0C875F75" w14:textId="2B97EB48" w:rsidR="00B122B3" w:rsidRDefault="00B122B3">
      <w:pPr>
        <w:pStyle w:val="TableofFigures"/>
        <w:tabs>
          <w:tab w:val="right" w:leader="dot" w:pos="6121"/>
        </w:tabs>
        <w:rPr>
          <w:rFonts w:asciiTheme="minorHAnsi" w:eastAsiaTheme="minorEastAsia" w:hAnsiTheme="minorHAnsi" w:cstheme="minorBidi"/>
          <w:noProof/>
          <w:kern w:val="2"/>
          <w:lang w:eastAsia="en-ID"/>
          <w14:ligatures w14:val="standardContextual"/>
        </w:rPr>
      </w:pPr>
      <w:hyperlink w:anchor="_Toc200884719" w:history="1">
        <w:r w:rsidRPr="00E1258B">
          <w:rPr>
            <w:rStyle w:val="Hyperlink"/>
            <w:noProof/>
          </w:rPr>
          <w:t>Tabel 2. 2 Perbandingan Metode dengan Penelitian Terkait</w:t>
        </w:r>
        <w:r>
          <w:rPr>
            <w:noProof/>
            <w:webHidden/>
          </w:rPr>
          <w:tab/>
        </w:r>
        <w:r>
          <w:rPr>
            <w:noProof/>
            <w:webHidden/>
          </w:rPr>
          <w:fldChar w:fldCharType="begin"/>
        </w:r>
        <w:r>
          <w:rPr>
            <w:noProof/>
            <w:webHidden/>
          </w:rPr>
          <w:instrText xml:space="preserve"> PAGEREF _Toc200884719 \h </w:instrText>
        </w:r>
        <w:r>
          <w:rPr>
            <w:noProof/>
            <w:webHidden/>
          </w:rPr>
        </w:r>
        <w:r>
          <w:rPr>
            <w:noProof/>
            <w:webHidden/>
          </w:rPr>
          <w:fldChar w:fldCharType="separate"/>
        </w:r>
        <w:r w:rsidR="00327503">
          <w:rPr>
            <w:noProof/>
            <w:webHidden/>
          </w:rPr>
          <w:t>16</w:t>
        </w:r>
        <w:r>
          <w:rPr>
            <w:noProof/>
            <w:webHidden/>
          </w:rPr>
          <w:fldChar w:fldCharType="end"/>
        </w:r>
      </w:hyperlink>
    </w:p>
    <w:p w14:paraId="4E28EF6A" w14:textId="4065CCEB" w:rsidR="00EE472A" w:rsidRPr="009404BB" w:rsidRDefault="00B122B3" w:rsidP="00B122B3">
      <w:pPr>
        <w:tabs>
          <w:tab w:val="left" w:pos="903"/>
        </w:tabs>
        <w:spacing w:line="14" w:lineRule="auto"/>
        <w:rPr>
          <w:sz w:val="20"/>
          <w:szCs w:val="20"/>
        </w:rPr>
      </w:pPr>
      <w:r>
        <w:rPr>
          <w:sz w:val="20"/>
          <w:szCs w:val="20"/>
        </w:rPr>
        <w:fldChar w:fldCharType="end"/>
      </w:r>
    </w:p>
    <w:p w14:paraId="1282F365" w14:textId="27BFBBFD" w:rsidR="0070684C" w:rsidRDefault="00B122B3">
      <w:pPr>
        <w:pStyle w:val="TableofFigures"/>
        <w:tabs>
          <w:tab w:val="right" w:leader="dot" w:pos="6121"/>
        </w:tabs>
        <w:rPr>
          <w:rFonts w:asciiTheme="minorHAnsi" w:eastAsiaTheme="minorEastAsia" w:hAnsiTheme="minorHAnsi" w:cstheme="minorBidi"/>
          <w:noProof/>
          <w:kern w:val="2"/>
          <w14:ligatures w14:val="standardContextual"/>
        </w:rPr>
      </w:pPr>
      <w:r>
        <w:rPr>
          <w:sz w:val="20"/>
          <w:szCs w:val="20"/>
        </w:rPr>
        <w:fldChar w:fldCharType="begin"/>
      </w:r>
      <w:r>
        <w:rPr>
          <w:sz w:val="20"/>
          <w:szCs w:val="20"/>
        </w:rPr>
        <w:instrText xml:space="preserve"> TOC \h \z \c "Tabel 3." </w:instrText>
      </w:r>
      <w:r>
        <w:rPr>
          <w:sz w:val="20"/>
          <w:szCs w:val="20"/>
        </w:rPr>
        <w:fldChar w:fldCharType="separate"/>
      </w:r>
      <w:hyperlink w:anchor="_Toc202033917" w:history="1">
        <w:r w:rsidR="0070684C" w:rsidRPr="00374C5D">
          <w:rPr>
            <w:rStyle w:val="Hyperlink"/>
            <w:noProof/>
          </w:rPr>
          <w:t>Tabel 3. 1 Format dataset QNA</w:t>
        </w:r>
        <w:r w:rsidR="0070684C">
          <w:rPr>
            <w:noProof/>
            <w:webHidden/>
          </w:rPr>
          <w:tab/>
        </w:r>
        <w:r w:rsidR="0070684C">
          <w:rPr>
            <w:noProof/>
            <w:webHidden/>
          </w:rPr>
          <w:fldChar w:fldCharType="begin"/>
        </w:r>
        <w:r w:rsidR="0070684C">
          <w:rPr>
            <w:noProof/>
            <w:webHidden/>
          </w:rPr>
          <w:instrText xml:space="preserve"> PAGEREF _Toc202033917 \h </w:instrText>
        </w:r>
        <w:r w:rsidR="0070684C">
          <w:rPr>
            <w:noProof/>
            <w:webHidden/>
          </w:rPr>
        </w:r>
        <w:r w:rsidR="0070684C">
          <w:rPr>
            <w:noProof/>
            <w:webHidden/>
          </w:rPr>
          <w:fldChar w:fldCharType="separate"/>
        </w:r>
        <w:r w:rsidR="00327503">
          <w:rPr>
            <w:noProof/>
            <w:webHidden/>
          </w:rPr>
          <w:t>20</w:t>
        </w:r>
        <w:r w:rsidR="0070684C">
          <w:rPr>
            <w:noProof/>
            <w:webHidden/>
          </w:rPr>
          <w:fldChar w:fldCharType="end"/>
        </w:r>
      </w:hyperlink>
    </w:p>
    <w:p w14:paraId="44C0196C" w14:textId="4C8FC825" w:rsidR="0070684C" w:rsidRDefault="0070684C">
      <w:pPr>
        <w:pStyle w:val="TableofFigures"/>
        <w:tabs>
          <w:tab w:val="right" w:leader="dot" w:pos="6121"/>
        </w:tabs>
        <w:rPr>
          <w:rFonts w:asciiTheme="minorHAnsi" w:eastAsiaTheme="minorEastAsia" w:hAnsiTheme="minorHAnsi" w:cstheme="minorBidi"/>
          <w:noProof/>
          <w:kern w:val="2"/>
          <w14:ligatures w14:val="standardContextual"/>
        </w:rPr>
      </w:pPr>
      <w:hyperlink w:anchor="_Toc202033918" w:history="1">
        <w:r w:rsidRPr="00374C5D">
          <w:rPr>
            <w:rStyle w:val="Hyperlink"/>
            <w:noProof/>
          </w:rPr>
          <w:t>Tabel 3. 2 Sampel Data Sinonim</w:t>
        </w:r>
        <w:r>
          <w:rPr>
            <w:noProof/>
            <w:webHidden/>
          </w:rPr>
          <w:tab/>
        </w:r>
        <w:r>
          <w:rPr>
            <w:noProof/>
            <w:webHidden/>
          </w:rPr>
          <w:fldChar w:fldCharType="begin"/>
        </w:r>
        <w:r>
          <w:rPr>
            <w:noProof/>
            <w:webHidden/>
          </w:rPr>
          <w:instrText xml:space="preserve"> PAGEREF _Toc202033918 \h </w:instrText>
        </w:r>
        <w:r>
          <w:rPr>
            <w:noProof/>
            <w:webHidden/>
          </w:rPr>
        </w:r>
        <w:r>
          <w:rPr>
            <w:noProof/>
            <w:webHidden/>
          </w:rPr>
          <w:fldChar w:fldCharType="separate"/>
        </w:r>
        <w:r w:rsidR="00327503">
          <w:rPr>
            <w:noProof/>
            <w:webHidden/>
          </w:rPr>
          <w:t>26</w:t>
        </w:r>
        <w:r>
          <w:rPr>
            <w:noProof/>
            <w:webHidden/>
          </w:rPr>
          <w:fldChar w:fldCharType="end"/>
        </w:r>
      </w:hyperlink>
    </w:p>
    <w:p w14:paraId="189C12C3" w14:textId="2A9D7A46" w:rsidR="0070684C" w:rsidRDefault="0070684C">
      <w:pPr>
        <w:pStyle w:val="TableofFigures"/>
        <w:tabs>
          <w:tab w:val="right" w:leader="dot" w:pos="6121"/>
        </w:tabs>
        <w:rPr>
          <w:rFonts w:asciiTheme="minorHAnsi" w:eastAsiaTheme="minorEastAsia" w:hAnsiTheme="minorHAnsi" w:cstheme="minorBidi"/>
          <w:noProof/>
          <w:kern w:val="2"/>
          <w14:ligatures w14:val="standardContextual"/>
        </w:rPr>
      </w:pPr>
      <w:hyperlink w:anchor="_Toc202033919" w:history="1">
        <w:r w:rsidRPr="00374C5D">
          <w:rPr>
            <w:rStyle w:val="Hyperlink"/>
            <w:noProof/>
          </w:rPr>
          <w:t>Tabel 3. 3 Jadwal Pengerjaan PA Pembuatan Sistem</w:t>
        </w:r>
        <w:r>
          <w:rPr>
            <w:noProof/>
            <w:webHidden/>
          </w:rPr>
          <w:tab/>
        </w:r>
        <w:r>
          <w:rPr>
            <w:noProof/>
            <w:webHidden/>
          </w:rPr>
          <w:fldChar w:fldCharType="begin"/>
        </w:r>
        <w:r>
          <w:rPr>
            <w:noProof/>
            <w:webHidden/>
          </w:rPr>
          <w:instrText xml:space="preserve"> PAGEREF _Toc202033919 \h </w:instrText>
        </w:r>
        <w:r>
          <w:rPr>
            <w:noProof/>
            <w:webHidden/>
          </w:rPr>
        </w:r>
        <w:r>
          <w:rPr>
            <w:noProof/>
            <w:webHidden/>
          </w:rPr>
          <w:fldChar w:fldCharType="separate"/>
        </w:r>
        <w:r w:rsidR="00327503">
          <w:rPr>
            <w:noProof/>
            <w:webHidden/>
          </w:rPr>
          <w:t>29</w:t>
        </w:r>
        <w:r>
          <w:rPr>
            <w:noProof/>
            <w:webHidden/>
          </w:rPr>
          <w:fldChar w:fldCharType="end"/>
        </w:r>
      </w:hyperlink>
    </w:p>
    <w:p w14:paraId="06039708" w14:textId="3688841A" w:rsidR="00EE472A" w:rsidRPr="009404BB" w:rsidRDefault="00B122B3" w:rsidP="00B122B3">
      <w:pPr>
        <w:tabs>
          <w:tab w:val="left" w:pos="903"/>
        </w:tabs>
        <w:spacing w:line="14" w:lineRule="auto"/>
        <w:rPr>
          <w:sz w:val="20"/>
          <w:szCs w:val="20"/>
        </w:rPr>
      </w:pPr>
      <w:r>
        <w:rPr>
          <w:sz w:val="20"/>
          <w:szCs w:val="20"/>
        </w:rPr>
        <w:fldChar w:fldCharType="end"/>
      </w:r>
    </w:p>
    <w:p w14:paraId="0C2ACDE6" w14:textId="77777777" w:rsidR="00EE472A" w:rsidRPr="009404BB" w:rsidRDefault="00EE472A" w:rsidP="00B122B3">
      <w:pPr>
        <w:tabs>
          <w:tab w:val="left" w:pos="903"/>
        </w:tabs>
        <w:spacing w:line="14" w:lineRule="auto"/>
        <w:rPr>
          <w:sz w:val="20"/>
          <w:szCs w:val="20"/>
        </w:rPr>
      </w:pPr>
    </w:p>
    <w:p w14:paraId="2B5E4145" w14:textId="239522E5" w:rsidR="001C5B1B" w:rsidRDefault="00B122B3">
      <w:pPr>
        <w:pStyle w:val="TableofFigures"/>
        <w:tabs>
          <w:tab w:val="right" w:leader="dot" w:pos="6121"/>
        </w:tabs>
        <w:rPr>
          <w:rFonts w:asciiTheme="minorHAnsi" w:eastAsiaTheme="minorEastAsia" w:hAnsiTheme="minorHAnsi" w:cstheme="minorBidi"/>
          <w:noProof/>
          <w:kern w:val="2"/>
          <w14:ligatures w14:val="standardContextual"/>
        </w:rPr>
      </w:pPr>
      <w:r>
        <w:rPr>
          <w:sz w:val="20"/>
          <w:szCs w:val="20"/>
        </w:rPr>
        <w:fldChar w:fldCharType="begin"/>
      </w:r>
      <w:r>
        <w:rPr>
          <w:sz w:val="20"/>
          <w:szCs w:val="20"/>
        </w:rPr>
        <w:instrText xml:space="preserve"> TOC \h \z \c "Tabel 4." </w:instrText>
      </w:r>
      <w:r>
        <w:rPr>
          <w:sz w:val="20"/>
          <w:szCs w:val="20"/>
        </w:rPr>
        <w:fldChar w:fldCharType="separate"/>
      </w:r>
      <w:hyperlink w:anchor="_Toc202306805" w:history="1">
        <w:r w:rsidR="001C5B1B" w:rsidRPr="00324A28">
          <w:rPr>
            <w:rStyle w:val="Hyperlink"/>
            <w:noProof/>
          </w:rPr>
          <w:t>Tabel 4. 1 Informasi Hardware</w:t>
        </w:r>
        <w:r w:rsidR="001C5B1B">
          <w:rPr>
            <w:noProof/>
            <w:webHidden/>
          </w:rPr>
          <w:tab/>
        </w:r>
        <w:r w:rsidR="001C5B1B">
          <w:rPr>
            <w:noProof/>
            <w:webHidden/>
          </w:rPr>
          <w:fldChar w:fldCharType="begin"/>
        </w:r>
        <w:r w:rsidR="001C5B1B">
          <w:rPr>
            <w:noProof/>
            <w:webHidden/>
          </w:rPr>
          <w:instrText xml:space="preserve"> PAGEREF _Toc202306805 \h </w:instrText>
        </w:r>
        <w:r w:rsidR="001C5B1B">
          <w:rPr>
            <w:noProof/>
            <w:webHidden/>
          </w:rPr>
        </w:r>
        <w:r w:rsidR="001C5B1B">
          <w:rPr>
            <w:noProof/>
            <w:webHidden/>
          </w:rPr>
          <w:fldChar w:fldCharType="separate"/>
        </w:r>
        <w:r w:rsidR="00327503">
          <w:rPr>
            <w:noProof/>
            <w:webHidden/>
          </w:rPr>
          <w:t>33</w:t>
        </w:r>
        <w:r w:rsidR="001C5B1B">
          <w:rPr>
            <w:noProof/>
            <w:webHidden/>
          </w:rPr>
          <w:fldChar w:fldCharType="end"/>
        </w:r>
      </w:hyperlink>
    </w:p>
    <w:p w14:paraId="59FABE65" w14:textId="5ED38E7B"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06" w:history="1">
        <w:r w:rsidRPr="00324A28">
          <w:rPr>
            <w:rStyle w:val="Hyperlink"/>
            <w:noProof/>
          </w:rPr>
          <w:t>Tabel 4. 2 Informasi Software</w:t>
        </w:r>
        <w:r>
          <w:rPr>
            <w:noProof/>
            <w:webHidden/>
          </w:rPr>
          <w:tab/>
        </w:r>
        <w:r>
          <w:rPr>
            <w:noProof/>
            <w:webHidden/>
          </w:rPr>
          <w:fldChar w:fldCharType="begin"/>
        </w:r>
        <w:r>
          <w:rPr>
            <w:noProof/>
            <w:webHidden/>
          </w:rPr>
          <w:instrText xml:space="preserve"> PAGEREF _Toc202306806 \h </w:instrText>
        </w:r>
        <w:r>
          <w:rPr>
            <w:noProof/>
            <w:webHidden/>
          </w:rPr>
        </w:r>
        <w:r>
          <w:rPr>
            <w:noProof/>
            <w:webHidden/>
          </w:rPr>
          <w:fldChar w:fldCharType="separate"/>
        </w:r>
        <w:r w:rsidR="00327503">
          <w:rPr>
            <w:noProof/>
            <w:webHidden/>
          </w:rPr>
          <w:t>33</w:t>
        </w:r>
        <w:r>
          <w:rPr>
            <w:noProof/>
            <w:webHidden/>
          </w:rPr>
          <w:fldChar w:fldCharType="end"/>
        </w:r>
      </w:hyperlink>
    </w:p>
    <w:p w14:paraId="036709BA" w14:textId="31943B8A"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07" w:history="1">
        <w:r w:rsidRPr="00324A28">
          <w:rPr>
            <w:rStyle w:val="Hyperlink"/>
            <w:noProof/>
          </w:rPr>
          <w:t>Tabel 4. 3 Sampel Data Pengujian Case Folding</w:t>
        </w:r>
        <w:r>
          <w:rPr>
            <w:noProof/>
            <w:webHidden/>
          </w:rPr>
          <w:tab/>
        </w:r>
        <w:r>
          <w:rPr>
            <w:noProof/>
            <w:webHidden/>
          </w:rPr>
          <w:fldChar w:fldCharType="begin"/>
        </w:r>
        <w:r>
          <w:rPr>
            <w:noProof/>
            <w:webHidden/>
          </w:rPr>
          <w:instrText xml:space="preserve"> PAGEREF _Toc202306807 \h </w:instrText>
        </w:r>
        <w:r>
          <w:rPr>
            <w:noProof/>
            <w:webHidden/>
          </w:rPr>
        </w:r>
        <w:r>
          <w:rPr>
            <w:noProof/>
            <w:webHidden/>
          </w:rPr>
          <w:fldChar w:fldCharType="separate"/>
        </w:r>
        <w:r w:rsidR="00327503">
          <w:rPr>
            <w:noProof/>
            <w:webHidden/>
          </w:rPr>
          <w:t>34</w:t>
        </w:r>
        <w:r>
          <w:rPr>
            <w:noProof/>
            <w:webHidden/>
          </w:rPr>
          <w:fldChar w:fldCharType="end"/>
        </w:r>
      </w:hyperlink>
    </w:p>
    <w:p w14:paraId="22ECE0AA" w14:textId="527DFE93"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08" w:history="1">
        <w:r w:rsidRPr="00324A28">
          <w:rPr>
            <w:rStyle w:val="Hyperlink"/>
            <w:noProof/>
          </w:rPr>
          <w:t>Tabel 4. 4 Sampel Data Pengujian Remove Punctuation</w:t>
        </w:r>
        <w:r>
          <w:rPr>
            <w:noProof/>
            <w:webHidden/>
          </w:rPr>
          <w:tab/>
        </w:r>
        <w:r>
          <w:rPr>
            <w:noProof/>
            <w:webHidden/>
          </w:rPr>
          <w:fldChar w:fldCharType="begin"/>
        </w:r>
        <w:r>
          <w:rPr>
            <w:noProof/>
            <w:webHidden/>
          </w:rPr>
          <w:instrText xml:space="preserve"> PAGEREF _Toc202306808 \h </w:instrText>
        </w:r>
        <w:r>
          <w:rPr>
            <w:noProof/>
            <w:webHidden/>
          </w:rPr>
        </w:r>
        <w:r>
          <w:rPr>
            <w:noProof/>
            <w:webHidden/>
          </w:rPr>
          <w:fldChar w:fldCharType="separate"/>
        </w:r>
        <w:r w:rsidR="00327503">
          <w:rPr>
            <w:noProof/>
            <w:webHidden/>
          </w:rPr>
          <w:t>35</w:t>
        </w:r>
        <w:r>
          <w:rPr>
            <w:noProof/>
            <w:webHidden/>
          </w:rPr>
          <w:fldChar w:fldCharType="end"/>
        </w:r>
      </w:hyperlink>
    </w:p>
    <w:p w14:paraId="7473A728" w14:textId="739F58E5"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09" w:history="1">
        <w:r w:rsidRPr="00324A28">
          <w:rPr>
            <w:rStyle w:val="Hyperlink"/>
            <w:noProof/>
          </w:rPr>
          <w:t>Tabel 4. 5 Sampel Data Pengujian Stripping</w:t>
        </w:r>
        <w:r>
          <w:rPr>
            <w:noProof/>
            <w:webHidden/>
          </w:rPr>
          <w:tab/>
        </w:r>
        <w:r>
          <w:rPr>
            <w:noProof/>
            <w:webHidden/>
          </w:rPr>
          <w:fldChar w:fldCharType="begin"/>
        </w:r>
        <w:r>
          <w:rPr>
            <w:noProof/>
            <w:webHidden/>
          </w:rPr>
          <w:instrText xml:space="preserve"> PAGEREF _Toc202306809 \h </w:instrText>
        </w:r>
        <w:r>
          <w:rPr>
            <w:noProof/>
            <w:webHidden/>
          </w:rPr>
        </w:r>
        <w:r>
          <w:rPr>
            <w:noProof/>
            <w:webHidden/>
          </w:rPr>
          <w:fldChar w:fldCharType="separate"/>
        </w:r>
        <w:r w:rsidR="00327503">
          <w:rPr>
            <w:noProof/>
            <w:webHidden/>
          </w:rPr>
          <w:t>35</w:t>
        </w:r>
        <w:r>
          <w:rPr>
            <w:noProof/>
            <w:webHidden/>
          </w:rPr>
          <w:fldChar w:fldCharType="end"/>
        </w:r>
      </w:hyperlink>
    </w:p>
    <w:p w14:paraId="13E09BBA" w14:textId="12B4987B"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0" w:history="1">
        <w:r w:rsidRPr="00324A28">
          <w:rPr>
            <w:rStyle w:val="Hyperlink"/>
            <w:noProof/>
          </w:rPr>
          <w:t>Tabel 4. 6 Sampel Data Pengujian Tokenizing</w:t>
        </w:r>
        <w:r>
          <w:rPr>
            <w:noProof/>
            <w:webHidden/>
          </w:rPr>
          <w:tab/>
        </w:r>
        <w:r>
          <w:rPr>
            <w:noProof/>
            <w:webHidden/>
          </w:rPr>
          <w:fldChar w:fldCharType="begin"/>
        </w:r>
        <w:r>
          <w:rPr>
            <w:noProof/>
            <w:webHidden/>
          </w:rPr>
          <w:instrText xml:space="preserve"> PAGEREF _Toc202306810 \h </w:instrText>
        </w:r>
        <w:r>
          <w:rPr>
            <w:noProof/>
            <w:webHidden/>
          </w:rPr>
        </w:r>
        <w:r>
          <w:rPr>
            <w:noProof/>
            <w:webHidden/>
          </w:rPr>
          <w:fldChar w:fldCharType="separate"/>
        </w:r>
        <w:r w:rsidR="00327503">
          <w:rPr>
            <w:noProof/>
            <w:webHidden/>
          </w:rPr>
          <w:t>36</w:t>
        </w:r>
        <w:r>
          <w:rPr>
            <w:noProof/>
            <w:webHidden/>
          </w:rPr>
          <w:fldChar w:fldCharType="end"/>
        </w:r>
      </w:hyperlink>
    </w:p>
    <w:p w14:paraId="2AC2DB27" w14:textId="0029CBCE"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1" w:history="1">
        <w:r w:rsidRPr="00324A28">
          <w:rPr>
            <w:rStyle w:val="Hyperlink"/>
            <w:noProof/>
          </w:rPr>
          <w:t>Tabel 4. 7 Sampel Data Pengujian Filtering</w:t>
        </w:r>
        <w:r>
          <w:rPr>
            <w:noProof/>
            <w:webHidden/>
          </w:rPr>
          <w:tab/>
        </w:r>
        <w:r>
          <w:rPr>
            <w:noProof/>
            <w:webHidden/>
          </w:rPr>
          <w:fldChar w:fldCharType="begin"/>
        </w:r>
        <w:r>
          <w:rPr>
            <w:noProof/>
            <w:webHidden/>
          </w:rPr>
          <w:instrText xml:space="preserve"> PAGEREF _Toc202306811 \h </w:instrText>
        </w:r>
        <w:r>
          <w:rPr>
            <w:noProof/>
            <w:webHidden/>
          </w:rPr>
        </w:r>
        <w:r>
          <w:rPr>
            <w:noProof/>
            <w:webHidden/>
          </w:rPr>
          <w:fldChar w:fldCharType="separate"/>
        </w:r>
        <w:r w:rsidR="00327503">
          <w:rPr>
            <w:noProof/>
            <w:webHidden/>
          </w:rPr>
          <w:t>36</w:t>
        </w:r>
        <w:r>
          <w:rPr>
            <w:noProof/>
            <w:webHidden/>
          </w:rPr>
          <w:fldChar w:fldCharType="end"/>
        </w:r>
      </w:hyperlink>
    </w:p>
    <w:p w14:paraId="105E43EF" w14:textId="60683155"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2" w:history="1">
        <w:r w:rsidRPr="00324A28">
          <w:rPr>
            <w:rStyle w:val="Hyperlink"/>
            <w:noProof/>
          </w:rPr>
          <w:t>Tabel 4. 8 Sampel Data Pengujian Stemming</w:t>
        </w:r>
        <w:r>
          <w:rPr>
            <w:noProof/>
            <w:webHidden/>
          </w:rPr>
          <w:tab/>
        </w:r>
        <w:r>
          <w:rPr>
            <w:noProof/>
            <w:webHidden/>
          </w:rPr>
          <w:fldChar w:fldCharType="begin"/>
        </w:r>
        <w:r>
          <w:rPr>
            <w:noProof/>
            <w:webHidden/>
          </w:rPr>
          <w:instrText xml:space="preserve"> PAGEREF _Toc202306812 \h </w:instrText>
        </w:r>
        <w:r>
          <w:rPr>
            <w:noProof/>
            <w:webHidden/>
          </w:rPr>
        </w:r>
        <w:r>
          <w:rPr>
            <w:noProof/>
            <w:webHidden/>
          </w:rPr>
          <w:fldChar w:fldCharType="separate"/>
        </w:r>
        <w:r w:rsidR="00327503">
          <w:rPr>
            <w:noProof/>
            <w:webHidden/>
          </w:rPr>
          <w:t>37</w:t>
        </w:r>
        <w:r>
          <w:rPr>
            <w:noProof/>
            <w:webHidden/>
          </w:rPr>
          <w:fldChar w:fldCharType="end"/>
        </w:r>
      </w:hyperlink>
    </w:p>
    <w:p w14:paraId="0B60D65C" w14:textId="6E70E778"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3" w:history="1">
        <w:r w:rsidRPr="00324A28">
          <w:rPr>
            <w:rStyle w:val="Hyperlink"/>
            <w:noProof/>
          </w:rPr>
          <w:t>Tabel 4. 9 Summary Data Preprocessing</w:t>
        </w:r>
        <w:r>
          <w:rPr>
            <w:noProof/>
            <w:webHidden/>
          </w:rPr>
          <w:tab/>
        </w:r>
        <w:r>
          <w:rPr>
            <w:noProof/>
            <w:webHidden/>
          </w:rPr>
          <w:fldChar w:fldCharType="begin"/>
        </w:r>
        <w:r>
          <w:rPr>
            <w:noProof/>
            <w:webHidden/>
          </w:rPr>
          <w:instrText xml:space="preserve"> PAGEREF _Toc202306813 \h </w:instrText>
        </w:r>
        <w:r>
          <w:rPr>
            <w:noProof/>
            <w:webHidden/>
          </w:rPr>
        </w:r>
        <w:r>
          <w:rPr>
            <w:noProof/>
            <w:webHidden/>
          </w:rPr>
          <w:fldChar w:fldCharType="separate"/>
        </w:r>
        <w:r w:rsidR="00327503">
          <w:rPr>
            <w:noProof/>
            <w:webHidden/>
          </w:rPr>
          <w:t>37</w:t>
        </w:r>
        <w:r>
          <w:rPr>
            <w:noProof/>
            <w:webHidden/>
          </w:rPr>
          <w:fldChar w:fldCharType="end"/>
        </w:r>
      </w:hyperlink>
    </w:p>
    <w:p w14:paraId="1D0C332F" w14:textId="75107D9F"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4" w:history="1">
        <w:r w:rsidRPr="00324A28">
          <w:rPr>
            <w:rStyle w:val="Hyperlink"/>
            <w:noProof/>
          </w:rPr>
          <w:t>Tabel 4. 10 Sampel Data Pengujian Sinonim</w:t>
        </w:r>
        <w:r>
          <w:rPr>
            <w:noProof/>
            <w:webHidden/>
          </w:rPr>
          <w:tab/>
        </w:r>
        <w:r>
          <w:rPr>
            <w:noProof/>
            <w:webHidden/>
          </w:rPr>
          <w:fldChar w:fldCharType="begin"/>
        </w:r>
        <w:r>
          <w:rPr>
            <w:noProof/>
            <w:webHidden/>
          </w:rPr>
          <w:instrText xml:space="preserve"> PAGEREF _Toc202306814 \h </w:instrText>
        </w:r>
        <w:r>
          <w:rPr>
            <w:noProof/>
            <w:webHidden/>
          </w:rPr>
        </w:r>
        <w:r>
          <w:rPr>
            <w:noProof/>
            <w:webHidden/>
          </w:rPr>
          <w:fldChar w:fldCharType="separate"/>
        </w:r>
        <w:r w:rsidR="00327503">
          <w:rPr>
            <w:noProof/>
            <w:webHidden/>
          </w:rPr>
          <w:t>38</w:t>
        </w:r>
        <w:r>
          <w:rPr>
            <w:noProof/>
            <w:webHidden/>
          </w:rPr>
          <w:fldChar w:fldCharType="end"/>
        </w:r>
      </w:hyperlink>
    </w:p>
    <w:p w14:paraId="7814488B" w14:textId="44B5C8CB"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5" w:history="1">
        <w:r w:rsidRPr="00324A28">
          <w:rPr>
            <w:rStyle w:val="Hyperlink"/>
            <w:noProof/>
          </w:rPr>
          <w:t>Tabel 4. 11 Sampel Data Vectorizing dengan TF-IDF</w:t>
        </w:r>
        <w:r>
          <w:rPr>
            <w:noProof/>
            <w:webHidden/>
          </w:rPr>
          <w:tab/>
        </w:r>
        <w:r>
          <w:rPr>
            <w:noProof/>
            <w:webHidden/>
          </w:rPr>
          <w:fldChar w:fldCharType="begin"/>
        </w:r>
        <w:r>
          <w:rPr>
            <w:noProof/>
            <w:webHidden/>
          </w:rPr>
          <w:instrText xml:space="preserve"> PAGEREF _Toc202306815 \h </w:instrText>
        </w:r>
        <w:r>
          <w:rPr>
            <w:noProof/>
            <w:webHidden/>
          </w:rPr>
        </w:r>
        <w:r>
          <w:rPr>
            <w:noProof/>
            <w:webHidden/>
          </w:rPr>
          <w:fldChar w:fldCharType="separate"/>
        </w:r>
        <w:r w:rsidR="00327503">
          <w:rPr>
            <w:noProof/>
            <w:webHidden/>
          </w:rPr>
          <w:t>39</w:t>
        </w:r>
        <w:r>
          <w:rPr>
            <w:noProof/>
            <w:webHidden/>
          </w:rPr>
          <w:fldChar w:fldCharType="end"/>
        </w:r>
      </w:hyperlink>
    </w:p>
    <w:p w14:paraId="3D2FFEB9" w14:textId="447B90AD"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6" w:history="1">
        <w:r w:rsidRPr="00324A28">
          <w:rPr>
            <w:rStyle w:val="Hyperlink"/>
            <w:noProof/>
          </w:rPr>
          <w:t>Tabel 4. 12 Cosine Similarity</w:t>
        </w:r>
        <w:r>
          <w:rPr>
            <w:noProof/>
            <w:webHidden/>
          </w:rPr>
          <w:tab/>
        </w:r>
        <w:r>
          <w:rPr>
            <w:noProof/>
            <w:webHidden/>
          </w:rPr>
          <w:fldChar w:fldCharType="begin"/>
        </w:r>
        <w:r>
          <w:rPr>
            <w:noProof/>
            <w:webHidden/>
          </w:rPr>
          <w:instrText xml:space="preserve"> PAGEREF _Toc202306816 \h </w:instrText>
        </w:r>
        <w:r>
          <w:rPr>
            <w:noProof/>
            <w:webHidden/>
          </w:rPr>
        </w:r>
        <w:r>
          <w:rPr>
            <w:noProof/>
            <w:webHidden/>
          </w:rPr>
          <w:fldChar w:fldCharType="separate"/>
        </w:r>
        <w:r w:rsidR="00327503">
          <w:rPr>
            <w:noProof/>
            <w:webHidden/>
          </w:rPr>
          <w:t>40</w:t>
        </w:r>
        <w:r>
          <w:rPr>
            <w:noProof/>
            <w:webHidden/>
          </w:rPr>
          <w:fldChar w:fldCharType="end"/>
        </w:r>
      </w:hyperlink>
    </w:p>
    <w:p w14:paraId="754BCD5B" w14:textId="255D2D7C"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7" w:history="1">
        <w:r w:rsidRPr="00324A28">
          <w:rPr>
            <w:rStyle w:val="Hyperlink"/>
            <w:noProof/>
          </w:rPr>
          <w:t>Tabel 4. 13 Eksperimen Score Cosine Similarity</w:t>
        </w:r>
        <w:r>
          <w:rPr>
            <w:noProof/>
            <w:webHidden/>
          </w:rPr>
          <w:tab/>
        </w:r>
        <w:r>
          <w:rPr>
            <w:noProof/>
            <w:webHidden/>
          </w:rPr>
          <w:fldChar w:fldCharType="begin"/>
        </w:r>
        <w:r>
          <w:rPr>
            <w:noProof/>
            <w:webHidden/>
          </w:rPr>
          <w:instrText xml:space="preserve"> PAGEREF _Toc202306817 \h </w:instrText>
        </w:r>
        <w:r>
          <w:rPr>
            <w:noProof/>
            <w:webHidden/>
          </w:rPr>
        </w:r>
        <w:r>
          <w:rPr>
            <w:noProof/>
            <w:webHidden/>
          </w:rPr>
          <w:fldChar w:fldCharType="separate"/>
        </w:r>
        <w:r w:rsidR="00327503">
          <w:rPr>
            <w:noProof/>
            <w:webHidden/>
          </w:rPr>
          <w:t>42</w:t>
        </w:r>
        <w:r>
          <w:rPr>
            <w:noProof/>
            <w:webHidden/>
          </w:rPr>
          <w:fldChar w:fldCharType="end"/>
        </w:r>
      </w:hyperlink>
    </w:p>
    <w:p w14:paraId="78120734" w14:textId="522CCE33"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8" w:history="1">
        <w:r w:rsidRPr="00324A28">
          <w:rPr>
            <w:rStyle w:val="Hyperlink"/>
            <w:noProof/>
          </w:rPr>
          <w:t>Tabel 4. 14 Pertanyaan dengan kosakata sesuai</w:t>
        </w:r>
        <w:r>
          <w:rPr>
            <w:noProof/>
            <w:webHidden/>
          </w:rPr>
          <w:tab/>
        </w:r>
        <w:r>
          <w:rPr>
            <w:noProof/>
            <w:webHidden/>
          </w:rPr>
          <w:fldChar w:fldCharType="begin"/>
        </w:r>
        <w:r>
          <w:rPr>
            <w:noProof/>
            <w:webHidden/>
          </w:rPr>
          <w:instrText xml:space="preserve"> PAGEREF _Toc202306818 \h </w:instrText>
        </w:r>
        <w:r>
          <w:rPr>
            <w:noProof/>
            <w:webHidden/>
          </w:rPr>
        </w:r>
        <w:r>
          <w:rPr>
            <w:noProof/>
            <w:webHidden/>
          </w:rPr>
          <w:fldChar w:fldCharType="separate"/>
        </w:r>
        <w:r w:rsidR="00327503">
          <w:rPr>
            <w:noProof/>
            <w:webHidden/>
          </w:rPr>
          <w:t>44</w:t>
        </w:r>
        <w:r>
          <w:rPr>
            <w:noProof/>
            <w:webHidden/>
          </w:rPr>
          <w:fldChar w:fldCharType="end"/>
        </w:r>
      </w:hyperlink>
    </w:p>
    <w:p w14:paraId="66AB4C80" w14:textId="4695ED8F"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19" w:history="1">
        <w:r w:rsidRPr="00324A28">
          <w:rPr>
            <w:rStyle w:val="Hyperlink"/>
            <w:noProof/>
          </w:rPr>
          <w:t>Tabel 4. 15 Pertanyaan dengan kalimat kompleks</w:t>
        </w:r>
        <w:r>
          <w:rPr>
            <w:noProof/>
            <w:webHidden/>
          </w:rPr>
          <w:tab/>
        </w:r>
        <w:r>
          <w:rPr>
            <w:noProof/>
            <w:webHidden/>
          </w:rPr>
          <w:fldChar w:fldCharType="begin"/>
        </w:r>
        <w:r>
          <w:rPr>
            <w:noProof/>
            <w:webHidden/>
          </w:rPr>
          <w:instrText xml:space="preserve"> PAGEREF _Toc202306819 \h </w:instrText>
        </w:r>
        <w:r>
          <w:rPr>
            <w:noProof/>
            <w:webHidden/>
          </w:rPr>
        </w:r>
        <w:r>
          <w:rPr>
            <w:noProof/>
            <w:webHidden/>
          </w:rPr>
          <w:fldChar w:fldCharType="separate"/>
        </w:r>
        <w:r w:rsidR="00327503">
          <w:rPr>
            <w:noProof/>
            <w:webHidden/>
          </w:rPr>
          <w:t>48</w:t>
        </w:r>
        <w:r>
          <w:rPr>
            <w:noProof/>
            <w:webHidden/>
          </w:rPr>
          <w:fldChar w:fldCharType="end"/>
        </w:r>
      </w:hyperlink>
    </w:p>
    <w:p w14:paraId="54A2B905" w14:textId="79F04D09"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20" w:history="1">
        <w:r w:rsidRPr="00324A28">
          <w:rPr>
            <w:rStyle w:val="Hyperlink"/>
            <w:noProof/>
          </w:rPr>
          <w:t>Tabel 4. 16 Pertanyaan dengan kalimat minim</w:t>
        </w:r>
        <w:r>
          <w:rPr>
            <w:noProof/>
            <w:webHidden/>
          </w:rPr>
          <w:tab/>
        </w:r>
        <w:r>
          <w:rPr>
            <w:noProof/>
            <w:webHidden/>
          </w:rPr>
          <w:fldChar w:fldCharType="begin"/>
        </w:r>
        <w:r>
          <w:rPr>
            <w:noProof/>
            <w:webHidden/>
          </w:rPr>
          <w:instrText xml:space="preserve"> PAGEREF _Toc202306820 \h </w:instrText>
        </w:r>
        <w:r>
          <w:rPr>
            <w:noProof/>
            <w:webHidden/>
          </w:rPr>
        </w:r>
        <w:r>
          <w:rPr>
            <w:noProof/>
            <w:webHidden/>
          </w:rPr>
          <w:fldChar w:fldCharType="separate"/>
        </w:r>
        <w:r w:rsidR="00327503">
          <w:rPr>
            <w:noProof/>
            <w:webHidden/>
          </w:rPr>
          <w:t>53</w:t>
        </w:r>
        <w:r>
          <w:rPr>
            <w:noProof/>
            <w:webHidden/>
          </w:rPr>
          <w:fldChar w:fldCharType="end"/>
        </w:r>
      </w:hyperlink>
    </w:p>
    <w:p w14:paraId="01A0CB96" w14:textId="2B80B8B1"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21" w:history="1">
        <w:r w:rsidRPr="00324A28">
          <w:rPr>
            <w:rStyle w:val="Hyperlink"/>
            <w:noProof/>
          </w:rPr>
          <w:t>Tabel 4. 17 Pertanyaan dengan kosakata typo</w:t>
        </w:r>
        <w:r>
          <w:rPr>
            <w:noProof/>
            <w:webHidden/>
          </w:rPr>
          <w:tab/>
        </w:r>
        <w:r>
          <w:rPr>
            <w:noProof/>
            <w:webHidden/>
          </w:rPr>
          <w:fldChar w:fldCharType="begin"/>
        </w:r>
        <w:r>
          <w:rPr>
            <w:noProof/>
            <w:webHidden/>
          </w:rPr>
          <w:instrText xml:space="preserve"> PAGEREF _Toc202306821 \h </w:instrText>
        </w:r>
        <w:r>
          <w:rPr>
            <w:noProof/>
            <w:webHidden/>
          </w:rPr>
        </w:r>
        <w:r>
          <w:rPr>
            <w:noProof/>
            <w:webHidden/>
          </w:rPr>
          <w:fldChar w:fldCharType="separate"/>
        </w:r>
        <w:r w:rsidR="00327503">
          <w:rPr>
            <w:noProof/>
            <w:webHidden/>
          </w:rPr>
          <w:t>57</w:t>
        </w:r>
        <w:r>
          <w:rPr>
            <w:noProof/>
            <w:webHidden/>
          </w:rPr>
          <w:fldChar w:fldCharType="end"/>
        </w:r>
      </w:hyperlink>
    </w:p>
    <w:p w14:paraId="10AEFA02" w14:textId="450A96F8"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22" w:history="1">
        <w:r w:rsidRPr="00324A28">
          <w:rPr>
            <w:rStyle w:val="Hyperlink"/>
            <w:noProof/>
          </w:rPr>
          <w:t>Tabel 4. 18 Perbandingan pencarian dengan google sheet dan menggunakan chatbot</w:t>
        </w:r>
        <w:r>
          <w:rPr>
            <w:noProof/>
            <w:webHidden/>
          </w:rPr>
          <w:tab/>
        </w:r>
        <w:r>
          <w:rPr>
            <w:noProof/>
            <w:webHidden/>
          </w:rPr>
          <w:fldChar w:fldCharType="begin"/>
        </w:r>
        <w:r>
          <w:rPr>
            <w:noProof/>
            <w:webHidden/>
          </w:rPr>
          <w:instrText xml:space="preserve"> PAGEREF _Toc202306822 \h </w:instrText>
        </w:r>
        <w:r>
          <w:rPr>
            <w:noProof/>
            <w:webHidden/>
          </w:rPr>
        </w:r>
        <w:r>
          <w:rPr>
            <w:noProof/>
            <w:webHidden/>
          </w:rPr>
          <w:fldChar w:fldCharType="separate"/>
        </w:r>
        <w:r w:rsidR="00327503">
          <w:rPr>
            <w:noProof/>
            <w:webHidden/>
          </w:rPr>
          <w:t>61</w:t>
        </w:r>
        <w:r>
          <w:rPr>
            <w:noProof/>
            <w:webHidden/>
          </w:rPr>
          <w:fldChar w:fldCharType="end"/>
        </w:r>
      </w:hyperlink>
    </w:p>
    <w:p w14:paraId="23B9E144" w14:textId="5B23053E"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23" w:history="1">
        <w:r w:rsidRPr="00324A28">
          <w:rPr>
            <w:rStyle w:val="Hyperlink"/>
            <w:noProof/>
          </w:rPr>
          <w:t>Tabel 4. 19 Hasil Klasifikasi per Kategori Pertanyaan</w:t>
        </w:r>
        <w:r>
          <w:rPr>
            <w:noProof/>
            <w:webHidden/>
          </w:rPr>
          <w:tab/>
        </w:r>
        <w:r>
          <w:rPr>
            <w:noProof/>
            <w:webHidden/>
          </w:rPr>
          <w:fldChar w:fldCharType="begin"/>
        </w:r>
        <w:r>
          <w:rPr>
            <w:noProof/>
            <w:webHidden/>
          </w:rPr>
          <w:instrText xml:space="preserve"> PAGEREF _Toc202306823 \h </w:instrText>
        </w:r>
        <w:r>
          <w:rPr>
            <w:noProof/>
            <w:webHidden/>
          </w:rPr>
        </w:r>
        <w:r>
          <w:rPr>
            <w:noProof/>
            <w:webHidden/>
          </w:rPr>
          <w:fldChar w:fldCharType="separate"/>
        </w:r>
        <w:r w:rsidR="00327503">
          <w:rPr>
            <w:noProof/>
            <w:webHidden/>
          </w:rPr>
          <w:t>68</w:t>
        </w:r>
        <w:r>
          <w:rPr>
            <w:noProof/>
            <w:webHidden/>
          </w:rPr>
          <w:fldChar w:fldCharType="end"/>
        </w:r>
      </w:hyperlink>
    </w:p>
    <w:p w14:paraId="2D03B812" w14:textId="60B9166E"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24" w:history="1">
        <w:r w:rsidRPr="00324A28">
          <w:rPr>
            <w:rStyle w:val="Hyperlink"/>
            <w:noProof/>
          </w:rPr>
          <w:t>Tabel 4. 20 Hasil Klasifikasi Keseluruhan Chatbot</w:t>
        </w:r>
        <w:r>
          <w:rPr>
            <w:noProof/>
            <w:webHidden/>
          </w:rPr>
          <w:tab/>
        </w:r>
        <w:r>
          <w:rPr>
            <w:noProof/>
            <w:webHidden/>
          </w:rPr>
          <w:fldChar w:fldCharType="begin"/>
        </w:r>
        <w:r>
          <w:rPr>
            <w:noProof/>
            <w:webHidden/>
          </w:rPr>
          <w:instrText xml:space="preserve"> PAGEREF _Toc202306824 \h </w:instrText>
        </w:r>
        <w:r>
          <w:rPr>
            <w:noProof/>
            <w:webHidden/>
          </w:rPr>
        </w:r>
        <w:r>
          <w:rPr>
            <w:noProof/>
            <w:webHidden/>
          </w:rPr>
          <w:fldChar w:fldCharType="separate"/>
        </w:r>
        <w:r w:rsidR="00327503">
          <w:rPr>
            <w:noProof/>
            <w:webHidden/>
          </w:rPr>
          <w:t>70</w:t>
        </w:r>
        <w:r>
          <w:rPr>
            <w:noProof/>
            <w:webHidden/>
          </w:rPr>
          <w:fldChar w:fldCharType="end"/>
        </w:r>
      </w:hyperlink>
    </w:p>
    <w:p w14:paraId="02B95BE1" w14:textId="4FFED146" w:rsidR="001C5B1B" w:rsidRDefault="001C5B1B">
      <w:pPr>
        <w:pStyle w:val="TableofFigures"/>
        <w:tabs>
          <w:tab w:val="right" w:leader="dot" w:pos="6121"/>
        </w:tabs>
        <w:rPr>
          <w:rFonts w:asciiTheme="minorHAnsi" w:eastAsiaTheme="minorEastAsia" w:hAnsiTheme="minorHAnsi" w:cstheme="minorBidi"/>
          <w:noProof/>
          <w:kern w:val="2"/>
          <w14:ligatures w14:val="standardContextual"/>
        </w:rPr>
      </w:pPr>
      <w:hyperlink w:anchor="_Toc202306825" w:history="1">
        <w:r w:rsidRPr="00324A28">
          <w:rPr>
            <w:rStyle w:val="Hyperlink"/>
            <w:noProof/>
          </w:rPr>
          <w:t>Tabel 4. 23 Progress Perkembangan Penelitian</w:t>
        </w:r>
        <w:r>
          <w:rPr>
            <w:noProof/>
            <w:webHidden/>
          </w:rPr>
          <w:tab/>
        </w:r>
        <w:r>
          <w:rPr>
            <w:noProof/>
            <w:webHidden/>
          </w:rPr>
          <w:fldChar w:fldCharType="begin"/>
        </w:r>
        <w:r>
          <w:rPr>
            <w:noProof/>
            <w:webHidden/>
          </w:rPr>
          <w:instrText xml:space="preserve"> PAGEREF _Toc202306825 \h </w:instrText>
        </w:r>
        <w:r>
          <w:rPr>
            <w:noProof/>
            <w:webHidden/>
          </w:rPr>
        </w:r>
        <w:r>
          <w:rPr>
            <w:noProof/>
            <w:webHidden/>
          </w:rPr>
          <w:fldChar w:fldCharType="separate"/>
        </w:r>
        <w:r w:rsidR="00327503">
          <w:rPr>
            <w:noProof/>
            <w:webHidden/>
          </w:rPr>
          <w:t>71</w:t>
        </w:r>
        <w:r>
          <w:rPr>
            <w:noProof/>
            <w:webHidden/>
          </w:rPr>
          <w:fldChar w:fldCharType="end"/>
        </w:r>
      </w:hyperlink>
    </w:p>
    <w:p w14:paraId="59F169FD" w14:textId="1C066D97" w:rsidR="00EE472A" w:rsidRPr="009404BB" w:rsidRDefault="00B122B3" w:rsidP="001E1A55">
      <w:pPr>
        <w:tabs>
          <w:tab w:val="left" w:pos="903"/>
        </w:tabs>
        <w:rPr>
          <w:sz w:val="20"/>
          <w:szCs w:val="20"/>
        </w:rPr>
      </w:pPr>
      <w:r>
        <w:rPr>
          <w:sz w:val="20"/>
          <w:szCs w:val="20"/>
        </w:rPr>
        <w:fldChar w:fldCharType="end"/>
      </w:r>
    </w:p>
    <w:p w14:paraId="7F167C7F" w14:textId="77777777" w:rsidR="00EE472A" w:rsidRPr="009404BB" w:rsidRDefault="00EE472A" w:rsidP="001E1A55">
      <w:pPr>
        <w:tabs>
          <w:tab w:val="left" w:pos="903"/>
        </w:tabs>
        <w:rPr>
          <w:sz w:val="20"/>
          <w:szCs w:val="20"/>
        </w:rPr>
      </w:pPr>
    </w:p>
    <w:p w14:paraId="3A4F5080" w14:textId="77777777" w:rsidR="00EE472A" w:rsidRDefault="00EE472A" w:rsidP="001E1A55">
      <w:pPr>
        <w:tabs>
          <w:tab w:val="left" w:pos="903"/>
        </w:tabs>
        <w:rPr>
          <w:sz w:val="20"/>
          <w:szCs w:val="20"/>
        </w:rPr>
      </w:pPr>
    </w:p>
    <w:p w14:paraId="629E002C" w14:textId="77777777" w:rsidR="005F0D56" w:rsidRDefault="005F0D56" w:rsidP="001E1A55">
      <w:pPr>
        <w:tabs>
          <w:tab w:val="left" w:pos="903"/>
        </w:tabs>
        <w:rPr>
          <w:sz w:val="20"/>
          <w:szCs w:val="20"/>
        </w:rPr>
      </w:pPr>
    </w:p>
    <w:p w14:paraId="6D73223C" w14:textId="77777777" w:rsidR="00F56F3E" w:rsidRDefault="00F56F3E" w:rsidP="00B122B3">
      <w:pPr>
        <w:tabs>
          <w:tab w:val="left" w:pos="903"/>
        </w:tabs>
        <w:rPr>
          <w:sz w:val="20"/>
          <w:szCs w:val="20"/>
        </w:rPr>
      </w:pPr>
    </w:p>
    <w:p w14:paraId="4DDFE4F5" w14:textId="77777777" w:rsidR="00C96FFD" w:rsidRDefault="00C96FFD" w:rsidP="00B122B3">
      <w:pPr>
        <w:tabs>
          <w:tab w:val="left" w:pos="903"/>
        </w:tabs>
        <w:rPr>
          <w:sz w:val="20"/>
          <w:szCs w:val="20"/>
        </w:rPr>
      </w:pPr>
    </w:p>
    <w:p w14:paraId="61C6B9FF" w14:textId="77777777" w:rsidR="00C96FFD" w:rsidRDefault="00C96FFD" w:rsidP="00B122B3">
      <w:pPr>
        <w:tabs>
          <w:tab w:val="left" w:pos="903"/>
        </w:tabs>
        <w:rPr>
          <w:sz w:val="20"/>
          <w:szCs w:val="20"/>
        </w:rPr>
      </w:pPr>
    </w:p>
    <w:p w14:paraId="147A018E" w14:textId="77777777" w:rsidR="00C96FFD" w:rsidRDefault="00C96FFD" w:rsidP="00B122B3">
      <w:pPr>
        <w:tabs>
          <w:tab w:val="left" w:pos="903"/>
        </w:tabs>
        <w:rPr>
          <w:sz w:val="20"/>
          <w:szCs w:val="20"/>
        </w:rPr>
      </w:pPr>
    </w:p>
    <w:p w14:paraId="6808C5C8" w14:textId="77777777" w:rsidR="00C96FFD" w:rsidRDefault="00C96FFD" w:rsidP="00B122B3">
      <w:pPr>
        <w:tabs>
          <w:tab w:val="left" w:pos="903"/>
        </w:tabs>
        <w:rPr>
          <w:sz w:val="20"/>
          <w:szCs w:val="20"/>
        </w:rPr>
      </w:pPr>
    </w:p>
    <w:p w14:paraId="7D88F31E" w14:textId="77777777" w:rsidR="00C96FFD" w:rsidRDefault="00C96FFD" w:rsidP="00B122B3">
      <w:pPr>
        <w:tabs>
          <w:tab w:val="left" w:pos="903"/>
        </w:tabs>
        <w:rPr>
          <w:sz w:val="20"/>
          <w:szCs w:val="20"/>
        </w:rPr>
      </w:pPr>
    </w:p>
    <w:p w14:paraId="00C0D5F4" w14:textId="77777777" w:rsidR="00C96FFD" w:rsidRDefault="00C96FFD" w:rsidP="00B122B3">
      <w:pPr>
        <w:tabs>
          <w:tab w:val="left" w:pos="903"/>
        </w:tabs>
        <w:rPr>
          <w:sz w:val="20"/>
          <w:szCs w:val="20"/>
        </w:rPr>
      </w:pPr>
    </w:p>
    <w:p w14:paraId="2CEAD3BC" w14:textId="77777777" w:rsidR="00C96FFD" w:rsidRDefault="00C96FFD" w:rsidP="00B122B3">
      <w:pPr>
        <w:tabs>
          <w:tab w:val="left" w:pos="903"/>
        </w:tabs>
        <w:rPr>
          <w:sz w:val="20"/>
          <w:szCs w:val="20"/>
        </w:rPr>
      </w:pPr>
    </w:p>
    <w:p w14:paraId="1DD49008" w14:textId="77777777" w:rsidR="00C96FFD" w:rsidRDefault="00C96FFD" w:rsidP="00B122B3">
      <w:pPr>
        <w:tabs>
          <w:tab w:val="left" w:pos="903"/>
        </w:tabs>
        <w:rPr>
          <w:sz w:val="20"/>
          <w:szCs w:val="20"/>
        </w:rPr>
      </w:pPr>
    </w:p>
    <w:p w14:paraId="49D47B86" w14:textId="77777777" w:rsidR="00C96FFD" w:rsidRDefault="00C96FFD" w:rsidP="00B122B3">
      <w:pPr>
        <w:tabs>
          <w:tab w:val="left" w:pos="903"/>
        </w:tabs>
        <w:rPr>
          <w:sz w:val="20"/>
          <w:szCs w:val="20"/>
        </w:rPr>
      </w:pPr>
    </w:p>
    <w:p w14:paraId="7456D143" w14:textId="77777777" w:rsidR="00C96FFD" w:rsidRDefault="00C96FFD" w:rsidP="00B122B3">
      <w:pPr>
        <w:tabs>
          <w:tab w:val="left" w:pos="903"/>
        </w:tabs>
        <w:rPr>
          <w:sz w:val="20"/>
          <w:szCs w:val="20"/>
        </w:rPr>
      </w:pPr>
    </w:p>
    <w:p w14:paraId="3CAFEA0A" w14:textId="77777777" w:rsidR="00C96FFD" w:rsidRDefault="00C96FFD" w:rsidP="00B122B3">
      <w:pPr>
        <w:tabs>
          <w:tab w:val="left" w:pos="903"/>
        </w:tabs>
        <w:rPr>
          <w:sz w:val="20"/>
          <w:szCs w:val="20"/>
        </w:rPr>
      </w:pPr>
    </w:p>
    <w:p w14:paraId="2966C56B" w14:textId="77777777" w:rsidR="00C96FFD" w:rsidRDefault="00C96FFD" w:rsidP="00B122B3">
      <w:pPr>
        <w:tabs>
          <w:tab w:val="left" w:pos="903"/>
        </w:tabs>
        <w:rPr>
          <w:sz w:val="20"/>
          <w:szCs w:val="20"/>
        </w:rPr>
      </w:pPr>
    </w:p>
    <w:p w14:paraId="19AA466C" w14:textId="77777777" w:rsidR="00C96FFD" w:rsidRDefault="00C96FFD" w:rsidP="00B122B3">
      <w:pPr>
        <w:tabs>
          <w:tab w:val="left" w:pos="903"/>
        </w:tabs>
        <w:rPr>
          <w:sz w:val="20"/>
          <w:szCs w:val="20"/>
        </w:rPr>
      </w:pPr>
    </w:p>
    <w:p w14:paraId="56713231" w14:textId="77777777" w:rsidR="00C96FFD" w:rsidRDefault="00C96FFD" w:rsidP="00B122B3">
      <w:pPr>
        <w:tabs>
          <w:tab w:val="left" w:pos="903"/>
        </w:tabs>
        <w:rPr>
          <w:sz w:val="20"/>
          <w:szCs w:val="20"/>
        </w:rPr>
      </w:pPr>
    </w:p>
    <w:p w14:paraId="2FD35105" w14:textId="77777777" w:rsidR="00C96FFD" w:rsidRDefault="00C96FFD" w:rsidP="00B122B3">
      <w:pPr>
        <w:tabs>
          <w:tab w:val="left" w:pos="903"/>
        </w:tabs>
        <w:rPr>
          <w:sz w:val="20"/>
          <w:szCs w:val="20"/>
        </w:rPr>
      </w:pPr>
    </w:p>
    <w:p w14:paraId="6E81FADF" w14:textId="77777777" w:rsidR="00C96FFD" w:rsidRDefault="00C96FFD" w:rsidP="00B122B3">
      <w:pPr>
        <w:tabs>
          <w:tab w:val="left" w:pos="903"/>
        </w:tabs>
        <w:rPr>
          <w:sz w:val="20"/>
          <w:szCs w:val="20"/>
        </w:rPr>
      </w:pPr>
    </w:p>
    <w:p w14:paraId="1AA4C47F" w14:textId="77777777" w:rsidR="00C96FFD" w:rsidRDefault="00C96FFD" w:rsidP="00B122B3">
      <w:pPr>
        <w:tabs>
          <w:tab w:val="left" w:pos="903"/>
        </w:tabs>
        <w:rPr>
          <w:sz w:val="20"/>
          <w:szCs w:val="20"/>
        </w:rPr>
      </w:pPr>
    </w:p>
    <w:p w14:paraId="79D230EF" w14:textId="77777777" w:rsidR="00C96FFD" w:rsidRDefault="00C96FFD" w:rsidP="00B122B3">
      <w:pPr>
        <w:tabs>
          <w:tab w:val="left" w:pos="903"/>
        </w:tabs>
        <w:rPr>
          <w:sz w:val="20"/>
          <w:szCs w:val="20"/>
        </w:rPr>
      </w:pPr>
    </w:p>
    <w:p w14:paraId="5CDA6BA3" w14:textId="77777777" w:rsidR="00C96FFD" w:rsidRDefault="00C96FFD" w:rsidP="00B122B3">
      <w:pPr>
        <w:tabs>
          <w:tab w:val="left" w:pos="903"/>
        </w:tabs>
        <w:rPr>
          <w:sz w:val="20"/>
          <w:szCs w:val="20"/>
        </w:rPr>
      </w:pPr>
    </w:p>
    <w:p w14:paraId="42603E42" w14:textId="77777777" w:rsidR="00C96FFD" w:rsidRPr="009404BB" w:rsidRDefault="00C96FFD" w:rsidP="00C96FFD">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3FD1321E" w14:textId="3CC8EC76" w:rsidR="00C96FFD" w:rsidRPr="00B122B3" w:rsidRDefault="00C96FFD" w:rsidP="00B122B3">
      <w:pPr>
        <w:tabs>
          <w:tab w:val="left" w:pos="903"/>
        </w:tabs>
        <w:rPr>
          <w:sz w:val="20"/>
          <w:szCs w:val="20"/>
        </w:rPr>
        <w:sectPr w:rsidR="00C96FFD" w:rsidRPr="00B122B3" w:rsidSect="00F56F3E">
          <w:footerReference w:type="default" r:id="rId16"/>
          <w:pgSz w:w="8400" w:h="11900"/>
          <w:pgMar w:top="567" w:right="851" w:bottom="567" w:left="1418" w:header="0" w:footer="714" w:gutter="0"/>
          <w:pgNumType w:fmt="lowerRoman" w:start="3"/>
          <w:cols w:space="720"/>
        </w:sectPr>
      </w:pPr>
    </w:p>
    <w:p w14:paraId="1F6ED620" w14:textId="77777777" w:rsidR="00F56F3E" w:rsidRDefault="00F56F3E" w:rsidP="00F56F3E"/>
    <w:p w14:paraId="27AB2AD3" w14:textId="156D5BFE" w:rsidR="00F40B0F" w:rsidRDefault="00920839" w:rsidP="00EE472A">
      <w:pPr>
        <w:pStyle w:val="Heading1"/>
      </w:pPr>
      <w:bookmarkStart w:id="7" w:name="_Toc202306581"/>
      <w:r w:rsidRPr="009404BB">
        <w:t>BAB 1</w:t>
      </w:r>
      <w:bookmarkEnd w:id="7"/>
      <w:r w:rsidR="00EE472A" w:rsidRPr="009404BB">
        <w:t xml:space="preserve"> </w:t>
      </w:r>
    </w:p>
    <w:p w14:paraId="771C98FE" w14:textId="70FFFD73" w:rsidR="00633973" w:rsidRPr="009404BB" w:rsidRDefault="00EE472A" w:rsidP="00EE472A">
      <w:pPr>
        <w:pStyle w:val="Heading1"/>
      </w:pPr>
      <w:bookmarkStart w:id="8" w:name="_Toc202306582"/>
      <w:r w:rsidRPr="009404BB">
        <w:t>PENDAHULUAN</w:t>
      </w:r>
      <w:bookmarkEnd w:id="8"/>
    </w:p>
    <w:p w14:paraId="0BFA1553" w14:textId="77777777" w:rsidR="003D3E9B" w:rsidRPr="009404BB" w:rsidRDefault="003D3E9B" w:rsidP="00A50BC5">
      <w:pPr>
        <w:spacing w:line="276" w:lineRule="auto"/>
        <w:ind w:right="461"/>
        <w:rPr>
          <w:color w:val="000000"/>
          <w:sz w:val="20"/>
          <w:szCs w:val="20"/>
        </w:rPr>
      </w:pPr>
    </w:p>
    <w:p w14:paraId="5413EBEB" w14:textId="43809968" w:rsidR="00A444F3" w:rsidRPr="009404BB" w:rsidRDefault="00734987" w:rsidP="00A50BC5">
      <w:pPr>
        <w:pStyle w:val="Heading2"/>
        <w:numPr>
          <w:ilvl w:val="1"/>
          <w:numId w:val="5"/>
        </w:numPr>
        <w:ind w:right="461"/>
        <w:rPr>
          <w:rFonts w:cs="Times New Roman"/>
          <w:bCs/>
          <w:szCs w:val="20"/>
        </w:rPr>
      </w:pPr>
      <w:bookmarkStart w:id="9" w:name="_Toc176987377"/>
      <w:bookmarkStart w:id="10" w:name="_Toc202306583"/>
      <w:r w:rsidRPr="009404BB">
        <w:rPr>
          <w:rFonts w:cs="Times New Roman"/>
          <w:bCs/>
          <w:color w:val="000000"/>
          <w:szCs w:val="20"/>
        </w:rPr>
        <w:t>L</w:t>
      </w:r>
      <w:r w:rsidRPr="009404BB">
        <w:rPr>
          <w:rFonts w:cs="Times New Roman"/>
          <w:bCs/>
          <w:szCs w:val="20"/>
        </w:rPr>
        <w:t>ATAR BELAKANG</w:t>
      </w:r>
      <w:bookmarkEnd w:id="9"/>
      <w:bookmarkEnd w:id="10"/>
      <w:r w:rsidR="0048276C">
        <w:rPr>
          <w:rFonts w:cs="Times New Roman"/>
          <w:bCs/>
          <w:szCs w:val="20"/>
        </w:rPr>
        <w:br/>
      </w:r>
    </w:p>
    <w:p w14:paraId="3AA3B854" w14:textId="2657DC96" w:rsidR="0025161C" w:rsidRPr="009404BB" w:rsidRDefault="0025161C" w:rsidP="000C5FFA">
      <w:pPr>
        <w:spacing w:line="276" w:lineRule="auto"/>
        <w:ind w:right="35" w:firstLine="340"/>
        <w:jc w:val="both"/>
        <w:rPr>
          <w:sz w:val="20"/>
          <w:szCs w:val="20"/>
        </w:rPr>
      </w:pP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proses yang </w:t>
      </w:r>
      <w:proofErr w:type="spellStart"/>
      <w:r w:rsidRPr="009404BB">
        <w:rPr>
          <w:sz w:val="20"/>
          <w:szCs w:val="20"/>
        </w:rPr>
        <w:t>kompleks</w:t>
      </w:r>
      <w:proofErr w:type="spellEnd"/>
      <w:r w:rsidRPr="009404BB">
        <w:rPr>
          <w:sz w:val="20"/>
          <w:szCs w:val="20"/>
        </w:rPr>
        <w:t xml:space="preserve"> dan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dan </w:t>
      </w:r>
      <w:proofErr w:type="spellStart"/>
      <w:r w:rsidRPr="009404BB">
        <w:rPr>
          <w:sz w:val="20"/>
          <w:szCs w:val="20"/>
        </w:rPr>
        <w:t>keandalannya</w:t>
      </w:r>
      <w:proofErr w:type="spellEnd"/>
      <w:r w:rsidRPr="009404BB">
        <w:rPr>
          <w:sz w:val="20"/>
          <w:szCs w:val="20"/>
        </w:rPr>
        <w:t xml:space="preserve">. Tim Quality Assurance (QA)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dan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cacat</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dirilis</w:t>
      </w:r>
      <w:proofErr w:type="spellEnd"/>
      <w:r w:rsidRPr="009404BB">
        <w:rPr>
          <w:sz w:val="20"/>
          <w:szCs w:val="20"/>
        </w:rPr>
        <w:t xml:space="preserve"> </w:t>
      </w:r>
      <w:proofErr w:type="spellStart"/>
      <w:r w:rsidRPr="009404BB">
        <w:rPr>
          <w:sz w:val="20"/>
          <w:szCs w:val="20"/>
        </w:rPr>
        <w:t>kepada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.[1]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elemen</w:t>
      </w:r>
      <w:proofErr w:type="spellEnd"/>
      <w:r w:rsidRPr="009404BB">
        <w:rPr>
          <w:sz w:val="20"/>
          <w:szCs w:val="20"/>
        </w:rPr>
        <w:t xml:space="preserve"> </w:t>
      </w:r>
      <w:proofErr w:type="spellStart"/>
      <w:r w:rsidRPr="009404BB">
        <w:rPr>
          <w:sz w:val="20"/>
          <w:szCs w:val="20"/>
        </w:rPr>
        <w:t>kunci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pembuatan</w:t>
      </w:r>
      <w:proofErr w:type="spellEnd"/>
      <w:r w:rsidRPr="009404BB">
        <w:rPr>
          <w:sz w:val="20"/>
          <w:szCs w:val="20"/>
        </w:rPr>
        <w:t xml:space="preserve"> test case. Test case </w:t>
      </w:r>
      <w:proofErr w:type="spellStart"/>
      <w:r w:rsidRPr="009404BB">
        <w:rPr>
          <w:sz w:val="20"/>
          <w:szCs w:val="20"/>
        </w:rPr>
        <w:t>merupakan</w:t>
      </w:r>
      <w:proofErr w:type="spellEnd"/>
      <w:r w:rsidRPr="009404BB">
        <w:rPr>
          <w:sz w:val="20"/>
          <w:szCs w:val="20"/>
        </w:rPr>
        <w:t xml:space="preserve"> </w:t>
      </w:r>
      <w:proofErr w:type="spellStart"/>
      <w:r w:rsidRPr="009404BB">
        <w:rPr>
          <w:sz w:val="20"/>
          <w:szCs w:val="20"/>
        </w:rPr>
        <w:t>serangkaian</w:t>
      </w:r>
      <w:proofErr w:type="spellEnd"/>
      <w:r w:rsidRPr="009404BB">
        <w:rPr>
          <w:sz w:val="20"/>
          <w:szCs w:val="20"/>
        </w:rPr>
        <w:t xml:space="preserve"> </w:t>
      </w:r>
      <w:proofErr w:type="spellStart"/>
      <w:r w:rsidRPr="009404BB">
        <w:rPr>
          <w:sz w:val="20"/>
          <w:szCs w:val="20"/>
        </w:rPr>
        <w:t>kondisi</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variabel</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suatu</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yang </w:t>
      </w:r>
      <w:proofErr w:type="spellStart"/>
      <w:r w:rsidRPr="009404BB">
        <w:rPr>
          <w:sz w:val="20"/>
          <w:szCs w:val="20"/>
        </w:rPr>
        <w:t>diharapkan</w:t>
      </w:r>
      <w:proofErr w:type="spellEnd"/>
      <w:r w:rsidRPr="009404BB">
        <w:rPr>
          <w:sz w:val="20"/>
          <w:szCs w:val="20"/>
        </w:rPr>
        <w:t xml:space="preserve">. Tim QA </w:t>
      </w:r>
      <w:proofErr w:type="spellStart"/>
      <w:r w:rsidRPr="009404BB">
        <w:rPr>
          <w:sz w:val="20"/>
          <w:szCs w:val="20"/>
        </w:rPr>
        <w:t>membuat</w:t>
      </w:r>
      <w:proofErr w:type="spellEnd"/>
      <w:r w:rsidRPr="009404BB">
        <w:rPr>
          <w:sz w:val="20"/>
          <w:szCs w:val="20"/>
        </w:rPr>
        <w:t xml:space="preserve"> test case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dan </w:t>
      </w:r>
      <w:proofErr w:type="spellStart"/>
      <w:r w:rsidRPr="009404BB">
        <w:rPr>
          <w:sz w:val="20"/>
          <w:szCs w:val="20"/>
        </w:rPr>
        <w:t>pembaruan</w:t>
      </w:r>
      <w:proofErr w:type="spellEnd"/>
      <w:r w:rsidRPr="009404BB">
        <w:rPr>
          <w:sz w:val="20"/>
          <w:szCs w:val="20"/>
        </w:rPr>
        <w:t xml:space="preserve"> </w:t>
      </w:r>
      <w:proofErr w:type="spellStart"/>
      <w:r w:rsidRPr="009404BB">
        <w:rPr>
          <w:sz w:val="20"/>
          <w:szCs w:val="20"/>
        </w:rPr>
        <w:t>kode</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merusak</w:t>
      </w:r>
      <w:proofErr w:type="spellEnd"/>
      <w:r w:rsidRPr="009404BB">
        <w:rPr>
          <w:sz w:val="20"/>
          <w:szCs w:val="20"/>
        </w:rPr>
        <w:t xml:space="preserve"> </w:t>
      </w:r>
      <w:proofErr w:type="spellStart"/>
      <w:r w:rsidRPr="009404BB">
        <w:rPr>
          <w:sz w:val="20"/>
          <w:szCs w:val="20"/>
        </w:rPr>
        <w:t>fungsionalitas</w:t>
      </w:r>
      <w:proofErr w:type="spellEnd"/>
      <w:r w:rsidRPr="009404BB">
        <w:rPr>
          <w:sz w:val="20"/>
          <w:szCs w:val="20"/>
        </w:rPr>
        <w:t xml:space="preserve"> yang </w:t>
      </w:r>
      <w:proofErr w:type="spellStart"/>
      <w:r w:rsidRPr="009404BB">
        <w:rPr>
          <w:sz w:val="20"/>
          <w:szCs w:val="20"/>
        </w:rPr>
        <w:t>ada</w:t>
      </w:r>
      <w:proofErr w:type="spellEnd"/>
      <w:r w:rsidRPr="009404BB">
        <w:rPr>
          <w:sz w:val="20"/>
          <w:szCs w:val="20"/>
        </w:rPr>
        <w:t>.</w:t>
      </w:r>
    </w:p>
    <w:p w14:paraId="35E354B8" w14:textId="255EE014" w:rsidR="0025161C" w:rsidRPr="009404BB" w:rsidRDefault="00A14346" w:rsidP="000C5FFA">
      <w:pPr>
        <w:spacing w:line="276" w:lineRule="auto"/>
        <w:ind w:right="35" w:firstLine="340"/>
        <w:jc w:val="both"/>
        <w:rPr>
          <w:sz w:val="20"/>
          <w:szCs w:val="20"/>
        </w:rPr>
      </w:pPr>
      <w:r w:rsidRPr="009404BB">
        <w:rPr>
          <w:color w:val="000000" w:themeColor="text1"/>
          <w:sz w:val="20"/>
          <w:szCs w:val="20"/>
        </w:rPr>
        <w:t xml:space="preserve">Seiring </w:t>
      </w:r>
      <w:proofErr w:type="spellStart"/>
      <w:r w:rsidR="00F73B9A" w:rsidRPr="009404BB">
        <w:rPr>
          <w:color w:val="000000" w:themeColor="text1"/>
          <w:sz w:val="20"/>
          <w:szCs w:val="20"/>
        </w:rPr>
        <w:t>berkembangnya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sebuah</w:t>
      </w:r>
      <w:proofErr w:type="spellEnd"/>
      <w:r w:rsidRPr="009404BB">
        <w:rPr>
          <w:color w:val="000000" w:themeColor="text1"/>
          <w:sz w:val="20"/>
          <w:szCs w:val="20"/>
        </w:rPr>
        <w:t xml:space="preserve"> </w:t>
      </w:r>
      <w:proofErr w:type="spellStart"/>
      <w:r w:rsidRPr="009404BB">
        <w:rPr>
          <w:color w:val="000000" w:themeColor="text1"/>
          <w:sz w:val="20"/>
          <w:szCs w:val="20"/>
        </w:rPr>
        <w:t>perangkat</w:t>
      </w:r>
      <w:proofErr w:type="spellEnd"/>
      <w:r w:rsidRPr="009404BB">
        <w:rPr>
          <w:color w:val="000000" w:themeColor="text1"/>
          <w:sz w:val="20"/>
          <w:szCs w:val="20"/>
        </w:rPr>
        <w:t xml:space="preserve"> </w:t>
      </w:r>
      <w:proofErr w:type="spellStart"/>
      <w:r w:rsidRPr="009404BB">
        <w:rPr>
          <w:color w:val="000000" w:themeColor="text1"/>
          <w:sz w:val="20"/>
          <w:szCs w:val="20"/>
        </w:rPr>
        <w:t>lunak</w:t>
      </w:r>
      <w:proofErr w:type="spellEnd"/>
      <w:r w:rsidRPr="009404BB">
        <w:rPr>
          <w:color w:val="000000" w:themeColor="text1"/>
          <w:sz w:val="20"/>
          <w:szCs w:val="20"/>
        </w:rPr>
        <w:t xml:space="preserve"> test case </w:t>
      </w:r>
      <w:proofErr w:type="spellStart"/>
      <w:r w:rsidRPr="009404BB">
        <w:rPr>
          <w:color w:val="000000" w:themeColor="text1"/>
          <w:sz w:val="20"/>
          <w:szCs w:val="20"/>
        </w:rPr>
        <w:t>mengalami</w:t>
      </w:r>
      <w:proofErr w:type="spellEnd"/>
      <w:r w:rsidRPr="009404BB">
        <w:rPr>
          <w:color w:val="000000" w:themeColor="text1"/>
          <w:sz w:val="20"/>
          <w:szCs w:val="20"/>
        </w:rPr>
        <w:t xml:space="preserve"> </w:t>
      </w:r>
      <w:proofErr w:type="spellStart"/>
      <w:r w:rsidRPr="009404BB">
        <w:rPr>
          <w:color w:val="000000" w:themeColor="text1"/>
          <w:sz w:val="20"/>
          <w:szCs w:val="20"/>
        </w:rPr>
        <w:t>peningkatan</w:t>
      </w:r>
      <w:proofErr w:type="spellEnd"/>
      <w:r w:rsidRPr="009404BB">
        <w:rPr>
          <w:color w:val="000000" w:themeColor="text1"/>
          <w:sz w:val="20"/>
          <w:szCs w:val="20"/>
        </w:rPr>
        <w:t xml:space="preserve"> yang </w:t>
      </w:r>
      <w:proofErr w:type="spellStart"/>
      <w:r w:rsidRPr="009404BB">
        <w:rPr>
          <w:color w:val="000000" w:themeColor="text1"/>
          <w:sz w:val="20"/>
          <w:szCs w:val="20"/>
        </w:rPr>
        <w:t>signifikan</w:t>
      </w:r>
      <w:proofErr w:type="spellEnd"/>
      <w:r w:rsidRPr="009404BB">
        <w:rPr>
          <w:color w:val="000000" w:themeColor="text1"/>
          <w:sz w:val="20"/>
          <w:szCs w:val="20"/>
        </w:rPr>
        <w:t xml:space="preserve">, </w:t>
      </w:r>
      <w:proofErr w:type="spellStart"/>
      <w:r w:rsidRPr="009404BB">
        <w:rPr>
          <w:color w:val="000000" w:themeColor="text1"/>
          <w:sz w:val="20"/>
          <w:szCs w:val="20"/>
        </w:rPr>
        <w:t>karena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setiap</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fitur</w:t>
      </w:r>
      <w:proofErr w:type="spellEnd"/>
      <w:r w:rsidR="00F73B9A" w:rsidRPr="009404BB">
        <w:rPr>
          <w:color w:val="000000" w:themeColor="text1"/>
          <w:sz w:val="20"/>
          <w:szCs w:val="20"/>
        </w:rPr>
        <w:t xml:space="preserve"> yang </w:t>
      </w:r>
      <w:proofErr w:type="spellStart"/>
      <w:r w:rsidR="00F73B9A" w:rsidRPr="009404BB">
        <w:rPr>
          <w:color w:val="000000" w:themeColor="text1"/>
          <w:sz w:val="20"/>
          <w:szCs w:val="20"/>
        </w:rPr>
        <w:t>dikembangkan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pasti</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membutuhkan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pengujian</w:t>
      </w:r>
      <w:proofErr w:type="spellEnd"/>
      <w:r w:rsidR="00E46F07" w:rsidRPr="009404BB">
        <w:rPr>
          <w:color w:val="000000" w:themeColor="text1"/>
          <w:sz w:val="20"/>
          <w:szCs w:val="20"/>
        </w:rPr>
        <w:t>,</w:t>
      </w:r>
      <w:r w:rsidR="00F73B9A" w:rsidRPr="009404BB">
        <w:rPr>
          <w:color w:val="000000" w:themeColor="text1"/>
          <w:sz w:val="20"/>
          <w:szCs w:val="20"/>
        </w:rPr>
        <w:t xml:space="preserve"> yang </w:t>
      </w:r>
      <w:proofErr w:type="spellStart"/>
      <w:r w:rsidR="00F73B9A" w:rsidRPr="009404BB">
        <w:rPr>
          <w:color w:val="000000" w:themeColor="text1"/>
          <w:sz w:val="20"/>
          <w:szCs w:val="20"/>
        </w:rPr>
        <w:t>didalamnya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terdapat</w:t>
      </w:r>
      <w:proofErr w:type="spellEnd"/>
      <w:r w:rsidR="00F73B9A" w:rsidRPr="009404BB">
        <w:rPr>
          <w:color w:val="000000" w:themeColor="text1"/>
          <w:sz w:val="20"/>
          <w:szCs w:val="20"/>
        </w:rPr>
        <w:t xml:space="preserve"> case </w:t>
      </w:r>
      <w:proofErr w:type="spellStart"/>
      <w:r w:rsidR="00F73B9A" w:rsidRPr="009404BB">
        <w:rPr>
          <w:color w:val="000000" w:themeColor="text1"/>
          <w:sz w:val="20"/>
          <w:szCs w:val="20"/>
        </w:rPr>
        <w:t>case</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untuk</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menguji</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fitur</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tersebut</w:t>
      </w:r>
      <w:proofErr w:type="spellEnd"/>
      <w:r w:rsidRPr="009404BB">
        <w:rPr>
          <w:color w:val="000000" w:themeColor="text1"/>
          <w:sz w:val="20"/>
          <w:szCs w:val="20"/>
        </w:rPr>
        <w:t xml:space="preserve"> </w:t>
      </w:r>
      <w:r w:rsidR="00F73B9A" w:rsidRPr="009404BB">
        <w:rPr>
          <w:color w:val="000000" w:themeColor="text1"/>
          <w:sz w:val="20"/>
          <w:szCs w:val="20"/>
        </w:rPr>
        <w:t xml:space="preserve">. </w:t>
      </w:r>
      <w:proofErr w:type="spellStart"/>
      <w:r w:rsidR="00F73B9A" w:rsidRPr="009404BB">
        <w:rPr>
          <w:color w:val="000000" w:themeColor="text1"/>
          <w:sz w:val="20"/>
          <w:szCs w:val="20"/>
        </w:rPr>
        <w:t>Sejalan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dengan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hal</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tersebut</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dengan</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bertambahnya</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fitur</w:t>
      </w:r>
      <w:proofErr w:type="spellEnd"/>
      <w:r w:rsidR="0025161C" w:rsidRPr="009404BB">
        <w:rPr>
          <w:color w:val="000000" w:themeColor="text1"/>
          <w:sz w:val="20"/>
          <w:szCs w:val="20"/>
        </w:rPr>
        <w:t xml:space="preserve"> dan </w:t>
      </w:r>
      <w:proofErr w:type="spellStart"/>
      <w:r w:rsidR="0025161C" w:rsidRPr="009404BB">
        <w:rPr>
          <w:color w:val="000000" w:themeColor="text1"/>
          <w:sz w:val="20"/>
          <w:szCs w:val="20"/>
        </w:rPr>
        <w:t>kompleksitas</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perangkat</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lunak</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jumlah</w:t>
      </w:r>
      <w:proofErr w:type="spellEnd"/>
      <w:r w:rsidR="0025161C" w:rsidRPr="009404BB">
        <w:rPr>
          <w:color w:val="000000" w:themeColor="text1"/>
          <w:sz w:val="20"/>
          <w:szCs w:val="20"/>
        </w:rPr>
        <w:t xml:space="preserve"> test case yang </w:t>
      </w:r>
      <w:proofErr w:type="spellStart"/>
      <w:r w:rsidR="0025161C" w:rsidRPr="009404BB">
        <w:rPr>
          <w:color w:val="000000" w:themeColor="text1"/>
          <w:sz w:val="20"/>
          <w:szCs w:val="20"/>
        </w:rPr>
        <w:t>harus</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dikelola</w:t>
      </w:r>
      <w:proofErr w:type="spellEnd"/>
      <w:r w:rsidR="0025161C" w:rsidRPr="009404BB">
        <w:rPr>
          <w:color w:val="000000" w:themeColor="text1"/>
          <w:sz w:val="20"/>
          <w:szCs w:val="20"/>
        </w:rPr>
        <w:t xml:space="preserve"> pun </w:t>
      </w:r>
      <w:proofErr w:type="spellStart"/>
      <w:r w:rsidR="0025161C" w:rsidRPr="009404BB">
        <w:rPr>
          <w:color w:val="000000" w:themeColor="text1"/>
          <w:sz w:val="20"/>
          <w:szCs w:val="20"/>
        </w:rPr>
        <w:t>semakin</w:t>
      </w:r>
      <w:proofErr w:type="spellEnd"/>
      <w:r w:rsidR="0025161C" w:rsidRPr="009404BB">
        <w:rPr>
          <w:color w:val="000000" w:themeColor="text1"/>
          <w:sz w:val="20"/>
          <w:szCs w:val="20"/>
        </w:rPr>
        <w:t xml:space="preserve"> </w:t>
      </w:r>
      <w:proofErr w:type="spellStart"/>
      <w:r w:rsidR="00E46F07" w:rsidRPr="009404BB">
        <w:rPr>
          <w:color w:val="000000" w:themeColor="text1"/>
          <w:sz w:val="20"/>
          <w:szCs w:val="20"/>
        </w:rPr>
        <w:t>menumpuk</w:t>
      </w:r>
      <w:proofErr w:type="spellEnd"/>
      <w:r w:rsidR="0025161C" w:rsidRPr="009404BB">
        <w:rPr>
          <w:color w:val="000000" w:themeColor="text1"/>
          <w:sz w:val="20"/>
          <w:szCs w:val="20"/>
        </w:rPr>
        <w:t>.</w:t>
      </w:r>
      <w:r w:rsidR="0025161C" w:rsidRPr="009404BB">
        <w:rPr>
          <w:sz w:val="20"/>
          <w:szCs w:val="20"/>
        </w:rPr>
        <w:t xml:space="preserve"> Ini </w:t>
      </w:r>
      <w:proofErr w:type="spellStart"/>
      <w:r w:rsidR="0025161C" w:rsidRPr="009404BB">
        <w:rPr>
          <w:sz w:val="20"/>
          <w:szCs w:val="20"/>
        </w:rPr>
        <w:t>menimbulkan</w:t>
      </w:r>
      <w:proofErr w:type="spellEnd"/>
      <w:r w:rsidR="0025161C" w:rsidRPr="009404BB">
        <w:rPr>
          <w:sz w:val="20"/>
          <w:szCs w:val="20"/>
        </w:rPr>
        <w:t xml:space="preserve"> </w:t>
      </w:r>
      <w:proofErr w:type="spellStart"/>
      <w:r w:rsidR="0025161C" w:rsidRPr="009404BB">
        <w:rPr>
          <w:sz w:val="20"/>
          <w:szCs w:val="20"/>
        </w:rPr>
        <w:t>tantangan</w:t>
      </w:r>
      <w:proofErr w:type="spellEnd"/>
      <w:r w:rsidR="0025161C" w:rsidRPr="009404BB">
        <w:rPr>
          <w:sz w:val="20"/>
          <w:szCs w:val="20"/>
        </w:rPr>
        <w:t xml:space="preserve">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dan </w:t>
      </w:r>
      <w:proofErr w:type="spellStart"/>
      <w:r w:rsidR="0025161C" w:rsidRPr="009404BB">
        <w:rPr>
          <w:sz w:val="20"/>
          <w:szCs w:val="20"/>
        </w:rPr>
        <w:t>pencarian</w:t>
      </w:r>
      <w:proofErr w:type="spellEnd"/>
      <w:r w:rsidR="0025161C" w:rsidRPr="009404BB">
        <w:rPr>
          <w:sz w:val="20"/>
          <w:szCs w:val="20"/>
        </w:rPr>
        <w:t xml:space="preserve"> test case yang </w:t>
      </w:r>
      <w:proofErr w:type="spellStart"/>
      <w:r w:rsidR="0025161C" w:rsidRPr="009404BB">
        <w:rPr>
          <w:sz w:val="20"/>
          <w:szCs w:val="20"/>
        </w:rPr>
        <w:t>relevan</w:t>
      </w:r>
      <w:proofErr w:type="spellEnd"/>
      <w:r w:rsidR="0025161C" w:rsidRPr="009404BB">
        <w:rPr>
          <w:sz w:val="20"/>
          <w:szCs w:val="20"/>
        </w:rPr>
        <w:t xml:space="preserve">. </w:t>
      </w:r>
      <w:proofErr w:type="spellStart"/>
      <w:r w:rsidR="0025161C" w:rsidRPr="009404BB">
        <w:rPr>
          <w:sz w:val="20"/>
          <w:szCs w:val="20"/>
        </w:rPr>
        <w:t>Seperti</w:t>
      </w:r>
      <w:proofErr w:type="spellEnd"/>
      <w:r w:rsidR="0025161C" w:rsidRPr="009404BB">
        <w:rPr>
          <w:sz w:val="20"/>
          <w:szCs w:val="20"/>
        </w:rPr>
        <w:t xml:space="preserve"> </w:t>
      </w:r>
      <w:proofErr w:type="spellStart"/>
      <w:r w:rsidR="00F73B9A" w:rsidRPr="009404BB">
        <w:rPr>
          <w:sz w:val="20"/>
          <w:szCs w:val="20"/>
        </w:rPr>
        <w:t>halnya</w:t>
      </w:r>
      <w:proofErr w:type="spellEnd"/>
      <w:r w:rsidR="00F73B9A" w:rsidRPr="009404BB">
        <w:rPr>
          <w:sz w:val="20"/>
          <w:szCs w:val="20"/>
        </w:rPr>
        <w:t xml:space="preserve"> yang </w:t>
      </w:r>
      <w:proofErr w:type="spellStart"/>
      <w:r w:rsidR="00F73B9A" w:rsidRPr="009404BB">
        <w:rPr>
          <w:sz w:val="20"/>
          <w:szCs w:val="20"/>
        </w:rPr>
        <w:t>terjadi</w:t>
      </w:r>
      <w:proofErr w:type="spellEnd"/>
      <w:r w:rsidR="00F73B9A" w:rsidRPr="009404BB">
        <w:rPr>
          <w:sz w:val="20"/>
          <w:szCs w:val="20"/>
        </w:rPr>
        <w:t xml:space="preserve"> </w:t>
      </w:r>
      <w:r w:rsidR="0025161C" w:rsidRPr="009404BB">
        <w:rPr>
          <w:sz w:val="20"/>
          <w:szCs w:val="20"/>
        </w:rPr>
        <w:t xml:space="preserve">pada </w:t>
      </w:r>
      <w:proofErr w:type="spellStart"/>
      <w:r w:rsidR="0025161C" w:rsidRPr="009404BB">
        <w:rPr>
          <w:sz w:val="20"/>
          <w:szCs w:val="20"/>
        </w:rPr>
        <w:t>tim</w:t>
      </w:r>
      <w:proofErr w:type="spellEnd"/>
      <w:r w:rsidR="0025161C" w:rsidRPr="009404BB">
        <w:rPr>
          <w:sz w:val="20"/>
          <w:szCs w:val="20"/>
        </w:rPr>
        <w:t xml:space="preserve"> Quality Assurance (QA) PT Telkom Indonesia Tribe Agree, </w:t>
      </w:r>
      <w:proofErr w:type="spellStart"/>
      <w:r w:rsidR="00F73B9A" w:rsidRPr="009404BB">
        <w:rPr>
          <w:sz w:val="20"/>
          <w:szCs w:val="20"/>
        </w:rPr>
        <w:t>dokumen</w:t>
      </w:r>
      <w:proofErr w:type="spellEnd"/>
      <w:r w:rsidR="00F73B9A" w:rsidRPr="009404BB">
        <w:rPr>
          <w:sz w:val="20"/>
          <w:szCs w:val="20"/>
        </w:rPr>
        <w:t xml:space="preserve"> </w:t>
      </w:r>
      <w:r w:rsidR="0025161C" w:rsidRPr="009404BB">
        <w:rPr>
          <w:sz w:val="20"/>
          <w:szCs w:val="20"/>
        </w:rPr>
        <w:t>test case</w:t>
      </w:r>
      <w:r w:rsidR="00F73B9A" w:rsidRPr="009404BB">
        <w:rPr>
          <w:sz w:val="20"/>
          <w:szCs w:val="20"/>
        </w:rPr>
        <w:t xml:space="preserve"> </w:t>
      </w:r>
      <w:proofErr w:type="spellStart"/>
      <w:r w:rsidR="00F73B9A" w:rsidRPr="009404BB">
        <w:rPr>
          <w:sz w:val="20"/>
          <w:szCs w:val="20"/>
        </w:rPr>
        <w:t>saat</w:t>
      </w:r>
      <w:proofErr w:type="spellEnd"/>
      <w:r w:rsidR="00F73B9A" w:rsidRPr="009404BB">
        <w:rPr>
          <w:sz w:val="20"/>
          <w:szCs w:val="20"/>
        </w:rPr>
        <w:t xml:space="preserve"> </w:t>
      </w:r>
      <w:proofErr w:type="spellStart"/>
      <w:r w:rsidR="00F73B9A" w:rsidRPr="009404BB">
        <w:rPr>
          <w:sz w:val="20"/>
          <w:szCs w:val="20"/>
        </w:rPr>
        <w:t>ini</w:t>
      </w:r>
      <w:proofErr w:type="spellEnd"/>
      <w:r w:rsidR="00F73B9A" w:rsidRPr="009404BB">
        <w:rPr>
          <w:sz w:val="20"/>
          <w:szCs w:val="20"/>
        </w:rPr>
        <w:t xml:space="preserve"> </w:t>
      </w:r>
      <w:proofErr w:type="spellStart"/>
      <w:r w:rsidR="00F73B9A" w:rsidRPr="009404BB">
        <w:rPr>
          <w:sz w:val="20"/>
          <w:szCs w:val="20"/>
        </w:rPr>
        <w:t>dikelola</w:t>
      </w:r>
      <w:proofErr w:type="spellEnd"/>
      <w:r w:rsidR="00F73B9A" w:rsidRPr="009404BB">
        <w:rPr>
          <w:sz w:val="20"/>
          <w:szCs w:val="20"/>
        </w:rPr>
        <w:t xml:space="preserve"> </w:t>
      </w:r>
      <w:r w:rsidR="0025161C" w:rsidRPr="009404BB">
        <w:rPr>
          <w:sz w:val="20"/>
          <w:szCs w:val="20"/>
        </w:rPr>
        <w:t xml:space="preserve"> </w:t>
      </w:r>
      <w:proofErr w:type="spellStart"/>
      <w:r w:rsidR="00F73B9A" w:rsidRPr="009404BB">
        <w:rPr>
          <w:sz w:val="20"/>
          <w:szCs w:val="20"/>
        </w:rPr>
        <w:t>dengan</w:t>
      </w:r>
      <w:proofErr w:type="spellEnd"/>
      <w:r w:rsidR="00F73B9A" w:rsidRPr="009404BB">
        <w:rPr>
          <w:sz w:val="20"/>
          <w:szCs w:val="20"/>
        </w:rPr>
        <w:t xml:space="preserve"> </w:t>
      </w:r>
      <w:proofErr w:type="spellStart"/>
      <w:r w:rsidR="00F73B9A" w:rsidRPr="009404BB">
        <w:rPr>
          <w:sz w:val="20"/>
          <w:szCs w:val="20"/>
        </w:rPr>
        <w:t>sistem</w:t>
      </w:r>
      <w:proofErr w:type="spellEnd"/>
      <w:r w:rsidR="00F73B9A" w:rsidRPr="009404BB">
        <w:rPr>
          <w:sz w:val="20"/>
          <w:szCs w:val="20"/>
        </w:rPr>
        <w:t xml:space="preserve"> manual </w:t>
      </w:r>
      <w:proofErr w:type="spellStart"/>
      <w:r w:rsidR="0025161C" w:rsidRPr="009404BB">
        <w:rPr>
          <w:sz w:val="20"/>
          <w:szCs w:val="20"/>
        </w:rPr>
        <w:t>menggunakan</w:t>
      </w:r>
      <w:proofErr w:type="spellEnd"/>
      <w:r w:rsidR="0025161C" w:rsidRPr="009404BB">
        <w:rPr>
          <w:sz w:val="20"/>
          <w:szCs w:val="20"/>
        </w:rPr>
        <w:t xml:space="preserve"> Google Docs.</w:t>
      </w:r>
      <w:r w:rsidR="00F73B9A" w:rsidRPr="009404BB">
        <w:rPr>
          <w:sz w:val="20"/>
          <w:szCs w:val="20"/>
        </w:rPr>
        <w:t xml:space="preserve"> </w:t>
      </w:r>
      <w:proofErr w:type="spellStart"/>
      <w:r w:rsidR="00F73B9A" w:rsidRPr="009404BB">
        <w:rPr>
          <w:sz w:val="20"/>
          <w:szCs w:val="20"/>
        </w:rPr>
        <w:t>Sistem</w:t>
      </w:r>
      <w:proofErr w:type="spellEnd"/>
      <w:r w:rsidR="00F73B9A" w:rsidRPr="009404BB">
        <w:rPr>
          <w:sz w:val="20"/>
          <w:szCs w:val="20"/>
        </w:rPr>
        <w:t xml:space="preserve"> </w:t>
      </w:r>
      <w:proofErr w:type="spellStart"/>
      <w:r w:rsidR="0040105D" w:rsidRPr="009404BB">
        <w:rPr>
          <w:sz w:val="20"/>
          <w:szCs w:val="20"/>
        </w:rPr>
        <w:t>pengelolaan</w:t>
      </w:r>
      <w:proofErr w:type="spellEnd"/>
      <w:r w:rsidR="0040105D" w:rsidRPr="009404BB">
        <w:rPr>
          <w:sz w:val="20"/>
          <w:szCs w:val="20"/>
        </w:rPr>
        <w:t xml:space="preserve"> test case </w:t>
      </w:r>
      <w:proofErr w:type="spellStart"/>
      <w:r w:rsidR="0040105D" w:rsidRPr="009404BB">
        <w:rPr>
          <w:sz w:val="20"/>
          <w:szCs w:val="20"/>
        </w:rPr>
        <w:t>secara</w:t>
      </w:r>
      <w:proofErr w:type="spellEnd"/>
      <w:r w:rsidR="0040105D" w:rsidRPr="009404BB">
        <w:rPr>
          <w:sz w:val="20"/>
          <w:szCs w:val="20"/>
        </w:rPr>
        <w:t xml:space="preserve"> manual </w:t>
      </w:r>
      <w:proofErr w:type="spellStart"/>
      <w:r w:rsidR="0025161C" w:rsidRPr="009404BB">
        <w:rPr>
          <w:sz w:val="20"/>
          <w:szCs w:val="20"/>
        </w:rPr>
        <w:t>menimbulkan</w:t>
      </w:r>
      <w:proofErr w:type="spellEnd"/>
      <w:r w:rsidR="0025161C" w:rsidRPr="009404BB">
        <w:rPr>
          <w:sz w:val="20"/>
          <w:szCs w:val="20"/>
        </w:rPr>
        <w:t xml:space="preserve"> </w:t>
      </w:r>
      <w:proofErr w:type="spellStart"/>
      <w:r w:rsidR="0025161C" w:rsidRPr="009404BB">
        <w:rPr>
          <w:sz w:val="20"/>
          <w:szCs w:val="20"/>
        </w:rPr>
        <w:t>tantangan</w:t>
      </w:r>
      <w:proofErr w:type="spellEnd"/>
      <w:r w:rsidR="0025161C" w:rsidRPr="009404BB">
        <w:rPr>
          <w:sz w:val="20"/>
          <w:szCs w:val="20"/>
        </w:rPr>
        <w:t xml:space="preserve"> </w:t>
      </w:r>
      <w:proofErr w:type="spellStart"/>
      <w:r w:rsidR="0025161C" w:rsidRPr="009404BB">
        <w:rPr>
          <w:sz w:val="20"/>
          <w:szCs w:val="20"/>
        </w:rPr>
        <w:t>baru</w:t>
      </w:r>
      <w:proofErr w:type="spellEnd"/>
      <w:r w:rsidR="0025161C" w:rsidRPr="009404BB">
        <w:rPr>
          <w:sz w:val="20"/>
          <w:szCs w:val="20"/>
        </w:rPr>
        <w:t xml:space="preserve">, </w:t>
      </w:r>
      <w:proofErr w:type="spellStart"/>
      <w:r w:rsidR="0025161C" w:rsidRPr="009404BB">
        <w:rPr>
          <w:sz w:val="20"/>
          <w:szCs w:val="20"/>
        </w:rPr>
        <w:t>terutama</w:t>
      </w:r>
      <w:proofErr w:type="spellEnd"/>
      <w:r w:rsidR="0025161C" w:rsidRPr="009404BB">
        <w:rPr>
          <w:sz w:val="20"/>
          <w:szCs w:val="20"/>
        </w:rPr>
        <w:t xml:space="preserve">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mencari</w:t>
      </w:r>
      <w:proofErr w:type="spellEnd"/>
      <w:r w:rsidR="0025161C" w:rsidRPr="009404BB">
        <w:rPr>
          <w:sz w:val="20"/>
          <w:szCs w:val="20"/>
        </w:rPr>
        <w:t xml:space="preserve"> dan </w:t>
      </w:r>
      <w:proofErr w:type="spellStart"/>
      <w:r w:rsidR="0025161C" w:rsidRPr="009404BB">
        <w:rPr>
          <w:sz w:val="20"/>
          <w:szCs w:val="20"/>
        </w:rPr>
        <w:t>mengelola</w:t>
      </w:r>
      <w:proofErr w:type="spellEnd"/>
      <w:r w:rsidR="0025161C" w:rsidRPr="009404BB">
        <w:rPr>
          <w:sz w:val="20"/>
          <w:szCs w:val="20"/>
        </w:rPr>
        <w:t xml:space="preserve"> test case</w:t>
      </w:r>
      <w:r w:rsidR="0040105D" w:rsidRPr="009404BB">
        <w:rPr>
          <w:sz w:val="20"/>
          <w:szCs w:val="20"/>
        </w:rPr>
        <w:t xml:space="preserve"> </w:t>
      </w:r>
      <w:proofErr w:type="spellStart"/>
      <w:r w:rsidR="0025161C" w:rsidRPr="009404BB">
        <w:rPr>
          <w:sz w:val="20"/>
          <w:szCs w:val="20"/>
        </w:rPr>
        <w:t>ketika</w:t>
      </w:r>
      <w:proofErr w:type="spellEnd"/>
      <w:r w:rsidR="0025161C" w:rsidRPr="009404BB">
        <w:rPr>
          <w:sz w:val="20"/>
          <w:szCs w:val="20"/>
        </w:rPr>
        <w:t xml:space="preserve"> </w:t>
      </w:r>
      <w:proofErr w:type="spellStart"/>
      <w:r w:rsidR="0025161C" w:rsidRPr="009404BB">
        <w:rPr>
          <w:sz w:val="20"/>
          <w:szCs w:val="20"/>
        </w:rPr>
        <w:t>jumlahnya</w:t>
      </w:r>
      <w:proofErr w:type="spellEnd"/>
      <w:r w:rsidR="0025161C" w:rsidRPr="009404BB">
        <w:rPr>
          <w:sz w:val="20"/>
          <w:szCs w:val="20"/>
        </w:rPr>
        <w:t xml:space="preserve"> </w:t>
      </w:r>
      <w:proofErr w:type="spellStart"/>
      <w:r w:rsidR="0025161C" w:rsidRPr="009404BB">
        <w:rPr>
          <w:sz w:val="20"/>
          <w:szCs w:val="20"/>
        </w:rPr>
        <w:t>sudah</w:t>
      </w:r>
      <w:proofErr w:type="spellEnd"/>
      <w:r w:rsidR="0025161C" w:rsidRPr="009404BB">
        <w:rPr>
          <w:sz w:val="20"/>
          <w:szCs w:val="20"/>
        </w:rPr>
        <w:t xml:space="preserve"> sangat </w:t>
      </w:r>
      <w:proofErr w:type="spellStart"/>
      <w:r w:rsidR="0025161C" w:rsidRPr="009404BB">
        <w:rPr>
          <w:sz w:val="20"/>
          <w:szCs w:val="20"/>
        </w:rPr>
        <w:t>besar</w:t>
      </w:r>
      <w:proofErr w:type="spellEnd"/>
      <w:r w:rsidR="0025161C" w:rsidRPr="009404BB">
        <w:rPr>
          <w:sz w:val="20"/>
          <w:szCs w:val="20"/>
        </w:rPr>
        <w:t xml:space="preserve">. Test case yang </w:t>
      </w:r>
      <w:proofErr w:type="spellStart"/>
      <w:r w:rsidR="0025161C" w:rsidRPr="009404BB">
        <w:rPr>
          <w:sz w:val="20"/>
          <w:szCs w:val="20"/>
        </w:rPr>
        <w:t>tidak</w:t>
      </w:r>
      <w:proofErr w:type="spellEnd"/>
      <w:r w:rsidR="0025161C" w:rsidRPr="009404BB">
        <w:rPr>
          <w:sz w:val="20"/>
          <w:szCs w:val="20"/>
        </w:rPr>
        <w:t xml:space="preserve"> </w:t>
      </w:r>
      <w:proofErr w:type="spellStart"/>
      <w:r w:rsidR="0025161C" w:rsidRPr="009404BB">
        <w:rPr>
          <w:sz w:val="20"/>
          <w:szCs w:val="20"/>
        </w:rPr>
        <w:t>terorganisir</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baik</w:t>
      </w:r>
      <w:proofErr w:type="spellEnd"/>
      <w:r w:rsidR="0025161C" w:rsidRPr="009404BB">
        <w:rPr>
          <w:sz w:val="20"/>
          <w:szCs w:val="20"/>
        </w:rPr>
        <w:t xml:space="preserve"> </w:t>
      </w:r>
      <w:proofErr w:type="spellStart"/>
      <w:r w:rsidR="0025161C" w:rsidRPr="009404BB">
        <w:rPr>
          <w:sz w:val="20"/>
          <w:szCs w:val="20"/>
        </w:rPr>
        <w:t>dapat</w:t>
      </w:r>
      <w:proofErr w:type="spellEnd"/>
      <w:r w:rsidR="0025161C" w:rsidRPr="009404BB">
        <w:rPr>
          <w:sz w:val="20"/>
          <w:szCs w:val="20"/>
        </w:rPr>
        <w:t xml:space="preserve"> </w:t>
      </w:r>
      <w:proofErr w:type="spellStart"/>
      <w:r w:rsidR="0025161C" w:rsidRPr="009404BB">
        <w:rPr>
          <w:sz w:val="20"/>
          <w:szCs w:val="20"/>
        </w:rPr>
        <w:t>menyebabkan</w:t>
      </w:r>
      <w:proofErr w:type="spellEnd"/>
      <w:r w:rsidR="0025161C" w:rsidRPr="009404BB">
        <w:rPr>
          <w:sz w:val="20"/>
          <w:szCs w:val="20"/>
        </w:rPr>
        <w:t xml:space="preserve"> </w:t>
      </w:r>
      <w:proofErr w:type="spellStart"/>
      <w:r w:rsidR="0025161C" w:rsidRPr="009404BB">
        <w:rPr>
          <w:sz w:val="20"/>
          <w:szCs w:val="20"/>
        </w:rPr>
        <w:t>penurunan</w:t>
      </w:r>
      <w:proofErr w:type="spellEnd"/>
      <w:r w:rsidR="0025161C" w:rsidRPr="009404BB">
        <w:rPr>
          <w:sz w:val="20"/>
          <w:szCs w:val="20"/>
        </w:rPr>
        <w:t xml:space="preserve"> </w:t>
      </w:r>
      <w:proofErr w:type="spellStart"/>
      <w:r w:rsidR="0025161C" w:rsidRPr="009404BB">
        <w:rPr>
          <w:sz w:val="20"/>
          <w:szCs w:val="20"/>
        </w:rPr>
        <w:t>efisiensi</w:t>
      </w:r>
      <w:proofErr w:type="spellEnd"/>
      <w:r w:rsidR="0025161C" w:rsidRPr="009404BB">
        <w:rPr>
          <w:sz w:val="20"/>
          <w:szCs w:val="20"/>
        </w:rPr>
        <w:t xml:space="preserve"> </w:t>
      </w:r>
      <w:proofErr w:type="spellStart"/>
      <w:r w:rsidR="0025161C" w:rsidRPr="009404BB">
        <w:rPr>
          <w:sz w:val="20"/>
          <w:szCs w:val="20"/>
        </w:rPr>
        <w:t>tim</w:t>
      </w:r>
      <w:proofErr w:type="spellEnd"/>
      <w:r w:rsidR="0025161C" w:rsidRPr="009404BB">
        <w:rPr>
          <w:sz w:val="20"/>
          <w:szCs w:val="20"/>
        </w:rPr>
        <w:t xml:space="preserve"> QA, </w:t>
      </w:r>
      <w:proofErr w:type="spellStart"/>
      <w:r w:rsidR="0025161C" w:rsidRPr="009404BB">
        <w:rPr>
          <w:sz w:val="20"/>
          <w:szCs w:val="20"/>
        </w:rPr>
        <w:t>peningkatan</w:t>
      </w:r>
      <w:proofErr w:type="spellEnd"/>
      <w:r w:rsidR="0025161C" w:rsidRPr="009404BB">
        <w:rPr>
          <w:sz w:val="20"/>
          <w:szCs w:val="20"/>
        </w:rPr>
        <w:t xml:space="preserve"> </w:t>
      </w:r>
      <w:proofErr w:type="spellStart"/>
      <w:r w:rsidR="0025161C" w:rsidRPr="009404BB">
        <w:rPr>
          <w:sz w:val="20"/>
          <w:szCs w:val="20"/>
        </w:rPr>
        <w:t>waktu</w:t>
      </w:r>
      <w:proofErr w:type="spellEnd"/>
      <w:r w:rsidR="0025161C" w:rsidRPr="009404BB">
        <w:rPr>
          <w:sz w:val="20"/>
          <w:szCs w:val="20"/>
        </w:rPr>
        <w:t xml:space="preserve"> </w:t>
      </w:r>
      <w:proofErr w:type="spellStart"/>
      <w:r w:rsidR="0025161C" w:rsidRPr="009404BB">
        <w:rPr>
          <w:sz w:val="20"/>
          <w:szCs w:val="20"/>
        </w:rPr>
        <w:t>pengujian</w:t>
      </w:r>
      <w:proofErr w:type="spellEnd"/>
      <w:r w:rsidR="0025161C" w:rsidRPr="009404BB">
        <w:rPr>
          <w:sz w:val="20"/>
          <w:szCs w:val="20"/>
        </w:rPr>
        <w:t xml:space="preserve">, dan </w:t>
      </w:r>
      <w:proofErr w:type="spellStart"/>
      <w:r w:rsidR="0025161C" w:rsidRPr="009404BB">
        <w:rPr>
          <w:sz w:val="20"/>
          <w:szCs w:val="20"/>
        </w:rPr>
        <w:t>potensi</w:t>
      </w:r>
      <w:proofErr w:type="spellEnd"/>
      <w:r w:rsidR="0025161C" w:rsidRPr="009404BB">
        <w:rPr>
          <w:sz w:val="20"/>
          <w:szCs w:val="20"/>
        </w:rPr>
        <w:t xml:space="preserve"> </w:t>
      </w:r>
      <w:proofErr w:type="spellStart"/>
      <w:r w:rsidR="0025161C" w:rsidRPr="009404BB">
        <w:rPr>
          <w:sz w:val="20"/>
          <w:szCs w:val="20"/>
        </w:rPr>
        <w:t>terlewatnya</w:t>
      </w:r>
      <w:proofErr w:type="spellEnd"/>
      <w:r w:rsidR="0025161C" w:rsidRPr="009404BB">
        <w:rPr>
          <w:sz w:val="20"/>
          <w:szCs w:val="20"/>
        </w:rPr>
        <w:t xml:space="preserve"> bug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perangkat</w:t>
      </w:r>
      <w:proofErr w:type="spellEnd"/>
      <w:r w:rsidR="0025161C" w:rsidRPr="009404BB">
        <w:rPr>
          <w:sz w:val="20"/>
          <w:szCs w:val="20"/>
        </w:rPr>
        <w:t xml:space="preserve"> </w:t>
      </w:r>
      <w:proofErr w:type="spellStart"/>
      <w:r w:rsidR="0025161C" w:rsidRPr="009404BB">
        <w:rPr>
          <w:sz w:val="20"/>
          <w:szCs w:val="20"/>
        </w:rPr>
        <w:t>lunak</w:t>
      </w:r>
      <w:proofErr w:type="spellEnd"/>
      <w:r w:rsidR="0025161C" w:rsidRPr="009404BB">
        <w:rPr>
          <w:sz w:val="20"/>
          <w:szCs w:val="20"/>
        </w:rPr>
        <w:t>.</w:t>
      </w:r>
    </w:p>
    <w:p w14:paraId="03C84039" w14:textId="7BD321A4" w:rsidR="003D3E9B" w:rsidRPr="009404BB" w:rsidRDefault="0025161C" w:rsidP="000C5FFA">
      <w:pPr>
        <w:spacing w:line="276" w:lineRule="auto"/>
        <w:ind w:right="35" w:firstLine="340"/>
        <w:jc w:val="both"/>
        <w:rPr>
          <w:sz w:val="20"/>
          <w:szCs w:val="20"/>
        </w:rPr>
      </w:pP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mempermudah</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pencarian</w:t>
      </w:r>
      <w:proofErr w:type="spellEnd"/>
      <w:r w:rsidR="00885B18">
        <w:rPr>
          <w:sz w:val="20"/>
          <w:szCs w:val="20"/>
        </w:rPr>
        <w:t xml:space="preserve"> </w:t>
      </w:r>
      <w:proofErr w:type="spellStart"/>
      <w:r w:rsidR="00885B18">
        <w:rPr>
          <w:sz w:val="20"/>
          <w:szCs w:val="20"/>
        </w:rPr>
        <w:t>informasi</w:t>
      </w:r>
      <w:proofErr w:type="spellEnd"/>
      <w:r w:rsidR="00885B18">
        <w:rPr>
          <w:sz w:val="20"/>
          <w:szCs w:val="20"/>
        </w:rPr>
        <w:t xml:space="preserve"> </w:t>
      </w:r>
      <w:proofErr w:type="spellStart"/>
      <w:r w:rsidR="00885B18">
        <w:rPr>
          <w:sz w:val="20"/>
          <w:szCs w:val="20"/>
        </w:rPr>
        <w:t>seputar</w:t>
      </w:r>
      <w:proofErr w:type="spellEnd"/>
      <w:r w:rsidRPr="009404BB">
        <w:rPr>
          <w:sz w:val="20"/>
          <w:szCs w:val="20"/>
        </w:rPr>
        <w:t xml:space="preserve"> test case</w:t>
      </w:r>
      <w:r w:rsidR="00885B18">
        <w:rPr>
          <w:sz w:val="20"/>
          <w:szCs w:val="20"/>
        </w:rPr>
        <w:t xml:space="preserve"> </w:t>
      </w:r>
      <w:proofErr w:type="spellStart"/>
      <w:r w:rsidR="00885B18">
        <w:rPr>
          <w:sz w:val="20"/>
          <w:szCs w:val="20"/>
        </w:rPr>
        <w:t>pengujian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chatbot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menghadapi</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manual, dan </w:t>
      </w:r>
      <w:proofErr w:type="spellStart"/>
      <w:r w:rsidRPr="009404BB">
        <w:rPr>
          <w:sz w:val="20"/>
          <w:szCs w:val="20"/>
        </w:rPr>
        <w:t>mempercepat</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proses </w:t>
      </w:r>
      <w:proofErr w:type="spellStart"/>
      <w:r w:rsidRPr="009404BB">
        <w:rPr>
          <w:sz w:val="20"/>
          <w:szCs w:val="20"/>
        </w:rPr>
        <w:t>manajemen</w:t>
      </w:r>
      <w:proofErr w:type="spellEnd"/>
      <w:r w:rsidRPr="009404BB">
        <w:rPr>
          <w:sz w:val="20"/>
          <w:szCs w:val="20"/>
        </w:rPr>
        <w:t xml:space="preserve"> test case yang </w:t>
      </w:r>
      <w:proofErr w:type="spellStart"/>
      <w:r w:rsidRPr="009404BB">
        <w:rPr>
          <w:sz w:val="20"/>
          <w:szCs w:val="20"/>
        </w:rPr>
        <w:t>sebelumnya</w:t>
      </w:r>
      <w:proofErr w:type="spellEnd"/>
      <w:r w:rsidRPr="009404BB">
        <w:rPr>
          <w:sz w:val="20"/>
          <w:szCs w:val="20"/>
        </w:rPr>
        <w:t xml:space="preserve"> </w:t>
      </w:r>
      <w:proofErr w:type="spellStart"/>
      <w:r w:rsidRPr="009404BB">
        <w:rPr>
          <w:sz w:val="20"/>
          <w:szCs w:val="20"/>
        </w:rPr>
        <w:t>sulit</w:t>
      </w:r>
      <w:proofErr w:type="spellEnd"/>
      <w:r w:rsidRPr="009404BB">
        <w:rPr>
          <w:sz w:val="20"/>
          <w:szCs w:val="20"/>
        </w:rPr>
        <w:t xml:space="preserve"> dan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teratur</w:t>
      </w:r>
      <w:proofErr w:type="spellEnd"/>
      <w:r w:rsidRPr="009404BB">
        <w:rPr>
          <w:sz w:val="20"/>
          <w:szCs w:val="20"/>
        </w:rPr>
        <w:t xml:space="preserve"> dan </w:t>
      </w:r>
      <w:proofErr w:type="spellStart"/>
      <w:r w:rsidRPr="009404BB">
        <w:rPr>
          <w:sz w:val="20"/>
          <w:szCs w:val="20"/>
        </w:rPr>
        <w:t>efisien</w:t>
      </w:r>
      <w:proofErr w:type="spellEnd"/>
      <w:r w:rsidRPr="009404BB">
        <w:rPr>
          <w:sz w:val="20"/>
          <w:szCs w:val="20"/>
        </w:rPr>
        <w:t xml:space="preserve">. Hal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QA tester </w:t>
      </w:r>
      <w:proofErr w:type="spellStart"/>
      <w:r w:rsidRPr="009404BB">
        <w:rPr>
          <w:sz w:val="20"/>
          <w:szCs w:val="20"/>
        </w:rPr>
        <w:lastRenderedPageBreak/>
        <w:t>dalam</w:t>
      </w:r>
      <w:proofErr w:type="spellEnd"/>
      <w:r w:rsidRPr="009404BB">
        <w:rPr>
          <w:sz w:val="20"/>
          <w:szCs w:val="20"/>
        </w:rPr>
        <w:t xml:space="preserve"> </w:t>
      </w:r>
      <w:proofErr w:type="spellStart"/>
      <w:r w:rsidRPr="009404BB">
        <w:rPr>
          <w:sz w:val="20"/>
          <w:szCs w:val="20"/>
        </w:rPr>
        <w:t>menjalankan</w:t>
      </w:r>
      <w:proofErr w:type="spellEnd"/>
      <w:r w:rsidRPr="009404BB">
        <w:rPr>
          <w:sz w:val="20"/>
          <w:szCs w:val="20"/>
        </w:rPr>
        <w:t xml:space="preserve"> </w:t>
      </w:r>
      <w:proofErr w:type="spellStart"/>
      <w:r w:rsidRPr="009404BB">
        <w:rPr>
          <w:sz w:val="20"/>
          <w:szCs w:val="20"/>
        </w:rPr>
        <w:t>tugasnya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berkualitas</w:t>
      </w:r>
      <w:proofErr w:type="spellEnd"/>
      <w:r w:rsidRPr="009404BB">
        <w:rPr>
          <w:sz w:val="20"/>
          <w:szCs w:val="20"/>
        </w:rPr>
        <w:t xml:space="preserve"> dan </w:t>
      </w:r>
      <w:proofErr w:type="spellStart"/>
      <w:r w:rsidRPr="009404BB">
        <w:rPr>
          <w:sz w:val="20"/>
          <w:szCs w:val="20"/>
        </w:rPr>
        <w:t>bebas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bug.</w:t>
      </w:r>
      <w:r w:rsidR="00144448" w:rsidRPr="009404BB">
        <w:rPr>
          <w:sz w:val="20"/>
          <w:szCs w:val="20"/>
        </w:rPr>
        <w:t xml:space="preserve"> </w:t>
      </w:r>
    </w:p>
    <w:p w14:paraId="345477E4" w14:textId="77777777" w:rsidR="003D3E9B" w:rsidRPr="009404BB" w:rsidRDefault="003D3E9B" w:rsidP="000C5FFA">
      <w:pPr>
        <w:spacing w:line="276" w:lineRule="auto"/>
        <w:ind w:right="35" w:firstLine="340"/>
        <w:jc w:val="both"/>
        <w:rPr>
          <w:sz w:val="20"/>
          <w:szCs w:val="20"/>
        </w:rPr>
      </w:pPr>
    </w:p>
    <w:p w14:paraId="27882D9C" w14:textId="3789F808" w:rsidR="003D3E9B" w:rsidRPr="0048276C" w:rsidRDefault="001A7B68" w:rsidP="000C5FFA">
      <w:pPr>
        <w:pStyle w:val="Heading2"/>
        <w:ind w:right="35"/>
        <w:rPr>
          <w:rFonts w:cs="Times New Roman"/>
          <w:bCs/>
          <w:szCs w:val="20"/>
        </w:rPr>
      </w:pPr>
      <w:bookmarkStart w:id="11" w:name="_Toc176987378"/>
      <w:bookmarkStart w:id="12" w:name="_Toc202306584"/>
      <w:r w:rsidRPr="0048276C">
        <w:rPr>
          <w:rFonts w:cs="Times New Roman"/>
          <w:bCs/>
          <w:szCs w:val="20"/>
        </w:rPr>
        <w:t>1.2 PERMASALAHAN</w:t>
      </w:r>
      <w:bookmarkEnd w:id="11"/>
      <w:bookmarkEnd w:id="12"/>
      <w:r w:rsidRPr="0048276C">
        <w:rPr>
          <w:rFonts w:cs="Times New Roman"/>
          <w:bCs/>
          <w:color w:val="000000"/>
          <w:szCs w:val="20"/>
        </w:rPr>
        <w:tab/>
      </w:r>
      <w:r w:rsidR="0048276C">
        <w:rPr>
          <w:rFonts w:cs="Times New Roman"/>
          <w:bCs/>
          <w:color w:val="000000"/>
          <w:szCs w:val="20"/>
        </w:rPr>
        <w:br/>
      </w:r>
    </w:p>
    <w:p w14:paraId="06826AE4" w14:textId="650CDFC6" w:rsidR="0025161C" w:rsidRPr="009404BB" w:rsidRDefault="0025161C" w:rsidP="000C5FFA">
      <w:pPr>
        <w:spacing w:line="276" w:lineRule="auto"/>
        <w:ind w:right="35" w:firstLine="360"/>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dilatarbelakangi</w:t>
      </w:r>
      <w:proofErr w:type="spellEnd"/>
      <w:r w:rsidRPr="009404BB">
        <w:rPr>
          <w:sz w:val="20"/>
          <w:szCs w:val="20"/>
        </w:rPr>
        <w:t xml:space="preserve"> oleh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yang </w:t>
      </w:r>
      <w:proofErr w:type="spellStart"/>
      <w:r w:rsidRPr="009404BB">
        <w:rPr>
          <w:sz w:val="20"/>
          <w:szCs w:val="20"/>
        </w:rPr>
        <w:t>dihadapi</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di PT Telkom Indonesia</w:t>
      </w:r>
      <w:r w:rsidR="0040105D" w:rsidRPr="009404BB">
        <w:rPr>
          <w:sz w:val="20"/>
          <w:szCs w:val="20"/>
        </w:rPr>
        <w:t xml:space="preserve"> Tribe Agree</w:t>
      </w:r>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yang </w:t>
      </w:r>
      <w:proofErr w:type="spellStart"/>
      <w:r w:rsidRPr="009404BB">
        <w:rPr>
          <w:sz w:val="20"/>
          <w:szCs w:val="20"/>
        </w:rPr>
        <w:t>ditemui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kurang</w:t>
      </w:r>
      <w:proofErr w:type="spellEnd"/>
      <w:r w:rsidRPr="009404BB">
        <w:rPr>
          <w:sz w:val="20"/>
          <w:szCs w:val="20"/>
        </w:rPr>
        <w:t xml:space="preserve"> </w:t>
      </w:r>
      <w:proofErr w:type="spellStart"/>
      <w:r w:rsidRPr="009404BB">
        <w:rPr>
          <w:sz w:val="20"/>
          <w:szCs w:val="20"/>
        </w:rPr>
        <w:t>efektifnya</w:t>
      </w:r>
      <w:proofErr w:type="spellEnd"/>
      <w:r w:rsidRPr="009404BB">
        <w:rPr>
          <w:sz w:val="20"/>
          <w:szCs w:val="20"/>
        </w:rPr>
        <w:t xml:space="preserve">  </w:t>
      </w:r>
      <w:proofErr w:type="spellStart"/>
      <w:r w:rsidR="00605E6F">
        <w:rPr>
          <w:sz w:val="20"/>
          <w:szCs w:val="20"/>
        </w:rPr>
        <w:t>penyimpanan</w:t>
      </w:r>
      <w:proofErr w:type="spellEnd"/>
      <w:r w:rsidR="00605E6F">
        <w:rPr>
          <w:sz w:val="20"/>
          <w:szCs w:val="20"/>
        </w:rPr>
        <w:t xml:space="preserve"> dan </w:t>
      </w:r>
      <w:proofErr w:type="spellStart"/>
      <w:r w:rsidR="00605E6F">
        <w:rPr>
          <w:sz w:val="20"/>
          <w:szCs w:val="20"/>
        </w:rPr>
        <w:t>pencarian</w:t>
      </w:r>
      <w:proofErr w:type="spellEnd"/>
      <w:r w:rsidRPr="009404BB">
        <w:rPr>
          <w:sz w:val="20"/>
          <w:szCs w:val="20"/>
        </w:rPr>
        <w:t xml:space="preserve"> </w:t>
      </w:r>
      <w:proofErr w:type="spellStart"/>
      <w:r w:rsidR="00605E6F">
        <w:rPr>
          <w:sz w:val="20"/>
          <w:szCs w:val="20"/>
        </w:rPr>
        <w:t>informasi</w:t>
      </w:r>
      <w:proofErr w:type="spellEnd"/>
      <w:r w:rsidRPr="009404BB">
        <w:rPr>
          <w:sz w:val="20"/>
          <w:szCs w:val="20"/>
        </w:rPr>
        <w:t xml:space="preserve"> test case</w:t>
      </w:r>
      <w:r w:rsidR="00605E6F">
        <w:rPr>
          <w:sz w:val="20"/>
          <w:szCs w:val="20"/>
        </w:rPr>
        <w:t xml:space="preserve"> </w:t>
      </w:r>
      <w:proofErr w:type="spellStart"/>
      <w:r w:rsidR="00605E6F">
        <w:rPr>
          <w:sz w:val="20"/>
          <w:szCs w:val="20"/>
        </w:rPr>
        <w:t>pengujian</w:t>
      </w:r>
      <w:proofErr w:type="spellEnd"/>
      <w:r w:rsidR="00605E6F">
        <w:rPr>
          <w:sz w:val="20"/>
          <w:szCs w:val="20"/>
        </w:rPr>
        <w:t xml:space="preserve"> </w:t>
      </w:r>
      <w:proofErr w:type="spellStart"/>
      <w:r w:rsidR="00605E6F">
        <w:rPr>
          <w:sz w:val="20"/>
          <w:szCs w:val="20"/>
        </w:rPr>
        <w:t>layanan</w:t>
      </w:r>
      <w:proofErr w:type="spellEnd"/>
      <w:r w:rsidR="00605E6F">
        <w:rPr>
          <w:sz w:val="20"/>
          <w:szCs w:val="20"/>
        </w:rPr>
        <w:t xml:space="preserve"> software Agree</w:t>
      </w:r>
      <w:r w:rsidRPr="009404BB">
        <w:rPr>
          <w:sz w:val="20"/>
          <w:szCs w:val="20"/>
        </w:rPr>
        <w:t xml:space="preserve">. </w:t>
      </w:r>
      <w:proofErr w:type="spellStart"/>
      <w:r w:rsidR="0040105D" w:rsidRPr="009404BB">
        <w:rPr>
          <w:sz w:val="20"/>
          <w:szCs w:val="20"/>
        </w:rPr>
        <w:t>Dengan</w:t>
      </w:r>
      <w:proofErr w:type="spellEnd"/>
      <w:r w:rsidR="0040105D" w:rsidRPr="009404BB">
        <w:rPr>
          <w:sz w:val="20"/>
          <w:szCs w:val="20"/>
        </w:rPr>
        <w:t xml:space="preserve"> </w:t>
      </w:r>
      <w:proofErr w:type="spellStart"/>
      <w:r w:rsidR="0040105D" w:rsidRPr="009404BB">
        <w:rPr>
          <w:sz w:val="20"/>
          <w:szCs w:val="20"/>
        </w:rPr>
        <w:t>menumpaknya</w:t>
      </w:r>
      <w:proofErr w:type="spellEnd"/>
      <w:r w:rsidR="0040105D" w:rsidRPr="009404BB">
        <w:rPr>
          <w:sz w:val="20"/>
          <w:szCs w:val="20"/>
        </w:rPr>
        <w:t xml:space="preserve"> </w:t>
      </w:r>
      <w:proofErr w:type="spellStart"/>
      <w:r w:rsidR="0040105D" w:rsidRPr="009404BB">
        <w:rPr>
          <w:sz w:val="20"/>
          <w:szCs w:val="20"/>
        </w:rPr>
        <w:t>jumlah</w:t>
      </w:r>
      <w:proofErr w:type="spellEnd"/>
      <w:r w:rsidRPr="009404BB">
        <w:rPr>
          <w:sz w:val="20"/>
          <w:szCs w:val="20"/>
        </w:rPr>
        <w:t xml:space="preserve"> test case</w:t>
      </w:r>
      <w:r w:rsidR="0040105D" w:rsidRPr="009404BB">
        <w:rPr>
          <w:sz w:val="20"/>
          <w:szCs w:val="20"/>
        </w:rPr>
        <w:t xml:space="preserve"> </w:t>
      </w:r>
      <w:proofErr w:type="spellStart"/>
      <w:r w:rsidR="0040105D" w:rsidRPr="009404BB">
        <w:rPr>
          <w:sz w:val="20"/>
          <w:szCs w:val="20"/>
        </w:rPr>
        <w:t>saat</w:t>
      </w:r>
      <w:proofErr w:type="spellEnd"/>
      <w:r w:rsidR="0040105D" w:rsidRPr="009404BB">
        <w:rPr>
          <w:sz w:val="20"/>
          <w:szCs w:val="20"/>
        </w:rPr>
        <w:t xml:space="preserve"> </w:t>
      </w:r>
      <w:proofErr w:type="spellStart"/>
      <w:r w:rsidR="0040105D" w:rsidRPr="009404BB">
        <w:rPr>
          <w:sz w:val="20"/>
          <w:szCs w:val="20"/>
        </w:rPr>
        <w:t>ini</w:t>
      </w:r>
      <w:proofErr w:type="spellEnd"/>
      <w:r w:rsidR="0040105D" w:rsidRPr="009404BB">
        <w:rPr>
          <w:sz w:val="20"/>
          <w:szCs w:val="20"/>
        </w:rPr>
        <w:t xml:space="preserve"> dan</w:t>
      </w:r>
      <w:r w:rsidRPr="009404BB">
        <w:rPr>
          <w:sz w:val="20"/>
          <w:szCs w:val="20"/>
        </w:rPr>
        <w:t xml:space="preserve"> </w:t>
      </w:r>
      <w:proofErr w:type="spellStart"/>
      <w:r w:rsidR="0040105D" w:rsidRPr="009404BB">
        <w:rPr>
          <w:sz w:val="20"/>
          <w:szCs w:val="20"/>
        </w:rPr>
        <w:t>pencarian</w:t>
      </w:r>
      <w:proofErr w:type="spellEnd"/>
      <w:r w:rsidR="0040105D" w:rsidRPr="009404BB">
        <w:rPr>
          <w:sz w:val="20"/>
          <w:szCs w:val="20"/>
        </w:rPr>
        <w:t xml:space="preserve"> test case </w:t>
      </w:r>
      <w:proofErr w:type="spellStart"/>
      <w:r w:rsidR="0040105D" w:rsidRPr="009404BB">
        <w:rPr>
          <w:sz w:val="20"/>
          <w:szCs w:val="20"/>
        </w:rPr>
        <w:t>secara</w:t>
      </w:r>
      <w:proofErr w:type="spellEnd"/>
      <w:r w:rsidR="0040105D" w:rsidRPr="009404BB">
        <w:rPr>
          <w:sz w:val="20"/>
          <w:szCs w:val="20"/>
        </w:rPr>
        <w:t xml:space="preserve"> manual</w:t>
      </w:r>
      <w:r w:rsidRPr="009404BB">
        <w:rPr>
          <w:sz w:val="20"/>
          <w:szCs w:val="20"/>
        </w:rPr>
        <w:t xml:space="preserv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kesulitan</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dan </w:t>
      </w:r>
      <w:proofErr w:type="spellStart"/>
      <w:r w:rsidRPr="009404BB">
        <w:rPr>
          <w:sz w:val="20"/>
          <w:szCs w:val="20"/>
        </w:rPr>
        <w:t>mengelola</w:t>
      </w:r>
      <w:proofErr w:type="spellEnd"/>
      <w:r w:rsidRPr="009404BB">
        <w:rPr>
          <w:sz w:val="20"/>
          <w:szCs w:val="20"/>
        </w:rPr>
        <w:t xml:space="preserve"> test case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r w:rsidR="00AB6695" w:rsidRPr="009404BB">
        <w:rPr>
          <w:sz w:val="20"/>
          <w:szCs w:val="20"/>
        </w:rPr>
        <w:t xml:space="preserve">Saat </w:t>
      </w:r>
      <w:proofErr w:type="spellStart"/>
      <w:r w:rsidR="00AB6695" w:rsidRPr="009404BB">
        <w:rPr>
          <w:sz w:val="20"/>
          <w:szCs w:val="20"/>
        </w:rPr>
        <w:t>ini</w:t>
      </w:r>
      <w:proofErr w:type="spellEnd"/>
      <w:r w:rsidR="00AB6695" w:rsidRPr="009404BB">
        <w:rPr>
          <w:sz w:val="20"/>
          <w:szCs w:val="20"/>
        </w:rPr>
        <w:t xml:space="preserve"> </w:t>
      </w:r>
      <w:proofErr w:type="spellStart"/>
      <w:r w:rsidR="00AB6695" w:rsidRPr="009404BB">
        <w:rPr>
          <w:sz w:val="20"/>
          <w:szCs w:val="20"/>
        </w:rPr>
        <w:t>terdapat</w:t>
      </w:r>
      <w:proofErr w:type="spellEnd"/>
      <w:r w:rsidR="00AB6695" w:rsidRPr="009404BB">
        <w:rPr>
          <w:sz w:val="20"/>
          <w:szCs w:val="20"/>
        </w:rPr>
        <w:t xml:space="preserve"> 14 </w:t>
      </w:r>
      <w:proofErr w:type="spellStart"/>
      <w:r w:rsidR="00863032">
        <w:rPr>
          <w:sz w:val="20"/>
          <w:szCs w:val="20"/>
        </w:rPr>
        <w:t>layanan</w:t>
      </w:r>
      <w:proofErr w:type="spellEnd"/>
      <w:r w:rsidR="00863032">
        <w:rPr>
          <w:sz w:val="20"/>
          <w:szCs w:val="20"/>
        </w:rPr>
        <w:t xml:space="preserve"> </w:t>
      </w:r>
      <w:proofErr w:type="spellStart"/>
      <w:r w:rsidR="00AB6695" w:rsidRPr="009404BB">
        <w:rPr>
          <w:sz w:val="20"/>
          <w:szCs w:val="20"/>
        </w:rPr>
        <w:t>produk</w:t>
      </w:r>
      <w:proofErr w:type="spellEnd"/>
      <w:r w:rsidR="00AB6695" w:rsidRPr="009404BB">
        <w:rPr>
          <w:sz w:val="20"/>
          <w:szCs w:val="20"/>
        </w:rPr>
        <w:t xml:space="preserve"> yang </w:t>
      </w:r>
      <w:proofErr w:type="spellStart"/>
      <w:r w:rsidR="00AB6695" w:rsidRPr="009404BB">
        <w:rPr>
          <w:sz w:val="20"/>
          <w:szCs w:val="20"/>
        </w:rPr>
        <w:t>yang</w:t>
      </w:r>
      <w:proofErr w:type="spellEnd"/>
      <w:r w:rsidR="00AB6695" w:rsidRPr="009404BB">
        <w:rPr>
          <w:sz w:val="20"/>
          <w:szCs w:val="20"/>
        </w:rPr>
        <w:t xml:space="preserve"> </w:t>
      </w:r>
      <w:proofErr w:type="spellStart"/>
      <w:r w:rsidR="00AB6695" w:rsidRPr="009404BB">
        <w:rPr>
          <w:sz w:val="20"/>
          <w:szCs w:val="20"/>
        </w:rPr>
        <w:t>dijalankan</w:t>
      </w:r>
      <w:proofErr w:type="spellEnd"/>
      <w:r w:rsidR="00E46F07" w:rsidRPr="009404BB">
        <w:rPr>
          <w:sz w:val="20"/>
          <w:szCs w:val="20"/>
        </w:rPr>
        <w:t>,</w:t>
      </w:r>
      <w:r w:rsidR="00AB6695" w:rsidRPr="009404BB">
        <w:rPr>
          <w:sz w:val="20"/>
          <w:szCs w:val="20"/>
        </w:rPr>
        <w:t xml:space="preserve"> </w:t>
      </w:r>
      <w:proofErr w:type="spellStart"/>
      <w:r w:rsidR="00AB6695" w:rsidRPr="009404BB">
        <w:rPr>
          <w:sz w:val="20"/>
          <w:szCs w:val="20"/>
        </w:rPr>
        <w:t>dengan</w:t>
      </w:r>
      <w:proofErr w:type="spellEnd"/>
      <w:r w:rsidR="00AB6695" w:rsidRPr="009404BB">
        <w:rPr>
          <w:sz w:val="20"/>
          <w:szCs w:val="20"/>
        </w:rPr>
        <w:t xml:space="preserve"> total </w:t>
      </w:r>
      <w:proofErr w:type="spellStart"/>
      <w:r w:rsidR="008847CE">
        <w:rPr>
          <w:sz w:val="20"/>
          <w:szCs w:val="20"/>
        </w:rPr>
        <w:t>kemungkinan</w:t>
      </w:r>
      <w:proofErr w:type="spellEnd"/>
      <w:r w:rsidR="008847CE">
        <w:rPr>
          <w:sz w:val="20"/>
          <w:szCs w:val="20"/>
        </w:rPr>
        <w:t xml:space="preserve"> </w:t>
      </w:r>
      <w:proofErr w:type="spellStart"/>
      <w:r w:rsidR="00AB6695" w:rsidRPr="009404BB">
        <w:rPr>
          <w:sz w:val="20"/>
          <w:szCs w:val="20"/>
        </w:rPr>
        <w:t>mencapai</w:t>
      </w:r>
      <w:proofErr w:type="spellEnd"/>
      <w:r w:rsidR="00AB6695" w:rsidRPr="009404BB">
        <w:rPr>
          <w:sz w:val="20"/>
          <w:szCs w:val="20"/>
        </w:rPr>
        <w:t xml:space="preserve"> 2.</w:t>
      </w:r>
      <w:r w:rsidR="008847CE">
        <w:rPr>
          <w:sz w:val="20"/>
          <w:szCs w:val="20"/>
        </w:rPr>
        <w:t>000 data</w:t>
      </w:r>
      <w:r w:rsidR="00B549EA">
        <w:rPr>
          <w:sz w:val="20"/>
          <w:szCs w:val="20"/>
        </w:rPr>
        <w:t xml:space="preserve"> </w:t>
      </w:r>
      <w:proofErr w:type="spellStart"/>
      <w:r w:rsidR="00B549EA">
        <w:rPr>
          <w:sz w:val="20"/>
          <w:szCs w:val="20"/>
        </w:rPr>
        <w:t>informasi</w:t>
      </w:r>
      <w:proofErr w:type="spellEnd"/>
      <w:r w:rsidR="00B549EA">
        <w:rPr>
          <w:sz w:val="20"/>
          <w:szCs w:val="20"/>
        </w:rPr>
        <w:t xml:space="preserve"> test</w:t>
      </w:r>
      <w:r w:rsidR="00AB6695" w:rsidRPr="009404BB">
        <w:rPr>
          <w:sz w:val="20"/>
          <w:szCs w:val="20"/>
        </w:rPr>
        <w:t xml:space="preserve"> case</w:t>
      </w:r>
      <w:r w:rsidR="002B29FD">
        <w:rPr>
          <w:sz w:val="20"/>
          <w:szCs w:val="20"/>
        </w:rPr>
        <w:t xml:space="preserve"> </w:t>
      </w:r>
      <w:proofErr w:type="spellStart"/>
      <w:r w:rsidR="002B29FD">
        <w:rPr>
          <w:sz w:val="20"/>
          <w:szCs w:val="20"/>
        </w:rPr>
        <w:t>pengujian</w:t>
      </w:r>
      <w:proofErr w:type="spellEnd"/>
      <w:r w:rsidRPr="009404BB">
        <w:rPr>
          <w:sz w:val="20"/>
          <w:szCs w:val="20"/>
        </w:rPr>
        <w:t>.</w:t>
      </w:r>
    </w:p>
    <w:p w14:paraId="544B6519" w14:textId="17DE13F2" w:rsidR="0025161C" w:rsidRPr="009404BB" w:rsidRDefault="0021545C" w:rsidP="000C5FFA">
      <w:pPr>
        <w:spacing w:line="276" w:lineRule="auto"/>
        <w:ind w:right="35" w:firstLine="360"/>
        <w:jc w:val="both"/>
        <w:rPr>
          <w:sz w:val="20"/>
          <w:szCs w:val="20"/>
        </w:rPr>
      </w:pPr>
      <w:proofErr w:type="spellStart"/>
      <w:r w:rsidRPr="009404BB">
        <w:rPr>
          <w:sz w:val="20"/>
          <w:szCs w:val="20"/>
        </w:rPr>
        <w:t>P</w:t>
      </w:r>
      <w:r w:rsidR="0025161C" w:rsidRPr="009404BB">
        <w:rPr>
          <w:sz w:val="20"/>
          <w:szCs w:val="20"/>
        </w:rPr>
        <w:t>encarian</w:t>
      </w:r>
      <w:proofErr w:type="spellEnd"/>
      <w:r w:rsidR="0025161C" w:rsidRPr="009404BB">
        <w:rPr>
          <w:sz w:val="20"/>
          <w:szCs w:val="20"/>
        </w:rPr>
        <w:t xml:space="preserve"> test case yang </w:t>
      </w:r>
      <w:proofErr w:type="spellStart"/>
      <w:r w:rsidR="0025161C" w:rsidRPr="009404BB">
        <w:rPr>
          <w:sz w:val="20"/>
          <w:szCs w:val="20"/>
        </w:rPr>
        <w:t>tersedia</w:t>
      </w:r>
      <w:proofErr w:type="spellEnd"/>
      <w:r w:rsidR="0025161C" w:rsidRPr="009404BB">
        <w:rPr>
          <w:sz w:val="20"/>
          <w:szCs w:val="20"/>
        </w:rPr>
        <w:t xml:space="preserve"> </w:t>
      </w:r>
      <w:proofErr w:type="spellStart"/>
      <w:r w:rsidR="0025161C" w:rsidRPr="009404BB">
        <w:rPr>
          <w:sz w:val="20"/>
          <w:szCs w:val="20"/>
        </w:rPr>
        <w:t>masih</w:t>
      </w:r>
      <w:proofErr w:type="spellEnd"/>
      <w:r w:rsidR="0025161C" w:rsidRPr="009404BB">
        <w:rPr>
          <w:sz w:val="20"/>
          <w:szCs w:val="20"/>
        </w:rPr>
        <w:t xml:space="preserve"> </w:t>
      </w:r>
      <w:proofErr w:type="spellStart"/>
      <w:r w:rsidR="0025161C" w:rsidRPr="009404BB">
        <w:rPr>
          <w:sz w:val="20"/>
          <w:szCs w:val="20"/>
        </w:rPr>
        <w:t>bergantung</w:t>
      </w:r>
      <w:proofErr w:type="spellEnd"/>
      <w:r w:rsidR="0025161C" w:rsidRPr="009404BB">
        <w:rPr>
          <w:sz w:val="20"/>
          <w:szCs w:val="20"/>
        </w:rPr>
        <w:t xml:space="preserve"> pada </w:t>
      </w:r>
      <w:proofErr w:type="spellStart"/>
      <w:r w:rsidR="0025161C" w:rsidRPr="009404BB">
        <w:rPr>
          <w:sz w:val="20"/>
          <w:szCs w:val="20"/>
        </w:rPr>
        <w:t>pencarian</w:t>
      </w:r>
      <w:proofErr w:type="spellEnd"/>
      <w:r w:rsidR="0025161C" w:rsidRPr="009404BB">
        <w:rPr>
          <w:sz w:val="20"/>
          <w:szCs w:val="20"/>
        </w:rPr>
        <w:t xml:space="preserve"> manual di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dokumen</w:t>
      </w:r>
      <w:proofErr w:type="spellEnd"/>
      <w:r w:rsidRPr="009404BB">
        <w:rPr>
          <w:sz w:val="20"/>
          <w:szCs w:val="20"/>
        </w:rPr>
        <w:t xml:space="preserve"> Google Docs </w:t>
      </w:r>
      <w:r w:rsidR="0025161C" w:rsidRPr="009404BB">
        <w:rPr>
          <w:sz w:val="20"/>
          <w:szCs w:val="20"/>
        </w:rPr>
        <w:t xml:space="preserve">test case, </w:t>
      </w:r>
      <w:proofErr w:type="spellStart"/>
      <w:r w:rsidRPr="009404BB">
        <w:rPr>
          <w:sz w:val="20"/>
          <w:szCs w:val="20"/>
        </w:rPr>
        <w:t>seorang</w:t>
      </w:r>
      <w:proofErr w:type="spellEnd"/>
      <w:r w:rsidRPr="009404BB">
        <w:rPr>
          <w:sz w:val="20"/>
          <w:szCs w:val="20"/>
        </w:rPr>
        <w:t xml:space="preserve"> QA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persatu</w:t>
      </w:r>
      <w:proofErr w:type="spellEnd"/>
      <w:r w:rsidRPr="009404BB">
        <w:rPr>
          <w:sz w:val="20"/>
          <w:szCs w:val="20"/>
        </w:rPr>
        <w:t xml:space="preserve"> test case yang </w:t>
      </w:r>
      <w:proofErr w:type="spellStart"/>
      <w:r w:rsidRPr="009404BB">
        <w:rPr>
          <w:sz w:val="20"/>
          <w:szCs w:val="20"/>
        </w:rPr>
        <w:t>dimaksud</w:t>
      </w:r>
      <w:proofErr w:type="spellEnd"/>
      <w:r w:rsidRPr="009404BB">
        <w:rPr>
          <w:sz w:val="20"/>
          <w:szCs w:val="20"/>
        </w:rPr>
        <w:t xml:space="preserve"> </w:t>
      </w:r>
      <w:proofErr w:type="spellStart"/>
      <w:r w:rsidRPr="009404BB">
        <w:rPr>
          <w:sz w:val="20"/>
          <w:szCs w:val="20"/>
        </w:rPr>
        <w:t>diantara</w:t>
      </w:r>
      <w:proofErr w:type="spellEnd"/>
      <w:r w:rsidRPr="009404BB">
        <w:rPr>
          <w:sz w:val="20"/>
          <w:szCs w:val="20"/>
        </w:rPr>
        <w:t xml:space="preserve"> </w:t>
      </w:r>
      <w:proofErr w:type="spellStart"/>
      <w:r w:rsidRPr="009404BB">
        <w:rPr>
          <w:sz w:val="20"/>
          <w:szCs w:val="20"/>
        </w:rPr>
        <w:t>tumpukan</w:t>
      </w:r>
      <w:proofErr w:type="spellEnd"/>
      <w:r w:rsidRPr="009404BB">
        <w:rPr>
          <w:sz w:val="20"/>
          <w:szCs w:val="20"/>
        </w:rPr>
        <w:t xml:space="preserve"> data test case yang </w:t>
      </w:r>
      <w:proofErr w:type="spellStart"/>
      <w:r w:rsidRPr="009404BB">
        <w:rPr>
          <w:sz w:val="20"/>
          <w:szCs w:val="20"/>
        </w:rPr>
        <w:t>tersedia</w:t>
      </w:r>
      <w:proofErr w:type="spellEnd"/>
      <w:r w:rsidRPr="009404BB">
        <w:rPr>
          <w:sz w:val="20"/>
          <w:szCs w:val="20"/>
        </w:rPr>
        <w:t xml:space="preserve">. Proses </w:t>
      </w:r>
      <w:proofErr w:type="spellStart"/>
      <w:r w:rsidR="0025161C" w:rsidRPr="009404BB">
        <w:rPr>
          <w:sz w:val="20"/>
          <w:szCs w:val="20"/>
        </w:rPr>
        <w:t>pencarian</w:t>
      </w:r>
      <w:proofErr w:type="spellEnd"/>
      <w:r w:rsidR="0025161C" w:rsidRPr="009404BB">
        <w:rPr>
          <w:sz w:val="20"/>
          <w:szCs w:val="20"/>
        </w:rPr>
        <w:t xml:space="preserve"> </w:t>
      </w:r>
      <w:r w:rsidRPr="009404BB">
        <w:rPr>
          <w:sz w:val="20"/>
          <w:szCs w:val="20"/>
        </w:rPr>
        <w:t xml:space="preserve">manual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w:t>
      </w:r>
      <w:proofErr w:type="spellStart"/>
      <w:r w:rsidRPr="009404BB">
        <w:rPr>
          <w:sz w:val="20"/>
          <w:szCs w:val="20"/>
        </w:rPr>
        <w:t>seiring</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meningkatnya</w:t>
      </w:r>
      <w:proofErr w:type="spellEnd"/>
      <w:r w:rsidR="0025161C" w:rsidRPr="009404BB">
        <w:rPr>
          <w:sz w:val="20"/>
          <w:szCs w:val="20"/>
        </w:rPr>
        <w:t xml:space="preserve"> </w:t>
      </w:r>
      <w:proofErr w:type="spellStart"/>
      <w:r w:rsidR="0025161C" w:rsidRPr="009404BB">
        <w:rPr>
          <w:sz w:val="20"/>
          <w:szCs w:val="20"/>
        </w:rPr>
        <w:t>kompleksitas</w:t>
      </w:r>
      <w:proofErr w:type="spellEnd"/>
      <w:r w:rsidR="0025161C" w:rsidRPr="009404BB">
        <w:rPr>
          <w:sz w:val="20"/>
          <w:szCs w:val="20"/>
        </w:rPr>
        <w:t xml:space="preserve"> </w:t>
      </w:r>
      <w:proofErr w:type="spellStart"/>
      <w:r w:rsidR="0025161C" w:rsidRPr="009404BB">
        <w:rPr>
          <w:sz w:val="20"/>
          <w:szCs w:val="20"/>
        </w:rPr>
        <w:t>fitur-fitur</w:t>
      </w:r>
      <w:proofErr w:type="spellEnd"/>
      <w:r w:rsidR="0025161C" w:rsidRPr="009404BB">
        <w:rPr>
          <w:sz w:val="20"/>
          <w:szCs w:val="20"/>
        </w:rPr>
        <w:t xml:space="preserve"> </w:t>
      </w:r>
      <w:proofErr w:type="spellStart"/>
      <w:r w:rsidR="0025161C" w:rsidRPr="009404BB">
        <w:rPr>
          <w:sz w:val="20"/>
          <w:szCs w:val="20"/>
        </w:rPr>
        <w:t>perangkat</w:t>
      </w:r>
      <w:proofErr w:type="spellEnd"/>
      <w:r w:rsidR="0025161C" w:rsidRPr="009404BB">
        <w:rPr>
          <w:sz w:val="20"/>
          <w:szCs w:val="20"/>
        </w:rPr>
        <w:t xml:space="preserve"> </w:t>
      </w:r>
      <w:proofErr w:type="spellStart"/>
      <w:r w:rsidR="0025161C" w:rsidRPr="009404BB">
        <w:rPr>
          <w:sz w:val="20"/>
          <w:szCs w:val="20"/>
        </w:rPr>
        <w:t>lunak</w:t>
      </w:r>
      <w:proofErr w:type="spellEnd"/>
      <w:r w:rsidR="0025161C" w:rsidRPr="009404BB">
        <w:rPr>
          <w:sz w:val="20"/>
          <w:szCs w:val="20"/>
        </w:rPr>
        <w:t xml:space="preserve"> yang </w:t>
      </w:r>
      <w:proofErr w:type="spellStart"/>
      <w:r w:rsidR="0025161C" w:rsidRPr="009404BB">
        <w:rPr>
          <w:sz w:val="20"/>
          <w:szCs w:val="20"/>
        </w:rPr>
        <w:t>dikembangkan</w:t>
      </w:r>
      <w:proofErr w:type="spellEnd"/>
      <w:r w:rsidRPr="009404BB">
        <w:rPr>
          <w:sz w:val="20"/>
          <w:szCs w:val="20"/>
        </w:rPr>
        <w:t xml:space="preserve"> dan</w:t>
      </w:r>
      <w:r w:rsidR="0025161C" w:rsidRPr="009404BB">
        <w:rPr>
          <w:sz w:val="20"/>
          <w:szCs w:val="20"/>
        </w:rPr>
        <w:t xml:space="preserve"> </w:t>
      </w:r>
      <w:proofErr w:type="spellStart"/>
      <w:r w:rsidR="0025161C" w:rsidRPr="009404BB">
        <w:rPr>
          <w:sz w:val="20"/>
          <w:szCs w:val="20"/>
        </w:rPr>
        <w:t>jumlah</w:t>
      </w:r>
      <w:proofErr w:type="spellEnd"/>
      <w:r w:rsidR="0025161C" w:rsidRPr="009404BB">
        <w:rPr>
          <w:sz w:val="20"/>
          <w:szCs w:val="20"/>
        </w:rPr>
        <w:t xml:space="preserve"> test case juga </w:t>
      </w:r>
      <w:proofErr w:type="spellStart"/>
      <w:r w:rsidR="0025161C" w:rsidRPr="009404BB">
        <w:rPr>
          <w:sz w:val="20"/>
          <w:szCs w:val="20"/>
        </w:rPr>
        <w:t>semakin</w:t>
      </w:r>
      <w:proofErr w:type="spellEnd"/>
      <w:r w:rsidR="0025161C" w:rsidRPr="009404BB">
        <w:rPr>
          <w:sz w:val="20"/>
          <w:szCs w:val="20"/>
        </w:rPr>
        <w:t xml:space="preserve"> </w:t>
      </w:r>
      <w:proofErr w:type="spellStart"/>
      <w:r w:rsidR="0025161C" w:rsidRPr="009404BB">
        <w:rPr>
          <w:sz w:val="20"/>
          <w:szCs w:val="20"/>
        </w:rPr>
        <w:t>bertambah</w:t>
      </w:r>
      <w:proofErr w:type="spellEnd"/>
      <w:r w:rsidR="0025161C" w:rsidRPr="009404BB">
        <w:rPr>
          <w:sz w:val="20"/>
          <w:szCs w:val="20"/>
        </w:rPr>
        <w:t xml:space="preserve">. </w:t>
      </w:r>
      <w:proofErr w:type="spellStart"/>
      <w:r w:rsidR="0025161C" w:rsidRPr="009404BB">
        <w:rPr>
          <w:sz w:val="20"/>
          <w:szCs w:val="20"/>
        </w:rPr>
        <w:t>Keadaan</w:t>
      </w:r>
      <w:proofErr w:type="spellEnd"/>
      <w:r w:rsidR="0025161C" w:rsidRPr="009404BB">
        <w:rPr>
          <w:sz w:val="20"/>
          <w:szCs w:val="20"/>
        </w:rPr>
        <w:t xml:space="preserve"> </w:t>
      </w:r>
      <w:proofErr w:type="spellStart"/>
      <w:r w:rsidR="0025161C" w:rsidRPr="009404BB">
        <w:rPr>
          <w:sz w:val="20"/>
          <w:szCs w:val="20"/>
        </w:rPr>
        <w:t>ini</w:t>
      </w:r>
      <w:proofErr w:type="spellEnd"/>
      <w:r w:rsidR="0025161C" w:rsidRPr="009404BB">
        <w:rPr>
          <w:sz w:val="20"/>
          <w:szCs w:val="20"/>
        </w:rPr>
        <w:t xml:space="preserve"> </w:t>
      </w:r>
      <w:proofErr w:type="spellStart"/>
      <w:r w:rsidR="0025161C" w:rsidRPr="009404BB">
        <w:rPr>
          <w:sz w:val="20"/>
          <w:szCs w:val="20"/>
        </w:rPr>
        <w:t>memerlukan</w:t>
      </w:r>
      <w:proofErr w:type="spellEnd"/>
      <w:r w:rsidR="0025161C" w:rsidRPr="009404BB">
        <w:rPr>
          <w:sz w:val="20"/>
          <w:szCs w:val="20"/>
        </w:rPr>
        <w:t xml:space="preserve"> </w:t>
      </w:r>
      <w:proofErr w:type="spellStart"/>
      <w:r w:rsidR="0025161C" w:rsidRPr="009404BB">
        <w:rPr>
          <w:sz w:val="20"/>
          <w:szCs w:val="20"/>
        </w:rPr>
        <w:t>sistem</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yang </w:t>
      </w:r>
      <w:proofErr w:type="spellStart"/>
      <w:r w:rsidR="0025161C" w:rsidRPr="009404BB">
        <w:rPr>
          <w:sz w:val="20"/>
          <w:szCs w:val="20"/>
        </w:rPr>
        <w:t>lebih</w:t>
      </w:r>
      <w:proofErr w:type="spellEnd"/>
      <w:r w:rsidR="0025161C" w:rsidRPr="009404BB">
        <w:rPr>
          <w:sz w:val="20"/>
          <w:szCs w:val="20"/>
        </w:rPr>
        <w:t xml:space="preserve"> </w:t>
      </w:r>
      <w:proofErr w:type="spellStart"/>
      <w:r w:rsidR="0025161C" w:rsidRPr="009404BB">
        <w:rPr>
          <w:sz w:val="20"/>
          <w:szCs w:val="20"/>
        </w:rPr>
        <w:t>canggih</w:t>
      </w:r>
      <w:proofErr w:type="spellEnd"/>
      <w:r w:rsidR="0025161C" w:rsidRPr="009404BB">
        <w:rPr>
          <w:sz w:val="20"/>
          <w:szCs w:val="20"/>
        </w:rPr>
        <w:t xml:space="preserve"> dan </w:t>
      </w:r>
      <w:proofErr w:type="spellStart"/>
      <w:r w:rsidR="0025161C" w:rsidRPr="009404BB">
        <w:rPr>
          <w:sz w:val="20"/>
          <w:szCs w:val="20"/>
        </w:rPr>
        <w:t>cepat</w:t>
      </w:r>
      <w:proofErr w:type="spellEnd"/>
      <w:r w:rsidR="0025161C" w:rsidRPr="009404BB">
        <w:rPr>
          <w:sz w:val="20"/>
          <w:szCs w:val="20"/>
        </w:rPr>
        <w:t xml:space="preserve"> </w:t>
      </w:r>
      <w:proofErr w:type="spellStart"/>
      <w:r w:rsidR="0025161C" w:rsidRPr="009404BB">
        <w:rPr>
          <w:sz w:val="20"/>
          <w:szCs w:val="20"/>
        </w:rPr>
        <w:t>untuk</w:t>
      </w:r>
      <w:proofErr w:type="spellEnd"/>
      <w:r w:rsidR="0025161C" w:rsidRPr="009404BB">
        <w:rPr>
          <w:sz w:val="20"/>
          <w:szCs w:val="20"/>
        </w:rPr>
        <w:t xml:space="preserve"> </w:t>
      </w:r>
      <w:proofErr w:type="spellStart"/>
      <w:r w:rsidR="0025161C" w:rsidRPr="009404BB">
        <w:rPr>
          <w:sz w:val="20"/>
          <w:szCs w:val="20"/>
        </w:rPr>
        <w:t>menangani</w:t>
      </w:r>
      <w:proofErr w:type="spellEnd"/>
      <w:r w:rsidR="0025161C" w:rsidRPr="009404BB">
        <w:rPr>
          <w:sz w:val="20"/>
          <w:szCs w:val="20"/>
        </w:rPr>
        <w:t xml:space="preserve"> volume test case yang </w:t>
      </w:r>
      <w:proofErr w:type="spellStart"/>
      <w:r w:rsidR="0025161C" w:rsidRPr="009404BB">
        <w:rPr>
          <w:sz w:val="20"/>
          <w:szCs w:val="20"/>
        </w:rPr>
        <w:t>besar</w:t>
      </w:r>
      <w:proofErr w:type="spellEnd"/>
      <w:r w:rsidR="0025161C" w:rsidRPr="009404BB">
        <w:rPr>
          <w:sz w:val="20"/>
          <w:szCs w:val="20"/>
        </w:rPr>
        <w:t xml:space="preserve"> dan </w:t>
      </w:r>
      <w:proofErr w:type="spellStart"/>
      <w:r w:rsidR="0025161C" w:rsidRPr="009404BB">
        <w:rPr>
          <w:sz w:val="20"/>
          <w:szCs w:val="20"/>
        </w:rPr>
        <w:t>kompleks</w:t>
      </w:r>
      <w:proofErr w:type="spellEnd"/>
      <w:r w:rsidR="0025161C" w:rsidRPr="009404BB">
        <w:rPr>
          <w:sz w:val="20"/>
          <w:szCs w:val="20"/>
        </w:rPr>
        <w:t>.</w:t>
      </w:r>
    </w:p>
    <w:p w14:paraId="0E385DCF" w14:textId="74E55949" w:rsidR="003D3E9B" w:rsidRPr="009404BB" w:rsidRDefault="0037226B" w:rsidP="000C5FFA">
      <w:pPr>
        <w:spacing w:line="276" w:lineRule="auto"/>
        <w:ind w:right="35" w:firstLine="360"/>
        <w:jc w:val="both"/>
        <w:rPr>
          <w:sz w:val="20"/>
          <w:szCs w:val="20"/>
        </w:rPr>
      </w:pPr>
      <w:r w:rsidRPr="009404BB">
        <w:rPr>
          <w:sz w:val="20"/>
          <w:szCs w:val="20"/>
        </w:rPr>
        <w:t>Tim</w:t>
      </w:r>
      <w:r w:rsidR="0025161C" w:rsidRPr="009404BB">
        <w:rPr>
          <w:sz w:val="20"/>
          <w:szCs w:val="20"/>
        </w:rPr>
        <w:t xml:space="preserve"> QA</w:t>
      </w:r>
      <w:r w:rsidR="003E08EC">
        <w:rPr>
          <w:sz w:val="20"/>
          <w:szCs w:val="20"/>
        </w:rPr>
        <w:t xml:space="preserve"> </w:t>
      </w:r>
      <w:proofErr w:type="spellStart"/>
      <w:r w:rsidR="0025161C" w:rsidRPr="009404BB">
        <w:rPr>
          <w:sz w:val="20"/>
          <w:szCs w:val="20"/>
        </w:rPr>
        <w:t>membutuhkan</w:t>
      </w:r>
      <w:proofErr w:type="spellEnd"/>
      <w:r w:rsidR="0025161C" w:rsidRPr="009404BB">
        <w:rPr>
          <w:sz w:val="20"/>
          <w:szCs w:val="20"/>
        </w:rPr>
        <w:t xml:space="preserve"> </w:t>
      </w:r>
      <w:proofErr w:type="spellStart"/>
      <w:r w:rsidR="0025161C" w:rsidRPr="009404BB">
        <w:rPr>
          <w:sz w:val="20"/>
          <w:szCs w:val="20"/>
        </w:rPr>
        <w:t>solusi</w:t>
      </w:r>
      <w:proofErr w:type="spellEnd"/>
      <w:r w:rsidR="0025161C" w:rsidRPr="009404BB">
        <w:rPr>
          <w:sz w:val="20"/>
          <w:szCs w:val="20"/>
        </w:rPr>
        <w:t xml:space="preserve"> yang </w:t>
      </w:r>
      <w:proofErr w:type="spellStart"/>
      <w:r w:rsidR="0025161C" w:rsidRPr="009404BB">
        <w:rPr>
          <w:sz w:val="20"/>
          <w:szCs w:val="20"/>
        </w:rPr>
        <w:t>tidak</w:t>
      </w:r>
      <w:proofErr w:type="spellEnd"/>
      <w:r w:rsidR="0025161C" w:rsidRPr="009404BB">
        <w:rPr>
          <w:sz w:val="20"/>
          <w:szCs w:val="20"/>
        </w:rPr>
        <w:t xml:space="preserve"> </w:t>
      </w:r>
      <w:proofErr w:type="spellStart"/>
      <w:r w:rsidR="0025161C" w:rsidRPr="009404BB">
        <w:rPr>
          <w:sz w:val="20"/>
          <w:szCs w:val="20"/>
        </w:rPr>
        <w:t>hanya</w:t>
      </w:r>
      <w:proofErr w:type="spellEnd"/>
      <w:r w:rsidR="0025161C" w:rsidRPr="009404BB">
        <w:rPr>
          <w:sz w:val="20"/>
          <w:szCs w:val="20"/>
        </w:rPr>
        <w:t xml:space="preserve"> </w:t>
      </w:r>
      <w:proofErr w:type="spellStart"/>
      <w:r w:rsidR="0025161C" w:rsidRPr="009404BB">
        <w:rPr>
          <w:sz w:val="20"/>
          <w:szCs w:val="20"/>
        </w:rPr>
        <w:t>dapat</w:t>
      </w:r>
      <w:proofErr w:type="spellEnd"/>
      <w:r w:rsidR="0025161C" w:rsidRPr="009404BB">
        <w:rPr>
          <w:sz w:val="20"/>
          <w:szCs w:val="20"/>
        </w:rPr>
        <w:t xml:space="preserve"> </w:t>
      </w:r>
      <w:proofErr w:type="spellStart"/>
      <w:r w:rsidR="0025161C" w:rsidRPr="009404BB">
        <w:rPr>
          <w:sz w:val="20"/>
          <w:szCs w:val="20"/>
        </w:rPr>
        <w:t>mengotomatisasi</w:t>
      </w:r>
      <w:proofErr w:type="spellEnd"/>
      <w:r w:rsidR="0025161C" w:rsidRPr="009404BB">
        <w:rPr>
          <w:sz w:val="20"/>
          <w:szCs w:val="20"/>
        </w:rPr>
        <w:t xml:space="preserve"> </w:t>
      </w:r>
      <w:proofErr w:type="spellStart"/>
      <w:r w:rsidR="0025161C" w:rsidRPr="009404BB">
        <w:rPr>
          <w:sz w:val="20"/>
          <w:szCs w:val="20"/>
        </w:rPr>
        <w:t>pencarian</w:t>
      </w:r>
      <w:proofErr w:type="spellEnd"/>
      <w:r w:rsidR="0025161C" w:rsidRPr="009404BB">
        <w:rPr>
          <w:sz w:val="20"/>
          <w:szCs w:val="20"/>
        </w:rPr>
        <w:t xml:space="preserve"> dan </w:t>
      </w:r>
      <w:proofErr w:type="spellStart"/>
      <w:r w:rsidR="0025161C" w:rsidRPr="009404BB">
        <w:rPr>
          <w:sz w:val="20"/>
          <w:szCs w:val="20"/>
        </w:rPr>
        <w:t>pengelolaan</w:t>
      </w:r>
      <w:proofErr w:type="spellEnd"/>
      <w:r w:rsidR="0025161C" w:rsidRPr="009404BB">
        <w:rPr>
          <w:sz w:val="20"/>
          <w:szCs w:val="20"/>
        </w:rPr>
        <w:t xml:space="preserve"> test case, </w:t>
      </w:r>
      <w:proofErr w:type="spellStart"/>
      <w:r w:rsidR="0025161C" w:rsidRPr="009404BB">
        <w:rPr>
          <w:sz w:val="20"/>
          <w:szCs w:val="20"/>
        </w:rPr>
        <w:t>tetapi</w:t>
      </w:r>
      <w:proofErr w:type="spellEnd"/>
      <w:r w:rsidR="0025161C" w:rsidRPr="009404BB">
        <w:rPr>
          <w:sz w:val="20"/>
          <w:szCs w:val="20"/>
        </w:rPr>
        <w:t xml:space="preserve"> juga </w:t>
      </w:r>
      <w:proofErr w:type="spellStart"/>
      <w:r w:rsidR="0025161C" w:rsidRPr="009404BB">
        <w:rPr>
          <w:sz w:val="20"/>
          <w:szCs w:val="20"/>
        </w:rPr>
        <w:t>mampu</w:t>
      </w:r>
      <w:proofErr w:type="spellEnd"/>
      <w:r w:rsidR="0025161C" w:rsidRPr="009404BB">
        <w:rPr>
          <w:sz w:val="20"/>
          <w:szCs w:val="20"/>
        </w:rPr>
        <w:t xml:space="preserve"> </w:t>
      </w:r>
      <w:proofErr w:type="spellStart"/>
      <w:r w:rsidR="0025161C" w:rsidRPr="009404BB">
        <w:rPr>
          <w:sz w:val="20"/>
          <w:szCs w:val="20"/>
        </w:rPr>
        <w:t>memberikan</w:t>
      </w:r>
      <w:proofErr w:type="spellEnd"/>
      <w:r w:rsidR="0025161C" w:rsidRPr="009404BB">
        <w:rPr>
          <w:sz w:val="20"/>
          <w:szCs w:val="20"/>
        </w:rPr>
        <w:t xml:space="preserve"> </w:t>
      </w:r>
      <w:proofErr w:type="spellStart"/>
      <w:r w:rsidR="0025161C" w:rsidRPr="009404BB">
        <w:rPr>
          <w:sz w:val="20"/>
          <w:szCs w:val="20"/>
        </w:rPr>
        <w:t>respons</w:t>
      </w:r>
      <w:proofErr w:type="spellEnd"/>
      <w:r w:rsidR="0025161C" w:rsidRPr="009404BB">
        <w:rPr>
          <w:sz w:val="20"/>
          <w:szCs w:val="20"/>
        </w:rPr>
        <w:t xml:space="preserve"> yang </w:t>
      </w:r>
      <w:proofErr w:type="spellStart"/>
      <w:r w:rsidR="0025161C" w:rsidRPr="009404BB">
        <w:rPr>
          <w:sz w:val="20"/>
          <w:szCs w:val="20"/>
        </w:rPr>
        <w:t>akurat</w:t>
      </w:r>
      <w:proofErr w:type="spellEnd"/>
      <w:r w:rsidR="0025161C" w:rsidRPr="009404BB">
        <w:rPr>
          <w:sz w:val="20"/>
          <w:szCs w:val="20"/>
        </w:rPr>
        <w:t xml:space="preserve"> dan </w:t>
      </w:r>
      <w:proofErr w:type="spellStart"/>
      <w:r w:rsidR="0025161C" w:rsidRPr="009404BB">
        <w:rPr>
          <w:sz w:val="20"/>
          <w:szCs w:val="20"/>
        </w:rPr>
        <w:t>cepat</w:t>
      </w:r>
      <w:proofErr w:type="spellEnd"/>
      <w:r w:rsidR="0025161C" w:rsidRPr="009404BB">
        <w:rPr>
          <w:sz w:val="20"/>
          <w:szCs w:val="20"/>
        </w:rPr>
        <w:t xml:space="preserve"> </w:t>
      </w:r>
      <w:proofErr w:type="spellStart"/>
      <w:r w:rsidR="0025161C" w:rsidRPr="009404BB">
        <w:rPr>
          <w:sz w:val="20"/>
          <w:szCs w:val="20"/>
        </w:rPr>
        <w:t>sesuai</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kebutuhan</w:t>
      </w:r>
      <w:proofErr w:type="spellEnd"/>
      <w:r w:rsidR="0025161C" w:rsidRPr="009404BB">
        <w:rPr>
          <w:sz w:val="20"/>
          <w:szCs w:val="20"/>
        </w:rPr>
        <w:t xml:space="preserve"> </w:t>
      </w:r>
      <w:proofErr w:type="spellStart"/>
      <w:r w:rsidR="0025161C" w:rsidRPr="009404BB">
        <w:rPr>
          <w:sz w:val="20"/>
          <w:szCs w:val="20"/>
        </w:rPr>
        <w:t>pengujian</w:t>
      </w:r>
      <w:proofErr w:type="spellEnd"/>
      <w:r w:rsidR="0025161C" w:rsidRPr="009404BB">
        <w:rPr>
          <w:sz w:val="20"/>
          <w:szCs w:val="20"/>
        </w:rPr>
        <w:t xml:space="preserve">. Oleh </w:t>
      </w:r>
      <w:proofErr w:type="spellStart"/>
      <w:r w:rsidR="0025161C" w:rsidRPr="009404BB">
        <w:rPr>
          <w:sz w:val="20"/>
          <w:szCs w:val="20"/>
        </w:rPr>
        <w:t>karena</w:t>
      </w:r>
      <w:proofErr w:type="spellEnd"/>
      <w:r w:rsidR="0025161C" w:rsidRPr="009404BB">
        <w:rPr>
          <w:sz w:val="20"/>
          <w:szCs w:val="20"/>
        </w:rPr>
        <w:t xml:space="preserve"> </w:t>
      </w:r>
      <w:proofErr w:type="spellStart"/>
      <w:r w:rsidR="0025161C" w:rsidRPr="009404BB">
        <w:rPr>
          <w:sz w:val="20"/>
          <w:szCs w:val="20"/>
        </w:rPr>
        <w:t>itu</w:t>
      </w:r>
      <w:proofErr w:type="spellEnd"/>
      <w:r w:rsidR="0025161C" w:rsidRPr="009404BB">
        <w:rPr>
          <w:sz w:val="20"/>
          <w:szCs w:val="20"/>
        </w:rPr>
        <w:t xml:space="preserve">, </w:t>
      </w:r>
      <w:proofErr w:type="spellStart"/>
      <w:r w:rsidR="0025161C" w:rsidRPr="009404BB">
        <w:rPr>
          <w:sz w:val="20"/>
          <w:szCs w:val="20"/>
        </w:rPr>
        <w:t>diperlukan</w:t>
      </w:r>
      <w:proofErr w:type="spellEnd"/>
      <w:r w:rsidR="0025161C" w:rsidRPr="009404BB">
        <w:rPr>
          <w:sz w:val="20"/>
          <w:szCs w:val="20"/>
        </w:rPr>
        <w:t xml:space="preserve"> </w:t>
      </w:r>
      <w:proofErr w:type="spellStart"/>
      <w:r w:rsidR="0025161C" w:rsidRPr="009404BB">
        <w:rPr>
          <w:sz w:val="20"/>
          <w:szCs w:val="20"/>
        </w:rPr>
        <w:t>sebuah</w:t>
      </w:r>
      <w:proofErr w:type="spellEnd"/>
      <w:r w:rsidR="0025161C" w:rsidRPr="009404BB">
        <w:rPr>
          <w:sz w:val="20"/>
          <w:szCs w:val="20"/>
        </w:rPr>
        <w:t xml:space="preserve"> </w:t>
      </w:r>
      <w:proofErr w:type="spellStart"/>
      <w:r w:rsidR="0025161C" w:rsidRPr="009404BB">
        <w:rPr>
          <w:sz w:val="20"/>
          <w:szCs w:val="20"/>
        </w:rPr>
        <w:t>sistem</w:t>
      </w:r>
      <w:proofErr w:type="spellEnd"/>
      <w:r w:rsidR="0025161C" w:rsidRPr="009404BB">
        <w:rPr>
          <w:sz w:val="20"/>
          <w:szCs w:val="20"/>
        </w:rPr>
        <w:t xml:space="preserve"> yang </w:t>
      </w:r>
      <w:proofErr w:type="spellStart"/>
      <w:r w:rsidR="0025161C" w:rsidRPr="009404BB">
        <w:rPr>
          <w:sz w:val="20"/>
          <w:szCs w:val="20"/>
        </w:rPr>
        <w:t>mampu</w:t>
      </w:r>
      <w:proofErr w:type="spellEnd"/>
      <w:r w:rsidR="0025161C" w:rsidRPr="009404BB">
        <w:rPr>
          <w:sz w:val="20"/>
          <w:szCs w:val="20"/>
        </w:rPr>
        <w:t xml:space="preserve"> </w:t>
      </w:r>
      <w:proofErr w:type="spellStart"/>
      <w:r w:rsidR="0025161C" w:rsidRPr="009404BB">
        <w:rPr>
          <w:sz w:val="20"/>
          <w:szCs w:val="20"/>
        </w:rPr>
        <w:t>memberikan</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test case yang </w:t>
      </w:r>
      <w:proofErr w:type="spellStart"/>
      <w:r w:rsidR="0025161C" w:rsidRPr="009404BB">
        <w:rPr>
          <w:sz w:val="20"/>
          <w:szCs w:val="20"/>
        </w:rPr>
        <w:t>lebih</w:t>
      </w:r>
      <w:proofErr w:type="spellEnd"/>
      <w:r w:rsidR="0025161C" w:rsidRPr="009404BB">
        <w:rPr>
          <w:sz w:val="20"/>
          <w:szCs w:val="20"/>
        </w:rPr>
        <w:t xml:space="preserve"> </w:t>
      </w:r>
      <w:proofErr w:type="spellStart"/>
      <w:r w:rsidR="0025161C" w:rsidRPr="009404BB">
        <w:rPr>
          <w:sz w:val="20"/>
          <w:szCs w:val="20"/>
        </w:rPr>
        <w:t>terstruktur</w:t>
      </w:r>
      <w:proofErr w:type="spellEnd"/>
      <w:r w:rsidR="0025161C" w:rsidRPr="009404BB">
        <w:rPr>
          <w:sz w:val="20"/>
          <w:szCs w:val="20"/>
        </w:rPr>
        <w:t xml:space="preserve"> dan </w:t>
      </w:r>
      <w:proofErr w:type="spellStart"/>
      <w:r w:rsidR="0025161C" w:rsidRPr="009404BB">
        <w:rPr>
          <w:sz w:val="20"/>
          <w:szCs w:val="20"/>
        </w:rPr>
        <w:t>efisien</w:t>
      </w:r>
      <w:proofErr w:type="spellEnd"/>
      <w:r w:rsidR="0025161C" w:rsidRPr="009404BB">
        <w:rPr>
          <w:sz w:val="20"/>
          <w:szCs w:val="20"/>
        </w:rPr>
        <w:t xml:space="preserve">, </w:t>
      </w:r>
      <w:proofErr w:type="spellStart"/>
      <w:r w:rsidR="0025161C" w:rsidRPr="009404BB">
        <w:rPr>
          <w:sz w:val="20"/>
          <w:szCs w:val="20"/>
        </w:rPr>
        <w:t>mengurangi</w:t>
      </w:r>
      <w:proofErr w:type="spellEnd"/>
      <w:r w:rsidR="0025161C" w:rsidRPr="009404BB">
        <w:rPr>
          <w:sz w:val="20"/>
          <w:szCs w:val="20"/>
        </w:rPr>
        <w:t xml:space="preserve"> </w:t>
      </w:r>
      <w:proofErr w:type="spellStart"/>
      <w:r w:rsidR="0025161C" w:rsidRPr="009404BB">
        <w:rPr>
          <w:sz w:val="20"/>
          <w:szCs w:val="20"/>
        </w:rPr>
        <w:t>waktu</w:t>
      </w:r>
      <w:proofErr w:type="spellEnd"/>
      <w:r w:rsidR="0025161C" w:rsidRPr="009404BB">
        <w:rPr>
          <w:sz w:val="20"/>
          <w:szCs w:val="20"/>
        </w:rPr>
        <w:t xml:space="preserve"> </w:t>
      </w:r>
      <w:proofErr w:type="spellStart"/>
      <w:r w:rsidR="0025161C" w:rsidRPr="009404BB">
        <w:rPr>
          <w:sz w:val="20"/>
          <w:szCs w:val="20"/>
        </w:rPr>
        <w:t>pencarian</w:t>
      </w:r>
      <w:proofErr w:type="spellEnd"/>
      <w:r w:rsidR="0025161C" w:rsidRPr="009404BB">
        <w:rPr>
          <w:sz w:val="20"/>
          <w:szCs w:val="20"/>
        </w:rPr>
        <w:t xml:space="preserve">, </w:t>
      </w:r>
      <w:proofErr w:type="spellStart"/>
      <w:r w:rsidR="0025161C" w:rsidRPr="009404BB">
        <w:rPr>
          <w:sz w:val="20"/>
          <w:szCs w:val="20"/>
        </w:rPr>
        <w:t>serta</w:t>
      </w:r>
      <w:proofErr w:type="spellEnd"/>
      <w:r w:rsidR="0025161C" w:rsidRPr="009404BB">
        <w:rPr>
          <w:sz w:val="20"/>
          <w:szCs w:val="20"/>
        </w:rPr>
        <w:t xml:space="preserve"> </w:t>
      </w:r>
      <w:proofErr w:type="spellStart"/>
      <w:r w:rsidR="0025161C" w:rsidRPr="009404BB">
        <w:rPr>
          <w:sz w:val="20"/>
          <w:szCs w:val="20"/>
        </w:rPr>
        <w:t>meningkatkan</w:t>
      </w:r>
      <w:proofErr w:type="spellEnd"/>
      <w:r w:rsidR="0025161C" w:rsidRPr="009404BB">
        <w:rPr>
          <w:sz w:val="20"/>
          <w:szCs w:val="20"/>
        </w:rPr>
        <w:t xml:space="preserve"> </w:t>
      </w:r>
      <w:proofErr w:type="spellStart"/>
      <w:r w:rsidR="0025161C" w:rsidRPr="009404BB">
        <w:rPr>
          <w:sz w:val="20"/>
          <w:szCs w:val="20"/>
        </w:rPr>
        <w:t>produktivitas</w:t>
      </w:r>
      <w:proofErr w:type="spellEnd"/>
      <w:r w:rsidR="0025161C" w:rsidRPr="009404BB">
        <w:rPr>
          <w:sz w:val="20"/>
          <w:szCs w:val="20"/>
        </w:rPr>
        <w:t xml:space="preserve"> dan </w:t>
      </w:r>
      <w:proofErr w:type="spellStart"/>
      <w:r w:rsidR="0025161C" w:rsidRPr="009404BB">
        <w:rPr>
          <w:sz w:val="20"/>
          <w:szCs w:val="20"/>
        </w:rPr>
        <w:t>kepuasan</w:t>
      </w:r>
      <w:proofErr w:type="spellEnd"/>
      <w:r w:rsidR="0025161C" w:rsidRPr="009404BB">
        <w:rPr>
          <w:sz w:val="20"/>
          <w:szCs w:val="20"/>
        </w:rPr>
        <w:t xml:space="preserve"> </w:t>
      </w:r>
      <w:proofErr w:type="spellStart"/>
      <w:r w:rsidR="0025161C" w:rsidRPr="009404BB">
        <w:rPr>
          <w:sz w:val="20"/>
          <w:szCs w:val="20"/>
        </w:rPr>
        <w:t>tim</w:t>
      </w:r>
      <w:proofErr w:type="spellEnd"/>
      <w:r w:rsidR="0025161C" w:rsidRPr="009404BB">
        <w:rPr>
          <w:sz w:val="20"/>
          <w:szCs w:val="20"/>
        </w:rPr>
        <w:t xml:space="preserve"> QA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melaksanakan</w:t>
      </w:r>
      <w:proofErr w:type="spellEnd"/>
      <w:r w:rsidR="0025161C" w:rsidRPr="009404BB">
        <w:rPr>
          <w:sz w:val="20"/>
          <w:szCs w:val="20"/>
        </w:rPr>
        <w:t xml:space="preserve"> </w:t>
      </w:r>
      <w:proofErr w:type="spellStart"/>
      <w:r w:rsidR="0025161C" w:rsidRPr="009404BB">
        <w:rPr>
          <w:sz w:val="20"/>
          <w:szCs w:val="20"/>
        </w:rPr>
        <w:t>tugas</w:t>
      </w:r>
      <w:proofErr w:type="spellEnd"/>
      <w:r w:rsidR="0025161C" w:rsidRPr="009404BB">
        <w:rPr>
          <w:sz w:val="20"/>
          <w:szCs w:val="20"/>
        </w:rPr>
        <w:t xml:space="preserve"> </w:t>
      </w:r>
      <w:proofErr w:type="spellStart"/>
      <w:r w:rsidR="0025161C" w:rsidRPr="009404BB">
        <w:rPr>
          <w:sz w:val="20"/>
          <w:szCs w:val="20"/>
        </w:rPr>
        <w:t>mereka</w:t>
      </w:r>
      <w:proofErr w:type="spellEnd"/>
      <w:r w:rsidR="0025161C" w:rsidRPr="009404BB">
        <w:rPr>
          <w:sz w:val="20"/>
          <w:szCs w:val="20"/>
        </w:rPr>
        <w:t>.</w:t>
      </w:r>
    </w:p>
    <w:p w14:paraId="2373947C" w14:textId="77777777" w:rsidR="00501F53" w:rsidRPr="009404BB" w:rsidRDefault="00501F53" w:rsidP="000C5FFA">
      <w:pPr>
        <w:spacing w:line="276" w:lineRule="auto"/>
        <w:ind w:left="360" w:right="35"/>
        <w:jc w:val="both"/>
        <w:rPr>
          <w:color w:val="000000"/>
          <w:sz w:val="20"/>
          <w:szCs w:val="20"/>
        </w:rPr>
      </w:pPr>
    </w:p>
    <w:p w14:paraId="24141B10" w14:textId="42FD2F29" w:rsidR="003D3E9B" w:rsidRPr="009404BB" w:rsidRDefault="001A7B68" w:rsidP="000C5FFA">
      <w:pPr>
        <w:pStyle w:val="Heading2"/>
        <w:ind w:right="35"/>
        <w:rPr>
          <w:rFonts w:cs="Times New Roman"/>
          <w:bCs/>
          <w:szCs w:val="20"/>
        </w:rPr>
      </w:pPr>
      <w:bookmarkStart w:id="13" w:name="_Toc176987379"/>
      <w:bookmarkStart w:id="14" w:name="_Toc202306585"/>
      <w:r w:rsidRPr="006E3F98">
        <w:rPr>
          <w:rFonts w:cs="Times New Roman"/>
          <w:bCs/>
          <w:szCs w:val="20"/>
        </w:rPr>
        <w:t>1.3 TUJUAN</w:t>
      </w:r>
      <w:bookmarkEnd w:id="13"/>
      <w:bookmarkEnd w:id="14"/>
      <w:r w:rsidR="0048276C">
        <w:rPr>
          <w:rFonts w:cs="Times New Roman"/>
          <w:bCs/>
          <w:szCs w:val="20"/>
        </w:rPr>
        <w:br/>
      </w:r>
    </w:p>
    <w:p w14:paraId="167AD5A3" w14:textId="6D8AB636" w:rsidR="00C40E34" w:rsidRPr="009404BB" w:rsidRDefault="002D6A4D" w:rsidP="000C5FFA">
      <w:pPr>
        <w:spacing w:line="276" w:lineRule="auto"/>
        <w:ind w:right="35" w:firstLine="360"/>
        <w:jc w:val="both"/>
        <w:rPr>
          <w:sz w:val="20"/>
          <w:szCs w:val="20"/>
        </w:rPr>
      </w:pP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proyek</w:t>
      </w:r>
      <w:proofErr w:type="spellEnd"/>
      <w:r w:rsidRPr="002D6A4D">
        <w:rPr>
          <w:sz w:val="20"/>
          <w:szCs w:val="20"/>
        </w:rPr>
        <w:t xml:space="preserve"> </w:t>
      </w:r>
      <w:proofErr w:type="spellStart"/>
      <w:r w:rsidRPr="002D6A4D">
        <w:rPr>
          <w:sz w:val="20"/>
          <w:szCs w:val="20"/>
        </w:rPr>
        <w:t>akhir</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w:t>
      </w:r>
      <w:proofErr w:type="spellStart"/>
      <w:r w:rsidR="00B252AE">
        <w:rPr>
          <w:sz w:val="20"/>
          <w:szCs w:val="20"/>
        </w:rPr>
        <w:t>bertujuan</w:t>
      </w:r>
      <w:proofErr w:type="spellEnd"/>
      <w:r w:rsidR="00B252AE">
        <w:rPr>
          <w:sz w:val="20"/>
          <w:szCs w:val="20"/>
        </w:rPr>
        <w:t xml:space="preserve"> </w:t>
      </w:r>
      <w:proofErr w:type="spellStart"/>
      <w:r w:rsidR="00B252AE">
        <w:rPr>
          <w:sz w:val="20"/>
          <w:szCs w:val="20"/>
        </w:rPr>
        <w:t>untuk</w:t>
      </w:r>
      <w:proofErr w:type="spellEnd"/>
      <w:r w:rsidR="00B252AE">
        <w:rPr>
          <w:sz w:val="20"/>
          <w:szCs w:val="20"/>
        </w:rPr>
        <w:t xml:space="preserve"> </w:t>
      </w:r>
      <w:proofErr w:type="spellStart"/>
      <w:r w:rsidR="00B252AE">
        <w:rPr>
          <w:sz w:val="20"/>
          <w:szCs w:val="20"/>
        </w:rPr>
        <w:t>membantu</w:t>
      </w:r>
      <w:proofErr w:type="spellEnd"/>
      <w:r w:rsidR="00B252AE">
        <w:rPr>
          <w:sz w:val="20"/>
          <w:szCs w:val="20"/>
        </w:rPr>
        <w:t xml:space="preserve"> </w:t>
      </w:r>
      <w:proofErr w:type="spellStart"/>
      <w:r w:rsidRPr="002D6A4D">
        <w:rPr>
          <w:sz w:val="20"/>
          <w:szCs w:val="20"/>
        </w:rPr>
        <w:t>tim</w:t>
      </w:r>
      <w:proofErr w:type="spellEnd"/>
      <w:r w:rsidR="00E02F99">
        <w:rPr>
          <w:sz w:val="20"/>
          <w:szCs w:val="20"/>
        </w:rPr>
        <w:t xml:space="preserve"> internal</w:t>
      </w:r>
      <w:r w:rsidRPr="002D6A4D">
        <w:rPr>
          <w:sz w:val="20"/>
          <w:szCs w:val="20"/>
        </w:rPr>
        <w:t xml:space="preserve"> QA </w:t>
      </w:r>
      <w:r w:rsidR="00536292">
        <w:rPr>
          <w:sz w:val="20"/>
          <w:szCs w:val="20"/>
        </w:rPr>
        <w:t xml:space="preserve">dan </w:t>
      </w:r>
      <w:proofErr w:type="spellStart"/>
      <w:r w:rsidR="00536292">
        <w:rPr>
          <w:sz w:val="20"/>
          <w:szCs w:val="20"/>
        </w:rPr>
        <w:t>pengembang</w:t>
      </w:r>
      <w:proofErr w:type="spellEnd"/>
      <w:r w:rsidR="00536292">
        <w:rPr>
          <w:sz w:val="20"/>
          <w:szCs w:val="20"/>
        </w:rPr>
        <w:t xml:space="preserve"> </w:t>
      </w:r>
      <w:proofErr w:type="spellStart"/>
      <w:r w:rsidR="00536292">
        <w:rPr>
          <w:sz w:val="20"/>
          <w:szCs w:val="20"/>
        </w:rPr>
        <w:t>perangkat</w:t>
      </w:r>
      <w:proofErr w:type="spellEnd"/>
      <w:r w:rsidR="00536292">
        <w:rPr>
          <w:sz w:val="20"/>
          <w:szCs w:val="20"/>
        </w:rPr>
        <w:t xml:space="preserve"> </w:t>
      </w:r>
      <w:proofErr w:type="spellStart"/>
      <w:r w:rsidR="00536292">
        <w:rPr>
          <w:sz w:val="20"/>
          <w:szCs w:val="20"/>
        </w:rPr>
        <w:t>lunak</w:t>
      </w:r>
      <w:proofErr w:type="spellEnd"/>
      <w:r w:rsidRPr="002D6A4D">
        <w:rPr>
          <w:sz w:val="20"/>
          <w:szCs w:val="20"/>
        </w:rPr>
        <w:t xml:space="preserve"> Agree Telkom Indonesia</w:t>
      </w:r>
      <w:r w:rsidR="00B252AE">
        <w:rPr>
          <w:sz w:val="20"/>
          <w:szCs w:val="20"/>
        </w:rPr>
        <w:t xml:space="preserve"> </w:t>
      </w:r>
      <w:proofErr w:type="spellStart"/>
      <w:r w:rsidR="00B252AE">
        <w:rPr>
          <w:sz w:val="20"/>
          <w:szCs w:val="20"/>
        </w:rPr>
        <w:t>menghadapi</w:t>
      </w:r>
      <w:proofErr w:type="spellEnd"/>
      <w:r w:rsidR="00B252AE">
        <w:rPr>
          <w:sz w:val="20"/>
          <w:szCs w:val="20"/>
        </w:rPr>
        <w:t xml:space="preserve"> </w:t>
      </w:r>
      <w:proofErr w:type="spellStart"/>
      <w:r w:rsidR="00B252AE">
        <w:rPr>
          <w:sz w:val="20"/>
          <w:szCs w:val="20"/>
        </w:rPr>
        <w:t>permasalahan</w:t>
      </w:r>
      <w:proofErr w:type="spellEnd"/>
      <w:r w:rsidR="00DF4073">
        <w:rPr>
          <w:sz w:val="20"/>
          <w:szCs w:val="20"/>
        </w:rPr>
        <w:t xml:space="preserve"> </w:t>
      </w:r>
      <w:proofErr w:type="spellStart"/>
      <w:r w:rsidR="00B252AE" w:rsidRPr="002D6A4D">
        <w:rPr>
          <w:sz w:val="20"/>
          <w:szCs w:val="20"/>
        </w:rPr>
        <w:t>pencarian</w:t>
      </w:r>
      <w:proofErr w:type="spellEnd"/>
      <w:r w:rsidR="00B252AE" w:rsidRPr="002D6A4D">
        <w:rPr>
          <w:sz w:val="20"/>
          <w:szCs w:val="20"/>
        </w:rPr>
        <w:t xml:space="preserve"> </w:t>
      </w:r>
      <w:proofErr w:type="spellStart"/>
      <w:r w:rsidR="00536292">
        <w:rPr>
          <w:sz w:val="20"/>
          <w:szCs w:val="20"/>
        </w:rPr>
        <w:t>informasi</w:t>
      </w:r>
      <w:proofErr w:type="spellEnd"/>
      <w:r w:rsidR="00DF4073">
        <w:rPr>
          <w:sz w:val="20"/>
          <w:szCs w:val="20"/>
        </w:rPr>
        <w:t xml:space="preserve"> </w:t>
      </w:r>
      <w:proofErr w:type="spellStart"/>
      <w:r w:rsidR="00DF4073">
        <w:rPr>
          <w:sz w:val="20"/>
          <w:szCs w:val="20"/>
        </w:rPr>
        <w:t>seputar</w:t>
      </w:r>
      <w:proofErr w:type="spellEnd"/>
      <w:r w:rsidR="00536292">
        <w:rPr>
          <w:sz w:val="20"/>
          <w:szCs w:val="20"/>
        </w:rPr>
        <w:t xml:space="preserve"> </w:t>
      </w:r>
      <w:r w:rsidR="00B252AE" w:rsidRPr="002D6A4D">
        <w:rPr>
          <w:sz w:val="20"/>
          <w:szCs w:val="20"/>
        </w:rPr>
        <w:t>test case</w:t>
      </w:r>
      <w:r w:rsidR="00B252AE">
        <w:rPr>
          <w:sz w:val="20"/>
          <w:szCs w:val="20"/>
        </w:rPr>
        <w:t xml:space="preserve"> </w:t>
      </w:r>
      <w:proofErr w:type="spellStart"/>
      <w:r w:rsidR="00536292">
        <w:rPr>
          <w:sz w:val="20"/>
          <w:szCs w:val="20"/>
        </w:rPr>
        <w:t>dalam</w:t>
      </w:r>
      <w:proofErr w:type="spellEnd"/>
      <w:r w:rsidR="00536292">
        <w:rPr>
          <w:sz w:val="20"/>
          <w:szCs w:val="20"/>
        </w:rPr>
        <w:t xml:space="preserve"> </w:t>
      </w:r>
      <w:proofErr w:type="spellStart"/>
      <w:r w:rsidR="00536292">
        <w:rPr>
          <w:sz w:val="20"/>
          <w:szCs w:val="20"/>
        </w:rPr>
        <w:t>menguji</w:t>
      </w:r>
      <w:proofErr w:type="spellEnd"/>
      <w:r w:rsidR="00B252AE">
        <w:rPr>
          <w:sz w:val="20"/>
          <w:szCs w:val="20"/>
        </w:rPr>
        <w:t xml:space="preserve"> </w:t>
      </w:r>
      <w:proofErr w:type="spellStart"/>
      <w:r w:rsidR="00B252AE">
        <w:rPr>
          <w:sz w:val="20"/>
          <w:szCs w:val="20"/>
        </w:rPr>
        <w:t>fitur</w:t>
      </w:r>
      <w:proofErr w:type="spellEnd"/>
      <w:r w:rsidR="00661B60">
        <w:rPr>
          <w:sz w:val="20"/>
          <w:szCs w:val="20"/>
        </w:rPr>
        <w:t xml:space="preserve"> pada</w:t>
      </w:r>
      <w:r w:rsidR="00B252AE">
        <w:rPr>
          <w:sz w:val="20"/>
          <w:szCs w:val="20"/>
        </w:rPr>
        <w:t xml:space="preserve"> </w:t>
      </w:r>
      <w:proofErr w:type="spellStart"/>
      <w:r w:rsidR="00B252AE">
        <w:rPr>
          <w:sz w:val="20"/>
          <w:szCs w:val="20"/>
        </w:rPr>
        <w:t>layanan</w:t>
      </w:r>
      <w:proofErr w:type="spellEnd"/>
      <w:r w:rsidR="00B252AE">
        <w:rPr>
          <w:sz w:val="20"/>
          <w:szCs w:val="20"/>
        </w:rPr>
        <w:t xml:space="preserve"> Agree</w:t>
      </w:r>
      <w:r w:rsidRPr="002D6A4D">
        <w:rPr>
          <w:sz w:val="20"/>
          <w:szCs w:val="20"/>
        </w:rPr>
        <w:t xml:space="preserve">. Saat </w:t>
      </w:r>
      <w:proofErr w:type="spellStart"/>
      <w:r w:rsidRPr="002D6A4D">
        <w:rPr>
          <w:sz w:val="20"/>
          <w:szCs w:val="20"/>
        </w:rPr>
        <w:t>ini</w:t>
      </w:r>
      <w:proofErr w:type="spellEnd"/>
      <w:r w:rsidRPr="002D6A4D">
        <w:rPr>
          <w:sz w:val="20"/>
          <w:szCs w:val="20"/>
        </w:rPr>
        <w:t xml:space="preserve">, proses </w:t>
      </w:r>
      <w:proofErr w:type="spellStart"/>
      <w:r w:rsidR="00661B60">
        <w:rPr>
          <w:sz w:val="20"/>
          <w:szCs w:val="20"/>
        </w:rPr>
        <w:t>dokumentasi</w:t>
      </w:r>
      <w:proofErr w:type="spellEnd"/>
      <w:r w:rsidR="00661B60">
        <w:rPr>
          <w:sz w:val="20"/>
          <w:szCs w:val="20"/>
        </w:rPr>
        <w:t xml:space="preserve"> </w:t>
      </w:r>
      <w:proofErr w:type="spellStart"/>
      <w:r w:rsidR="00661B60">
        <w:rPr>
          <w:sz w:val="20"/>
          <w:szCs w:val="20"/>
        </w:rPr>
        <w:t>maupun</w:t>
      </w:r>
      <w:proofErr w:type="spellEnd"/>
      <w:r w:rsidR="00661B60">
        <w:rPr>
          <w:sz w:val="20"/>
          <w:szCs w:val="20"/>
        </w:rPr>
        <w:t xml:space="preserve"> </w:t>
      </w:r>
      <w:proofErr w:type="spellStart"/>
      <w:r w:rsidRPr="002D6A4D">
        <w:rPr>
          <w:sz w:val="20"/>
          <w:szCs w:val="20"/>
        </w:rPr>
        <w:t>pencarian</w:t>
      </w:r>
      <w:proofErr w:type="spellEnd"/>
      <w:r w:rsidRPr="002D6A4D">
        <w:rPr>
          <w:sz w:val="20"/>
          <w:szCs w:val="20"/>
        </w:rPr>
        <w:t xml:space="preserve"> test case </w:t>
      </w:r>
      <w:proofErr w:type="spellStart"/>
      <w:r w:rsidRPr="002D6A4D">
        <w:rPr>
          <w:sz w:val="20"/>
          <w:szCs w:val="20"/>
        </w:rPr>
        <w:t>masih</w:t>
      </w:r>
      <w:proofErr w:type="spellEnd"/>
      <w:r w:rsidRPr="002D6A4D">
        <w:rPr>
          <w:sz w:val="20"/>
          <w:szCs w:val="20"/>
        </w:rPr>
        <w:t xml:space="preserve"> </w:t>
      </w:r>
      <w:proofErr w:type="spellStart"/>
      <w:r w:rsidRPr="002D6A4D">
        <w:rPr>
          <w:sz w:val="20"/>
          <w:szCs w:val="20"/>
        </w:rPr>
        <w:t>dilakukan</w:t>
      </w:r>
      <w:proofErr w:type="spellEnd"/>
      <w:r w:rsidRPr="002D6A4D">
        <w:rPr>
          <w:sz w:val="20"/>
          <w:szCs w:val="20"/>
        </w:rPr>
        <w:t xml:space="preserve"> </w:t>
      </w:r>
      <w:proofErr w:type="spellStart"/>
      <w:r w:rsidRPr="002D6A4D">
        <w:rPr>
          <w:sz w:val="20"/>
          <w:szCs w:val="20"/>
        </w:rPr>
        <w:t>secara</w:t>
      </w:r>
      <w:proofErr w:type="spellEnd"/>
      <w:r w:rsidRPr="002D6A4D">
        <w:rPr>
          <w:sz w:val="20"/>
          <w:szCs w:val="20"/>
        </w:rPr>
        <w:t xml:space="preserve"> manual </w:t>
      </w:r>
      <w:proofErr w:type="spellStart"/>
      <w:r w:rsidRPr="002D6A4D">
        <w:rPr>
          <w:sz w:val="20"/>
          <w:szCs w:val="20"/>
        </w:rPr>
        <w:t>melalui</w:t>
      </w:r>
      <w:proofErr w:type="spellEnd"/>
      <w:r w:rsidRPr="002D6A4D">
        <w:rPr>
          <w:sz w:val="20"/>
          <w:szCs w:val="20"/>
        </w:rPr>
        <w:t xml:space="preserve"> Google </w:t>
      </w:r>
      <w:r w:rsidR="00661B60">
        <w:rPr>
          <w:sz w:val="20"/>
          <w:szCs w:val="20"/>
        </w:rPr>
        <w:t>Spreadsheets</w:t>
      </w:r>
      <w:r w:rsidRPr="002D6A4D">
        <w:rPr>
          <w:sz w:val="20"/>
          <w:szCs w:val="20"/>
        </w:rPr>
        <w:t xml:space="preserve">, yang </w:t>
      </w:r>
      <w:proofErr w:type="spellStart"/>
      <w:r w:rsidRPr="002D6A4D">
        <w:rPr>
          <w:sz w:val="20"/>
          <w:szCs w:val="20"/>
        </w:rPr>
        <w:t>kurang</w:t>
      </w:r>
      <w:proofErr w:type="spellEnd"/>
      <w:r w:rsidRPr="002D6A4D">
        <w:rPr>
          <w:sz w:val="20"/>
          <w:szCs w:val="20"/>
        </w:rPr>
        <w:t xml:space="preserve"> </w:t>
      </w:r>
      <w:proofErr w:type="spellStart"/>
      <w:r w:rsidRPr="002D6A4D">
        <w:rPr>
          <w:sz w:val="20"/>
          <w:szCs w:val="20"/>
        </w:rPr>
        <w:t>efisien</w:t>
      </w:r>
      <w:proofErr w:type="spellEnd"/>
      <w:r w:rsidRPr="002D6A4D">
        <w:rPr>
          <w:sz w:val="20"/>
          <w:szCs w:val="20"/>
        </w:rPr>
        <w:t xml:space="preserve"> dan </w:t>
      </w:r>
      <w:proofErr w:type="spellStart"/>
      <w:r w:rsidR="00095CDE">
        <w:rPr>
          <w:sz w:val="20"/>
          <w:szCs w:val="20"/>
        </w:rPr>
        <w:t>banyak</w:t>
      </w:r>
      <w:proofErr w:type="spellEnd"/>
      <w:r w:rsidR="00095CDE">
        <w:rPr>
          <w:sz w:val="20"/>
          <w:szCs w:val="20"/>
        </w:rPr>
        <w:t xml:space="preserve"> </w:t>
      </w:r>
      <w:proofErr w:type="spellStart"/>
      <w:r w:rsidRPr="002D6A4D">
        <w:rPr>
          <w:sz w:val="20"/>
          <w:szCs w:val="20"/>
        </w:rPr>
        <w:t>memakan</w:t>
      </w:r>
      <w:proofErr w:type="spellEnd"/>
      <w:r w:rsidRPr="002D6A4D">
        <w:rPr>
          <w:sz w:val="20"/>
          <w:szCs w:val="20"/>
        </w:rPr>
        <w:t xml:space="preserve"> </w:t>
      </w:r>
      <w:proofErr w:type="spellStart"/>
      <w:r w:rsidRPr="002D6A4D">
        <w:rPr>
          <w:sz w:val="20"/>
          <w:szCs w:val="20"/>
        </w:rPr>
        <w:t>waktu</w:t>
      </w:r>
      <w:proofErr w:type="spellEnd"/>
      <w:r w:rsidRPr="002D6A4D">
        <w:rPr>
          <w:sz w:val="20"/>
          <w:szCs w:val="20"/>
        </w:rPr>
        <w:t xml:space="preserve">. </w:t>
      </w: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bertujuan</w:t>
      </w:r>
      <w:proofErr w:type="spellEnd"/>
      <w:r w:rsidRPr="002D6A4D">
        <w:rPr>
          <w:sz w:val="20"/>
          <w:szCs w:val="20"/>
        </w:rPr>
        <w:t xml:space="preserve">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mengembangkan</w:t>
      </w:r>
      <w:proofErr w:type="spellEnd"/>
      <w:r w:rsidRPr="002D6A4D">
        <w:rPr>
          <w:sz w:val="20"/>
          <w:szCs w:val="20"/>
        </w:rPr>
        <w:t xml:space="preserve"> chatbot </w:t>
      </w:r>
      <w:proofErr w:type="spellStart"/>
      <w:r w:rsidRPr="002D6A4D">
        <w:rPr>
          <w:sz w:val="20"/>
          <w:szCs w:val="20"/>
        </w:rPr>
        <w:t>manajemen</w:t>
      </w:r>
      <w:proofErr w:type="spellEnd"/>
      <w:r w:rsidRPr="002D6A4D">
        <w:rPr>
          <w:sz w:val="20"/>
          <w:szCs w:val="20"/>
        </w:rPr>
        <w:t xml:space="preserve"> test case yang </w:t>
      </w:r>
      <w:proofErr w:type="spellStart"/>
      <w:r w:rsidRPr="002D6A4D">
        <w:rPr>
          <w:sz w:val="20"/>
          <w:szCs w:val="20"/>
        </w:rPr>
        <w:t>mampu</w:t>
      </w:r>
      <w:proofErr w:type="spellEnd"/>
      <w:r w:rsidRPr="002D6A4D">
        <w:rPr>
          <w:sz w:val="20"/>
          <w:szCs w:val="20"/>
        </w:rPr>
        <w:t xml:space="preserve"> </w:t>
      </w:r>
      <w:proofErr w:type="spellStart"/>
      <w:r w:rsidRPr="002D6A4D">
        <w:rPr>
          <w:sz w:val="20"/>
          <w:szCs w:val="20"/>
        </w:rPr>
        <w:t>mencari</w:t>
      </w:r>
      <w:proofErr w:type="spellEnd"/>
      <w:r w:rsidR="00DF4073">
        <w:rPr>
          <w:sz w:val="20"/>
          <w:szCs w:val="20"/>
        </w:rPr>
        <w:t xml:space="preserve"> </w:t>
      </w:r>
      <w:proofErr w:type="spellStart"/>
      <w:r w:rsidR="00DF4073">
        <w:rPr>
          <w:sz w:val="20"/>
          <w:szCs w:val="20"/>
        </w:rPr>
        <w:lastRenderedPageBreak/>
        <w:t>informasi</w:t>
      </w:r>
      <w:proofErr w:type="spellEnd"/>
      <w:r w:rsidR="00DF4073">
        <w:rPr>
          <w:sz w:val="20"/>
          <w:szCs w:val="20"/>
        </w:rPr>
        <w:t xml:space="preserve"> </w:t>
      </w:r>
      <w:proofErr w:type="spellStart"/>
      <w:r w:rsidR="00DF4073">
        <w:rPr>
          <w:sz w:val="20"/>
          <w:szCs w:val="20"/>
        </w:rPr>
        <w:t>seputar</w:t>
      </w:r>
      <w:proofErr w:type="spellEnd"/>
      <w:r w:rsidRPr="002D6A4D">
        <w:rPr>
          <w:sz w:val="20"/>
          <w:szCs w:val="20"/>
        </w:rPr>
        <w:t xml:space="preserve"> test case </w:t>
      </w:r>
      <w:proofErr w:type="spellStart"/>
      <w:r w:rsidRPr="002D6A4D">
        <w:rPr>
          <w:sz w:val="20"/>
          <w:szCs w:val="20"/>
        </w:rPr>
        <w:t>secara</w:t>
      </w:r>
      <w:proofErr w:type="spellEnd"/>
      <w:r w:rsidRPr="002D6A4D">
        <w:rPr>
          <w:sz w:val="20"/>
          <w:szCs w:val="20"/>
        </w:rPr>
        <w:t xml:space="preserve"> </w:t>
      </w:r>
      <w:proofErr w:type="spellStart"/>
      <w:r w:rsidRPr="002D6A4D">
        <w:rPr>
          <w:sz w:val="20"/>
          <w:szCs w:val="20"/>
        </w:rPr>
        <w:t>otomatis</w:t>
      </w:r>
      <w:proofErr w:type="spellEnd"/>
      <w:r w:rsidRPr="002D6A4D">
        <w:rPr>
          <w:sz w:val="20"/>
          <w:szCs w:val="20"/>
        </w:rPr>
        <w:t xml:space="preserve"> dan </w:t>
      </w:r>
      <w:proofErr w:type="spellStart"/>
      <w:r w:rsidRPr="002D6A4D">
        <w:rPr>
          <w:sz w:val="20"/>
          <w:szCs w:val="20"/>
        </w:rPr>
        <w:t>kontekstual</w:t>
      </w:r>
      <w:proofErr w:type="spellEnd"/>
      <w:r w:rsidRPr="002D6A4D">
        <w:rPr>
          <w:sz w:val="20"/>
          <w:szCs w:val="20"/>
        </w:rPr>
        <w:t xml:space="preserve">, </w:t>
      </w:r>
      <w:proofErr w:type="spellStart"/>
      <w:r w:rsidRPr="002D6A4D">
        <w:rPr>
          <w:sz w:val="20"/>
          <w:szCs w:val="20"/>
        </w:rPr>
        <w:t>sehingga</w:t>
      </w:r>
      <w:proofErr w:type="spellEnd"/>
      <w:r w:rsidRPr="002D6A4D">
        <w:rPr>
          <w:sz w:val="20"/>
          <w:szCs w:val="20"/>
        </w:rPr>
        <w:t xml:space="preserve"> </w:t>
      </w:r>
      <w:proofErr w:type="spellStart"/>
      <w:r w:rsidRPr="002D6A4D">
        <w:rPr>
          <w:sz w:val="20"/>
          <w:szCs w:val="20"/>
        </w:rPr>
        <w:t>dapat</w:t>
      </w:r>
      <w:proofErr w:type="spellEnd"/>
      <w:r w:rsidRPr="002D6A4D">
        <w:rPr>
          <w:sz w:val="20"/>
          <w:szCs w:val="20"/>
        </w:rPr>
        <w:t xml:space="preserve"> </w:t>
      </w:r>
      <w:proofErr w:type="spellStart"/>
      <w:r w:rsidRPr="002D6A4D">
        <w:rPr>
          <w:sz w:val="20"/>
          <w:szCs w:val="20"/>
        </w:rPr>
        <w:t>membantu</w:t>
      </w:r>
      <w:proofErr w:type="spellEnd"/>
      <w:r w:rsidRPr="002D6A4D">
        <w:rPr>
          <w:sz w:val="20"/>
          <w:szCs w:val="20"/>
        </w:rPr>
        <w:t xml:space="preserve"> </w:t>
      </w:r>
      <w:proofErr w:type="spellStart"/>
      <w:r w:rsidRPr="002D6A4D">
        <w:rPr>
          <w:sz w:val="20"/>
          <w:szCs w:val="20"/>
        </w:rPr>
        <w:t>tim</w:t>
      </w:r>
      <w:proofErr w:type="spellEnd"/>
      <w:r w:rsidRPr="002D6A4D">
        <w:rPr>
          <w:sz w:val="20"/>
          <w:szCs w:val="20"/>
        </w:rPr>
        <w:t xml:space="preserve"> QA </w:t>
      </w:r>
      <w:proofErr w:type="spellStart"/>
      <w:r w:rsidRPr="002D6A4D">
        <w:rPr>
          <w:sz w:val="20"/>
          <w:szCs w:val="20"/>
        </w:rPr>
        <w:t>dalam</w:t>
      </w:r>
      <w:proofErr w:type="spellEnd"/>
      <w:r w:rsidRPr="002D6A4D">
        <w:rPr>
          <w:sz w:val="20"/>
          <w:szCs w:val="20"/>
        </w:rPr>
        <w:t xml:space="preserve"> </w:t>
      </w:r>
      <w:proofErr w:type="spellStart"/>
      <w:r w:rsidRPr="002D6A4D">
        <w:rPr>
          <w:sz w:val="20"/>
          <w:szCs w:val="20"/>
        </w:rPr>
        <w:t>meningkatkan</w:t>
      </w:r>
      <w:proofErr w:type="spellEnd"/>
      <w:r w:rsidRPr="002D6A4D">
        <w:rPr>
          <w:sz w:val="20"/>
          <w:szCs w:val="20"/>
        </w:rPr>
        <w:t xml:space="preserve"> </w:t>
      </w:r>
      <w:proofErr w:type="spellStart"/>
      <w:r w:rsidRPr="002D6A4D">
        <w:rPr>
          <w:sz w:val="20"/>
          <w:szCs w:val="20"/>
        </w:rPr>
        <w:t>efisiensi</w:t>
      </w:r>
      <w:proofErr w:type="spellEnd"/>
      <w:r w:rsidRPr="002D6A4D">
        <w:rPr>
          <w:sz w:val="20"/>
          <w:szCs w:val="20"/>
        </w:rPr>
        <w:t xml:space="preserve"> </w:t>
      </w:r>
      <w:proofErr w:type="spellStart"/>
      <w:r w:rsidRPr="002D6A4D">
        <w:rPr>
          <w:sz w:val="20"/>
          <w:szCs w:val="20"/>
        </w:rPr>
        <w:t>kerja</w:t>
      </w:r>
      <w:proofErr w:type="spellEnd"/>
      <w:r w:rsidRPr="002D6A4D">
        <w:rPr>
          <w:sz w:val="20"/>
          <w:szCs w:val="20"/>
        </w:rPr>
        <w:t xml:space="preserve"> </w:t>
      </w:r>
      <w:proofErr w:type="spellStart"/>
      <w:r w:rsidRPr="002D6A4D">
        <w:rPr>
          <w:sz w:val="20"/>
          <w:szCs w:val="20"/>
        </w:rPr>
        <w:t>mereka</w:t>
      </w:r>
      <w:proofErr w:type="spellEnd"/>
      <w:r w:rsidR="00C40E34" w:rsidRPr="009404BB">
        <w:rPr>
          <w:sz w:val="20"/>
          <w:szCs w:val="20"/>
        </w:rPr>
        <w:t xml:space="preserve">. </w:t>
      </w:r>
    </w:p>
    <w:p w14:paraId="1C827637" w14:textId="7299DCD9" w:rsidR="00701917" w:rsidRDefault="002D6A4D" w:rsidP="000C5FFA">
      <w:pPr>
        <w:spacing w:line="276" w:lineRule="auto"/>
        <w:ind w:right="35" w:firstLine="360"/>
        <w:jc w:val="both"/>
        <w:rPr>
          <w:sz w:val="20"/>
          <w:szCs w:val="20"/>
        </w:rPr>
      </w:pPr>
      <w:r w:rsidRPr="002D6A4D">
        <w:rPr>
          <w:sz w:val="20"/>
          <w:szCs w:val="20"/>
        </w:rPr>
        <w:t xml:space="preserve">Tujuan </w:t>
      </w:r>
      <w:proofErr w:type="spellStart"/>
      <w:r w:rsidR="008C3ADE">
        <w:rPr>
          <w:sz w:val="20"/>
          <w:szCs w:val="20"/>
        </w:rPr>
        <w:t>akhir</w:t>
      </w:r>
      <w:proofErr w:type="spellEnd"/>
      <w:r w:rsidR="008C3ADE">
        <w:rPr>
          <w:sz w:val="20"/>
          <w:szCs w:val="20"/>
        </w:rPr>
        <w:t xml:space="preserve"> </w:t>
      </w:r>
      <w:proofErr w:type="spellStart"/>
      <w:r w:rsidR="008C3ADE">
        <w:rPr>
          <w:sz w:val="20"/>
          <w:szCs w:val="20"/>
        </w:rPr>
        <w:t>dari</w:t>
      </w:r>
      <w:proofErr w:type="spellEnd"/>
      <w:r w:rsidR="008C3ADE">
        <w:rPr>
          <w:sz w:val="20"/>
          <w:szCs w:val="20"/>
        </w:rPr>
        <w:t xml:space="preserve"> </w:t>
      </w:r>
      <w:proofErr w:type="spellStart"/>
      <w:r w:rsidRPr="002D6A4D">
        <w:rPr>
          <w:sz w:val="20"/>
          <w:szCs w:val="20"/>
        </w:rPr>
        <w:t>penelitian</w:t>
      </w:r>
      <w:proofErr w:type="spellEnd"/>
      <w:r w:rsidRPr="002D6A4D">
        <w:rPr>
          <w:sz w:val="20"/>
          <w:szCs w:val="20"/>
        </w:rPr>
        <w:t xml:space="preserve">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adalah</w:t>
      </w:r>
      <w:proofErr w:type="spellEnd"/>
      <w:r w:rsidRPr="002D6A4D">
        <w:rPr>
          <w:sz w:val="20"/>
          <w:szCs w:val="20"/>
        </w:rPr>
        <w:t xml:space="preserve">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mengembangkan</w:t>
      </w:r>
      <w:proofErr w:type="spellEnd"/>
      <w:r w:rsidRPr="002D6A4D">
        <w:rPr>
          <w:sz w:val="20"/>
          <w:szCs w:val="20"/>
        </w:rPr>
        <w:t xml:space="preserve"> chatbot yang </w:t>
      </w:r>
      <w:proofErr w:type="spellStart"/>
      <w:r w:rsidRPr="002D6A4D">
        <w:rPr>
          <w:sz w:val="20"/>
          <w:szCs w:val="20"/>
        </w:rPr>
        <w:t>dapat</w:t>
      </w:r>
      <w:proofErr w:type="spellEnd"/>
      <w:r w:rsidRPr="002D6A4D">
        <w:rPr>
          <w:sz w:val="20"/>
          <w:szCs w:val="20"/>
        </w:rPr>
        <w:t xml:space="preserve"> </w:t>
      </w:r>
      <w:proofErr w:type="spellStart"/>
      <w:r w:rsidRPr="002D6A4D">
        <w:rPr>
          <w:sz w:val="20"/>
          <w:szCs w:val="20"/>
        </w:rPr>
        <w:t>memahami</w:t>
      </w:r>
      <w:proofErr w:type="spellEnd"/>
      <w:r w:rsidRPr="002D6A4D">
        <w:rPr>
          <w:sz w:val="20"/>
          <w:szCs w:val="20"/>
        </w:rPr>
        <w:t xml:space="preserve"> </w:t>
      </w:r>
      <w:proofErr w:type="spellStart"/>
      <w:r w:rsidRPr="002D6A4D">
        <w:rPr>
          <w:sz w:val="20"/>
          <w:szCs w:val="20"/>
        </w:rPr>
        <w:t>konteks</w:t>
      </w:r>
      <w:proofErr w:type="spellEnd"/>
      <w:r w:rsidRPr="002D6A4D">
        <w:rPr>
          <w:sz w:val="20"/>
          <w:szCs w:val="20"/>
        </w:rPr>
        <w:t xml:space="preserve"> </w:t>
      </w:r>
      <w:proofErr w:type="spellStart"/>
      <w:r w:rsidRPr="002D6A4D">
        <w:rPr>
          <w:sz w:val="20"/>
          <w:szCs w:val="20"/>
        </w:rPr>
        <w:t>pertanyaan</w:t>
      </w:r>
      <w:proofErr w:type="spellEnd"/>
      <w:r w:rsidRPr="002D6A4D">
        <w:rPr>
          <w:sz w:val="20"/>
          <w:szCs w:val="20"/>
        </w:rPr>
        <w:t xml:space="preserve"> </w:t>
      </w:r>
      <w:proofErr w:type="spellStart"/>
      <w:r w:rsidRPr="002D6A4D">
        <w:rPr>
          <w:sz w:val="20"/>
          <w:szCs w:val="20"/>
        </w:rPr>
        <w:t>pengujian</w:t>
      </w:r>
      <w:proofErr w:type="spellEnd"/>
      <w:r w:rsidRPr="002D6A4D">
        <w:rPr>
          <w:sz w:val="20"/>
          <w:szCs w:val="20"/>
        </w:rPr>
        <w:t xml:space="preserve"> </w:t>
      </w:r>
      <w:proofErr w:type="spellStart"/>
      <w:r w:rsidRPr="002D6A4D">
        <w:rPr>
          <w:sz w:val="20"/>
          <w:szCs w:val="20"/>
        </w:rPr>
        <w:t>perangkat</w:t>
      </w:r>
      <w:proofErr w:type="spellEnd"/>
      <w:r w:rsidRPr="002D6A4D">
        <w:rPr>
          <w:sz w:val="20"/>
          <w:szCs w:val="20"/>
        </w:rPr>
        <w:t xml:space="preserve"> </w:t>
      </w:r>
      <w:proofErr w:type="spellStart"/>
      <w:r w:rsidRPr="002D6A4D">
        <w:rPr>
          <w:sz w:val="20"/>
          <w:szCs w:val="20"/>
        </w:rPr>
        <w:t>lunak</w:t>
      </w:r>
      <w:proofErr w:type="spellEnd"/>
      <w:r w:rsidRPr="002D6A4D">
        <w:rPr>
          <w:sz w:val="20"/>
          <w:szCs w:val="20"/>
        </w:rPr>
        <w:t xml:space="preserve">, </w:t>
      </w:r>
      <w:proofErr w:type="spellStart"/>
      <w:r w:rsidRPr="002D6A4D">
        <w:rPr>
          <w:sz w:val="20"/>
          <w:szCs w:val="20"/>
        </w:rPr>
        <w:t>mengenali</w:t>
      </w:r>
      <w:proofErr w:type="spellEnd"/>
      <w:r w:rsidRPr="002D6A4D">
        <w:rPr>
          <w:sz w:val="20"/>
          <w:szCs w:val="20"/>
        </w:rPr>
        <w:t xml:space="preserve"> </w:t>
      </w:r>
      <w:proofErr w:type="spellStart"/>
      <w:r w:rsidRPr="002D6A4D">
        <w:rPr>
          <w:sz w:val="20"/>
          <w:szCs w:val="20"/>
        </w:rPr>
        <w:t>kesamaan</w:t>
      </w:r>
      <w:proofErr w:type="spellEnd"/>
      <w:r w:rsidRPr="002D6A4D">
        <w:rPr>
          <w:sz w:val="20"/>
          <w:szCs w:val="20"/>
        </w:rPr>
        <w:t xml:space="preserve"> </w:t>
      </w:r>
      <w:proofErr w:type="spellStart"/>
      <w:r w:rsidRPr="002D6A4D">
        <w:rPr>
          <w:sz w:val="20"/>
          <w:szCs w:val="20"/>
        </w:rPr>
        <w:t>antar</w:t>
      </w:r>
      <w:proofErr w:type="spellEnd"/>
      <w:r w:rsidRPr="002D6A4D">
        <w:rPr>
          <w:sz w:val="20"/>
          <w:szCs w:val="20"/>
        </w:rPr>
        <w:t xml:space="preserve"> </w:t>
      </w:r>
      <w:proofErr w:type="spellStart"/>
      <w:r w:rsidRPr="002D6A4D">
        <w:rPr>
          <w:sz w:val="20"/>
          <w:szCs w:val="20"/>
        </w:rPr>
        <w:t>pertanyaan</w:t>
      </w:r>
      <w:proofErr w:type="spellEnd"/>
      <w:r w:rsidRPr="002D6A4D">
        <w:rPr>
          <w:sz w:val="20"/>
          <w:szCs w:val="20"/>
        </w:rPr>
        <w:t xml:space="preserve">, </w:t>
      </w:r>
      <w:proofErr w:type="spellStart"/>
      <w:r w:rsidRPr="002D6A4D">
        <w:rPr>
          <w:sz w:val="20"/>
          <w:szCs w:val="20"/>
        </w:rPr>
        <w:t>memberikan</w:t>
      </w:r>
      <w:proofErr w:type="spellEnd"/>
      <w:r w:rsidRPr="002D6A4D">
        <w:rPr>
          <w:sz w:val="20"/>
          <w:szCs w:val="20"/>
        </w:rPr>
        <w:t xml:space="preserve"> </w:t>
      </w:r>
      <w:proofErr w:type="spellStart"/>
      <w:r w:rsidRPr="002D6A4D">
        <w:rPr>
          <w:sz w:val="20"/>
          <w:szCs w:val="20"/>
        </w:rPr>
        <w:t>jawaban</w:t>
      </w:r>
      <w:proofErr w:type="spellEnd"/>
      <w:r w:rsidRPr="002D6A4D">
        <w:rPr>
          <w:sz w:val="20"/>
          <w:szCs w:val="20"/>
        </w:rPr>
        <w:t xml:space="preserve"> yang </w:t>
      </w:r>
      <w:proofErr w:type="spellStart"/>
      <w:r w:rsidRPr="002D6A4D">
        <w:rPr>
          <w:sz w:val="20"/>
          <w:szCs w:val="20"/>
        </w:rPr>
        <w:t>akurat</w:t>
      </w:r>
      <w:proofErr w:type="spellEnd"/>
      <w:r w:rsidRPr="002D6A4D">
        <w:rPr>
          <w:sz w:val="20"/>
          <w:szCs w:val="20"/>
        </w:rPr>
        <w:t xml:space="preserve">, </w:t>
      </w:r>
      <w:proofErr w:type="spellStart"/>
      <w:r w:rsidRPr="002D6A4D">
        <w:rPr>
          <w:sz w:val="20"/>
          <w:szCs w:val="20"/>
        </w:rPr>
        <w:t>serta</w:t>
      </w:r>
      <w:proofErr w:type="spellEnd"/>
      <w:r w:rsidRPr="002D6A4D">
        <w:rPr>
          <w:sz w:val="20"/>
          <w:szCs w:val="20"/>
        </w:rPr>
        <w:t xml:space="preserve"> </w:t>
      </w:r>
      <w:proofErr w:type="spellStart"/>
      <w:r w:rsidRPr="002D6A4D">
        <w:rPr>
          <w:sz w:val="20"/>
          <w:szCs w:val="20"/>
        </w:rPr>
        <w:t>mempercepat</w:t>
      </w:r>
      <w:proofErr w:type="spellEnd"/>
      <w:r w:rsidRPr="002D6A4D">
        <w:rPr>
          <w:sz w:val="20"/>
          <w:szCs w:val="20"/>
        </w:rPr>
        <w:t xml:space="preserve"> </w:t>
      </w:r>
      <w:proofErr w:type="spellStart"/>
      <w:r w:rsidRPr="002D6A4D">
        <w:rPr>
          <w:sz w:val="20"/>
          <w:szCs w:val="20"/>
        </w:rPr>
        <w:t>pencarian</w:t>
      </w:r>
      <w:proofErr w:type="spellEnd"/>
      <w:r w:rsidR="00A73C07">
        <w:rPr>
          <w:sz w:val="20"/>
          <w:szCs w:val="20"/>
        </w:rPr>
        <w:t xml:space="preserve"> </w:t>
      </w:r>
      <w:proofErr w:type="spellStart"/>
      <w:r w:rsidR="00A73C07">
        <w:rPr>
          <w:sz w:val="20"/>
          <w:szCs w:val="20"/>
        </w:rPr>
        <w:t>informasi</w:t>
      </w:r>
      <w:proofErr w:type="spellEnd"/>
      <w:r w:rsidR="00A73C07">
        <w:rPr>
          <w:sz w:val="20"/>
          <w:szCs w:val="20"/>
        </w:rPr>
        <w:t xml:space="preserve"> </w:t>
      </w:r>
      <w:proofErr w:type="spellStart"/>
      <w:r w:rsidR="00A73C07">
        <w:rPr>
          <w:sz w:val="20"/>
          <w:szCs w:val="20"/>
        </w:rPr>
        <w:t>seputar</w:t>
      </w:r>
      <w:proofErr w:type="spellEnd"/>
      <w:r w:rsidR="00A73C07">
        <w:rPr>
          <w:sz w:val="20"/>
          <w:szCs w:val="20"/>
        </w:rPr>
        <w:t xml:space="preserve"> </w:t>
      </w:r>
      <w:r w:rsidRPr="002D6A4D">
        <w:rPr>
          <w:sz w:val="20"/>
          <w:szCs w:val="20"/>
        </w:rPr>
        <w:t>test case</w:t>
      </w:r>
      <w:r w:rsidR="00A73C07">
        <w:rPr>
          <w:sz w:val="20"/>
          <w:szCs w:val="20"/>
        </w:rPr>
        <w:t xml:space="preserve"> </w:t>
      </w:r>
      <w:proofErr w:type="spellStart"/>
      <w:r w:rsidR="00A73C07">
        <w:rPr>
          <w:sz w:val="20"/>
          <w:szCs w:val="20"/>
        </w:rPr>
        <w:t>pengujian</w:t>
      </w:r>
      <w:proofErr w:type="spellEnd"/>
      <w:r w:rsidR="00A73C07">
        <w:rPr>
          <w:sz w:val="20"/>
          <w:szCs w:val="20"/>
        </w:rPr>
        <w:t xml:space="preserve"> </w:t>
      </w:r>
      <w:proofErr w:type="spellStart"/>
      <w:r w:rsidR="00A73C07">
        <w:rPr>
          <w:sz w:val="20"/>
          <w:szCs w:val="20"/>
        </w:rPr>
        <w:t>fitur</w:t>
      </w:r>
      <w:proofErr w:type="spellEnd"/>
      <w:r w:rsidR="00A73C07">
        <w:rPr>
          <w:sz w:val="20"/>
          <w:szCs w:val="20"/>
        </w:rPr>
        <w:t xml:space="preserve"> </w:t>
      </w:r>
      <w:proofErr w:type="spellStart"/>
      <w:r w:rsidR="00A73C07">
        <w:rPr>
          <w:sz w:val="20"/>
          <w:szCs w:val="20"/>
        </w:rPr>
        <w:t>layanan</w:t>
      </w:r>
      <w:proofErr w:type="spellEnd"/>
      <w:r w:rsidR="00A73C07">
        <w:rPr>
          <w:sz w:val="20"/>
          <w:szCs w:val="20"/>
        </w:rPr>
        <w:t xml:space="preserve"> Agree</w:t>
      </w:r>
      <w:r w:rsidRPr="002D6A4D">
        <w:rPr>
          <w:sz w:val="20"/>
          <w:szCs w:val="20"/>
        </w:rPr>
        <w:t xml:space="preserve">. Chatbot </w:t>
      </w:r>
      <w:proofErr w:type="spellStart"/>
      <w:r w:rsidRPr="002D6A4D">
        <w:rPr>
          <w:sz w:val="20"/>
          <w:szCs w:val="20"/>
        </w:rPr>
        <w:t>ini</w:t>
      </w:r>
      <w:proofErr w:type="spellEnd"/>
      <w:r w:rsidRPr="002D6A4D">
        <w:rPr>
          <w:sz w:val="20"/>
          <w:szCs w:val="20"/>
        </w:rPr>
        <w:t xml:space="preserve"> </w:t>
      </w:r>
      <w:proofErr w:type="spellStart"/>
      <w:r w:rsidRPr="002D6A4D">
        <w:rPr>
          <w:sz w:val="20"/>
          <w:szCs w:val="20"/>
        </w:rPr>
        <w:t>akan</w:t>
      </w:r>
      <w:proofErr w:type="spellEnd"/>
      <w:r w:rsidRPr="002D6A4D">
        <w:rPr>
          <w:sz w:val="20"/>
          <w:szCs w:val="20"/>
        </w:rPr>
        <w:t xml:space="preserve"> </w:t>
      </w:r>
      <w:proofErr w:type="spellStart"/>
      <w:r w:rsidRPr="002D6A4D">
        <w:rPr>
          <w:sz w:val="20"/>
          <w:szCs w:val="20"/>
        </w:rPr>
        <w:t>menggunakan</w:t>
      </w:r>
      <w:proofErr w:type="spellEnd"/>
      <w:r w:rsidRPr="002D6A4D">
        <w:rPr>
          <w:sz w:val="20"/>
          <w:szCs w:val="20"/>
        </w:rPr>
        <w:t xml:space="preserve"> </w:t>
      </w:r>
      <w:proofErr w:type="spellStart"/>
      <w:r w:rsidRPr="002D6A4D">
        <w:rPr>
          <w:sz w:val="20"/>
          <w:szCs w:val="20"/>
        </w:rPr>
        <w:t>metode</w:t>
      </w:r>
      <w:proofErr w:type="spellEnd"/>
      <w:r w:rsidRPr="002D6A4D">
        <w:rPr>
          <w:sz w:val="20"/>
          <w:szCs w:val="20"/>
        </w:rPr>
        <w:t xml:space="preserve"> Text Preprocessing, TF-IDF, dan Cosine Similarity </w:t>
      </w:r>
      <w:proofErr w:type="spellStart"/>
      <w:r w:rsidRPr="002D6A4D">
        <w:rPr>
          <w:sz w:val="20"/>
          <w:szCs w:val="20"/>
        </w:rPr>
        <w:t>untuk</w:t>
      </w:r>
      <w:proofErr w:type="spellEnd"/>
      <w:r w:rsidRPr="002D6A4D">
        <w:rPr>
          <w:sz w:val="20"/>
          <w:szCs w:val="20"/>
        </w:rPr>
        <w:t xml:space="preserve"> </w:t>
      </w:r>
      <w:proofErr w:type="spellStart"/>
      <w:r w:rsidRPr="002D6A4D">
        <w:rPr>
          <w:sz w:val="20"/>
          <w:szCs w:val="20"/>
        </w:rPr>
        <w:t>mengolah</w:t>
      </w:r>
      <w:proofErr w:type="spellEnd"/>
      <w:r w:rsidRPr="002D6A4D">
        <w:rPr>
          <w:sz w:val="20"/>
          <w:szCs w:val="20"/>
        </w:rPr>
        <w:t xml:space="preserve"> </w:t>
      </w:r>
      <w:proofErr w:type="spellStart"/>
      <w:r w:rsidRPr="002D6A4D">
        <w:rPr>
          <w:sz w:val="20"/>
          <w:szCs w:val="20"/>
        </w:rPr>
        <w:t>pertanyaan</w:t>
      </w:r>
      <w:proofErr w:type="spellEnd"/>
      <w:r w:rsidRPr="002D6A4D">
        <w:rPr>
          <w:sz w:val="20"/>
          <w:szCs w:val="20"/>
        </w:rPr>
        <w:t xml:space="preserve"> </w:t>
      </w:r>
      <w:proofErr w:type="spellStart"/>
      <w:r w:rsidRPr="002D6A4D">
        <w:rPr>
          <w:sz w:val="20"/>
          <w:szCs w:val="20"/>
        </w:rPr>
        <w:t>dari</w:t>
      </w:r>
      <w:proofErr w:type="spellEnd"/>
      <w:r w:rsidRPr="002D6A4D">
        <w:rPr>
          <w:sz w:val="20"/>
          <w:szCs w:val="20"/>
        </w:rPr>
        <w:t xml:space="preserve"> </w:t>
      </w:r>
      <w:proofErr w:type="spellStart"/>
      <w:r w:rsidRPr="002D6A4D">
        <w:rPr>
          <w:sz w:val="20"/>
          <w:szCs w:val="20"/>
        </w:rPr>
        <w:t>tim</w:t>
      </w:r>
      <w:proofErr w:type="spellEnd"/>
      <w:r w:rsidRPr="002D6A4D">
        <w:rPr>
          <w:sz w:val="20"/>
          <w:szCs w:val="20"/>
        </w:rPr>
        <w:t xml:space="preserve"> QA dan </w:t>
      </w:r>
      <w:proofErr w:type="spellStart"/>
      <w:r w:rsidRPr="002D6A4D">
        <w:rPr>
          <w:sz w:val="20"/>
          <w:szCs w:val="20"/>
        </w:rPr>
        <w:t>mencocokkannya</w:t>
      </w:r>
      <w:proofErr w:type="spellEnd"/>
      <w:r w:rsidRPr="002D6A4D">
        <w:rPr>
          <w:sz w:val="20"/>
          <w:szCs w:val="20"/>
        </w:rPr>
        <w:t xml:space="preserve"> </w:t>
      </w:r>
      <w:proofErr w:type="spellStart"/>
      <w:r w:rsidRPr="002D6A4D">
        <w:rPr>
          <w:sz w:val="20"/>
          <w:szCs w:val="20"/>
        </w:rPr>
        <w:t>dengan</w:t>
      </w:r>
      <w:proofErr w:type="spellEnd"/>
      <w:r w:rsidR="00A73C07">
        <w:rPr>
          <w:sz w:val="20"/>
          <w:szCs w:val="20"/>
        </w:rPr>
        <w:t xml:space="preserve"> data </w:t>
      </w:r>
      <w:proofErr w:type="spellStart"/>
      <w:r w:rsidR="00A73C07">
        <w:rPr>
          <w:sz w:val="20"/>
          <w:szCs w:val="20"/>
        </w:rPr>
        <w:t>informasi</w:t>
      </w:r>
      <w:proofErr w:type="spellEnd"/>
      <w:r w:rsidRPr="002D6A4D">
        <w:rPr>
          <w:sz w:val="20"/>
          <w:szCs w:val="20"/>
        </w:rPr>
        <w:t xml:space="preserve"> test case yang </w:t>
      </w:r>
      <w:proofErr w:type="spellStart"/>
      <w:r w:rsidRPr="002D6A4D">
        <w:rPr>
          <w:sz w:val="20"/>
          <w:szCs w:val="20"/>
        </w:rPr>
        <w:t>tersedia</w:t>
      </w:r>
      <w:proofErr w:type="spellEnd"/>
      <w:r w:rsidRPr="002D6A4D">
        <w:rPr>
          <w:sz w:val="20"/>
          <w:szCs w:val="20"/>
        </w:rPr>
        <w:t xml:space="preserve"> </w:t>
      </w:r>
      <w:proofErr w:type="spellStart"/>
      <w:r w:rsidRPr="002D6A4D">
        <w:rPr>
          <w:sz w:val="20"/>
          <w:szCs w:val="20"/>
        </w:rPr>
        <w:t>dalam</w:t>
      </w:r>
      <w:proofErr w:type="spellEnd"/>
      <w:r w:rsidRPr="002D6A4D">
        <w:rPr>
          <w:sz w:val="20"/>
          <w:szCs w:val="20"/>
        </w:rPr>
        <w:t xml:space="preserve"> dataset. </w:t>
      </w:r>
    </w:p>
    <w:p w14:paraId="4905C8B6" w14:textId="77777777" w:rsidR="00DA4E6C" w:rsidRDefault="00DA4E6C" w:rsidP="000C5FFA">
      <w:pPr>
        <w:spacing w:line="276" w:lineRule="auto"/>
        <w:ind w:right="35" w:firstLine="360"/>
        <w:jc w:val="both"/>
        <w:rPr>
          <w:sz w:val="20"/>
          <w:szCs w:val="20"/>
        </w:rPr>
      </w:pPr>
    </w:p>
    <w:p w14:paraId="65C66028" w14:textId="609572D4" w:rsidR="00F36430" w:rsidRPr="00F36430" w:rsidRDefault="00F36430" w:rsidP="000C5FFA">
      <w:pPr>
        <w:spacing w:line="276" w:lineRule="auto"/>
        <w:ind w:right="35" w:firstLine="360"/>
        <w:jc w:val="both"/>
        <w:rPr>
          <w:sz w:val="20"/>
          <w:szCs w:val="20"/>
        </w:rPr>
      </w:pPr>
      <w:proofErr w:type="spellStart"/>
      <w:r w:rsidRPr="00F36430">
        <w:rPr>
          <w:sz w:val="20"/>
          <w:szCs w:val="20"/>
        </w:rPr>
        <w:t>Pendekatan</w:t>
      </w:r>
      <w:proofErr w:type="spellEnd"/>
      <w:r w:rsidRPr="00F36430">
        <w:rPr>
          <w:sz w:val="20"/>
          <w:szCs w:val="20"/>
        </w:rPr>
        <w:t xml:space="preserve"> yang </w:t>
      </w:r>
      <w:proofErr w:type="spellStart"/>
      <w:r w:rsidRPr="00F36430">
        <w:rPr>
          <w:sz w:val="20"/>
          <w:szCs w:val="20"/>
        </w:rPr>
        <w:t>diajukan</w:t>
      </w:r>
      <w:proofErr w:type="spellEnd"/>
      <w:r w:rsidRPr="00F36430">
        <w:rPr>
          <w:sz w:val="20"/>
          <w:szCs w:val="20"/>
        </w:rPr>
        <w:t xml:space="preserve"> </w:t>
      </w:r>
      <w:proofErr w:type="spellStart"/>
      <w:r w:rsidRPr="00F36430">
        <w:rPr>
          <w:sz w:val="20"/>
          <w:szCs w:val="20"/>
        </w:rPr>
        <w:t>dalam</w:t>
      </w:r>
      <w:proofErr w:type="spellEnd"/>
      <w:r w:rsidRPr="00F36430">
        <w:rPr>
          <w:sz w:val="20"/>
          <w:szCs w:val="20"/>
        </w:rPr>
        <w:t xml:space="preserve"> </w:t>
      </w:r>
      <w:proofErr w:type="spellStart"/>
      <w:r w:rsidRPr="00F36430">
        <w:rPr>
          <w:sz w:val="20"/>
          <w:szCs w:val="20"/>
        </w:rPr>
        <w:t>penelitian</w:t>
      </w:r>
      <w:proofErr w:type="spellEnd"/>
      <w:r w:rsidRPr="00F36430">
        <w:rPr>
          <w:sz w:val="20"/>
          <w:szCs w:val="20"/>
        </w:rPr>
        <w:t xml:space="preserve"> </w:t>
      </w:r>
      <w:proofErr w:type="spellStart"/>
      <w:r w:rsidRPr="00F36430">
        <w:rPr>
          <w:sz w:val="20"/>
          <w:szCs w:val="20"/>
        </w:rPr>
        <w:t>ini</w:t>
      </w:r>
      <w:proofErr w:type="spellEnd"/>
      <w:r w:rsidRPr="00F36430">
        <w:rPr>
          <w:sz w:val="20"/>
          <w:szCs w:val="20"/>
        </w:rPr>
        <w:t xml:space="preserve"> </w:t>
      </w:r>
      <w:proofErr w:type="spellStart"/>
      <w:r w:rsidRPr="00F36430">
        <w:rPr>
          <w:sz w:val="20"/>
          <w:szCs w:val="20"/>
        </w:rPr>
        <w:t>mencakup</w:t>
      </w:r>
      <w:proofErr w:type="spellEnd"/>
      <w:r w:rsidRPr="00F36430">
        <w:rPr>
          <w:sz w:val="20"/>
          <w:szCs w:val="20"/>
        </w:rPr>
        <w:t xml:space="preserve"> </w:t>
      </w:r>
      <w:proofErr w:type="spellStart"/>
      <w:r w:rsidRPr="00F36430">
        <w:rPr>
          <w:sz w:val="20"/>
          <w:szCs w:val="20"/>
        </w:rPr>
        <w:t>beberapa</w:t>
      </w:r>
      <w:proofErr w:type="spellEnd"/>
      <w:r w:rsidRPr="00F36430">
        <w:rPr>
          <w:sz w:val="20"/>
          <w:szCs w:val="20"/>
        </w:rPr>
        <w:t xml:space="preserve"> </w:t>
      </w:r>
      <w:proofErr w:type="spellStart"/>
      <w:r w:rsidR="00A55D78">
        <w:rPr>
          <w:sz w:val="20"/>
          <w:szCs w:val="20"/>
        </w:rPr>
        <w:t>poin</w:t>
      </w:r>
      <w:proofErr w:type="spellEnd"/>
      <w:r w:rsidR="00A55D78">
        <w:rPr>
          <w:sz w:val="20"/>
          <w:szCs w:val="20"/>
        </w:rPr>
        <w:t xml:space="preserve"> </w:t>
      </w:r>
      <w:proofErr w:type="spellStart"/>
      <w:r w:rsidR="00A55D78">
        <w:rPr>
          <w:sz w:val="20"/>
          <w:szCs w:val="20"/>
        </w:rPr>
        <w:t>penting</w:t>
      </w:r>
      <w:proofErr w:type="spellEnd"/>
      <w:r w:rsidRPr="00F36430">
        <w:rPr>
          <w:sz w:val="20"/>
          <w:szCs w:val="20"/>
        </w:rPr>
        <w:t xml:space="preserve">, </w:t>
      </w:r>
      <w:proofErr w:type="spellStart"/>
      <w:r w:rsidRPr="00F36430">
        <w:rPr>
          <w:sz w:val="20"/>
          <w:szCs w:val="20"/>
        </w:rPr>
        <w:t>antara</w:t>
      </w:r>
      <w:proofErr w:type="spellEnd"/>
      <w:r w:rsidRPr="00F36430">
        <w:rPr>
          <w:sz w:val="20"/>
          <w:szCs w:val="20"/>
        </w:rPr>
        <w:t xml:space="preserve"> lain:</w:t>
      </w:r>
    </w:p>
    <w:p w14:paraId="26EEB146" w14:textId="77777777" w:rsidR="0048276C" w:rsidRDefault="00F36430" w:rsidP="000C5FFA">
      <w:pPr>
        <w:pStyle w:val="ListParagraph"/>
        <w:numPr>
          <w:ilvl w:val="0"/>
          <w:numId w:val="38"/>
        </w:numPr>
        <w:spacing w:line="276" w:lineRule="auto"/>
        <w:ind w:right="35"/>
        <w:jc w:val="both"/>
        <w:rPr>
          <w:sz w:val="20"/>
          <w:szCs w:val="20"/>
        </w:rPr>
      </w:pPr>
      <w:r w:rsidRPr="0048276C">
        <w:rPr>
          <w:sz w:val="20"/>
          <w:szCs w:val="20"/>
        </w:rPr>
        <w:t xml:space="preserve">Mampu </w:t>
      </w:r>
      <w:proofErr w:type="spellStart"/>
      <w:r w:rsidRPr="0048276C">
        <w:rPr>
          <w:sz w:val="20"/>
          <w:szCs w:val="20"/>
        </w:rPr>
        <w:t>memahami</w:t>
      </w:r>
      <w:proofErr w:type="spellEnd"/>
      <w:r w:rsidRPr="0048276C">
        <w:rPr>
          <w:sz w:val="20"/>
          <w:szCs w:val="20"/>
        </w:rPr>
        <w:t xml:space="preserve"> </w:t>
      </w:r>
      <w:proofErr w:type="spellStart"/>
      <w:r w:rsidRPr="0048276C">
        <w:rPr>
          <w:sz w:val="20"/>
          <w:szCs w:val="20"/>
        </w:rPr>
        <w:t>pertanyaan</w:t>
      </w:r>
      <w:proofErr w:type="spellEnd"/>
      <w:r w:rsidRPr="0048276C">
        <w:rPr>
          <w:sz w:val="20"/>
          <w:szCs w:val="20"/>
        </w:rPr>
        <w:t xml:space="preserve"> </w:t>
      </w:r>
      <w:proofErr w:type="spellStart"/>
      <w:r w:rsidRPr="0048276C">
        <w:rPr>
          <w:sz w:val="20"/>
          <w:szCs w:val="20"/>
        </w:rPr>
        <w:t>dalam</w:t>
      </w:r>
      <w:proofErr w:type="spellEnd"/>
      <w:r w:rsidRPr="0048276C">
        <w:rPr>
          <w:sz w:val="20"/>
          <w:szCs w:val="20"/>
        </w:rPr>
        <w:t xml:space="preserve"> </w:t>
      </w:r>
      <w:proofErr w:type="spellStart"/>
      <w:r w:rsidRPr="0048276C">
        <w:rPr>
          <w:sz w:val="20"/>
          <w:szCs w:val="20"/>
        </w:rPr>
        <w:t>berbagai</w:t>
      </w:r>
      <w:proofErr w:type="spellEnd"/>
      <w:r w:rsidRPr="0048276C">
        <w:rPr>
          <w:sz w:val="20"/>
          <w:szCs w:val="20"/>
        </w:rPr>
        <w:t xml:space="preserve"> </w:t>
      </w:r>
      <w:proofErr w:type="spellStart"/>
      <w:r w:rsidRPr="0048276C">
        <w:rPr>
          <w:sz w:val="20"/>
          <w:szCs w:val="20"/>
        </w:rPr>
        <w:t>struktur</w:t>
      </w:r>
      <w:proofErr w:type="spellEnd"/>
      <w:r w:rsidRPr="0048276C">
        <w:rPr>
          <w:sz w:val="20"/>
          <w:szCs w:val="20"/>
        </w:rPr>
        <w:t xml:space="preserve"> </w:t>
      </w:r>
      <w:proofErr w:type="spellStart"/>
      <w:r w:rsidRPr="0048276C">
        <w:rPr>
          <w:sz w:val="20"/>
          <w:szCs w:val="20"/>
        </w:rPr>
        <w:t>kalimat</w:t>
      </w:r>
      <w:proofErr w:type="spellEnd"/>
      <w:r w:rsidRPr="0048276C">
        <w:rPr>
          <w:sz w:val="20"/>
          <w:szCs w:val="20"/>
        </w:rPr>
        <w:t xml:space="preserve"> yang </w:t>
      </w:r>
      <w:proofErr w:type="spellStart"/>
      <w:r w:rsidRPr="0048276C">
        <w:rPr>
          <w:sz w:val="20"/>
          <w:szCs w:val="20"/>
        </w:rPr>
        <w:t>digunakan</w:t>
      </w:r>
      <w:proofErr w:type="spellEnd"/>
      <w:r w:rsidRPr="0048276C">
        <w:rPr>
          <w:sz w:val="20"/>
          <w:szCs w:val="20"/>
        </w:rPr>
        <w:t xml:space="preserve"> </w:t>
      </w:r>
      <w:proofErr w:type="spellStart"/>
      <w:r w:rsidRPr="0048276C">
        <w:rPr>
          <w:sz w:val="20"/>
          <w:szCs w:val="20"/>
        </w:rPr>
        <w:t>tim</w:t>
      </w:r>
      <w:proofErr w:type="spellEnd"/>
      <w:r w:rsidRPr="0048276C">
        <w:rPr>
          <w:sz w:val="20"/>
          <w:szCs w:val="20"/>
        </w:rPr>
        <w:t xml:space="preserve"> QA </w:t>
      </w:r>
      <w:proofErr w:type="spellStart"/>
      <w:r w:rsidRPr="0048276C">
        <w:rPr>
          <w:sz w:val="20"/>
          <w:szCs w:val="20"/>
        </w:rPr>
        <w:t>dalam</w:t>
      </w:r>
      <w:proofErr w:type="spellEnd"/>
      <w:r w:rsidRPr="0048276C">
        <w:rPr>
          <w:sz w:val="20"/>
          <w:szCs w:val="20"/>
        </w:rPr>
        <w:t xml:space="preserve"> </w:t>
      </w:r>
      <w:proofErr w:type="spellStart"/>
      <w:r w:rsidRPr="0048276C">
        <w:rPr>
          <w:sz w:val="20"/>
          <w:szCs w:val="20"/>
        </w:rPr>
        <w:t>mencari</w:t>
      </w:r>
      <w:proofErr w:type="spellEnd"/>
      <w:r w:rsidR="004D4C8C" w:rsidRPr="0048276C">
        <w:rPr>
          <w:sz w:val="20"/>
          <w:szCs w:val="20"/>
        </w:rPr>
        <w:t xml:space="preserve"> </w:t>
      </w:r>
      <w:proofErr w:type="spellStart"/>
      <w:r w:rsidR="004D4C8C" w:rsidRPr="0048276C">
        <w:rPr>
          <w:sz w:val="20"/>
          <w:szCs w:val="20"/>
        </w:rPr>
        <w:t>informasi</w:t>
      </w:r>
      <w:proofErr w:type="spellEnd"/>
      <w:r w:rsidRPr="0048276C">
        <w:rPr>
          <w:sz w:val="20"/>
          <w:szCs w:val="20"/>
        </w:rPr>
        <w:t xml:space="preserve"> test case.</w:t>
      </w:r>
    </w:p>
    <w:p w14:paraId="6FBA749A" w14:textId="77777777" w:rsidR="0048276C" w:rsidRDefault="00F36430" w:rsidP="000C5FFA">
      <w:pPr>
        <w:pStyle w:val="ListParagraph"/>
        <w:numPr>
          <w:ilvl w:val="0"/>
          <w:numId w:val="38"/>
        </w:numPr>
        <w:spacing w:line="276" w:lineRule="auto"/>
        <w:ind w:right="35"/>
        <w:jc w:val="both"/>
        <w:rPr>
          <w:sz w:val="20"/>
          <w:szCs w:val="20"/>
        </w:rPr>
      </w:pPr>
      <w:proofErr w:type="spellStart"/>
      <w:r w:rsidRPr="0048276C">
        <w:rPr>
          <w:sz w:val="20"/>
          <w:szCs w:val="20"/>
        </w:rPr>
        <w:t>Menyediakan</w:t>
      </w:r>
      <w:proofErr w:type="spellEnd"/>
      <w:r w:rsidRPr="0048276C">
        <w:rPr>
          <w:sz w:val="20"/>
          <w:szCs w:val="20"/>
        </w:rPr>
        <w:t xml:space="preserve"> </w:t>
      </w:r>
      <w:proofErr w:type="spellStart"/>
      <w:r w:rsidRPr="0048276C">
        <w:rPr>
          <w:sz w:val="20"/>
          <w:szCs w:val="20"/>
        </w:rPr>
        <w:t>hasil</w:t>
      </w:r>
      <w:proofErr w:type="spellEnd"/>
      <w:r w:rsidRPr="0048276C">
        <w:rPr>
          <w:sz w:val="20"/>
          <w:szCs w:val="20"/>
        </w:rPr>
        <w:t xml:space="preserve"> </w:t>
      </w:r>
      <w:proofErr w:type="spellStart"/>
      <w:r w:rsidRPr="0048276C">
        <w:rPr>
          <w:sz w:val="20"/>
          <w:szCs w:val="20"/>
        </w:rPr>
        <w:t>pencarian</w:t>
      </w:r>
      <w:proofErr w:type="spellEnd"/>
      <w:r w:rsidRPr="0048276C">
        <w:rPr>
          <w:sz w:val="20"/>
          <w:szCs w:val="20"/>
        </w:rPr>
        <w:t xml:space="preserve"> test case yang </w:t>
      </w:r>
      <w:proofErr w:type="spellStart"/>
      <w:r w:rsidRPr="0048276C">
        <w:rPr>
          <w:sz w:val="20"/>
          <w:szCs w:val="20"/>
        </w:rPr>
        <w:t>relevan</w:t>
      </w:r>
      <w:proofErr w:type="spellEnd"/>
      <w:r w:rsidRPr="0048276C">
        <w:rPr>
          <w:sz w:val="20"/>
          <w:szCs w:val="20"/>
        </w:rPr>
        <w:t xml:space="preserve"> </w:t>
      </w:r>
      <w:proofErr w:type="spellStart"/>
      <w:r w:rsidRPr="0048276C">
        <w:rPr>
          <w:sz w:val="20"/>
          <w:szCs w:val="20"/>
        </w:rPr>
        <w:t>dengan</w:t>
      </w:r>
      <w:proofErr w:type="spellEnd"/>
      <w:r w:rsidRPr="0048276C">
        <w:rPr>
          <w:sz w:val="20"/>
          <w:szCs w:val="20"/>
        </w:rPr>
        <w:t xml:space="preserve"> </w:t>
      </w:r>
      <w:proofErr w:type="spellStart"/>
      <w:r w:rsidRPr="0048276C">
        <w:rPr>
          <w:sz w:val="20"/>
          <w:szCs w:val="20"/>
        </w:rPr>
        <w:t>menggunakan</w:t>
      </w:r>
      <w:proofErr w:type="spellEnd"/>
      <w:r w:rsidRPr="0048276C">
        <w:rPr>
          <w:sz w:val="20"/>
          <w:szCs w:val="20"/>
        </w:rPr>
        <w:t xml:space="preserve"> Cosine Similarity </w:t>
      </w:r>
      <w:proofErr w:type="spellStart"/>
      <w:r w:rsidRPr="0048276C">
        <w:rPr>
          <w:sz w:val="20"/>
          <w:szCs w:val="20"/>
        </w:rPr>
        <w:t>untuk</w:t>
      </w:r>
      <w:proofErr w:type="spellEnd"/>
      <w:r w:rsidRPr="0048276C">
        <w:rPr>
          <w:sz w:val="20"/>
          <w:szCs w:val="20"/>
        </w:rPr>
        <w:t xml:space="preserve"> </w:t>
      </w:r>
      <w:proofErr w:type="spellStart"/>
      <w:r w:rsidRPr="0048276C">
        <w:rPr>
          <w:sz w:val="20"/>
          <w:szCs w:val="20"/>
        </w:rPr>
        <w:t>mengukur</w:t>
      </w:r>
      <w:proofErr w:type="spellEnd"/>
      <w:r w:rsidRPr="0048276C">
        <w:rPr>
          <w:sz w:val="20"/>
          <w:szCs w:val="20"/>
        </w:rPr>
        <w:t xml:space="preserve"> </w:t>
      </w:r>
      <w:proofErr w:type="spellStart"/>
      <w:r w:rsidRPr="0048276C">
        <w:rPr>
          <w:sz w:val="20"/>
          <w:szCs w:val="20"/>
        </w:rPr>
        <w:t>kesamaan</w:t>
      </w:r>
      <w:proofErr w:type="spellEnd"/>
      <w:r w:rsidRPr="0048276C">
        <w:rPr>
          <w:sz w:val="20"/>
          <w:szCs w:val="20"/>
        </w:rPr>
        <w:t xml:space="preserve"> </w:t>
      </w:r>
      <w:proofErr w:type="spellStart"/>
      <w:r w:rsidRPr="0048276C">
        <w:rPr>
          <w:sz w:val="20"/>
          <w:szCs w:val="20"/>
        </w:rPr>
        <w:t>teks</w:t>
      </w:r>
      <w:proofErr w:type="spellEnd"/>
      <w:r w:rsidRPr="0048276C">
        <w:rPr>
          <w:sz w:val="20"/>
          <w:szCs w:val="20"/>
        </w:rPr>
        <w:t>.</w:t>
      </w:r>
    </w:p>
    <w:p w14:paraId="6281EA7B" w14:textId="1453D90D" w:rsidR="00F36430" w:rsidRDefault="00F36430" w:rsidP="000C5FFA">
      <w:pPr>
        <w:pStyle w:val="ListParagraph"/>
        <w:numPr>
          <w:ilvl w:val="0"/>
          <w:numId w:val="38"/>
        </w:numPr>
        <w:spacing w:line="276" w:lineRule="auto"/>
        <w:ind w:right="35"/>
        <w:jc w:val="both"/>
        <w:rPr>
          <w:sz w:val="20"/>
          <w:szCs w:val="20"/>
        </w:rPr>
      </w:pPr>
      <w:proofErr w:type="spellStart"/>
      <w:r w:rsidRPr="0048276C">
        <w:rPr>
          <w:sz w:val="20"/>
          <w:szCs w:val="20"/>
        </w:rPr>
        <w:t>Mengoptimalkan</w:t>
      </w:r>
      <w:proofErr w:type="spellEnd"/>
      <w:r w:rsidRPr="0048276C">
        <w:rPr>
          <w:sz w:val="20"/>
          <w:szCs w:val="20"/>
        </w:rPr>
        <w:t xml:space="preserve"> </w:t>
      </w:r>
      <w:proofErr w:type="spellStart"/>
      <w:r w:rsidRPr="0048276C">
        <w:rPr>
          <w:sz w:val="20"/>
          <w:szCs w:val="20"/>
        </w:rPr>
        <w:t>pencarian</w:t>
      </w:r>
      <w:proofErr w:type="spellEnd"/>
      <w:r w:rsidRPr="0048276C">
        <w:rPr>
          <w:sz w:val="20"/>
          <w:szCs w:val="20"/>
        </w:rPr>
        <w:t xml:space="preserve"> </w:t>
      </w:r>
      <w:proofErr w:type="spellStart"/>
      <w:r w:rsidR="00F02149" w:rsidRPr="0048276C">
        <w:rPr>
          <w:sz w:val="20"/>
          <w:szCs w:val="20"/>
        </w:rPr>
        <w:t>informasi</w:t>
      </w:r>
      <w:proofErr w:type="spellEnd"/>
      <w:r w:rsidR="00F02149" w:rsidRPr="0048276C">
        <w:rPr>
          <w:sz w:val="20"/>
          <w:szCs w:val="20"/>
        </w:rPr>
        <w:t xml:space="preserve"> </w:t>
      </w:r>
      <w:proofErr w:type="spellStart"/>
      <w:r w:rsidR="00F02149" w:rsidRPr="0048276C">
        <w:rPr>
          <w:sz w:val="20"/>
          <w:szCs w:val="20"/>
        </w:rPr>
        <w:t>seputar</w:t>
      </w:r>
      <w:proofErr w:type="spellEnd"/>
      <w:r w:rsidR="00F02149" w:rsidRPr="0048276C">
        <w:rPr>
          <w:sz w:val="20"/>
          <w:szCs w:val="20"/>
        </w:rPr>
        <w:t xml:space="preserve"> </w:t>
      </w:r>
      <w:r w:rsidRPr="0048276C">
        <w:rPr>
          <w:sz w:val="20"/>
          <w:szCs w:val="20"/>
        </w:rPr>
        <w:t xml:space="preserve">test case </w:t>
      </w:r>
      <w:proofErr w:type="spellStart"/>
      <w:r w:rsidRPr="0048276C">
        <w:rPr>
          <w:sz w:val="20"/>
          <w:szCs w:val="20"/>
        </w:rPr>
        <w:t>lebih</w:t>
      </w:r>
      <w:proofErr w:type="spellEnd"/>
      <w:r w:rsidRPr="0048276C">
        <w:rPr>
          <w:sz w:val="20"/>
          <w:szCs w:val="20"/>
        </w:rPr>
        <w:t xml:space="preserve"> </w:t>
      </w:r>
      <w:proofErr w:type="spellStart"/>
      <w:r w:rsidRPr="0048276C">
        <w:rPr>
          <w:sz w:val="20"/>
          <w:szCs w:val="20"/>
        </w:rPr>
        <w:t>efisien</w:t>
      </w:r>
      <w:proofErr w:type="spellEnd"/>
      <w:r w:rsidRPr="0048276C">
        <w:rPr>
          <w:sz w:val="20"/>
          <w:szCs w:val="20"/>
        </w:rPr>
        <w:t xml:space="preserve">, </w:t>
      </w:r>
      <w:proofErr w:type="spellStart"/>
      <w:r w:rsidRPr="0048276C">
        <w:rPr>
          <w:sz w:val="20"/>
          <w:szCs w:val="20"/>
        </w:rPr>
        <w:t>sehingga</w:t>
      </w:r>
      <w:proofErr w:type="spellEnd"/>
      <w:r w:rsidRPr="0048276C">
        <w:rPr>
          <w:sz w:val="20"/>
          <w:szCs w:val="20"/>
        </w:rPr>
        <w:t xml:space="preserve"> </w:t>
      </w:r>
      <w:proofErr w:type="spellStart"/>
      <w:r w:rsidRPr="0048276C">
        <w:rPr>
          <w:sz w:val="20"/>
          <w:szCs w:val="20"/>
        </w:rPr>
        <w:t>mengurangi</w:t>
      </w:r>
      <w:proofErr w:type="spellEnd"/>
      <w:r w:rsidRPr="0048276C">
        <w:rPr>
          <w:sz w:val="20"/>
          <w:szCs w:val="20"/>
        </w:rPr>
        <w:t xml:space="preserve"> </w:t>
      </w:r>
      <w:proofErr w:type="spellStart"/>
      <w:r w:rsidRPr="0048276C">
        <w:rPr>
          <w:sz w:val="20"/>
          <w:szCs w:val="20"/>
        </w:rPr>
        <w:t>waktu</w:t>
      </w:r>
      <w:proofErr w:type="spellEnd"/>
      <w:r w:rsidRPr="0048276C">
        <w:rPr>
          <w:sz w:val="20"/>
          <w:szCs w:val="20"/>
        </w:rPr>
        <w:t xml:space="preserve"> yang </w:t>
      </w:r>
      <w:proofErr w:type="spellStart"/>
      <w:r w:rsidRPr="0048276C">
        <w:rPr>
          <w:sz w:val="20"/>
          <w:szCs w:val="20"/>
        </w:rPr>
        <w:t>diperlukan</w:t>
      </w:r>
      <w:proofErr w:type="spellEnd"/>
      <w:r w:rsidRPr="0048276C">
        <w:rPr>
          <w:sz w:val="20"/>
          <w:szCs w:val="20"/>
        </w:rPr>
        <w:t xml:space="preserve"> </w:t>
      </w:r>
      <w:proofErr w:type="spellStart"/>
      <w:r w:rsidRPr="0048276C">
        <w:rPr>
          <w:sz w:val="20"/>
          <w:szCs w:val="20"/>
        </w:rPr>
        <w:t>dalam</w:t>
      </w:r>
      <w:proofErr w:type="spellEnd"/>
      <w:r w:rsidRPr="0048276C">
        <w:rPr>
          <w:sz w:val="20"/>
          <w:szCs w:val="20"/>
        </w:rPr>
        <w:t xml:space="preserve"> proses </w:t>
      </w:r>
      <w:proofErr w:type="spellStart"/>
      <w:r w:rsidRPr="0048276C">
        <w:rPr>
          <w:sz w:val="20"/>
          <w:szCs w:val="20"/>
        </w:rPr>
        <w:t>pengujian</w:t>
      </w:r>
      <w:proofErr w:type="spellEnd"/>
      <w:r w:rsidR="004E7699" w:rsidRPr="0048276C">
        <w:rPr>
          <w:sz w:val="20"/>
          <w:szCs w:val="20"/>
        </w:rPr>
        <w:t xml:space="preserve"> </w:t>
      </w:r>
      <w:proofErr w:type="spellStart"/>
      <w:r w:rsidR="004E7699" w:rsidRPr="0048276C">
        <w:rPr>
          <w:sz w:val="20"/>
          <w:szCs w:val="20"/>
        </w:rPr>
        <w:t>perangkat</w:t>
      </w:r>
      <w:proofErr w:type="spellEnd"/>
      <w:r w:rsidR="004E7699" w:rsidRPr="0048276C">
        <w:rPr>
          <w:sz w:val="20"/>
          <w:szCs w:val="20"/>
        </w:rPr>
        <w:t xml:space="preserve"> </w:t>
      </w:r>
      <w:proofErr w:type="spellStart"/>
      <w:r w:rsidR="004E7699" w:rsidRPr="0048276C">
        <w:rPr>
          <w:sz w:val="20"/>
          <w:szCs w:val="20"/>
        </w:rPr>
        <w:t>lunak</w:t>
      </w:r>
      <w:proofErr w:type="spellEnd"/>
      <w:r w:rsidR="002D6A4D" w:rsidRPr="0048276C">
        <w:rPr>
          <w:sz w:val="20"/>
          <w:szCs w:val="20"/>
        </w:rPr>
        <w:t>.</w:t>
      </w:r>
    </w:p>
    <w:p w14:paraId="3CF1B8C2" w14:textId="77777777" w:rsidR="00DA4E6C" w:rsidRPr="0048276C" w:rsidRDefault="00DA4E6C" w:rsidP="000C5FFA">
      <w:pPr>
        <w:pStyle w:val="ListParagraph"/>
        <w:spacing w:line="276" w:lineRule="auto"/>
        <w:ind w:right="35"/>
        <w:jc w:val="both"/>
        <w:rPr>
          <w:sz w:val="20"/>
          <w:szCs w:val="20"/>
        </w:rPr>
      </w:pPr>
    </w:p>
    <w:p w14:paraId="3ED649C7" w14:textId="632763B0" w:rsidR="00C40E34" w:rsidRPr="009404BB" w:rsidRDefault="00F36430" w:rsidP="000C5FFA">
      <w:pPr>
        <w:spacing w:line="276" w:lineRule="auto"/>
        <w:ind w:right="35" w:firstLine="360"/>
        <w:jc w:val="both"/>
        <w:rPr>
          <w:sz w:val="20"/>
          <w:szCs w:val="20"/>
        </w:rPr>
      </w:pPr>
      <w:proofErr w:type="spellStart"/>
      <w:r w:rsidRPr="00F36430">
        <w:rPr>
          <w:sz w:val="20"/>
          <w:szCs w:val="20"/>
        </w:rPr>
        <w:t>Dengan</w:t>
      </w:r>
      <w:proofErr w:type="spellEnd"/>
      <w:r w:rsidRPr="00F36430">
        <w:rPr>
          <w:sz w:val="20"/>
          <w:szCs w:val="20"/>
        </w:rPr>
        <w:t xml:space="preserve"> </w:t>
      </w:r>
      <w:proofErr w:type="spellStart"/>
      <w:r w:rsidRPr="00F36430">
        <w:rPr>
          <w:sz w:val="20"/>
          <w:szCs w:val="20"/>
        </w:rPr>
        <w:t>pendekatan</w:t>
      </w:r>
      <w:proofErr w:type="spellEnd"/>
      <w:r w:rsidRPr="00F36430">
        <w:rPr>
          <w:sz w:val="20"/>
          <w:szCs w:val="20"/>
        </w:rPr>
        <w:t xml:space="preserve"> </w:t>
      </w:r>
      <w:proofErr w:type="spellStart"/>
      <w:r w:rsidRPr="00F36430">
        <w:rPr>
          <w:sz w:val="20"/>
          <w:szCs w:val="20"/>
        </w:rPr>
        <w:t>ini</w:t>
      </w:r>
      <w:proofErr w:type="spellEnd"/>
      <w:r w:rsidRPr="00F36430">
        <w:rPr>
          <w:sz w:val="20"/>
          <w:szCs w:val="20"/>
        </w:rPr>
        <w:t xml:space="preserve">, </w:t>
      </w:r>
      <w:proofErr w:type="spellStart"/>
      <w:r w:rsidRPr="00F36430">
        <w:rPr>
          <w:sz w:val="20"/>
          <w:szCs w:val="20"/>
        </w:rPr>
        <w:t>diharapkan</w:t>
      </w:r>
      <w:proofErr w:type="spellEnd"/>
      <w:r w:rsidRPr="00F36430">
        <w:rPr>
          <w:sz w:val="20"/>
          <w:szCs w:val="20"/>
        </w:rPr>
        <w:t xml:space="preserve"> </w:t>
      </w:r>
      <w:proofErr w:type="spellStart"/>
      <w:r w:rsidRPr="00F36430">
        <w:rPr>
          <w:sz w:val="20"/>
          <w:szCs w:val="20"/>
        </w:rPr>
        <w:t>dapat</w:t>
      </w:r>
      <w:proofErr w:type="spellEnd"/>
      <w:r w:rsidRPr="00F36430">
        <w:rPr>
          <w:sz w:val="20"/>
          <w:szCs w:val="20"/>
        </w:rPr>
        <w:t xml:space="preserve"> </w:t>
      </w:r>
      <w:proofErr w:type="spellStart"/>
      <w:r w:rsidRPr="00F36430">
        <w:rPr>
          <w:sz w:val="20"/>
          <w:szCs w:val="20"/>
        </w:rPr>
        <w:t>tercipta</w:t>
      </w:r>
      <w:proofErr w:type="spellEnd"/>
      <w:r w:rsidRPr="00F36430">
        <w:rPr>
          <w:sz w:val="20"/>
          <w:szCs w:val="20"/>
        </w:rPr>
        <w:t xml:space="preserve"> </w:t>
      </w:r>
      <w:proofErr w:type="spellStart"/>
      <w:r w:rsidRPr="00F36430">
        <w:rPr>
          <w:sz w:val="20"/>
          <w:szCs w:val="20"/>
        </w:rPr>
        <w:t>sebuah</w:t>
      </w:r>
      <w:proofErr w:type="spellEnd"/>
      <w:r w:rsidRPr="00F36430">
        <w:rPr>
          <w:sz w:val="20"/>
          <w:szCs w:val="20"/>
        </w:rPr>
        <w:t xml:space="preserve"> chatbot yang </w:t>
      </w:r>
      <w:proofErr w:type="spellStart"/>
      <w:r w:rsidRPr="00F36430">
        <w:rPr>
          <w:sz w:val="20"/>
          <w:szCs w:val="20"/>
        </w:rPr>
        <w:t>mampu</w:t>
      </w:r>
      <w:proofErr w:type="spellEnd"/>
      <w:r w:rsidRPr="00F36430">
        <w:rPr>
          <w:sz w:val="20"/>
          <w:szCs w:val="20"/>
        </w:rPr>
        <w:t xml:space="preserve"> </w:t>
      </w:r>
      <w:proofErr w:type="spellStart"/>
      <w:r w:rsidRPr="00F36430">
        <w:rPr>
          <w:sz w:val="20"/>
          <w:szCs w:val="20"/>
        </w:rPr>
        <w:t>mempermudah</w:t>
      </w:r>
      <w:proofErr w:type="spellEnd"/>
      <w:r w:rsidRPr="00F36430">
        <w:rPr>
          <w:sz w:val="20"/>
          <w:szCs w:val="20"/>
        </w:rPr>
        <w:t xml:space="preserve"> </w:t>
      </w:r>
      <w:proofErr w:type="spellStart"/>
      <w:r w:rsidRPr="00F36430">
        <w:rPr>
          <w:sz w:val="20"/>
          <w:szCs w:val="20"/>
        </w:rPr>
        <w:t>pencarian</w:t>
      </w:r>
      <w:proofErr w:type="spellEnd"/>
      <w:r w:rsidR="00DE5D17">
        <w:rPr>
          <w:sz w:val="20"/>
          <w:szCs w:val="20"/>
        </w:rPr>
        <w:t xml:space="preserve"> </w:t>
      </w:r>
      <w:proofErr w:type="spellStart"/>
      <w:r w:rsidR="00DE5D17">
        <w:rPr>
          <w:sz w:val="20"/>
          <w:szCs w:val="20"/>
        </w:rPr>
        <w:t>informasi</w:t>
      </w:r>
      <w:proofErr w:type="spellEnd"/>
      <w:r w:rsidRPr="00F36430">
        <w:rPr>
          <w:sz w:val="20"/>
          <w:szCs w:val="20"/>
        </w:rPr>
        <w:t xml:space="preserve"> test case, </w:t>
      </w:r>
      <w:proofErr w:type="spellStart"/>
      <w:r w:rsidRPr="00F36430">
        <w:rPr>
          <w:sz w:val="20"/>
          <w:szCs w:val="20"/>
        </w:rPr>
        <w:t>meningkatkan</w:t>
      </w:r>
      <w:proofErr w:type="spellEnd"/>
      <w:r w:rsidRPr="00F36430">
        <w:rPr>
          <w:sz w:val="20"/>
          <w:szCs w:val="20"/>
        </w:rPr>
        <w:t xml:space="preserve"> </w:t>
      </w:r>
      <w:proofErr w:type="spellStart"/>
      <w:r w:rsidRPr="00F36430">
        <w:rPr>
          <w:sz w:val="20"/>
          <w:szCs w:val="20"/>
        </w:rPr>
        <w:t>produktivitas</w:t>
      </w:r>
      <w:proofErr w:type="spellEnd"/>
      <w:r w:rsidRPr="00F36430">
        <w:rPr>
          <w:sz w:val="20"/>
          <w:szCs w:val="20"/>
        </w:rPr>
        <w:t xml:space="preserve"> </w:t>
      </w:r>
      <w:proofErr w:type="spellStart"/>
      <w:r w:rsidRPr="00F36430">
        <w:rPr>
          <w:sz w:val="20"/>
          <w:szCs w:val="20"/>
        </w:rPr>
        <w:t>tim</w:t>
      </w:r>
      <w:proofErr w:type="spellEnd"/>
      <w:r w:rsidRPr="00F36430">
        <w:rPr>
          <w:sz w:val="20"/>
          <w:szCs w:val="20"/>
        </w:rPr>
        <w:t xml:space="preserve"> QA, </w:t>
      </w:r>
      <w:proofErr w:type="spellStart"/>
      <w:r w:rsidRPr="00F36430">
        <w:rPr>
          <w:sz w:val="20"/>
          <w:szCs w:val="20"/>
        </w:rPr>
        <w:t>serta</w:t>
      </w:r>
      <w:proofErr w:type="spellEnd"/>
      <w:r w:rsidRPr="00F36430">
        <w:rPr>
          <w:sz w:val="20"/>
          <w:szCs w:val="20"/>
        </w:rPr>
        <w:t xml:space="preserve"> </w:t>
      </w:r>
      <w:proofErr w:type="spellStart"/>
      <w:r w:rsidRPr="00F36430">
        <w:rPr>
          <w:sz w:val="20"/>
          <w:szCs w:val="20"/>
        </w:rPr>
        <w:t>memastikan</w:t>
      </w:r>
      <w:proofErr w:type="spellEnd"/>
      <w:r w:rsidRPr="00F36430">
        <w:rPr>
          <w:sz w:val="20"/>
          <w:szCs w:val="20"/>
        </w:rPr>
        <w:t xml:space="preserve"> </w:t>
      </w:r>
      <w:proofErr w:type="spellStart"/>
      <w:r w:rsidRPr="00F36430">
        <w:rPr>
          <w:sz w:val="20"/>
          <w:szCs w:val="20"/>
        </w:rPr>
        <w:t>pengujian</w:t>
      </w:r>
      <w:proofErr w:type="spellEnd"/>
      <w:r w:rsidRPr="00F36430">
        <w:rPr>
          <w:sz w:val="20"/>
          <w:szCs w:val="20"/>
        </w:rPr>
        <w:t xml:space="preserve"> </w:t>
      </w:r>
      <w:proofErr w:type="spellStart"/>
      <w:r w:rsidR="00976DBF">
        <w:rPr>
          <w:sz w:val="20"/>
          <w:szCs w:val="20"/>
        </w:rPr>
        <w:t>perangkat</w:t>
      </w:r>
      <w:proofErr w:type="spellEnd"/>
      <w:r w:rsidR="00976DBF">
        <w:rPr>
          <w:sz w:val="20"/>
          <w:szCs w:val="20"/>
        </w:rPr>
        <w:t xml:space="preserve"> </w:t>
      </w:r>
      <w:proofErr w:type="spellStart"/>
      <w:r w:rsidR="00976DBF">
        <w:rPr>
          <w:sz w:val="20"/>
          <w:szCs w:val="20"/>
        </w:rPr>
        <w:t>lunak</w:t>
      </w:r>
      <w:proofErr w:type="spellEnd"/>
      <w:r w:rsidR="00976DBF">
        <w:rPr>
          <w:sz w:val="20"/>
          <w:szCs w:val="20"/>
        </w:rPr>
        <w:t xml:space="preserve"> </w:t>
      </w:r>
      <w:proofErr w:type="spellStart"/>
      <w:r w:rsidRPr="00F36430">
        <w:rPr>
          <w:sz w:val="20"/>
          <w:szCs w:val="20"/>
        </w:rPr>
        <w:t>dilakukan</w:t>
      </w:r>
      <w:proofErr w:type="spellEnd"/>
      <w:r w:rsidRPr="00F36430">
        <w:rPr>
          <w:sz w:val="20"/>
          <w:szCs w:val="20"/>
        </w:rPr>
        <w:t xml:space="preserve"> </w:t>
      </w:r>
      <w:proofErr w:type="spellStart"/>
      <w:r w:rsidRPr="00F36430">
        <w:rPr>
          <w:sz w:val="20"/>
          <w:szCs w:val="20"/>
        </w:rPr>
        <w:t>secara</w:t>
      </w:r>
      <w:proofErr w:type="spellEnd"/>
      <w:r w:rsidRPr="00F36430">
        <w:rPr>
          <w:sz w:val="20"/>
          <w:szCs w:val="20"/>
        </w:rPr>
        <w:t xml:space="preserve"> </w:t>
      </w:r>
      <w:proofErr w:type="spellStart"/>
      <w:r w:rsidRPr="00F36430">
        <w:rPr>
          <w:sz w:val="20"/>
          <w:szCs w:val="20"/>
        </w:rPr>
        <w:t>lebih</w:t>
      </w:r>
      <w:proofErr w:type="spellEnd"/>
      <w:r w:rsidRPr="00F36430">
        <w:rPr>
          <w:sz w:val="20"/>
          <w:szCs w:val="20"/>
        </w:rPr>
        <w:t xml:space="preserve"> </w:t>
      </w:r>
      <w:proofErr w:type="spellStart"/>
      <w:r w:rsidRPr="00F36430">
        <w:rPr>
          <w:sz w:val="20"/>
          <w:szCs w:val="20"/>
        </w:rPr>
        <w:t>sistematis</w:t>
      </w:r>
      <w:proofErr w:type="spellEnd"/>
      <w:r w:rsidRPr="00F36430">
        <w:rPr>
          <w:sz w:val="20"/>
          <w:szCs w:val="20"/>
        </w:rPr>
        <w:t xml:space="preserve"> dan </w:t>
      </w:r>
      <w:proofErr w:type="spellStart"/>
      <w:r w:rsidRPr="00F36430">
        <w:rPr>
          <w:sz w:val="20"/>
          <w:szCs w:val="20"/>
        </w:rPr>
        <w:t>efisien</w:t>
      </w:r>
      <w:proofErr w:type="spellEnd"/>
      <w:r w:rsidRPr="00F36430">
        <w:rPr>
          <w:sz w:val="20"/>
          <w:szCs w:val="20"/>
        </w:rPr>
        <w:t>.</w:t>
      </w:r>
    </w:p>
    <w:p w14:paraId="63B668A6" w14:textId="77777777" w:rsidR="003D3E9B" w:rsidRPr="009404BB" w:rsidRDefault="003D3E9B" w:rsidP="000C5FFA">
      <w:pPr>
        <w:spacing w:line="276" w:lineRule="auto"/>
        <w:ind w:right="35" w:firstLine="360"/>
        <w:jc w:val="both"/>
        <w:rPr>
          <w:sz w:val="20"/>
          <w:szCs w:val="20"/>
        </w:rPr>
      </w:pPr>
    </w:p>
    <w:p w14:paraId="67D99313" w14:textId="7DF1BB24" w:rsidR="003D3E9B" w:rsidRPr="009404BB" w:rsidRDefault="001A7B68" w:rsidP="000C5FFA">
      <w:pPr>
        <w:pStyle w:val="Heading2"/>
        <w:ind w:right="35"/>
        <w:rPr>
          <w:rFonts w:cs="Times New Roman"/>
          <w:bCs/>
          <w:szCs w:val="20"/>
        </w:rPr>
      </w:pPr>
      <w:bookmarkStart w:id="15" w:name="_Toc176987380"/>
      <w:bookmarkStart w:id="16" w:name="_Toc202306586"/>
      <w:r w:rsidRPr="009404BB">
        <w:rPr>
          <w:rFonts w:cs="Times New Roman"/>
          <w:bCs/>
          <w:szCs w:val="20"/>
        </w:rPr>
        <w:t>1.4 MANFAAT</w:t>
      </w:r>
      <w:bookmarkEnd w:id="15"/>
      <w:bookmarkEnd w:id="16"/>
      <w:r w:rsidR="00DA4E6C">
        <w:rPr>
          <w:rFonts w:cs="Times New Roman"/>
          <w:bCs/>
          <w:szCs w:val="20"/>
        </w:rPr>
        <w:br/>
      </w:r>
    </w:p>
    <w:p w14:paraId="68403598" w14:textId="320142B8" w:rsidR="00C40E34" w:rsidRPr="009404BB" w:rsidRDefault="00C40E34" w:rsidP="000C5FFA">
      <w:pPr>
        <w:spacing w:line="276" w:lineRule="auto"/>
        <w:ind w:right="35" w:firstLine="340"/>
        <w:jc w:val="both"/>
        <w:rPr>
          <w:sz w:val="20"/>
          <w:szCs w:val="20"/>
        </w:rPr>
      </w:pPr>
      <w:r w:rsidRPr="009404BB">
        <w:rPr>
          <w:sz w:val="20"/>
          <w:szCs w:val="20"/>
        </w:rPr>
        <w:t xml:space="preserve">Hasil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manfaat</w:t>
      </w:r>
      <w:proofErr w:type="spellEnd"/>
      <w:r w:rsidRPr="009404BB">
        <w:rPr>
          <w:sz w:val="20"/>
          <w:szCs w:val="20"/>
        </w:rPr>
        <w:t xml:space="preserve"> yang </w:t>
      </w:r>
      <w:proofErr w:type="spellStart"/>
      <w:r w:rsidRPr="009404BB">
        <w:rPr>
          <w:sz w:val="20"/>
          <w:szCs w:val="20"/>
        </w:rPr>
        <w:t>signifikan</w:t>
      </w:r>
      <w:proofErr w:type="spellEnd"/>
      <w:r w:rsidRPr="009404BB">
        <w:rPr>
          <w:sz w:val="20"/>
          <w:szCs w:val="20"/>
        </w:rPr>
        <w:t xml:space="preserve"> </w:t>
      </w:r>
      <w:proofErr w:type="spellStart"/>
      <w:r w:rsidRPr="009404BB">
        <w:rPr>
          <w:sz w:val="20"/>
          <w:szCs w:val="20"/>
        </w:rPr>
        <w:t>untuk</w:t>
      </w:r>
      <w:proofErr w:type="spellEnd"/>
      <w:r w:rsidR="00CE61FE">
        <w:rPr>
          <w:sz w:val="20"/>
          <w:szCs w:val="20"/>
        </w:rPr>
        <w:t xml:space="preserve"> </w:t>
      </w:r>
      <w:r w:rsidRPr="009404BB">
        <w:rPr>
          <w:sz w:val="20"/>
          <w:szCs w:val="20"/>
        </w:rPr>
        <w:t>Agree Telkom Indonesia</w:t>
      </w:r>
      <w:r w:rsidR="00CE61FE">
        <w:rPr>
          <w:sz w:val="20"/>
          <w:szCs w:val="20"/>
        </w:rPr>
        <w:t xml:space="preserve"> </w:t>
      </w:r>
      <w:proofErr w:type="spellStart"/>
      <w:r w:rsidR="00CE61FE">
        <w:rPr>
          <w:sz w:val="20"/>
          <w:szCs w:val="20"/>
        </w:rPr>
        <w:t>khususnya</w:t>
      </w:r>
      <w:proofErr w:type="spellEnd"/>
      <w:r w:rsidR="00CE61FE">
        <w:rPr>
          <w:sz w:val="20"/>
          <w:szCs w:val="20"/>
        </w:rPr>
        <w:t xml:space="preserve"> </w:t>
      </w:r>
      <w:proofErr w:type="spellStart"/>
      <w:r w:rsidR="00CE61FE">
        <w:rPr>
          <w:sz w:val="20"/>
          <w:szCs w:val="20"/>
        </w:rPr>
        <w:t>tim</w:t>
      </w:r>
      <w:proofErr w:type="spellEnd"/>
      <w:r w:rsidR="00CE61FE">
        <w:rPr>
          <w:sz w:val="20"/>
          <w:szCs w:val="20"/>
        </w:rPr>
        <w:t xml:space="preserve"> internal QA Agree dan </w:t>
      </w:r>
      <w:proofErr w:type="spellStart"/>
      <w:r w:rsidR="00CE61FE">
        <w:rPr>
          <w:sz w:val="20"/>
          <w:szCs w:val="20"/>
        </w:rPr>
        <w:t>tim</w:t>
      </w:r>
      <w:proofErr w:type="spellEnd"/>
      <w:r w:rsidR="00CE61FE">
        <w:rPr>
          <w:sz w:val="20"/>
          <w:szCs w:val="20"/>
        </w:rPr>
        <w:t xml:space="preserve"> </w:t>
      </w:r>
      <w:proofErr w:type="spellStart"/>
      <w:r w:rsidR="00CE61FE">
        <w:rPr>
          <w:sz w:val="20"/>
          <w:szCs w:val="20"/>
        </w:rPr>
        <w:t>pengembang</w:t>
      </w:r>
      <w:proofErr w:type="spellEnd"/>
      <w:r w:rsidR="00CE61FE">
        <w:rPr>
          <w:sz w:val="20"/>
          <w:szCs w:val="20"/>
        </w:rPr>
        <w:t xml:space="preserve"> </w:t>
      </w:r>
      <w:proofErr w:type="spellStart"/>
      <w:r w:rsidR="00477CDC">
        <w:rPr>
          <w:sz w:val="20"/>
          <w:szCs w:val="20"/>
        </w:rPr>
        <w:t>perangkat</w:t>
      </w:r>
      <w:proofErr w:type="spellEnd"/>
      <w:r w:rsidR="00477CDC">
        <w:rPr>
          <w:sz w:val="20"/>
          <w:szCs w:val="20"/>
        </w:rPr>
        <w:t xml:space="preserve"> </w:t>
      </w:r>
      <w:proofErr w:type="spellStart"/>
      <w:r w:rsidR="00477CDC">
        <w:rPr>
          <w:sz w:val="20"/>
          <w:szCs w:val="20"/>
        </w:rPr>
        <w:t>lunak</w:t>
      </w:r>
      <w:proofErr w:type="spellEnd"/>
      <w:r w:rsidR="00CE61FE">
        <w:rPr>
          <w:sz w:val="20"/>
          <w:szCs w:val="20"/>
        </w:rPr>
        <w:t xml:space="preserve"> Agree</w:t>
      </w:r>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produktivitas</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mengotomatisasi</w:t>
      </w:r>
      <w:proofErr w:type="spellEnd"/>
      <w:r w:rsidRPr="009404BB">
        <w:rPr>
          <w:sz w:val="20"/>
          <w:szCs w:val="20"/>
        </w:rPr>
        <w:t xml:space="preserve"> proses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pengelolaan</w:t>
      </w:r>
      <w:proofErr w:type="spellEnd"/>
      <w:r w:rsidR="00CE61FE">
        <w:rPr>
          <w:sz w:val="20"/>
          <w:szCs w:val="20"/>
        </w:rPr>
        <w:t xml:space="preserve"> </w:t>
      </w:r>
      <w:proofErr w:type="spellStart"/>
      <w:r w:rsidR="00CE61FE">
        <w:rPr>
          <w:sz w:val="20"/>
          <w:szCs w:val="20"/>
        </w:rPr>
        <w:t>seputar</w:t>
      </w:r>
      <w:proofErr w:type="spellEnd"/>
      <w:r w:rsidRPr="009404BB">
        <w:rPr>
          <w:sz w:val="20"/>
          <w:szCs w:val="20"/>
        </w:rPr>
        <w:t xml:space="preserve"> test case</w:t>
      </w:r>
      <w:r w:rsidR="009344A4">
        <w:rPr>
          <w:sz w:val="20"/>
          <w:szCs w:val="20"/>
        </w:rPr>
        <w:t xml:space="preserve"> </w:t>
      </w:r>
      <w:proofErr w:type="spellStart"/>
      <w:r w:rsidR="009344A4">
        <w:rPr>
          <w:sz w:val="20"/>
          <w:szCs w:val="20"/>
        </w:rPr>
        <w:t>pengujian</w:t>
      </w:r>
      <w:proofErr w:type="spellEnd"/>
      <w:r w:rsidR="00297D21">
        <w:rPr>
          <w:sz w:val="20"/>
          <w:szCs w:val="20"/>
        </w:rPr>
        <w:t xml:space="preserve"> </w:t>
      </w:r>
      <w:proofErr w:type="spellStart"/>
      <w:r w:rsidR="00297D21">
        <w:rPr>
          <w:sz w:val="20"/>
          <w:szCs w:val="20"/>
        </w:rPr>
        <w:t>perangkat</w:t>
      </w:r>
      <w:proofErr w:type="spellEnd"/>
      <w:r w:rsidR="00297D21">
        <w:rPr>
          <w:sz w:val="20"/>
          <w:szCs w:val="20"/>
        </w:rPr>
        <w:t xml:space="preserve"> </w:t>
      </w:r>
      <w:proofErr w:type="spellStart"/>
      <w:r w:rsidR="00297D21">
        <w:rPr>
          <w:sz w:val="20"/>
          <w:szCs w:val="20"/>
        </w:rPr>
        <w:t>lunak</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otomatisasi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lagi</w:t>
      </w:r>
      <w:proofErr w:type="spellEnd"/>
      <w:r w:rsidRPr="009404BB">
        <w:rPr>
          <w:sz w:val="20"/>
          <w:szCs w:val="20"/>
        </w:rPr>
        <w:t xml:space="preserve"> </w:t>
      </w:r>
      <w:proofErr w:type="spellStart"/>
      <w:r w:rsidRPr="009404BB">
        <w:rPr>
          <w:sz w:val="20"/>
          <w:szCs w:val="20"/>
        </w:rPr>
        <w:t>menghabiskan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tenaga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proses manual yang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tugas-tugas</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dan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w:t>
      </w:r>
    </w:p>
    <w:p w14:paraId="4147EE11" w14:textId="734F008B" w:rsidR="0058716B" w:rsidRPr="009404BB" w:rsidRDefault="00C40E34" w:rsidP="00F56F3E">
      <w:pPr>
        <w:spacing w:line="276" w:lineRule="auto"/>
        <w:ind w:right="35" w:firstLine="340"/>
        <w:jc w:val="both"/>
        <w:rPr>
          <w:color w:val="000000"/>
          <w:sz w:val="20"/>
          <w:szCs w:val="20"/>
        </w:rPr>
      </w:pPr>
      <w:r w:rsidRPr="009404BB">
        <w:rPr>
          <w:sz w:val="20"/>
          <w:szCs w:val="20"/>
        </w:rPr>
        <w:t xml:space="preserve">Selain </w:t>
      </w:r>
      <w:proofErr w:type="spellStart"/>
      <w:r w:rsidRPr="009404BB">
        <w:rPr>
          <w:sz w:val="20"/>
          <w:szCs w:val="20"/>
        </w:rPr>
        <w:t>itu</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menyediakan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real-</w:t>
      </w:r>
      <w:r w:rsidRPr="009404BB">
        <w:rPr>
          <w:sz w:val="20"/>
          <w:szCs w:val="20"/>
        </w:rPr>
        <w:lastRenderedPageBreak/>
        <w:t xml:space="preserve">time.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mendapatkan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butuhkan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kepuasan</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dan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efisiensi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w:t>
      </w:r>
    </w:p>
    <w:p w14:paraId="5763CF2F" w14:textId="77777777" w:rsidR="00C40E34" w:rsidRPr="009404BB" w:rsidRDefault="00C40E34" w:rsidP="00F56F3E">
      <w:pPr>
        <w:spacing w:line="276" w:lineRule="auto"/>
        <w:ind w:right="35" w:firstLine="340"/>
        <w:jc w:val="both"/>
        <w:rPr>
          <w:color w:val="000000"/>
          <w:sz w:val="20"/>
          <w:szCs w:val="20"/>
        </w:rPr>
      </w:pPr>
    </w:p>
    <w:p w14:paraId="7F84CB01" w14:textId="1AC152B8" w:rsidR="003D3E9B" w:rsidRDefault="001A7B68" w:rsidP="00F56F3E">
      <w:pPr>
        <w:pStyle w:val="Heading2"/>
        <w:ind w:right="35"/>
        <w:rPr>
          <w:rFonts w:cs="Times New Roman"/>
          <w:bCs/>
          <w:szCs w:val="20"/>
        </w:rPr>
      </w:pPr>
      <w:bookmarkStart w:id="17" w:name="_2bn6wsx" w:colFirst="0" w:colLast="0"/>
      <w:bookmarkStart w:id="18" w:name="_Toc176987381"/>
      <w:bookmarkStart w:id="19" w:name="_Toc202306587"/>
      <w:bookmarkEnd w:id="17"/>
      <w:r w:rsidRPr="009404BB">
        <w:rPr>
          <w:rFonts w:cs="Times New Roman"/>
          <w:bCs/>
          <w:color w:val="000000"/>
          <w:szCs w:val="20"/>
        </w:rPr>
        <w:t>1.5 S</w:t>
      </w:r>
      <w:r w:rsidRPr="009404BB">
        <w:rPr>
          <w:rFonts w:cs="Times New Roman"/>
          <w:bCs/>
          <w:szCs w:val="20"/>
        </w:rPr>
        <w:t>ISTEMATIKA PENULISAN</w:t>
      </w:r>
      <w:bookmarkEnd w:id="18"/>
      <w:bookmarkEnd w:id="19"/>
    </w:p>
    <w:p w14:paraId="090CB203" w14:textId="77777777" w:rsidR="00DA4E6C" w:rsidRPr="00DA4E6C" w:rsidRDefault="00DA4E6C" w:rsidP="00F56F3E">
      <w:pPr>
        <w:ind w:right="35"/>
      </w:pPr>
    </w:p>
    <w:p w14:paraId="246CD47C" w14:textId="77777777" w:rsidR="003D3E9B" w:rsidRPr="009404BB" w:rsidRDefault="00734987" w:rsidP="00F56F3E">
      <w:pPr>
        <w:spacing w:line="276" w:lineRule="auto"/>
        <w:ind w:right="35" w:firstLine="340"/>
        <w:jc w:val="both"/>
        <w:rPr>
          <w:color w:val="000000"/>
          <w:sz w:val="20"/>
          <w:szCs w:val="20"/>
        </w:rPr>
      </w:pPr>
      <w:proofErr w:type="spellStart"/>
      <w:r w:rsidRPr="009404BB">
        <w:rPr>
          <w:color w:val="000000"/>
          <w:sz w:val="20"/>
          <w:szCs w:val="20"/>
        </w:rPr>
        <w:t>Sistematika</w:t>
      </w:r>
      <w:proofErr w:type="spellEnd"/>
      <w:r w:rsidRPr="009404BB">
        <w:rPr>
          <w:color w:val="000000"/>
          <w:sz w:val="20"/>
          <w:szCs w:val="20"/>
        </w:rPr>
        <w:t xml:space="preserve"> </w:t>
      </w:r>
      <w:proofErr w:type="spellStart"/>
      <w:r w:rsidRPr="009404BB">
        <w:rPr>
          <w:sz w:val="20"/>
          <w:szCs w:val="20"/>
        </w:rPr>
        <w:t>penulisan</w:t>
      </w:r>
      <w:proofErr w:type="spellEnd"/>
      <w:r w:rsidRPr="009404BB">
        <w:rPr>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penyusunan</w:t>
      </w:r>
      <w:proofErr w:type="spellEnd"/>
      <w:r w:rsidRPr="009404BB">
        <w:rPr>
          <w:color w:val="000000"/>
          <w:sz w:val="20"/>
          <w:szCs w:val="20"/>
        </w:rPr>
        <w:t xml:space="preserve"> </w:t>
      </w:r>
      <w:proofErr w:type="spellStart"/>
      <w:r w:rsidRPr="009404BB">
        <w:rPr>
          <w:color w:val="000000"/>
          <w:sz w:val="20"/>
          <w:szCs w:val="20"/>
        </w:rPr>
        <w:t>buku</w:t>
      </w:r>
      <w:proofErr w:type="spellEnd"/>
      <w:r w:rsidRPr="009404BB">
        <w:rPr>
          <w:color w:val="000000"/>
          <w:sz w:val="20"/>
          <w:szCs w:val="20"/>
        </w:rPr>
        <w:t xml:space="preserve"> </w:t>
      </w:r>
      <w:proofErr w:type="spellStart"/>
      <w:r w:rsidRPr="009404BB">
        <w:rPr>
          <w:color w:val="000000"/>
          <w:sz w:val="20"/>
          <w:szCs w:val="20"/>
        </w:rPr>
        <w:t>proyek</w:t>
      </w:r>
      <w:proofErr w:type="spellEnd"/>
      <w:r w:rsidRPr="009404BB">
        <w:rPr>
          <w:color w:val="000000"/>
          <w:sz w:val="20"/>
          <w:szCs w:val="20"/>
        </w:rPr>
        <w:t xml:space="preserve"> </w:t>
      </w:r>
      <w:proofErr w:type="spellStart"/>
      <w:r w:rsidRPr="009404BB">
        <w:rPr>
          <w:color w:val="000000"/>
          <w:sz w:val="20"/>
          <w:szCs w:val="20"/>
        </w:rPr>
        <w:t>akhir</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adalah</w:t>
      </w:r>
      <w:proofErr w:type="spellEnd"/>
      <w:r w:rsidRPr="009404BB">
        <w:rPr>
          <w:color w:val="000000"/>
          <w:sz w:val="20"/>
          <w:szCs w:val="20"/>
        </w:rPr>
        <w:t xml:space="preserv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berikut</w:t>
      </w:r>
      <w:proofErr w:type="spellEnd"/>
      <w:r w:rsidRPr="009404BB">
        <w:rPr>
          <w:color w:val="000000"/>
          <w:sz w:val="20"/>
          <w:szCs w:val="20"/>
        </w:rPr>
        <w:t>:</w:t>
      </w:r>
    </w:p>
    <w:p w14:paraId="53DAD8AD" w14:textId="77777777" w:rsidR="001A7B68" w:rsidRPr="009404BB" w:rsidRDefault="001A7B68" w:rsidP="00F56F3E">
      <w:pPr>
        <w:pStyle w:val="Heading3"/>
        <w:ind w:right="35"/>
        <w:rPr>
          <w:rFonts w:cs="Times New Roman"/>
          <w:bCs/>
          <w:szCs w:val="20"/>
        </w:rPr>
      </w:pPr>
      <w:bookmarkStart w:id="20" w:name="_Toc176987382"/>
      <w:bookmarkStart w:id="21" w:name="_Toc202306588"/>
      <w:r w:rsidRPr="009404BB">
        <w:rPr>
          <w:rFonts w:cs="Times New Roman"/>
          <w:bCs/>
          <w:szCs w:val="20"/>
        </w:rPr>
        <w:t>Bab 1</w:t>
      </w:r>
      <w:r w:rsidRPr="009404BB">
        <w:rPr>
          <w:rFonts w:cs="Times New Roman"/>
          <w:bCs/>
          <w:szCs w:val="20"/>
        </w:rPr>
        <w:tab/>
      </w:r>
      <w:proofErr w:type="spellStart"/>
      <w:r w:rsidRPr="009404BB">
        <w:rPr>
          <w:rFonts w:cs="Times New Roman"/>
          <w:bCs/>
          <w:szCs w:val="20"/>
        </w:rPr>
        <w:t>Pendahuluan</w:t>
      </w:r>
      <w:bookmarkEnd w:id="20"/>
      <w:bookmarkEnd w:id="21"/>
      <w:proofErr w:type="spellEnd"/>
    </w:p>
    <w:p w14:paraId="3A4C6986" w14:textId="51A50398" w:rsidR="003D3E9B" w:rsidRPr="009404BB" w:rsidRDefault="001E7DA5" w:rsidP="00F56F3E">
      <w:pPr>
        <w:spacing w:line="276" w:lineRule="auto"/>
        <w:ind w:left="720" w:right="35"/>
        <w:jc w:val="both"/>
        <w:rPr>
          <w:color w:val="000000"/>
          <w:sz w:val="20"/>
          <w:szCs w:val="20"/>
        </w:rPr>
      </w:pPr>
      <w:r w:rsidRPr="009404BB">
        <w:rPr>
          <w:color w:val="000000"/>
          <w:sz w:val="20"/>
          <w:szCs w:val="20"/>
        </w:rPr>
        <w:t xml:space="preserve">Pada </w:t>
      </w:r>
      <w:proofErr w:type="spellStart"/>
      <w:r w:rsidRPr="009404BB">
        <w:rPr>
          <w:color w:val="000000"/>
          <w:sz w:val="20"/>
          <w:szCs w:val="20"/>
        </w:rPr>
        <w:t>bab</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tentang</w:t>
      </w:r>
      <w:proofErr w:type="spellEnd"/>
      <w:r w:rsidRPr="009404BB">
        <w:rPr>
          <w:color w:val="000000"/>
          <w:sz w:val="20"/>
          <w:szCs w:val="20"/>
        </w:rPr>
        <w:t xml:space="preserve"> </w:t>
      </w:r>
      <w:proofErr w:type="spellStart"/>
      <w:r w:rsidRPr="009404BB">
        <w:rPr>
          <w:color w:val="000000"/>
          <w:sz w:val="20"/>
          <w:szCs w:val="20"/>
        </w:rPr>
        <w:t>latar</w:t>
      </w:r>
      <w:proofErr w:type="spellEnd"/>
      <w:r w:rsidRPr="009404BB">
        <w:rPr>
          <w:color w:val="000000"/>
          <w:sz w:val="20"/>
          <w:szCs w:val="20"/>
        </w:rPr>
        <w:t xml:space="preserve"> </w:t>
      </w:r>
      <w:proofErr w:type="spellStart"/>
      <w:r w:rsidRPr="009404BB">
        <w:rPr>
          <w:color w:val="000000"/>
          <w:sz w:val="20"/>
          <w:szCs w:val="20"/>
        </w:rPr>
        <w:t>belakang</w:t>
      </w:r>
      <w:proofErr w:type="spellEnd"/>
      <w:r w:rsidRPr="009404BB">
        <w:rPr>
          <w:color w:val="000000"/>
          <w:sz w:val="20"/>
          <w:szCs w:val="20"/>
        </w:rPr>
        <w:t xml:space="preserve">, </w:t>
      </w:r>
      <w:proofErr w:type="spellStart"/>
      <w:r w:rsidRPr="009404BB">
        <w:rPr>
          <w:color w:val="000000"/>
          <w:sz w:val="20"/>
          <w:szCs w:val="20"/>
        </w:rPr>
        <w:t>perumusan</w:t>
      </w:r>
      <w:proofErr w:type="spellEnd"/>
      <w:r w:rsidRPr="009404BB">
        <w:rPr>
          <w:color w:val="000000"/>
          <w:sz w:val="20"/>
          <w:szCs w:val="20"/>
        </w:rPr>
        <w:t xml:space="preserve"> </w:t>
      </w:r>
      <w:proofErr w:type="spellStart"/>
      <w:r w:rsidRPr="009404BB">
        <w:rPr>
          <w:color w:val="000000"/>
          <w:sz w:val="20"/>
          <w:szCs w:val="20"/>
        </w:rPr>
        <w:t>masalah</w:t>
      </w:r>
      <w:proofErr w:type="spellEnd"/>
      <w:r w:rsidRPr="009404BB">
        <w:rPr>
          <w:color w:val="000000"/>
          <w:sz w:val="20"/>
          <w:szCs w:val="20"/>
        </w:rPr>
        <w:t xml:space="preserve">, </w:t>
      </w:r>
      <w:proofErr w:type="spellStart"/>
      <w:r w:rsidRPr="009404BB">
        <w:rPr>
          <w:color w:val="000000"/>
          <w:sz w:val="20"/>
          <w:szCs w:val="20"/>
        </w:rPr>
        <w:t>batasan</w:t>
      </w:r>
      <w:proofErr w:type="spellEnd"/>
      <w:r w:rsidRPr="009404BB">
        <w:rPr>
          <w:color w:val="000000"/>
          <w:sz w:val="20"/>
          <w:szCs w:val="20"/>
        </w:rPr>
        <w:t xml:space="preserve"> </w:t>
      </w:r>
      <w:proofErr w:type="spellStart"/>
      <w:r w:rsidRPr="009404BB">
        <w:rPr>
          <w:color w:val="000000"/>
          <w:sz w:val="20"/>
          <w:szCs w:val="20"/>
        </w:rPr>
        <w:t>masalah</w:t>
      </w:r>
      <w:proofErr w:type="spellEnd"/>
      <w:r w:rsidRPr="009404BB">
        <w:rPr>
          <w:color w:val="000000"/>
          <w:sz w:val="20"/>
          <w:szCs w:val="20"/>
        </w:rPr>
        <w:t xml:space="preserve">, </w:t>
      </w:r>
      <w:proofErr w:type="spellStart"/>
      <w:r w:rsidRPr="009404BB">
        <w:rPr>
          <w:color w:val="000000"/>
          <w:sz w:val="20"/>
          <w:szCs w:val="20"/>
        </w:rPr>
        <w:t>tujuan</w:t>
      </w:r>
      <w:proofErr w:type="spellEnd"/>
      <w:r w:rsidRPr="009404BB">
        <w:rPr>
          <w:color w:val="000000"/>
          <w:sz w:val="20"/>
          <w:szCs w:val="20"/>
        </w:rPr>
        <w:t xml:space="preserve">, </w:t>
      </w:r>
      <w:proofErr w:type="spellStart"/>
      <w:r w:rsidRPr="009404BB">
        <w:rPr>
          <w:color w:val="000000"/>
          <w:sz w:val="20"/>
          <w:szCs w:val="20"/>
        </w:rPr>
        <w:t>sasaran</w:t>
      </w:r>
      <w:proofErr w:type="spellEnd"/>
      <w:r w:rsidRPr="009404BB">
        <w:rPr>
          <w:color w:val="000000"/>
          <w:sz w:val="20"/>
          <w:szCs w:val="20"/>
        </w:rPr>
        <w:t xml:space="preserve">, </w:t>
      </w:r>
      <w:proofErr w:type="spellStart"/>
      <w:r w:rsidRPr="009404BB">
        <w:rPr>
          <w:color w:val="000000"/>
          <w:sz w:val="20"/>
          <w:szCs w:val="20"/>
        </w:rPr>
        <w:t>serta</w:t>
      </w:r>
      <w:proofErr w:type="spellEnd"/>
      <w:r w:rsidRPr="009404BB">
        <w:rPr>
          <w:color w:val="000000"/>
          <w:sz w:val="20"/>
          <w:szCs w:val="20"/>
        </w:rPr>
        <w:t xml:space="preserve"> </w:t>
      </w:r>
      <w:proofErr w:type="spellStart"/>
      <w:r w:rsidRPr="009404BB">
        <w:rPr>
          <w:color w:val="000000"/>
          <w:sz w:val="20"/>
          <w:szCs w:val="20"/>
        </w:rPr>
        <w:t>sistematika</w:t>
      </w:r>
      <w:proofErr w:type="spellEnd"/>
      <w:r w:rsidRPr="009404BB">
        <w:rPr>
          <w:color w:val="000000"/>
          <w:sz w:val="20"/>
          <w:szCs w:val="20"/>
        </w:rPr>
        <w:t xml:space="preserve"> </w:t>
      </w:r>
      <w:proofErr w:type="spellStart"/>
      <w:r w:rsidRPr="009404BB">
        <w:rPr>
          <w:color w:val="000000"/>
          <w:sz w:val="20"/>
          <w:szCs w:val="20"/>
        </w:rPr>
        <w:t>pembahasan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penelitian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w:t>
      </w:r>
    </w:p>
    <w:p w14:paraId="0A4F529E" w14:textId="77777777" w:rsidR="001A7B68" w:rsidRPr="009404BB" w:rsidRDefault="001A7B68" w:rsidP="00F56F3E">
      <w:pPr>
        <w:spacing w:line="276" w:lineRule="auto"/>
        <w:ind w:right="35"/>
        <w:jc w:val="both"/>
        <w:rPr>
          <w:color w:val="000000"/>
          <w:sz w:val="20"/>
          <w:szCs w:val="20"/>
        </w:rPr>
      </w:pPr>
    </w:p>
    <w:p w14:paraId="2078FB3F" w14:textId="144B1749" w:rsidR="003D3E9B" w:rsidRPr="009404BB" w:rsidRDefault="001A7B68" w:rsidP="00F56F3E">
      <w:pPr>
        <w:pStyle w:val="Heading3"/>
        <w:ind w:right="35"/>
        <w:rPr>
          <w:rFonts w:cs="Times New Roman"/>
          <w:bCs/>
          <w:szCs w:val="20"/>
        </w:rPr>
      </w:pPr>
      <w:bookmarkStart w:id="22" w:name="_Toc176987383"/>
      <w:bookmarkStart w:id="23" w:name="_Toc202306589"/>
      <w:r w:rsidRPr="009404BB">
        <w:rPr>
          <w:rFonts w:cs="Times New Roman"/>
          <w:bCs/>
          <w:szCs w:val="20"/>
        </w:rPr>
        <w:t>Bab 2</w:t>
      </w:r>
      <w:r w:rsidRPr="009404BB">
        <w:rPr>
          <w:rFonts w:cs="Times New Roman"/>
          <w:bCs/>
          <w:szCs w:val="20"/>
        </w:rPr>
        <w:tab/>
        <w:t>Kajian Pustaka</w:t>
      </w:r>
      <w:bookmarkEnd w:id="22"/>
      <w:bookmarkEnd w:id="23"/>
    </w:p>
    <w:p w14:paraId="5C4B50E3" w14:textId="3D7C264C" w:rsidR="003D3E9B" w:rsidRPr="009404BB" w:rsidRDefault="001E7DA5" w:rsidP="00F56F3E">
      <w:pPr>
        <w:spacing w:line="276" w:lineRule="auto"/>
        <w:ind w:left="720" w:right="35"/>
        <w:jc w:val="both"/>
        <w:rPr>
          <w:color w:val="000000"/>
          <w:sz w:val="20"/>
          <w:szCs w:val="20"/>
        </w:rPr>
      </w:pPr>
      <w:r w:rsidRPr="009404BB">
        <w:rPr>
          <w:color w:val="000000"/>
          <w:sz w:val="20"/>
          <w:szCs w:val="20"/>
        </w:rPr>
        <w:t xml:space="preserve">Bab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membahas</w:t>
      </w:r>
      <w:proofErr w:type="spellEnd"/>
      <w:r w:rsidRPr="009404BB">
        <w:rPr>
          <w:color w:val="000000"/>
          <w:sz w:val="20"/>
          <w:szCs w:val="20"/>
        </w:rPr>
        <w:t xml:space="preserve"> </w:t>
      </w:r>
      <w:proofErr w:type="spellStart"/>
      <w:r w:rsidRPr="009404BB">
        <w:rPr>
          <w:color w:val="000000"/>
          <w:sz w:val="20"/>
          <w:szCs w:val="20"/>
        </w:rPr>
        <w:t>mengenai</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w:t>
      </w:r>
      <w:proofErr w:type="spellStart"/>
      <w:r w:rsidRPr="009404BB">
        <w:rPr>
          <w:color w:val="000000"/>
          <w:sz w:val="20"/>
          <w:szCs w:val="20"/>
        </w:rPr>
        <w:t>studi</w:t>
      </w:r>
      <w:proofErr w:type="spellEnd"/>
      <w:r w:rsidRPr="009404BB">
        <w:rPr>
          <w:color w:val="000000"/>
          <w:sz w:val="20"/>
          <w:szCs w:val="20"/>
        </w:rPr>
        <w:t xml:space="preserve"> </w:t>
      </w:r>
      <w:proofErr w:type="spellStart"/>
      <w:r w:rsidRPr="009404BB">
        <w:rPr>
          <w:color w:val="000000"/>
          <w:sz w:val="20"/>
          <w:szCs w:val="20"/>
        </w:rPr>
        <w:t>literatur</w:t>
      </w:r>
      <w:proofErr w:type="spellEnd"/>
      <w:r w:rsidRPr="009404BB">
        <w:rPr>
          <w:color w:val="000000"/>
          <w:sz w:val="20"/>
          <w:szCs w:val="20"/>
        </w:rPr>
        <w:t xml:space="preserve"> yang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penelitian</w:t>
      </w:r>
      <w:proofErr w:type="spellEnd"/>
      <w:r w:rsidRPr="009404BB">
        <w:rPr>
          <w:color w:val="000000"/>
          <w:sz w:val="20"/>
          <w:szCs w:val="20"/>
        </w:rPr>
        <w:t xml:space="preserve"> </w:t>
      </w:r>
      <w:proofErr w:type="spellStart"/>
      <w:r w:rsidRPr="009404BB">
        <w:rPr>
          <w:color w:val="000000"/>
          <w:sz w:val="20"/>
          <w:szCs w:val="20"/>
        </w:rPr>
        <w:t>terkait</w:t>
      </w:r>
      <w:proofErr w:type="spellEnd"/>
      <w:r w:rsidRPr="009404BB">
        <w:rPr>
          <w:color w:val="000000"/>
          <w:sz w:val="20"/>
          <w:szCs w:val="20"/>
        </w:rPr>
        <w:t xml:space="preserve"> yang </w:t>
      </w:r>
      <w:proofErr w:type="spellStart"/>
      <w:r w:rsidRPr="009404BB">
        <w:rPr>
          <w:color w:val="000000"/>
          <w:sz w:val="20"/>
          <w:szCs w:val="20"/>
        </w:rPr>
        <w:t>berkaitan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penyelesaian</w:t>
      </w:r>
      <w:proofErr w:type="spellEnd"/>
      <w:r w:rsidRPr="009404BB">
        <w:rPr>
          <w:color w:val="000000"/>
          <w:sz w:val="20"/>
          <w:szCs w:val="20"/>
        </w:rPr>
        <w:t xml:space="preserve"> </w:t>
      </w:r>
      <w:proofErr w:type="spellStart"/>
      <w:r w:rsidRPr="009404BB">
        <w:rPr>
          <w:color w:val="000000"/>
          <w:sz w:val="20"/>
          <w:szCs w:val="20"/>
        </w:rPr>
        <w:t>proyek</w:t>
      </w:r>
      <w:proofErr w:type="spellEnd"/>
      <w:r w:rsidRPr="009404BB">
        <w:rPr>
          <w:color w:val="000000"/>
          <w:sz w:val="20"/>
          <w:szCs w:val="20"/>
        </w:rPr>
        <w:t xml:space="preserve"> </w:t>
      </w:r>
      <w:proofErr w:type="spellStart"/>
      <w:r w:rsidRPr="009404BB">
        <w:rPr>
          <w:color w:val="000000"/>
          <w:sz w:val="20"/>
          <w:szCs w:val="20"/>
        </w:rPr>
        <w:t>akhir</w:t>
      </w:r>
      <w:proofErr w:type="spellEnd"/>
      <w:r w:rsidRPr="009404BB">
        <w:rPr>
          <w:color w:val="000000"/>
          <w:sz w:val="20"/>
          <w:szCs w:val="20"/>
        </w:rPr>
        <w:t xml:space="preserve">. Studi </w:t>
      </w:r>
      <w:proofErr w:type="spellStart"/>
      <w:r w:rsidRPr="009404BB">
        <w:rPr>
          <w:color w:val="000000"/>
          <w:sz w:val="20"/>
          <w:szCs w:val="20"/>
        </w:rPr>
        <w:t>literatur</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pada media </w:t>
      </w:r>
      <w:proofErr w:type="spellStart"/>
      <w:r w:rsidRPr="009404BB">
        <w:rPr>
          <w:color w:val="000000"/>
          <w:sz w:val="20"/>
          <w:szCs w:val="20"/>
        </w:rPr>
        <w:t>buku</w:t>
      </w:r>
      <w:proofErr w:type="spellEnd"/>
      <w:r w:rsidRPr="009404BB">
        <w:rPr>
          <w:color w:val="000000"/>
          <w:sz w:val="20"/>
          <w:szCs w:val="20"/>
        </w:rPr>
        <w:t xml:space="preserve"> </w:t>
      </w:r>
      <w:proofErr w:type="spellStart"/>
      <w:r w:rsidRPr="009404BB">
        <w:rPr>
          <w:color w:val="000000"/>
          <w:sz w:val="20"/>
          <w:szCs w:val="20"/>
        </w:rPr>
        <w:t>ataupun</w:t>
      </w:r>
      <w:proofErr w:type="spellEnd"/>
      <w:r w:rsidRPr="009404BB">
        <w:rPr>
          <w:color w:val="000000"/>
          <w:sz w:val="20"/>
          <w:szCs w:val="20"/>
        </w:rPr>
        <w:t xml:space="preserve"> </w:t>
      </w:r>
      <w:proofErr w:type="spellStart"/>
      <w:r w:rsidRPr="009404BB">
        <w:rPr>
          <w:color w:val="000000"/>
          <w:sz w:val="20"/>
          <w:szCs w:val="20"/>
        </w:rPr>
        <w:t>sumber</w:t>
      </w:r>
      <w:proofErr w:type="spellEnd"/>
      <w:r w:rsidRPr="009404BB">
        <w:rPr>
          <w:color w:val="000000"/>
          <w:sz w:val="20"/>
          <w:szCs w:val="20"/>
        </w:rPr>
        <w:t xml:space="preserve"> </w:t>
      </w:r>
      <w:proofErr w:type="spellStart"/>
      <w:r w:rsidRPr="009404BB">
        <w:rPr>
          <w:color w:val="000000"/>
          <w:sz w:val="20"/>
          <w:szCs w:val="20"/>
        </w:rPr>
        <w:t>sumberlainnya</w:t>
      </w:r>
      <w:proofErr w:type="spellEnd"/>
      <w:r w:rsidRPr="009404BB">
        <w:rPr>
          <w:color w:val="000000"/>
          <w:sz w:val="20"/>
          <w:szCs w:val="20"/>
        </w:rPr>
        <w:t>.</w:t>
      </w:r>
    </w:p>
    <w:p w14:paraId="2457B6D8" w14:textId="77777777" w:rsidR="001A7B68" w:rsidRPr="009404BB" w:rsidRDefault="001A7B68" w:rsidP="00F56F3E">
      <w:pPr>
        <w:spacing w:line="276" w:lineRule="auto"/>
        <w:ind w:right="35" w:firstLine="340"/>
        <w:jc w:val="both"/>
        <w:rPr>
          <w:sz w:val="20"/>
          <w:szCs w:val="20"/>
        </w:rPr>
      </w:pPr>
    </w:p>
    <w:p w14:paraId="23C29CF0" w14:textId="77777777" w:rsidR="001A7B68" w:rsidRPr="009404BB" w:rsidRDefault="001A7B68" w:rsidP="00F56F3E">
      <w:pPr>
        <w:pStyle w:val="Heading3"/>
        <w:ind w:right="35"/>
        <w:rPr>
          <w:rFonts w:cs="Times New Roman"/>
          <w:bCs/>
          <w:szCs w:val="20"/>
        </w:rPr>
      </w:pPr>
      <w:bookmarkStart w:id="24" w:name="_Toc176987384"/>
      <w:bookmarkStart w:id="25" w:name="_Toc202306590"/>
      <w:r w:rsidRPr="009404BB">
        <w:rPr>
          <w:rFonts w:cs="Times New Roman"/>
          <w:bCs/>
          <w:szCs w:val="20"/>
        </w:rPr>
        <w:t>Bab 3</w:t>
      </w:r>
      <w:r w:rsidRPr="009404BB">
        <w:rPr>
          <w:rFonts w:cs="Times New Roman"/>
          <w:bCs/>
          <w:szCs w:val="20"/>
        </w:rPr>
        <w:tab/>
      </w:r>
      <w:proofErr w:type="spellStart"/>
      <w:r w:rsidRPr="009404BB">
        <w:rPr>
          <w:rFonts w:cs="Times New Roman"/>
          <w:bCs/>
          <w:szCs w:val="20"/>
        </w:rPr>
        <w:t>Deskripsi</w:t>
      </w:r>
      <w:proofErr w:type="spellEnd"/>
      <w:r w:rsidRPr="009404BB">
        <w:rPr>
          <w:rFonts w:cs="Times New Roman"/>
          <w:bCs/>
          <w:szCs w:val="20"/>
        </w:rPr>
        <w:t xml:space="preserve"> </w:t>
      </w:r>
      <w:proofErr w:type="spellStart"/>
      <w:r w:rsidRPr="009404BB">
        <w:rPr>
          <w:rFonts w:cs="Times New Roman"/>
          <w:bCs/>
          <w:szCs w:val="20"/>
        </w:rPr>
        <w:t>Sistem</w:t>
      </w:r>
      <w:bookmarkEnd w:id="24"/>
      <w:bookmarkEnd w:id="25"/>
      <w:proofErr w:type="spellEnd"/>
    </w:p>
    <w:p w14:paraId="35D40381" w14:textId="6908EEDE" w:rsidR="003D3E9B" w:rsidRPr="009404BB" w:rsidRDefault="001E7DA5" w:rsidP="00F56F3E">
      <w:pPr>
        <w:spacing w:line="276" w:lineRule="auto"/>
        <w:ind w:left="720" w:right="35"/>
        <w:jc w:val="both"/>
        <w:rPr>
          <w:color w:val="000000"/>
          <w:sz w:val="20"/>
          <w:szCs w:val="20"/>
        </w:rPr>
      </w:pPr>
      <w:r w:rsidRPr="009404BB">
        <w:rPr>
          <w:color w:val="000000"/>
          <w:sz w:val="20"/>
          <w:szCs w:val="20"/>
        </w:rPr>
        <w:t xml:space="preserve">Bab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membahas</w:t>
      </w:r>
      <w:proofErr w:type="spellEnd"/>
      <w:r w:rsidRPr="009404BB">
        <w:rPr>
          <w:color w:val="000000"/>
          <w:sz w:val="20"/>
          <w:szCs w:val="20"/>
        </w:rPr>
        <w:t xml:space="preserve"> </w:t>
      </w:r>
      <w:proofErr w:type="spellStart"/>
      <w:r w:rsidRPr="009404BB">
        <w:rPr>
          <w:color w:val="000000"/>
          <w:sz w:val="20"/>
          <w:szCs w:val="20"/>
        </w:rPr>
        <w:t>mengenai</w:t>
      </w:r>
      <w:proofErr w:type="spellEnd"/>
      <w:r w:rsidRPr="009404BB">
        <w:rPr>
          <w:color w:val="000000"/>
          <w:sz w:val="20"/>
          <w:szCs w:val="20"/>
        </w:rPr>
        <w:t xml:space="preserve"> </w:t>
      </w:r>
      <w:proofErr w:type="spellStart"/>
      <w:r w:rsidRPr="009404BB">
        <w:rPr>
          <w:color w:val="000000"/>
          <w:sz w:val="20"/>
          <w:szCs w:val="20"/>
        </w:rPr>
        <w:t>perencanaan</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perancangan</w:t>
      </w:r>
      <w:proofErr w:type="spellEnd"/>
      <w:r w:rsidRPr="009404BB">
        <w:rPr>
          <w:color w:val="000000"/>
          <w:sz w:val="20"/>
          <w:szCs w:val="20"/>
        </w:rPr>
        <w:t xml:space="preserve"> </w:t>
      </w:r>
      <w:proofErr w:type="spellStart"/>
      <w:r w:rsidRPr="009404BB">
        <w:rPr>
          <w:color w:val="000000"/>
          <w:sz w:val="20"/>
          <w:szCs w:val="20"/>
        </w:rPr>
        <w:t>hirarki</w:t>
      </w:r>
      <w:proofErr w:type="spellEnd"/>
      <w:r w:rsidRPr="009404BB">
        <w:rPr>
          <w:color w:val="000000"/>
          <w:sz w:val="20"/>
          <w:szCs w:val="20"/>
        </w:rPr>
        <w:t xml:space="preserve">, </w:t>
      </w:r>
      <w:proofErr w:type="spellStart"/>
      <w:r w:rsidRPr="009404BB">
        <w:rPr>
          <w:color w:val="000000"/>
          <w:sz w:val="20"/>
          <w:szCs w:val="20"/>
        </w:rPr>
        <w:t>perancangan</w:t>
      </w:r>
      <w:proofErr w:type="spellEnd"/>
      <w:r w:rsidRPr="009404BB">
        <w:rPr>
          <w:color w:val="000000"/>
          <w:sz w:val="20"/>
          <w:szCs w:val="20"/>
        </w:rPr>
        <w:t xml:space="preserve"> proses, dan </w:t>
      </w:r>
      <w:proofErr w:type="spellStart"/>
      <w:r w:rsidRPr="009404BB">
        <w:rPr>
          <w:color w:val="000000"/>
          <w:sz w:val="20"/>
          <w:szCs w:val="20"/>
        </w:rPr>
        <w:t>perancangan</w:t>
      </w:r>
      <w:proofErr w:type="spellEnd"/>
      <w:r w:rsidRPr="009404BB">
        <w:rPr>
          <w:color w:val="000000"/>
          <w:sz w:val="20"/>
          <w:szCs w:val="20"/>
        </w:rPr>
        <w:t xml:space="preserve"> </w:t>
      </w:r>
      <w:proofErr w:type="spellStart"/>
      <w:r w:rsidRPr="009404BB">
        <w:rPr>
          <w:color w:val="000000"/>
          <w:sz w:val="20"/>
          <w:szCs w:val="20"/>
        </w:rPr>
        <w:t>pengguna</w:t>
      </w:r>
      <w:proofErr w:type="spellEnd"/>
      <w:r w:rsidRPr="009404BB">
        <w:rPr>
          <w:color w:val="000000"/>
          <w:sz w:val="20"/>
          <w:szCs w:val="20"/>
        </w:rPr>
        <w:t xml:space="preserve"> interface. Selain </w:t>
      </w:r>
      <w:proofErr w:type="spellStart"/>
      <w:r w:rsidRPr="009404BB">
        <w:rPr>
          <w:color w:val="000000"/>
          <w:sz w:val="20"/>
          <w:szCs w:val="20"/>
        </w:rPr>
        <w:t>itu</w:t>
      </w:r>
      <w:proofErr w:type="spellEnd"/>
      <w:r w:rsidRPr="009404BB">
        <w:rPr>
          <w:color w:val="000000"/>
          <w:sz w:val="20"/>
          <w:szCs w:val="20"/>
        </w:rPr>
        <w:t xml:space="preserve"> juga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pembahasan</w:t>
      </w:r>
      <w:proofErr w:type="spellEnd"/>
      <w:r w:rsidRPr="009404BB">
        <w:rPr>
          <w:color w:val="000000"/>
          <w:sz w:val="20"/>
          <w:szCs w:val="20"/>
        </w:rPr>
        <w:t xml:space="preserve"> </w:t>
      </w:r>
      <w:proofErr w:type="spellStart"/>
      <w:r w:rsidRPr="009404BB">
        <w:rPr>
          <w:color w:val="000000"/>
          <w:sz w:val="20"/>
          <w:szCs w:val="20"/>
        </w:rPr>
        <w:t>arsitektur</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yang </w:t>
      </w:r>
      <w:proofErr w:type="spellStart"/>
      <w:r w:rsidRPr="009404BB">
        <w:rPr>
          <w:color w:val="000000"/>
          <w:sz w:val="20"/>
          <w:szCs w:val="20"/>
        </w:rPr>
        <w:t>akan</w:t>
      </w:r>
      <w:proofErr w:type="spellEnd"/>
      <w:r w:rsidRPr="009404BB">
        <w:rPr>
          <w:color w:val="000000"/>
          <w:sz w:val="20"/>
          <w:szCs w:val="20"/>
        </w:rPr>
        <w:t xml:space="preserve"> </w:t>
      </w:r>
      <w:proofErr w:type="spellStart"/>
      <w:r w:rsidRPr="009404BB">
        <w:rPr>
          <w:color w:val="000000"/>
          <w:sz w:val="20"/>
          <w:szCs w:val="20"/>
        </w:rPr>
        <w:t>dibuat</w:t>
      </w:r>
      <w:proofErr w:type="spellEnd"/>
      <w:r w:rsidR="00075F59" w:rsidRPr="009404BB">
        <w:rPr>
          <w:color w:val="000000"/>
          <w:sz w:val="20"/>
          <w:szCs w:val="20"/>
        </w:rPr>
        <w:t>.</w:t>
      </w:r>
    </w:p>
    <w:p w14:paraId="111BACCE" w14:textId="77777777" w:rsidR="001A7B68" w:rsidRPr="009404BB" w:rsidRDefault="001A7B68" w:rsidP="00F56F3E">
      <w:pPr>
        <w:spacing w:line="276" w:lineRule="auto"/>
        <w:ind w:right="35"/>
        <w:jc w:val="both"/>
        <w:rPr>
          <w:sz w:val="20"/>
          <w:szCs w:val="20"/>
        </w:rPr>
      </w:pPr>
    </w:p>
    <w:p w14:paraId="21972DBA" w14:textId="0020FC27" w:rsidR="003D3E9B" w:rsidRPr="009404BB" w:rsidRDefault="00734987" w:rsidP="00F56F3E">
      <w:pPr>
        <w:pStyle w:val="Heading3"/>
        <w:ind w:right="35"/>
        <w:rPr>
          <w:rFonts w:cs="Times New Roman"/>
          <w:bCs/>
          <w:szCs w:val="20"/>
        </w:rPr>
      </w:pPr>
      <w:bookmarkStart w:id="26" w:name="_Toc176987385"/>
      <w:bookmarkStart w:id="27" w:name="_Toc202306591"/>
      <w:r w:rsidRPr="009404BB">
        <w:rPr>
          <w:rFonts w:cs="Times New Roman"/>
          <w:bCs/>
          <w:szCs w:val="20"/>
        </w:rPr>
        <w:t>B</w:t>
      </w:r>
      <w:r w:rsidR="001A7B68" w:rsidRPr="009404BB">
        <w:rPr>
          <w:rFonts w:cs="Times New Roman"/>
          <w:bCs/>
          <w:szCs w:val="20"/>
        </w:rPr>
        <w:t>ab 4</w:t>
      </w:r>
      <w:r w:rsidR="001A7B68" w:rsidRPr="009404BB">
        <w:rPr>
          <w:rFonts w:cs="Times New Roman"/>
          <w:bCs/>
          <w:szCs w:val="20"/>
        </w:rPr>
        <w:tab/>
      </w:r>
      <w:proofErr w:type="spellStart"/>
      <w:r w:rsidR="001A7B68" w:rsidRPr="009404BB">
        <w:rPr>
          <w:rFonts w:cs="Times New Roman"/>
          <w:bCs/>
          <w:szCs w:val="20"/>
        </w:rPr>
        <w:t>Eksperimen</w:t>
      </w:r>
      <w:proofErr w:type="spellEnd"/>
      <w:r w:rsidR="001A7B68" w:rsidRPr="009404BB">
        <w:rPr>
          <w:rFonts w:cs="Times New Roman"/>
          <w:bCs/>
          <w:szCs w:val="20"/>
        </w:rPr>
        <w:t xml:space="preserve"> dan </w:t>
      </w:r>
      <w:proofErr w:type="spellStart"/>
      <w:r w:rsidR="001A7B68" w:rsidRPr="009404BB">
        <w:rPr>
          <w:rFonts w:cs="Times New Roman"/>
          <w:bCs/>
          <w:szCs w:val="20"/>
        </w:rPr>
        <w:t>Analisis</w:t>
      </w:r>
      <w:bookmarkEnd w:id="26"/>
      <w:bookmarkEnd w:id="27"/>
      <w:proofErr w:type="spellEnd"/>
    </w:p>
    <w:p w14:paraId="3FC20572" w14:textId="77777777" w:rsidR="003D3E9B" w:rsidRPr="009404BB" w:rsidRDefault="00734987" w:rsidP="00F56F3E">
      <w:pPr>
        <w:spacing w:line="276" w:lineRule="auto"/>
        <w:ind w:left="720" w:right="35"/>
        <w:jc w:val="both"/>
        <w:rPr>
          <w:sz w:val="20"/>
          <w:szCs w:val="20"/>
        </w:rPr>
      </w:pP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apa</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yang </w:t>
      </w:r>
      <w:proofErr w:type="spellStart"/>
      <w:r w:rsidRPr="009404BB">
        <w:rPr>
          <w:sz w:val="20"/>
          <w:szCs w:val="20"/>
        </w:rPr>
        <w:t>dibahas</w:t>
      </w:r>
      <w:proofErr w:type="spellEnd"/>
      <w:r w:rsidRPr="009404BB">
        <w:rPr>
          <w:sz w:val="20"/>
          <w:szCs w:val="20"/>
        </w:rPr>
        <w:t xml:space="preserve"> pada Bab 4. </w:t>
      </w: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memuat</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pada </w:t>
      </w:r>
      <w:proofErr w:type="spellStart"/>
      <w:r w:rsidRPr="009404BB">
        <w:rPr>
          <w:sz w:val="20"/>
          <w:szCs w:val="20"/>
        </w:rPr>
        <w:t>Eksperimen</w:t>
      </w:r>
      <w:proofErr w:type="spellEnd"/>
      <w:r w:rsidRPr="009404BB">
        <w:rPr>
          <w:sz w:val="20"/>
          <w:szCs w:val="20"/>
        </w:rPr>
        <w:t xml:space="preserve"> dan </w:t>
      </w:r>
      <w:proofErr w:type="spellStart"/>
      <w:r w:rsidRPr="009404BB">
        <w:rPr>
          <w:sz w:val="20"/>
          <w:szCs w:val="20"/>
        </w:rPr>
        <w:t>Analisis</w:t>
      </w:r>
      <w:proofErr w:type="spellEnd"/>
      <w:r w:rsidRPr="009404BB">
        <w:rPr>
          <w:sz w:val="20"/>
          <w:szCs w:val="20"/>
        </w:rPr>
        <w:t>.</w:t>
      </w:r>
    </w:p>
    <w:p w14:paraId="275E21DA" w14:textId="77777777" w:rsidR="001A7B68" w:rsidRPr="009404BB" w:rsidRDefault="001A7B68" w:rsidP="00F56F3E">
      <w:pPr>
        <w:spacing w:line="276" w:lineRule="auto"/>
        <w:ind w:right="35"/>
        <w:jc w:val="both"/>
        <w:rPr>
          <w:sz w:val="20"/>
          <w:szCs w:val="20"/>
        </w:rPr>
      </w:pPr>
    </w:p>
    <w:p w14:paraId="25E46AB7" w14:textId="77777777" w:rsidR="001A7B68" w:rsidRPr="009404BB" w:rsidRDefault="001A7B68" w:rsidP="00F56F3E">
      <w:pPr>
        <w:pStyle w:val="Heading3"/>
        <w:ind w:right="35"/>
        <w:rPr>
          <w:rFonts w:cs="Times New Roman"/>
          <w:bCs/>
          <w:szCs w:val="20"/>
        </w:rPr>
      </w:pPr>
      <w:bookmarkStart w:id="28" w:name="_Toc176987386"/>
      <w:bookmarkStart w:id="29" w:name="_Toc202306592"/>
      <w:r w:rsidRPr="009404BB">
        <w:rPr>
          <w:rFonts w:cs="Times New Roman"/>
          <w:bCs/>
          <w:szCs w:val="20"/>
        </w:rPr>
        <w:t>Bab 5</w:t>
      </w:r>
      <w:r w:rsidRPr="009404BB">
        <w:rPr>
          <w:rFonts w:cs="Times New Roman"/>
          <w:bCs/>
          <w:szCs w:val="20"/>
        </w:rPr>
        <w:tab/>
      </w:r>
      <w:proofErr w:type="spellStart"/>
      <w:r w:rsidRPr="009404BB">
        <w:rPr>
          <w:rFonts w:cs="Times New Roman"/>
          <w:bCs/>
          <w:szCs w:val="20"/>
        </w:rPr>
        <w:t>Penutup</w:t>
      </w:r>
      <w:bookmarkEnd w:id="28"/>
      <w:bookmarkEnd w:id="29"/>
      <w:proofErr w:type="spellEnd"/>
    </w:p>
    <w:p w14:paraId="5A998692" w14:textId="2AE206C4" w:rsidR="003D3E9B" w:rsidRPr="009404BB" w:rsidRDefault="00734987" w:rsidP="00F56F3E">
      <w:pPr>
        <w:spacing w:line="276" w:lineRule="auto"/>
        <w:ind w:left="720" w:right="35"/>
        <w:jc w:val="both"/>
        <w:rPr>
          <w:sz w:val="20"/>
          <w:szCs w:val="20"/>
        </w:rPr>
      </w:pP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apa</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yang </w:t>
      </w:r>
      <w:proofErr w:type="spellStart"/>
      <w:r w:rsidRPr="009404BB">
        <w:rPr>
          <w:sz w:val="20"/>
          <w:szCs w:val="20"/>
        </w:rPr>
        <w:t>dibahas</w:t>
      </w:r>
      <w:proofErr w:type="spellEnd"/>
      <w:r w:rsidRPr="009404BB">
        <w:rPr>
          <w:sz w:val="20"/>
          <w:szCs w:val="20"/>
        </w:rPr>
        <w:t xml:space="preserve"> pada </w:t>
      </w:r>
      <w:proofErr w:type="spellStart"/>
      <w:r w:rsidRPr="009404BB">
        <w:rPr>
          <w:sz w:val="20"/>
          <w:szCs w:val="20"/>
        </w:rPr>
        <w:t>pada</w:t>
      </w:r>
      <w:proofErr w:type="spellEnd"/>
      <w:r w:rsidRPr="009404BB">
        <w:rPr>
          <w:sz w:val="20"/>
          <w:szCs w:val="20"/>
        </w:rPr>
        <w:t xml:space="preserve"> Bab 5. </w:t>
      </w: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memuat</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pada </w:t>
      </w:r>
      <w:proofErr w:type="spellStart"/>
      <w:r w:rsidRPr="009404BB">
        <w:rPr>
          <w:sz w:val="20"/>
          <w:szCs w:val="20"/>
        </w:rPr>
        <w:t>Penutup</w:t>
      </w:r>
      <w:proofErr w:type="spellEnd"/>
      <w:r w:rsidRPr="009404BB">
        <w:rPr>
          <w:sz w:val="20"/>
          <w:szCs w:val="20"/>
        </w:rPr>
        <w:t>.</w:t>
      </w:r>
    </w:p>
    <w:p w14:paraId="141700A6" w14:textId="77777777" w:rsidR="002058EA" w:rsidRPr="009404BB" w:rsidRDefault="002058EA" w:rsidP="00A50BC5">
      <w:pPr>
        <w:spacing w:line="276" w:lineRule="auto"/>
        <w:ind w:left="720" w:right="461"/>
        <w:jc w:val="both"/>
        <w:rPr>
          <w:sz w:val="20"/>
          <w:szCs w:val="20"/>
        </w:rPr>
      </w:pPr>
    </w:p>
    <w:p w14:paraId="6A02EDCF" w14:textId="77777777" w:rsidR="002058EA" w:rsidRDefault="002058EA" w:rsidP="00A50BC5">
      <w:pPr>
        <w:spacing w:line="276" w:lineRule="auto"/>
        <w:ind w:left="720" w:right="461"/>
        <w:jc w:val="both"/>
        <w:rPr>
          <w:sz w:val="20"/>
          <w:szCs w:val="20"/>
        </w:rPr>
      </w:pPr>
    </w:p>
    <w:p w14:paraId="2C22AE83" w14:textId="77777777" w:rsidR="00DA4E6C" w:rsidRDefault="00DA4E6C" w:rsidP="00A50BC5">
      <w:pPr>
        <w:spacing w:line="276" w:lineRule="auto"/>
        <w:ind w:left="720" w:right="461"/>
        <w:jc w:val="both"/>
        <w:rPr>
          <w:sz w:val="20"/>
          <w:szCs w:val="20"/>
        </w:rPr>
      </w:pPr>
    </w:p>
    <w:p w14:paraId="58F41C21" w14:textId="77777777" w:rsidR="00DA4E6C" w:rsidRDefault="00DA4E6C" w:rsidP="00A50BC5">
      <w:pPr>
        <w:spacing w:line="276" w:lineRule="auto"/>
        <w:ind w:left="720" w:right="461"/>
        <w:jc w:val="both"/>
        <w:rPr>
          <w:sz w:val="20"/>
          <w:szCs w:val="20"/>
        </w:rPr>
      </w:pPr>
    </w:p>
    <w:p w14:paraId="08047E3C" w14:textId="77777777" w:rsidR="00DA4E6C" w:rsidRDefault="00DA4E6C" w:rsidP="00A50BC5">
      <w:pPr>
        <w:spacing w:line="276" w:lineRule="auto"/>
        <w:ind w:left="720" w:right="461"/>
        <w:jc w:val="both"/>
        <w:rPr>
          <w:sz w:val="20"/>
          <w:szCs w:val="20"/>
        </w:rPr>
      </w:pPr>
    </w:p>
    <w:p w14:paraId="3AB9D6C8" w14:textId="77777777" w:rsidR="00015850" w:rsidRDefault="00015850" w:rsidP="00116317">
      <w:pPr>
        <w:spacing w:line="276" w:lineRule="auto"/>
        <w:ind w:right="461"/>
        <w:jc w:val="both"/>
        <w:rPr>
          <w:sz w:val="20"/>
          <w:szCs w:val="20"/>
        </w:rPr>
      </w:pPr>
    </w:p>
    <w:p w14:paraId="2C417467" w14:textId="77777777" w:rsidR="000C5FFA" w:rsidRDefault="000C5FFA" w:rsidP="00116317">
      <w:pPr>
        <w:spacing w:line="276" w:lineRule="auto"/>
        <w:ind w:right="461"/>
        <w:jc w:val="both"/>
        <w:rPr>
          <w:sz w:val="20"/>
          <w:szCs w:val="20"/>
        </w:rPr>
      </w:pPr>
    </w:p>
    <w:p w14:paraId="414A5C0B" w14:textId="77777777" w:rsidR="000C5FFA" w:rsidRDefault="000C5FFA" w:rsidP="00116317">
      <w:pPr>
        <w:spacing w:line="276" w:lineRule="auto"/>
        <w:ind w:right="461"/>
        <w:jc w:val="both"/>
        <w:rPr>
          <w:sz w:val="20"/>
          <w:szCs w:val="20"/>
        </w:rPr>
      </w:pPr>
    </w:p>
    <w:p w14:paraId="3CBA2D4E" w14:textId="77777777" w:rsidR="006448FD" w:rsidRDefault="006448FD" w:rsidP="00116317">
      <w:pPr>
        <w:spacing w:line="276" w:lineRule="auto"/>
        <w:ind w:right="461"/>
        <w:jc w:val="both"/>
        <w:rPr>
          <w:sz w:val="20"/>
          <w:szCs w:val="20"/>
        </w:rPr>
      </w:pPr>
    </w:p>
    <w:p w14:paraId="718056BA" w14:textId="77777777" w:rsidR="00FD12E9" w:rsidRDefault="00FD12E9" w:rsidP="00116317">
      <w:pPr>
        <w:spacing w:line="276" w:lineRule="auto"/>
        <w:ind w:right="461"/>
        <w:jc w:val="both"/>
        <w:rPr>
          <w:sz w:val="20"/>
          <w:szCs w:val="20"/>
        </w:rPr>
      </w:pPr>
    </w:p>
    <w:p w14:paraId="1244FC55" w14:textId="77777777" w:rsidR="00FD12E9" w:rsidRDefault="00FD12E9" w:rsidP="00116317">
      <w:pPr>
        <w:spacing w:line="276" w:lineRule="auto"/>
        <w:ind w:right="461"/>
        <w:jc w:val="both"/>
        <w:rPr>
          <w:sz w:val="20"/>
          <w:szCs w:val="20"/>
        </w:rPr>
      </w:pPr>
    </w:p>
    <w:p w14:paraId="077DFA95" w14:textId="77777777" w:rsidR="00FD12E9" w:rsidRDefault="00FD12E9" w:rsidP="00116317">
      <w:pPr>
        <w:spacing w:line="276" w:lineRule="auto"/>
        <w:ind w:right="461"/>
        <w:jc w:val="both"/>
        <w:rPr>
          <w:sz w:val="20"/>
          <w:szCs w:val="20"/>
        </w:rPr>
      </w:pPr>
    </w:p>
    <w:p w14:paraId="151D8D11" w14:textId="77777777" w:rsidR="00FD12E9" w:rsidRDefault="00FD12E9" w:rsidP="00116317">
      <w:pPr>
        <w:spacing w:line="276" w:lineRule="auto"/>
        <w:ind w:right="461"/>
        <w:jc w:val="both"/>
        <w:rPr>
          <w:sz w:val="20"/>
          <w:szCs w:val="20"/>
        </w:rPr>
      </w:pPr>
    </w:p>
    <w:p w14:paraId="4DE5D2DA" w14:textId="77777777" w:rsidR="00FD12E9" w:rsidRDefault="00FD12E9" w:rsidP="00116317">
      <w:pPr>
        <w:spacing w:line="276" w:lineRule="auto"/>
        <w:ind w:right="461"/>
        <w:jc w:val="both"/>
        <w:rPr>
          <w:sz w:val="20"/>
          <w:szCs w:val="20"/>
        </w:rPr>
      </w:pPr>
    </w:p>
    <w:p w14:paraId="42AB7D18" w14:textId="77777777" w:rsidR="00FD12E9" w:rsidRDefault="00FD12E9" w:rsidP="00116317">
      <w:pPr>
        <w:spacing w:line="276" w:lineRule="auto"/>
        <w:ind w:right="461"/>
        <w:jc w:val="both"/>
        <w:rPr>
          <w:sz w:val="20"/>
          <w:szCs w:val="20"/>
        </w:rPr>
      </w:pPr>
    </w:p>
    <w:p w14:paraId="0BF308D6" w14:textId="77777777" w:rsidR="006448FD" w:rsidRDefault="006448FD" w:rsidP="00116317">
      <w:pPr>
        <w:spacing w:line="276" w:lineRule="auto"/>
        <w:ind w:right="461"/>
        <w:jc w:val="both"/>
        <w:rPr>
          <w:sz w:val="20"/>
          <w:szCs w:val="20"/>
        </w:rPr>
      </w:pPr>
    </w:p>
    <w:p w14:paraId="2796936C" w14:textId="77777777" w:rsidR="006448FD" w:rsidRDefault="006448FD" w:rsidP="00116317">
      <w:pPr>
        <w:spacing w:line="276" w:lineRule="auto"/>
        <w:ind w:right="461"/>
        <w:jc w:val="both"/>
        <w:rPr>
          <w:sz w:val="20"/>
          <w:szCs w:val="20"/>
        </w:rPr>
      </w:pPr>
    </w:p>
    <w:p w14:paraId="799234A8" w14:textId="77777777" w:rsidR="006448FD" w:rsidRDefault="006448FD" w:rsidP="00116317">
      <w:pPr>
        <w:spacing w:line="276" w:lineRule="auto"/>
        <w:ind w:right="461"/>
        <w:jc w:val="both"/>
        <w:rPr>
          <w:sz w:val="20"/>
          <w:szCs w:val="20"/>
        </w:rPr>
      </w:pPr>
    </w:p>
    <w:p w14:paraId="59F10599" w14:textId="77777777" w:rsidR="006448FD" w:rsidRDefault="006448FD" w:rsidP="00116317">
      <w:pPr>
        <w:spacing w:line="276" w:lineRule="auto"/>
        <w:ind w:right="461"/>
        <w:jc w:val="both"/>
        <w:rPr>
          <w:sz w:val="20"/>
          <w:szCs w:val="20"/>
        </w:rPr>
      </w:pPr>
    </w:p>
    <w:p w14:paraId="1D950256" w14:textId="77777777" w:rsidR="006448FD" w:rsidRDefault="006448FD" w:rsidP="00116317">
      <w:pPr>
        <w:spacing w:line="276" w:lineRule="auto"/>
        <w:ind w:right="461"/>
        <w:jc w:val="both"/>
        <w:rPr>
          <w:sz w:val="20"/>
          <w:szCs w:val="20"/>
        </w:rPr>
      </w:pPr>
    </w:p>
    <w:p w14:paraId="2C68949F" w14:textId="77777777" w:rsidR="006448FD" w:rsidRDefault="006448FD" w:rsidP="00116317">
      <w:pPr>
        <w:spacing w:line="276" w:lineRule="auto"/>
        <w:ind w:right="461"/>
        <w:jc w:val="both"/>
        <w:rPr>
          <w:sz w:val="20"/>
          <w:szCs w:val="20"/>
        </w:rPr>
      </w:pPr>
    </w:p>
    <w:p w14:paraId="3CF4741B" w14:textId="77777777" w:rsidR="006448FD" w:rsidRDefault="006448FD" w:rsidP="00116317">
      <w:pPr>
        <w:spacing w:line="276" w:lineRule="auto"/>
        <w:ind w:right="461"/>
        <w:jc w:val="both"/>
        <w:rPr>
          <w:sz w:val="20"/>
          <w:szCs w:val="20"/>
        </w:rPr>
      </w:pPr>
    </w:p>
    <w:p w14:paraId="4C3197C1" w14:textId="77777777" w:rsidR="006448FD" w:rsidRDefault="006448FD" w:rsidP="00116317">
      <w:pPr>
        <w:spacing w:line="276" w:lineRule="auto"/>
        <w:ind w:right="461"/>
        <w:jc w:val="both"/>
        <w:rPr>
          <w:sz w:val="20"/>
          <w:szCs w:val="20"/>
        </w:rPr>
      </w:pPr>
    </w:p>
    <w:p w14:paraId="0FDD449A" w14:textId="77777777" w:rsidR="006448FD" w:rsidRDefault="006448FD" w:rsidP="00116317">
      <w:pPr>
        <w:spacing w:line="276" w:lineRule="auto"/>
        <w:ind w:right="461"/>
        <w:jc w:val="both"/>
        <w:rPr>
          <w:sz w:val="20"/>
          <w:szCs w:val="20"/>
        </w:rPr>
      </w:pPr>
    </w:p>
    <w:p w14:paraId="126941D0" w14:textId="77777777" w:rsidR="006448FD" w:rsidRDefault="006448FD" w:rsidP="00116317">
      <w:pPr>
        <w:spacing w:line="276" w:lineRule="auto"/>
        <w:ind w:right="461"/>
        <w:jc w:val="both"/>
        <w:rPr>
          <w:sz w:val="20"/>
          <w:szCs w:val="20"/>
        </w:rPr>
      </w:pPr>
    </w:p>
    <w:p w14:paraId="69F671EB" w14:textId="77777777" w:rsidR="0070684C" w:rsidRPr="009404BB" w:rsidRDefault="0070684C" w:rsidP="0070684C">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E71CDE9" w14:textId="77777777" w:rsidR="006448FD" w:rsidRDefault="006448FD" w:rsidP="00116317">
      <w:pPr>
        <w:spacing w:line="276" w:lineRule="auto"/>
        <w:ind w:right="461"/>
        <w:jc w:val="both"/>
        <w:rPr>
          <w:sz w:val="20"/>
          <w:szCs w:val="20"/>
        </w:rPr>
      </w:pPr>
    </w:p>
    <w:p w14:paraId="3B89841B" w14:textId="77777777" w:rsidR="006448FD" w:rsidRDefault="006448FD" w:rsidP="00116317">
      <w:pPr>
        <w:spacing w:line="276" w:lineRule="auto"/>
        <w:ind w:right="461"/>
        <w:jc w:val="both"/>
        <w:rPr>
          <w:sz w:val="20"/>
          <w:szCs w:val="20"/>
        </w:rPr>
      </w:pPr>
    </w:p>
    <w:p w14:paraId="31EB9C1C" w14:textId="77777777" w:rsidR="006448FD" w:rsidRDefault="006448FD" w:rsidP="00116317">
      <w:pPr>
        <w:spacing w:line="276" w:lineRule="auto"/>
        <w:ind w:right="461"/>
        <w:jc w:val="both"/>
        <w:rPr>
          <w:sz w:val="20"/>
          <w:szCs w:val="20"/>
        </w:rPr>
      </w:pPr>
    </w:p>
    <w:p w14:paraId="79114026" w14:textId="77777777" w:rsidR="006448FD" w:rsidRDefault="006448FD" w:rsidP="00116317">
      <w:pPr>
        <w:spacing w:line="276" w:lineRule="auto"/>
        <w:ind w:right="461"/>
        <w:jc w:val="both"/>
        <w:rPr>
          <w:sz w:val="20"/>
          <w:szCs w:val="20"/>
        </w:rPr>
      </w:pPr>
    </w:p>
    <w:p w14:paraId="101FF4D1" w14:textId="77777777" w:rsidR="006448FD" w:rsidRDefault="006448FD" w:rsidP="00116317">
      <w:pPr>
        <w:spacing w:line="276" w:lineRule="auto"/>
        <w:ind w:right="461"/>
        <w:jc w:val="both"/>
        <w:rPr>
          <w:sz w:val="20"/>
          <w:szCs w:val="20"/>
        </w:rPr>
      </w:pPr>
    </w:p>
    <w:p w14:paraId="08BE6E81" w14:textId="77777777" w:rsidR="006448FD" w:rsidRDefault="006448FD" w:rsidP="00116317">
      <w:pPr>
        <w:spacing w:line="276" w:lineRule="auto"/>
        <w:ind w:right="461"/>
        <w:jc w:val="both"/>
        <w:rPr>
          <w:sz w:val="20"/>
          <w:szCs w:val="20"/>
        </w:rPr>
      </w:pPr>
    </w:p>
    <w:p w14:paraId="586C8ACA" w14:textId="77777777" w:rsidR="006448FD" w:rsidRDefault="006448FD" w:rsidP="00116317">
      <w:pPr>
        <w:spacing w:line="276" w:lineRule="auto"/>
        <w:ind w:right="461"/>
        <w:jc w:val="both"/>
        <w:rPr>
          <w:sz w:val="20"/>
          <w:szCs w:val="20"/>
        </w:rPr>
      </w:pPr>
    </w:p>
    <w:p w14:paraId="5C8ADE73" w14:textId="77777777" w:rsidR="006448FD" w:rsidRDefault="006448FD" w:rsidP="00116317">
      <w:pPr>
        <w:spacing w:line="276" w:lineRule="auto"/>
        <w:ind w:right="461"/>
        <w:jc w:val="both"/>
        <w:rPr>
          <w:sz w:val="20"/>
          <w:szCs w:val="20"/>
        </w:rPr>
      </w:pPr>
    </w:p>
    <w:p w14:paraId="61D5F6B7" w14:textId="77777777" w:rsidR="000C5FFA" w:rsidRDefault="000C5FFA" w:rsidP="00116317">
      <w:pPr>
        <w:spacing w:line="276" w:lineRule="auto"/>
        <w:ind w:right="461"/>
        <w:jc w:val="both"/>
        <w:rPr>
          <w:sz w:val="20"/>
          <w:szCs w:val="20"/>
        </w:rPr>
      </w:pPr>
    </w:p>
    <w:p w14:paraId="49A2D6F2" w14:textId="77777777" w:rsidR="000C5FFA" w:rsidRDefault="000C5FFA" w:rsidP="00116317">
      <w:pPr>
        <w:spacing w:line="276" w:lineRule="auto"/>
        <w:ind w:right="461"/>
        <w:jc w:val="both"/>
        <w:rPr>
          <w:sz w:val="20"/>
          <w:szCs w:val="20"/>
        </w:rPr>
      </w:pPr>
    </w:p>
    <w:p w14:paraId="4398850A" w14:textId="77777777" w:rsidR="003F27F1" w:rsidRDefault="003F27F1" w:rsidP="00116317">
      <w:pPr>
        <w:spacing w:line="276" w:lineRule="auto"/>
        <w:ind w:right="461"/>
        <w:jc w:val="both"/>
        <w:rPr>
          <w:sz w:val="20"/>
          <w:szCs w:val="20"/>
        </w:rPr>
      </w:pPr>
    </w:p>
    <w:p w14:paraId="771285EC" w14:textId="77777777" w:rsidR="003F27F1" w:rsidRDefault="003F27F1" w:rsidP="00116317">
      <w:pPr>
        <w:spacing w:line="276" w:lineRule="auto"/>
        <w:ind w:right="461"/>
        <w:jc w:val="both"/>
        <w:rPr>
          <w:sz w:val="20"/>
          <w:szCs w:val="20"/>
        </w:rPr>
      </w:pPr>
    </w:p>
    <w:p w14:paraId="0B8E9E7E" w14:textId="77777777" w:rsidR="003F27F1" w:rsidRDefault="003F27F1" w:rsidP="00116317">
      <w:pPr>
        <w:spacing w:line="276" w:lineRule="auto"/>
        <w:ind w:right="461"/>
        <w:jc w:val="both"/>
        <w:rPr>
          <w:sz w:val="20"/>
          <w:szCs w:val="20"/>
        </w:rPr>
      </w:pPr>
    </w:p>
    <w:p w14:paraId="677E1EB4" w14:textId="77777777" w:rsidR="003F27F1" w:rsidRDefault="003F27F1" w:rsidP="00116317">
      <w:pPr>
        <w:spacing w:line="276" w:lineRule="auto"/>
        <w:ind w:right="461"/>
        <w:jc w:val="both"/>
        <w:rPr>
          <w:sz w:val="20"/>
          <w:szCs w:val="20"/>
        </w:rPr>
      </w:pPr>
    </w:p>
    <w:p w14:paraId="224A1B43" w14:textId="77777777" w:rsidR="003F27F1" w:rsidRDefault="003F27F1" w:rsidP="00116317">
      <w:pPr>
        <w:spacing w:line="276" w:lineRule="auto"/>
        <w:ind w:right="461"/>
        <w:jc w:val="both"/>
        <w:rPr>
          <w:sz w:val="20"/>
          <w:szCs w:val="20"/>
        </w:rPr>
      </w:pPr>
    </w:p>
    <w:p w14:paraId="25A6D534" w14:textId="77777777" w:rsidR="006448FD" w:rsidRDefault="006448FD" w:rsidP="00116317">
      <w:pPr>
        <w:spacing w:line="276" w:lineRule="auto"/>
        <w:ind w:right="461"/>
        <w:jc w:val="both"/>
        <w:rPr>
          <w:sz w:val="20"/>
          <w:szCs w:val="20"/>
        </w:rPr>
      </w:pPr>
    </w:p>
    <w:p w14:paraId="1B9FEC6F" w14:textId="77777777" w:rsidR="000C5FFA" w:rsidRDefault="000C5FFA" w:rsidP="00116317">
      <w:pPr>
        <w:spacing w:line="276" w:lineRule="auto"/>
        <w:ind w:right="461"/>
        <w:jc w:val="both"/>
        <w:rPr>
          <w:sz w:val="20"/>
          <w:szCs w:val="20"/>
        </w:rPr>
      </w:pPr>
    </w:p>
    <w:p w14:paraId="271DC18D" w14:textId="77777777" w:rsidR="000C5FFA" w:rsidRDefault="000C5FFA" w:rsidP="00116317">
      <w:pPr>
        <w:spacing w:line="276" w:lineRule="auto"/>
        <w:ind w:right="461"/>
        <w:jc w:val="both"/>
        <w:rPr>
          <w:sz w:val="20"/>
          <w:szCs w:val="20"/>
        </w:rPr>
      </w:pPr>
    </w:p>
    <w:p w14:paraId="7F63AF0E" w14:textId="77777777" w:rsidR="000C5FFA" w:rsidRDefault="000C5FFA" w:rsidP="00116317">
      <w:pPr>
        <w:spacing w:line="276" w:lineRule="auto"/>
        <w:ind w:right="461"/>
        <w:jc w:val="both"/>
        <w:rPr>
          <w:sz w:val="20"/>
          <w:szCs w:val="20"/>
        </w:rPr>
      </w:pPr>
    </w:p>
    <w:p w14:paraId="6E08E92A" w14:textId="77777777" w:rsidR="000C5FFA" w:rsidRPr="009404BB" w:rsidRDefault="000C5FFA" w:rsidP="00116317">
      <w:pPr>
        <w:spacing w:line="276" w:lineRule="auto"/>
        <w:ind w:right="461"/>
        <w:jc w:val="both"/>
        <w:rPr>
          <w:sz w:val="20"/>
          <w:szCs w:val="20"/>
        </w:rPr>
      </w:pPr>
    </w:p>
    <w:p w14:paraId="4ECC788A" w14:textId="6A20EFAE" w:rsidR="003D3E9B" w:rsidRPr="009404BB" w:rsidRDefault="00116317" w:rsidP="00116317">
      <w:pPr>
        <w:pStyle w:val="Heading1"/>
      </w:pPr>
      <w:bookmarkStart w:id="30" w:name="_Toc202306593"/>
      <w:r w:rsidRPr="009404BB">
        <w:t>BAB 2</w:t>
      </w:r>
      <w:r w:rsidR="00734987" w:rsidRPr="009404BB">
        <w:br/>
      </w:r>
      <w:bookmarkStart w:id="31" w:name="_Toc176987387"/>
      <w:r w:rsidR="00734987" w:rsidRPr="009404BB">
        <w:t>KAJIAN PUSTAKA</w:t>
      </w:r>
      <w:bookmarkEnd w:id="30"/>
      <w:bookmarkEnd w:id="31"/>
    </w:p>
    <w:p w14:paraId="15391662" w14:textId="77777777" w:rsidR="003D3E9B" w:rsidRPr="009404BB" w:rsidRDefault="003D3E9B" w:rsidP="00A50BC5">
      <w:pPr>
        <w:spacing w:line="276" w:lineRule="auto"/>
        <w:ind w:right="461" w:firstLine="360"/>
        <w:jc w:val="both"/>
        <w:rPr>
          <w:sz w:val="20"/>
          <w:szCs w:val="20"/>
        </w:rPr>
      </w:pPr>
    </w:p>
    <w:p w14:paraId="4A1C75AF" w14:textId="149C571E" w:rsidR="003D3E9B" w:rsidRDefault="00734987" w:rsidP="00A50BC5">
      <w:pPr>
        <w:pStyle w:val="Heading2"/>
        <w:numPr>
          <w:ilvl w:val="1"/>
          <w:numId w:val="3"/>
        </w:numPr>
        <w:ind w:right="461"/>
        <w:rPr>
          <w:rFonts w:cs="Times New Roman"/>
          <w:bCs/>
          <w:szCs w:val="20"/>
        </w:rPr>
      </w:pPr>
      <w:bookmarkStart w:id="32" w:name="_Toc176987388"/>
      <w:bookmarkStart w:id="33" w:name="_Toc202306594"/>
      <w:r w:rsidRPr="009404BB">
        <w:rPr>
          <w:rFonts w:cs="Times New Roman"/>
          <w:bCs/>
          <w:szCs w:val="20"/>
        </w:rPr>
        <w:t>DESKRIPSI PERMASALAHAN</w:t>
      </w:r>
      <w:bookmarkEnd w:id="32"/>
      <w:bookmarkEnd w:id="33"/>
    </w:p>
    <w:p w14:paraId="60D1AC72" w14:textId="77777777" w:rsidR="00DA4E6C" w:rsidRPr="00DA4E6C" w:rsidRDefault="00DA4E6C" w:rsidP="00DA4E6C"/>
    <w:p w14:paraId="40DB8A60" w14:textId="745100F3" w:rsidR="003D3E9B" w:rsidRPr="009404BB" w:rsidRDefault="00075F59" w:rsidP="000C5FFA">
      <w:pPr>
        <w:spacing w:line="276" w:lineRule="auto"/>
        <w:ind w:right="35" w:firstLine="340"/>
        <w:jc w:val="both"/>
        <w:rPr>
          <w:sz w:val="20"/>
          <w:szCs w:val="20"/>
        </w:rPr>
      </w:pPr>
      <w:r w:rsidRPr="009404BB">
        <w:rPr>
          <w:sz w:val="20"/>
          <w:szCs w:val="20"/>
        </w:rPr>
        <w:t xml:space="preserve">Dalam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testing </w:t>
      </w:r>
      <w:proofErr w:type="spellStart"/>
      <w:r w:rsidRPr="009404BB">
        <w:rPr>
          <w:sz w:val="20"/>
          <w:szCs w:val="20"/>
        </w:rPr>
        <w:t>adalah</w:t>
      </w:r>
      <w:proofErr w:type="spellEnd"/>
      <w:r w:rsidRPr="009404BB">
        <w:rPr>
          <w:sz w:val="20"/>
          <w:szCs w:val="20"/>
        </w:rPr>
        <w:t xml:space="preserve"> proses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kesalahan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kekurangan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00CF5E58" w:rsidRPr="009404BB">
        <w:rPr>
          <w:sz w:val="20"/>
          <w:szCs w:val="20"/>
        </w:rPr>
        <w:t>fitur</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spesifikasi</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ditentukan</w:t>
      </w:r>
      <w:proofErr w:type="spellEnd"/>
      <w:r w:rsidRPr="009404BB">
        <w:rPr>
          <w:sz w:val="20"/>
          <w:szCs w:val="20"/>
        </w:rPr>
        <w:t xml:space="preserve"> dan </w:t>
      </w:r>
      <w:proofErr w:type="spellStart"/>
      <w:r w:rsidRPr="009404BB">
        <w:rPr>
          <w:sz w:val="20"/>
          <w:szCs w:val="20"/>
        </w:rPr>
        <w:t>memenuhi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Software Quality Assurance (QA)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yang sangat </w:t>
      </w:r>
      <w:proofErr w:type="spellStart"/>
      <w:r w:rsidRPr="009404BB">
        <w:rPr>
          <w:sz w:val="20"/>
          <w:szCs w:val="20"/>
        </w:rPr>
        <w:t>krusial</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yang </w:t>
      </w:r>
      <w:proofErr w:type="spellStart"/>
      <w:r w:rsidRPr="009404BB">
        <w:rPr>
          <w:sz w:val="20"/>
          <w:szCs w:val="20"/>
        </w:rPr>
        <w:t>dihasilkan</w:t>
      </w:r>
      <w:proofErr w:type="spellEnd"/>
      <w:r w:rsidRPr="009404BB">
        <w:rPr>
          <w:sz w:val="20"/>
          <w:szCs w:val="20"/>
        </w:rPr>
        <w:t xml:space="preserve"> </w:t>
      </w:r>
      <w:proofErr w:type="spellStart"/>
      <w:r w:rsidRPr="009404BB">
        <w:rPr>
          <w:sz w:val="20"/>
          <w:szCs w:val="20"/>
        </w:rPr>
        <w:t>memenuhi</w:t>
      </w:r>
      <w:proofErr w:type="spellEnd"/>
      <w:r w:rsidRPr="009404BB">
        <w:rPr>
          <w:sz w:val="20"/>
          <w:szCs w:val="20"/>
        </w:rPr>
        <w:t xml:space="preserve"> </w:t>
      </w:r>
      <w:proofErr w:type="spellStart"/>
      <w:r w:rsidRPr="009404BB">
        <w:rPr>
          <w:sz w:val="20"/>
          <w:szCs w:val="20"/>
        </w:rPr>
        <w:t>standar</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ditetapkan</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008D42E1" w:rsidRPr="009404BB">
        <w:rPr>
          <w:sz w:val="20"/>
          <w:szCs w:val="20"/>
        </w:rPr>
        <w:t>tugas</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mencapai</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membuat</w:t>
      </w:r>
      <w:proofErr w:type="spellEnd"/>
      <w:r w:rsidRPr="009404BB">
        <w:rPr>
          <w:sz w:val="20"/>
          <w:szCs w:val="20"/>
        </w:rPr>
        <w:t xml:space="preserve"> test case. </w:t>
      </w:r>
      <w:proofErr w:type="spellStart"/>
      <w:r w:rsidRPr="009404BB">
        <w:rPr>
          <w:sz w:val="20"/>
          <w:szCs w:val="20"/>
        </w:rPr>
        <w:t>Setiap</w:t>
      </w:r>
      <w:proofErr w:type="spellEnd"/>
      <w:r w:rsidRPr="009404BB">
        <w:rPr>
          <w:sz w:val="20"/>
          <w:szCs w:val="20"/>
        </w:rPr>
        <w:t xml:space="preserve"> kali </w:t>
      </w:r>
      <w:proofErr w:type="spellStart"/>
      <w:r w:rsidRPr="009404BB">
        <w:rPr>
          <w:sz w:val="20"/>
          <w:szCs w:val="20"/>
        </w:rPr>
        <w:t>ada</w:t>
      </w:r>
      <w:proofErr w:type="spellEnd"/>
      <w:r w:rsidRPr="009404BB">
        <w:rPr>
          <w:sz w:val="20"/>
          <w:szCs w:val="20"/>
        </w:rPr>
        <w:t xml:space="preserve"> </w:t>
      </w:r>
      <w:proofErr w:type="spellStart"/>
      <w:r w:rsidRPr="009404BB">
        <w:rPr>
          <w:sz w:val="20"/>
          <w:szCs w:val="20"/>
        </w:rPr>
        <w:t>perubahan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penambahan</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test case </w:t>
      </w:r>
      <w:proofErr w:type="spellStart"/>
      <w:r w:rsidRPr="009404BB">
        <w:rPr>
          <w:sz w:val="20"/>
          <w:szCs w:val="20"/>
        </w:rPr>
        <w:t>digunakan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mendeteksi</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bug.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demikian</w:t>
      </w:r>
      <w:proofErr w:type="spellEnd"/>
      <w:r w:rsidRPr="009404BB">
        <w:rPr>
          <w:sz w:val="20"/>
          <w:szCs w:val="20"/>
        </w:rPr>
        <w:t xml:space="preserve">, test case </w:t>
      </w:r>
      <w:proofErr w:type="spellStart"/>
      <w:r w:rsidRPr="009404BB">
        <w:rPr>
          <w:sz w:val="20"/>
          <w:szCs w:val="20"/>
        </w:rPr>
        <w:t>merupakan</w:t>
      </w:r>
      <w:proofErr w:type="spellEnd"/>
      <w:r w:rsidRPr="009404BB">
        <w:rPr>
          <w:sz w:val="20"/>
          <w:szCs w:val="20"/>
        </w:rPr>
        <w:t xml:space="preserve"> </w:t>
      </w:r>
      <w:proofErr w:type="spellStart"/>
      <w:r w:rsidRPr="009404BB">
        <w:rPr>
          <w:sz w:val="20"/>
          <w:szCs w:val="20"/>
        </w:rPr>
        <w:t>alat</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menjaga</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dan </w:t>
      </w:r>
      <w:proofErr w:type="spellStart"/>
      <w:r w:rsidRPr="009404BB">
        <w:rPr>
          <w:sz w:val="20"/>
          <w:szCs w:val="20"/>
        </w:rPr>
        <w:t>stabilitas</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w:t>
      </w:r>
    </w:p>
    <w:p w14:paraId="06ECE8AA" w14:textId="00859184" w:rsidR="000A4AC8" w:rsidRPr="009404BB" w:rsidRDefault="000A4AC8" w:rsidP="000C5FFA">
      <w:pPr>
        <w:spacing w:line="276" w:lineRule="auto"/>
        <w:ind w:right="35" w:firstLine="340"/>
        <w:jc w:val="both"/>
        <w:rPr>
          <w:sz w:val="20"/>
          <w:szCs w:val="20"/>
        </w:rPr>
      </w:pPr>
    </w:p>
    <w:p w14:paraId="2BA3CDC5" w14:textId="77777777" w:rsidR="00B43900" w:rsidRDefault="00DA4E6C" w:rsidP="00B43900">
      <w:pPr>
        <w:keepNext/>
        <w:spacing w:line="276" w:lineRule="auto"/>
        <w:ind w:right="35"/>
        <w:jc w:val="center"/>
      </w:pPr>
      <w:r w:rsidRPr="000E32CA">
        <w:rPr>
          <w:noProof/>
          <w:sz w:val="20"/>
          <w:szCs w:val="20"/>
        </w:rPr>
        <w:drawing>
          <wp:inline distT="0" distB="0" distL="0" distR="0" wp14:anchorId="000C300A" wp14:editId="28B7D810">
            <wp:extent cx="3636750" cy="1596788"/>
            <wp:effectExtent l="0" t="0" r="1905" b="3810"/>
            <wp:docPr id="536415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5438"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1847" cy="1616589"/>
                    </a:xfrm>
                    <a:prstGeom prst="rect">
                      <a:avLst/>
                    </a:prstGeom>
                  </pic:spPr>
                </pic:pic>
              </a:graphicData>
            </a:graphic>
          </wp:inline>
        </w:drawing>
      </w:r>
    </w:p>
    <w:p w14:paraId="742E888D" w14:textId="5A6CB2C1" w:rsidR="004850B9" w:rsidRPr="00B43900" w:rsidRDefault="00B43900" w:rsidP="00B43900">
      <w:pPr>
        <w:pStyle w:val="Caption"/>
        <w:jc w:val="center"/>
        <w:rPr>
          <w:i w:val="0"/>
          <w:iCs w:val="0"/>
          <w:color w:val="auto"/>
        </w:rPr>
      </w:pPr>
      <w:bookmarkStart w:id="34" w:name="_Toc200884629"/>
      <w:r w:rsidRPr="00B43900">
        <w:rPr>
          <w:i w:val="0"/>
          <w:iCs w:val="0"/>
          <w:color w:val="auto"/>
        </w:rPr>
        <w:t xml:space="preserve">Gambar 2. </w:t>
      </w:r>
      <w:r w:rsidRPr="00B43900">
        <w:rPr>
          <w:i w:val="0"/>
          <w:iCs w:val="0"/>
          <w:color w:val="auto"/>
        </w:rPr>
        <w:fldChar w:fldCharType="begin"/>
      </w:r>
      <w:r w:rsidRPr="00B43900">
        <w:rPr>
          <w:i w:val="0"/>
          <w:iCs w:val="0"/>
          <w:color w:val="auto"/>
        </w:rPr>
        <w:instrText xml:space="preserve"> SEQ Gambar_2. \* ARABIC </w:instrText>
      </w:r>
      <w:r w:rsidRPr="00B43900">
        <w:rPr>
          <w:i w:val="0"/>
          <w:iCs w:val="0"/>
          <w:color w:val="auto"/>
        </w:rPr>
        <w:fldChar w:fldCharType="separate"/>
      </w:r>
      <w:r w:rsidR="00327503">
        <w:rPr>
          <w:i w:val="0"/>
          <w:iCs w:val="0"/>
          <w:noProof/>
          <w:color w:val="auto"/>
        </w:rPr>
        <w:t>1</w:t>
      </w:r>
      <w:r w:rsidRPr="00B43900">
        <w:rPr>
          <w:i w:val="0"/>
          <w:iCs w:val="0"/>
          <w:color w:val="auto"/>
        </w:rPr>
        <w:fldChar w:fldCharType="end"/>
      </w:r>
      <w:r w:rsidRPr="00B43900">
        <w:rPr>
          <w:i w:val="0"/>
          <w:iCs w:val="0"/>
          <w:color w:val="auto"/>
        </w:rPr>
        <w:t xml:space="preserve"> </w:t>
      </w:r>
      <w:proofErr w:type="spellStart"/>
      <w:r w:rsidRPr="00B43900">
        <w:rPr>
          <w:i w:val="0"/>
          <w:iCs w:val="0"/>
          <w:color w:val="auto"/>
        </w:rPr>
        <w:t>Dokumen</w:t>
      </w:r>
      <w:proofErr w:type="spellEnd"/>
      <w:r w:rsidRPr="00B43900">
        <w:rPr>
          <w:i w:val="0"/>
          <w:iCs w:val="0"/>
          <w:color w:val="auto"/>
        </w:rPr>
        <w:t xml:space="preserve"> Test Case QA Agree</w:t>
      </w:r>
      <w:bookmarkEnd w:id="34"/>
    </w:p>
    <w:p w14:paraId="592712DA" w14:textId="1CE212C7" w:rsidR="000A4AC8" w:rsidRPr="009404BB" w:rsidRDefault="000A4AC8" w:rsidP="000C5FFA">
      <w:pPr>
        <w:spacing w:line="276" w:lineRule="auto"/>
        <w:ind w:right="35" w:firstLine="340"/>
        <w:jc w:val="both"/>
        <w:rPr>
          <w:sz w:val="20"/>
          <w:szCs w:val="20"/>
        </w:rPr>
      </w:pPr>
      <w:r w:rsidRPr="009404BB">
        <w:rPr>
          <w:sz w:val="20"/>
          <w:szCs w:val="20"/>
        </w:rPr>
        <w:t xml:space="preserve">Pada </w:t>
      </w:r>
      <w:proofErr w:type="spellStart"/>
      <w:r w:rsidRPr="009404BB">
        <w:rPr>
          <w:sz w:val="20"/>
          <w:szCs w:val="20"/>
        </w:rPr>
        <w:t>gambar</w:t>
      </w:r>
      <w:proofErr w:type="spellEnd"/>
      <w:r w:rsidRPr="009404BB">
        <w:rPr>
          <w:sz w:val="20"/>
          <w:szCs w:val="20"/>
        </w:rPr>
        <w:t xml:space="preserve"> 2.1 </w:t>
      </w:r>
      <w:proofErr w:type="spellStart"/>
      <w:r w:rsidRPr="009404BB">
        <w:rPr>
          <w:sz w:val="20"/>
          <w:szCs w:val="20"/>
        </w:rPr>
        <w:t>ditampilkan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QA Agree</w:t>
      </w:r>
      <w:r w:rsidR="0010534E" w:rsidRPr="009404BB">
        <w:rPr>
          <w:sz w:val="20"/>
          <w:szCs w:val="20"/>
        </w:rPr>
        <w:t xml:space="preserve"> Telkom Indonesia</w:t>
      </w:r>
      <w:r w:rsidRPr="009404BB">
        <w:rPr>
          <w:sz w:val="20"/>
          <w:szCs w:val="20"/>
        </w:rPr>
        <w:t xml:space="preserve">. Pada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r w:rsidR="0017177C" w:rsidRPr="009404BB">
        <w:rPr>
          <w:sz w:val="20"/>
          <w:szCs w:val="20"/>
        </w:rPr>
        <w:t>data</w:t>
      </w:r>
      <w:r w:rsidRPr="009404BB">
        <w:rPr>
          <w:sz w:val="20"/>
          <w:szCs w:val="20"/>
        </w:rPr>
        <w:t xml:space="preserve"> test case </w:t>
      </w:r>
      <w:proofErr w:type="spellStart"/>
      <w:r w:rsidR="0017177C" w:rsidRPr="009404BB">
        <w:rPr>
          <w:sz w:val="20"/>
          <w:szCs w:val="20"/>
        </w:rPr>
        <w:t>dari</w:t>
      </w:r>
      <w:proofErr w:type="spellEnd"/>
      <w:r w:rsidR="0017177C" w:rsidRPr="009404BB">
        <w:rPr>
          <w:sz w:val="20"/>
          <w:szCs w:val="20"/>
        </w:rPr>
        <w:t xml:space="preserve"> </w:t>
      </w:r>
      <w:proofErr w:type="spellStart"/>
      <w:r w:rsidR="0017177C" w:rsidRPr="009404BB">
        <w:rPr>
          <w:sz w:val="20"/>
          <w:szCs w:val="20"/>
        </w:rPr>
        <w:t>kumpulan</w:t>
      </w:r>
      <w:proofErr w:type="spellEnd"/>
      <w:r w:rsidR="0017177C" w:rsidRPr="009404BB">
        <w:rPr>
          <w:sz w:val="20"/>
          <w:szCs w:val="20"/>
        </w:rPr>
        <w:t xml:space="preserve"> </w:t>
      </w:r>
      <w:proofErr w:type="spellStart"/>
      <w:r w:rsidR="0017177C" w:rsidRPr="009404BB">
        <w:rPr>
          <w:sz w:val="20"/>
          <w:szCs w:val="20"/>
        </w:rPr>
        <w:t>skenario</w:t>
      </w:r>
      <w:proofErr w:type="spellEnd"/>
      <w:r w:rsidR="0017177C" w:rsidRPr="009404BB">
        <w:rPr>
          <w:sz w:val="20"/>
          <w:szCs w:val="20"/>
        </w:rPr>
        <w:t xml:space="preserve"> </w:t>
      </w:r>
      <w:proofErr w:type="spellStart"/>
      <w:r w:rsidR="0017177C" w:rsidRPr="009404BB">
        <w:rPr>
          <w:sz w:val="20"/>
          <w:szCs w:val="20"/>
        </w:rPr>
        <w:t>pengujian</w:t>
      </w:r>
      <w:proofErr w:type="spellEnd"/>
      <w:r w:rsidR="0017177C" w:rsidRPr="009404BB">
        <w:rPr>
          <w:sz w:val="20"/>
          <w:szCs w:val="20"/>
        </w:rPr>
        <w:t xml:space="preserve"> </w:t>
      </w:r>
      <w:proofErr w:type="spellStart"/>
      <w:r w:rsidR="0017177C" w:rsidRPr="009404BB">
        <w:rPr>
          <w:sz w:val="20"/>
          <w:szCs w:val="20"/>
        </w:rPr>
        <w:t>fitur</w:t>
      </w:r>
      <w:proofErr w:type="spellEnd"/>
      <w:r w:rsidR="0017177C" w:rsidRPr="009404BB">
        <w:rPr>
          <w:sz w:val="20"/>
          <w:szCs w:val="20"/>
        </w:rPr>
        <w:t xml:space="preserve"> </w:t>
      </w:r>
      <w:proofErr w:type="spellStart"/>
      <w:r w:rsidRPr="009404BB">
        <w:rPr>
          <w:sz w:val="20"/>
          <w:szCs w:val="20"/>
        </w:rPr>
        <w:t>beserta</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macam</w:t>
      </w:r>
      <w:proofErr w:type="spellEnd"/>
      <w:r w:rsidRPr="009404BB">
        <w:rPr>
          <w:sz w:val="20"/>
          <w:szCs w:val="20"/>
        </w:rPr>
        <w:t xml:space="preserve"> </w:t>
      </w:r>
      <w:proofErr w:type="spellStart"/>
      <w:r w:rsidRPr="009404BB">
        <w:rPr>
          <w:sz w:val="20"/>
          <w:szCs w:val="20"/>
        </w:rPr>
        <w:t>atribut</w:t>
      </w:r>
      <w:proofErr w:type="spellEnd"/>
      <w:r w:rsidRPr="009404BB">
        <w:rPr>
          <w:sz w:val="20"/>
          <w:szCs w:val="20"/>
        </w:rPr>
        <w:t xml:space="preserve"> </w:t>
      </w:r>
      <w:proofErr w:type="spellStart"/>
      <w:r w:rsidRPr="009404BB">
        <w:rPr>
          <w:sz w:val="20"/>
          <w:szCs w:val="20"/>
        </w:rPr>
        <w:t>pengujiannya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test step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prerequisites (</w:t>
      </w:r>
      <w:proofErr w:type="spellStart"/>
      <w:r w:rsidRPr="009404BB">
        <w:rPr>
          <w:sz w:val="20"/>
          <w:szCs w:val="20"/>
        </w:rPr>
        <w:t>prasyarat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dan expected result (</w:t>
      </w:r>
      <w:proofErr w:type="spellStart"/>
      <w:r w:rsidRPr="009404BB">
        <w:rPr>
          <w:sz w:val="20"/>
          <w:szCs w:val="20"/>
        </w:rPr>
        <w:t>ekspektasi</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Masing </w:t>
      </w:r>
      <w:proofErr w:type="spellStart"/>
      <w:r w:rsidRPr="009404BB">
        <w:rPr>
          <w:sz w:val="20"/>
          <w:szCs w:val="20"/>
        </w:rPr>
        <w:t>masing</w:t>
      </w:r>
      <w:proofErr w:type="spellEnd"/>
      <w:r w:rsidRPr="009404BB">
        <w:rPr>
          <w:sz w:val="20"/>
          <w:szCs w:val="20"/>
        </w:rPr>
        <w:t xml:space="preserve"> </w:t>
      </w:r>
      <w:proofErr w:type="spellStart"/>
      <w:r w:rsidRPr="009404BB">
        <w:rPr>
          <w:sz w:val="20"/>
          <w:szCs w:val="20"/>
        </w:rPr>
        <w:t>atribut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saling</w:t>
      </w:r>
      <w:proofErr w:type="spellEnd"/>
      <w:r w:rsidRPr="009404BB">
        <w:rPr>
          <w:sz w:val="20"/>
          <w:szCs w:val="20"/>
        </w:rPr>
        <w:t xml:space="preserve">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test case, dan </w:t>
      </w:r>
      <w:proofErr w:type="spellStart"/>
      <w:r w:rsidRPr="009404BB">
        <w:rPr>
          <w:sz w:val="20"/>
          <w:szCs w:val="20"/>
        </w:rPr>
        <w:t>dibutuhkan</w:t>
      </w:r>
      <w:proofErr w:type="spellEnd"/>
      <w:r w:rsidRPr="009404BB">
        <w:rPr>
          <w:sz w:val="20"/>
          <w:szCs w:val="20"/>
        </w:rPr>
        <w:t xml:space="preserve"> oleh QA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
    <w:p w14:paraId="32484880" w14:textId="585EB45A" w:rsidR="00372004" w:rsidRPr="009404BB" w:rsidRDefault="0017177C" w:rsidP="000C5FFA">
      <w:pPr>
        <w:spacing w:line="276" w:lineRule="auto"/>
        <w:ind w:right="35" w:firstLine="340"/>
        <w:jc w:val="both"/>
        <w:rPr>
          <w:sz w:val="20"/>
          <w:szCs w:val="20"/>
        </w:rPr>
      </w:pPr>
      <w:r w:rsidRPr="009404BB">
        <w:rPr>
          <w:sz w:val="20"/>
          <w:szCs w:val="20"/>
        </w:rPr>
        <w:lastRenderedPageBreak/>
        <w:t>Dalam</w:t>
      </w:r>
      <w:r w:rsidR="00075F59" w:rsidRPr="009404BB">
        <w:rPr>
          <w:sz w:val="20"/>
          <w:szCs w:val="20"/>
        </w:rPr>
        <w:t xml:space="preserve"> </w:t>
      </w:r>
      <w:proofErr w:type="spellStart"/>
      <w:r w:rsidR="00075F59" w:rsidRPr="009404BB">
        <w:rPr>
          <w:sz w:val="20"/>
          <w:szCs w:val="20"/>
        </w:rPr>
        <w:t>prakteknya</w:t>
      </w:r>
      <w:proofErr w:type="spellEnd"/>
      <w:r w:rsidR="00075F59" w:rsidRPr="009404BB">
        <w:rPr>
          <w:sz w:val="20"/>
          <w:szCs w:val="20"/>
        </w:rPr>
        <w:t xml:space="preserve">, </w:t>
      </w:r>
      <w:proofErr w:type="spellStart"/>
      <w:r w:rsidR="00075F59" w:rsidRPr="009404BB">
        <w:rPr>
          <w:sz w:val="20"/>
          <w:szCs w:val="20"/>
        </w:rPr>
        <w:t>tim</w:t>
      </w:r>
      <w:proofErr w:type="spellEnd"/>
      <w:r w:rsidR="00075F59" w:rsidRPr="009404BB">
        <w:rPr>
          <w:sz w:val="20"/>
          <w:szCs w:val="20"/>
        </w:rPr>
        <w:t xml:space="preserve"> QA</w:t>
      </w:r>
      <w:r w:rsidR="000A4AC8" w:rsidRPr="009404BB">
        <w:rPr>
          <w:sz w:val="20"/>
          <w:szCs w:val="20"/>
        </w:rPr>
        <w:t xml:space="preserve"> </w:t>
      </w:r>
      <w:r w:rsidR="00075F59" w:rsidRPr="009404BB">
        <w:rPr>
          <w:sz w:val="20"/>
          <w:szCs w:val="20"/>
        </w:rPr>
        <w:t xml:space="preserve">Agree Telkom Indonesia yang </w:t>
      </w:r>
      <w:proofErr w:type="spellStart"/>
      <w:r w:rsidR="00075F59" w:rsidRPr="009404BB">
        <w:rPr>
          <w:sz w:val="20"/>
          <w:szCs w:val="20"/>
        </w:rPr>
        <w:t>bertanggung</w:t>
      </w:r>
      <w:proofErr w:type="spellEnd"/>
      <w:r w:rsidR="00075F59" w:rsidRPr="009404BB">
        <w:rPr>
          <w:sz w:val="20"/>
          <w:szCs w:val="20"/>
        </w:rPr>
        <w:t xml:space="preserve"> </w:t>
      </w:r>
      <w:proofErr w:type="spellStart"/>
      <w:r w:rsidR="00075F59" w:rsidRPr="009404BB">
        <w:rPr>
          <w:sz w:val="20"/>
          <w:szCs w:val="20"/>
        </w:rPr>
        <w:t>jawab</w:t>
      </w:r>
      <w:proofErr w:type="spellEnd"/>
      <w:r w:rsidR="00075F59" w:rsidRPr="009404BB">
        <w:rPr>
          <w:sz w:val="20"/>
          <w:szCs w:val="20"/>
        </w:rPr>
        <w:t xml:space="preserve"> </w:t>
      </w:r>
      <w:proofErr w:type="spellStart"/>
      <w:r w:rsidR="00075F59" w:rsidRPr="009404BB">
        <w:rPr>
          <w:sz w:val="20"/>
          <w:szCs w:val="20"/>
        </w:rPr>
        <w:t>atas</w:t>
      </w:r>
      <w:proofErr w:type="spellEnd"/>
      <w:r w:rsidR="00075F59" w:rsidRPr="009404BB">
        <w:rPr>
          <w:sz w:val="20"/>
          <w:szCs w:val="20"/>
        </w:rPr>
        <w:t xml:space="preserve"> </w:t>
      </w:r>
      <w:proofErr w:type="spellStart"/>
      <w:r w:rsidR="00075F59" w:rsidRPr="009404BB">
        <w:rPr>
          <w:sz w:val="20"/>
          <w:szCs w:val="20"/>
        </w:rPr>
        <w:t>pengujian</w:t>
      </w:r>
      <w:proofErr w:type="spellEnd"/>
      <w:r w:rsidR="00075F59" w:rsidRPr="009404BB">
        <w:rPr>
          <w:sz w:val="20"/>
          <w:szCs w:val="20"/>
        </w:rPr>
        <w:t xml:space="preserve"> </w:t>
      </w:r>
      <w:proofErr w:type="spellStart"/>
      <w:r w:rsidR="00075F59" w:rsidRPr="009404BB">
        <w:rPr>
          <w:sz w:val="20"/>
          <w:szCs w:val="20"/>
        </w:rPr>
        <w:t>perangkat</w:t>
      </w:r>
      <w:proofErr w:type="spellEnd"/>
      <w:r w:rsidR="00075F59" w:rsidRPr="009404BB">
        <w:rPr>
          <w:sz w:val="20"/>
          <w:szCs w:val="20"/>
        </w:rPr>
        <w:t xml:space="preserve"> </w:t>
      </w:r>
      <w:proofErr w:type="spellStart"/>
      <w:r w:rsidR="00075F59" w:rsidRPr="009404BB">
        <w:rPr>
          <w:sz w:val="20"/>
          <w:szCs w:val="20"/>
        </w:rPr>
        <w:t>lunak</w:t>
      </w:r>
      <w:proofErr w:type="spellEnd"/>
      <w:r w:rsidR="00075F59" w:rsidRPr="009404BB">
        <w:rPr>
          <w:sz w:val="20"/>
          <w:szCs w:val="20"/>
        </w:rPr>
        <w:t xml:space="preserve"> </w:t>
      </w:r>
      <w:proofErr w:type="spellStart"/>
      <w:r w:rsidR="00075F59" w:rsidRPr="009404BB">
        <w:rPr>
          <w:sz w:val="20"/>
          <w:szCs w:val="20"/>
        </w:rPr>
        <w:t>menghadapi</w:t>
      </w:r>
      <w:proofErr w:type="spellEnd"/>
      <w:r w:rsidR="00075F59" w:rsidRPr="009404BB">
        <w:rPr>
          <w:sz w:val="20"/>
          <w:szCs w:val="20"/>
        </w:rPr>
        <w:t xml:space="preserve"> </w:t>
      </w:r>
      <w:proofErr w:type="spellStart"/>
      <w:r w:rsidR="00075F59" w:rsidRPr="009404BB">
        <w:rPr>
          <w:sz w:val="20"/>
          <w:szCs w:val="20"/>
        </w:rPr>
        <w:t>beberapa</w:t>
      </w:r>
      <w:proofErr w:type="spellEnd"/>
      <w:r w:rsidR="00075F59" w:rsidRPr="009404BB">
        <w:rPr>
          <w:sz w:val="20"/>
          <w:szCs w:val="20"/>
        </w:rPr>
        <w:t xml:space="preserve"> </w:t>
      </w:r>
      <w:proofErr w:type="spellStart"/>
      <w:r w:rsidR="00075F59" w:rsidRPr="009404BB">
        <w:rPr>
          <w:sz w:val="20"/>
          <w:szCs w:val="20"/>
        </w:rPr>
        <w:t>permasalahan</w:t>
      </w:r>
      <w:proofErr w:type="spellEnd"/>
      <w:r w:rsidR="00075F59" w:rsidRPr="009404BB">
        <w:rPr>
          <w:sz w:val="20"/>
          <w:szCs w:val="20"/>
        </w:rPr>
        <w:t xml:space="preserve"> </w:t>
      </w:r>
      <w:proofErr w:type="spellStart"/>
      <w:r w:rsidR="00075F59" w:rsidRPr="009404BB">
        <w:rPr>
          <w:sz w:val="20"/>
          <w:szCs w:val="20"/>
        </w:rPr>
        <w:t>signifikan</w:t>
      </w:r>
      <w:proofErr w:type="spellEnd"/>
      <w:r w:rsidR="00075F59" w:rsidRPr="009404BB">
        <w:rPr>
          <w:sz w:val="20"/>
          <w:szCs w:val="20"/>
        </w:rPr>
        <w:t xml:space="preserve"> </w:t>
      </w:r>
      <w:proofErr w:type="spellStart"/>
      <w:r w:rsidR="00075F59" w:rsidRPr="009404BB">
        <w:rPr>
          <w:sz w:val="20"/>
          <w:szCs w:val="20"/>
        </w:rPr>
        <w:t>terkait</w:t>
      </w:r>
      <w:proofErr w:type="spellEnd"/>
      <w:r w:rsidR="00075F59" w:rsidRPr="009404BB">
        <w:rPr>
          <w:sz w:val="20"/>
          <w:szCs w:val="20"/>
        </w:rPr>
        <w:t xml:space="preserve"> </w:t>
      </w:r>
      <w:proofErr w:type="spellStart"/>
      <w:r w:rsidR="00075F59" w:rsidRPr="009404BB">
        <w:rPr>
          <w:sz w:val="20"/>
          <w:szCs w:val="20"/>
        </w:rPr>
        <w:t>pengelolaan</w:t>
      </w:r>
      <w:proofErr w:type="spellEnd"/>
      <w:r w:rsidR="00075F59" w:rsidRPr="009404BB">
        <w:rPr>
          <w:sz w:val="20"/>
          <w:szCs w:val="20"/>
        </w:rPr>
        <w:t xml:space="preserve"> test case. Seiring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bertambahnya</w:t>
      </w:r>
      <w:proofErr w:type="spellEnd"/>
      <w:r w:rsidR="00075F59" w:rsidRPr="009404BB">
        <w:rPr>
          <w:sz w:val="20"/>
          <w:szCs w:val="20"/>
        </w:rPr>
        <w:t xml:space="preserve"> </w:t>
      </w:r>
      <w:proofErr w:type="spellStart"/>
      <w:r w:rsidR="00075F59" w:rsidRPr="009404BB">
        <w:rPr>
          <w:sz w:val="20"/>
          <w:szCs w:val="20"/>
        </w:rPr>
        <w:t>fitur</w:t>
      </w:r>
      <w:proofErr w:type="spellEnd"/>
      <w:r w:rsidR="00075F59" w:rsidRPr="009404BB">
        <w:rPr>
          <w:sz w:val="20"/>
          <w:szCs w:val="20"/>
        </w:rPr>
        <w:t xml:space="preserve"> dan </w:t>
      </w:r>
      <w:proofErr w:type="spellStart"/>
      <w:r w:rsidR="00075F59" w:rsidRPr="009404BB">
        <w:rPr>
          <w:sz w:val="20"/>
          <w:szCs w:val="20"/>
        </w:rPr>
        <w:t>peningkatan</w:t>
      </w:r>
      <w:proofErr w:type="spellEnd"/>
      <w:r w:rsidR="00075F59" w:rsidRPr="009404BB">
        <w:rPr>
          <w:sz w:val="20"/>
          <w:szCs w:val="20"/>
        </w:rPr>
        <w:t xml:space="preserve"> </w:t>
      </w:r>
      <w:proofErr w:type="spellStart"/>
      <w:r w:rsidR="00075F59" w:rsidRPr="009404BB">
        <w:rPr>
          <w:sz w:val="20"/>
          <w:szCs w:val="20"/>
        </w:rPr>
        <w:t>kompleksitas</w:t>
      </w:r>
      <w:proofErr w:type="spellEnd"/>
      <w:r w:rsidR="00075F59" w:rsidRPr="009404BB">
        <w:rPr>
          <w:sz w:val="20"/>
          <w:szCs w:val="20"/>
        </w:rPr>
        <w:t xml:space="preserve"> </w:t>
      </w:r>
      <w:proofErr w:type="spellStart"/>
      <w:r w:rsidR="00075F59" w:rsidRPr="009404BB">
        <w:rPr>
          <w:sz w:val="20"/>
          <w:szCs w:val="20"/>
        </w:rPr>
        <w:t>perangkat</w:t>
      </w:r>
      <w:proofErr w:type="spellEnd"/>
      <w:r w:rsidR="00075F59" w:rsidRPr="009404BB">
        <w:rPr>
          <w:sz w:val="20"/>
          <w:szCs w:val="20"/>
        </w:rPr>
        <w:t xml:space="preserve"> </w:t>
      </w:r>
      <w:proofErr w:type="spellStart"/>
      <w:r w:rsidR="00075F59" w:rsidRPr="009404BB">
        <w:rPr>
          <w:sz w:val="20"/>
          <w:szCs w:val="20"/>
        </w:rPr>
        <w:t>lunak</w:t>
      </w:r>
      <w:proofErr w:type="spellEnd"/>
      <w:r w:rsidR="00075F59" w:rsidRPr="009404BB">
        <w:rPr>
          <w:sz w:val="20"/>
          <w:szCs w:val="20"/>
        </w:rPr>
        <w:t xml:space="preserve">, </w:t>
      </w:r>
      <w:proofErr w:type="spellStart"/>
      <w:r w:rsidR="00075F59" w:rsidRPr="009404BB">
        <w:rPr>
          <w:sz w:val="20"/>
          <w:szCs w:val="20"/>
        </w:rPr>
        <w:t>jumlah</w:t>
      </w:r>
      <w:proofErr w:type="spellEnd"/>
      <w:r w:rsidR="00075F59" w:rsidRPr="009404BB">
        <w:rPr>
          <w:sz w:val="20"/>
          <w:szCs w:val="20"/>
        </w:rPr>
        <w:t xml:space="preserve"> test case yang </w:t>
      </w:r>
      <w:proofErr w:type="spellStart"/>
      <w:r w:rsidR="00075F59" w:rsidRPr="009404BB">
        <w:rPr>
          <w:sz w:val="20"/>
          <w:szCs w:val="20"/>
        </w:rPr>
        <w:t>harus</w:t>
      </w:r>
      <w:proofErr w:type="spellEnd"/>
      <w:r w:rsidR="00075F59" w:rsidRPr="009404BB">
        <w:rPr>
          <w:sz w:val="20"/>
          <w:szCs w:val="20"/>
        </w:rPr>
        <w:t xml:space="preserve"> </w:t>
      </w:r>
      <w:proofErr w:type="spellStart"/>
      <w:r w:rsidR="00075F59" w:rsidRPr="009404BB">
        <w:rPr>
          <w:sz w:val="20"/>
          <w:szCs w:val="20"/>
        </w:rPr>
        <w:t>dikelola</w:t>
      </w:r>
      <w:proofErr w:type="spellEnd"/>
      <w:r w:rsidR="00075F59" w:rsidRPr="009404BB">
        <w:rPr>
          <w:sz w:val="20"/>
          <w:szCs w:val="20"/>
        </w:rPr>
        <w:t xml:space="preserve"> oleh </w:t>
      </w:r>
      <w:proofErr w:type="spellStart"/>
      <w:r w:rsidR="00075F59" w:rsidRPr="009404BB">
        <w:rPr>
          <w:sz w:val="20"/>
          <w:szCs w:val="20"/>
        </w:rPr>
        <w:t>tim</w:t>
      </w:r>
      <w:proofErr w:type="spellEnd"/>
      <w:r w:rsidR="00075F59" w:rsidRPr="009404BB">
        <w:rPr>
          <w:sz w:val="20"/>
          <w:szCs w:val="20"/>
        </w:rPr>
        <w:t xml:space="preserve"> QA juga </w:t>
      </w:r>
      <w:proofErr w:type="spellStart"/>
      <w:r w:rsidR="00075F59" w:rsidRPr="009404BB">
        <w:rPr>
          <w:sz w:val="20"/>
          <w:szCs w:val="20"/>
        </w:rPr>
        <w:t>semakin</w:t>
      </w:r>
      <w:proofErr w:type="spellEnd"/>
      <w:r w:rsidR="00075F59" w:rsidRPr="009404BB">
        <w:rPr>
          <w:sz w:val="20"/>
          <w:szCs w:val="20"/>
        </w:rPr>
        <w:t xml:space="preserve"> </w:t>
      </w:r>
      <w:proofErr w:type="spellStart"/>
      <w:r w:rsidR="00075F59" w:rsidRPr="009404BB">
        <w:rPr>
          <w:sz w:val="20"/>
          <w:szCs w:val="20"/>
        </w:rPr>
        <w:t>bertambah</w:t>
      </w:r>
      <w:proofErr w:type="spellEnd"/>
      <w:r w:rsidR="00075F59" w:rsidRPr="009404BB">
        <w:rPr>
          <w:sz w:val="20"/>
          <w:szCs w:val="20"/>
        </w:rPr>
        <w:t xml:space="preserve">. Test case yang </w:t>
      </w:r>
      <w:proofErr w:type="spellStart"/>
      <w:r w:rsidR="00075F59" w:rsidRPr="009404BB">
        <w:rPr>
          <w:sz w:val="20"/>
          <w:szCs w:val="20"/>
        </w:rPr>
        <w:t>menumpuk</w:t>
      </w:r>
      <w:proofErr w:type="spellEnd"/>
      <w:r w:rsidR="00075F59" w:rsidRPr="009404BB">
        <w:rPr>
          <w:sz w:val="20"/>
          <w:szCs w:val="20"/>
        </w:rPr>
        <w:t xml:space="preserve"> dan </w:t>
      </w:r>
      <w:proofErr w:type="spellStart"/>
      <w:r w:rsidR="00075F59" w:rsidRPr="009404BB">
        <w:rPr>
          <w:sz w:val="20"/>
          <w:szCs w:val="20"/>
        </w:rPr>
        <w:t>tidak</w:t>
      </w:r>
      <w:proofErr w:type="spellEnd"/>
      <w:r w:rsidR="00075F59" w:rsidRPr="009404BB">
        <w:rPr>
          <w:sz w:val="20"/>
          <w:szCs w:val="20"/>
        </w:rPr>
        <w:t xml:space="preserve"> </w:t>
      </w:r>
      <w:proofErr w:type="spellStart"/>
      <w:r w:rsidR="00075F59" w:rsidRPr="009404BB">
        <w:rPr>
          <w:sz w:val="20"/>
          <w:szCs w:val="20"/>
        </w:rPr>
        <w:t>terorganisir</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baik</w:t>
      </w:r>
      <w:proofErr w:type="spellEnd"/>
      <w:r w:rsidR="00075F59" w:rsidRPr="009404BB">
        <w:rPr>
          <w:sz w:val="20"/>
          <w:szCs w:val="20"/>
        </w:rPr>
        <w:t xml:space="preserve"> </w:t>
      </w:r>
      <w:proofErr w:type="spellStart"/>
      <w:r w:rsidR="00075F59" w:rsidRPr="009404BB">
        <w:rPr>
          <w:sz w:val="20"/>
          <w:szCs w:val="20"/>
        </w:rPr>
        <w:t>menyebabkan</w:t>
      </w:r>
      <w:proofErr w:type="spellEnd"/>
      <w:r w:rsidR="00075F59" w:rsidRPr="009404BB">
        <w:rPr>
          <w:sz w:val="20"/>
          <w:szCs w:val="20"/>
        </w:rPr>
        <w:t xml:space="preserve"> </w:t>
      </w:r>
      <w:proofErr w:type="spellStart"/>
      <w:r w:rsidR="00075F59" w:rsidRPr="009404BB">
        <w:rPr>
          <w:sz w:val="20"/>
          <w:szCs w:val="20"/>
        </w:rPr>
        <w:t>kesulitan</w:t>
      </w:r>
      <w:proofErr w:type="spellEnd"/>
      <w:r w:rsidR="00075F59" w:rsidRPr="009404BB">
        <w:rPr>
          <w:sz w:val="20"/>
          <w:szCs w:val="20"/>
        </w:rPr>
        <w:t xml:space="preserve"> </w:t>
      </w:r>
      <w:proofErr w:type="spellStart"/>
      <w:r w:rsidR="00075F59" w:rsidRPr="009404BB">
        <w:rPr>
          <w:sz w:val="20"/>
          <w:szCs w:val="20"/>
        </w:rPr>
        <w:t>dalam</w:t>
      </w:r>
      <w:proofErr w:type="spellEnd"/>
      <w:r w:rsidR="00075F59" w:rsidRPr="009404BB">
        <w:rPr>
          <w:sz w:val="20"/>
          <w:szCs w:val="20"/>
        </w:rPr>
        <w:t xml:space="preserve"> </w:t>
      </w:r>
      <w:proofErr w:type="spellStart"/>
      <w:r w:rsidR="00075F59" w:rsidRPr="009404BB">
        <w:rPr>
          <w:sz w:val="20"/>
          <w:szCs w:val="20"/>
        </w:rPr>
        <w:t>mencari</w:t>
      </w:r>
      <w:proofErr w:type="spellEnd"/>
      <w:r w:rsidR="00075F59" w:rsidRPr="009404BB">
        <w:rPr>
          <w:sz w:val="20"/>
          <w:szCs w:val="20"/>
        </w:rPr>
        <w:t xml:space="preserve"> dan </w:t>
      </w:r>
      <w:proofErr w:type="spellStart"/>
      <w:r w:rsidR="00075F59" w:rsidRPr="009404BB">
        <w:rPr>
          <w:sz w:val="20"/>
          <w:szCs w:val="20"/>
        </w:rPr>
        <w:t>mengelola</w:t>
      </w:r>
      <w:proofErr w:type="spellEnd"/>
      <w:r w:rsidR="00075F59" w:rsidRPr="009404BB">
        <w:rPr>
          <w:sz w:val="20"/>
          <w:szCs w:val="20"/>
        </w:rPr>
        <w:t xml:space="preserve"> test case yang </w:t>
      </w:r>
      <w:proofErr w:type="spellStart"/>
      <w:r w:rsidR="00075F59" w:rsidRPr="009404BB">
        <w:rPr>
          <w:sz w:val="20"/>
          <w:szCs w:val="20"/>
        </w:rPr>
        <w:t>relevan</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kebutuhan</w:t>
      </w:r>
      <w:proofErr w:type="spellEnd"/>
      <w:r w:rsidR="00075F59" w:rsidRPr="009404BB">
        <w:rPr>
          <w:sz w:val="20"/>
          <w:szCs w:val="20"/>
        </w:rPr>
        <w:t xml:space="preserve"> </w:t>
      </w:r>
      <w:proofErr w:type="spellStart"/>
      <w:r w:rsidR="00075F59" w:rsidRPr="009404BB">
        <w:rPr>
          <w:sz w:val="20"/>
          <w:szCs w:val="20"/>
        </w:rPr>
        <w:t>pengujian</w:t>
      </w:r>
      <w:proofErr w:type="spellEnd"/>
      <w:r w:rsidR="00075F59" w:rsidRPr="009404BB">
        <w:rPr>
          <w:sz w:val="20"/>
          <w:szCs w:val="20"/>
        </w:rPr>
        <w:t xml:space="preserve">. </w:t>
      </w:r>
      <w:proofErr w:type="spellStart"/>
      <w:r w:rsidR="00FC4882" w:rsidRPr="009404BB">
        <w:rPr>
          <w:sz w:val="20"/>
          <w:szCs w:val="20"/>
        </w:rPr>
        <w:t>Ditambah</w:t>
      </w:r>
      <w:proofErr w:type="spellEnd"/>
      <w:r w:rsidR="00FC4882" w:rsidRPr="009404BB">
        <w:rPr>
          <w:sz w:val="20"/>
          <w:szCs w:val="20"/>
        </w:rPr>
        <w:t xml:space="preserve"> </w:t>
      </w:r>
      <w:proofErr w:type="spellStart"/>
      <w:r w:rsidR="00FC4882" w:rsidRPr="009404BB">
        <w:rPr>
          <w:sz w:val="20"/>
          <w:szCs w:val="20"/>
        </w:rPr>
        <w:t>saat</w:t>
      </w:r>
      <w:proofErr w:type="spellEnd"/>
      <w:r w:rsidR="00FC4882" w:rsidRPr="009404BB">
        <w:rPr>
          <w:sz w:val="20"/>
          <w:szCs w:val="20"/>
        </w:rPr>
        <w:t xml:space="preserve"> </w:t>
      </w:r>
      <w:proofErr w:type="spellStart"/>
      <w:r w:rsidR="00FC4882" w:rsidRPr="009404BB">
        <w:rPr>
          <w:sz w:val="20"/>
          <w:szCs w:val="20"/>
        </w:rPr>
        <w:t>ini</w:t>
      </w:r>
      <w:proofErr w:type="spellEnd"/>
      <w:r w:rsidR="00FC4882" w:rsidRPr="009404BB">
        <w:rPr>
          <w:sz w:val="20"/>
          <w:szCs w:val="20"/>
        </w:rPr>
        <w:t xml:space="preserve"> </w:t>
      </w:r>
      <w:proofErr w:type="spellStart"/>
      <w:r w:rsidR="00FC4882" w:rsidRPr="009404BB">
        <w:rPr>
          <w:sz w:val="20"/>
          <w:szCs w:val="20"/>
        </w:rPr>
        <w:t>pencarian</w:t>
      </w:r>
      <w:proofErr w:type="spellEnd"/>
      <w:r w:rsidR="00FC4882" w:rsidRPr="009404BB">
        <w:rPr>
          <w:sz w:val="20"/>
          <w:szCs w:val="20"/>
        </w:rPr>
        <w:t xml:space="preserve"> test case </w:t>
      </w:r>
      <w:proofErr w:type="spellStart"/>
      <w:r w:rsidR="00FC4882" w:rsidRPr="009404BB">
        <w:rPr>
          <w:sz w:val="20"/>
          <w:szCs w:val="20"/>
        </w:rPr>
        <w:t>tersebut</w:t>
      </w:r>
      <w:proofErr w:type="spellEnd"/>
      <w:r w:rsidR="00FC4882" w:rsidRPr="009404BB">
        <w:rPr>
          <w:sz w:val="20"/>
          <w:szCs w:val="20"/>
        </w:rPr>
        <w:t xml:space="preserve"> </w:t>
      </w:r>
      <w:proofErr w:type="spellStart"/>
      <w:r w:rsidR="00FC4882" w:rsidRPr="009404BB">
        <w:rPr>
          <w:sz w:val="20"/>
          <w:szCs w:val="20"/>
        </w:rPr>
        <w:t>masih</w:t>
      </w:r>
      <w:proofErr w:type="spellEnd"/>
      <w:r w:rsidR="00FC4882" w:rsidRPr="009404BB">
        <w:rPr>
          <w:sz w:val="20"/>
          <w:szCs w:val="20"/>
        </w:rPr>
        <w:t xml:space="preserve"> </w:t>
      </w:r>
      <w:proofErr w:type="spellStart"/>
      <w:r w:rsidR="00FC4882" w:rsidRPr="009404BB">
        <w:rPr>
          <w:sz w:val="20"/>
          <w:szCs w:val="20"/>
        </w:rPr>
        <w:t>dilakukan</w:t>
      </w:r>
      <w:proofErr w:type="spellEnd"/>
      <w:r w:rsidR="00FC4882" w:rsidRPr="009404BB">
        <w:rPr>
          <w:sz w:val="20"/>
          <w:szCs w:val="20"/>
        </w:rPr>
        <w:t xml:space="preserve"> </w:t>
      </w:r>
      <w:proofErr w:type="spellStart"/>
      <w:r w:rsidR="00FC4882" w:rsidRPr="009404BB">
        <w:rPr>
          <w:sz w:val="20"/>
          <w:szCs w:val="20"/>
        </w:rPr>
        <w:t>secara</w:t>
      </w:r>
      <w:proofErr w:type="spellEnd"/>
      <w:r w:rsidR="00FC4882" w:rsidRPr="009404BB">
        <w:rPr>
          <w:sz w:val="20"/>
          <w:szCs w:val="20"/>
        </w:rPr>
        <w:t xml:space="preserve"> manual </w:t>
      </w:r>
      <w:proofErr w:type="spellStart"/>
      <w:r w:rsidR="00FC4882" w:rsidRPr="009404BB">
        <w:rPr>
          <w:sz w:val="20"/>
          <w:szCs w:val="20"/>
        </w:rPr>
        <w:t>dalam</w:t>
      </w:r>
      <w:proofErr w:type="spellEnd"/>
      <w:r w:rsidR="00FC4882" w:rsidRPr="009404BB">
        <w:rPr>
          <w:sz w:val="20"/>
          <w:szCs w:val="20"/>
        </w:rPr>
        <w:t xml:space="preserve"> </w:t>
      </w:r>
      <w:proofErr w:type="spellStart"/>
      <w:r w:rsidR="00FC4882" w:rsidRPr="009404BB">
        <w:rPr>
          <w:sz w:val="20"/>
          <w:szCs w:val="20"/>
        </w:rPr>
        <w:t>sebuah</w:t>
      </w:r>
      <w:proofErr w:type="spellEnd"/>
      <w:r w:rsidR="00FC4882" w:rsidRPr="009404BB">
        <w:rPr>
          <w:sz w:val="20"/>
          <w:szCs w:val="20"/>
        </w:rPr>
        <w:t xml:space="preserve"> </w:t>
      </w:r>
      <w:proofErr w:type="spellStart"/>
      <w:r w:rsidR="00FC4882" w:rsidRPr="009404BB">
        <w:rPr>
          <w:sz w:val="20"/>
          <w:szCs w:val="20"/>
        </w:rPr>
        <w:t>dokumen</w:t>
      </w:r>
      <w:proofErr w:type="spellEnd"/>
      <w:r w:rsidR="00FC4882" w:rsidRPr="009404BB">
        <w:rPr>
          <w:sz w:val="20"/>
          <w:szCs w:val="20"/>
        </w:rPr>
        <w:t xml:space="preserve">, </w:t>
      </w:r>
      <w:proofErr w:type="spellStart"/>
      <w:r w:rsidR="00FC4882" w:rsidRPr="009404BB">
        <w:rPr>
          <w:sz w:val="20"/>
          <w:szCs w:val="20"/>
        </w:rPr>
        <w:t>k</w:t>
      </w:r>
      <w:r w:rsidR="00075F59" w:rsidRPr="009404BB">
        <w:rPr>
          <w:sz w:val="20"/>
          <w:szCs w:val="20"/>
        </w:rPr>
        <w:t>etidakmampuan</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cepat</w:t>
      </w:r>
      <w:proofErr w:type="spellEnd"/>
      <w:r w:rsidR="00075F59" w:rsidRPr="009404BB">
        <w:rPr>
          <w:sz w:val="20"/>
          <w:szCs w:val="20"/>
        </w:rPr>
        <w:t xml:space="preserve"> </w:t>
      </w:r>
      <w:proofErr w:type="spellStart"/>
      <w:r w:rsidR="00075F59" w:rsidRPr="009404BB">
        <w:rPr>
          <w:sz w:val="20"/>
          <w:szCs w:val="20"/>
        </w:rPr>
        <w:t>menemukan</w:t>
      </w:r>
      <w:proofErr w:type="spellEnd"/>
      <w:r w:rsidR="00075F59" w:rsidRPr="009404BB">
        <w:rPr>
          <w:sz w:val="20"/>
          <w:szCs w:val="20"/>
        </w:rPr>
        <w:t xml:space="preserve"> test case yang </w:t>
      </w:r>
      <w:proofErr w:type="spellStart"/>
      <w:r w:rsidR="00075F59" w:rsidRPr="009404BB">
        <w:rPr>
          <w:sz w:val="20"/>
          <w:szCs w:val="20"/>
        </w:rPr>
        <w:t>sesuai</w:t>
      </w:r>
      <w:proofErr w:type="spellEnd"/>
      <w:r w:rsidR="00075F59" w:rsidRPr="009404BB">
        <w:rPr>
          <w:sz w:val="20"/>
          <w:szCs w:val="20"/>
        </w:rPr>
        <w:t xml:space="preserve"> </w:t>
      </w:r>
      <w:proofErr w:type="spellStart"/>
      <w:r w:rsidR="00075F59" w:rsidRPr="009404BB">
        <w:rPr>
          <w:sz w:val="20"/>
          <w:szCs w:val="20"/>
        </w:rPr>
        <w:t>dapat</w:t>
      </w:r>
      <w:proofErr w:type="spellEnd"/>
      <w:r w:rsidR="00075F59" w:rsidRPr="009404BB">
        <w:rPr>
          <w:sz w:val="20"/>
          <w:szCs w:val="20"/>
        </w:rPr>
        <w:t xml:space="preserve"> </w:t>
      </w:r>
      <w:proofErr w:type="spellStart"/>
      <w:r w:rsidR="00075F59" w:rsidRPr="009404BB">
        <w:rPr>
          <w:sz w:val="20"/>
          <w:szCs w:val="20"/>
        </w:rPr>
        <w:t>memperlambat</w:t>
      </w:r>
      <w:proofErr w:type="spellEnd"/>
      <w:r w:rsidR="00075F59" w:rsidRPr="009404BB">
        <w:rPr>
          <w:sz w:val="20"/>
          <w:szCs w:val="20"/>
        </w:rPr>
        <w:t xml:space="preserve"> proses </w:t>
      </w:r>
      <w:proofErr w:type="spellStart"/>
      <w:r w:rsidR="00075F59" w:rsidRPr="009404BB">
        <w:rPr>
          <w:sz w:val="20"/>
          <w:szCs w:val="20"/>
        </w:rPr>
        <w:t>pengujian</w:t>
      </w:r>
      <w:proofErr w:type="spellEnd"/>
      <w:r w:rsidR="00075F59" w:rsidRPr="009404BB">
        <w:rPr>
          <w:sz w:val="20"/>
          <w:szCs w:val="20"/>
        </w:rPr>
        <w:t xml:space="preserve"> dan </w:t>
      </w:r>
      <w:proofErr w:type="spellStart"/>
      <w:r w:rsidR="00075F59" w:rsidRPr="009404BB">
        <w:rPr>
          <w:sz w:val="20"/>
          <w:szCs w:val="20"/>
        </w:rPr>
        <w:t>mengakibatkan</w:t>
      </w:r>
      <w:proofErr w:type="spellEnd"/>
      <w:r w:rsidR="00075F59" w:rsidRPr="009404BB">
        <w:rPr>
          <w:sz w:val="20"/>
          <w:szCs w:val="20"/>
        </w:rPr>
        <w:t xml:space="preserve"> </w:t>
      </w:r>
      <w:proofErr w:type="spellStart"/>
      <w:r w:rsidR="00075F59" w:rsidRPr="009404BB">
        <w:rPr>
          <w:sz w:val="20"/>
          <w:szCs w:val="20"/>
        </w:rPr>
        <w:t>penurunan</w:t>
      </w:r>
      <w:proofErr w:type="spellEnd"/>
      <w:r w:rsidR="00075F59" w:rsidRPr="009404BB">
        <w:rPr>
          <w:sz w:val="20"/>
          <w:szCs w:val="20"/>
        </w:rPr>
        <w:t xml:space="preserve"> </w:t>
      </w:r>
      <w:proofErr w:type="spellStart"/>
      <w:r w:rsidR="00075F59" w:rsidRPr="009404BB">
        <w:rPr>
          <w:sz w:val="20"/>
          <w:szCs w:val="20"/>
        </w:rPr>
        <w:t>efektivitas</w:t>
      </w:r>
      <w:proofErr w:type="spellEnd"/>
      <w:r w:rsidR="00075F59" w:rsidRPr="009404BB">
        <w:rPr>
          <w:sz w:val="20"/>
          <w:szCs w:val="20"/>
        </w:rPr>
        <w:t xml:space="preserve"> </w:t>
      </w:r>
      <w:proofErr w:type="spellStart"/>
      <w:r w:rsidR="00075F59" w:rsidRPr="009404BB">
        <w:rPr>
          <w:sz w:val="20"/>
          <w:szCs w:val="20"/>
        </w:rPr>
        <w:t>tim</w:t>
      </w:r>
      <w:proofErr w:type="spellEnd"/>
      <w:r w:rsidR="00075F59" w:rsidRPr="009404BB">
        <w:rPr>
          <w:sz w:val="20"/>
          <w:szCs w:val="20"/>
        </w:rPr>
        <w:t xml:space="preserve"> QA.</w:t>
      </w:r>
    </w:p>
    <w:p w14:paraId="6C9CE5AE" w14:textId="15E0CC9D" w:rsidR="00075F59" w:rsidRPr="009404BB" w:rsidRDefault="00075F59" w:rsidP="000C5FFA">
      <w:pPr>
        <w:spacing w:line="276" w:lineRule="auto"/>
        <w:ind w:right="35" w:firstLine="340"/>
        <w:jc w:val="both"/>
        <w:rPr>
          <w:sz w:val="20"/>
          <w:szCs w:val="20"/>
        </w:rPr>
      </w:pPr>
      <w:r w:rsidRPr="009404BB">
        <w:rPr>
          <w:sz w:val="20"/>
          <w:szCs w:val="20"/>
        </w:rPr>
        <w:t xml:space="preserve">Seiring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kompleksnya</w:t>
      </w:r>
      <w:proofErr w:type="spellEnd"/>
      <w:r w:rsidRPr="009404BB">
        <w:rPr>
          <w:sz w:val="20"/>
          <w:szCs w:val="20"/>
        </w:rPr>
        <w:t xml:space="preserve"> </w:t>
      </w:r>
      <w:proofErr w:type="spellStart"/>
      <w:r w:rsidRPr="009404BB">
        <w:rPr>
          <w:sz w:val="20"/>
          <w:szCs w:val="20"/>
        </w:rPr>
        <w:t>fitur-fitur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jumlah</w:t>
      </w:r>
      <w:proofErr w:type="spellEnd"/>
      <w:r w:rsidRPr="009404BB">
        <w:rPr>
          <w:sz w:val="20"/>
          <w:szCs w:val="20"/>
        </w:rPr>
        <w:t xml:space="preserve"> dan </w:t>
      </w:r>
      <w:proofErr w:type="spellStart"/>
      <w:r w:rsidRPr="009404BB">
        <w:rPr>
          <w:sz w:val="20"/>
          <w:szCs w:val="20"/>
        </w:rPr>
        <w:t>kompleksitas</w:t>
      </w:r>
      <w:proofErr w:type="spellEnd"/>
      <w:r w:rsidRPr="009404BB">
        <w:rPr>
          <w:sz w:val="20"/>
          <w:szCs w:val="20"/>
        </w:rPr>
        <w:t xml:space="preserve"> test case juga </w:t>
      </w:r>
      <w:proofErr w:type="spellStart"/>
      <w:r w:rsidRPr="009404BB">
        <w:rPr>
          <w:sz w:val="20"/>
          <w:szCs w:val="20"/>
        </w:rPr>
        <w:t>meningkat</w:t>
      </w:r>
      <w:proofErr w:type="spellEnd"/>
      <w:r w:rsidRPr="009404BB">
        <w:rPr>
          <w:sz w:val="20"/>
          <w:szCs w:val="20"/>
        </w:rPr>
        <w:t xml:space="preserve">. Ini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baru</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hal</w:t>
      </w:r>
      <w:proofErr w:type="spellEnd"/>
      <w:r w:rsidRPr="009404BB">
        <w:rPr>
          <w:sz w:val="20"/>
          <w:szCs w:val="20"/>
        </w:rPr>
        <w:t xml:space="preserve"> </w:t>
      </w:r>
      <w:proofErr w:type="spellStart"/>
      <w:r w:rsidRPr="009404BB">
        <w:rPr>
          <w:sz w:val="20"/>
          <w:szCs w:val="20"/>
        </w:rPr>
        <w:t>pengelolaan</w:t>
      </w:r>
      <w:proofErr w:type="spellEnd"/>
      <w:r w:rsidRPr="009404BB">
        <w:rPr>
          <w:sz w:val="20"/>
          <w:szCs w:val="20"/>
        </w:rPr>
        <w:t xml:space="preserve"> dan </w:t>
      </w:r>
      <w:proofErr w:type="spellStart"/>
      <w:r w:rsidRPr="009404BB">
        <w:rPr>
          <w:sz w:val="20"/>
          <w:szCs w:val="20"/>
        </w:rPr>
        <w:t>pencarian</w:t>
      </w:r>
      <w:proofErr w:type="spellEnd"/>
      <w:r w:rsidRPr="009404BB">
        <w:rPr>
          <w:sz w:val="20"/>
          <w:szCs w:val="20"/>
        </w:rPr>
        <w:t xml:space="preserve"> test case, yang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canggih</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volume data yang </w:t>
      </w:r>
      <w:proofErr w:type="spellStart"/>
      <w:r w:rsidRPr="009404BB">
        <w:rPr>
          <w:sz w:val="20"/>
          <w:szCs w:val="20"/>
        </w:rPr>
        <w:t>besar</w:t>
      </w:r>
      <w:proofErr w:type="spellEnd"/>
      <w:r w:rsidRPr="009404BB">
        <w:rPr>
          <w:sz w:val="20"/>
          <w:szCs w:val="20"/>
        </w:rPr>
        <w:t xml:space="preserve"> dan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rumit</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alat</w:t>
      </w:r>
      <w:proofErr w:type="spellEnd"/>
      <w:r w:rsidRPr="009404BB">
        <w:rPr>
          <w:sz w:val="20"/>
          <w:szCs w:val="20"/>
        </w:rPr>
        <w:t xml:space="preserve"> </w:t>
      </w:r>
      <w:proofErr w:type="spellStart"/>
      <w:r w:rsidRPr="009404BB">
        <w:rPr>
          <w:sz w:val="20"/>
          <w:szCs w:val="20"/>
        </w:rPr>
        <w:t>bantu</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kesulitan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mengikuti</w:t>
      </w:r>
      <w:proofErr w:type="spellEnd"/>
      <w:r w:rsidRPr="009404BB">
        <w:rPr>
          <w:sz w:val="20"/>
          <w:szCs w:val="20"/>
        </w:rPr>
        <w:t xml:space="preserve"> </w:t>
      </w:r>
      <w:proofErr w:type="spellStart"/>
      <w:r w:rsidRPr="009404BB">
        <w:rPr>
          <w:sz w:val="20"/>
          <w:szCs w:val="20"/>
        </w:rPr>
        <w:t>perkembangan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menghambat</w:t>
      </w:r>
      <w:proofErr w:type="spellEnd"/>
      <w:r w:rsidRPr="009404BB">
        <w:rPr>
          <w:sz w:val="20"/>
          <w:szCs w:val="20"/>
        </w:rPr>
        <w:t xml:space="preserve"> </w:t>
      </w:r>
      <w:proofErr w:type="spellStart"/>
      <w:r w:rsidRPr="009404BB">
        <w:rPr>
          <w:sz w:val="20"/>
          <w:szCs w:val="20"/>
        </w:rPr>
        <w:t>kecepatan</w:t>
      </w:r>
      <w:proofErr w:type="spellEnd"/>
      <w:r w:rsidRPr="009404BB">
        <w:rPr>
          <w:sz w:val="20"/>
          <w:szCs w:val="20"/>
        </w:rPr>
        <w:t xml:space="preserve"> dan </w:t>
      </w:r>
      <w:proofErr w:type="spellStart"/>
      <w:r w:rsidRPr="009404BB">
        <w:rPr>
          <w:sz w:val="20"/>
          <w:szCs w:val="20"/>
        </w:rPr>
        <w:t>kualitas</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w:t>
      </w:r>
    </w:p>
    <w:p w14:paraId="77D11322" w14:textId="77777777" w:rsidR="00695BDB" w:rsidRPr="009404BB" w:rsidRDefault="00695BDB" w:rsidP="000C5FFA">
      <w:pPr>
        <w:spacing w:line="276" w:lineRule="auto"/>
        <w:ind w:right="35"/>
        <w:jc w:val="both"/>
        <w:rPr>
          <w:sz w:val="20"/>
          <w:szCs w:val="20"/>
        </w:rPr>
      </w:pPr>
    </w:p>
    <w:p w14:paraId="281027D6" w14:textId="1A2EB268" w:rsidR="00DA4E6C" w:rsidRDefault="00372004" w:rsidP="00B43900">
      <w:pPr>
        <w:pStyle w:val="Heading2"/>
        <w:numPr>
          <w:ilvl w:val="1"/>
          <w:numId w:val="3"/>
        </w:numPr>
        <w:ind w:right="35"/>
        <w:rPr>
          <w:rFonts w:cs="Times New Roman"/>
          <w:bCs/>
          <w:szCs w:val="20"/>
        </w:rPr>
      </w:pPr>
      <w:bookmarkStart w:id="35" w:name="_Toc176987389"/>
      <w:bookmarkStart w:id="36" w:name="_Toc202306595"/>
      <w:r w:rsidRPr="009404BB">
        <w:rPr>
          <w:rFonts w:cs="Times New Roman"/>
          <w:bCs/>
          <w:szCs w:val="20"/>
        </w:rPr>
        <w:t>TEORI PENUNJANG</w:t>
      </w:r>
      <w:bookmarkEnd w:id="35"/>
      <w:bookmarkEnd w:id="36"/>
    </w:p>
    <w:p w14:paraId="7D77DA72" w14:textId="77777777" w:rsidR="00B43900" w:rsidRPr="00B43900" w:rsidRDefault="00B43900" w:rsidP="00B43900"/>
    <w:p w14:paraId="4F423A8A" w14:textId="28FA5EB6" w:rsidR="003D3E9B" w:rsidRPr="009404BB" w:rsidRDefault="00734987" w:rsidP="000C5FFA">
      <w:pPr>
        <w:spacing w:line="276" w:lineRule="auto"/>
        <w:ind w:right="35" w:firstLine="360"/>
        <w:jc w:val="both"/>
        <w:rPr>
          <w:sz w:val="20"/>
          <w:szCs w:val="20"/>
        </w:rPr>
      </w:pP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teori</w:t>
      </w:r>
      <w:proofErr w:type="spellEnd"/>
      <w:r w:rsidRPr="009404BB">
        <w:rPr>
          <w:sz w:val="20"/>
          <w:szCs w:val="20"/>
        </w:rPr>
        <w:t xml:space="preserve"> </w:t>
      </w:r>
      <w:proofErr w:type="spellStart"/>
      <w:r w:rsidRPr="009404BB">
        <w:rPr>
          <w:sz w:val="20"/>
          <w:szCs w:val="20"/>
        </w:rPr>
        <w:t>penunjang</w:t>
      </w:r>
      <w:proofErr w:type="spellEnd"/>
      <w:r w:rsidRPr="009404BB">
        <w:rPr>
          <w:sz w:val="20"/>
          <w:szCs w:val="20"/>
        </w:rPr>
        <w:t xml:space="preserve"> yang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w:t>
      </w:r>
    </w:p>
    <w:p w14:paraId="2CF76AAA" w14:textId="77777777" w:rsidR="00414653" w:rsidRPr="009404BB" w:rsidRDefault="00414653" w:rsidP="000C5FFA">
      <w:pPr>
        <w:spacing w:line="276" w:lineRule="auto"/>
        <w:ind w:right="35"/>
        <w:jc w:val="both"/>
        <w:rPr>
          <w:sz w:val="20"/>
          <w:szCs w:val="20"/>
        </w:rPr>
      </w:pPr>
    </w:p>
    <w:p w14:paraId="4C4EC13C" w14:textId="4D8A252F" w:rsidR="00B43900" w:rsidRPr="00B43900" w:rsidRDefault="00372004" w:rsidP="00B43900">
      <w:pPr>
        <w:pStyle w:val="Heading3"/>
        <w:ind w:right="35"/>
        <w:rPr>
          <w:rFonts w:cs="Times New Roman"/>
          <w:bCs/>
          <w:szCs w:val="20"/>
        </w:rPr>
      </w:pPr>
      <w:bookmarkStart w:id="37" w:name="_Toc202306596"/>
      <w:r w:rsidRPr="009404BB">
        <w:rPr>
          <w:rFonts w:cs="Times New Roman"/>
          <w:bCs/>
          <w:szCs w:val="20"/>
        </w:rPr>
        <w:t xml:space="preserve">2.2.1 </w:t>
      </w:r>
      <w:bookmarkStart w:id="38" w:name="_Toc176987390"/>
      <w:r w:rsidR="008D42E1" w:rsidRPr="009404BB">
        <w:rPr>
          <w:rFonts w:cs="Times New Roman"/>
          <w:bCs/>
          <w:szCs w:val="20"/>
        </w:rPr>
        <w:t>Software Testing</w:t>
      </w:r>
      <w:bookmarkEnd w:id="37"/>
      <w:bookmarkEnd w:id="38"/>
    </w:p>
    <w:p w14:paraId="59CDCE01" w14:textId="2C602C2C" w:rsidR="003D3E9B" w:rsidRPr="009404BB" w:rsidRDefault="00101656" w:rsidP="000C5FFA">
      <w:pPr>
        <w:spacing w:line="276" w:lineRule="auto"/>
        <w:ind w:right="35" w:firstLine="720"/>
        <w:jc w:val="both"/>
        <w:rPr>
          <w:color w:val="000000"/>
          <w:sz w:val="20"/>
          <w:szCs w:val="20"/>
        </w:rPr>
      </w:pPr>
      <w:r w:rsidRPr="009404BB">
        <w:rPr>
          <w:color w:val="000000"/>
          <w:sz w:val="20"/>
          <w:szCs w:val="20"/>
        </w:rPr>
        <w:t xml:space="preserve">Software Testing </w:t>
      </w:r>
      <w:proofErr w:type="spellStart"/>
      <w:r w:rsidRPr="009404BB">
        <w:rPr>
          <w:color w:val="000000"/>
          <w:sz w:val="20"/>
          <w:szCs w:val="20"/>
        </w:rPr>
        <w:t>adalah</w:t>
      </w:r>
      <w:proofErr w:type="spellEnd"/>
      <w:r w:rsidRPr="009404BB">
        <w:rPr>
          <w:color w:val="000000"/>
          <w:sz w:val="20"/>
          <w:szCs w:val="20"/>
        </w:rPr>
        <w:t xml:space="preserve"> proses </w:t>
      </w:r>
      <w:proofErr w:type="spellStart"/>
      <w:r w:rsidRPr="009404BB">
        <w:rPr>
          <w:color w:val="000000"/>
          <w:sz w:val="20"/>
          <w:szCs w:val="20"/>
        </w:rPr>
        <w:t>menjalankan</w:t>
      </w:r>
      <w:proofErr w:type="spellEnd"/>
      <w:r w:rsidRPr="009404BB">
        <w:rPr>
          <w:color w:val="000000"/>
          <w:sz w:val="20"/>
          <w:szCs w:val="20"/>
        </w:rPr>
        <w:t xml:space="preserve"> </w:t>
      </w:r>
      <w:proofErr w:type="spellStart"/>
      <w:r w:rsidRPr="009404BB">
        <w:rPr>
          <w:color w:val="000000"/>
          <w:sz w:val="20"/>
          <w:szCs w:val="20"/>
        </w:rPr>
        <w:t>sebuah</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oleh </w:t>
      </w:r>
      <w:proofErr w:type="spellStart"/>
      <w:r w:rsidRPr="009404BB">
        <w:rPr>
          <w:color w:val="000000"/>
          <w:sz w:val="20"/>
          <w:szCs w:val="20"/>
        </w:rPr>
        <w:t>seorang</w:t>
      </w:r>
      <w:proofErr w:type="spellEnd"/>
      <w:r w:rsidRPr="009404BB">
        <w:rPr>
          <w:color w:val="000000"/>
          <w:sz w:val="20"/>
          <w:szCs w:val="20"/>
        </w:rPr>
        <w:t xml:space="preserve"> </w:t>
      </w:r>
      <w:proofErr w:type="spellStart"/>
      <w:r w:rsidRPr="009404BB">
        <w:rPr>
          <w:color w:val="000000"/>
          <w:sz w:val="20"/>
          <w:szCs w:val="20"/>
        </w:rPr>
        <w:t>penguji</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tujuan</w:t>
      </w:r>
      <w:proofErr w:type="spellEnd"/>
      <w:r w:rsidRPr="009404BB">
        <w:rPr>
          <w:color w:val="000000"/>
          <w:sz w:val="20"/>
          <w:szCs w:val="20"/>
        </w:rPr>
        <w:t xml:space="preserve"> </w:t>
      </w:r>
      <w:proofErr w:type="spellStart"/>
      <w:r w:rsidRPr="009404BB">
        <w:rPr>
          <w:color w:val="000000"/>
          <w:sz w:val="20"/>
          <w:szCs w:val="20"/>
        </w:rPr>
        <w:t>menghasilkan</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dan </w:t>
      </w:r>
      <w:proofErr w:type="spellStart"/>
      <w:r w:rsidRPr="009404BB">
        <w:rPr>
          <w:color w:val="000000"/>
          <w:sz w:val="20"/>
          <w:szCs w:val="20"/>
        </w:rPr>
        <w:t>mendeteksi</w:t>
      </w:r>
      <w:proofErr w:type="spellEnd"/>
      <w:r w:rsidRPr="009404BB">
        <w:rPr>
          <w:color w:val="000000"/>
          <w:sz w:val="20"/>
          <w:szCs w:val="20"/>
        </w:rPr>
        <w:t xml:space="preserve"> bug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kesalahan</w:t>
      </w:r>
      <w:proofErr w:type="spellEnd"/>
      <w:r w:rsidRPr="009404BB">
        <w:rPr>
          <w:color w:val="000000"/>
          <w:sz w:val="20"/>
          <w:szCs w:val="20"/>
        </w:rPr>
        <w:t xml:space="preserve"> pada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tersebut</w:t>
      </w:r>
      <w:proofErr w:type="spellEnd"/>
      <w:r w:rsidRPr="009404BB">
        <w:rPr>
          <w:color w:val="000000"/>
          <w:sz w:val="20"/>
          <w:szCs w:val="20"/>
        </w:rPr>
        <w:t>.</w:t>
      </w:r>
      <w:r w:rsidR="008755FA" w:rsidRPr="009404BB">
        <w:rPr>
          <w:color w:val="000000"/>
          <w:sz w:val="20"/>
          <w:szCs w:val="20"/>
        </w:rPr>
        <w:t xml:space="preserve">[3] </w:t>
      </w:r>
      <w:r w:rsidRPr="009404BB">
        <w:rPr>
          <w:color w:val="000000"/>
          <w:sz w:val="20"/>
          <w:szCs w:val="20"/>
        </w:rPr>
        <w:t xml:space="preserve">Proses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bisa</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secara</w:t>
      </w:r>
      <w:proofErr w:type="spellEnd"/>
      <w:r w:rsidRPr="009404BB">
        <w:rPr>
          <w:color w:val="000000"/>
          <w:sz w:val="20"/>
          <w:szCs w:val="20"/>
        </w:rPr>
        <w:t xml:space="preserve"> manual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manual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tanpa</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t>alat</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tools, </w:t>
      </w:r>
      <w:proofErr w:type="spellStart"/>
      <w:r w:rsidRPr="009404BB">
        <w:rPr>
          <w:color w:val="000000"/>
          <w:sz w:val="20"/>
          <w:szCs w:val="20"/>
        </w:rPr>
        <w:t>merupakan</w:t>
      </w:r>
      <w:proofErr w:type="spellEnd"/>
      <w:r w:rsidRPr="009404BB">
        <w:rPr>
          <w:color w:val="000000"/>
          <w:sz w:val="20"/>
          <w:szCs w:val="20"/>
        </w:rPr>
        <w:t xml:space="preserve"> </w:t>
      </w:r>
      <w:proofErr w:type="spellStart"/>
      <w:r w:rsidRPr="009404BB">
        <w:rPr>
          <w:color w:val="000000"/>
          <w:sz w:val="20"/>
          <w:szCs w:val="20"/>
        </w:rPr>
        <w:t>metode</w:t>
      </w:r>
      <w:proofErr w:type="spellEnd"/>
      <w:r w:rsidRPr="009404BB">
        <w:rPr>
          <w:color w:val="000000"/>
          <w:sz w:val="20"/>
          <w:szCs w:val="20"/>
        </w:rPr>
        <w:t xml:space="preserve"> </w:t>
      </w:r>
      <w:proofErr w:type="spellStart"/>
      <w:r w:rsidRPr="009404BB">
        <w:rPr>
          <w:color w:val="000000"/>
          <w:sz w:val="20"/>
          <w:szCs w:val="20"/>
        </w:rPr>
        <w:t>tradisional</w:t>
      </w:r>
      <w:proofErr w:type="spellEnd"/>
      <w:r w:rsidRPr="009404BB">
        <w:rPr>
          <w:color w:val="000000"/>
          <w:sz w:val="20"/>
          <w:szCs w:val="20"/>
        </w:rPr>
        <w:t xml:space="preserve"> yang </w:t>
      </w:r>
      <w:proofErr w:type="spellStart"/>
      <w:r w:rsidRPr="009404BB">
        <w:rPr>
          <w:color w:val="000000"/>
          <w:sz w:val="20"/>
          <w:szCs w:val="20"/>
        </w:rPr>
        <w:t>harus</w:t>
      </w:r>
      <w:proofErr w:type="spellEnd"/>
      <w:r w:rsidRPr="009404BB">
        <w:rPr>
          <w:color w:val="000000"/>
          <w:sz w:val="20"/>
          <w:szCs w:val="20"/>
        </w:rPr>
        <w:t xml:space="preserve"> </w:t>
      </w:r>
      <w:proofErr w:type="spellStart"/>
      <w:r w:rsidRPr="009404BB">
        <w:rPr>
          <w:color w:val="000000"/>
          <w:sz w:val="20"/>
          <w:szCs w:val="20"/>
        </w:rPr>
        <w:t>dilalui</w:t>
      </w:r>
      <w:proofErr w:type="spellEnd"/>
      <w:r w:rsidRPr="009404BB">
        <w:rPr>
          <w:color w:val="000000"/>
          <w:sz w:val="20"/>
          <w:szCs w:val="20"/>
        </w:rPr>
        <w:t xml:space="preserve"> </w:t>
      </w:r>
      <w:proofErr w:type="spellStart"/>
      <w:r w:rsidRPr="009404BB">
        <w:rPr>
          <w:color w:val="000000"/>
          <w:sz w:val="20"/>
          <w:szCs w:val="20"/>
        </w:rPr>
        <w:t>setiap</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sebelum</w:t>
      </w:r>
      <w:proofErr w:type="spellEnd"/>
      <w:r w:rsidRPr="009404BB">
        <w:rPr>
          <w:color w:val="000000"/>
          <w:sz w:val="20"/>
          <w:szCs w:val="20"/>
        </w:rPr>
        <w:t xml:space="preserve"> </w:t>
      </w:r>
      <w:proofErr w:type="spellStart"/>
      <w:r w:rsidRPr="009404BB">
        <w:rPr>
          <w:color w:val="000000"/>
          <w:sz w:val="20"/>
          <w:szCs w:val="20"/>
        </w:rPr>
        <w:t>bisa</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Dalam </w:t>
      </w:r>
      <w:proofErr w:type="spellStart"/>
      <w:r w:rsidRPr="009404BB">
        <w:rPr>
          <w:color w:val="000000"/>
          <w:sz w:val="20"/>
          <w:szCs w:val="20"/>
        </w:rPr>
        <w:t>pengujian</w:t>
      </w:r>
      <w:proofErr w:type="spellEnd"/>
      <w:r w:rsidRPr="009404BB">
        <w:rPr>
          <w:color w:val="000000"/>
          <w:sz w:val="20"/>
          <w:szCs w:val="20"/>
        </w:rPr>
        <w:t xml:space="preserve"> manual, </w:t>
      </w:r>
      <w:proofErr w:type="spellStart"/>
      <w:r w:rsidRPr="009404BB">
        <w:rPr>
          <w:color w:val="000000"/>
          <w:sz w:val="20"/>
          <w:szCs w:val="20"/>
        </w:rPr>
        <w:t>penguji</w:t>
      </w:r>
      <w:proofErr w:type="spellEnd"/>
      <w:r w:rsidRPr="009404BB">
        <w:rPr>
          <w:color w:val="000000"/>
          <w:sz w:val="20"/>
          <w:szCs w:val="20"/>
        </w:rPr>
        <w:t xml:space="preserve"> </w:t>
      </w:r>
      <w:proofErr w:type="spellStart"/>
      <w:r w:rsidRPr="009404BB">
        <w:rPr>
          <w:color w:val="000000"/>
          <w:sz w:val="20"/>
          <w:szCs w:val="20"/>
        </w:rPr>
        <w:t>menyiapkan</w:t>
      </w:r>
      <w:proofErr w:type="spellEnd"/>
      <w:r w:rsidRPr="009404BB">
        <w:rPr>
          <w:color w:val="000000"/>
          <w:sz w:val="20"/>
          <w:szCs w:val="20"/>
        </w:rPr>
        <w:t xml:space="preserve"> dan </w:t>
      </w:r>
      <w:proofErr w:type="spellStart"/>
      <w:r w:rsidRPr="009404BB">
        <w:rPr>
          <w:color w:val="000000"/>
          <w:sz w:val="20"/>
          <w:szCs w:val="20"/>
        </w:rPr>
        <w:t>mengeksekusi</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mengidentifikasi</w:t>
      </w:r>
      <w:proofErr w:type="spellEnd"/>
      <w:r w:rsidRPr="009404BB">
        <w:rPr>
          <w:color w:val="000000"/>
          <w:sz w:val="20"/>
          <w:szCs w:val="20"/>
        </w:rPr>
        <w:t xml:space="preserve"> </w:t>
      </w:r>
      <w:proofErr w:type="spellStart"/>
      <w:r w:rsidRPr="009404BB">
        <w:rPr>
          <w:color w:val="000000"/>
          <w:sz w:val="20"/>
          <w:szCs w:val="20"/>
        </w:rPr>
        <w:t>cacat</w:t>
      </w:r>
      <w:proofErr w:type="spellEnd"/>
      <w:r w:rsidRPr="009404BB">
        <w:rPr>
          <w:color w:val="000000"/>
          <w:sz w:val="20"/>
          <w:szCs w:val="20"/>
        </w:rPr>
        <w:t xml:space="preserve"> pada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Sementara</w:t>
      </w:r>
      <w:proofErr w:type="spellEnd"/>
      <w:r w:rsidRPr="009404BB">
        <w:rPr>
          <w:color w:val="000000"/>
          <w:sz w:val="20"/>
          <w:szCs w:val="20"/>
        </w:rPr>
        <w:t xml:space="preserve"> </w:t>
      </w:r>
      <w:proofErr w:type="spellStart"/>
      <w:r w:rsidRPr="009404BB">
        <w:rPr>
          <w:color w:val="000000"/>
          <w:sz w:val="20"/>
          <w:szCs w:val="20"/>
        </w:rPr>
        <w:t>itu</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t>bahasa</w:t>
      </w:r>
      <w:proofErr w:type="spellEnd"/>
      <w:r w:rsidRPr="009404BB">
        <w:rPr>
          <w:color w:val="000000"/>
          <w:sz w:val="20"/>
          <w:szCs w:val="20"/>
        </w:rPr>
        <w:t xml:space="preserve"> scripting </w:t>
      </w:r>
      <w:proofErr w:type="spellStart"/>
      <w:r w:rsidRPr="009404BB">
        <w:rPr>
          <w:color w:val="000000"/>
          <w:sz w:val="20"/>
          <w:szCs w:val="20"/>
        </w:rPr>
        <w:t>seperti</w:t>
      </w:r>
      <w:proofErr w:type="spellEnd"/>
      <w:r w:rsidRPr="009404BB">
        <w:rPr>
          <w:color w:val="000000"/>
          <w:sz w:val="20"/>
          <w:szCs w:val="20"/>
        </w:rPr>
        <w:t xml:space="preserve"> Python, JavaScript, </w:t>
      </w:r>
      <w:proofErr w:type="spellStart"/>
      <w:r w:rsidRPr="009404BB">
        <w:rPr>
          <w:color w:val="000000"/>
          <w:sz w:val="20"/>
          <w:szCs w:val="20"/>
        </w:rPr>
        <w:t>atau</w:t>
      </w:r>
      <w:proofErr w:type="spellEnd"/>
      <w:r w:rsidRPr="009404BB">
        <w:rPr>
          <w:color w:val="000000"/>
          <w:sz w:val="20"/>
          <w:szCs w:val="20"/>
        </w:rPr>
        <w:t xml:space="preserve"> Tool Command Language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mengotomatisasi</w:t>
      </w:r>
      <w:proofErr w:type="spellEnd"/>
      <w:r w:rsidRPr="009404BB">
        <w:rPr>
          <w:color w:val="000000"/>
          <w:sz w:val="20"/>
          <w:szCs w:val="20"/>
        </w:rPr>
        <w:t xml:space="preserve"> proses </w:t>
      </w:r>
      <w:proofErr w:type="spellStart"/>
      <w:r w:rsidRPr="009404BB">
        <w:rPr>
          <w:color w:val="000000"/>
          <w:sz w:val="20"/>
          <w:szCs w:val="20"/>
        </w:rPr>
        <w:t>pengujian</w:t>
      </w:r>
      <w:proofErr w:type="spellEnd"/>
      <w:r w:rsidRPr="009404BB">
        <w:rPr>
          <w:color w:val="000000"/>
          <w:sz w:val="20"/>
          <w:szCs w:val="20"/>
        </w:rPr>
        <w:t>[</w:t>
      </w:r>
      <w:r w:rsidR="009A06B0" w:rsidRPr="009404BB">
        <w:rPr>
          <w:color w:val="000000"/>
          <w:sz w:val="20"/>
          <w:szCs w:val="20"/>
        </w:rPr>
        <w:t>4</w:t>
      </w:r>
      <w:r w:rsidRPr="009404BB">
        <w:rPr>
          <w:color w:val="000000"/>
          <w:sz w:val="20"/>
          <w:szCs w:val="20"/>
        </w:rPr>
        <w:t>].</w:t>
      </w:r>
    </w:p>
    <w:p w14:paraId="3633BCC3" w14:textId="77777777" w:rsidR="00414653" w:rsidRPr="009404BB" w:rsidRDefault="00414653" w:rsidP="000C5FFA">
      <w:pPr>
        <w:spacing w:line="276" w:lineRule="auto"/>
        <w:ind w:right="35" w:firstLine="720"/>
        <w:jc w:val="both"/>
        <w:rPr>
          <w:sz w:val="20"/>
          <w:szCs w:val="20"/>
        </w:rPr>
      </w:pPr>
    </w:p>
    <w:p w14:paraId="3C11D13E" w14:textId="7F752E9C" w:rsidR="00B43900" w:rsidRPr="00B43900" w:rsidRDefault="00372004" w:rsidP="00B43900">
      <w:pPr>
        <w:pStyle w:val="Heading3"/>
        <w:ind w:right="35"/>
        <w:rPr>
          <w:rFonts w:cs="Times New Roman"/>
          <w:bCs/>
          <w:szCs w:val="20"/>
        </w:rPr>
      </w:pPr>
      <w:bookmarkStart w:id="39" w:name="_Toc176987391"/>
      <w:bookmarkStart w:id="40" w:name="_Toc202306597"/>
      <w:r w:rsidRPr="009404BB">
        <w:rPr>
          <w:rFonts w:cs="Times New Roman"/>
          <w:bCs/>
          <w:szCs w:val="20"/>
        </w:rPr>
        <w:lastRenderedPageBreak/>
        <w:t>2.2.</w:t>
      </w:r>
      <w:r w:rsidR="00A833DC" w:rsidRPr="009404BB">
        <w:rPr>
          <w:rFonts w:cs="Times New Roman"/>
          <w:bCs/>
          <w:szCs w:val="20"/>
        </w:rPr>
        <w:t xml:space="preserve">2 </w:t>
      </w:r>
      <w:r w:rsidR="00101656" w:rsidRPr="009404BB">
        <w:rPr>
          <w:rFonts w:cs="Times New Roman"/>
          <w:bCs/>
          <w:szCs w:val="20"/>
        </w:rPr>
        <w:t>Software Quality Assurance</w:t>
      </w:r>
      <w:bookmarkEnd w:id="39"/>
      <w:bookmarkEnd w:id="40"/>
    </w:p>
    <w:p w14:paraId="017D65F3" w14:textId="5797D5B1" w:rsidR="003D3E9B" w:rsidRPr="009404BB" w:rsidRDefault="00101656" w:rsidP="000C5FFA">
      <w:pPr>
        <w:spacing w:line="276" w:lineRule="auto"/>
        <w:ind w:right="35" w:firstLine="340"/>
        <w:jc w:val="both"/>
        <w:rPr>
          <w:sz w:val="20"/>
          <w:szCs w:val="20"/>
        </w:rPr>
      </w:pPr>
      <w:r w:rsidRPr="009404BB">
        <w:rPr>
          <w:rStyle w:val="apple-tab-span"/>
          <w:color w:val="000000"/>
          <w:sz w:val="20"/>
          <w:szCs w:val="20"/>
        </w:rPr>
        <w:tab/>
      </w:r>
      <w:r w:rsidRPr="009404BB">
        <w:rPr>
          <w:color w:val="000000"/>
          <w:sz w:val="20"/>
          <w:szCs w:val="20"/>
        </w:rPr>
        <w:t xml:space="preserve">Software Quality Assurance (SQA) </w:t>
      </w:r>
      <w:proofErr w:type="spellStart"/>
      <w:r w:rsidRPr="009404BB">
        <w:rPr>
          <w:color w:val="000000"/>
          <w:sz w:val="20"/>
          <w:szCs w:val="20"/>
        </w:rPr>
        <w:t>merupakan</w:t>
      </w:r>
      <w:proofErr w:type="spellEnd"/>
      <w:r w:rsidRPr="009404BB">
        <w:rPr>
          <w:color w:val="000000"/>
          <w:sz w:val="20"/>
          <w:szCs w:val="20"/>
        </w:rPr>
        <w:t xml:space="preserve"> proses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memastikan</w:t>
      </w:r>
      <w:proofErr w:type="spellEnd"/>
      <w:r w:rsidRPr="009404BB">
        <w:rPr>
          <w:color w:val="000000"/>
          <w:sz w:val="20"/>
          <w:szCs w:val="20"/>
        </w:rPr>
        <w:t xml:space="preserve"> </w:t>
      </w:r>
      <w:proofErr w:type="spellStart"/>
      <w:r w:rsidRPr="009404BB">
        <w:rPr>
          <w:color w:val="000000"/>
          <w:sz w:val="20"/>
          <w:szCs w:val="20"/>
        </w:rPr>
        <w:t>bahwa</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 xml:space="preserve"> yang </w:t>
      </w:r>
      <w:proofErr w:type="spellStart"/>
      <w:r w:rsidRPr="009404BB">
        <w:rPr>
          <w:color w:val="000000"/>
          <w:sz w:val="20"/>
          <w:szCs w:val="20"/>
        </w:rPr>
        <w:t>direncanakan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awal</w:t>
      </w:r>
      <w:proofErr w:type="spellEnd"/>
      <w:r w:rsidRPr="009404BB">
        <w:rPr>
          <w:color w:val="000000"/>
          <w:sz w:val="20"/>
          <w:szCs w:val="20"/>
        </w:rPr>
        <w:t xml:space="preserve"> </w:t>
      </w:r>
      <w:proofErr w:type="spellStart"/>
      <w:r w:rsidRPr="009404BB">
        <w:rPr>
          <w:color w:val="000000"/>
          <w:sz w:val="20"/>
          <w:szCs w:val="20"/>
        </w:rPr>
        <w:t>dievaluasi</w:t>
      </w:r>
      <w:proofErr w:type="spellEnd"/>
      <w:r w:rsidRPr="009404BB">
        <w:rPr>
          <w:color w:val="000000"/>
          <w:sz w:val="20"/>
          <w:szCs w:val="20"/>
        </w:rPr>
        <w:t xml:space="preserve">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standar</w:t>
      </w:r>
      <w:proofErr w:type="spellEnd"/>
      <w:r w:rsidRPr="009404BB">
        <w:rPr>
          <w:color w:val="000000"/>
          <w:sz w:val="20"/>
          <w:szCs w:val="20"/>
        </w:rPr>
        <w:t xml:space="preserve"> </w:t>
      </w:r>
      <w:proofErr w:type="spellStart"/>
      <w:r w:rsidRPr="009404BB">
        <w:rPr>
          <w:color w:val="000000"/>
          <w:sz w:val="20"/>
          <w:szCs w:val="20"/>
        </w:rPr>
        <w:t>produk,proses</w:t>
      </w:r>
      <w:proofErr w:type="spellEnd"/>
      <w:r w:rsidRPr="009404BB">
        <w:rPr>
          <w:color w:val="000000"/>
          <w:sz w:val="20"/>
          <w:szCs w:val="20"/>
        </w:rPr>
        <w:t xml:space="preserve"> dan </w:t>
      </w:r>
      <w:proofErr w:type="spellStart"/>
      <w:r w:rsidRPr="009404BB">
        <w:rPr>
          <w:color w:val="000000"/>
          <w:sz w:val="20"/>
          <w:szCs w:val="20"/>
        </w:rPr>
        <w:t>prosedur</w:t>
      </w:r>
      <w:proofErr w:type="spellEnd"/>
      <w:r w:rsidRPr="009404BB">
        <w:rPr>
          <w:color w:val="000000"/>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w:t>
      </w:r>
      <w:r w:rsidR="008755FA" w:rsidRPr="009404BB">
        <w:rPr>
          <w:color w:val="000000"/>
          <w:sz w:val="20"/>
          <w:szCs w:val="20"/>
        </w:rPr>
        <w:t>1</w:t>
      </w:r>
      <w:r w:rsidRPr="009404BB">
        <w:rPr>
          <w:color w:val="000000"/>
          <w:sz w:val="20"/>
          <w:szCs w:val="20"/>
        </w:rPr>
        <w:t xml:space="preserve">]. Software Quality Assurance juga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memastikan</w:t>
      </w:r>
      <w:proofErr w:type="spellEnd"/>
      <w:r w:rsidRPr="009404BB">
        <w:rPr>
          <w:color w:val="000000"/>
          <w:sz w:val="20"/>
          <w:szCs w:val="20"/>
        </w:rPr>
        <w:t xml:space="preserve"> </w:t>
      </w:r>
      <w:proofErr w:type="spellStart"/>
      <w:r w:rsidRPr="009404BB">
        <w:rPr>
          <w:color w:val="000000"/>
          <w:sz w:val="20"/>
          <w:szCs w:val="20"/>
        </w:rPr>
        <w:t>bahwa</w:t>
      </w:r>
      <w:proofErr w:type="spellEnd"/>
      <w:r w:rsidRPr="009404BB">
        <w:rPr>
          <w:color w:val="000000"/>
          <w:sz w:val="20"/>
          <w:szCs w:val="20"/>
        </w:rPr>
        <w:t xml:space="preserve"> </w:t>
      </w:r>
      <w:proofErr w:type="spellStart"/>
      <w:r w:rsidRPr="009404BB">
        <w:rPr>
          <w:color w:val="000000"/>
          <w:sz w:val="20"/>
          <w:szCs w:val="20"/>
        </w:rPr>
        <w:t>standar</w:t>
      </w:r>
      <w:proofErr w:type="spellEnd"/>
      <w:r w:rsidRPr="009404BB">
        <w:rPr>
          <w:color w:val="000000"/>
          <w:sz w:val="20"/>
          <w:szCs w:val="20"/>
        </w:rPr>
        <w:t xml:space="preserve"> proses dan </w:t>
      </w:r>
      <w:proofErr w:type="spellStart"/>
      <w:r w:rsidRPr="009404BB">
        <w:rPr>
          <w:color w:val="000000"/>
          <w:sz w:val="20"/>
          <w:szCs w:val="20"/>
        </w:rPr>
        <w:t>prosedur</w:t>
      </w:r>
      <w:proofErr w:type="spellEnd"/>
      <w:r w:rsidRPr="009404BB">
        <w:rPr>
          <w:color w:val="000000"/>
          <w:sz w:val="20"/>
          <w:szCs w:val="20"/>
        </w:rPr>
        <w:t xml:space="preserve"> yang </w:t>
      </w:r>
      <w:proofErr w:type="spellStart"/>
      <w:r w:rsidRPr="009404BB">
        <w:rPr>
          <w:color w:val="000000"/>
          <w:sz w:val="20"/>
          <w:szCs w:val="20"/>
        </w:rPr>
        <w:t>dibuat</w:t>
      </w:r>
      <w:proofErr w:type="spellEnd"/>
      <w:r w:rsidRPr="009404BB">
        <w:rPr>
          <w:color w:val="000000"/>
          <w:sz w:val="20"/>
          <w:szCs w:val="20"/>
        </w:rPr>
        <w:t xml:space="preserve"> </w:t>
      </w:r>
      <w:proofErr w:type="spellStart"/>
      <w:r w:rsidRPr="009404BB">
        <w:rPr>
          <w:color w:val="000000"/>
          <w:sz w:val="20"/>
          <w:szCs w:val="20"/>
        </w:rPr>
        <w:t>sesuai</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Software Development Life Cycle (SDLC) pada </w:t>
      </w:r>
      <w:proofErr w:type="spellStart"/>
      <w:r w:rsidRPr="009404BB">
        <w:rPr>
          <w:color w:val="000000"/>
          <w:sz w:val="20"/>
          <w:szCs w:val="20"/>
        </w:rPr>
        <w:t>saat</w:t>
      </w:r>
      <w:proofErr w:type="spellEnd"/>
      <w:r w:rsidRPr="009404BB">
        <w:rPr>
          <w:color w:val="000000"/>
          <w:sz w:val="20"/>
          <w:szCs w:val="20"/>
        </w:rPr>
        <w:t xml:space="preserve"> proses planning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perencanaan</w:t>
      </w:r>
      <w:proofErr w:type="spellEnd"/>
      <w:r w:rsidRPr="009404BB">
        <w:rPr>
          <w:color w:val="000000"/>
          <w:sz w:val="20"/>
          <w:szCs w:val="20"/>
        </w:rPr>
        <w:t>.</w:t>
      </w:r>
    </w:p>
    <w:p w14:paraId="07C9232E" w14:textId="2E7BDFCF" w:rsidR="008755FA" w:rsidRPr="009404BB" w:rsidRDefault="00101656" w:rsidP="00B43900">
      <w:pPr>
        <w:spacing w:line="276" w:lineRule="auto"/>
        <w:ind w:right="35" w:firstLine="340"/>
        <w:jc w:val="both"/>
        <w:rPr>
          <w:color w:val="000000"/>
          <w:sz w:val="20"/>
          <w:szCs w:val="20"/>
        </w:rPr>
      </w:pPr>
      <w:r w:rsidRPr="009404BB">
        <w:rPr>
          <w:color w:val="000000"/>
          <w:sz w:val="20"/>
          <w:szCs w:val="20"/>
        </w:rPr>
        <w:t xml:space="preserve">Pada Software Quality Assurance orang yang </w:t>
      </w:r>
      <w:proofErr w:type="spellStart"/>
      <w:r w:rsidRPr="009404BB">
        <w:rPr>
          <w:color w:val="000000"/>
          <w:sz w:val="20"/>
          <w:szCs w:val="20"/>
        </w:rPr>
        <w:t>melakukan</w:t>
      </w:r>
      <w:proofErr w:type="spellEnd"/>
      <w:r w:rsidRPr="009404BB">
        <w:rPr>
          <w:color w:val="000000"/>
          <w:sz w:val="20"/>
          <w:szCs w:val="20"/>
        </w:rPr>
        <w:t xml:space="preserve"> </w:t>
      </w:r>
      <w:proofErr w:type="spellStart"/>
      <w:r w:rsidRPr="009404BB">
        <w:rPr>
          <w:color w:val="000000"/>
          <w:sz w:val="20"/>
          <w:szCs w:val="20"/>
        </w:rPr>
        <w:t>pekerjaan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dinamai</w:t>
      </w:r>
      <w:proofErr w:type="spellEnd"/>
      <w:r w:rsidRPr="009404BB">
        <w:rPr>
          <w:color w:val="000000"/>
          <w:sz w:val="20"/>
          <w:szCs w:val="20"/>
        </w:rPr>
        <w:t xml:space="preserve"> Quality Assurance Tester (QA Tester) yang </w:t>
      </w:r>
      <w:proofErr w:type="spellStart"/>
      <w:r w:rsidRPr="009404BB">
        <w:rPr>
          <w:color w:val="000000"/>
          <w:sz w:val="20"/>
          <w:szCs w:val="20"/>
        </w:rPr>
        <w:t>bertugas</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membuat</w:t>
      </w:r>
      <w:proofErr w:type="spellEnd"/>
      <w:r w:rsidRPr="009404BB">
        <w:rPr>
          <w:color w:val="000000"/>
          <w:sz w:val="20"/>
          <w:szCs w:val="20"/>
        </w:rPr>
        <w:t xml:space="preserve"> </w:t>
      </w:r>
      <w:proofErr w:type="spellStart"/>
      <w:r w:rsidRPr="009404BB">
        <w:rPr>
          <w:color w:val="000000"/>
          <w:sz w:val="20"/>
          <w:szCs w:val="20"/>
        </w:rPr>
        <w:t>alur</w:t>
      </w:r>
      <w:proofErr w:type="spellEnd"/>
      <w:r w:rsidRPr="009404BB">
        <w:rPr>
          <w:color w:val="000000"/>
          <w:sz w:val="20"/>
          <w:szCs w:val="20"/>
        </w:rPr>
        <w:t xml:space="preserve"> </w:t>
      </w:r>
      <w:proofErr w:type="spellStart"/>
      <w:r w:rsidRPr="009404BB">
        <w:rPr>
          <w:color w:val="000000"/>
          <w:sz w:val="20"/>
          <w:szCs w:val="20"/>
        </w:rPr>
        <w:t>pengujian,membuat</w:t>
      </w:r>
      <w:proofErr w:type="spellEnd"/>
      <w:r w:rsidRPr="009404BB">
        <w:rPr>
          <w:color w:val="000000"/>
          <w:sz w:val="20"/>
          <w:szCs w:val="20"/>
        </w:rPr>
        <w:t xml:space="preserve"> </w:t>
      </w:r>
      <w:proofErr w:type="spellStart"/>
      <w:r w:rsidRPr="009404BB">
        <w:rPr>
          <w:color w:val="000000"/>
          <w:sz w:val="20"/>
          <w:szCs w:val="20"/>
        </w:rPr>
        <w:t>laporan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w:t>
      </w:r>
      <w:r w:rsidR="004C4FA7" w:rsidRPr="009404BB">
        <w:rPr>
          <w:color w:val="000000"/>
          <w:sz w:val="20"/>
          <w:szCs w:val="20"/>
        </w:rPr>
        <w:t xml:space="preserve"> </w:t>
      </w:r>
      <w:proofErr w:type="spellStart"/>
      <w:r w:rsidRPr="009404BB">
        <w:rPr>
          <w:color w:val="000000"/>
          <w:sz w:val="20"/>
          <w:szCs w:val="20"/>
        </w:rPr>
        <w:t>memberikan</w:t>
      </w:r>
      <w:proofErr w:type="spellEnd"/>
      <w:r w:rsidRPr="009404BB">
        <w:rPr>
          <w:color w:val="000000"/>
          <w:sz w:val="20"/>
          <w:szCs w:val="20"/>
        </w:rPr>
        <w:t xml:space="preserve"> </w:t>
      </w:r>
      <w:proofErr w:type="spellStart"/>
      <w:r w:rsidRPr="009404BB">
        <w:rPr>
          <w:color w:val="000000"/>
          <w:sz w:val="20"/>
          <w:szCs w:val="20"/>
        </w:rPr>
        <w:t>masukan</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 xml:space="preserve"> yang </w:t>
      </w:r>
      <w:proofErr w:type="spellStart"/>
      <w:r w:rsidRPr="009404BB">
        <w:rPr>
          <w:color w:val="000000"/>
          <w:sz w:val="20"/>
          <w:szCs w:val="20"/>
        </w:rPr>
        <w:t>diuji</w:t>
      </w:r>
      <w:proofErr w:type="spellEnd"/>
      <w:r w:rsidRPr="009404BB">
        <w:rPr>
          <w:color w:val="000000"/>
          <w:sz w:val="20"/>
          <w:szCs w:val="20"/>
        </w:rPr>
        <w:t xml:space="preserve"> dan </w:t>
      </w:r>
      <w:proofErr w:type="spellStart"/>
      <w:r w:rsidRPr="009404BB">
        <w:rPr>
          <w:color w:val="000000"/>
          <w:sz w:val="20"/>
          <w:szCs w:val="20"/>
        </w:rPr>
        <w:t>banyak</w:t>
      </w:r>
      <w:proofErr w:type="spellEnd"/>
      <w:r w:rsidRPr="009404BB">
        <w:rPr>
          <w:color w:val="000000"/>
          <w:sz w:val="20"/>
          <w:szCs w:val="20"/>
        </w:rPr>
        <w:t xml:space="preserve"> </w:t>
      </w:r>
      <w:proofErr w:type="spellStart"/>
      <w:r w:rsidRPr="009404BB">
        <w:rPr>
          <w:color w:val="000000"/>
          <w:sz w:val="20"/>
          <w:szCs w:val="20"/>
        </w:rPr>
        <w:t>lainnya</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pekerjaan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dibutuhkan</w:t>
      </w:r>
      <w:proofErr w:type="spellEnd"/>
      <w:r w:rsidRPr="009404BB">
        <w:rPr>
          <w:color w:val="000000"/>
          <w:sz w:val="20"/>
          <w:szCs w:val="20"/>
        </w:rPr>
        <w:t xml:space="preserve"> </w:t>
      </w:r>
      <w:proofErr w:type="spellStart"/>
      <w:r w:rsidRPr="009404BB">
        <w:rPr>
          <w:color w:val="000000"/>
          <w:sz w:val="20"/>
          <w:szCs w:val="20"/>
        </w:rPr>
        <w:t>kemampuan</w:t>
      </w:r>
      <w:proofErr w:type="spellEnd"/>
      <w:r w:rsidRPr="009404BB">
        <w:rPr>
          <w:color w:val="000000"/>
          <w:sz w:val="20"/>
          <w:szCs w:val="20"/>
        </w:rPr>
        <w:t xml:space="preserve"> </w:t>
      </w:r>
      <w:proofErr w:type="spellStart"/>
      <w:r w:rsidRPr="009404BB">
        <w:rPr>
          <w:color w:val="000000"/>
          <w:sz w:val="20"/>
          <w:szCs w:val="20"/>
        </w:rPr>
        <w:t>kemampuan</w:t>
      </w:r>
      <w:proofErr w:type="spellEnd"/>
      <w:r w:rsidRPr="009404BB">
        <w:rPr>
          <w:color w:val="000000"/>
          <w:sz w:val="20"/>
          <w:szCs w:val="20"/>
        </w:rPr>
        <w:t xml:space="preserv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berikut</w:t>
      </w:r>
      <w:proofErr w:type="spellEnd"/>
      <w:r w:rsidRPr="009404BB">
        <w:rPr>
          <w:color w:val="000000"/>
          <w:sz w:val="20"/>
          <w:szCs w:val="20"/>
        </w:rPr>
        <w:t>:</w:t>
      </w:r>
    </w:p>
    <w:p w14:paraId="5AA551F3" w14:textId="77777777" w:rsidR="008755FA" w:rsidRPr="009404BB" w:rsidRDefault="00101656" w:rsidP="000C5FFA">
      <w:pPr>
        <w:spacing w:line="276" w:lineRule="auto"/>
        <w:ind w:right="35" w:firstLine="340"/>
        <w:jc w:val="both"/>
        <w:rPr>
          <w:color w:val="000000"/>
          <w:sz w:val="20"/>
          <w:szCs w:val="20"/>
        </w:rPr>
      </w:pPr>
      <w:r w:rsidRPr="009404BB">
        <w:rPr>
          <w:color w:val="000000"/>
          <w:sz w:val="20"/>
          <w:szCs w:val="20"/>
        </w:rPr>
        <w:t xml:space="preserve">1. Mindset </w:t>
      </w:r>
      <w:proofErr w:type="spellStart"/>
      <w:r w:rsidRPr="009404BB">
        <w:rPr>
          <w:color w:val="000000"/>
          <w:sz w:val="20"/>
          <w:szCs w:val="20"/>
        </w:rPr>
        <w:t>Pengujian</w:t>
      </w:r>
      <w:proofErr w:type="spellEnd"/>
      <w:r w:rsidRPr="009404BB">
        <w:rPr>
          <w:color w:val="000000"/>
          <w:sz w:val="20"/>
          <w:szCs w:val="20"/>
        </w:rPr>
        <w:t xml:space="preserve"> </w:t>
      </w:r>
    </w:p>
    <w:p w14:paraId="76717D7F" w14:textId="77777777" w:rsidR="008755FA" w:rsidRPr="009404BB" w:rsidRDefault="00101656" w:rsidP="000C5FFA">
      <w:pPr>
        <w:spacing w:line="276" w:lineRule="auto"/>
        <w:ind w:right="35" w:firstLine="340"/>
        <w:jc w:val="both"/>
        <w:rPr>
          <w:color w:val="000000"/>
          <w:sz w:val="20"/>
          <w:szCs w:val="20"/>
        </w:rPr>
      </w:pPr>
      <w:r w:rsidRPr="009404BB">
        <w:rPr>
          <w:color w:val="000000"/>
          <w:sz w:val="20"/>
          <w:szCs w:val="20"/>
        </w:rPr>
        <w:t xml:space="preserve">2. Analisa dan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fungsional</w:t>
      </w:r>
      <w:proofErr w:type="spellEnd"/>
      <w:r w:rsidRPr="009404BB">
        <w:rPr>
          <w:color w:val="000000"/>
          <w:sz w:val="20"/>
          <w:szCs w:val="20"/>
        </w:rPr>
        <w:t xml:space="preserve"> </w:t>
      </w:r>
    </w:p>
    <w:p w14:paraId="3E90D38C" w14:textId="77777777" w:rsidR="008755FA" w:rsidRPr="009404BB" w:rsidRDefault="00101656" w:rsidP="000C5FFA">
      <w:pPr>
        <w:spacing w:line="276" w:lineRule="auto"/>
        <w:ind w:right="35" w:firstLine="340"/>
        <w:jc w:val="both"/>
        <w:rPr>
          <w:color w:val="000000"/>
          <w:sz w:val="20"/>
          <w:szCs w:val="20"/>
        </w:rPr>
      </w:pPr>
      <w:r w:rsidRPr="009404BB">
        <w:rPr>
          <w:color w:val="000000"/>
          <w:sz w:val="20"/>
          <w:szCs w:val="20"/>
        </w:rPr>
        <w:t xml:space="preserve">3. </w:t>
      </w:r>
      <w:proofErr w:type="spellStart"/>
      <w:r w:rsidRPr="009404BB">
        <w:rPr>
          <w:color w:val="000000"/>
          <w:sz w:val="20"/>
          <w:szCs w:val="20"/>
        </w:rPr>
        <w:t>Perbaikan</w:t>
      </w:r>
      <w:proofErr w:type="spellEnd"/>
      <w:r w:rsidRPr="009404BB">
        <w:rPr>
          <w:color w:val="000000"/>
          <w:sz w:val="20"/>
          <w:szCs w:val="20"/>
        </w:rPr>
        <w:t xml:space="preserve"> proses </w:t>
      </w:r>
    </w:p>
    <w:p w14:paraId="74B11055" w14:textId="77777777" w:rsidR="008755FA" w:rsidRPr="009404BB" w:rsidRDefault="00101656" w:rsidP="000C5FFA">
      <w:pPr>
        <w:spacing w:line="276" w:lineRule="auto"/>
        <w:ind w:right="35" w:firstLine="340"/>
        <w:jc w:val="both"/>
        <w:rPr>
          <w:color w:val="000000"/>
          <w:sz w:val="20"/>
          <w:szCs w:val="20"/>
        </w:rPr>
      </w:pPr>
      <w:r w:rsidRPr="009404BB">
        <w:rPr>
          <w:color w:val="000000"/>
          <w:sz w:val="20"/>
          <w:szCs w:val="20"/>
        </w:rPr>
        <w:t xml:space="preserve">4. </w:t>
      </w:r>
      <w:proofErr w:type="spellStart"/>
      <w:r w:rsidRPr="009404BB">
        <w:rPr>
          <w:color w:val="000000"/>
          <w:sz w:val="20"/>
          <w:szCs w:val="20"/>
        </w:rPr>
        <w:t>Perbaikan</w:t>
      </w:r>
      <w:proofErr w:type="spellEnd"/>
      <w:r w:rsidRPr="009404BB">
        <w:rPr>
          <w:color w:val="000000"/>
          <w:sz w:val="20"/>
          <w:szCs w:val="20"/>
        </w:rPr>
        <w:t xml:space="preserve"> </w:t>
      </w:r>
      <w:proofErr w:type="spellStart"/>
      <w:r w:rsidRPr="009404BB">
        <w:rPr>
          <w:color w:val="000000"/>
          <w:sz w:val="20"/>
          <w:szCs w:val="20"/>
        </w:rPr>
        <w:t>performa</w:t>
      </w:r>
      <w:proofErr w:type="spellEnd"/>
      <w:r w:rsidRPr="009404BB">
        <w:rPr>
          <w:color w:val="000000"/>
          <w:sz w:val="20"/>
          <w:szCs w:val="20"/>
        </w:rPr>
        <w:t xml:space="preserve"> </w:t>
      </w:r>
    </w:p>
    <w:p w14:paraId="0E6CA372" w14:textId="77777777" w:rsidR="008755FA" w:rsidRPr="009404BB" w:rsidRDefault="00101656" w:rsidP="000C5FFA">
      <w:pPr>
        <w:spacing w:line="276" w:lineRule="auto"/>
        <w:ind w:right="35" w:firstLine="340"/>
        <w:jc w:val="both"/>
        <w:rPr>
          <w:color w:val="000000"/>
          <w:sz w:val="20"/>
          <w:szCs w:val="20"/>
        </w:rPr>
      </w:pPr>
      <w:r w:rsidRPr="009404BB">
        <w:rPr>
          <w:color w:val="000000"/>
          <w:sz w:val="20"/>
          <w:szCs w:val="20"/>
        </w:rPr>
        <w:t xml:space="preserve">5. </w:t>
      </w:r>
      <w:proofErr w:type="spellStart"/>
      <w:r w:rsidRPr="009404BB">
        <w:rPr>
          <w:color w:val="000000"/>
          <w:sz w:val="20"/>
          <w:szCs w:val="20"/>
        </w:rPr>
        <w:t>Otomatisasi</w:t>
      </w:r>
      <w:proofErr w:type="spellEnd"/>
      <w:r w:rsidRPr="009404BB">
        <w:rPr>
          <w:color w:val="000000"/>
          <w:sz w:val="20"/>
          <w:szCs w:val="20"/>
        </w:rPr>
        <w:t xml:space="preserve"> </w:t>
      </w:r>
    </w:p>
    <w:p w14:paraId="031B4CE8" w14:textId="47CC9493" w:rsidR="00A833DC" w:rsidRPr="009404BB" w:rsidRDefault="00101656" w:rsidP="000C5FFA">
      <w:pPr>
        <w:spacing w:line="276" w:lineRule="auto"/>
        <w:ind w:right="35" w:firstLine="340"/>
        <w:jc w:val="both"/>
        <w:rPr>
          <w:color w:val="000000"/>
          <w:sz w:val="20"/>
          <w:szCs w:val="20"/>
        </w:rPr>
      </w:pPr>
      <w:r w:rsidRPr="009404BB">
        <w:rPr>
          <w:color w:val="000000"/>
          <w:sz w:val="20"/>
          <w:szCs w:val="20"/>
        </w:rPr>
        <w:t>6. User Acceptance Test.</w:t>
      </w:r>
    </w:p>
    <w:p w14:paraId="4472E23F" w14:textId="77777777" w:rsidR="00414653" w:rsidRPr="009404BB" w:rsidRDefault="00414653" w:rsidP="000C5FFA">
      <w:pPr>
        <w:spacing w:line="276" w:lineRule="auto"/>
        <w:ind w:right="35" w:firstLine="340"/>
        <w:jc w:val="both"/>
        <w:rPr>
          <w:color w:val="000000"/>
          <w:sz w:val="20"/>
          <w:szCs w:val="20"/>
        </w:rPr>
      </w:pPr>
    </w:p>
    <w:p w14:paraId="7B469446" w14:textId="1234678C" w:rsidR="00B43900" w:rsidRPr="00B43900" w:rsidRDefault="00A833DC" w:rsidP="00B43900">
      <w:pPr>
        <w:pStyle w:val="Heading3"/>
        <w:ind w:right="35"/>
        <w:rPr>
          <w:rFonts w:cs="Times New Roman"/>
          <w:bCs/>
          <w:szCs w:val="20"/>
        </w:rPr>
      </w:pPr>
      <w:bookmarkStart w:id="41" w:name="_Toc176987392"/>
      <w:bookmarkStart w:id="42" w:name="_Toc202306598"/>
      <w:r w:rsidRPr="009404BB">
        <w:rPr>
          <w:rFonts w:cs="Times New Roman"/>
          <w:bCs/>
          <w:szCs w:val="20"/>
        </w:rPr>
        <w:t xml:space="preserve">2.2.3 </w:t>
      </w:r>
      <w:r w:rsidR="00101656" w:rsidRPr="009404BB">
        <w:rPr>
          <w:rFonts w:cs="Times New Roman"/>
          <w:bCs/>
          <w:szCs w:val="20"/>
        </w:rPr>
        <w:t>Test Case</w:t>
      </w:r>
      <w:bookmarkEnd w:id="41"/>
      <w:bookmarkEnd w:id="42"/>
      <w:r w:rsidR="00101656" w:rsidRPr="009404BB">
        <w:rPr>
          <w:rFonts w:cs="Times New Roman"/>
          <w:bCs/>
          <w:szCs w:val="20"/>
        </w:rPr>
        <w:t xml:space="preserve"> </w:t>
      </w:r>
    </w:p>
    <w:p w14:paraId="6196D405" w14:textId="77777777" w:rsidR="00414653" w:rsidRPr="009404BB" w:rsidRDefault="00101656" w:rsidP="000C5FFA">
      <w:pPr>
        <w:spacing w:line="276" w:lineRule="auto"/>
        <w:ind w:right="35" w:firstLine="340"/>
        <w:jc w:val="both"/>
        <w:rPr>
          <w:color w:val="000000"/>
          <w:sz w:val="20"/>
          <w:szCs w:val="20"/>
        </w:rPr>
      </w:pPr>
      <w:r w:rsidRPr="009404BB">
        <w:rPr>
          <w:color w:val="000000"/>
          <w:sz w:val="20"/>
          <w:szCs w:val="20"/>
        </w:rPr>
        <w:t xml:space="preserve">Test case </w:t>
      </w:r>
      <w:proofErr w:type="spellStart"/>
      <w:r w:rsidRPr="009404BB">
        <w:rPr>
          <w:color w:val="000000"/>
          <w:sz w:val="20"/>
          <w:szCs w:val="20"/>
        </w:rPr>
        <w:t>merupakan</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sekumpulan</w:t>
      </w:r>
      <w:proofErr w:type="spellEnd"/>
      <w:r w:rsidRPr="009404BB">
        <w:rPr>
          <w:color w:val="000000"/>
          <w:sz w:val="20"/>
          <w:szCs w:val="20"/>
        </w:rPr>
        <w:t xml:space="preserve"> </w:t>
      </w:r>
      <w:proofErr w:type="spellStart"/>
      <w:r w:rsidRPr="009404BB">
        <w:rPr>
          <w:color w:val="000000"/>
          <w:sz w:val="20"/>
          <w:szCs w:val="20"/>
        </w:rPr>
        <w:t>prosedur</w:t>
      </w:r>
      <w:proofErr w:type="spellEnd"/>
      <w:r w:rsidRPr="009404BB">
        <w:rPr>
          <w:color w:val="000000"/>
          <w:sz w:val="20"/>
          <w:szCs w:val="20"/>
        </w:rPr>
        <w:t xml:space="preserve"> test yang </w:t>
      </w:r>
      <w:proofErr w:type="spellStart"/>
      <w:r w:rsidRPr="009404BB">
        <w:rPr>
          <w:color w:val="000000"/>
          <w:sz w:val="20"/>
          <w:szCs w:val="20"/>
        </w:rPr>
        <w:t>memuat</w:t>
      </w:r>
      <w:proofErr w:type="spellEnd"/>
      <w:r w:rsidRPr="009404BB">
        <w:rPr>
          <w:color w:val="000000"/>
          <w:sz w:val="20"/>
          <w:szCs w:val="20"/>
        </w:rPr>
        <w:t xml:space="preserve"> </w:t>
      </w:r>
      <w:proofErr w:type="spellStart"/>
      <w:r w:rsidRPr="009404BB">
        <w:rPr>
          <w:color w:val="000000"/>
          <w:sz w:val="20"/>
          <w:szCs w:val="20"/>
        </w:rPr>
        <w:t>kondisi</w:t>
      </w:r>
      <w:proofErr w:type="spellEnd"/>
      <w:r w:rsidRPr="009404BB">
        <w:rPr>
          <w:color w:val="000000"/>
          <w:sz w:val="20"/>
          <w:szCs w:val="20"/>
        </w:rPr>
        <w:t xml:space="preserve"> </w:t>
      </w:r>
      <w:proofErr w:type="spellStart"/>
      <w:r w:rsidRPr="009404BB">
        <w:rPr>
          <w:color w:val="000000"/>
          <w:sz w:val="20"/>
          <w:szCs w:val="20"/>
        </w:rPr>
        <w:t>operasi</w:t>
      </w:r>
      <w:proofErr w:type="spellEnd"/>
      <w:r w:rsidRPr="009404BB">
        <w:rPr>
          <w:color w:val="000000"/>
          <w:sz w:val="20"/>
          <w:szCs w:val="20"/>
        </w:rPr>
        <w:t xml:space="preserve"> yang </w:t>
      </w:r>
      <w:proofErr w:type="spellStart"/>
      <w:r w:rsidRPr="009404BB">
        <w:rPr>
          <w:color w:val="000000"/>
          <w:sz w:val="20"/>
          <w:szCs w:val="20"/>
        </w:rPr>
        <w:t>dibutuhkan</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melakukan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bersamaan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yang </w:t>
      </w:r>
      <w:proofErr w:type="spellStart"/>
      <w:r w:rsidRPr="009404BB">
        <w:rPr>
          <w:color w:val="000000"/>
          <w:sz w:val="20"/>
          <w:szCs w:val="20"/>
        </w:rPr>
        <w:t>diharapkan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proses </w:t>
      </w:r>
      <w:proofErr w:type="spellStart"/>
      <w:r w:rsidRPr="009404BB">
        <w:rPr>
          <w:color w:val="000000"/>
          <w:sz w:val="20"/>
          <w:szCs w:val="20"/>
        </w:rPr>
        <w:t>operasi</w:t>
      </w:r>
      <w:proofErr w:type="spellEnd"/>
      <w:r w:rsidRPr="009404BB">
        <w:rPr>
          <w:color w:val="000000"/>
          <w:sz w:val="20"/>
          <w:szCs w:val="20"/>
        </w:rPr>
        <w:t xml:space="preserve"> </w:t>
      </w:r>
      <w:proofErr w:type="spellStart"/>
      <w:r w:rsidRPr="009404BB">
        <w:rPr>
          <w:color w:val="000000"/>
          <w:sz w:val="20"/>
          <w:szCs w:val="20"/>
        </w:rPr>
        <w:t>tersebut</w:t>
      </w:r>
      <w:proofErr w:type="spellEnd"/>
      <w:r w:rsidRPr="009404BB">
        <w:rPr>
          <w:color w:val="000000"/>
          <w:sz w:val="20"/>
          <w:szCs w:val="20"/>
        </w:rPr>
        <w:t>.</w:t>
      </w:r>
      <w:r w:rsidR="009A06B0" w:rsidRPr="009404BB">
        <w:rPr>
          <w:color w:val="000000"/>
          <w:sz w:val="20"/>
          <w:szCs w:val="20"/>
        </w:rPr>
        <w:t>[4]</w:t>
      </w:r>
      <w:r w:rsidRPr="009404BB">
        <w:rPr>
          <w:color w:val="000000"/>
          <w:sz w:val="20"/>
          <w:szCs w:val="20"/>
        </w:rPr>
        <w:t xml:space="preserve"> </w:t>
      </w:r>
      <w:proofErr w:type="spellStart"/>
      <w:r w:rsidRPr="009404BB">
        <w:rPr>
          <w:color w:val="000000"/>
          <w:sz w:val="20"/>
          <w:szCs w:val="20"/>
        </w:rPr>
        <w:t>Seorang</w:t>
      </w:r>
      <w:proofErr w:type="spellEnd"/>
      <w:r w:rsidRPr="009404BB">
        <w:rPr>
          <w:color w:val="000000"/>
          <w:sz w:val="20"/>
          <w:szCs w:val="20"/>
        </w:rPr>
        <w:t xml:space="preserve"> software tester </w:t>
      </w:r>
      <w:proofErr w:type="spellStart"/>
      <w:r w:rsidRPr="009404BB">
        <w:rPr>
          <w:color w:val="000000"/>
          <w:sz w:val="20"/>
          <w:szCs w:val="20"/>
        </w:rPr>
        <w:t>diharapkan</w:t>
      </w:r>
      <w:proofErr w:type="spellEnd"/>
      <w:r w:rsidRPr="009404BB">
        <w:rPr>
          <w:color w:val="000000"/>
          <w:sz w:val="20"/>
          <w:szCs w:val="20"/>
        </w:rPr>
        <w:t xml:space="preserve">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membuat</w:t>
      </w:r>
      <w:proofErr w:type="spellEnd"/>
      <w:r w:rsidRPr="009404BB">
        <w:rPr>
          <w:color w:val="000000"/>
          <w:sz w:val="20"/>
          <w:szCs w:val="20"/>
        </w:rPr>
        <w:t xml:space="preserve"> test case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panduan</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mendeteksi</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kegagalan</w:t>
      </w:r>
      <w:proofErr w:type="spellEnd"/>
      <w:r w:rsidRPr="009404BB">
        <w:rPr>
          <w:color w:val="000000"/>
          <w:sz w:val="20"/>
          <w:szCs w:val="20"/>
        </w:rPr>
        <w:t xml:space="preserve"> dan </w:t>
      </w:r>
      <w:proofErr w:type="spellStart"/>
      <w:r w:rsidRPr="009404BB">
        <w:rPr>
          <w:color w:val="000000"/>
          <w:sz w:val="20"/>
          <w:szCs w:val="20"/>
        </w:rPr>
        <w:t>menuliskan</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uji. </w:t>
      </w:r>
    </w:p>
    <w:p w14:paraId="750C1E24" w14:textId="72EBFC7B" w:rsidR="003D3E9B" w:rsidRDefault="00101656" w:rsidP="000C5FFA">
      <w:pPr>
        <w:spacing w:line="276" w:lineRule="auto"/>
        <w:ind w:right="35" w:firstLine="340"/>
        <w:jc w:val="both"/>
        <w:rPr>
          <w:color w:val="000000"/>
          <w:sz w:val="20"/>
          <w:szCs w:val="20"/>
        </w:rPr>
      </w:pPr>
      <w:r w:rsidRPr="009404BB">
        <w:rPr>
          <w:color w:val="000000"/>
          <w:sz w:val="20"/>
          <w:szCs w:val="20"/>
        </w:rPr>
        <w:t xml:space="preserve">Dalam </w:t>
      </w:r>
      <w:proofErr w:type="spellStart"/>
      <w:r w:rsidRPr="009404BB">
        <w:rPr>
          <w:color w:val="000000"/>
          <w:sz w:val="20"/>
          <w:szCs w:val="20"/>
        </w:rPr>
        <w:t>hal</w:t>
      </w:r>
      <w:proofErr w:type="spellEnd"/>
      <w:r w:rsidRPr="009404BB">
        <w:rPr>
          <w:color w:val="000000"/>
          <w:sz w:val="20"/>
          <w:szCs w:val="20"/>
        </w:rPr>
        <w:t xml:space="preserve"> </w:t>
      </w:r>
      <w:proofErr w:type="spellStart"/>
      <w:r w:rsidRPr="009404BB">
        <w:rPr>
          <w:color w:val="000000"/>
          <w:sz w:val="20"/>
          <w:szCs w:val="20"/>
        </w:rPr>
        <w:t>pembuatan</w:t>
      </w:r>
      <w:proofErr w:type="spellEnd"/>
      <w:r w:rsidRPr="009404BB">
        <w:rPr>
          <w:color w:val="000000"/>
          <w:sz w:val="20"/>
          <w:szCs w:val="20"/>
        </w:rPr>
        <w:t xml:space="preserve"> test case </w:t>
      </w:r>
      <w:proofErr w:type="spellStart"/>
      <w:r w:rsidRPr="009404BB">
        <w:rPr>
          <w:color w:val="000000"/>
          <w:sz w:val="20"/>
          <w:szCs w:val="20"/>
        </w:rPr>
        <w:t>tidak</w:t>
      </w:r>
      <w:proofErr w:type="spellEnd"/>
      <w:r w:rsidRPr="009404BB">
        <w:rPr>
          <w:color w:val="000000"/>
          <w:sz w:val="20"/>
          <w:szCs w:val="20"/>
        </w:rPr>
        <w:t xml:space="preserve"> </w:t>
      </w:r>
      <w:proofErr w:type="spellStart"/>
      <w:r w:rsidR="00414653" w:rsidRPr="009404BB">
        <w:rPr>
          <w:color w:val="000000"/>
          <w:sz w:val="20"/>
          <w:szCs w:val="20"/>
        </w:rPr>
        <w:t>terdapat</w:t>
      </w:r>
      <w:proofErr w:type="spellEnd"/>
      <w:r w:rsidRPr="009404BB">
        <w:rPr>
          <w:color w:val="000000"/>
          <w:sz w:val="20"/>
          <w:szCs w:val="20"/>
        </w:rPr>
        <w:t xml:space="preserve"> template </w:t>
      </w:r>
      <w:proofErr w:type="spellStart"/>
      <w:r w:rsidRPr="009404BB">
        <w:rPr>
          <w:color w:val="000000"/>
          <w:sz w:val="20"/>
          <w:szCs w:val="20"/>
        </w:rPr>
        <w:t>khusus</w:t>
      </w:r>
      <w:proofErr w:type="spellEnd"/>
      <w:r w:rsidRPr="009404BB">
        <w:rPr>
          <w:color w:val="000000"/>
          <w:sz w:val="20"/>
          <w:szCs w:val="20"/>
        </w:rPr>
        <w:t xml:space="preserve"> yang </w:t>
      </w:r>
      <w:proofErr w:type="spellStart"/>
      <w:r w:rsidRPr="009404BB">
        <w:rPr>
          <w:color w:val="000000"/>
          <w:sz w:val="20"/>
          <w:szCs w:val="20"/>
        </w:rPr>
        <w:t>secara</w:t>
      </w:r>
      <w:proofErr w:type="spellEnd"/>
      <w:r w:rsidRPr="009404BB">
        <w:rPr>
          <w:color w:val="000000"/>
          <w:sz w:val="20"/>
          <w:szCs w:val="20"/>
        </w:rPr>
        <w:t xml:space="preserve"> </w:t>
      </w:r>
      <w:proofErr w:type="spellStart"/>
      <w:r w:rsidRPr="009404BB">
        <w:rPr>
          <w:color w:val="000000"/>
          <w:sz w:val="20"/>
          <w:szCs w:val="20"/>
        </w:rPr>
        <w:t>spesifik</w:t>
      </w:r>
      <w:proofErr w:type="spellEnd"/>
      <w:r w:rsidRPr="009404BB">
        <w:rPr>
          <w:color w:val="000000"/>
          <w:sz w:val="20"/>
          <w:szCs w:val="20"/>
        </w:rPr>
        <w:t xml:space="preserve"> </w:t>
      </w:r>
      <w:proofErr w:type="spellStart"/>
      <w:r w:rsidRPr="009404BB">
        <w:rPr>
          <w:color w:val="000000"/>
          <w:sz w:val="20"/>
          <w:szCs w:val="20"/>
        </w:rPr>
        <w:t>harus</w:t>
      </w:r>
      <w:proofErr w:type="spellEnd"/>
      <w:r w:rsidRPr="009404BB">
        <w:rPr>
          <w:color w:val="000000"/>
          <w:sz w:val="20"/>
          <w:szCs w:val="20"/>
        </w:rPr>
        <w:t xml:space="preserve"> </w:t>
      </w:r>
      <w:proofErr w:type="spellStart"/>
      <w:r w:rsidRPr="009404BB">
        <w:rPr>
          <w:color w:val="000000"/>
          <w:sz w:val="20"/>
          <w:szCs w:val="20"/>
        </w:rPr>
        <w:t>diikuti</w:t>
      </w:r>
      <w:proofErr w:type="spellEnd"/>
      <w:r w:rsidRPr="009404BB">
        <w:rPr>
          <w:color w:val="000000"/>
          <w:sz w:val="20"/>
          <w:szCs w:val="20"/>
        </w:rPr>
        <w:t xml:space="preserve"> </w:t>
      </w:r>
      <w:proofErr w:type="spellStart"/>
      <w:r w:rsidRPr="009404BB">
        <w:rPr>
          <w:color w:val="000000"/>
          <w:sz w:val="20"/>
          <w:szCs w:val="20"/>
        </w:rPr>
        <w:t>namun</w:t>
      </w:r>
      <w:proofErr w:type="spellEnd"/>
      <w:r w:rsidRPr="009404BB">
        <w:rPr>
          <w:color w:val="000000"/>
          <w:sz w:val="20"/>
          <w:szCs w:val="20"/>
        </w:rPr>
        <w:t xml:space="preserve"> </w:t>
      </w:r>
      <w:proofErr w:type="spellStart"/>
      <w:r w:rsidRPr="009404BB">
        <w:rPr>
          <w:color w:val="000000"/>
          <w:sz w:val="20"/>
          <w:szCs w:val="20"/>
        </w:rPr>
        <w:t>biasanya</w:t>
      </w:r>
      <w:proofErr w:type="spellEnd"/>
      <w:r w:rsidRPr="009404BB">
        <w:rPr>
          <w:color w:val="000000"/>
          <w:sz w:val="20"/>
          <w:szCs w:val="20"/>
        </w:rPr>
        <w:t xml:space="preserve"> </w:t>
      </w:r>
      <w:proofErr w:type="spellStart"/>
      <w:r w:rsidRPr="009404BB">
        <w:rPr>
          <w:color w:val="000000"/>
          <w:sz w:val="20"/>
          <w:szCs w:val="20"/>
        </w:rPr>
        <w:t>terdiri</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00CF5E58" w:rsidRPr="009404BB">
        <w:rPr>
          <w:color w:val="000000"/>
          <w:sz w:val="20"/>
          <w:szCs w:val="20"/>
        </w:rPr>
        <w:t>fitur</w:t>
      </w:r>
      <w:proofErr w:type="spellEnd"/>
      <w:r w:rsidRPr="009404BB">
        <w:rPr>
          <w:color w:val="000000"/>
          <w:sz w:val="20"/>
          <w:szCs w:val="20"/>
        </w:rPr>
        <w:t xml:space="preserve"> </w:t>
      </w:r>
      <w:proofErr w:type="spellStart"/>
      <w:r w:rsidRPr="009404BB">
        <w:rPr>
          <w:color w:val="000000"/>
          <w:sz w:val="20"/>
          <w:szCs w:val="20"/>
        </w:rPr>
        <w:t>utama</w:t>
      </w:r>
      <w:proofErr w:type="spellEnd"/>
      <w:r w:rsidRPr="009404BB">
        <w:rPr>
          <w:color w:val="000000"/>
          <w:sz w:val="20"/>
          <w:szCs w:val="20"/>
        </w:rPr>
        <w:t xml:space="preserve"> </w:t>
      </w:r>
      <w:proofErr w:type="spellStart"/>
      <w:r w:rsidRPr="009404BB">
        <w:rPr>
          <w:color w:val="000000"/>
          <w:sz w:val="20"/>
          <w:szCs w:val="20"/>
        </w:rPr>
        <w:t>seperti</w:t>
      </w:r>
      <w:proofErr w:type="spellEnd"/>
      <w:r w:rsidRPr="009404BB">
        <w:rPr>
          <w:color w:val="000000"/>
          <w:sz w:val="20"/>
          <w:szCs w:val="20"/>
        </w:rPr>
        <w:t xml:space="preserve"> section </w:t>
      </w:r>
      <w:proofErr w:type="spellStart"/>
      <w:r w:rsidRPr="009404BB">
        <w:rPr>
          <w:color w:val="000000"/>
          <w:sz w:val="20"/>
          <w:szCs w:val="20"/>
        </w:rPr>
        <w:t>modul</w:t>
      </w:r>
      <w:proofErr w:type="spellEnd"/>
      <w:r w:rsidRPr="009404BB">
        <w:rPr>
          <w:color w:val="000000"/>
          <w:sz w:val="20"/>
          <w:szCs w:val="20"/>
        </w:rPr>
        <w:t xml:space="preserve"> yang </w:t>
      </w:r>
      <w:proofErr w:type="spellStart"/>
      <w:r w:rsidRPr="009404BB">
        <w:rPr>
          <w:color w:val="000000"/>
          <w:sz w:val="20"/>
          <w:szCs w:val="20"/>
        </w:rPr>
        <w:t>berisi</w:t>
      </w:r>
      <w:proofErr w:type="spellEnd"/>
      <w:r w:rsidRPr="009404BB">
        <w:rPr>
          <w:color w:val="000000"/>
          <w:sz w:val="20"/>
          <w:szCs w:val="20"/>
        </w:rPr>
        <w:t xml:space="preserve"> nama uji </w:t>
      </w:r>
      <w:proofErr w:type="spellStart"/>
      <w:r w:rsidRPr="009404BB">
        <w:rPr>
          <w:color w:val="000000"/>
          <w:sz w:val="20"/>
          <w:szCs w:val="20"/>
        </w:rPr>
        <w:t>kasus</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test id yang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kode</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section precondition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kondisi</w:t>
      </w:r>
      <w:proofErr w:type="spellEnd"/>
      <w:r w:rsidRPr="009404BB">
        <w:rPr>
          <w:color w:val="000000"/>
          <w:sz w:val="20"/>
          <w:szCs w:val="20"/>
        </w:rPr>
        <w:t xml:space="preserve"> </w:t>
      </w:r>
      <w:proofErr w:type="spellStart"/>
      <w:r w:rsidRPr="009404BB">
        <w:rPr>
          <w:color w:val="000000"/>
          <w:sz w:val="20"/>
          <w:szCs w:val="20"/>
        </w:rPr>
        <w:t>sebelum</w:t>
      </w:r>
      <w:proofErr w:type="spellEnd"/>
      <w:r w:rsidRPr="009404BB">
        <w:rPr>
          <w:color w:val="000000"/>
          <w:sz w:val="20"/>
          <w:szCs w:val="20"/>
        </w:rPr>
        <w:t xml:space="preserve"> </w:t>
      </w:r>
      <w:proofErr w:type="spellStart"/>
      <w:r w:rsidRPr="009404BB">
        <w:rPr>
          <w:color w:val="000000"/>
          <w:sz w:val="20"/>
          <w:szCs w:val="20"/>
        </w:rPr>
        <w:t>melakukan</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section test step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langkah</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dan section result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Test Case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dibuat</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tool Microsoft Excel </w:t>
      </w:r>
      <w:proofErr w:type="spellStart"/>
      <w:r w:rsidRPr="009404BB">
        <w:rPr>
          <w:color w:val="000000"/>
          <w:sz w:val="20"/>
          <w:szCs w:val="20"/>
        </w:rPr>
        <w:t>ataupun</w:t>
      </w:r>
      <w:proofErr w:type="spellEnd"/>
      <w:r w:rsidRPr="009404BB">
        <w:rPr>
          <w:color w:val="000000"/>
          <w:sz w:val="20"/>
          <w:szCs w:val="20"/>
        </w:rPr>
        <w:t xml:space="preserve"> google spreadsheet.</w:t>
      </w:r>
      <w:r w:rsidR="00414653" w:rsidRPr="009404BB">
        <w:rPr>
          <w:color w:val="000000"/>
          <w:sz w:val="20"/>
          <w:szCs w:val="20"/>
        </w:rPr>
        <w:t>[5]</w:t>
      </w:r>
    </w:p>
    <w:p w14:paraId="10BD3532" w14:textId="77777777" w:rsidR="00414653" w:rsidRPr="009404BB" w:rsidRDefault="00414653" w:rsidP="00B43900">
      <w:pPr>
        <w:spacing w:line="276" w:lineRule="auto"/>
        <w:ind w:right="35"/>
        <w:jc w:val="both"/>
        <w:rPr>
          <w:sz w:val="20"/>
          <w:szCs w:val="20"/>
        </w:rPr>
      </w:pPr>
    </w:p>
    <w:p w14:paraId="3FE4214B" w14:textId="6D9BEF33" w:rsidR="00B43900" w:rsidRPr="00B43900" w:rsidRDefault="00A833DC" w:rsidP="00B43900">
      <w:pPr>
        <w:pStyle w:val="Heading3"/>
        <w:ind w:right="35"/>
        <w:rPr>
          <w:rFonts w:cs="Times New Roman"/>
          <w:bCs/>
          <w:szCs w:val="20"/>
        </w:rPr>
      </w:pPr>
      <w:bookmarkStart w:id="43" w:name="_Toc176987393"/>
      <w:bookmarkStart w:id="44" w:name="_Toc202306599"/>
      <w:r w:rsidRPr="009404BB">
        <w:rPr>
          <w:rFonts w:cs="Times New Roman"/>
          <w:bCs/>
          <w:szCs w:val="20"/>
        </w:rPr>
        <w:t xml:space="preserve">2.2.4 </w:t>
      </w:r>
      <w:r w:rsidR="006111B9" w:rsidRPr="009404BB">
        <w:rPr>
          <w:rFonts w:cs="Times New Roman"/>
          <w:bCs/>
          <w:szCs w:val="20"/>
        </w:rPr>
        <w:t>Chatbot</w:t>
      </w:r>
      <w:bookmarkEnd w:id="43"/>
      <w:bookmarkEnd w:id="44"/>
    </w:p>
    <w:p w14:paraId="3BE83929" w14:textId="3AEF61AF" w:rsidR="003D3E9B" w:rsidRPr="009404BB" w:rsidRDefault="006111B9" w:rsidP="000C5FFA">
      <w:pPr>
        <w:spacing w:line="276" w:lineRule="auto"/>
        <w:ind w:right="35" w:firstLine="340"/>
        <w:jc w:val="both"/>
        <w:rPr>
          <w:sz w:val="20"/>
          <w:szCs w:val="20"/>
        </w:rPr>
      </w:pPr>
      <w:r w:rsidRPr="009404BB">
        <w:rPr>
          <w:sz w:val="20"/>
          <w:szCs w:val="20"/>
        </w:rPr>
        <w:t xml:space="preserve">Chatbot </w:t>
      </w:r>
      <w:proofErr w:type="spellStart"/>
      <w:r w:rsidRPr="009404BB">
        <w:rPr>
          <w:sz w:val="20"/>
          <w:szCs w:val="20"/>
        </w:rPr>
        <w:t>adalah</w:t>
      </w:r>
      <w:proofErr w:type="spellEnd"/>
      <w:r w:rsidRPr="009404BB">
        <w:rPr>
          <w:sz w:val="20"/>
          <w:szCs w:val="20"/>
        </w:rPr>
        <w:t xml:space="preserve"> program </w:t>
      </w:r>
      <w:proofErr w:type="spellStart"/>
      <w:r w:rsidRPr="009404BB">
        <w:rPr>
          <w:sz w:val="20"/>
          <w:szCs w:val="20"/>
        </w:rPr>
        <w:t>komputer</w:t>
      </w:r>
      <w:proofErr w:type="spellEnd"/>
      <w:r w:rsidRPr="009404BB">
        <w:rPr>
          <w:sz w:val="20"/>
          <w:szCs w:val="20"/>
        </w:rPr>
        <w:t xml:space="preserve"> yang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meniru</w:t>
      </w:r>
      <w:proofErr w:type="spellEnd"/>
      <w:r w:rsidRPr="009404BB">
        <w:rPr>
          <w:sz w:val="20"/>
          <w:szCs w:val="20"/>
        </w:rPr>
        <w:t xml:space="preserve">  </w:t>
      </w:r>
      <w:proofErr w:type="spellStart"/>
      <w:r w:rsidRPr="009404BB">
        <w:rPr>
          <w:sz w:val="20"/>
          <w:szCs w:val="20"/>
        </w:rPr>
        <w:t>percakapan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manusia</w:t>
      </w:r>
      <w:proofErr w:type="spellEnd"/>
      <w:r w:rsidRPr="009404BB">
        <w:rPr>
          <w:sz w:val="20"/>
          <w:szCs w:val="20"/>
        </w:rPr>
        <w:t xml:space="preserve">, </w:t>
      </w:r>
      <w:proofErr w:type="spellStart"/>
      <w:r w:rsidRPr="009404BB">
        <w:rPr>
          <w:sz w:val="20"/>
          <w:szCs w:val="20"/>
        </w:rPr>
        <w:t>terutama</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internet. Mereka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membalas</w:t>
      </w:r>
      <w:proofErr w:type="spellEnd"/>
      <w:r w:rsidRPr="009404BB">
        <w:rPr>
          <w:sz w:val="20"/>
          <w:szCs w:val="20"/>
        </w:rPr>
        <w:t xml:space="preserve"> email, </w:t>
      </w:r>
      <w:proofErr w:type="spellStart"/>
      <w:r w:rsidRPr="009404BB">
        <w:rPr>
          <w:sz w:val="20"/>
          <w:szCs w:val="20"/>
        </w:rPr>
        <w:t>mengirim</w:t>
      </w:r>
      <w:proofErr w:type="spellEnd"/>
      <w:r w:rsidRPr="009404BB">
        <w:rPr>
          <w:sz w:val="20"/>
          <w:szCs w:val="20"/>
        </w:rPr>
        <w:t xml:space="preserve"> </w:t>
      </w:r>
      <w:proofErr w:type="spellStart"/>
      <w:r w:rsidRPr="009404BB">
        <w:rPr>
          <w:sz w:val="20"/>
          <w:szCs w:val="20"/>
        </w:rPr>
        <w:t>pesan</w:t>
      </w:r>
      <w:proofErr w:type="spellEnd"/>
      <w:r w:rsidRPr="009404BB">
        <w:rPr>
          <w:sz w:val="20"/>
          <w:szCs w:val="20"/>
        </w:rPr>
        <w:t xml:space="preserve">, dan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mandiri</w:t>
      </w:r>
      <w:proofErr w:type="spellEnd"/>
      <w:r w:rsidRPr="009404BB">
        <w:rPr>
          <w:sz w:val="20"/>
          <w:szCs w:val="20"/>
        </w:rPr>
        <w:t xml:space="preserve"> </w:t>
      </w:r>
      <w:proofErr w:type="spellStart"/>
      <w:r w:rsidRPr="009404BB">
        <w:rPr>
          <w:sz w:val="20"/>
          <w:szCs w:val="20"/>
        </w:rPr>
        <w:t>mengotomatiskan</w:t>
      </w:r>
      <w:proofErr w:type="spellEnd"/>
      <w:r w:rsidRPr="009404BB">
        <w:rPr>
          <w:sz w:val="20"/>
          <w:szCs w:val="20"/>
        </w:rPr>
        <w:t xml:space="preserve"> </w:t>
      </w:r>
      <w:proofErr w:type="spellStart"/>
      <w:r w:rsidRPr="009404BB">
        <w:rPr>
          <w:sz w:val="20"/>
          <w:szCs w:val="20"/>
        </w:rPr>
        <w:t>bantuan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campuran</w:t>
      </w:r>
      <w:proofErr w:type="spellEnd"/>
      <w:r w:rsidRPr="009404BB">
        <w:rPr>
          <w:sz w:val="20"/>
          <w:szCs w:val="20"/>
        </w:rPr>
        <w:t xml:space="preserve"> software </w:t>
      </w:r>
      <w:proofErr w:type="spellStart"/>
      <w:r w:rsidRPr="009404BB">
        <w:rPr>
          <w:sz w:val="20"/>
          <w:szCs w:val="20"/>
        </w:rPr>
        <w:lastRenderedPageBreak/>
        <w:t>komputer</w:t>
      </w:r>
      <w:proofErr w:type="spellEnd"/>
      <w:r w:rsidRPr="009404BB">
        <w:rPr>
          <w:sz w:val="20"/>
          <w:szCs w:val="20"/>
        </w:rPr>
        <w:t xml:space="preserve"> [</w:t>
      </w:r>
      <w:r w:rsidR="00414653" w:rsidRPr="009404BB">
        <w:rPr>
          <w:sz w:val="20"/>
          <w:szCs w:val="20"/>
        </w:rPr>
        <w:t>8</w:t>
      </w:r>
      <w:r w:rsidRPr="009404BB">
        <w:rPr>
          <w:sz w:val="20"/>
          <w:szCs w:val="20"/>
        </w:rPr>
        <w:t xml:space="preserve">]. Chatbot </w:t>
      </w:r>
      <w:proofErr w:type="spellStart"/>
      <w:r w:rsidRPr="009404BB">
        <w:rPr>
          <w:sz w:val="20"/>
          <w:szCs w:val="20"/>
        </w:rPr>
        <w:t>sering</w:t>
      </w:r>
      <w:proofErr w:type="spellEnd"/>
      <w:r w:rsidRPr="009404BB">
        <w:rPr>
          <w:sz w:val="20"/>
          <w:szCs w:val="20"/>
        </w:rPr>
        <w:t xml:space="preserve"> kali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alternatif</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pelanggan</w:t>
      </w:r>
      <w:proofErr w:type="spellEnd"/>
      <w:r w:rsidRPr="009404BB">
        <w:rPr>
          <w:sz w:val="20"/>
          <w:szCs w:val="20"/>
        </w:rPr>
        <w:t xml:space="preserve">, </w:t>
      </w:r>
      <w:proofErr w:type="spellStart"/>
      <w:r w:rsidRPr="009404BB">
        <w:rPr>
          <w:sz w:val="20"/>
          <w:szCs w:val="20"/>
        </w:rPr>
        <w:t>bantuan</w:t>
      </w:r>
      <w:proofErr w:type="spellEnd"/>
      <w:r w:rsidRPr="009404BB">
        <w:rPr>
          <w:sz w:val="20"/>
          <w:szCs w:val="20"/>
        </w:rPr>
        <w:t xml:space="preserve"> situs web, dan lain </w:t>
      </w:r>
      <w:proofErr w:type="spellStart"/>
      <w:r w:rsidRPr="009404BB">
        <w:rPr>
          <w:sz w:val="20"/>
          <w:szCs w:val="20"/>
        </w:rPr>
        <w:t>lain</w:t>
      </w:r>
      <w:proofErr w:type="spellEnd"/>
      <w:r w:rsidRPr="009404BB">
        <w:rPr>
          <w:sz w:val="20"/>
          <w:szCs w:val="20"/>
        </w:rPr>
        <w:t xml:space="preserve"> [</w:t>
      </w:r>
      <w:r w:rsidR="00414653" w:rsidRPr="009404BB">
        <w:rPr>
          <w:sz w:val="20"/>
          <w:szCs w:val="20"/>
        </w:rPr>
        <w:t>9</w:t>
      </w:r>
      <w:r w:rsidRPr="009404BB">
        <w:rPr>
          <w:sz w:val="20"/>
          <w:szCs w:val="20"/>
        </w:rPr>
        <w:t xml:space="preserve">]. Tujuan </w:t>
      </w:r>
      <w:proofErr w:type="spellStart"/>
      <w:r w:rsidRPr="009404BB">
        <w:rPr>
          <w:sz w:val="20"/>
          <w:szCs w:val="20"/>
        </w:rPr>
        <w:t>utama</w:t>
      </w:r>
      <w:proofErr w:type="spellEnd"/>
      <w:r w:rsidRPr="009404BB">
        <w:rPr>
          <w:sz w:val="20"/>
          <w:szCs w:val="20"/>
        </w:rPr>
        <w:t xml:space="preserve"> chatbot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meyakinkan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manusia</w:t>
      </w:r>
      <w:proofErr w:type="spellEnd"/>
      <w:r w:rsidRPr="009404BB">
        <w:rPr>
          <w:sz w:val="20"/>
          <w:szCs w:val="20"/>
        </w:rPr>
        <w:t xml:space="preserve">,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mesin</w:t>
      </w:r>
      <w:proofErr w:type="spellEnd"/>
      <w:r w:rsidRPr="009404BB">
        <w:rPr>
          <w:sz w:val="20"/>
          <w:szCs w:val="20"/>
        </w:rPr>
        <w:t xml:space="preserve"> [</w:t>
      </w:r>
      <w:r w:rsidR="00414653" w:rsidRPr="009404BB">
        <w:rPr>
          <w:sz w:val="20"/>
          <w:szCs w:val="20"/>
        </w:rPr>
        <w:t>10</w:t>
      </w:r>
      <w:r w:rsidRPr="009404BB">
        <w:rPr>
          <w:sz w:val="20"/>
          <w:szCs w:val="20"/>
        </w:rPr>
        <w:t xml:space="preserve">]. Chatbot yang </w:t>
      </w:r>
      <w:proofErr w:type="spellStart"/>
      <w:r w:rsidRPr="009404BB">
        <w:rPr>
          <w:sz w:val="20"/>
          <w:szCs w:val="20"/>
        </w:rPr>
        <w:t>menggunakan</w:t>
      </w:r>
      <w:proofErr w:type="spellEnd"/>
      <w:r w:rsidRPr="009404BB">
        <w:rPr>
          <w:sz w:val="20"/>
          <w:szCs w:val="20"/>
        </w:rPr>
        <w:t xml:space="preserve"> machine learning juga </w:t>
      </w:r>
      <w:proofErr w:type="spellStart"/>
      <w:r w:rsidRPr="009404BB">
        <w:rPr>
          <w:sz w:val="20"/>
          <w:szCs w:val="20"/>
        </w:rPr>
        <w:t>sering</w:t>
      </w:r>
      <w:proofErr w:type="spellEnd"/>
      <w:r w:rsidRPr="009404BB">
        <w:rPr>
          <w:sz w:val="20"/>
          <w:szCs w:val="20"/>
        </w:rPr>
        <w:t xml:space="preserve">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smart bot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permintaan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natural yang </w:t>
      </w:r>
      <w:proofErr w:type="spellStart"/>
      <w:r w:rsidRPr="009404BB">
        <w:rPr>
          <w:sz w:val="20"/>
          <w:szCs w:val="20"/>
        </w:rPr>
        <w:t>bebas</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sebatas</w:t>
      </w:r>
      <w:proofErr w:type="spellEnd"/>
      <w:r w:rsidRPr="009404BB">
        <w:rPr>
          <w:sz w:val="20"/>
          <w:szCs w:val="20"/>
        </w:rPr>
        <w:t xml:space="preserve"> </w:t>
      </w:r>
      <w:proofErr w:type="spellStart"/>
      <w:r w:rsidRPr="009404BB">
        <w:rPr>
          <w:sz w:val="20"/>
          <w:szCs w:val="20"/>
        </w:rPr>
        <w:t>perintah</w:t>
      </w:r>
      <w:proofErr w:type="spellEnd"/>
      <w:r w:rsidRPr="009404BB">
        <w:rPr>
          <w:sz w:val="20"/>
          <w:szCs w:val="20"/>
        </w:rPr>
        <w:t xml:space="preserve"> yang </w:t>
      </w:r>
      <w:proofErr w:type="spellStart"/>
      <w:r w:rsidRPr="009404BB">
        <w:rPr>
          <w:sz w:val="20"/>
          <w:szCs w:val="20"/>
        </w:rPr>
        <w:t>sudah</w:t>
      </w:r>
      <w:proofErr w:type="spellEnd"/>
      <w:r w:rsidRPr="009404BB">
        <w:rPr>
          <w:sz w:val="20"/>
          <w:szCs w:val="20"/>
        </w:rPr>
        <w:t xml:space="preserve"> </w:t>
      </w:r>
      <w:proofErr w:type="spellStart"/>
      <w:r w:rsidRPr="009404BB">
        <w:rPr>
          <w:sz w:val="20"/>
          <w:szCs w:val="20"/>
        </w:rPr>
        <w:t>ditentukan</w:t>
      </w:r>
      <w:proofErr w:type="spellEnd"/>
      <w:r w:rsidRPr="009404BB">
        <w:rPr>
          <w:sz w:val="20"/>
          <w:szCs w:val="20"/>
        </w:rPr>
        <w:t xml:space="preserve"> </w:t>
      </w:r>
      <w:proofErr w:type="spellStart"/>
      <w:r w:rsidRPr="009404BB">
        <w:rPr>
          <w:sz w:val="20"/>
          <w:szCs w:val="20"/>
        </w:rPr>
        <w:t>polanya</w:t>
      </w:r>
      <w:proofErr w:type="spellEnd"/>
      <w:r w:rsidRPr="009404BB">
        <w:rPr>
          <w:sz w:val="20"/>
          <w:szCs w:val="20"/>
        </w:rPr>
        <w:t>.</w:t>
      </w:r>
    </w:p>
    <w:p w14:paraId="56E5A891" w14:textId="72308B93" w:rsidR="003D3E9B" w:rsidRPr="009404BB" w:rsidRDefault="006111B9" w:rsidP="000C5FFA">
      <w:pPr>
        <w:spacing w:line="276" w:lineRule="auto"/>
        <w:ind w:right="35" w:firstLine="340"/>
        <w:jc w:val="both"/>
        <w:rPr>
          <w:sz w:val="20"/>
          <w:szCs w:val="20"/>
        </w:rPr>
      </w:pPr>
      <w:proofErr w:type="spellStart"/>
      <w:r w:rsidRPr="009404BB">
        <w:rPr>
          <w:sz w:val="20"/>
          <w:szCs w:val="20"/>
        </w:rPr>
        <w:t>Perkembangan</w:t>
      </w:r>
      <w:proofErr w:type="spellEnd"/>
      <w:r w:rsidRPr="009404BB">
        <w:rPr>
          <w:sz w:val="20"/>
          <w:szCs w:val="20"/>
        </w:rPr>
        <w:t xml:space="preserve"> Chatbot </w:t>
      </w:r>
      <w:proofErr w:type="spellStart"/>
      <w:r w:rsidRPr="009404BB">
        <w:rPr>
          <w:sz w:val="20"/>
          <w:szCs w:val="20"/>
        </w:rPr>
        <w:t>mengalami</w:t>
      </w:r>
      <w:proofErr w:type="spellEnd"/>
      <w:r w:rsidRPr="009404BB">
        <w:rPr>
          <w:sz w:val="20"/>
          <w:szCs w:val="20"/>
        </w:rPr>
        <w:t xml:space="preserve"> </w:t>
      </w:r>
      <w:proofErr w:type="spellStart"/>
      <w:r w:rsidRPr="009404BB">
        <w:rPr>
          <w:sz w:val="20"/>
          <w:szCs w:val="20"/>
        </w:rPr>
        <w:t>kemajuan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panduan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dan </w:t>
      </w:r>
      <w:proofErr w:type="spellStart"/>
      <w:r w:rsidRPr="009404BB">
        <w:rPr>
          <w:sz w:val="20"/>
          <w:szCs w:val="20"/>
        </w:rPr>
        <w:t>fungsi</w:t>
      </w:r>
      <w:proofErr w:type="spellEnd"/>
      <w:r w:rsidRPr="009404BB">
        <w:rPr>
          <w:sz w:val="20"/>
          <w:szCs w:val="20"/>
        </w:rPr>
        <w:t xml:space="preserve"> chatbot.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pertama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"Goal Based" yang </w:t>
      </w:r>
      <w:proofErr w:type="spellStart"/>
      <w:r w:rsidRPr="009404BB">
        <w:rPr>
          <w:sz w:val="20"/>
          <w:szCs w:val="20"/>
        </w:rPr>
        <w:t>membagi</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tujuannya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aktivitas</w:t>
      </w:r>
      <w:proofErr w:type="spellEnd"/>
      <w:r w:rsidRPr="009404BB">
        <w:rPr>
          <w:sz w:val="20"/>
          <w:szCs w:val="20"/>
        </w:rPr>
        <w:t xml:space="preserve">, </w:t>
      </w:r>
      <w:proofErr w:type="spellStart"/>
      <w:r w:rsidRPr="009404BB">
        <w:rPr>
          <w:sz w:val="20"/>
          <w:szCs w:val="20"/>
        </w:rPr>
        <w:t>percakapan</w:t>
      </w:r>
      <w:proofErr w:type="spellEnd"/>
      <w:r w:rsidRPr="009404BB">
        <w:rPr>
          <w:sz w:val="20"/>
          <w:szCs w:val="20"/>
        </w:rPr>
        <w:t xml:space="preserve">, dan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kedua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"Knowledge Based" yang </w:t>
      </w:r>
      <w:proofErr w:type="spellStart"/>
      <w:r w:rsidRPr="009404BB">
        <w:rPr>
          <w:sz w:val="20"/>
          <w:szCs w:val="20"/>
        </w:rPr>
        <w:t>membedakan</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pengetahuan</w:t>
      </w:r>
      <w:proofErr w:type="spellEnd"/>
      <w:r w:rsidRPr="009404BB">
        <w:rPr>
          <w:sz w:val="20"/>
          <w:szCs w:val="20"/>
        </w:rPr>
        <w:t xml:space="preserve"> yang </w:t>
      </w:r>
      <w:proofErr w:type="spellStart"/>
      <w:r w:rsidRPr="009404BB">
        <w:rPr>
          <w:sz w:val="20"/>
          <w:szCs w:val="20"/>
        </w:rPr>
        <w:t>dimiliki</w:t>
      </w:r>
      <w:proofErr w:type="spellEnd"/>
      <w:r w:rsidRPr="009404BB">
        <w:rPr>
          <w:sz w:val="20"/>
          <w:szCs w:val="20"/>
        </w:rPr>
        <w:t xml:space="preserve">, </w:t>
      </w:r>
      <w:proofErr w:type="spellStart"/>
      <w:r w:rsidRPr="009404BB">
        <w:rPr>
          <w:sz w:val="20"/>
          <w:szCs w:val="20"/>
        </w:rPr>
        <w:t>apakah</w:t>
      </w:r>
      <w:proofErr w:type="spellEnd"/>
      <w:r w:rsidRPr="009404BB">
        <w:rPr>
          <w:sz w:val="20"/>
          <w:szCs w:val="20"/>
        </w:rPr>
        <w:t xml:space="preserve"> </w:t>
      </w:r>
      <w:proofErr w:type="spellStart"/>
      <w:r w:rsidRPr="009404BB">
        <w:rPr>
          <w:sz w:val="20"/>
          <w:szCs w:val="20"/>
        </w:rPr>
        <w:t>bersifat</w:t>
      </w:r>
      <w:proofErr w:type="spellEnd"/>
      <w:r w:rsidRPr="009404BB">
        <w:rPr>
          <w:sz w:val="20"/>
          <w:szCs w:val="20"/>
        </w:rPr>
        <w:t xml:space="preserve"> </w:t>
      </w:r>
      <w:proofErr w:type="spellStart"/>
      <w:r w:rsidRPr="009404BB">
        <w:rPr>
          <w:sz w:val="20"/>
          <w:szCs w:val="20"/>
        </w:rPr>
        <w:t>terbuka</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tertutup</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ketiga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"Service Based" yang </w:t>
      </w:r>
      <w:proofErr w:type="spellStart"/>
      <w:r w:rsidRPr="009404BB">
        <w:rPr>
          <w:sz w:val="20"/>
          <w:szCs w:val="20"/>
        </w:rPr>
        <w:t>membagi</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penggunaannya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chatbot </w:t>
      </w:r>
      <w:proofErr w:type="spellStart"/>
      <w:r w:rsidRPr="009404BB">
        <w:rPr>
          <w:sz w:val="20"/>
          <w:szCs w:val="20"/>
        </w:rPr>
        <w:t>antar-pribadi</w:t>
      </w:r>
      <w:proofErr w:type="spellEnd"/>
      <w:r w:rsidRPr="009404BB">
        <w:rPr>
          <w:sz w:val="20"/>
          <w:szCs w:val="20"/>
        </w:rPr>
        <w:t>, intra-</w:t>
      </w:r>
      <w:proofErr w:type="spellStart"/>
      <w:r w:rsidRPr="009404BB">
        <w:rPr>
          <w:sz w:val="20"/>
          <w:szCs w:val="20"/>
        </w:rPr>
        <w:t>pribadi</w:t>
      </w:r>
      <w:proofErr w:type="spellEnd"/>
      <w:r w:rsidRPr="009404BB">
        <w:rPr>
          <w:sz w:val="20"/>
          <w:szCs w:val="20"/>
        </w:rPr>
        <w:t xml:space="preserve">, dan </w:t>
      </w:r>
      <w:proofErr w:type="spellStart"/>
      <w:r w:rsidRPr="009404BB">
        <w:rPr>
          <w:sz w:val="20"/>
          <w:szCs w:val="20"/>
        </w:rPr>
        <w:t>antar-agensi</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"Response Generated-Based" </w:t>
      </w:r>
      <w:proofErr w:type="spellStart"/>
      <w:r w:rsidRPr="009404BB">
        <w:rPr>
          <w:sz w:val="20"/>
          <w:szCs w:val="20"/>
        </w:rPr>
        <w:t>membedakan</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tanggapan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model </w:t>
      </w:r>
      <w:proofErr w:type="spellStart"/>
      <w:r w:rsidRPr="009404BB">
        <w:rPr>
          <w:sz w:val="20"/>
          <w:szCs w:val="20"/>
        </w:rPr>
        <w:t>berbasis</w:t>
      </w:r>
      <w:proofErr w:type="spellEnd"/>
      <w:r w:rsidRPr="009404BB">
        <w:rPr>
          <w:sz w:val="20"/>
          <w:szCs w:val="20"/>
        </w:rPr>
        <w:t xml:space="preserve"> template, </w:t>
      </w:r>
      <w:proofErr w:type="spellStart"/>
      <w:r w:rsidRPr="009404BB">
        <w:rPr>
          <w:sz w:val="20"/>
          <w:szCs w:val="20"/>
        </w:rPr>
        <w:t>generatif</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mesin</w:t>
      </w:r>
      <w:proofErr w:type="spellEnd"/>
      <w:r w:rsidRPr="009404BB">
        <w:rPr>
          <w:sz w:val="20"/>
          <w:szCs w:val="20"/>
        </w:rPr>
        <w:t xml:space="preserve"> </w:t>
      </w:r>
      <w:proofErr w:type="spellStart"/>
      <w:r w:rsidRPr="009404BB">
        <w:rPr>
          <w:sz w:val="20"/>
          <w:szCs w:val="20"/>
        </w:rPr>
        <w:t>pencari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kategori-kategori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pengembang</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dan </w:t>
      </w:r>
      <w:proofErr w:type="spellStart"/>
      <w:r w:rsidRPr="009404BB">
        <w:rPr>
          <w:sz w:val="20"/>
          <w:szCs w:val="20"/>
        </w:rPr>
        <w:t>membangun</w:t>
      </w:r>
      <w:proofErr w:type="spellEnd"/>
      <w:r w:rsidRPr="009404BB">
        <w:rPr>
          <w:sz w:val="20"/>
          <w:szCs w:val="20"/>
        </w:rPr>
        <w:t xml:space="preserve"> chatbot yang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dan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w:t>
      </w:r>
      <w:r w:rsidR="00F966CD" w:rsidRPr="009404BB">
        <w:rPr>
          <w:sz w:val="20"/>
          <w:szCs w:val="20"/>
        </w:rPr>
        <w:t>10</w:t>
      </w:r>
      <w:r w:rsidRPr="009404BB">
        <w:rPr>
          <w:sz w:val="20"/>
          <w:szCs w:val="20"/>
        </w:rPr>
        <w:t>].</w:t>
      </w:r>
    </w:p>
    <w:p w14:paraId="37937E68" w14:textId="77777777" w:rsidR="00165AF1" w:rsidRPr="009404BB" w:rsidRDefault="00165AF1" w:rsidP="000C5FFA">
      <w:pPr>
        <w:spacing w:line="276" w:lineRule="auto"/>
        <w:ind w:right="35" w:firstLine="340"/>
        <w:jc w:val="both"/>
        <w:rPr>
          <w:sz w:val="20"/>
          <w:szCs w:val="20"/>
        </w:rPr>
      </w:pPr>
    </w:p>
    <w:p w14:paraId="6F5315B1" w14:textId="4396071E" w:rsidR="00B43900" w:rsidRPr="00B43900" w:rsidRDefault="00A833DC" w:rsidP="00B43900">
      <w:pPr>
        <w:pStyle w:val="Heading3"/>
        <w:ind w:right="35"/>
        <w:rPr>
          <w:rFonts w:cs="Times New Roman"/>
          <w:bCs/>
          <w:szCs w:val="20"/>
        </w:rPr>
      </w:pPr>
      <w:bookmarkStart w:id="45" w:name="_Toc176987394"/>
      <w:bookmarkStart w:id="46" w:name="_Toc202306600"/>
      <w:r w:rsidRPr="009404BB">
        <w:rPr>
          <w:rFonts w:cs="Times New Roman"/>
          <w:bCs/>
          <w:szCs w:val="20"/>
        </w:rPr>
        <w:t>2.2.</w:t>
      </w:r>
      <w:r w:rsidR="00032D89" w:rsidRPr="009404BB">
        <w:rPr>
          <w:rFonts w:cs="Times New Roman"/>
          <w:bCs/>
          <w:szCs w:val="20"/>
        </w:rPr>
        <w:t>5</w:t>
      </w:r>
      <w:r w:rsidRPr="009404BB">
        <w:rPr>
          <w:rFonts w:cs="Times New Roman"/>
          <w:bCs/>
          <w:szCs w:val="20"/>
        </w:rPr>
        <w:t xml:space="preserve"> </w:t>
      </w:r>
      <w:r w:rsidR="00032D89" w:rsidRPr="009404BB">
        <w:rPr>
          <w:rFonts w:cs="Times New Roman"/>
          <w:bCs/>
          <w:szCs w:val="20"/>
        </w:rPr>
        <w:t>Text Mining</w:t>
      </w:r>
      <w:bookmarkEnd w:id="45"/>
      <w:bookmarkEnd w:id="46"/>
      <w:r w:rsidR="00032D89" w:rsidRPr="009404BB">
        <w:rPr>
          <w:rFonts w:cs="Times New Roman"/>
          <w:bCs/>
          <w:szCs w:val="20"/>
        </w:rPr>
        <w:t xml:space="preserve"> </w:t>
      </w:r>
    </w:p>
    <w:p w14:paraId="3C28D5C6" w14:textId="4604AF95" w:rsidR="005C0706" w:rsidRPr="009404BB" w:rsidRDefault="0091491F" w:rsidP="000C5FFA">
      <w:pPr>
        <w:spacing w:line="276" w:lineRule="auto"/>
        <w:ind w:right="35" w:firstLine="340"/>
        <w:jc w:val="both"/>
        <w:rPr>
          <w:sz w:val="20"/>
          <w:szCs w:val="20"/>
        </w:rPr>
      </w:pPr>
      <w:r w:rsidRPr="009404BB">
        <w:rPr>
          <w:sz w:val="20"/>
          <w:szCs w:val="20"/>
        </w:rPr>
        <w:t xml:space="preserve">Text mining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ekstraksi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berguna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terstruktur</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semi-</w:t>
      </w:r>
      <w:proofErr w:type="spellStart"/>
      <w:r w:rsidRPr="009404BB">
        <w:rPr>
          <w:sz w:val="20"/>
          <w:szCs w:val="20"/>
        </w:rPr>
        <w:t>terstruktur</w:t>
      </w:r>
      <w:proofErr w:type="spellEnd"/>
      <w:r w:rsidRPr="009404BB">
        <w:rPr>
          <w:sz w:val="20"/>
          <w:szCs w:val="20"/>
        </w:rPr>
        <w:t xml:space="preserve">. Tujuan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text mining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menganalisis</w:t>
      </w:r>
      <w:proofErr w:type="spellEnd"/>
      <w:r w:rsidRPr="009404BB">
        <w:rPr>
          <w:sz w:val="20"/>
          <w:szCs w:val="20"/>
        </w:rPr>
        <w:t xml:space="preserve">, </w:t>
      </w:r>
      <w:proofErr w:type="spellStart"/>
      <w:r w:rsidRPr="009404BB">
        <w:rPr>
          <w:sz w:val="20"/>
          <w:szCs w:val="20"/>
        </w:rPr>
        <w:t>mengelompokkan</w:t>
      </w:r>
      <w:proofErr w:type="spellEnd"/>
      <w:r w:rsidRPr="009404BB">
        <w:rPr>
          <w:sz w:val="20"/>
          <w:szCs w:val="20"/>
        </w:rPr>
        <w:t xml:space="preserve">, dan </w:t>
      </w:r>
      <w:proofErr w:type="spellStart"/>
      <w:r w:rsidRPr="009404BB">
        <w:rPr>
          <w:sz w:val="20"/>
          <w:szCs w:val="20"/>
        </w:rPr>
        <w:t>mengungkap</w:t>
      </w:r>
      <w:proofErr w:type="spellEnd"/>
      <w:r w:rsidRPr="009404BB">
        <w:rPr>
          <w:sz w:val="20"/>
          <w:szCs w:val="20"/>
        </w:rPr>
        <w:t xml:space="preserve"> </w:t>
      </w:r>
      <w:proofErr w:type="spellStart"/>
      <w:r w:rsidRPr="009404BB">
        <w:rPr>
          <w:sz w:val="20"/>
          <w:szCs w:val="20"/>
        </w:rPr>
        <w:t>pola</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wawasan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teknik-teknik</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(natural language processing) dan </w:t>
      </w:r>
      <w:proofErr w:type="spellStart"/>
      <w:r w:rsidRPr="009404BB">
        <w:rPr>
          <w:sz w:val="20"/>
          <w:szCs w:val="20"/>
        </w:rPr>
        <w:t>algoritma</w:t>
      </w:r>
      <w:proofErr w:type="spellEnd"/>
      <w:r w:rsidRPr="009404BB">
        <w:rPr>
          <w:sz w:val="20"/>
          <w:szCs w:val="20"/>
        </w:rPr>
        <w:t xml:space="preserve"> data mining, text mining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hubungan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sentimen</w:t>
      </w:r>
      <w:proofErr w:type="spellEnd"/>
      <w:r w:rsidRPr="009404BB">
        <w:rPr>
          <w:sz w:val="20"/>
          <w:szCs w:val="20"/>
        </w:rPr>
        <w:t xml:space="preserve">, </w:t>
      </w:r>
      <w:proofErr w:type="spellStart"/>
      <w:r w:rsidRPr="009404BB">
        <w:rPr>
          <w:sz w:val="20"/>
          <w:szCs w:val="20"/>
        </w:rPr>
        <w:t>topik</w:t>
      </w:r>
      <w:proofErr w:type="spellEnd"/>
      <w:r w:rsidRPr="009404BB">
        <w:rPr>
          <w:sz w:val="20"/>
          <w:szCs w:val="20"/>
        </w:rPr>
        <w:t xml:space="preserve">, dan </w:t>
      </w:r>
      <w:proofErr w:type="spellStart"/>
      <w:r w:rsidRPr="009404BB">
        <w:rPr>
          <w:sz w:val="20"/>
          <w:szCs w:val="20"/>
        </w:rPr>
        <w:t>tren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r w:rsidR="006111B9" w:rsidRPr="009404BB">
        <w:rPr>
          <w:sz w:val="20"/>
          <w:szCs w:val="20"/>
        </w:rPr>
        <w:t xml:space="preserve"> </w:t>
      </w:r>
    </w:p>
    <w:p w14:paraId="6C44AEFA" w14:textId="77777777" w:rsidR="0091491F" w:rsidRPr="009404BB" w:rsidRDefault="0091491F" w:rsidP="000C5FFA">
      <w:pPr>
        <w:spacing w:line="276" w:lineRule="auto"/>
        <w:ind w:right="35" w:firstLine="340"/>
        <w:jc w:val="both"/>
        <w:rPr>
          <w:sz w:val="20"/>
          <w:szCs w:val="20"/>
        </w:rPr>
      </w:pPr>
      <w:r w:rsidRPr="009404BB">
        <w:rPr>
          <w:sz w:val="20"/>
          <w:szCs w:val="20"/>
        </w:rPr>
        <w:t xml:space="preserve">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text mining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text preprocessing. Text preprocessing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w:t>
      </w:r>
      <w:proofErr w:type="spellStart"/>
      <w:r w:rsidRPr="009404BB">
        <w:rPr>
          <w:sz w:val="20"/>
          <w:szCs w:val="20"/>
        </w:rPr>
        <w:t>dimana</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seleksi</w:t>
      </w:r>
      <w:proofErr w:type="spellEnd"/>
      <w:r w:rsidRPr="009404BB">
        <w:rPr>
          <w:sz w:val="20"/>
          <w:szCs w:val="20"/>
        </w:rPr>
        <w:t xml:space="preserve"> data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diproses</w:t>
      </w:r>
      <w:proofErr w:type="spellEnd"/>
      <w:r w:rsidRPr="009404BB">
        <w:rPr>
          <w:sz w:val="20"/>
          <w:szCs w:val="20"/>
        </w:rPr>
        <w:t xml:space="preserve"> pada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Proses text preprocessing </w:t>
      </w:r>
      <w:proofErr w:type="spellStart"/>
      <w:r w:rsidRPr="009404BB">
        <w:rPr>
          <w:sz w:val="20"/>
          <w:szCs w:val="20"/>
        </w:rPr>
        <w:t>terdiri</w:t>
      </w:r>
      <w:proofErr w:type="spellEnd"/>
      <w:r w:rsidRPr="009404BB">
        <w:rPr>
          <w:sz w:val="20"/>
          <w:szCs w:val="20"/>
        </w:rPr>
        <w:t xml:space="preserve"> 7 </w:t>
      </w:r>
      <w:proofErr w:type="spellStart"/>
      <w:r w:rsidRPr="009404BB">
        <w:rPr>
          <w:sz w:val="20"/>
          <w:szCs w:val="20"/>
        </w:rPr>
        <w:t>dari</w:t>
      </w:r>
      <w:proofErr w:type="spellEnd"/>
      <w:r w:rsidRPr="009404BB">
        <w:rPr>
          <w:sz w:val="20"/>
          <w:szCs w:val="20"/>
        </w:rPr>
        <w:t xml:space="preserve"> : </w:t>
      </w:r>
    </w:p>
    <w:p w14:paraId="0C4F108D" w14:textId="77777777" w:rsidR="0091491F" w:rsidRPr="009404BB" w:rsidRDefault="0091491F" w:rsidP="000C5FFA">
      <w:pPr>
        <w:spacing w:line="276" w:lineRule="auto"/>
        <w:ind w:right="35" w:firstLine="340"/>
        <w:jc w:val="both"/>
        <w:rPr>
          <w:sz w:val="20"/>
          <w:szCs w:val="20"/>
        </w:rPr>
      </w:pPr>
    </w:p>
    <w:p w14:paraId="00EB8251" w14:textId="1125F736" w:rsidR="0091491F" w:rsidRPr="00B43900" w:rsidRDefault="00B43900" w:rsidP="00B43900">
      <w:pPr>
        <w:pStyle w:val="Heading4"/>
      </w:pPr>
      <w:r>
        <w:t xml:space="preserve">1. </w:t>
      </w:r>
      <w:r w:rsidR="0091491F" w:rsidRPr="00B43900">
        <w:t xml:space="preserve">Case Folding </w:t>
      </w:r>
    </w:p>
    <w:p w14:paraId="542EC752" w14:textId="7AAA8636" w:rsidR="0091491F" w:rsidRPr="00B43900" w:rsidRDefault="0091491F" w:rsidP="00B43900">
      <w:pPr>
        <w:spacing w:line="276" w:lineRule="auto"/>
        <w:ind w:right="35" w:firstLine="426"/>
        <w:jc w:val="both"/>
        <w:rPr>
          <w:sz w:val="20"/>
          <w:szCs w:val="20"/>
        </w:rPr>
      </w:pPr>
      <w:r w:rsidRPr="00B43900">
        <w:rPr>
          <w:sz w:val="20"/>
          <w:szCs w:val="20"/>
        </w:rPr>
        <w:t xml:space="preserve">Case folding </w:t>
      </w:r>
      <w:proofErr w:type="spellStart"/>
      <w:r w:rsidRPr="00B43900">
        <w:rPr>
          <w:sz w:val="20"/>
          <w:szCs w:val="20"/>
        </w:rPr>
        <w:t>adalah</w:t>
      </w:r>
      <w:proofErr w:type="spellEnd"/>
      <w:r w:rsidRPr="00B43900">
        <w:rPr>
          <w:sz w:val="20"/>
          <w:szCs w:val="20"/>
        </w:rPr>
        <w:t xml:space="preserve"> salah </w:t>
      </w:r>
      <w:proofErr w:type="spellStart"/>
      <w:r w:rsidRPr="00B43900">
        <w:rPr>
          <w:sz w:val="20"/>
          <w:szCs w:val="20"/>
        </w:rPr>
        <w:t>satu</w:t>
      </w:r>
      <w:proofErr w:type="spellEnd"/>
      <w:r w:rsidRPr="00B43900">
        <w:rPr>
          <w:sz w:val="20"/>
          <w:szCs w:val="20"/>
        </w:rPr>
        <w:t xml:space="preserve"> </w:t>
      </w:r>
      <w:proofErr w:type="spellStart"/>
      <w:r w:rsidRPr="00B43900">
        <w:rPr>
          <w:sz w:val="20"/>
          <w:szCs w:val="20"/>
        </w:rPr>
        <w:t>bentuk</w:t>
      </w:r>
      <w:proofErr w:type="spellEnd"/>
      <w:r w:rsidRPr="00B43900">
        <w:rPr>
          <w:sz w:val="20"/>
          <w:szCs w:val="20"/>
        </w:rPr>
        <w:t xml:space="preserve"> text preprocessing yang paling </w:t>
      </w:r>
      <w:proofErr w:type="spellStart"/>
      <w:r w:rsidRPr="00B43900">
        <w:rPr>
          <w:sz w:val="20"/>
          <w:szCs w:val="20"/>
        </w:rPr>
        <w:t>sederhana</w:t>
      </w:r>
      <w:proofErr w:type="spellEnd"/>
      <w:r w:rsidRPr="00B43900">
        <w:rPr>
          <w:sz w:val="20"/>
          <w:szCs w:val="20"/>
        </w:rPr>
        <w:t xml:space="preserve"> dan </w:t>
      </w:r>
      <w:proofErr w:type="spellStart"/>
      <w:r w:rsidRPr="00B43900">
        <w:rPr>
          <w:sz w:val="20"/>
          <w:szCs w:val="20"/>
        </w:rPr>
        <w:t>efektif</w:t>
      </w:r>
      <w:proofErr w:type="spellEnd"/>
      <w:r w:rsidRPr="00B43900">
        <w:rPr>
          <w:sz w:val="20"/>
          <w:szCs w:val="20"/>
        </w:rPr>
        <w:t xml:space="preserve"> </w:t>
      </w:r>
      <w:proofErr w:type="spellStart"/>
      <w:r w:rsidRPr="00B43900">
        <w:rPr>
          <w:sz w:val="20"/>
          <w:szCs w:val="20"/>
        </w:rPr>
        <w:t>meskipun</w:t>
      </w:r>
      <w:proofErr w:type="spellEnd"/>
      <w:r w:rsidRPr="00B43900">
        <w:rPr>
          <w:sz w:val="20"/>
          <w:szCs w:val="20"/>
        </w:rPr>
        <w:t xml:space="preserve"> </w:t>
      </w:r>
      <w:proofErr w:type="spellStart"/>
      <w:r w:rsidRPr="00B43900">
        <w:rPr>
          <w:sz w:val="20"/>
          <w:szCs w:val="20"/>
        </w:rPr>
        <w:t>sering</w:t>
      </w:r>
      <w:proofErr w:type="spellEnd"/>
      <w:r w:rsidRPr="00B43900">
        <w:rPr>
          <w:sz w:val="20"/>
          <w:szCs w:val="20"/>
        </w:rPr>
        <w:t xml:space="preserve"> </w:t>
      </w:r>
      <w:proofErr w:type="spellStart"/>
      <w:r w:rsidRPr="00B43900">
        <w:rPr>
          <w:sz w:val="20"/>
          <w:szCs w:val="20"/>
        </w:rPr>
        <w:t>diabaikan</w:t>
      </w:r>
      <w:proofErr w:type="spellEnd"/>
      <w:r w:rsidRPr="00B43900">
        <w:rPr>
          <w:sz w:val="20"/>
          <w:szCs w:val="20"/>
        </w:rPr>
        <w:t xml:space="preserve">. Tujuan </w:t>
      </w:r>
      <w:proofErr w:type="spellStart"/>
      <w:r w:rsidRPr="00B43900">
        <w:rPr>
          <w:sz w:val="20"/>
          <w:szCs w:val="20"/>
        </w:rPr>
        <w:t>dari</w:t>
      </w:r>
      <w:proofErr w:type="spellEnd"/>
      <w:r w:rsidRPr="00B43900">
        <w:rPr>
          <w:sz w:val="20"/>
          <w:szCs w:val="20"/>
        </w:rPr>
        <w:t xml:space="preserve"> case folding </w:t>
      </w:r>
      <w:proofErr w:type="spellStart"/>
      <w:r w:rsidRPr="00B43900">
        <w:rPr>
          <w:sz w:val="20"/>
          <w:szCs w:val="20"/>
        </w:rPr>
        <w:t>untuk</w:t>
      </w:r>
      <w:proofErr w:type="spellEnd"/>
      <w:r w:rsidRPr="00B43900">
        <w:rPr>
          <w:sz w:val="20"/>
          <w:szCs w:val="20"/>
        </w:rPr>
        <w:t xml:space="preserve"> </w:t>
      </w:r>
      <w:proofErr w:type="spellStart"/>
      <w:r w:rsidRPr="00B43900">
        <w:rPr>
          <w:sz w:val="20"/>
          <w:szCs w:val="20"/>
        </w:rPr>
        <w:t>mengubah</w:t>
      </w:r>
      <w:proofErr w:type="spellEnd"/>
      <w:r w:rsidRPr="00B43900">
        <w:rPr>
          <w:sz w:val="20"/>
          <w:szCs w:val="20"/>
        </w:rPr>
        <w:t xml:space="preserve"> </w:t>
      </w:r>
      <w:proofErr w:type="spellStart"/>
      <w:r w:rsidRPr="00B43900">
        <w:rPr>
          <w:sz w:val="20"/>
          <w:szCs w:val="20"/>
        </w:rPr>
        <w:t>semua</w:t>
      </w:r>
      <w:proofErr w:type="spellEnd"/>
      <w:r w:rsidRPr="00B43900">
        <w:rPr>
          <w:sz w:val="20"/>
          <w:szCs w:val="20"/>
        </w:rPr>
        <w:t xml:space="preserve"> </w:t>
      </w:r>
      <w:proofErr w:type="spellStart"/>
      <w:r w:rsidRPr="00B43900">
        <w:rPr>
          <w:sz w:val="20"/>
          <w:szCs w:val="20"/>
        </w:rPr>
        <w:t>huruf</w:t>
      </w:r>
      <w:proofErr w:type="spellEnd"/>
      <w:r w:rsidRPr="00B43900">
        <w:rPr>
          <w:sz w:val="20"/>
          <w:szCs w:val="20"/>
        </w:rPr>
        <w:t xml:space="preserve"> </w:t>
      </w:r>
      <w:proofErr w:type="spellStart"/>
      <w:r w:rsidRPr="00B43900">
        <w:rPr>
          <w:sz w:val="20"/>
          <w:szCs w:val="20"/>
        </w:rPr>
        <w:t>dalam</w:t>
      </w:r>
      <w:proofErr w:type="spellEnd"/>
      <w:r w:rsidRPr="00B43900">
        <w:rPr>
          <w:sz w:val="20"/>
          <w:szCs w:val="20"/>
        </w:rPr>
        <w:t xml:space="preserve"> </w:t>
      </w:r>
      <w:proofErr w:type="spellStart"/>
      <w:r w:rsidRPr="00B43900">
        <w:rPr>
          <w:sz w:val="20"/>
          <w:szCs w:val="20"/>
        </w:rPr>
        <w:t>dokumen</w:t>
      </w:r>
      <w:proofErr w:type="spellEnd"/>
      <w:r w:rsidRPr="00B43900">
        <w:rPr>
          <w:sz w:val="20"/>
          <w:szCs w:val="20"/>
        </w:rPr>
        <w:t xml:space="preserve"> </w:t>
      </w:r>
      <w:proofErr w:type="spellStart"/>
      <w:r w:rsidRPr="00B43900">
        <w:rPr>
          <w:sz w:val="20"/>
          <w:szCs w:val="20"/>
        </w:rPr>
        <w:t>menjadi</w:t>
      </w:r>
      <w:proofErr w:type="spellEnd"/>
      <w:r w:rsidRPr="00B43900">
        <w:rPr>
          <w:sz w:val="20"/>
          <w:szCs w:val="20"/>
        </w:rPr>
        <w:t xml:space="preserve"> </w:t>
      </w:r>
      <w:proofErr w:type="spellStart"/>
      <w:r w:rsidRPr="00B43900">
        <w:rPr>
          <w:sz w:val="20"/>
          <w:szCs w:val="20"/>
        </w:rPr>
        <w:t>huruf</w:t>
      </w:r>
      <w:proofErr w:type="spellEnd"/>
      <w:r w:rsidRPr="00B43900">
        <w:rPr>
          <w:sz w:val="20"/>
          <w:szCs w:val="20"/>
        </w:rPr>
        <w:t xml:space="preserve"> </w:t>
      </w:r>
      <w:proofErr w:type="spellStart"/>
      <w:r w:rsidRPr="00B43900">
        <w:rPr>
          <w:sz w:val="20"/>
          <w:szCs w:val="20"/>
        </w:rPr>
        <w:t>kecil</w:t>
      </w:r>
      <w:proofErr w:type="spellEnd"/>
      <w:r w:rsidRPr="00B43900">
        <w:rPr>
          <w:sz w:val="20"/>
          <w:szCs w:val="20"/>
        </w:rPr>
        <w:t>[</w:t>
      </w:r>
      <w:r w:rsidR="003A7D6F" w:rsidRPr="00B43900">
        <w:rPr>
          <w:sz w:val="20"/>
          <w:szCs w:val="20"/>
        </w:rPr>
        <w:t>6</w:t>
      </w:r>
      <w:r w:rsidRPr="00B43900">
        <w:rPr>
          <w:sz w:val="20"/>
          <w:szCs w:val="20"/>
        </w:rPr>
        <w:t xml:space="preserve">]. </w:t>
      </w:r>
      <w:proofErr w:type="spellStart"/>
      <w:r w:rsidRPr="00B43900">
        <w:rPr>
          <w:sz w:val="20"/>
          <w:szCs w:val="20"/>
        </w:rPr>
        <w:lastRenderedPageBreak/>
        <w:t>Sementara</w:t>
      </w:r>
      <w:proofErr w:type="spellEnd"/>
      <w:r w:rsidRPr="00B43900">
        <w:rPr>
          <w:sz w:val="20"/>
          <w:szCs w:val="20"/>
        </w:rPr>
        <w:t xml:space="preserve"> </w:t>
      </w:r>
      <w:proofErr w:type="spellStart"/>
      <w:r w:rsidRPr="00B43900">
        <w:rPr>
          <w:sz w:val="20"/>
          <w:szCs w:val="20"/>
        </w:rPr>
        <w:t>itu</w:t>
      </w:r>
      <w:proofErr w:type="spellEnd"/>
      <w:r w:rsidRPr="00B43900">
        <w:rPr>
          <w:sz w:val="20"/>
          <w:szCs w:val="20"/>
        </w:rPr>
        <w:t xml:space="preserve">, </w:t>
      </w:r>
      <w:proofErr w:type="spellStart"/>
      <w:r w:rsidRPr="00B43900">
        <w:rPr>
          <w:sz w:val="20"/>
          <w:szCs w:val="20"/>
        </w:rPr>
        <w:t>karakter</w:t>
      </w:r>
      <w:proofErr w:type="spellEnd"/>
      <w:r w:rsidRPr="00B43900">
        <w:rPr>
          <w:sz w:val="20"/>
          <w:szCs w:val="20"/>
        </w:rPr>
        <w:t xml:space="preserve"> lain yang </w:t>
      </w:r>
      <w:proofErr w:type="spellStart"/>
      <w:r w:rsidRPr="00B43900">
        <w:rPr>
          <w:sz w:val="20"/>
          <w:szCs w:val="20"/>
        </w:rPr>
        <w:t>bukan</w:t>
      </w:r>
      <w:proofErr w:type="spellEnd"/>
      <w:r w:rsidRPr="00B43900">
        <w:rPr>
          <w:sz w:val="20"/>
          <w:szCs w:val="20"/>
        </w:rPr>
        <w:t xml:space="preserve"> </w:t>
      </w:r>
      <w:proofErr w:type="spellStart"/>
      <w:r w:rsidRPr="00B43900">
        <w:rPr>
          <w:sz w:val="20"/>
          <w:szCs w:val="20"/>
        </w:rPr>
        <w:t>termasuk</w:t>
      </w:r>
      <w:proofErr w:type="spellEnd"/>
      <w:r w:rsidRPr="00B43900">
        <w:rPr>
          <w:sz w:val="20"/>
          <w:szCs w:val="20"/>
        </w:rPr>
        <w:t xml:space="preserve"> </w:t>
      </w:r>
      <w:proofErr w:type="spellStart"/>
      <w:r w:rsidRPr="00B43900">
        <w:rPr>
          <w:sz w:val="20"/>
          <w:szCs w:val="20"/>
        </w:rPr>
        <w:t>huruf</w:t>
      </w:r>
      <w:proofErr w:type="spellEnd"/>
      <w:r w:rsidRPr="00B43900">
        <w:rPr>
          <w:sz w:val="20"/>
          <w:szCs w:val="20"/>
        </w:rPr>
        <w:t xml:space="preserve"> dan </w:t>
      </w:r>
      <w:proofErr w:type="spellStart"/>
      <w:r w:rsidRPr="00B43900">
        <w:rPr>
          <w:sz w:val="20"/>
          <w:szCs w:val="20"/>
        </w:rPr>
        <w:t>angka</w:t>
      </w:r>
      <w:proofErr w:type="spellEnd"/>
      <w:r w:rsidRPr="00B43900">
        <w:rPr>
          <w:sz w:val="20"/>
          <w:szCs w:val="20"/>
        </w:rPr>
        <w:t xml:space="preserve">, </w:t>
      </w:r>
      <w:proofErr w:type="spellStart"/>
      <w:r w:rsidRPr="00B43900">
        <w:rPr>
          <w:sz w:val="20"/>
          <w:szCs w:val="20"/>
        </w:rPr>
        <w:t>seperti</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baca</w:t>
      </w:r>
      <w:proofErr w:type="spellEnd"/>
      <w:r w:rsidRPr="00B43900">
        <w:rPr>
          <w:sz w:val="20"/>
          <w:szCs w:val="20"/>
        </w:rPr>
        <w:t xml:space="preserve"> dan </w:t>
      </w:r>
      <w:proofErr w:type="spellStart"/>
      <w:r w:rsidRPr="00B43900">
        <w:rPr>
          <w:sz w:val="20"/>
          <w:szCs w:val="20"/>
        </w:rPr>
        <w:t>spasi</w:t>
      </w:r>
      <w:proofErr w:type="spellEnd"/>
      <w:r w:rsidRPr="00B43900">
        <w:rPr>
          <w:sz w:val="20"/>
          <w:szCs w:val="20"/>
        </w:rPr>
        <w:t xml:space="preserve"> </w:t>
      </w:r>
      <w:proofErr w:type="spellStart"/>
      <w:r w:rsidRPr="00B43900">
        <w:rPr>
          <w:sz w:val="20"/>
          <w:szCs w:val="20"/>
        </w:rPr>
        <w:t>akan</w:t>
      </w:r>
      <w:proofErr w:type="spellEnd"/>
      <w:r w:rsidRPr="00B43900">
        <w:rPr>
          <w:sz w:val="20"/>
          <w:szCs w:val="20"/>
        </w:rPr>
        <w:t xml:space="preserve"> </w:t>
      </w:r>
      <w:proofErr w:type="spellStart"/>
      <w:r w:rsidRPr="00B43900">
        <w:rPr>
          <w:sz w:val="20"/>
          <w:szCs w:val="20"/>
        </w:rPr>
        <w:t>diabaikan</w:t>
      </w:r>
      <w:proofErr w:type="spellEnd"/>
      <w:r w:rsidRPr="00B43900">
        <w:rPr>
          <w:sz w:val="20"/>
          <w:szCs w:val="20"/>
        </w:rPr>
        <w:t>[</w:t>
      </w:r>
      <w:r w:rsidR="003A7D6F" w:rsidRPr="00B43900">
        <w:rPr>
          <w:sz w:val="20"/>
          <w:szCs w:val="20"/>
        </w:rPr>
        <w:t>7</w:t>
      </w:r>
      <w:r w:rsidRPr="00B43900">
        <w:rPr>
          <w:sz w:val="20"/>
          <w:szCs w:val="20"/>
        </w:rPr>
        <w:t xml:space="preserve">]. </w:t>
      </w:r>
    </w:p>
    <w:p w14:paraId="4893EE5E" w14:textId="77777777" w:rsidR="0091491F" w:rsidRPr="00B43900" w:rsidRDefault="0091491F" w:rsidP="00B43900">
      <w:pPr>
        <w:spacing w:line="276" w:lineRule="auto"/>
        <w:ind w:right="35"/>
        <w:jc w:val="both"/>
        <w:rPr>
          <w:sz w:val="20"/>
          <w:szCs w:val="20"/>
        </w:rPr>
      </w:pPr>
      <w:proofErr w:type="spellStart"/>
      <w:r w:rsidRPr="00B43900">
        <w:rPr>
          <w:sz w:val="20"/>
          <w:szCs w:val="20"/>
        </w:rPr>
        <w:t>Contoh</w:t>
      </w:r>
      <w:proofErr w:type="spellEnd"/>
      <w:r w:rsidRPr="00B43900">
        <w:rPr>
          <w:sz w:val="20"/>
          <w:szCs w:val="20"/>
        </w:rPr>
        <w:t xml:space="preserve">: </w:t>
      </w:r>
    </w:p>
    <w:p w14:paraId="39262303" w14:textId="77777777" w:rsidR="0091491F" w:rsidRPr="009404BB" w:rsidRDefault="0091491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Dapat </w:t>
      </w:r>
      <w:proofErr w:type="spellStart"/>
      <w:r w:rsidRPr="009404BB">
        <w:rPr>
          <w:sz w:val="20"/>
          <w:szCs w:val="20"/>
        </w:rPr>
        <w:t>Berkomunikasi</w:t>
      </w:r>
      <w:proofErr w:type="spellEnd"/>
      <w:r w:rsidRPr="009404BB">
        <w:rPr>
          <w:sz w:val="20"/>
          <w:szCs w:val="20"/>
        </w:rPr>
        <w:t xml:space="preserve">? ” </w:t>
      </w:r>
    </w:p>
    <w:p w14:paraId="356262C6" w14:textId="6E2C6B88" w:rsidR="00165AF1" w:rsidRPr="009404BB" w:rsidRDefault="0091491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w:t>
      </w:r>
    </w:p>
    <w:p w14:paraId="4CD18FFE" w14:textId="77777777" w:rsidR="003A7D6F" w:rsidRPr="009404BB" w:rsidRDefault="003A7D6F" w:rsidP="000C5FFA">
      <w:pPr>
        <w:spacing w:line="276" w:lineRule="auto"/>
        <w:ind w:right="35"/>
        <w:jc w:val="both"/>
        <w:rPr>
          <w:sz w:val="20"/>
          <w:szCs w:val="20"/>
        </w:rPr>
      </w:pPr>
    </w:p>
    <w:p w14:paraId="76DE5C4F" w14:textId="73E69662" w:rsidR="0091491F" w:rsidRPr="00B43900" w:rsidRDefault="00B43900" w:rsidP="00B43900">
      <w:pPr>
        <w:pStyle w:val="Heading4"/>
      </w:pPr>
      <w:r>
        <w:t xml:space="preserve">2. </w:t>
      </w:r>
      <w:r w:rsidR="0091491F" w:rsidRPr="00B43900">
        <w:t xml:space="preserve">Remove Punctuation </w:t>
      </w:r>
    </w:p>
    <w:p w14:paraId="2CB69D65" w14:textId="77777777" w:rsidR="0091491F" w:rsidRPr="00B43900" w:rsidRDefault="0091491F" w:rsidP="00B43900">
      <w:pPr>
        <w:spacing w:line="276" w:lineRule="auto"/>
        <w:ind w:right="35" w:firstLine="426"/>
        <w:jc w:val="both"/>
        <w:rPr>
          <w:sz w:val="20"/>
          <w:szCs w:val="20"/>
        </w:rPr>
      </w:pPr>
      <w:r w:rsidRPr="00B43900">
        <w:rPr>
          <w:sz w:val="20"/>
          <w:szCs w:val="20"/>
        </w:rPr>
        <w:t xml:space="preserve">Remove punctuation </w:t>
      </w:r>
      <w:proofErr w:type="spellStart"/>
      <w:r w:rsidRPr="00B43900">
        <w:rPr>
          <w:sz w:val="20"/>
          <w:szCs w:val="20"/>
        </w:rPr>
        <w:t>adalah</w:t>
      </w:r>
      <w:proofErr w:type="spellEnd"/>
      <w:r w:rsidRPr="00B43900">
        <w:rPr>
          <w:sz w:val="20"/>
          <w:szCs w:val="20"/>
        </w:rPr>
        <w:t xml:space="preserve"> salah </w:t>
      </w:r>
      <w:proofErr w:type="spellStart"/>
      <w:r w:rsidRPr="00B43900">
        <w:rPr>
          <w:sz w:val="20"/>
          <w:szCs w:val="20"/>
        </w:rPr>
        <w:t>satu</w:t>
      </w:r>
      <w:proofErr w:type="spellEnd"/>
      <w:r w:rsidRPr="00B43900">
        <w:rPr>
          <w:sz w:val="20"/>
          <w:szCs w:val="20"/>
        </w:rPr>
        <w:t xml:space="preserve"> </w:t>
      </w:r>
      <w:proofErr w:type="spellStart"/>
      <w:r w:rsidRPr="00B43900">
        <w:rPr>
          <w:sz w:val="20"/>
          <w:szCs w:val="20"/>
        </w:rPr>
        <w:t>langkah</w:t>
      </w:r>
      <w:proofErr w:type="spellEnd"/>
      <w:r w:rsidRPr="00B43900">
        <w:rPr>
          <w:sz w:val="20"/>
          <w:szCs w:val="20"/>
        </w:rPr>
        <w:t xml:space="preserve"> </w:t>
      </w:r>
      <w:proofErr w:type="spellStart"/>
      <w:r w:rsidRPr="00B43900">
        <w:rPr>
          <w:sz w:val="20"/>
          <w:szCs w:val="20"/>
        </w:rPr>
        <w:t>penting</w:t>
      </w:r>
      <w:proofErr w:type="spellEnd"/>
      <w:r w:rsidRPr="00B43900">
        <w:rPr>
          <w:sz w:val="20"/>
          <w:szCs w:val="20"/>
        </w:rPr>
        <w:t xml:space="preserve"> </w:t>
      </w:r>
      <w:proofErr w:type="spellStart"/>
      <w:r w:rsidRPr="00B43900">
        <w:rPr>
          <w:sz w:val="20"/>
          <w:szCs w:val="20"/>
        </w:rPr>
        <w:t>dalam</w:t>
      </w:r>
      <w:proofErr w:type="spellEnd"/>
      <w:r w:rsidRPr="00B43900">
        <w:rPr>
          <w:sz w:val="20"/>
          <w:szCs w:val="20"/>
        </w:rPr>
        <w:t xml:space="preserve"> text preprocessing yang </w:t>
      </w:r>
      <w:proofErr w:type="spellStart"/>
      <w:r w:rsidRPr="00B43900">
        <w:rPr>
          <w:sz w:val="20"/>
          <w:szCs w:val="20"/>
        </w:rPr>
        <w:t>bertujuan</w:t>
      </w:r>
      <w:proofErr w:type="spellEnd"/>
      <w:r w:rsidRPr="00B43900">
        <w:rPr>
          <w:sz w:val="20"/>
          <w:szCs w:val="20"/>
        </w:rPr>
        <w:t xml:space="preserve"> </w:t>
      </w:r>
      <w:proofErr w:type="spellStart"/>
      <w:r w:rsidRPr="00B43900">
        <w:rPr>
          <w:sz w:val="20"/>
          <w:szCs w:val="20"/>
        </w:rPr>
        <w:t>untuk</w:t>
      </w:r>
      <w:proofErr w:type="spellEnd"/>
      <w:r w:rsidRPr="00B43900">
        <w:rPr>
          <w:sz w:val="20"/>
          <w:szCs w:val="20"/>
        </w:rPr>
        <w:t xml:space="preserve"> </w:t>
      </w:r>
      <w:proofErr w:type="spellStart"/>
      <w:r w:rsidRPr="00B43900">
        <w:rPr>
          <w:sz w:val="20"/>
          <w:szCs w:val="20"/>
        </w:rPr>
        <w:t>membersihkan</w:t>
      </w:r>
      <w:proofErr w:type="spellEnd"/>
      <w:r w:rsidRPr="00B43900">
        <w:rPr>
          <w:sz w:val="20"/>
          <w:szCs w:val="20"/>
        </w:rPr>
        <w:t xml:space="preserve"> </w:t>
      </w:r>
      <w:proofErr w:type="spellStart"/>
      <w:r w:rsidRPr="00B43900">
        <w:rPr>
          <w:sz w:val="20"/>
          <w:szCs w:val="20"/>
        </w:rPr>
        <w:t>teks</w:t>
      </w:r>
      <w:proofErr w:type="spellEnd"/>
      <w:r w:rsidRPr="00B43900">
        <w:rPr>
          <w:sz w:val="20"/>
          <w:szCs w:val="20"/>
        </w:rPr>
        <w:t xml:space="preserve"> </w:t>
      </w:r>
      <w:proofErr w:type="spellStart"/>
      <w:r w:rsidRPr="00B43900">
        <w:rPr>
          <w:sz w:val="20"/>
          <w:szCs w:val="20"/>
        </w:rPr>
        <w:t>dari</w:t>
      </w:r>
      <w:proofErr w:type="spellEnd"/>
      <w:r w:rsidRPr="00B43900">
        <w:rPr>
          <w:sz w:val="20"/>
          <w:szCs w:val="20"/>
        </w:rPr>
        <w:t xml:space="preserve"> </w:t>
      </w:r>
      <w:proofErr w:type="spellStart"/>
      <w:r w:rsidRPr="00B43900">
        <w:rPr>
          <w:sz w:val="20"/>
          <w:szCs w:val="20"/>
        </w:rPr>
        <w:t>karakterkarakter</w:t>
      </w:r>
      <w:proofErr w:type="spellEnd"/>
      <w:r w:rsidRPr="00B43900">
        <w:rPr>
          <w:sz w:val="20"/>
          <w:szCs w:val="20"/>
        </w:rPr>
        <w:t xml:space="preserve"> yang </w:t>
      </w:r>
      <w:proofErr w:type="spellStart"/>
      <w:r w:rsidRPr="00B43900">
        <w:rPr>
          <w:sz w:val="20"/>
          <w:szCs w:val="20"/>
        </w:rPr>
        <w:t>tidak</w:t>
      </w:r>
      <w:proofErr w:type="spellEnd"/>
      <w:r w:rsidRPr="00B43900">
        <w:rPr>
          <w:sz w:val="20"/>
          <w:szCs w:val="20"/>
        </w:rPr>
        <w:t xml:space="preserve"> </w:t>
      </w:r>
      <w:proofErr w:type="spellStart"/>
      <w:r w:rsidRPr="00B43900">
        <w:rPr>
          <w:sz w:val="20"/>
          <w:szCs w:val="20"/>
        </w:rPr>
        <w:t>relevan</w:t>
      </w:r>
      <w:proofErr w:type="spellEnd"/>
      <w:r w:rsidRPr="00B43900">
        <w:rPr>
          <w:sz w:val="20"/>
          <w:szCs w:val="20"/>
        </w:rPr>
        <w:t xml:space="preserve"> dan </w:t>
      </w:r>
      <w:proofErr w:type="spellStart"/>
      <w:r w:rsidRPr="00B43900">
        <w:rPr>
          <w:sz w:val="20"/>
          <w:szCs w:val="20"/>
        </w:rPr>
        <w:t>mempermudah</w:t>
      </w:r>
      <w:proofErr w:type="spellEnd"/>
      <w:r w:rsidRPr="00B43900">
        <w:rPr>
          <w:sz w:val="20"/>
          <w:szCs w:val="20"/>
        </w:rPr>
        <w:t xml:space="preserve"> proses </w:t>
      </w:r>
      <w:proofErr w:type="spellStart"/>
      <w:r w:rsidRPr="00B43900">
        <w:rPr>
          <w:sz w:val="20"/>
          <w:szCs w:val="20"/>
        </w:rPr>
        <w:t>analisis</w:t>
      </w:r>
      <w:proofErr w:type="spellEnd"/>
      <w:r w:rsidRPr="00B43900">
        <w:rPr>
          <w:sz w:val="20"/>
          <w:szCs w:val="20"/>
        </w:rPr>
        <w:t xml:space="preserve"> </w:t>
      </w:r>
      <w:proofErr w:type="spellStart"/>
      <w:r w:rsidRPr="00B43900">
        <w:rPr>
          <w:sz w:val="20"/>
          <w:szCs w:val="20"/>
        </w:rPr>
        <w:t>teks</w:t>
      </w:r>
      <w:proofErr w:type="spellEnd"/>
      <w:r w:rsidRPr="00B43900">
        <w:rPr>
          <w:sz w:val="20"/>
          <w:szCs w:val="20"/>
        </w:rPr>
        <w:t xml:space="preserve"> </w:t>
      </w:r>
      <w:proofErr w:type="spellStart"/>
      <w:r w:rsidRPr="00B43900">
        <w:rPr>
          <w:sz w:val="20"/>
          <w:szCs w:val="20"/>
        </w:rPr>
        <w:t>selanjutnya</w:t>
      </w:r>
      <w:proofErr w:type="spellEnd"/>
      <w:r w:rsidRPr="00B43900">
        <w:rPr>
          <w:sz w:val="20"/>
          <w:szCs w:val="20"/>
        </w:rPr>
        <w:t xml:space="preserve">. Proses remove punctuation </w:t>
      </w:r>
      <w:proofErr w:type="spellStart"/>
      <w:r w:rsidRPr="00B43900">
        <w:rPr>
          <w:sz w:val="20"/>
          <w:szCs w:val="20"/>
        </w:rPr>
        <w:t>biasanya</w:t>
      </w:r>
      <w:proofErr w:type="spellEnd"/>
      <w:r w:rsidRPr="00B43900">
        <w:rPr>
          <w:sz w:val="20"/>
          <w:szCs w:val="20"/>
        </w:rPr>
        <w:t xml:space="preserve"> </w:t>
      </w:r>
      <w:proofErr w:type="spellStart"/>
      <w:r w:rsidRPr="00B43900">
        <w:rPr>
          <w:sz w:val="20"/>
          <w:szCs w:val="20"/>
        </w:rPr>
        <w:t>dilakukan</w:t>
      </w:r>
      <w:proofErr w:type="spellEnd"/>
      <w:r w:rsidRPr="00B43900">
        <w:rPr>
          <w:sz w:val="20"/>
          <w:szCs w:val="20"/>
        </w:rPr>
        <w:t xml:space="preserve"> </w:t>
      </w:r>
      <w:proofErr w:type="spellStart"/>
      <w:r w:rsidRPr="00B43900">
        <w:rPr>
          <w:sz w:val="20"/>
          <w:szCs w:val="20"/>
        </w:rPr>
        <w:t>dengan</w:t>
      </w:r>
      <w:proofErr w:type="spellEnd"/>
      <w:r w:rsidRPr="00B43900">
        <w:rPr>
          <w:sz w:val="20"/>
          <w:szCs w:val="20"/>
        </w:rPr>
        <w:t xml:space="preserve"> </w:t>
      </w:r>
      <w:proofErr w:type="spellStart"/>
      <w:r w:rsidRPr="00B43900">
        <w:rPr>
          <w:sz w:val="20"/>
          <w:szCs w:val="20"/>
        </w:rPr>
        <w:t>cara</w:t>
      </w:r>
      <w:proofErr w:type="spellEnd"/>
      <w:r w:rsidRPr="00B43900">
        <w:rPr>
          <w:sz w:val="20"/>
          <w:szCs w:val="20"/>
        </w:rPr>
        <w:t xml:space="preserve"> </w:t>
      </w:r>
      <w:proofErr w:type="spellStart"/>
      <w:r w:rsidRPr="00B43900">
        <w:rPr>
          <w:sz w:val="20"/>
          <w:szCs w:val="20"/>
        </w:rPr>
        <w:t>menghapus</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baca</w:t>
      </w:r>
      <w:proofErr w:type="spellEnd"/>
      <w:r w:rsidRPr="00B43900">
        <w:rPr>
          <w:sz w:val="20"/>
          <w:szCs w:val="20"/>
        </w:rPr>
        <w:t xml:space="preserve"> </w:t>
      </w:r>
      <w:proofErr w:type="spellStart"/>
      <w:r w:rsidRPr="00B43900">
        <w:rPr>
          <w:sz w:val="20"/>
          <w:szCs w:val="20"/>
        </w:rPr>
        <w:t>seperti</w:t>
      </w:r>
      <w:proofErr w:type="spellEnd"/>
      <w:r w:rsidRPr="00B43900">
        <w:rPr>
          <w:sz w:val="20"/>
          <w:szCs w:val="20"/>
        </w:rPr>
        <w:t xml:space="preserve"> </w:t>
      </w:r>
      <w:proofErr w:type="spellStart"/>
      <w:r w:rsidRPr="00B43900">
        <w:rPr>
          <w:sz w:val="20"/>
          <w:szCs w:val="20"/>
        </w:rPr>
        <w:t>koma</w:t>
      </w:r>
      <w:proofErr w:type="spellEnd"/>
      <w:r w:rsidRPr="00B43900">
        <w:rPr>
          <w:sz w:val="20"/>
          <w:szCs w:val="20"/>
        </w:rPr>
        <w:t xml:space="preserve">, </w:t>
      </w:r>
      <w:proofErr w:type="spellStart"/>
      <w:r w:rsidRPr="00B43900">
        <w:rPr>
          <w:sz w:val="20"/>
          <w:szCs w:val="20"/>
        </w:rPr>
        <w:t>titik</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seru</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tanya</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kurung</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petik</w:t>
      </w:r>
      <w:proofErr w:type="spellEnd"/>
      <w:r w:rsidRPr="00B43900">
        <w:rPr>
          <w:sz w:val="20"/>
          <w:szCs w:val="20"/>
        </w:rPr>
        <w:t xml:space="preserve">, dan </w:t>
      </w:r>
      <w:proofErr w:type="spellStart"/>
      <w:r w:rsidRPr="00B43900">
        <w:rPr>
          <w:sz w:val="20"/>
          <w:szCs w:val="20"/>
        </w:rPr>
        <w:t>sebagainya</w:t>
      </w:r>
      <w:proofErr w:type="spellEnd"/>
      <w:r w:rsidRPr="00B43900">
        <w:rPr>
          <w:sz w:val="20"/>
          <w:szCs w:val="20"/>
        </w:rPr>
        <w:t xml:space="preserve">. </w:t>
      </w:r>
    </w:p>
    <w:p w14:paraId="2A1B19CE" w14:textId="77777777" w:rsidR="0091491F" w:rsidRPr="009404BB" w:rsidRDefault="0091491F" w:rsidP="000C5FFA">
      <w:pPr>
        <w:pStyle w:val="ListParagraph"/>
        <w:spacing w:line="276" w:lineRule="auto"/>
        <w:ind w:left="426" w:right="35"/>
        <w:jc w:val="both"/>
        <w:rPr>
          <w:sz w:val="20"/>
          <w:szCs w:val="20"/>
        </w:rPr>
      </w:pPr>
      <w:proofErr w:type="spellStart"/>
      <w:r w:rsidRPr="009404BB">
        <w:rPr>
          <w:sz w:val="20"/>
          <w:szCs w:val="20"/>
        </w:rPr>
        <w:t>Contoh</w:t>
      </w:r>
      <w:proofErr w:type="spellEnd"/>
      <w:r w:rsidRPr="009404BB">
        <w:rPr>
          <w:sz w:val="20"/>
          <w:szCs w:val="20"/>
        </w:rPr>
        <w:t xml:space="preserve">: </w:t>
      </w:r>
    </w:p>
    <w:p w14:paraId="2F4DB4EF" w14:textId="77777777" w:rsidR="0091491F" w:rsidRPr="009404BB" w:rsidRDefault="0091491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02E648B7" w14:textId="32329469" w:rsidR="0091491F" w:rsidRPr="009404BB" w:rsidRDefault="0091491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58C034E1" w14:textId="77777777" w:rsidR="0091491F" w:rsidRPr="009404BB" w:rsidRDefault="0091491F" w:rsidP="000C5FFA">
      <w:pPr>
        <w:pStyle w:val="ListParagraph"/>
        <w:spacing w:line="276" w:lineRule="auto"/>
        <w:ind w:left="700" w:right="35"/>
        <w:jc w:val="both"/>
        <w:rPr>
          <w:sz w:val="20"/>
          <w:szCs w:val="20"/>
        </w:rPr>
      </w:pPr>
    </w:p>
    <w:p w14:paraId="04CBF383" w14:textId="0A9F5235" w:rsidR="0091491F" w:rsidRPr="00B43900" w:rsidRDefault="00B43900" w:rsidP="00B43900">
      <w:pPr>
        <w:pStyle w:val="Heading4"/>
      </w:pPr>
      <w:r>
        <w:t xml:space="preserve">3. </w:t>
      </w:r>
      <w:r w:rsidR="003A7D6F" w:rsidRPr="00B43900">
        <w:t>Stripping</w:t>
      </w:r>
      <w:r w:rsidR="0091491F" w:rsidRPr="00B43900">
        <w:t xml:space="preserve"> </w:t>
      </w:r>
    </w:p>
    <w:p w14:paraId="1F49ACC7" w14:textId="415D0361" w:rsidR="0091491F" w:rsidRPr="00B43900" w:rsidRDefault="003A7D6F" w:rsidP="00B43900">
      <w:pPr>
        <w:spacing w:line="276" w:lineRule="auto"/>
        <w:ind w:right="35" w:firstLine="426"/>
        <w:jc w:val="both"/>
        <w:rPr>
          <w:sz w:val="20"/>
          <w:szCs w:val="20"/>
        </w:rPr>
      </w:pPr>
      <w:r w:rsidRPr="00B43900">
        <w:rPr>
          <w:sz w:val="20"/>
          <w:szCs w:val="20"/>
        </w:rPr>
        <w:t xml:space="preserve">Stripping </w:t>
      </w:r>
      <w:proofErr w:type="spellStart"/>
      <w:r w:rsidRPr="00B43900">
        <w:rPr>
          <w:sz w:val="20"/>
          <w:szCs w:val="20"/>
        </w:rPr>
        <w:t>adalah</w:t>
      </w:r>
      <w:proofErr w:type="spellEnd"/>
      <w:r w:rsidRPr="00B43900">
        <w:rPr>
          <w:sz w:val="20"/>
          <w:szCs w:val="20"/>
        </w:rPr>
        <w:t xml:space="preserve"> proses </w:t>
      </w:r>
      <w:proofErr w:type="spellStart"/>
      <w:r w:rsidRPr="00B43900">
        <w:rPr>
          <w:sz w:val="20"/>
          <w:szCs w:val="20"/>
        </w:rPr>
        <w:t>penghapusan</w:t>
      </w:r>
      <w:proofErr w:type="spellEnd"/>
      <w:r w:rsidRPr="00B43900">
        <w:rPr>
          <w:sz w:val="20"/>
          <w:szCs w:val="20"/>
        </w:rPr>
        <w:t xml:space="preserve"> </w:t>
      </w:r>
      <w:proofErr w:type="spellStart"/>
      <w:r w:rsidRPr="00B43900">
        <w:rPr>
          <w:sz w:val="20"/>
          <w:szCs w:val="20"/>
        </w:rPr>
        <w:t>spasi</w:t>
      </w:r>
      <w:proofErr w:type="spellEnd"/>
      <w:r w:rsidRPr="00B43900">
        <w:rPr>
          <w:sz w:val="20"/>
          <w:szCs w:val="20"/>
        </w:rPr>
        <w:t xml:space="preserve"> </w:t>
      </w:r>
      <w:proofErr w:type="spellStart"/>
      <w:r w:rsidRPr="00B43900">
        <w:rPr>
          <w:sz w:val="20"/>
          <w:szCs w:val="20"/>
        </w:rPr>
        <w:t>putih</w:t>
      </w:r>
      <w:proofErr w:type="spellEnd"/>
      <w:r w:rsidRPr="00B43900">
        <w:rPr>
          <w:sz w:val="20"/>
          <w:szCs w:val="20"/>
        </w:rPr>
        <w:t xml:space="preserve"> </w:t>
      </w:r>
      <w:proofErr w:type="spellStart"/>
      <w:r w:rsidRPr="00B43900">
        <w:rPr>
          <w:sz w:val="20"/>
          <w:szCs w:val="20"/>
        </w:rPr>
        <w:t>berlebih</w:t>
      </w:r>
      <w:proofErr w:type="spellEnd"/>
      <w:r w:rsidRPr="00B43900">
        <w:rPr>
          <w:sz w:val="20"/>
          <w:szCs w:val="20"/>
        </w:rPr>
        <w:t xml:space="preserve"> </w:t>
      </w:r>
      <w:proofErr w:type="spellStart"/>
      <w:r w:rsidRPr="00B43900">
        <w:rPr>
          <w:sz w:val="20"/>
          <w:szCs w:val="20"/>
        </w:rPr>
        <w:t>dari</w:t>
      </w:r>
      <w:proofErr w:type="spellEnd"/>
      <w:r w:rsidRPr="00B43900">
        <w:rPr>
          <w:sz w:val="20"/>
          <w:szCs w:val="20"/>
        </w:rPr>
        <w:t xml:space="preserve"> </w:t>
      </w:r>
      <w:proofErr w:type="spellStart"/>
      <w:r w:rsidRPr="00B43900">
        <w:rPr>
          <w:sz w:val="20"/>
          <w:szCs w:val="20"/>
        </w:rPr>
        <w:t>teks</w:t>
      </w:r>
      <w:proofErr w:type="spellEnd"/>
      <w:r w:rsidRPr="00B43900">
        <w:rPr>
          <w:sz w:val="20"/>
          <w:szCs w:val="20"/>
        </w:rPr>
        <w:t xml:space="preserve">. </w:t>
      </w:r>
      <w:proofErr w:type="spellStart"/>
      <w:r w:rsidRPr="00B43900">
        <w:rPr>
          <w:sz w:val="20"/>
          <w:szCs w:val="20"/>
        </w:rPr>
        <w:t>Spasi</w:t>
      </w:r>
      <w:proofErr w:type="spellEnd"/>
      <w:r w:rsidRPr="00B43900">
        <w:rPr>
          <w:sz w:val="20"/>
          <w:szCs w:val="20"/>
        </w:rPr>
        <w:t xml:space="preserve"> </w:t>
      </w:r>
      <w:proofErr w:type="spellStart"/>
      <w:r w:rsidRPr="00B43900">
        <w:rPr>
          <w:sz w:val="20"/>
          <w:szCs w:val="20"/>
        </w:rPr>
        <w:t>putih</w:t>
      </w:r>
      <w:proofErr w:type="spellEnd"/>
      <w:r w:rsidRPr="00B43900">
        <w:rPr>
          <w:sz w:val="20"/>
          <w:szCs w:val="20"/>
        </w:rPr>
        <w:t xml:space="preserve"> </w:t>
      </w:r>
      <w:proofErr w:type="spellStart"/>
      <w:r w:rsidRPr="00B43900">
        <w:rPr>
          <w:sz w:val="20"/>
          <w:szCs w:val="20"/>
        </w:rPr>
        <w:t>berlebih</w:t>
      </w:r>
      <w:proofErr w:type="spellEnd"/>
      <w:r w:rsidRPr="00B43900">
        <w:rPr>
          <w:sz w:val="20"/>
          <w:szCs w:val="20"/>
        </w:rPr>
        <w:t xml:space="preserve"> </w:t>
      </w:r>
      <w:proofErr w:type="spellStart"/>
      <w:r w:rsidRPr="00B43900">
        <w:rPr>
          <w:sz w:val="20"/>
          <w:szCs w:val="20"/>
        </w:rPr>
        <w:t>meliputi</w:t>
      </w:r>
      <w:proofErr w:type="spellEnd"/>
      <w:r w:rsidRPr="00B43900">
        <w:rPr>
          <w:sz w:val="20"/>
          <w:szCs w:val="20"/>
        </w:rPr>
        <w:t xml:space="preserve"> </w:t>
      </w:r>
      <w:proofErr w:type="spellStart"/>
      <w:r w:rsidRPr="00B43900">
        <w:rPr>
          <w:sz w:val="20"/>
          <w:szCs w:val="20"/>
        </w:rPr>
        <w:t>spasi</w:t>
      </w:r>
      <w:proofErr w:type="spellEnd"/>
      <w:r w:rsidRPr="00B43900">
        <w:rPr>
          <w:sz w:val="20"/>
          <w:szCs w:val="20"/>
        </w:rPr>
        <w:t xml:space="preserve"> </w:t>
      </w:r>
      <w:proofErr w:type="spellStart"/>
      <w:r w:rsidRPr="00B43900">
        <w:rPr>
          <w:sz w:val="20"/>
          <w:szCs w:val="20"/>
        </w:rPr>
        <w:t>ganda</w:t>
      </w:r>
      <w:proofErr w:type="spellEnd"/>
      <w:r w:rsidRPr="00B43900">
        <w:rPr>
          <w:sz w:val="20"/>
          <w:szCs w:val="20"/>
        </w:rPr>
        <w:t xml:space="preserve">, tab, newline character, dan </w:t>
      </w:r>
      <w:proofErr w:type="spellStart"/>
      <w:r w:rsidRPr="00B43900">
        <w:rPr>
          <w:sz w:val="20"/>
          <w:szCs w:val="20"/>
        </w:rPr>
        <w:t>karakter</w:t>
      </w:r>
      <w:proofErr w:type="spellEnd"/>
      <w:r w:rsidRPr="00B43900">
        <w:rPr>
          <w:sz w:val="20"/>
          <w:szCs w:val="20"/>
        </w:rPr>
        <w:t xml:space="preserve"> whitespace </w:t>
      </w:r>
      <w:proofErr w:type="spellStart"/>
      <w:r w:rsidRPr="00B43900">
        <w:rPr>
          <w:sz w:val="20"/>
          <w:szCs w:val="20"/>
        </w:rPr>
        <w:t>lainnya</w:t>
      </w:r>
      <w:proofErr w:type="spellEnd"/>
      <w:r w:rsidRPr="00B43900">
        <w:rPr>
          <w:sz w:val="20"/>
          <w:szCs w:val="20"/>
        </w:rPr>
        <w:t xml:space="preserve"> yang </w:t>
      </w:r>
      <w:proofErr w:type="spellStart"/>
      <w:r w:rsidRPr="00B43900">
        <w:rPr>
          <w:sz w:val="20"/>
          <w:szCs w:val="20"/>
        </w:rPr>
        <w:t>tidak</w:t>
      </w:r>
      <w:proofErr w:type="spellEnd"/>
      <w:r w:rsidRPr="00B43900">
        <w:rPr>
          <w:sz w:val="20"/>
          <w:szCs w:val="20"/>
        </w:rPr>
        <w:t xml:space="preserve"> </w:t>
      </w:r>
      <w:proofErr w:type="spellStart"/>
      <w:r w:rsidRPr="00B43900">
        <w:rPr>
          <w:sz w:val="20"/>
          <w:szCs w:val="20"/>
        </w:rPr>
        <w:t>diperlukan</w:t>
      </w:r>
      <w:proofErr w:type="spellEnd"/>
      <w:r w:rsidRPr="00B43900">
        <w:rPr>
          <w:sz w:val="20"/>
          <w:szCs w:val="20"/>
        </w:rPr>
        <w:t xml:space="preserve">. Proses </w:t>
      </w:r>
      <w:proofErr w:type="spellStart"/>
      <w:r w:rsidRPr="00B43900">
        <w:rPr>
          <w:sz w:val="20"/>
          <w:szCs w:val="20"/>
        </w:rPr>
        <w:t>ini</w:t>
      </w:r>
      <w:proofErr w:type="spellEnd"/>
      <w:r w:rsidRPr="00B43900">
        <w:rPr>
          <w:sz w:val="20"/>
          <w:szCs w:val="20"/>
        </w:rPr>
        <w:t xml:space="preserve"> </w:t>
      </w:r>
      <w:proofErr w:type="spellStart"/>
      <w:r w:rsidRPr="00B43900">
        <w:rPr>
          <w:sz w:val="20"/>
          <w:szCs w:val="20"/>
        </w:rPr>
        <w:t>bertujuan</w:t>
      </w:r>
      <w:proofErr w:type="spellEnd"/>
      <w:r w:rsidRPr="00B43900">
        <w:rPr>
          <w:sz w:val="20"/>
          <w:szCs w:val="20"/>
        </w:rPr>
        <w:t xml:space="preserve"> </w:t>
      </w:r>
      <w:proofErr w:type="spellStart"/>
      <w:r w:rsidRPr="00B43900">
        <w:rPr>
          <w:sz w:val="20"/>
          <w:szCs w:val="20"/>
        </w:rPr>
        <w:t>untuk</w:t>
      </w:r>
      <w:proofErr w:type="spellEnd"/>
      <w:r w:rsidRPr="00B43900">
        <w:rPr>
          <w:sz w:val="20"/>
          <w:szCs w:val="20"/>
        </w:rPr>
        <w:t xml:space="preserve"> </w:t>
      </w:r>
      <w:proofErr w:type="spellStart"/>
      <w:r w:rsidRPr="00B43900">
        <w:rPr>
          <w:sz w:val="20"/>
          <w:szCs w:val="20"/>
        </w:rPr>
        <w:t>membuat</w:t>
      </w:r>
      <w:proofErr w:type="spellEnd"/>
      <w:r w:rsidRPr="00B43900">
        <w:rPr>
          <w:sz w:val="20"/>
          <w:szCs w:val="20"/>
        </w:rPr>
        <w:t xml:space="preserve"> </w:t>
      </w:r>
      <w:proofErr w:type="spellStart"/>
      <w:r w:rsidRPr="00B43900">
        <w:rPr>
          <w:sz w:val="20"/>
          <w:szCs w:val="20"/>
        </w:rPr>
        <w:t>teks</w:t>
      </w:r>
      <w:proofErr w:type="spellEnd"/>
      <w:r w:rsidRPr="00B43900">
        <w:rPr>
          <w:sz w:val="20"/>
          <w:szCs w:val="20"/>
        </w:rPr>
        <w:t xml:space="preserve"> </w:t>
      </w:r>
      <w:proofErr w:type="spellStart"/>
      <w:r w:rsidRPr="00B43900">
        <w:rPr>
          <w:sz w:val="20"/>
          <w:szCs w:val="20"/>
        </w:rPr>
        <w:t>lebih</w:t>
      </w:r>
      <w:proofErr w:type="spellEnd"/>
      <w:r w:rsidRPr="00B43900">
        <w:rPr>
          <w:sz w:val="20"/>
          <w:szCs w:val="20"/>
        </w:rPr>
        <w:t xml:space="preserve"> </w:t>
      </w:r>
      <w:proofErr w:type="spellStart"/>
      <w:r w:rsidRPr="00B43900">
        <w:rPr>
          <w:sz w:val="20"/>
          <w:szCs w:val="20"/>
        </w:rPr>
        <w:t>konsisten</w:t>
      </w:r>
      <w:proofErr w:type="spellEnd"/>
      <w:r w:rsidRPr="00B43900">
        <w:rPr>
          <w:sz w:val="20"/>
          <w:szCs w:val="20"/>
        </w:rPr>
        <w:t xml:space="preserve"> dan </w:t>
      </w:r>
      <w:proofErr w:type="spellStart"/>
      <w:r w:rsidRPr="00B43900">
        <w:rPr>
          <w:sz w:val="20"/>
          <w:szCs w:val="20"/>
        </w:rPr>
        <w:t>memudahkan</w:t>
      </w:r>
      <w:proofErr w:type="spellEnd"/>
      <w:r w:rsidRPr="00B43900">
        <w:rPr>
          <w:sz w:val="20"/>
          <w:szCs w:val="20"/>
        </w:rPr>
        <w:t xml:space="preserve"> proses </w:t>
      </w:r>
      <w:proofErr w:type="spellStart"/>
      <w:r w:rsidRPr="00B43900">
        <w:rPr>
          <w:sz w:val="20"/>
          <w:szCs w:val="20"/>
        </w:rPr>
        <w:t>selanjutnya</w:t>
      </w:r>
      <w:proofErr w:type="spellEnd"/>
      <w:r w:rsidRPr="00B43900">
        <w:rPr>
          <w:sz w:val="20"/>
          <w:szCs w:val="20"/>
        </w:rPr>
        <w:t>.</w:t>
      </w:r>
      <w:r w:rsidR="0091491F" w:rsidRPr="00B43900">
        <w:rPr>
          <w:sz w:val="20"/>
          <w:szCs w:val="20"/>
        </w:rPr>
        <w:t xml:space="preserve"> </w:t>
      </w:r>
    </w:p>
    <w:p w14:paraId="68760D01" w14:textId="77777777" w:rsidR="0091491F" w:rsidRPr="00B43900" w:rsidRDefault="0091491F" w:rsidP="00B43900">
      <w:pPr>
        <w:spacing w:line="276" w:lineRule="auto"/>
        <w:ind w:right="35"/>
        <w:jc w:val="both"/>
        <w:rPr>
          <w:sz w:val="20"/>
          <w:szCs w:val="20"/>
        </w:rPr>
      </w:pPr>
      <w:proofErr w:type="spellStart"/>
      <w:r w:rsidRPr="00B43900">
        <w:rPr>
          <w:sz w:val="20"/>
          <w:szCs w:val="20"/>
        </w:rPr>
        <w:t>Contoh</w:t>
      </w:r>
      <w:proofErr w:type="spellEnd"/>
      <w:r w:rsidRPr="00B43900">
        <w:rPr>
          <w:sz w:val="20"/>
          <w:szCs w:val="20"/>
        </w:rPr>
        <w:t xml:space="preserve">: </w:t>
      </w:r>
    </w:p>
    <w:p w14:paraId="4C51452F" w14:textId="77777777" w:rsidR="003A7D6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5D8DA2A9" w14:textId="4B8F1CD0" w:rsidR="0091491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w:t>
      </w:r>
    </w:p>
    <w:p w14:paraId="4A8394E1" w14:textId="77777777" w:rsidR="003A7D6F" w:rsidRPr="009404BB" w:rsidRDefault="003A7D6F" w:rsidP="000C5FFA">
      <w:pPr>
        <w:pStyle w:val="ListParagraph"/>
        <w:spacing w:line="276" w:lineRule="auto"/>
        <w:ind w:left="700" w:right="35"/>
        <w:jc w:val="both"/>
        <w:rPr>
          <w:sz w:val="20"/>
          <w:szCs w:val="20"/>
        </w:rPr>
      </w:pPr>
    </w:p>
    <w:p w14:paraId="40D97008" w14:textId="19E35647" w:rsidR="0091491F" w:rsidRPr="00B43900" w:rsidRDefault="00B43900" w:rsidP="00B43900">
      <w:pPr>
        <w:pStyle w:val="Heading4"/>
      </w:pPr>
      <w:r>
        <w:t xml:space="preserve">4. </w:t>
      </w:r>
      <w:r w:rsidR="003A7D6F" w:rsidRPr="00B43900">
        <w:t>Tokenizing</w:t>
      </w:r>
      <w:r w:rsidR="0091491F" w:rsidRPr="00B43900">
        <w:t xml:space="preserve"> </w:t>
      </w:r>
    </w:p>
    <w:p w14:paraId="70ABBEFE" w14:textId="42027BC2" w:rsidR="0091491F" w:rsidRPr="00B43900" w:rsidRDefault="003A7D6F" w:rsidP="00B43900">
      <w:pPr>
        <w:spacing w:line="276" w:lineRule="auto"/>
        <w:ind w:right="35" w:firstLine="426"/>
        <w:jc w:val="both"/>
        <w:rPr>
          <w:sz w:val="20"/>
          <w:szCs w:val="20"/>
        </w:rPr>
      </w:pPr>
      <w:r w:rsidRPr="00B43900">
        <w:rPr>
          <w:sz w:val="20"/>
          <w:szCs w:val="20"/>
        </w:rPr>
        <w:t xml:space="preserve">Tokenizing </w:t>
      </w:r>
      <w:proofErr w:type="spellStart"/>
      <w:r w:rsidRPr="00B43900">
        <w:rPr>
          <w:sz w:val="20"/>
          <w:szCs w:val="20"/>
        </w:rPr>
        <w:t>adalah</w:t>
      </w:r>
      <w:proofErr w:type="spellEnd"/>
      <w:r w:rsidRPr="00B43900">
        <w:rPr>
          <w:sz w:val="20"/>
          <w:szCs w:val="20"/>
        </w:rPr>
        <w:t xml:space="preserve"> proses </w:t>
      </w:r>
      <w:proofErr w:type="spellStart"/>
      <w:r w:rsidRPr="00B43900">
        <w:rPr>
          <w:sz w:val="20"/>
          <w:szCs w:val="20"/>
        </w:rPr>
        <w:t>pemisahan</w:t>
      </w:r>
      <w:proofErr w:type="spellEnd"/>
      <w:r w:rsidRPr="00B43900">
        <w:rPr>
          <w:sz w:val="20"/>
          <w:szCs w:val="20"/>
        </w:rPr>
        <w:t xml:space="preserve"> </w:t>
      </w:r>
      <w:proofErr w:type="spellStart"/>
      <w:r w:rsidRPr="00B43900">
        <w:rPr>
          <w:sz w:val="20"/>
          <w:szCs w:val="20"/>
        </w:rPr>
        <w:t>teks</w:t>
      </w:r>
      <w:proofErr w:type="spellEnd"/>
      <w:r w:rsidRPr="00B43900">
        <w:rPr>
          <w:sz w:val="20"/>
          <w:szCs w:val="20"/>
        </w:rPr>
        <w:t xml:space="preserve"> </w:t>
      </w:r>
      <w:proofErr w:type="spellStart"/>
      <w:r w:rsidRPr="00B43900">
        <w:rPr>
          <w:sz w:val="20"/>
          <w:szCs w:val="20"/>
        </w:rPr>
        <w:t>menjadi</w:t>
      </w:r>
      <w:proofErr w:type="spellEnd"/>
      <w:r w:rsidRPr="00B43900">
        <w:rPr>
          <w:sz w:val="20"/>
          <w:szCs w:val="20"/>
        </w:rPr>
        <w:t xml:space="preserve"> </w:t>
      </w:r>
      <w:proofErr w:type="spellStart"/>
      <w:r w:rsidRPr="00B43900">
        <w:rPr>
          <w:sz w:val="20"/>
          <w:szCs w:val="20"/>
        </w:rPr>
        <w:t>potongan-potongan</w:t>
      </w:r>
      <w:proofErr w:type="spellEnd"/>
      <w:r w:rsidRPr="00B43900">
        <w:rPr>
          <w:sz w:val="20"/>
          <w:szCs w:val="20"/>
        </w:rPr>
        <w:t xml:space="preserve"> yang </w:t>
      </w:r>
      <w:proofErr w:type="spellStart"/>
      <w:r w:rsidRPr="00B43900">
        <w:rPr>
          <w:sz w:val="20"/>
          <w:szCs w:val="20"/>
        </w:rPr>
        <w:t>disebut</w:t>
      </w:r>
      <w:proofErr w:type="spellEnd"/>
      <w:r w:rsidRPr="00B43900">
        <w:rPr>
          <w:sz w:val="20"/>
          <w:szCs w:val="20"/>
        </w:rPr>
        <w:t xml:space="preserve"> </w:t>
      </w:r>
      <w:proofErr w:type="spellStart"/>
      <w:r w:rsidRPr="00B43900">
        <w:rPr>
          <w:sz w:val="20"/>
          <w:szCs w:val="20"/>
        </w:rPr>
        <w:t>sebagai</w:t>
      </w:r>
      <w:proofErr w:type="spellEnd"/>
      <w:r w:rsidRPr="00B43900">
        <w:rPr>
          <w:sz w:val="20"/>
          <w:szCs w:val="20"/>
        </w:rPr>
        <w:t xml:space="preserve"> token </w:t>
      </w:r>
      <w:proofErr w:type="spellStart"/>
      <w:r w:rsidRPr="00B43900">
        <w:rPr>
          <w:sz w:val="20"/>
          <w:szCs w:val="20"/>
        </w:rPr>
        <w:t>untuk</w:t>
      </w:r>
      <w:proofErr w:type="spellEnd"/>
      <w:r w:rsidRPr="00B43900">
        <w:rPr>
          <w:sz w:val="20"/>
          <w:szCs w:val="20"/>
        </w:rPr>
        <w:t xml:space="preserve"> </w:t>
      </w:r>
      <w:proofErr w:type="spellStart"/>
      <w:r w:rsidRPr="00B43900">
        <w:rPr>
          <w:sz w:val="20"/>
          <w:szCs w:val="20"/>
        </w:rPr>
        <w:t>kemudian</w:t>
      </w:r>
      <w:proofErr w:type="spellEnd"/>
      <w:r w:rsidRPr="00B43900">
        <w:rPr>
          <w:sz w:val="20"/>
          <w:szCs w:val="20"/>
        </w:rPr>
        <w:t xml:space="preserve"> </w:t>
      </w:r>
      <w:proofErr w:type="spellStart"/>
      <w:r w:rsidRPr="00B43900">
        <w:rPr>
          <w:sz w:val="20"/>
          <w:szCs w:val="20"/>
        </w:rPr>
        <w:t>dianalisa</w:t>
      </w:r>
      <w:proofErr w:type="spellEnd"/>
      <w:r w:rsidRPr="00B43900">
        <w:rPr>
          <w:sz w:val="20"/>
          <w:szCs w:val="20"/>
        </w:rPr>
        <w:t xml:space="preserve">. Kata, </w:t>
      </w:r>
      <w:proofErr w:type="spellStart"/>
      <w:r w:rsidRPr="00B43900">
        <w:rPr>
          <w:sz w:val="20"/>
          <w:szCs w:val="20"/>
        </w:rPr>
        <w:t>angka</w:t>
      </w:r>
      <w:proofErr w:type="spellEnd"/>
      <w:r w:rsidRPr="00B43900">
        <w:rPr>
          <w:sz w:val="20"/>
          <w:szCs w:val="20"/>
        </w:rPr>
        <w:t xml:space="preserve">, </w:t>
      </w:r>
      <w:proofErr w:type="spellStart"/>
      <w:r w:rsidRPr="00B43900">
        <w:rPr>
          <w:sz w:val="20"/>
          <w:szCs w:val="20"/>
        </w:rPr>
        <w:t>simbol</w:t>
      </w:r>
      <w:proofErr w:type="spellEnd"/>
      <w:r w:rsidRPr="00B43900">
        <w:rPr>
          <w:sz w:val="20"/>
          <w:szCs w:val="20"/>
        </w:rPr>
        <w:t xml:space="preserve">, </w:t>
      </w:r>
      <w:proofErr w:type="spellStart"/>
      <w:r w:rsidRPr="00B43900">
        <w:rPr>
          <w:sz w:val="20"/>
          <w:szCs w:val="20"/>
        </w:rPr>
        <w:t>tanda</w:t>
      </w:r>
      <w:proofErr w:type="spellEnd"/>
      <w:r w:rsidRPr="00B43900">
        <w:rPr>
          <w:sz w:val="20"/>
          <w:szCs w:val="20"/>
        </w:rPr>
        <w:t xml:space="preserve"> </w:t>
      </w:r>
      <w:proofErr w:type="spellStart"/>
      <w:r w:rsidRPr="00B43900">
        <w:rPr>
          <w:sz w:val="20"/>
          <w:szCs w:val="20"/>
        </w:rPr>
        <w:t>baca</w:t>
      </w:r>
      <w:proofErr w:type="spellEnd"/>
      <w:r w:rsidRPr="00B43900">
        <w:rPr>
          <w:sz w:val="20"/>
          <w:szCs w:val="20"/>
        </w:rPr>
        <w:t xml:space="preserve"> dan </w:t>
      </w:r>
      <w:proofErr w:type="spellStart"/>
      <w:r w:rsidRPr="00B43900">
        <w:rPr>
          <w:sz w:val="20"/>
          <w:szCs w:val="20"/>
        </w:rPr>
        <w:t>entitas</w:t>
      </w:r>
      <w:proofErr w:type="spellEnd"/>
      <w:r w:rsidRPr="00B43900">
        <w:rPr>
          <w:sz w:val="20"/>
          <w:szCs w:val="20"/>
        </w:rPr>
        <w:t xml:space="preserve"> </w:t>
      </w:r>
      <w:proofErr w:type="spellStart"/>
      <w:r w:rsidRPr="00B43900">
        <w:rPr>
          <w:sz w:val="20"/>
          <w:szCs w:val="20"/>
        </w:rPr>
        <w:t>penting</w:t>
      </w:r>
      <w:proofErr w:type="spellEnd"/>
      <w:r w:rsidRPr="00B43900">
        <w:rPr>
          <w:sz w:val="20"/>
          <w:szCs w:val="20"/>
        </w:rPr>
        <w:t xml:space="preserve"> </w:t>
      </w:r>
      <w:proofErr w:type="spellStart"/>
      <w:r w:rsidRPr="00B43900">
        <w:rPr>
          <w:sz w:val="20"/>
          <w:szCs w:val="20"/>
        </w:rPr>
        <w:t>lainnya</w:t>
      </w:r>
      <w:proofErr w:type="spellEnd"/>
      <w:r w:rsidRPr="00B43900">
        <w:rPr>
          <w:sz w:val="20"/>
          <w:szCs w:val="20"/>
        </w:rPr>
        <w:t xml:space="preserve"> </w:t>
      </w:r>
      <w:proofErr w:type="spellStart"/>
      <w:r w:rsidRPr="00B43900">
        <w:rPr>
          <w:sz w:val="20"/>
          <w:szCs w:val="20"/>
        </w:rPr>
        <w:t>dapat</w:t>
      </w:r>
      <w:proofErr w:type="spellEnd"/>
      <w:r w:rsidRPr="00B43900">
        <w:rPr>
          <w:sz w:val="20"/>
          <w:szCs w:val="20"/>
        </w:rPr>
        <w:t xml:space="preserve"> </w:t>
      </w:r>
      <w:proofErr w:type="spellStart"/>
      <w:r w:rsidRPr="00B43900">
        <w:rPr>
          <w:sz w:val="20"/>
          <w:szCs w:val="20"/>
        </w:rPr>
        <w:t>dianggap</w:t>
      </w:r>
      <w:proofErr w:type="spellEnd"/>
      <w:r w:rsidRPr="00B43900">
        <w:rPr>
          <w:sz w:val="20"/>
          <w:szCs w:val="20"/>
        </w:rPr>
        <w:t xml:space="preserve"> </w:t>
      </w:r>
      <w:proofErr w:type="spellStart"/>
      <w:r w:rsidRPr="00B43900">
        <w:rPr>
          <w:sz w:val="20"/>
          <w:szCs w:val="20"/>
        </w:rPr>
        <w:t>sebagai</w:t>
      </w:r>
      <w:proofErr w:type="spellEnd"/>
      <w:r w:rsidRPr="00B43900">
        <w:rPr>
          <w:sz w:val="20"/>
          <w:szCs w:val="20"/>
        </w:rPr>
        <w:t xml:space="preserve"> token[6].</w:t>
      </w:r>
      <w:r w:rsidR="0091491F" w:rsidRPr="00B43900">
        <w:rPr>
          <w:sz w:val="20"/>
          <w:szCs w:val="20"/>
        </w:rPr>
        <w:t xml:space="preserve"> </w:t>
      </w:r>
    </w:p>
    <w:p w14:paraId="07CAF92F" w14:textId="77777777" w:rsidR="0091491F" w:rsidRPr="00B43900" w:rsidRDefault="0091491F" w:rsidP="00B43900">
      <w:pPr>
        <w:spacing w:line="276" w:lineRule="auto"/>
        <w:ind w:right="35"/>
        <w:jc w:val="both"/>
        <w:rPr>
          <w:sz w:val="20"/>
          <w:szCs w:val="20"/>
        </w:rPr>
      </w:pPr>
      <w:proofErr w:type="spellStart"/>
      <w:r w:rsidRPr="00B43900">
        <w:rPr>
          <w:sz w:val="20"/>
          <w:szCs w:val="20"/>
        </w:rPr>
        <w:t>Contoh</w:t>
      </w:r>
      <w:proofErr w:type="spellEnd"/>
      <w:r w:rsidRPr="00B43900">
        <w:rPr>
          <w:sz w:val="20"/>
          <w:szCs w:val="20"/>
        </w:rPr>
        <w:t xml:space="preserve">: </w:t>
      </w:r>
    </w:p>
    <w:p w14:paraId="5BADFFAD" w14:textId="77777777" w:rsidR="003A7D6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w:t>
      </w:r>
    </w:p>
    <w:p w14:paraId="1D5B896B" w14:textId="5B3D59E1" w:rsidR="0091491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'chatbot', '</w:t>
      </w:r>
      <w:proofErr w:type="spellStart"/>
      <w:r w:rsidRPr="009404BB">
        <w:rPr>
          <w:sz w:val="20"/>
          <w:szCs w:val="20"/>
        </w:rPr>
        <w:t>dapat</w:t>
      </w:r>
      <w:proofErr w:type="spellEnd"/>
      <w:r w:rsidRPr="009404BB">
        <w:rPr>
          <w:sz w:val="20"/>
          <w:szCs w:val="20"/>
        </w:rPr>
        <w:t>', '</w:t>
      </w:r>
      <w:proofErr w:type="spellStart"/>
      <w:r w:rsidRPr="009404BB">
        <w:rPr>
          <w:sz w:val="20"/>
          <w:szCs w:val="20"/>
        </w:rPr>
        <w:t>berkomunikasi</w:t>
      </w:r>
      <w:proofErr w:type="spellEnd"/>
      <w:r w:rsidRPr="009404BB">
        <w:rPr>
          <w:sz w:val="20"/>
          <w:szCs w:val="20"/>
        </w:rPr>
        <w:t>']</w:t>
      </w:r>
      <w:r w:rsidR="0091491F" w:rsidRPr="009404BB">
        <w:rPr>
          <w:sz w:val="20"/>
          <w:szCs w:val="20"/>
        </w:rPr>
        <w:t xml:space="preserve"> </w:t>
      </w:r>
    </w:p>
    <w:p w14:paraId="6F2A6C72" w14:textId="77777777" w:rsidR="003A7D6F" w:rsidRPr="009404BB" w:rsidRDefault="003A7D6F" w:rsidP="000C5FFA">
      <w:pPr>
        <w:pStyle w:val="ListParagraph"/>
        <w:spacing w:line="276" w:lineRule="auto"/>
        <w:ind w:left="700" w:right="35"/>
        <w:jc w:val="both"/>
        <w:rPr>
          <w:sz w:val="20"/>
          <w:szCs w:val="20"/>
        </w:rPr>
      </w:pPr>
    </w:p>
    <w:p w14:paraId="5BB37CB3" w14:textId="199A5AF0" w:rsidR="0091491F" w:rsidRPr="00B43900" w:rsidRDefault="00B43900" w:rsidP="00B43900">
      <w:pPr>
        <w:pStyle w:val="Heading4"/>
      </w:pPr>
      <w:r>
        <w:t xml:space="preserve">5. </w:t>
      </w:r>
      <w:r w:rsidR="003A7D6F" w:rsidRPr="00B43900">
        <w:t>Filtering</w:t>
      </w:r>
      <w:r w:rsidR="0091491F" w:rsidRPr="00B43900">
        <w:t xml:space="preserve"> </w:t>
      </w:r>
    </w:p>
    <w:p w14:paraId="0FC3CD06" w14:textId="2BCF7CB6" w:rsidR="0091491F" w:rsidRPr="00B43900" w:rsidRDefault="003A7D6F" w:rsidP="00B43900">
      <w:pPr>
        <w:spacing w:line="276" w:lineRule="auto"/>
        <w:ind w:right="35" w:firstLine="340"/>
        <w:jc w:val="both"/>
        <w:rPr>
          <w:sz w:val="20"/>
          <w:szCs w:val="20"/>
        </w:rPr>
      </w:pPr>
      <w:r w:rsidRPr="00B43900">
        <w:rPr>
          <w:sz w:val="20"/>
          <w:szCs w:val="20"/>
        </w:rPr>
        <w:t xml:space="preserve">Filtering </w:t>
      </w:r>
      <w:proofErr w:type="spellStart"/>
      <w:r w:rsidRPr="00B43900">
        <w:rPr>
          <w:sz w:val="20"/>
          <w:szCs w:val="20"/>
        </w:rPr>
        <w:t>adalah</w:t>
      </w:r>
      <w:proofErr w:type="spellEnd"/>
      <w:r w:rsidRPr="00B43900">
        <w:rPr>
          <w:sz w:val="20"/>
          <w:szCs w:val="20"/>
        </w:rPr>
        <w:t xml:space="preserve"> </w:t>
      </w:r>
      <w:proofErr w:type="spellStart"/>
      <w:r w:rsidRPr="00B43900">
        <w:rPr>
          <w:sz w:val="20"/>
          <w:szCs w:val="20"/>
        </w:rPr>
        <w:t>tahap</w:t>
      </w:r>
      <w:proofErr w:type="spellEnd"/>
      <w:r w:rsidRPr="00B43900">
        <w:rPr>
          <w:sz w:val="20"/>
          <w:szCs w:val="20"/>
        </w:rPr>
        <w:t xml:space="preserve"> </w:t>
      </w:r>
      <w:proofErr w:type="spellStart"/>
      <w:r w:rsidRPr="00B43900">
        <w:rPr>
          <w:sz w:val="20"/>
          <w:szCs w:val="20"/>
        </w:rPr>
        <w:t>mengambil</w:t>
      </w:r>
      <w:proofErr w:type="spellEnd"/>
      <w:r w:rsidRPr="00B43900">
        <w:rPr>
          <w:sz w:val="20"/>
          <w:szCs w:val="20"/>
        </w:rPr>
        <w:t xml:space="preserve"> kata-kata </w:t>
      </w:r>
      <w:proofErr w:type="spellStart"/>
      <w:r w:rsidRPr="00B43900">
        <w:rPr>
          <w:sz w:val="20"/>
          <w:szCs w:val="20"/>
        </w:rPr>
        <w:t>penting</w:t>
      </w:r>
      <w:proofErr w:type="spellEnd"/>
      <w:r w:rsidRPr="00B43900">
        <w:rPr>
          <w:sz w:val="20"/>
          <w:szCs w:val="20"/>
        </w:rPr>
        <w:t xml:space="preserve"> </w:t>
      </w:r>
      <w:proofErr w:type="spellStart"/>
      <w:r w:rsidRPr="00B43900">
        <w:rPr>
          <w:sz w:val="20"/>
          <w:szCs w:val="20"/>
        </w:rPr>
        <w:t>dari</w:t>
      </w:r>
      <w:proofErr w:type="spellEnd"/>
      <w:r w:rsidRPr="00B43900">
        <w:rPr>
          <w:sz w:val="20"/>
          <w:szCs w:val="20"/>
        </w:rPr>
        <w:t xml:space="preserve"> </w:t>
      </w:r>
      <w:proofErr w:type="spellStart"/>
      <w:r w:rsidRPr="00B43900">
        <w:rPr>
          <w:sz w:val="20"/>
          <w:szCs w:val="20"/>
        </w:rPr>
        <w:t>hasil</w:t>
      </w:r>
      <w:proofErr w:type="spellEnd"/>
      <w:r w:rsidRPr="00B43900">
        <w:rPr>
          <w:sz w:val="20"/>
          <w:szCs w:val="20"/>
        </w:rPr>
        <w:t xml:space="preserve"> token[6]. Kata </w:t>
      </w:r>
      <w:proofErr w:type="spellStart"/>
      <w:r w:rsidRPr="00B43900">
        <w:rPr>
          <w:sz w:val="20"/>
          <w:szCs w:val="20"/>
        </w:rPr>
        <w:t>umum</w:t>
      </w:r>
      <w:proofErr w:type="spellEnd"/>
      <w:r w:rsidRPr="00B43900">
        <w:rPr>
          <w:sz w:val="20"/>
          <w:szCs w:val="20"/>
        </w:rPr>
        <w:t xml:space="preserve"> yang </w:t>
      </w:r>
      <w:proofErr w:type="spellStart"/>
      <w:r w:rsidRPr="00B43900">
        <w:rPr>
          <w:sz w:val="20"/>
          <w:szCs w:val="20"/>
        </w:rPr>
        <w:t>biasanya</w:t>
      </w:r>
      <w:proofErr w:type="spellEnd"/>
      <w:r w:rsidRPr="00B43900">
        <w:rPr>
          <w:sz w:val="20"/>
          <w:szCs w:val="20"/>
        </w:rPr>
        <w:t xml:space="preserve"> </w:t>
      </w:r>
      <w:proofErr w:type="spellStart"/>
      <w:r w:rsidRPr="00B43900">
        <w:rPr>
          <w:sz w:val="20"/>
          <w:szCs w:val="20"/>
        </w:rPr>
        <w:t>muncul</w:t>
      </w:r>
      <w:proofErr w:type="spellEnd"/>
      <w:r w:rsidRPr="00B43900">
        <w:rPr>
          <w:sz w:val="20"/>
          <w:szCs w:val="20"/>
        </w:rPr>
        <w:t xml:space="preserve"> dan </w:t>
      </w:r>
      <w:proofErr w:type="spellStart"/>
      <w:r w:rsidRPr="00B43900">
        <w:rPr>
          <w:sz w:val="20"/>
          <w:szCs w:val="20"/>
        </w:rPr>
        <w:t>tidak</w:t>
      </w:r>
      <w:proofErr w:type="spellEnd"/>
      <w:r w:rsidRPr="00B43900">
        <w:rPr>
          <w:sz w:val="20"/>
          <w:szCs w:val="20"/>
        </w:rPr>
        <w:t xml:space="preserve"> </w:t>
      </w:r>
      <w:proofErr w:type="spellStart"/>
      <w:r w:rsidRPr="00B43900">
        <w:rPr>
          <w:sz w:val="20"/>
          <w:szCs w:val="20"/>
        </w:rPr>
        <w:t>memiliki</w:t>
      </w:r>
      <w:proofErr w:type="spellEnd"/>
      <w:r w:rsidRPr="00B43900">
        <w:rPr>
          <w:sz w:val="20"/>
          <w:szCs w:val="20"/>
        </w:rPr>
        <w:t xml:space="preserve"> </w:t>
      </w:r>
      <w:proofErr w:type="spellStart"/>
      <w:r w:rsidRPr="00B43900">
        <w:rPr>
          <w:sz w:val="20"/>
          <w:szCs w:val="20"/>
        </w:rPr>
        <w:t>makna</w:t>
      </w:r>
      <w:proofErr w:type="spellEnd"/>
      <w:r w:rsidRPr="00B43900">
        <w:rPr>
          <w:sz w:val="20"/>
          <w:szCs w:val="20"/>
        </w:rPr>
        <w:t xml:space="preserve"> </w:t>
      </w:r>
      <w:proofErr w:type="spellStart"/>
      <w:r w:rsidRPr="00B43900">
        <w:rPr>
          <w:sz w:val="20"/>
          <w:szCs w:val="20"/>
        </w:rPr>
        <w:t>disebut</w:t>
      </w:r>
      <w:proofErr w:type="spellEnd"/>
      <w:r w:rsidRPr="00B43900">
        <w:rPr>
          <w:sz w:val="20"/>
          <w:szCs w:val="20"/>
        </w:rPr>
        <w:t xml:space="preserve"> </w:t>
      </w:r>
      <w:proofErr w:type="spellStart"/>
      <w:r w:rsidRPr="00B43900">
        <w:rPr>
          <w:sz w:val="20"/>
          <w:szCs w:val="20"/>
        </w:rPr>
        <w:t>dengan</w:t>
      </w:r>
      <w:proofErr w:type="spellEnd"/>
      <w:r w:rsidRPr="00B43900">
        <w:rPr>
          <w:sz w:val="20"/>
          <w:szCs w:val="20"/>
        </w:rPr>
        <w:t xml:space="preserve"> </w:t>
      </w:r>
      <w:proofErr w:type="spellStart"/>
      <w:r w:rsidRPr="00B43900">
        <w:rPr>
          <w:sz w:val="20"/>
          <w:szCs w:val="20"/>
        </w:rPr>
        <w:t>stopword</w:t>
      </w:r>
      <w:proofErr w:type="spellEnd"/>
      <w:r w:rsidRPr="00B43900">
        <w:rPr>
          <w:sz w:val="20"/>
          <w:szCs w:val="20"/>
        </w:rPr>
        <w:t xml:space="preserve">, </w:t>
      </w:r>
      <w:proofErr w:type="spellStart"/>
      <w:r w:rsidRPr="00B43900">
        <w:rPr>
          <w:sz w:val="20"/>
          <w:szCs w:val="20"/>
        </w:rPr>
        <w:t>misalnya</w:t>
      </w:r>
      <w:proofErr w:type="spellEnd"/>
      <w:r w:rsidRPr="00B43900">
        <w:rPr>
          <w:sz w:val="20"/>
          <w:szCs w:val="20"/>
        </w:rPr>
        <w:t xml:space="preserve"> </w:t>
      </w:r>
      <w:proofErr w:type="spellStart"/>
      <w:r w:rsidRPr="00B43900">
        <w:rPr>
          <w:sz w:val="20"/>
          <w:szCs w:val="20"/>
        </w:rPr>
        <w:t>penggunaan</w:t>
      </w:r>
      <w:proofErr w:type="spellEnd"/>
      <w:r w:rsidRPr="00B43900">
        <w:rPr>
          <w:sz w:val="20"/>
          <w:szCs w:val="20"/>
        </w:rPr>
        <w:t xml:space="preserve"> kata </w:t>
      </w:r>
      <w:proofErr w:type="spellStart"/>
      <w:r w:rsidRPr="00B43900">
        <w:rPr>
          <w:sz w:val="20"/>
          <w:szCs w:val="20"/>
        </w:rPr>
        <w:t>penghubung</w:t>
      </w:r>
      <w:proofErr w:type="spellEnd"/>
      <w:r w:rsidRPr="00B43900">
        <w:rPr>
          <w:sz w:val="20"/>
          <w:szCs w:val="20"/>
        </w:rPr>
        <w:t xml:space="preserve"> </w:t>
      </w:r>
      <w:proofErr w:type="spellStart"/>
      <w:r w:rsidRPr="00B43900">
        <w:rPr>
          <w:sz w:val="20"/>
          <w:szCs w:val="20"/>
        </w:rPr>
        <w:t>seperti</w:t>
      </w:r>
      <w:proofErr w:type="spellEnd"/>
      <w:r w:rsidRPr="00B43900">
        <w:rPr>
          <w:sz w:val="20"/>
          <w:szCs w:val="20"/>
        </w:rPr>
        <w:t xml:space="preserve"> 8 “dan, yang, </w:t>
      </w:r>
      <w:proofErr w:type="spellStart"/>
      <w:r w:rsidRPr="00B43900">
        <w:rPr>
          <w:sz w:val="20"/>
          <w:szCs w:val="20"/>
        </w:rPr>
        <w:lastRenderedPageBreak/>
        <w:t>setelah</w:t>
      </w:r>
      <w:proofErr w:type="spellEnd"/>
      <w:r w:rsidRPr="00B43900">
        <w:rPr>
          <w:sz w:val="20"/>
          <w:szCs w:val="20"/>
        </w:rPr>
        <w:t xml:space="preserve">, </w:t>
      </w:r>
      <w:proofErr w:type="spellStart"/>
      <w:r w:rsidRPr="00B43900">
        <w:rPr>
          <w:sz w:val="20"/>
          <w:szCs w:val="20"/>
        </w:rPr>
        <w:t>apakah</w:t>
      </w:r>
      <w:proofErr w:type="spellEnd"/>
      <w:r w:rsidRPr="00B43900">
        <w:rPr>
          <w:sz w:val="20"/>
          <w:szCs w:val="20"/>
        </w:rPr>
        <w:t xml:space="preserve">, </w:t>
      </w:r>
      <w:proofErr w:type="spellStart"/>
      <w:r w:rsidRPr="00B43900">
        <w:rPr>
          <w:sz w:val="20"/>
          <w:szCs w:val="20"/>
        </w:rPr>
        <w:t>dapat</w:t>
      </w:r>
      <w:proofErr w:type="spellEnd"/>
      <w:r w:rsidRPr="00B43900">
        <w:rPr>
          <w:sz w:val="20"/>
          <w:szCs w:val="20"/>
        </w:rPr>
        <w:t xml:space="preserve">, dan </w:t>
      </w:r>
      <w:proofErr w:type="spellStart"/>
      <w:r w:rsidRPr="00B43900">
        <w:rPr>
          <w:sz w:val="20"/>
          <w:szCs w:val="20"/>
        </w:rPr>
        <w:t>lainnya</w:t>
      </w:r>
      <w:proofErr w:type="spellEnd"/>
      <w:r w:rsidRPr="00B43900">
        <w:rPr>
          <w:sz w:val="20"/>
          <w:szCs w:val="20"/>
        </w:rPr>
        <w:t xml:space="preserve">”. </w:t>
      </w:r>
      <w:proofErr w:type="spellStart"/>
      <w:r w:rsidRPr="00B43900">
        <w:rPr>
          <w:sz w:val="20"/>
          <w:szCs w:val="20"/>
        </w:rPr>
        <w:t>Penghilangan</w:t>
      </w:r>
      <w:proofErr w:type="spellEnd"/>
      <w:r w:rsidRPr="00B43900">
        <w:rPr>
          <w:sz w:val="20"/>
          <w:szCs w:val="20"/>
        </w:rPr>
        <w:t xml:space="preserve"> </w:t>
      </w:r>
      <w:proofErr w:type="spellStart"/>
      <w:r w:rsidRPr="00B43900">
        <w:rPr>
          <w:sz w:val="20"/>
          <w:szCs w:val="20"/>
        </w:rPr>
        <w:t>stopword</w:t>
      </w:r>
      <w:proofErr w:type="spellEnd"/>
      <w:r w:rsidRPr="00B43900">
        <w:rPr>
          <w:sz w:val="20"/>
          <w:szCs w:val="20"/>
        </w:rPr>
        <w:t xml:space="preserve"> </w:t>
      </w:r>
      <w:proofErr w:type="spellStart"/>
      <w:r w:rsidRPr="00B43900">
        <w:rPr>
          <w:sz w:val="20"/>
          <w:szCs w:val="20"/>
        </w:rPr>
        <w:t>ini</w:t>
      </w:r>
      <w:proofErr w:type="spellEnd"/>
      <w:r w:rsidRPr="00B43900">
        <w:rPr>
          <w:sz w:val="20"/>
          <w:szCs w:val="20"/>
        </w:rPr>
        <w:t xml:space="preserve"> </w:t>
      </w:r>
      <w:proofErr w:type="spellStart"/>
      <w:r w:rsidRPr="00B43900">
        <w:rPr>
          <w:sz w:val="20"/>
          <w:szCs w:val="20"/>
        </w:rPr>
        <w:t>dapat</w:t>
      </w:r>
      <w:proofErr w:type="spellEnd"/>
      <w:r w:rsidRPr="00B43900">
        <w:rPr>
          <w:sz w:val="20"/>
          <w:szCs w:val="20"/>
        </w:rPr>
        <w:t xml:space="preserve"> </w:t>
      </w:r>
      <w:proofErr w:type="spellStart"/>
      <w:r w:rsidRPr="00B43900">
        <w:rPr>
          <w:sz w:val="20"/>
          <w:szCs w:val="20"/>
        </w:rPr>
        <w:t>mengurangi</w:t>
      </w:r>
      <w:proofErr w:type="spellEnd"/>
      <w:r w:rsidRPr="00B43900">
        <w:rPr>
          <w:sz w:val="20"/>
          <w:szCs w:val="20"/>
        </w:rPr>
        <w:t xml:space="preserve"> </w:t>
      </w:r>
      <w:proofErr w:type="spellStart"/>
      <w:r w:rsidRPr="00B43900">
        <w:rPr>
          <w:sz w:val="20"/>
          <w:szCs w:val="20"/>
        </w:rPr>
        <w:t>ukuran</w:t>
      </w:r>
      <w:proofErr w:type="spellEnd"/>
      <w:r w:rsidRPr="00B43900">
        <w:rPr>
          <w:sz w:val="20"/>
          <w:szCs w:val="20"/>
        </w:rPr>
        <w:t xml:space="preserve"> index dan </w:t>
      </w:r>
      <w:proofErr w:type="spellStart"/>
      <w:r w:rsidRPr="00B43900">
        <w:rPr>
          <w:sz w:val="20"/>
          <w:szCs w:val="20"/>
        </w:rPr>
        <w:t>waktu</w:t>
      </w:r>
      <w:proofErr w:type="spellEnd"/>
      <w:r w:rsidRPr="00B43900">
        <w:rPr>
          <w:sz w:val="20"/>
          <w:szCs w:val="20"/>
        </w:rPr>
        <w:t xml:space="preserve"> </w:t>
      </w:r>
      <w:proofErr w:type="spellStart"/>
      <w:r w:rsidRPr="00B43900">
        <w:rPr>
          <w:sz w:val="20"/>
          <w:szCs w:val="20"/>
        </w:rPr>
        <w:t>pemrosesan</w:t>
      </w:r>
      <w:proofErr w:type="spellEnd"/>
      <w:r w:rsidRPr="00B43900">
        <w:rPr>
          <w:sz w:val="20"/>
          <w:szCs w:val="20"/>
        </w:rPr>
        <w:t>[7].</w:t>
      </w:r>
      <w:r w:rsidR="0091491F" w:rsidRPr="00B43900">
        <w:rPr>
          <w:sz w:val="20"/>
          <w:szCs w:val="20"/>
        </w:rPr>
        <w:t xml:space="preserve"> </w:t>
      </w:r>
    </w:p>
    <w:p w14:paraId="659D2B88" w14:textId="77777777" w:rsidR="0091491F" w:rsidRPr="00B43900" w:rsidRDefault="0091491F" w:rsidP="00B43900">
      <w:pPr>
        <w:spacing w:line="276" w:lineRule="auto"/>
        <w:ind w:right="35"/>
        <w:jc w:val="both"/>
        <w:rPr>
          <w:sz w:val="20"/>
          <w:szCs w:val="20"/>
        </w:rPr>
      </w:pPr>
      <w:proofErr w:type="spellStart"/>
      <w:r w:rsidRPr="00B43900">
        <w:rPr>
          <w:sz w:val="20"/>
          <w:szCs w:val="20"/>
        </w:rPr>
        <w:t>Contoh</w:t>
      </w:r>
      <w:proofErr w:type="spellEnd"/>
      <w:r w:rsidRPr="00B43900">
        <w:rPr>
          <w:sz w:val="20"/>
          <w:szCs w:val="20"/>
        </w:rPr>
        <w:t xml:space="preserve">: </w:t>
      </w:r>
    </w:p>
    <w:p w14:paraId="782E4682" w14:textId="77777777" w:rsidR="003A7D6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'chatbot', '</w:t>
      </w:r>
      <w:proofErr w:type="spellStart"/>
      <w:r w:rsidRPr="009404BB">
        <w:rPr>
          <w:sz w:val="20"/>
          <w:szCs w:val="20"/>
        </w:rPr>
        <w:t>dapat</w:t>
      </w:r>
      <w:proofErr w:type="spellEnd"/>
      <w:r w:rsidRPr="009404BB">
        <w:rPr>
          <w:sz w:val="20"/>
          <w:szCs w:val="20"/>
        </w:rPr>
        <w:t>', '</w:t>
      </w:r>
      <w:proofErr w:type="spellStart"/>
      <w:r w:rsidRPr="009404BB">
        <w:rPr>
          <w:sz w:val="20"/>
          <w:szCs w:val="20"/>
        </w:rPr>
        <w:t>berkomunikasi</w:t>
      </w:r>
      <w:proofErr w:type="spellEnd"/>
      <w:r w:rsidRPr="009404BB">
        <w:rPr>
          <w:sz w:val="20"/>
          <w:szCs w:val="20"/>
        </w:rPr>
        <w:t xml:space="preserve">'] </w:t>
      </w:r>
    </w:p>
    <w:p w14:paraId="4B978E7B" w14:textId="60715DF4" w:rsidR="0091491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['chatbot', '</w:t>
      </w:r>
      <w:proofErr w:type="spellStart"/>
      <w:r w:rsidRPr="009404BB">
        <w:rPr>
          <w:sz w:val="20"/>
          <w:szCs w:val="20"/>
        </w:rPr>
        <w:t>berkomunikasi</w:t>
      </w:r>
      <w:proofErr w:type="spellEnd"/>
      <w:r w:rsidRPr="009404BB">
        <w:rPr>
          <w:sz w:val="20"/>
          <w:szCs w:val="20"/>
        </w:rPr>
        <w:t>']</w:t>
      </w:r>
      <w:r w:rsidR="0091491F" w:rsidRPr="009404BB">
        <w:rPr>
          <w:sz w:val="20"/>
          <w:szCs w:val="20"/>
        </w:rPr>
        <w:t xml:space="preserve"> </w:t>
      </w:r>
    </w:p>
    <w:p w14:paraId="43295E8B" w14:textId="77777777" w:rsidR="0091491F" w:rsidRPr="009404BB" w:rsidRDefault="0091491F" w:rsidP="000C5FFA">
      <w:pPr>
        <w:pStyle w:val="ListParagraph"/>
        <w:spacing w:line="276" w:lineRule="auto"/>
        <w:ind w:left="700" w:right="35"/>
        <w:jc w:val="both"/>
        <w:rPr>
          <w:sz w:val="20"/>
          <w:szCs w:val="20"/>
        </w:rPr>
      </w:pPr>
    </w:p>
    <w:p w14:paraId="1041DC34" w14:textId="57595F81" w:rsidR="0091491F" w:rsidRPr="00B43900" w:rsidRDefault="00B43900" w:rsidP="00B43900">
      <w:pPr>
        <w:pStyle w:val="Heading4"/>
      </w:pPr>
      <w:r>
        <w:t xml:space="preserve">6. </w:t>
      </w:r>
      <w:r w:rsidR="003A7D6F" w:rsidRPr="00B43900">
        <w:t>Stemming</w:t>
      </w:r>
      <w:r w:rsidR="0091491F" w:rsidRPr="00B43900">
        <w:t xml:space="preserve"> </w:t>
      </w:r>
    </w:p>
    <w:p w14:paraId="49A9705C" w14:textId="0E1D4D11" w:rsidR="0091491F" w:rsidRPr="00B43900" w:rsidRDefault="003A7D6F" w:rsidP="00B43900">
      <w:pPr>
        <w:spacing w:line="276" w:lineRule="auto"/>
        <w:ind w:right="35" w:firstLine="426"/>
        <w:jc w:val="both"/>
        <w:rPr>
          <w:sz w:val="20"/>
          <w:szCs w:val="20"/>
        </w:rPr>
      </w:pPr>
      <w:r w:rsidRPr="00B43900">
        <w:rPr>
          <w:sz w:val="20"/>
          <w:szCs w:val="20"/>
        </w:rPr>
        <w:t xml:space="preserve">Stemming </w:t>
      </w:r>
      <w:proofErr w:type="spellStart"/>
      <w:r w:rsidRPr="00B43900">
        <w:rPr>
          <w:sz w:val="20"/>
          <w:szCs w:val="20"/>
        </w:rPr>
        <w:t>adalah</w:t>
      </w:r>
      <w:proofErr w:type="spellEnd"/>
      <w:r w:rsidRPr="00B43900">
        <w:rPr>
          <w:sz w:val="20"/>
          <w:szCs w:val="20"/>
        </w:rPr>
        <w:t xml:space="preserve"> proses </w:t>
      </w:r>
      <w:proofErr w:type="spellStart"/>
      <w:r w:rsidRPr="00B43900">
        <w:rPr>
          <w:sz w:val="20"/>
          <w:szCs w:val="20"/>
        </w:rPr>
        <w:t>mengubah</w:t>
      </w:r>
      <w:proofErr w:type="spellEnd"/>
      <w:r w:rsidRPr="00B43900">
        <w:rPr>
          <w:sz w:val="20"/>
          <w:szCs w:val="20"/>
        </w:rPr>
        <w:t xml:space="preserve"> kata </w:t>
      </w:r>
      <w:proofErr w:type="spellStart"/>
      <w:r w:rsidRPr="00B43900">
        <w:rPr>
          <w:sz w:val="20"/>
          <w:szCs w:val="20"/>
        </w:rPr>
        <w:t>ke</w:t>
      </w:r>
      <w:proofErr w:type="spellEnd"/>
      <w:r w:rsidRPr="00B43900">
        <w:rPr>
          <w:sz w:val="20"/>
          <w:szCs w:val="20"/>
        </w:rPr>
        <w:t xml:space="preserve"> </w:t>
      </w:r>
      <w:proofErr w:type="spellStart"/>
      <w:r w:rsidRPr="00B43900">
        <w:rPr>
          <w:sz w:val="20"/>
          <w:szCs w:val="20"/>
        </w:rPr>
        <w:t>bentuk</w:t>
      </w:r>
      <w:proofErr w:type="spellEnd"/>
      <w:r w:rsidRPr="00B43900">
        <w:rPr>
          <w:sz w:val="20"/>
          <w:szCs w:val="20"/>
        </w:rPr>
        <w:t xml:space="preserve"> </w:t>
      </w:r>
      <w:proofErr w:type="spellStart"/>
      <w:r w:rsidRPr="00B43900">
        <w:rPr>
          <w:sz w:val="20"/>
          <w:szCs w:val="20"/>
        </w:rPr>
        <w:t>dasarnya</w:t>
      </w:r>
      <w:proofErr w:type="spellEnd"/>
      <w:r w:rsidRPr="00B43900">
        <w:rPr>
          <w:sz w:val="20"/>
          <w:szCs w:val="20"/>
        </w:rPr>
        <w:t xml:space="preserve">. </w:t>
      </w:r>
      <w:proofErr w:type="spellStart"/>
      <w:r w:rsidRPr="00B43900">
        <w:rPr>
          <w:sz w:val="20"/>
          <w:szCs w:val="20"/>
        </w:rPr>
        <w:t>Misalnya</w:t>
      </w:r>
      <w:proofErr w:type="spellEnd"/>
      <w:r w:rsidRPr="00B43900">
        <w:rPr>
          <w:sz w:val="20"/>
          <w:szCs w:val="20"/>
        </w:rPr>
        <w:t xml:space="preserve"> kata “</w:t>
      </w:r>
      <w:proofErr w:type="spellStart"/>
      <w:r w:rsidRPr="00B43900">
        <w:rPr>
          <w:sz w:val="20"/>
          <w:szCs w:val="20"/>
        </w:rPr>
        <w:t>mendengarkan</w:t>
      </w:r>
      <w:proofErr w:type="spellEnd"/>
      <w:r w:rsidRPr="00B43900">
        <w:rPr>
          <w:sz w:val="20"/>
          <w:szCs w:val="20"/>
        </w:rPr>
        <w:t>”, “</w:t>
      </w:r>
      <w:proofErr w:type="spellStart"/>
      <w:r w:rsidRPr="00B43900">
        <w:rPr>
          <w:sz w:val="20"/>
          <w:szCs w:val="20"/>
        </w:rPr>
        <w:t>dengarkan</w:t>
      </w:r>
      <w:proofErr w:type="spellEnd"/>
      <w:r w:rsidRPr="00B43900">
        <w:rPr>
          <w:sz w:val="20"/>
          <w:szCs w:val="20"/>
        </w:rPr>
        <w:t>”, “</w:t>
      </w:r>
      <w:proofErr w:type="spellStart"/>
      <w:r w:rsidRPr="00B43900">
        <w:rPr>
          <w:sz w:val="20"/>
          <w:szCs w:val="20"/>
        </w:rPr>
        <w:t>didengarkan</w:t>
      </w:r>
      <w:proofErr w:type="spellEnd"/>
      <w:r w:rsidRPr="00B43900">
        <w:rPr>
          <w:sz w:val="20"/>
          <w:szCs w:val="20"/>
        </w:rPr>
        <w:t xml:space="preserve">” </w:t>
      </w:r>
      <w:proofErr w:type="spellStart"/>
      <w:r w:rsidRPr="00B43900">
        <w:rPr>
          <w:sz w:val="20"/>
          <w:szCs w:val="20"/>
        </w:rPr>
        <w:t>akan</w:t>
      </w:r>
      <w:proofErr w:type="spellEnd"/>
      <w:r w:rsidRPr="00B43900">
        <w:rPr>
          <w:sz w:val="20"/>
          <w:szCs w:val="20"/>
        </w:rPr>
        <w:t xml:space="preserve"> </w:t>
      </w:r>
      <w:proofErr w:type="spellStart"/>
      <w:r w:rsidRPr="00B43900">
        <w:rPr>
          <w:sz w:val="20"/>
          <w:szCs w:val="20"/>
        </w:rPr>
        <w:t>ditransformasi</w:t>
      </w:r>
      <w:proofErr w:type="spellEnd"/>
      <w:r w:rsidRPr="00B43900">
        <w:rPr>
          <w:sz w:val="20"/>
          <w:szCs w:val="20"/>
        </w:rPr>
        <w:t xml:space="preserve"> </w:t>
      </w:r>
      <w:proofErr w:type="spellStart"/>
      <w:r w:rsidRPr="00B43900">
        <w:rPr>
          <w:sz w:val="20"/>
          <w:szCs w:val="20"/>
        </w:rPr>
        <w:t>menjadi</w:t>
      </w:r>
      <w:proofErr w:type="spellEnd"/>
      <w:r w:rsidRPr="00B43900">
        <w:rPr>
          <w:sz w:val="20"/>
          <w:szCs w:val="20"/>
        </w:rPr>
        <w:t xml:space="preserve"> kata “</w:t>
      </w:r>
      <w:proofErr w:type="spellStart"/>
      <w:r w:rsidRPr="00B43900">
        <w:rPr>
          <w:sz w:val="20"/>
          <w:szCs w:val="20"/>
        </w:rPr>
        <w:t>dengar</w:t>
      </w:r>
      <w:proofErr w:type="spellEnd"/>
      <w:r w:rsidRPr="00B43900">
        <w:rPr>
          <w:sz w:val="20"/>
          <w:szCs w:val="20"/>
        </w:rPr>
        <w:t xml:space="preserve">”[6]. Selain </w:t>
      </w:r>
      <w:proofErr w:type="spellStart"/>
      <w:r w:rsidRPr="00B43900">
        <w:rPr>
          <w:sz w:val="20"/>
          <w:szCs w:val="20"/>
        </w:rPr>
        <w:t>itu</w:t>
      </w:r>
      <w:proofErr w:type="spellEnd"/>
      <w:r w:rsidRPr="00B43900">
        <w:rPr>
          <w:sz w:val="20"/>
          <w:szCs w:val="20"/>
        </w:rPr>
        <w:t xml:space="preserve"> juga </w:t>
      </w:r>
      <w:proofErr w:type="spellStart"/>
      <w:r w:rsidRPr="00B43900">
        <w:rPr>
          <w:sz w:val="20"/>
          <w:szCs w:val="20"/>
        </w:rPr>
        <w:t>untuk</w:t>
      </w:r>
      <w:proofErr w:type="spellEnd"/>
      <w:r w:rsidRPr="00B43900">
        <w:rPr>
          <w:sz w:val="20"/>
          <w:szCs w:val="20"/>
        </w:rPr>
        <w:t xml:space="preserve"> </w:t>
      </w:r>
      <w:proofErr w:type="spellStart"/>
      <w:r w:rsidRPr="00B43900">
        <w:rPr>
          <w:sz w:val="20"/>
          <w:szCs w:val="20"/>
        </w:rPr>
        <w:t>melakukan</w:t>
      </w:r>
      <w:proofErr w:type="spellEnd"/>
      <w:r w:rsidRPr="00B43900">
        <w:rPr>
          <w:sz w:val="20"/>
          <w:szCs w:val="20"/>
        </w:rPr>
        <w:t xml:space="preserve"> </w:t>
      </w:r>
      <w:proofErr w:type="spellStart"/>
      <w:r w:rsidRPr="00B43900">
        <w:rPr>
          <w:sz w:val="20"/>
          <w:szCs w:val="20"/>
        </w:rPr>
        <w:t>pengelompokan</w:t>
      </w:r>
      <w:proofErr w:type="spellEnd"/>
      <w:r w:rsidRPr="00B43900">
        <w:rPr>
          <w:sz w:val="20"/>
          <w:szCs w:val="20"/>
        </w:rPr>
        <w:t xml:space="preserve"> kata-kata lain yang </w:t>
      </w:r>
      <w:proofErr w:type="spellStart"/>
      <w:r w:rsidRPr="00B43900">
        <w:rPr>
          <w:sz w:val="20"/>
          <w:szCs w:val="20"/>
        </w:rPr>
        <w:t>memiliki</w:t>
      </w:r>
      <w:proofErr w:type="spellEnd"/>
      <w:r w:rsidRPr="00B43900">
        <w:rPr>
          <w:sz w:val="20"/>
          <w:szCs w:val="20"/>
        </w:rPr>
        <w:t xml:space="preserve"> kata </w:t>
      </w:r>
      <w:proofErr w:type="spellStart"/>
      <w:r w:rsidRPr="00B43900">
        <w:rPr>
          <w:sz w:val="20"/>
          <w:szCs w:val="20"/>
        </w:rPr>
        <w:t>dasar</w:t>
      </w:r>
      <w:proofErr w:type="spellEnd"/>
      <w:r w:rsidRPr="00B43900">
        <w:rPr>
          <w:sz w:val="20"/>
          <w:szCs w:val="20"/>
        </w:rPr>
        <w:t xml:space="preserve"> dan arti yang </w:t>
      </w:r>
      <w:proofErr w:type="spellStart"/>
      <w:r w:rsidRPr="00B43900">
        <w:rPr>
          <w:sz w:val="20"/>
          <w:szCs w:val="20"/>
        </w:rPr>
        <w:t>serupa</w:t>
      </w:r>
      <w:proofErr w:type="spellEnd"/>
      <w:r w:rsidRPr="00B43900">
        <w:rPr>
          <w:sz w:val="20"/>
          <w:szCs w:val="20"/>
        </w:rPr>
        <w:t xml:space="preserve"> </w:t>
      </w:r>
      <w:proofErr w:type="spellStart"/>
      <w:r w:rsidRPr="00B43900">
        <w:rPr>
          <w:sz w:val="20"/>
          <w:szCs w:val="20"/>
        </w:rPr>
        <w:t>namun</w:t>
      </w:r>
      <w:proofErr w:type="spellEnd"/>
      <w:r w:rsidRPr="00B43900">
        <w:rPr>
          <w:sz w:val="20"/>
          <w:szCs w:val="20"/>
        </w:rPr>
        <w:t xml:space="preserve"> </w:t>
      </w:r>
      <w:proofErr w:type="spellStart"/>
      <w:r w:rsidRPr="00B43900">
        <w:rPr>
          <w:sz w:val="20"/>
          <w:szCs w:val="20"/>
        </w:rPr>
        <w:t>memiliki</w:t>
      </w:r>
      <w:proofErr w:type="spellEnd"/>
      <w:r w:rsidRPr="00B43900">
        <w:rPr>
          <w:sz w:val="20"/>
          <w:szCs w:val="20"/>
        </w:rPr>
        <w:t xml:space="preserve"> </w:t>
      </w:r>
      <w:proofErr w:type="spellStart"/>
      <w:r w:rsidRPr="00B43900">
        <w:rPr>
          <w:sz w:val="20"/>
          <w:szCs w:val="20"/>
        </w:rPr>
        <w:t>bentuk</w:t>
      </w:r>
      <w:proofErr w:type="spellEnd"/>
      <w:r w:rsidRPr="00B43900">
        <w:rPr>
          <w:sz w:val="20"/>
          <w:szCs w:val="20"/>
        </w:rPr>
        <w:t xml:space="preserve"> yang </w:t>
      </w:r>
      <w:proofErr w:type="spellStart"/>
      <w:r w:rsidRPr="00B43900">
        <w:rPr>
          <w:sz w:val="20"/>
          <w:szCs w:val="20"/>
        </w:rPr>
        <w:t>berbeda</w:t>
      </w:r>
      <w:proofErr w:type="spellEnd"/>
      <w:r w:rsidRPr="00B43900">
        <w:rPr>
          <w:sz w:val="20"/>
          <w:szCs w:val="20"/>
        </w:rPr>
        <w:t xml:space="preserve"> </w:t>
      </w:r>
      <w:proofErr w:type="spellStart"/>
      <w:r w:rsidRPr="00B43900">
        <w:rPr>
          <w:sz w:val="20"/>
          <w:szCs w:val="20"/>
        </w:rPr>
        <w:t>karena</w:t>
      </w:r>
      <w:proofErr w:type="spellEnd"/>
      <w:r w:rsidRPr="00B43900">
        <w:rPr>
          <w:sz w:val="20"/>
          <w:szCs w:val="20"/>
        </w:rPr>
        <w:t xml:space="preserve"> </w:t>
      </w:r>
      <w:proofErr w:type="spellStart"/>
      <w:r w:rsidRPr="00B43900">
        <w:rPr>
          <w:sz w:val="20"/>
          <w:szCs w:val="20"/>
        </w:rPr>
        <w:t>mendapatkan</w:t>
      </w:r>
      <w:proofErr w:type="spellEnd"/>
      <w:r w:rsidRPr="00B43900">
        <w:rPr>
          <w:sz w:val="20"/>
          <w:szCs w:val="20"/>
        </w:rPr>
        <w:t xml:space="preserve"> </w:t>
      </w:r>
      <w:proofErr w:type="spellStart"/>
      <w:r w:rsidRPr="00B43900">
        <w:rPr>
          <w:sz w:val="20"/>
          <w:szCs w:val="20"/>
        </w:rPr>
        <w:t>imbuhan</w:t>
      </w:r>
      <w:proofErr w:type="spellEnd"/>
      <w:r w:rsidRPr="00B43900">
        <w:rPr>
          <w:sz w:val="20"/>
          <w:szCs w:val="20"/>
        </w:rPr>
        <w:t xml:space="preserve"> yang </w:t>
      </w:r>
      <w:proofErr w:type="spellStart"/>
      <w:r w:rsidRPr="00B43900">
        <w:rPr>
          <w:sz w:val="20"/>
          <w:szCs w:val="20"/>
        </w:rPr>
        <w:t>berbeda</w:t>
      </w:r>
      <w:proofErr w:type="spellEnd"/>
      <w:r w:rsidRPr="00B43900">
        <w:rPr>
          <w:sz w:val="20"/>
          <w:szCs w:val="20"/>
        </w:rPr>
        <w:t xml:space="preserve"> pula[7].</w:t>
      </w:r>
      <w:r w:rsidR="0091491F" w:rsidRPr="00B43900">
        <w:rPr>
          <w:sz w:val="20"/>
          <w:szCs w:val="20"/>
        </w:rPr>
        <w:t xml:space="preserve"> </w:t>
      </w:r>
    </w:p>
    <w:p w14:paraId="04485F7A" w14:textId="77777777" w:rsidR="0091491F" w:rsidRPr="009404BB" w:rsidRDefault="0091491F" w:rsidP="000C5FFA">
      <w:pPr>
        <w:pStyle w:val="ListParagraph"/>
        <w:spacing w:line="276" w:lineRule="auto"/>
        <w:ind w:left="426" w:right="35"/>
        <w:jc w:val="both"/>
        <w:rPr>
          <w:sz w:val="20"/>
          <w:szCs w:val="20"/>
        </w:rPr>
      </w:pPr>
      <w:proofErr w:type="spellStart"/>
      <w:r w:rsidRPr="009404BB">
        <w:rPr>
          <w:sz w:val="20"/>
          <w:szCs w:val="20"/>
        </w:rPr>
        <w:t>Contoh</w:t>
      </w:r>
      <w:proofErr w:type="spellEnd"/>
      <w:r w:rsidRPr="009404BB">
        <w:rPr>
          <w:sz w:val="20"/>
          <w:szCs w:val="20"/>
        </w:rPr>
        <w:t xml:space="preserve">: </w:t>
      </w:r>
    </w:p>
    <w:p w14:paraId="583A337D" w14:textId="77777777" w:rsidR="003A7D6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['chatbot', '</w:t>
      </w:r>
      <w:proofErr w:type="spellStart"/>
      <w:r w:rsidRPr="009404BB">
        <w:rPr>
          <w:sz w:val="20"/>
          <w:szCs w:val="20"/>
        </w:rPr>
        <w:t>berkomunikasi</w:t>
      </w:r>
      <w:proofErr w:type="spellEnd"/>
      <w:r w:rsidRPr="009404BB">
        <w:rPr>
          <w:sz w:val="20"/>
          <w:szCs w:val="20"/>
        </w:rPr>
        <w:t xml:space="preserve">'] </w:t>
      </w:r>
    </w:p>
    <w:p w14:paraId="3CE8CFA8" w14:textId="71515516" w:rsidR="0091491F" w:rsidRPr="009404BB" w:rsidRDefault="003A7D6F" w:rsidP="000C5FFA">
      <w:pPr>
        <w:pStyle w:val="ListParagraph"/>
        <w:spacing w:line="276" w:lineRule="auto"/>
        <w:ind w:left="426" w:right="35"/>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['chatbot', '</w:t>
      </w:r>
      <w:proofErr w:type="spellStart"/>
      <w:r w:rsidRPr="009404BB">
        <w:rPr>
          <w:sz w:val="20"/>
          <w:szCs w:val="20"/>
        </w:rPr>
        <w:t>komunikasi</w:t>
      </w:r>
      <w:proofErr w:type="spellEnd"/>
      <w:r w:rsidRPr="009404BB">
        <w:rPr>
          <w:sz w:val="20"/>
          <w:szCs w:val="20"/>
        </w:rPr>
        <w:t>']</w:t>
      </w:r>
      <w:r w:rsidR="0091491F" w:rsidRPr="009404BB">
        <w:rPr>
          <w:sz w:val="20"/>
          <w:szCs w:val="20"/>
        </w:rPr>
        <w:t xml:space="preserve"> </w:t>
      </w:r>
    </w:p>
    <w:p w14:paraId="55F60FFF" w14:textId="77777777" w:rsidR="0091491F" w:rsidRPr="009404BB" w:rsidRDefault="0091491F" w:rsidP="000C5FFA">
      <w:pPr>
        <w:spacing w:line="276" w:lineRule="auto"/>
        <w:ind w:right="35" w:firstLine="340"/>
        <w:jc w:val="both"/>
        <w:rPr>
          <w:sz w:val="20"/>
          <w:szCs w:val="20"/>
        </w:rPr>
      </w:pPr>
    </w:p>
    <w:p w14:paraId="76A5AD1A" w14:textId="4CEEC7A3" w:rsidR="00B43900" w:rsidRPr="00B43900" w:rsidRDefault="00A833DC" w:rsidP="00B43900">
      <w:pPr>
        <w:pStyle w:val="Heading3"/>
        <w:ind w:right="35"/>
        <w:rPr>
          <w:rFonts w:cs="Times New Roman"/>
          <w:bCs/>
          <w:szCs w:val="20"/>
        </w:rPr>
      </w:pPr>
      <w:bookmarkStart w:id="47" w:name="_Toc176987395"/>
      <w:bookmarkStart w:id="48" w:name="_Toc202306601"/>
      <w:r w:rsidRPr="009404BB">
        <w:rPr>
          <w:rFonts w:cs="Times New Roman"/>
          <w:bCs/>
          <w:szCs w:val="20"/>
        </w:rPr>
        <w:t>2.2.</w:t>
      </w:r>
      <w:r w:rsidR="000838B3" w:rsidRPr="009404BB">
        <w:rPr>
          <w:rFonts w:cs="Times New Roman"/>
          <w:bCs/>
          <w:szCs w:val="20"/>
        </w:rPr>
        <w:t>6</w:t>
      </w:r>
      <w:r w:rsidRPr="009404BB">
        <w:rPr>
          <w:rFonts w:cs="Times New Roman"/>
          <w:bCs/>
          <w:szCs w:val="20"/>
        </w:rPr>
        <w:t xml:space="preserve"> </w:t>
      </w:r>
      <w:r w:rsidR="000838B3" w:rsidRPr="009404BB">
        <w:rPr>
          <w:rFonts w:cs="Times New Roman"/>
          <w:bCs/>
          <w:szCs w:val="20"/>
        </w:rPr>
        <w:t>Context Recognition</w:t>
      </w:r>
      <w:bookmarkEnd w:id="47"/>
      <w:bookmarkEnd w:id="48"/>
      <w:r w:rsidR="000838B3" w:rsidRPr="009404BB">
        <w:rPr>
          <w:rFonts w:cs="Times New Roman"/>
          <w:bCs/>
          <w:szCs w:val="20"/>
        </w:rPr>
        <w:t xml:space="preserve"> </w:t>
      </w:r>
    </w:p>
    <w:p w14:paraId="1A2AD48D" w14:textId="227D95E6" w:rsidR="00B6019D" w:rsidRPr="00B43900" w:rsidRDefault="000838B3" w:rsidP="00B43900">
      <w:pPr>
        <w:pStyle w:val="ListParagraph"/>
        <w:spacing w:line="276" w:lineRule="auto"/>
        <w:ind w:left="0" w:right="35"/>
        <w:jc w:val="both"/>
        <w:rPr>
          <w:sz w:val="20"/>
          <w:szCs w:val="20"/>
        </w:rPr>
      </w:pPr>
      <w:r w:rsidRPr="009404BB">
        <w:rPr>
          <w:sz w:val="20"/>
          <w:szCs w:val="20"/>
        </w:rPr>
        <w:t xml:space="preserve">         </w:t>
      </w:r>
      <w:r w:rsidR="00B6019D" w:rsidRPr="00B6019D">
        <w:rPr>
          <w:sz w:val="20"/>
          <w:szCs w:val="20"/>
        </w:rPr>
        <w:t xml:space="preserve">Context Recognition </w:t>
      </w:r>
      <w:proofErr w:type="spellStart"/>
      <w:r w:rsidR="00B6019D" w:rsidRPr="00B6019D">
        <w:rPr>
          <w:sz w:val="20"/>
          <w:szCs w:val="20"/>
        </w:rPr>
        <w:t>merupakan</w:t>
      </w:r>
      <w:proofErr w:type="spellEnd"/>
      <w:r w:rsidR="00B6019D" w:rsidRPr="00B6019D">
        <w:rPr>
          <w:sz w:val="20"/>
          <w:szCs w:val="20"/>
        </w:rPr>
        <w:t xml:space="preserve"> </w:t>
      </w:r>
      <w:proofErr w:type="spellStart"/>
      <w:r w:rsidR="00B6019D" w:rsidRPr="00B6019D">
        <w:rPr>
          <w:sz w:val="20"/>
          <w:szCs w:val="20"/>
        </w:rPr>
        <w:t>kemampuan</w:t>
      </w:r>
      <w:proofErr w:type="spellEnd"/>
      <w:r w:rsidR="00B6019D" w:rsidRPr="00B6019D">
        <w:rPr>
          <w:sz w:val="20"/>
          <w:szCs w:val="20"/>
        </w:rPr>
        <w:t xml:space="preserve"> </w:t>
      </w:r>
      <w:proofErr w:type="spellStart"/>
      <w:r w:rsidR="00B6019D" w:rsidRPr="00B6019D">
        <w:rPr>
          <w:sz w:val="20"/>
          <w:szCs w:val="20"/>
        </w:rPr>
        <w:t>sistem</w:t>
      </w:r>
      <w:proofErr w:type="spellEnd"/>
      <w:r w:rsidR="00B6019D" w:rsidRPr="00B6019D">
        <w:rPr>
          <w:sz w:val="20"/>
          <w:szCs w:val="20"/>
        </w:rPr>
        <w:t xml:space="preserve"> </w:t>
      </w:r>
      <w:proofErr w:type="spellStart"/>
      <w:r w:rsidR="00B6019D" w:rsidRPr="00B6019D">
        <w:rPr>
          <w:sz w:val="20"/>
          <w:szCs w:val="20"/>
        </w:rPr>
        <w:t>atau</w:t>
      </w:r>
      <w:proofErr w:type="spellEnd"/>
      <w:r w:rsidR="00B6019D" w:rsidRPr="00B6019D">
        <w:rPr>
          <w:sz w:val="20"/>
          <w:szCs w:val="20"/>
        </w:rPr>
        <w:t xml:space="preserve"> model </w:t>
      </w:r>
      <w:proofErr w:type="spellStart"/>
      <w:r w:rsidR="00B6019D" w:rsidRPr="00B6019D">
        <w:rPr>
          <w:sz w:val="20"/>
          <w:szCs w:val="20"/>
        </w:rPr>
        <w:t>untuk</w:t>
      </w:r>
      <w:proofErr w:type="spellEnd"/>
      <w:r w:rsidR="00B6019D" w:rsidRPr="00B6019D">
        <w:rPr>
          <w:sz w:val="20"/>
          <w:szCs w:val="20"/>
        </w:rPr>
        <w:t xml:space="preserve"> </w:t>
      </w:r>
      <w:proofErr w:type="spellStart"/>
      <w:r w:rsidR="00B6019D" w:rsidRPr="00B6019D">
        <w:rPr>
          <w:sz w:val="20"/>
          <w:szCs w:val="20"/>
        </w:rPr>
        <w:t>memahami</w:t>
      </w:r>
      <w:proofErr w:type="spellEnd"/>
      <w:r w:rsidR="00B6019D" w:rsidRPr="00B6019D">
        <w:rPr>
          <w:sz w:val="20"/>
          <w:szCs w:val="20"/>
        </w:rPr>
        <w:t xml:space="preserve"> </w:t>
      </w:r>
      <w:proofErr w:type="spellStart"/>
      <w:r w:rsidR="00B6019D" w:rsidRPr="00B6019D">
        <w:rPr>
          <w:sz w:val="20"/>
          <w:szCs w:val="20"/>
        </w:rPr>
        <w:t>makna</w:t>
      </w:r>
      <w:proofErr w:type="spellEnd"/>
      <w:r w:rsidR="00B6019D" w:rsidRPr="00B6019D">
        <w:rPr>
          <w:sz w:val="20"/>
          <w:szCs w:val="20"/>
        </w:rPr>
        <w:t xml:space="preserve"> </w:t>
      </w:r>
      <w:proofErr w:type="spellStart"/>
      <w:r w:rsidR="00B6019D" w:rsidRPr="00B6019D">
        <w:rPr>
          <w:sz w:val="20"/>
          <w:szCs w:val="20"/>
        </w:rPr>
        <w:t>suatu</w:t>
      </w:r>
      <w:proofErr w:type="spellEnd"/>
      <w:r w:rsidR="00B6019D" w:rsidRPr="00B6019D">
        <w:rPr>
          <w:sz w:val="20"/>
          <w:szCs w:val="20"/>
        </w:rPr>
        <w:t xml:space="preserve"> </w:t>
      </w:r>
      <w:proofErr w:type="spellStart"/>
      <w:r w:rsidR="00B6019D" w:rsidRPr="00B6019D">
        <w:rPr>
          <w:sz w:val="20"/>
          <w:szCs w:val="20"/>
        </w:rPr>
        <w:t>informasi</w:t>
      </w:r>
      <w:proofErr w:type="spellEnd"/>
      <w:r w:rsidR="00B6019D" w:rsidRPr="00B6019D">
        <w:rPr>
          <w:sz w:val="20"/>
          <w:szCs w:val="20"/>
        </w:rPr>
        <w:t xml:space="preserve"> </w:t>
      </w:r>
      <w:proofErr w:type="spellStart"/>
      <w:r w:rsidR="00B6019D" w:rsidRPr="00B6019D">
        <w:rPr>
          <w:sz w:val="20"/>
          <w:szCs w:val="20"/>
        </w:rPr>
        <w:t>berdasarkan</w:t>
      </w:r>
      <w:proofErr w:type="spellEnd"/>
      <w:r w:rsidR="00B6019D" w:rsidRPr="00B6019D">
        <w:rPr>
          <w:sz w:val="20"/>
          <w:szCs w:val="20"/>
        </w:rPr>
        <w:t xml:space="preserve"> </w:t>
      </w:r>
      <w:proofErr w:type="spellStart"/>
      <w:r w:rsidR="00B6019D" w:rsidRPr="00B6019D">
        <w:rPr>
          <w:sz w:val="20"/>
          <w:szCs w:val="20"/>
        </w:rPr>
        <w:t>konteks</w:t>
      </w:r>
      <w:proofErr w:type="spellEnd"/>
      <w:r w:rsidR="00B6019D" w:rsidRPr="00B6019D">
        <w:rPr>
          <w:sz w:val="20"/>
          <w:szCs w:val="20"/>
        </w:rPr>
        <w:t xml:space="preserve"> </w:t>
      </w:r>
      <w:proofErr w:type="spellStart"/>
      <w:r w:rsidR="00B6019D" w:rsidRPr="00B6019D">
        <w:rPr>
          <w:sz w:val="20"/>
          <w:szCs w:val="20"/>
        </w:rPr>
        <w:t>penggunaannya</w:t>
      </w:r>
      <w:proofErr w:type="spellEnd"/>
      <w:r w:rsidR="00B6019D" w:rsidRPr="00B6019D">
        <w:rPr>
          <w:sz w:val="20"/>
          <w:szCs w:val="20"/>
        </w:rPr>
        <w:t xml:space="preserve">. Dalam </w:t>
      </w:r>
      <w:proofErr w:type="spellStart"/>
      <w:r w:rsidR="00B6019D" w:rsidRPr="00B6019D">
        <w:rPr>
          <w:sz w:val="20"/>
          <w:szCs w:val="20"/>
        </w:rPr>
        <w:t>bidang</w:t>
      </w:r>
      <w:proofErr w:type="spellEnd"/>
      <w:r w:rsidR="00B6019D" w:rsidRPr="00B6019D">
        <w:rPr>
          <w:sz w:val="20"/>
          <w:szCs w:val="20"/>
        </w:rPr>
        <w:t xml:space="preserve"> Natural Language Processing (NLP), </w:t>
      </w:r>
      <w:proofErr w:type="spellStart"/>
      <w:r w:rsidR="00B6019D" w:rsidRPr="00B6019D">
        <w:rPr>
          <w:sz w:val="20"/>
          <w:szCs w:val="20"/>
        </w:rPr>
        <w:t>pengenalan</w:t>
      </w:r>
      <w:proofErr w:type="spellEnd"/>
      <w:r w:rsidR="00B6019D" w:rsidRPr="00B6019D">
        <w:rPr>
          <w:sz w:val="20"/>
          <w:szCs w:val="20"/>
        </w:rPr>
        <w:t xml:space="preserve"> </w:t>
      </w:r>
      <w:proofErr w:type="spellStart"/>
      <w:r w:rsidR="00B6019D" w:rsidRPr="00B6019D">
        <w:rPr>
          <w:sz w:val="20"/>
          <w:szCs w:val="20"/>
        </w:rPr>
        <w:t>konteks</w:t>
      </w:r>
      <w:proofErr w:type="spellEnd"/>
      <w:r w:rsidR="00B6019D" w:rsidRPr="00B6019D">
        <w:rPr>
          <w:sz w:val="20"/>
          <w:szCs w:val="20"/>
        </w:rPr>
        <w:t xml:space="preserve"> sangat </w:t>
      </w:r>
      <w:proofErr w:type="spellStart"/>
      <w:r w:rsidR="00B6019D" w:rsidRPr="00B6019D">
        <w:rPr>
          <w:sz w:val="20"/>
          <w:szCs w:val="20"/>
        </w:rPr>
        <w:t>krusial</w:t>
      </w:r>
      <w:proofErr w:type="spellEnd"/>
      <w:r w:rsidR="00B6019D" w:rsidRPr="00B6019D">
        <w:rPr>
          <w:sz w:val="20"/>
          <w:szCs w:val="20"/>
        </w:rPr>
        <w:t xml:space="preserve"> </w:t>
      </w:r>
      <w:proofErr w:type="spellStart"/>
      <w:r w:rsidR="00B6019D" w:rsidRPr="00B6019D">
        <w:rPr>
          <w:sz w:val="20"/>
          <w:szCs w:val="20"/>
        </w:rPr>
        <w:t>untuk</w:t>
      </w:r>
      <w:proofErr w:type="spellEnd"/>
      <w:r w:rsidR="00B6019D" w:rsidRPr="00B6019D">
        <w:rPr>
          <w:sz w:val="20"/>
          <w:szCs w:val="20"/>
        </w:rPr>
        <w:t xml:space="preserve"> </w:t>
      </w:r>
      <w:proofErr w:type="spellStart"/>
      <w:r w:rsidR="00B6019D" w:rsidRPr="00B6019D">
        <w:rPr>
          <w:sz w:val="20"/>
          <w:szCs w:val="20"/>
        </w:rPr>
        <w:t>menghasilkan</w:t>
      </w:r>
      <w:proofErr w:type="spellEnd"/>
      <w:r w:rsidR="00B6019D" w:rsidRPr="00B6019D">
        <w:rPr>
          <w:sz w:val="20"/>
          <w:szCs w:val="20"/>
        </w:rPr>
        <w:t xml:space="preserve"> </w:t>
      </w:r>
      <w:proofErr w:type="spellStart"/>
      <w:r w:rsidR="00B6019D" w:rsidRPr="00B6019D">
        <w:rPr>
          <w:sz w:val="20"/>
          <w:szCs w:val="20"/>
        </w:rPr>
        <w:t>respons</w:t>
      </w:r>
      <w:proofErr w:type="spellEnd"/>
      <w:r w:rsidR="00B6019D" w:rsidRPr="00B6019D">
        <w:rPr>
          <w:sz w:val="20"/>
          <w:szCs w:val="20"/>
        </w:rPr>
        <w:t xml:space="preserve"> yang </w:t>
      </w:r>
      <w:proofErr w:type="spellStart"/>
      <w:r w:rsidR="00B6019D" w:rsidRPr="00B6019D">
        <w:rPr>
          <w:sz w:val="20"/>
          <w:szCs w:val="20"/>
        </w:rPr>
        <w:t>akurat</w:t>
      </w:r>
      <w:proofErr w:type="spellEnd"/>
      <w:r w:rsidR="00B6019D" w:rsidRPr="00B6019D">
        <w:rPr>
          <w:sz w:val="20"/>
          <w:szCs w:val="20"/>
        </w:rPr>
        <w:t xml:space="preserve">, </w:t>
      </w:r>
      <w:proofErr w:type="spellStart"/>
      <w:r w:rsidR="00B6019D" w:rsidRPr="00B6019D">
        <w:rPr>
          <w:sz w:val="20"/>
          <w:szCs w:val="20"/>
        </w:rPr>
        <w:t>karena</w:t>
      </w:r>
      <w:proofErr w:type="spellEnd"/>
      <w:r w:rsidR="00B6019D" w:rsidRPr="00B6019D">
        <w:rPr>
          <w:sz w:val="20"/>
          <w:szCs w:val="20"/>
        </w:rPr>
        <w:t xml:space="preserve"> arti </w:t>
      </w:r>
      <w:proofErr w:type="spellStart"/>
      <w:r w:rsidR="00B6019D" w:rsidRPr="00B6019D">
        <w:rPr>
          <w:sz w:val="20"/>
          <w:szCs w:val="20"/>
        </w:rPr>
        <w:t>dari</w:t>
      </w:r>
      <w:proofErr w:type="spellEnd"/>
      <w:r w:rsidR="00B6019D" w:rsidRPr="00B6019D">
        <w:rPr>
          <w:sz w:val="20"/>
          <w:szCs w:val="20"/>
        </w:rPr>
        <w:t xml:space="preserve"> </w:t>
      </w:r>
      <w:proofErr w:type="spellStart"/>
      <w:r w:rsidR="00B6019D" w:rsidRPr="00B6019D">
        <w:rPr>
          <w:sz w:val="20"/>
          <w:szCs w:val="20"/>
        </w:rPr>
        <w:t>suatu</w:t>
      </w:r>
      <w:proofErr w:type="spellEnd"/>
      <w:r w:rsidR="00B6019D" w:rsidRPr="00B6019D">
        <w:rPr>
          <w:sz w:val="20"/>
          <w:szCs w:val="20"/>
        </w:rPr>
        <w:t xml:space="preserve"> kata </w:t>
      </w:r>
      <w:proofErr w:type="spellStart"/>
      <w:r w:rsidR="00B6019D" w:rsidRPr="00B6019D">
        <w:rPr>
          <w:sz w:val="20"/>
          <w:szCs w:val="20"/>
        </w:rPr>
        <w:t>atau</w:t>
      </w:r>
      <w:proofErr w:type="spellEnd"/>
      <w:r w:rsidR="00B6019D" w:rsidRPr="00B6019D">
        <w:rPr>
          <w:sz w:val="20"/>
          <w:szCs w:val="20"/>
        </w:rPr>
        <w:t xml:space="preserve"> </w:t>
      </w:r>
      <w:proofErr w:type="spellStart"/>
      <w:r w:rsidR="00B6019D" w:rsidRPr="00B6019D">
        <w:rPr>
          <w:sz w:val="20"/>
          <w:szCs w:val="20"/>
        </w:rPr>
        <w:t>frasa</w:t>
      </w:r>
      <w:proofErr w:type="spellEnd"/>
      <w:r w:rsidR="00B6019D" w:rsidRPr="00B6019D">
        <w:rPr>
          <w:sz w:val="20"/>
          <w:szCs w:val="20"/>
        </w:rPr>
        <w:t xml:space="preserve"> </w:t>
      </w:r>
      <w:proofErr w:type="spellStart"/>
      <w:r w:rsidR="00B6019D" w:rsidRPr="00B6019D">
        <w:rPr>
          <w:sz w:val="20"/>
          <w:szCs w:val="20"/>
        </w:rPr>
        <w:t>dapat</w:t>
      </w:r>
      <w:proofErr w:type="spellEnd"/>
      <w:r w:rsidR="00B6019D" w:rsidRPr="00B6019D">
        <w:rPr>
          <w:sz w:val="20"/>
          <w:szCs w:val="20"/>
        </w:rPr>
        <w:t xml:space="preserve"> </w:t>
      </w:r>
      <w:proofErr w:type="spellStart"/>
      <w:r w:rsidR="00B6019D" w:rsidRPr="00B6019D">
        <w:rPr>
          <w:sz w:val="20"/>
          <w:szCs w:val="20"/>
        </w:rPr>
        <w:t>bervariasi</w:t>
      </w:r>
      <w:proofErr w:type="spellEnd"/>
      <w:r w:rsidR="00B6019D" w:rsidRPr="00B6019D">
        <w:rPr>
          <w:sz w:val="20"/>
          <w:szCs w:val="20"/>
        </w:rPr>
        <w:t xml:space="preserve"> </w:t>
      </w:r>
      <w:proofErr w:type="spellStart"/>
      <w:r w:rsidR="00B6019D" w:rsidRPr="00B6019D">
        <w:rPr>
          <w:sz w:val="20"/>
          <w:szCs w:val="20"/>
        </w:rPr>
        <w:t>tergantung</w:t>
      </w:r>
      <w:proofErr w:type="spellEnd"/>
      <w:r w:rsidR="00B6019D" w:rsidRPr="00B6019D">
        <w:rPr>
          <w:sz w:val="20"/>
          <w:szCs w:val="20"/>
        </w:rPr>
        <w:t xml:space="preserve"> pada </w:t>
      </w:r>
      <w:proofErr w:type="spellStart"/>
      <w:r w:rsidR="00B6019D" w:rsidRPr="00B6019D">
        <w:rPr>
          <w:sz w:val="20"/>
          <w:szCs w:val="20"/>
        </w:rPr>
        <w:t>kalimat</w:t>
      </w:r>
      <w:proofErr w:type="spellEnd"/>
      <w:r w:rsidR="00B6019D" w:rsidRPr="00B6019D">
        <w:rPr>
          <w:sz w:val="20"/>
          <w:szCs w:val="20"/>
        </w:rPr>
        <w:t xml:space="preserve"> </w:t>
      </w:r>
      <w:proofErr w:type="spellStart"/>
      <w:r w:rsidR="00B6019D" w:rsidRPr="00B6019D">
        <w:rPr>
          <w:sz w:val="20"/>
          <w:szCs w:val="20"/>
        </w:rPr>
        <w:t>atau</w:t>
      </w:r>
      <w:proofErr w:type="spellEnd"/>
      <w:r w:rsidR="00B6019D" w:rsidRPr="00B6019D">
        <w:rPr>
          <w:sz w:val="20"/>
          <w:szCs w:val="20"/>
        </w:rPr>
        <w:t xml:space="preserve"> </w:t>
      </w:r>
      <w:proofErr w:type="spellStart"/>
      <w:r w:rsidR="00B6019D" w:rsidRPr="00B6019D">
        <w:rPr>
          <w:sz w:val="20"/>
          <w:szCs w:val="20"/>
        </w:rPr>
        <w:t>maksud</w:t>
      </w:r>
      <w:proofErr w:type="spellEnd"/>
      <w:r w:rsidR="00B6019D" w:rsidRPr="00B6019D">
        <w:rPr>
          <w:sz w:val="20"/>
          <w:szCs w:val="20"/>
        </w:rPr>
        <w:t xml:space="preserve"> </w:t>
      </w:r>
      <w:proofErr w:type="spellStart"/>
      <w:r w:rsidR="00B6019D" w:rsidRPr="00B6019D">
        <w:rPr>
          <w:sz w:val="20"/>
          <w:szCs w:val="20"/>
        </w:rPr>
        <w:t>keseluruhan</w:t>
      </w:r>
      <w:proofErr w:type="spellEnd"/>
      <w:r w:rsidR="00B6019D" w:rsidRPr="00B6019D">
        <w:rPr>
          <w:sz w:val="20"/>
          <w:szCs w:val="20"/>
        </w:rPr>
        <w:t xml:space="preserve"> </w:t>
      </w:r>
      <w:proofErr w:type="spellStart"/>
      <w:r w:rsidR="00B6019D" w:rsidRPr="00B6019D">
        <w:rPr>
          <w:sz w:val="20"/>
          <w:szCs w:val="20"/>
        </w:rPr>
        <w:t>pengguna</w:t>
      </w:r>
      <w:proofErr w:type="spellEnd"/>
      <w:r w:rsidR="00B6019D" w:rsidRPr="00B6019D">
        <w:rPr>
          <w:sz w:val="20"/>
          <w:szCs w:val="20"/>
        </w:rPr>
        <w:t>.</w:t>
      </w:r>
    </w:p>
    <w:p w14:paraId="16205050" w14:textId="2515FCF9" w:rsidR="00B6019D" w:rsidRDefault="00B6019D" w:rsidP="000C5FFA">
      <w:pPr>
        <w:pStyle w:val="ListParagraph"/>
        <w:spacing w:line="276" w:lineRule="auto"/>
        <w:ind w:left="0" w:right="35" w:firstLine="567"/>
        <w:jc w:val="both"/>
        <w:rPr>
          <w:sz w:val="20"/>
          <w:szCs w:val="20"/>
        </w:rPr>
      </w:pPr>
      <w:r w:rsidRPr="009404BB">
        <w:rPr>
          <w:sz w:val="20"/>
          <w:szCs w:val="20"/>
        </w:rPr>
        <w:t xml:space="preserve">Dalam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Context Recognition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membedakan</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dan </w:t>
      </w:r>
      <w:proofErr w:type="spellStart"/>
      <w:r w:rsidRPr="009404BB">
        <w:rPr>
          <w:sz w:val="20"/>
          <w:szCs w:val="20"/>
        </w:rPr>
        <w:t>membuat</w:t>
      </w:r>
      <w:proofErr w:type="spellEnd"/>
      <w:r w:rsidRPr="009404BB">
        <w:rPr>
          <w:sz w:val="20"/>
          <w:szCs w:val="20"/>
        </w:rPr>
        <w:t xml:space="preserve"> </w:t>
      </w:r>
      <w:proofErr w:type="spellStart"/>
      <w:r w:rsidRPr="009404BB">
        <w:rPr>
          <w:sz w:val="20"/>
          <w:szCs w:val="20"/>
        </w:rPr>
        <w:t>tanggapan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[11].</w:t>
      </w:r>
      <w:r>
        <w:rPr>
          <w:sz w:val="20"/>
          <w:szCs w:val="20"/>
        </w:rPr>
        <w:t xml:space="preserve"> C</w:t>
      </w:r>
      <w:r w:rsidRPr="00B6019D">
        <w:rPr>
          <w:sz w:val="20"/>
          <w:szCs w:val="20"/>
        </w:rPr>
        <w:t xml:space="preserve">ontext recognition </w:t>
      </w:r>
      <w:proofErr w:type="spellStart"/>
      <w:r w:rsidRPr="00B6019D">
        <w:rPr>
          <w:sz w:val="20"/>
          <w:szCs w:val="20"/>
        </w:rPr>
        <w:t>memungkinkan</w:t>
      </w:r>
      <w:proofErr w:type="spellEnd"/>
      <w:r w:rsidRPr="00B6019D">
        <w:rPr>
          <w:sz w:val="20"/>
          <w:szCs w:val="20"/>
        </w:rPr>
        <w:t xml:space="preserve"> </w:t>
      </w:r>
      <w:proofErr w:type="spellStart"/>
      <w:r w:rsidRPr="00B6019D">
        <w:rPr>
          <w:sz w:val="20"/>
          <w:szCs w:val="20"/>
        </w:rPr>
        <w:t>sistem</w:t>
      </w:r>
      <w:proofErr w:type="spellEnd"/>
      <w:r w:rsidRPr="00B6019D">
        <w:rPr>
          <w:sz w:val="20"/>
          <w:szCs w:val="20"/>
        </w:rPr>
        <w:t xml:space="preserve"> </w:t>
      </w:r>
      <w:proofErr w:type="spellStart"/>
      <w:r w:rsidRPr="00B6019D">
        <w:rPr>
          <w:sz w:val="20"/>
          <w:szCs w:val="20"/>
        </w:rPr>
        <w:t>untuk</w:t>
      </w:r>
      <w:proofErr w:type="spellEnd"/>
      <w:r w:rsidRPr="00B6019D">
        <w:rPr>
          <w:sz w:val="20"/>
          <w:szCs w:val="20"/>
        </w:rPr>
        <w:t xml:space="preserve"> </w:t>
      </w:r>
      <w:proofErr w:type="spellStart"/>
      <w:r w:rsidRPr="00B6019D">
        <w:rPr>
          <w:sz w:val="20"/>
          <w:szCs w:val="20"/>
        </w:rPr>
        <w:t>menangkap</w:t>
      </w:r>
      <w:proofErr w:type="spellEnd"/>
      <w:r w:rsidRPr="00B6019D">
        <w:rPr>
          <w:sz w:val="20"/>
          <w:szCs w:val="20"/>
        </w:rPr>
        <w:t xml:space="preserve"> </w:t>
      </w:r>
      <w:proofErr w:type="spellStart"/>
      <w:r w:rsidRPr="00B6019D">
        <w:rPr>
          <w:sz w:val="20"/>
          <w:szCs w:val="20"/>
        </w:rPr>
        <w:t>maksud</w:t>
      </w:r>
      <w:proofErr w:type="spellEnd"/>
      <w:r w:rsidRPr="00B6019D">
        <w:rPr>
          <w:sz w:val="20"/>
          <w:szCs w:val="20"/>
        </w:rPr>
        <w:t xml:space="preserve"> </w:t>
      </w:r>
      <w:proofErr w:type="spellStart"/>
      <w:r w:rsidRPr="00B6019D">
        <w:rPr>
          <w:sz w:val="20"/>
          <w:szCs w:val="20"/>
        </w:rPr>
        <w:t>pertanyaan</w:t>
      </w:r>
      <w:proofErr w:type="spellEnd"/>
      <w:r w:rsidRPr="00B6019D">
        <w:rPr>
          <w:sz w:val="20"/>
          <w:szCs w:val="20"/>
        </w:rPr>
        <w:t xml:space="preserve"> </w:t>
      </w:r>
      <w:proofErr w:type="spellStart"/>
      <w:r w:rsidRPr="00B6019D">
        <w:rPr>
          <w:sz w:val="20"/>
          <w:szCs w:val="20"/>
        </w:rPr>
        <w:t>meskipun</w:t>
      </w:r>
      <w:proofErr w:type="spellEnd"/>
      <w:r w:rsidRPr="00B6019D">
        <w:rPr>
          <w:sz w:val="20"/>
          <w:szCs w:val="20"/>
        </w:rPr>
        <w:t xml:space="preserve"> </w:t>
      </w:r>
      <w:proofErr w:type="spellStart"/>
      <w:r w:rsidRPr="00B6019D">
        <w:rPr>
          <w:sz w:val="20"/>
          <w:szCs w:val="20"/>
        </w:rPr>
        <w:t>disampaikan</w:t>
      </w:r>
      <w:proofErr w:type="spellEnd"/>
      <w:r w:rsidRPr="00B6019D">
        <w:rPr>
          <w:sz w:val="20"/>
          <w:szCs w:val="20"/>
        </w:rPr>
        <w:t xml:space="preserve"> </w:t>
      </w:r>
      <w:proofErr w:type="spellStart"/>
      <w:r w:rsidRPr="00B6019D">
        <w:rPr>
          <w:sz w:val="20"/>
          <w:szCs w:val="20"/>
        </w:rPr>
        <w:t>dengan</w:t>
      </w:r>
      <w:proofErr w:type="spellEnd"/>
      <w:r w:rsidRPr="00B6019D">
        <w:rPr>
          <w:sz w:val="20"/>
          <w:szCs w:val="20"/>
        </w:rPr>
        <w:t xml:space="preserve"> </w:t>
      </w:r>
      <w:proofErr w:type="spellStart"/>
      <w:r w:rsidRPr="00B6019D">
        <w:rPr>
          <w:sz w:val="20"/>
          <w:szCs w:val="20"/>
        </w:rPr>
        <w:t>berbagai</w:t>
      </w:r>
      <w:proofErr w:type="spellEnd"/>
      <w:r w:rsidRPr="00B6019D">
        <w:rPr>
          <w:sz w:val="20"/>
          <w:szCs w:val="20"/>
        </w:rPr>
        <w:t xml:space="preserve"> </w:t>
      </w:r>
      <w:proofErr w:type="spellStart"/>
      <w:r w:rsidRPr="00B6019D">
        <w:rPr>
          <w:sz w:val="20"/>
          <w:szCs w:val="20"/>
        </w:rPr>
        <w:t>variasi</w:t>
      </w:r>
      <w:proofErr w:type="spellEnd"/>
      <w:r w:rsidRPr="00B6019D">
        <w:rPr>
          <w:sz w:val="20"/>
          <w:szCs w:val="20"/>
        </w:rPr>
        <w:t xml:space="preserve"> </w:t>
      </w:r>
      <w:proofErr w:type="spellStart"/>
      <w:r w:rsidRPr="00B6019D">
        <w:rPr>
          <w:sz w:val="20"/>
          <w:szCs w:val="20"/>
        </w:rPr>
        <w:t>bahasa</w:t>
      </w:r>
      <w:proofErr w:type="spellEnd"/>
      <w:r w:rsidRPr="00B6019D">
        <w:rPr>
          <w:sz w:val="20"/>
          <w:szCs w:val="20"/>
        </w:rPr>
        <w:t xml:space="preserve">, </w:t>
      </w:r>
      <w:proofErr w:type="spellStart"/>
      <w:r w:rsidRPr="00B6019D">
        <w:rPr>
          <w:sz w:val="20"/>
          <w:szCs w:val="20"/>
        </w:rPr>
        <w:t>termasuk</w:t>
      </w:r>
      <w:proofErr w:type="spellEnd"/>
      <w:r w:rsidRPr="00B6019D">
        <w:rPr>
          <w:sz w:val="20"/>
          <w:szCs w:val="20"/>
        </w:rPr>
        <w:t xml:space="preserve"> </w:t>
      </w:r>
      <w:proofErr w:type="spellStart"/>
      <w:r w:rsidRPr="00B6019D">
        <w:rPr>
          <w:sz w:val="20"/>
          <w:szCs w:val="20"/>
        </w:rPr>
        <w:t>penggunaan</w:t>
      </w:r>
      <w:proofErr w:type="spellEnd"/>
      <w:r w:rsidRPr="00B6019D">
        <w:rPr>
          <w:sz w:val="20"/>
          <w:szCs w:val="20"/>
        </w:rPr>
        <w:t xml:space="preserve"> </w:t>
      </w:r>
      <w:proofErr w:type="spellStart"/>
      <w:r w:rsidRPr="00B6019D">
        <w:rPr>
          <w:sz w:val="20"/>
          <w:szCs w:val="20"/>
        </w:rPr>
        <w:t>sinonim</w:t>
      </w:r>
      <w:proofErr w:type="spellEnd"/>
      <w:r w:rsidRPr="00B6019D">
        <w:rPr>
          <w:sz w:val="20"/>
          <w:szCs w:val="20"/>
        </w:rPr>
        <w:t xml:space="preserve">, </w:t>
      </w:r>
      <w:proofErr w:type="spellStart"/>
      <w:r w:rsidRPr="00B6019D">
        <w:rPr>
          <w:sz w:val="20"/>
          <w:szCs w:val="20"/>
        </w:rPr>
        <w:t>parafrase</w:t>
      </w:r>
      <w:proofErr w:type="spellEnd"/>
      <w:r w:rsidRPr="00B6019D">
        <w:rPr>
          <w:sz w:val="20"/>
          <w:szCs w:val="20"/>
        </w:rPr>
        <w:t xml:space="preserve">, </w:t>
      </w:r>
      <w:proofErr w:type="spellStart"/>
      <w:r w:rsidRPr="00B6019D">
        <w:rPr>
          <w:sz w:val="20"/>
          <w:szCs w:val="20"/>
        </w:rPr>
        <w:t>atau</w:t>
      </w:r>
      <w:proofErr w:type="spellEnd"/>
      <w:r w:rsidRPr="00B6019D">
        <w:rPr>
          <w:sz w:val="20"/>
          <w:szCs w:val="20"/>
        </w:rPr>
        <w:t xml:space="preserve"> </w:t>
      </w:r>
      <w:proofErr w:type="spellStart"/>
      <w:r w:rsidRPr="00B6019D">
        <w:rPr>
          <w:sz w:val="20"/>
          <w:szCs w:val="20"/>
        </w:rPr>
        <w:t>struktur</w:t>
      </w:r>
      <w:proofErr w:type="spellEnd"/>
      <w:r w:rsidRPr="00B6019D">
        <w:rPr>
          <w:sz w:val="20"/>
          <w:szCs w:val="20"/>
        </w:rPr>
        <w:t xml:space="preserve"> </w:t>
      </w:r>
      <w:proofErr w:type="spellStart"/>
      <w:r w:rsidRPr="00B6019D">
        <w:rPr>
          <w:sz w:val="20"/>
          <w:szCs w:val="20"/>
        </w:rPr>
        <w:t>kalimat</w:t>
      </w:r>
      <w:proofErr w:type="spellEnd"/>
      <w:r w:rsidRPr="00B6019D">
        <w:rPr>
          <w:sz w:val="20"/>
          <w:szCs w:val="20"/>
        </w:rPr>
        <w:t xml:space="preserve"> yang </w:t>
      </w:r>
      <w:proofErr w:type="spellStart"/>
      <w:r w:rsidRPr="00B6019D">
        <w:rPr>
          <w:sz w:val="20"/>
          <w:szCs w:val="20"/>
        </w:rPr>
        <w:t>berbeda</w:t>
      </w:r>
      <w:proofErr w:type="spellEnd"/>
      <w:r w:rsidRPr="00B6019D">
        <w:rPr>
          <w:sz w:val="20"/>
          <w:szCs w:val="20"/>
        </w:rPr>
        <w:t xml:space="preserve">. </w:t>
      </w:r>
      <w:proofErr w:type="spellStart"/>
      <w:r w:rsidRPr="00B6019D">
        <w:rPr>
          <w:sz w:val="20"/>
          <w:szCs w:val="20"/>
        </w:rPr>
        <w:t>Sebagai</w:t>
      </w:r>
      <w:proofErr w:type="spellEnd"/>
      <w:r w:rsidRPr="00B6019D">
        <w:rPr>
          <w:sz w:val="20"/>
          <w:szCs w:val="20"/>
        </w:rPr>
        <w:t xml:space="preserve"> </w:t>
      </w:r>
      <w:proofErr w:type="spellStart"/>
      <w:r w:rsidRPr="00B6019D">
        <w:rPr>
          <w:sz w:val="20"/>
          <w:szCs w:val="20"/>
        </w:rPr>
        <w:t>contoh</w:t>
      </w:r>
      <w:proofErr w:type="spellEnd"/>
      <w:r w:rsidRPr="00B6019D">
        <w:rPr>
          <w:sz w:val="20"/>
          <w:szCs w:val="20"/>
        </w:rPr>
        <w:t xml:space="preserve">, chatbot yang </w:t>
      </w:r>
      <w:proofErr w:type="spellStart"/>
      <w:r w:rsidRPr="00B6019D">
        <w:rPr>
          <w:sz w:val="20"/>
          <w:szCs w:val="20"/>
        </w:rPr>
        <w:t>dibangun</w:t>
      </w:r>
      <w:proofErr w:type="spellEnd"/>
      <w:r w:rsidRPr="00B6019D">
        <w:rPr>
          <w:sz w:val="20"/>
          <w:szCs w:val="20"/>
        </w:rPr>
        <w:t xml:space="preserve"> </w:t>
      </w:r>
      <w:proofErr w:type="spellStart"/>
      <w:r w:rsidRPr="00B6019D">
        <w:rPr>
          <w:sz w:val="20"/>
          <w:szCs w:val="20"/>
        </w:rPr>
        <w:t>dalam</w:t>
      </w:r>
      <w:proofErr w:type="spellEnd"/>
      <w:r w:rsidRPr="00B6019D">
        <w:rPr>
          <w:sz w:val="20"/>
          <w:szCs w:val="20"/>
        </w:rPr>
        <w:t xml:space="preserve"> </w:t>
      </w:r>
      <w:proofErr w:type="spellStart"/>
      <w:r w:rsidRPr="00B6019D">
        <w:rPr>
          <w:sz w:val="20"/>
          <w:szCs w:val="20"/>
        </w:rPr>
        <w:t>penelitian</w:t>
      </w:r>
      <w:proofErr w:type="spellEnd"/>
      <w:r w:rsidRPr="00B6019D">
        <w:rPr>
          <w:sz w:val="20"/>
          <w:szCs w:val="20"/>
        </w:rPr>
        <w:t xml:space="preserve"> </w:t>
      </w:r>
      <w:proofErr w:type="spellStart"/>
      <w:r w:rsidRPr="00B6019D">
        <w:rPr>
          <w:sz w:val="20"/>
          <w:szCs w:val="20"/>
        </w:rPr>
        <w:t>ini</w:t>
      </w:r>
      <w:proofErr w:type="spellEnd"/>
      <w:r w:rsidRPr="00B6019D">
        <w:rPr>
          <w:sz w:val="20"/>
          <w:szCs w:val="20"/>
        </w:rPr>
        <w:t xml:space="preserve"> </w:t>
      </w:r>
      <w:proofErr w:type="spellStart"/>
      <w:r w:rsidRPr="00B6019D">
        <w:rPr>
          <w:sz w:val="20"/>
          <w:szCs w:val="20"/>
        </w:rPr>
        <w:t>memanfaatkan</w:t>
      </w:r>
      <w:proofErr w:type="spellEnd"/>
      <w:r w:rsidRPr="00B6019D">
        <w:rPr>
          <w:sz w:val="20"/>
          <w:szCs w:val="20"/>
        </w:rPr>
        <w:t xml:space="preserve"> </w:t>
      </w:r>
      <w:proofErr w:type="spellStart"/>
      <w:r w:rsidRPr="00B6019D">
        <w:rPr>
          <w:sz w:val="20"/>
          <w:szCs w:val="20"/>
        </w:rPr>
        <w:t>ekspansi</w:t>
      </w:r>
      <w:proofErr w:type="spellEnd"/>
      <w:r w:rsidRPr="00B6019D">
        <w:rPr>
          <w:sz w:val="20"/>
          <w:szCs w:val="20"/>
        </w:rPr>
        <w:t xml:space="preserve"> </w:t>
      </w:r>
      <w:proofErr w:type="spellStart"/>
      <w:r w:rsidRPr="00B6019D">
        <w:rPr>
          <w:sz w:val="20"/>
          <w:szCs w:val="20"/>
        </w:rPr>
        <w:t>sinonim</w:t>
      </w:r>
      <w:proofErr w:type="spellEnd"/>
      <w:r w:rsidRPr="00B6019D">
        <w:rPr>
          <w:sz w:val="20"/>
          <w:szCs w:val="20"/>
        </w:rPr>
        <w:t xml:space="preserve"> </w:t>
      </w:r>
      <w:proofErr w:type="spellStart"/>
      <w:r w:rsidRPr="00B6019D">
        <w:rPr>
          <w:sz w:val="20"/>
          <w:szCs w:val="20"/>
        </w:rPr>
        <w:t>untuk</w:t>
      </w:r>
      <w:proofErr w:type="spellEnd"/>
      <w:r w:rsidRPr="00B6019D">
        <w:rPr>
          <w:sz w:val="20"/>
          <w:szCs w:val="20"/>
        </w:rPr>
        <w:t xml:space="preserve"> </w:t>
      </w:r>
      <w:proofErr w:type="spellStart"/>
      <w:r w:rsidRPr="00B6019D">
        <w:rPr>
          <w:sz w:val="20"/>
          <w:szCs w:val="20"/>
        </w:rPr>
        <w:t>mengenali</w:t>
      </w:r>
      <w:proofErr w:type="spellEnd"/>
      <w:r w:rsidRPr="00B6019D">
        <w:rPr>
          <w:sz w:val="20"/>
          <w:szCs w:val="20"/>
        </w:rPr>
        <w:t xml:space="preserve"> </w:t>
      </w:r>
      <w:proofErr w:type="spellStart"/>
      <w:r w:rsidRPr="00B6019D">
        <w:rPr>
          <w:sz w:val="20"/>
          <w:szCs w:val="20"/>
        </w:rPr>
        <w:t>pertanyaan</w:t>
      </w:r>
      <w:proofErr w:type="spellEnd"/>
      <w:r w:rsidRPr="00B6019D">
        <w:rPr>
          <w:sz w:val="20"/>
          <w:szCs w:val="20"/>
        </w:rPr>
        <w:t xml:space="preserve"> yang </w:t>
      </w:r>
      <w:proofErr w:type="spellStart"/>
      <w:r w:rsidRPr="00B6019D">
        <w:rPr>
          <w:sz w:val="20"/>
          <w:szCs w:val="20"/>
        </w:rPr>
        <w:t>memiliki</w:t>
      </w:r>
      <w:proofErr w:type="spellEnd"/>
      <w:r w:rsidRPr="00B6019D">
        <w:rPr>
          <w:sz w:val="20"/>
          <w:szCs w:val="20"/>
        </w:rPr>
        <w:t xml:space="preserve"> </w:t>
      </w:r>
      <w:proofErr w:type="spellStart"/>
      <w:r w:rsidRPr="00B6019D">
        <w:rPr>
          <w:sz w:val="20"/>
          <w:szCs w:val="20"/>
        </w:rPr>
        <w:t>makna</w:t>
      </w:r>
      <w:proofErr w:type="spellEnd"/>
      <w:r w:rsidRPr="00B6019D">
        <w:rPr>
          <w:sz w:val="20"/>
          <w:szCs w:val="20"/>
        </w:rPr>
        <w:t xml:space="preserve"> </w:t>
      </w:r>
      <w:proofErr w:type="spellStart"/>
      <w:r w:rsidRPr="00B6019D">
        <w:rPr>
          <w:sz w:val="20"/>
          <w:szCs w:val="20"/>
        </w:rPr>
        <w:t>serupa</w:t>
      </w:r>
      <w:proofErr w:type="spellEnd"/>
      <w:r w:rsidRPr="00B6019D">
        <w:rPr>
          <w:sz w:val="20"/>
          <w:szCs w:val="20"/>
        </w:rPr>
        <w:t xml:space="preserve">, </w:t>
      </w:r>
      <w:proofErr w:type="spellStart"/>
      <w:r w:rsidRPr="00B6019D">
        <w:rPr>
          <w:sz w:val="20"/>
          <w:szCs w:val="20"/>
        </w:rPr>
        <w:t>seperti</w:t>
      </w:r>
      <w:proofErr w:type="spellEnd"/>
      <w:r w:rsidRPr="00B6019D">
        <w:rPr>
          <w:sz w:val="20"/>
          <w:szCs w:val="20"/>
        </w:rPr>
        <w:t xml:space="preserve"> “</w:t>
      </w:r>
      <w:proofErr w:type="spellStart"/>
      <w:r w:rsidRPr="00B6019D">
        <w:rPr>
          <w:sz w:val="20"/>
          <w:szCs w:val="20"/>
        </w:rPr>
        <w:t>bagaimana</w:t>
      </w:r>
      <w:proofErr w:type="spellEnd"/>
      <w:r w:rsidRPr="00B6019D">
        <w:rPr>
          <w:sz w:val="20"/>
          <w:szCs w:val="20"/>
        </w:rPr>
        <w:t xml:space="preserve"> </w:t>
      </w:r>
      <w:proofErr w:type="spellStart"/>
      <w:r w:rsidRPr="00B6019D">
        <w:rPr>
          <w:sz w:val="20"/>
          <w:szCs w:val="20"/>
        </w:rPr>
        <w:t>cara</w:t>
      </w:r>
      <w:proofErr w:type="spellEnd"/>
      <w:r w:rsidRPr="00B6019D">
        <w:rPr>
          <w:sz w:val="20"/>
          <w:szCs w:val="20"/>
        </w:rPr>
        <w:t xml:space="preserve"> login” dan “proses </w:t>
      </w:r>
      <w:proofErr w:type="spellStart"/>
      <w:r w:rsidRPr="00B6019D">
        <w:rPr>
          <w:sz w:val="20"/>
          <w:szCs w:val="20"/>
        </w:rPr>
        <w:t>masuk</w:t>
      </w:r>
      <w:proofErr w:type="spellEnd"/>
      <w:r w:rsidRPr="00B6019D">
        <w:rPr>
          <w:sz w:val="20"/>
          <w:szCs w:val="20"/>
        </w:rPr>
        <w:t xml:space="preserve"> </w:t>
      </w:r>
      <w:proofErr w:type="spellStart"/>
      <w:r w:rsidRPr="00B6019D">
        <w:rPr>
          <w:sz w:val="20"/>
          <w:szCs w:val="20"/>
        </w:rPr>
        <w:t>aplikasi</w:t>
      </w:r>
      <w:proofErr w:type="spellEnd"/>
      <w:r w:rsidRPr="00B6019D">
        <w:rPr>
          <w:sz w:val="20"/>
          <w:szCs w:val="20"/>
        </w:rPr>
        <w:t xml:space="preserve">”, </w:t>
      </w:r>
      <w:proofErr w:type="spellStart"/>
      <w:r w:rsidRPr="00B6019D">
        <w:rPr>
          <w:sz w:val="20"/>
          <w:szCs w:val="20"/>
        </w:rPr>
        <w:t>lalu</w:t>
      </w:r>
      <w:proofErr w:type="spellEnd"/>
      <w:r w:rsidRPr="00B6019D">
        <w:rPr>
          <w:sz w:val="20"/>
          <w:szCs w:val="20"/>
        </w:rPr>
        <w:t xml:space="preserve"> </w:t>
      </w:r>
      <w:proofErr w:type="spellStart"/>
      <w:r w:rsidRPr="00B6019D">
        <w:rPr>
          <w:sz w:val="20"/>
          <w:szCs w:val="20"/>
        </w:rPr>
        <w:t>mengaitkannya</w:t>
      </w:r>
      <w:proofErr w:type="spellEnd"/>
      <w:r w:rsidRPr="00B6019D">
        <w:rPr>
          <w:sz w:val="20"/>
          <w:szCs w:val="20"/>
        </w:rPr>
        <w:t xml:space="preserve"> </w:t>
      </w:r>
      <w:proofErr w:type="spellStart"/>
      <w:r w:rsidRPr="00B6019D">
        <w:rPr>
          <w:sz w:val="20"/>
          <w:szCs w:val="20"/>
        </w:rPr>
        <w:t>dengan</w:t>
      </w:r>
      <w:proofErr w:type="spellEnd"/>
      <w:r w:rsidRPr="00B6019D">
        <w:rPr>
          <w:sz w:val="20"/>
          <w:szCs w:val="20"/>
        </w:rPr>
        <w:t xml:space="preserve"> </w:t>
      </w:r>
      <w:proofErr w:type="spellStart"/>
      <w:r w:rsidRPr="00B6019D">
        <w:rPr>
          <w:sz w:val="20"/>
          <w:szCs w:val="20"/>
        </w:rPr>
        <w:t>jawaban</w:t>
      </w:r>
      <w:proofErr w:type="spellEnd"/>
      <w:r w:rsidRPr="00B6019D">
        <w:rPr>
          <w:sz w:val="20"/>
          <w:szCs w:val="20"/>
        </w:rPr>
        <w:t xml:space="preserve"> yang </w:t>
      </w:r>
      <w:proofErr w:type="spellStart"/>
      <w:r w:rsidRPr="00B6019D">
        <w:rPr>
          <w:sz w:val="20"/>
          <w:szCs w:val="20"/>
        </w:rPr>
        <w:t>relevan</w:t>
      </w:r>
      <w:proofErr w:type="spellEnd"/>
      <w:r w:rsidRPr="00B6019D">
        <w:rPr>
          <w:sz w:val="20"/>
          <w:szCs w:val="20"/>
        </w:rPr>
        <w:t xml:space="preserve">. </w:t>
      </w:r>
      <w:proofErr w:type="spellStart"/>
      <w:r w:rsidRPr="00B6019D">
        <w:rPr>
          <w:sz w:val="20"/>
          <w:szCs w:val="20"/>
        </w:rPr>
        <w:t>Dengan</w:t>
      </w:r>
      <w:proofErr w:type="spellEnd"/>
      <w:r w:rsidRPr="00B6019D">
        <w:rPr>
          <w:sz w:val="20"/>
          <w:szCs w:val="20"/>
        </w:rPr>
        <w:t xml:space="preserve"> </w:t>
      </w:r>
      <w:proofErr w:type="spellStart"/>
      <w:r w:rsidRPr="00B6019D">
        <w:rPr>
          <w:sz w:val="20"/>
          <w:szCs w:val="20"/>
        </w:rPr>
        <w:t>demikian</w:t>
      </w:r>
      <w:proofErr w:type="spellEnd"/>
      <w:r w:rsidRPr="00B6019D">
        <w:rPr>
          <w:sz w:val="20"/>
          <w:szCs w:val="20"/>
        </w:rPr>
        <w:t xml:space="preserve">, </w:t>
      </w:r>
      <w:proofErr w:type="spellStart"/>
      <w:r w:rsidRPr="00B6019D">
        <w:rPr>
          <w:sz w:val="20"/>
          <w:szCs w:val="20"/>
        </w:rPr>
        <w:t>kemampuan</w:t>
      </w:r>
      <w:proofErr w:type="spellEnd"/>
      <w:r w:rsidRPr="00B6019D">
        <w:rPr>
          <w:sz w:val="20"/>
          <w:szCs w:val="20"/>
        </w:rPr>
        <w:t xml:space="preserve"> </w:t>
      </w:r>
      <w:proofErr w:type="spellStart"/>
      <w:r w:rsidRPr="00B6019D">
        <w:rPr>
          <w:sz w:val="20"/>
          <w:szCs w:val="20"/>
        </w:rPr>
        <w:t>mengenali</w:t>
      </w:r>
      <w:proofErr w:type="spellEnd"/>
      <w:r w:rsidRPr="00B6019D">
        <w:rPr>
          <w:sz w:val="20"/>
          <w:szCs w:val="20"/>
        </w:rPr>
        <w:t xml:space="preserve"> </w:t>
      </w:r>
      <w:proofErr w:type="spellStart"/>
      <w:r w:rsidRPr="00B6019D">
        <w:rPr>
          <w:sz w:val="20"/>
          <w:szCs w:val="20"/>
        </w:rPr>
        <w:t>konteks</w:t>
      </w:r>
      <w:proofErr w:type="spellEnd"/>
      <w:r w:rsidRPr="00B6019D">
        <w:rPr>
          <w:sz w:val="20"/>
          <w:szCs w:val="20"/>
        </w:rPr>
        <w:t xml:space="preserve"> </w:t>
      </w:r>
      <w:proofErr w:type="spellStart"/>
      <w:r w:rsidRPr="00B6019D">
        <w:rPr>
          <w:sz w:val="20"/>
          <w:szCs w:val="20"/>
        </w:rPr>
        <w:t>membantu</w:t>
      </w:r>
      <w:proofErr w:type="spellEnd"/>
      <w:r w:rsidRPr="00B6019D">
        <w:rPr>
          <w:sz w:val="20"/>
          <w:szCs w:val="20"/>
        </w:rPr>
        <w:t xml:space="preserve"> chatbot </w:t>
      </w:r>
      <w:proofErr w:type="spellStart"/>
      <w:r w:rsidRPr="00B6019D">
        <w:rPr>
          <w:sz w:val="20"/>
          <w:szCs w:val="20"/>
        </w:rPr>
        <w:t>memberikan</w:t>
      </w:r>
      <w:proofErr w:type="spellEnd"/>
      <w:r w:rsidRPr="00B6019D">
        <w:rPr>
          <w:sz w:val="20"/>
          <w:szCs w:val="20"/>
        </w:rPr>
        <w:t xml:space="preserve"> </w:t>
      </w:r>
      <w:proofErr w:type="spellStart"/>
      <w:r w:rsidRPr="00B6019D">
        <w:rPr>
          <w:sz w:val="20"/>
          <w:szCs w:val="20"/>
        </w:rPr>
        <w:t>respons</w:t>
      </w:r>
      <w:proofErr w:type="spellEnd"/>
      <w:r w:rsidRPr="00B6019D">
        <w:rPr>
          <w:sz w:val="20"/>
          <w:szCs w:val="20"/>
        </w:rPr>
        <w:t xml:space="preserve"> yang </w:t>
      </w:r>
      <w:proofErr w:type="spellStart"/>
      <w:r w:rsidRPr="00B6019D">
        <w:rPr>
          <w:sz w:val="20"/>
          <w:szCs w:val="20"/>
        </w:rPr>
        <w:t>lebih</w:t>
      </w:r>
      <w:proofErr w:type="spellEnd"/>
      <w:r w:rsidRPr="00B6019D">
        <w:rPr>
          <w:sz w:val="20"/>
          <w:szCs w:val="20"/>
        </w:rPr>
        <w:t xml:space="preserve"> </w:t>
      </w:r>
      <w:proofErr w:type="spellStart"/>
      <w:r w:rsidRPr="00B6019D">
        <w:rPr>
          <w:sz w:val="20"/>
          <w:szCs w:val="20"/>
        </w:rPr>
        <w:t>fleksibel</w:t>
      </w:r>
      <w:proofErr w:type="spellEnd"/>
      <w:r w:rsidRPr="00B6019D">
        <w:rPr>
          <w:sz w:val="20"/>
          <w:szCs w:val="20"/>
        </w:rPr>
        <w:t xml:space="preserve"> dan </w:t>
      </w:r>
      <w:proofErr w:type="spellStart"/>
      <w:r w:rsidRPr="00B6019D">
        <w:rPr>
          <w:sz w:val="20"/>
          <w:szCs w:val="20"/>
        </w:rPr>
        <w:t>tepat</w:t>
      </w:r>
      <w:proofErr w:type="spellEnd"/>
      <w:r w:rsidRPr="00B6019D">
        <w:rPr>
          <w:sz w:val="20"/>
          <w:szCs w:val="20"/>
        </w:rPr>
        <w:t xml:space="preserve">, </w:t>
      </w:r>
      <w:proofErr w:type="spellStart"/>
      <w:r w:rsidRPr="00B6019D">
        <w:rPr>
          <w:sz w:val="20"/>
          <w:szCs w:val="20"/>
        </w:rPr>
        <w:t>meskipun</w:t>
      </w:r>
      <w:proofErr w:type="spellEnd"/>
      <w:r w:rsidRPr="00B6019D">
        <w:rPr>
          <w:sz w:val="20"/>
          <w:szCs w:val="20"/>
        </w:rPr>
        <w:t xml:space="preserve"> input </w:t>
      </w:r>
      <w:proofErr w:type="spellStart"/>
      <w:r w:rsidRPr="00B6019D">
        <w:rPr>
          <w:sz w:val="20"/>
          <w:szCs w:val="20"/>
        </w:rPr>
        <w:t>dari</w:t>
      </w:r>
      <w:proofErr w:type="spellEnd"/>
      <w:r w:rsidRPr="00B6019D">
        <w:rPr>
          <w:sz w:val="20"/>
          <w:szCs w:val="20"/>
        </w:rPr>
        <w:t xml:space="preserve"> </w:t>
      </w:r>
      <w:proofErr w:type="spellStart"/>
      <w:r w:rsidRPr="00B6019D">
        <w:rPr>
          <w:sz w:val="20"/>
          <w:szCs w:val="20"/>
        </w:rPr>
        <w:t>pengguna</w:t>
      </w:r>
      <w:proofErr w:type="spellEnd"/>
      <w:r w:rsidRPr="00B6019D">
        <w:rPr>
          <w:sz w:val="20"/>
          <w:szCs w:val="20"/>
        </w:rPr>
        <w:t xml:space="preserve"> </w:t>
      </w:r>
      <w:proofErr w:type="spellStart"/>
      <w:r w:rsidRPr="00B6019D">
        <w:rPr>
          <w:sz w:val="20"/>
          <w:szCs w:val="20"/>
        </w:rPr>
        <w:t>tidak</w:t>
      </w:r>
      <w:proofErr w:type="spellEnd"/>
      <w:r w:rsidRPr="00B6019D">
        <w:rPr>
          <w:sz w:val="20"/>
          <w:szCs w:val="20"/>
        </w:rPr>
        <w:t xml:space="preserve"> </w:t>
      </w:r>
      <w:proofErr w:type="spellStart"/>
      <w:r w:rsidRPr="00B6019D">
        <w:rPr>
          <w:sz w:val="20"/>
          <w:szCs w:val="20"/>
        </w:rPr>
        <w:t>selalu</w:t>
      </w:r>
      <w:proofErr w:type="spellEnd"/>
      <w:r w:rsidRPr="00B6019D">
        <w:rPr>
          <w:sz w:val="20"/>
          <w:szCs w:val="20"/>
        </w:rPr>
        <w:t xml:space="preserve"> </w:t>
      </w:r>
      <w:proofErr w:type="spellStart"/>
      <w:r w:rsidRPr="00B6019D">
        <w:rPr>
          <w:sz w:val="20"/>
          <w:szCs w:val="20"/>
        </w:rPr>
        <w:t>menggunakan</w:t>
      </w:r>
      <w:proofErr w:type="spellEnd"/>
      <w:r w:rsidRPr="00B6019D">
        <w:rPr>
          <w:sz w:val="20"/>
          <w:szCs w:val="20"/>
        </w:rPr>
        <w:t xml:space="preserve"> </w:t>
      </w:r>
      <w:proofErr w:type="spellStart"/>
      <w:r w:rsidRPr="00B6019D">
        <w:rPr>
          <w:sz w:val="20"/>
          <w:szCs w:val="20"/>
        </w:rPr>
        <w:t>frasa</w:t>
      </w:r>
      <w:proofErr w:type="spellEnd"/>
      <w:r w:rsidRPr="00B6019D">
        <w:rPr>
          <w:sz w:val="20"/>
          <w:szCs w:val="20"/>
        </w:rPr>
        <w:t xml:space="preserve"> </w:t>
      </w:r>
      <w:proofErr w:type="spellStart"/>
      <w:r w:rsidRPr="00B6019D">
        <w:rPr>
          <w:sz w:val="20"/>
          <w:szCs w:val="20"/>
        </w:rPr>
        <w:t>atau</w:t>
      </w:r>
      <w:proofErr w:type="spellEnd"/>
      <w:r w:rsidRPr="00B6019D">
        <w:rPr>
          <w:sz w:val="20"/>
          <w:szCs w:val="20"/>
        </w:rPr>
        <w:t xml:space="preserve"> kata </w:t>
      </w:r>
      <w:proofErr w:type="spellStart"/>
      <w:r w:rsidRPr="00B6019D">
        <w:rPr>
          <w:sz w:val="20"/>
          <w:szCs w:val="20"/>
        </w:rPr>
        <w:t>kunci</w:t>
      </w:r>
      <w:proofErr w:type="spellEnd"/>
      <w:r w:rsidRPr="00B6019D">
        <w:rPr>
          <w:sz w:val="20"/>
          <w:szCs w:val="20"/>
        </w:rPr>
        <w:t xml:space="preserve"> yang </w:t>
      </w:r>
      <w:proofErr w:type="spellStart"/>
      <w:r w:rsidRPr="00B6019D">
        <w:rPr>
          <w:sz w:val="20"/>
          <w:szCs w:val="20"/>
        </w:rPr>
        <w:t>identik</w:t>
      </w:r>
      <w:proofErr w:type="spellEnd"/>
      <w:r w:rsidRPr="00B6019D">
        <w:rPr>
          <w:sz w:val="20"/>
          <w:szCs w:val="20"/>
        </w:rPr>
        <w:t xml:space="preserve"> </w:t>
      </w:r>
      <w:proofErr w:type="spellStart"/>
      <w:r w:rsidRPr="00B6019D">
        <w:rPr>
          <w:sz w:val="20"/>
          <w:szCs w:val="20"/>
        </w:rPr>
        <w:t>dengan</w:t>
      </w:r>
      <w:proofErr w:type="spellEnd"/>
      <w:r w:rsidRPr="00B6019D">
        <w:rPr>
          <w:sz w:val="20"/>
          <w:szCs w:val="20"/>
        </w:rPr>
        <w:t xml:space="preserve"> data </w:t>
      </w:r>
      <w:proofErr w:type="spellStart"/>
      <w:r w:rsidRPr="00B6019D">
        <w:rPr>
          <w:sz w:val="20"/>
          <w:szCs w:val="20"/>
        </w:rPr>
        <w:t>pelatihan</w:t>
      </w:r>
      <w:proofErr w:type="spellEnd"/>
      <w:r w:rsidRPr="00B6019D">
        <w:rPr>
          <w:sz w:val="20"/>
          <w:szCs w:val="20"/>
        </w:rPr>
        <w:t>.</w:t>
      </w:r>
    </w:p>
    <w:p w14:paraId="75C494A0" w14:textId="77777777" w:rsidR="00A31BA3" w:rsidRDefault="00A31BA3" w:rsidP="00B6019D">
      <w:pPr>
        <w:pStyle w:val="ListParagraph"/>
        <w:spacing w:line="276" w:lineRule="auto"/>
        <w:ind w:left="0" w:right="461" w:firstLine="567"/>
        <w:jc w:val="both"/>
        <w:rPr>
          <w:color w:val="000000" w:themeColor="text1"/>
          <w:sz w:val="20"/>
          <w:szCs w:val="20"/>
        </w:rPr>
      </w:pPr>
    </w:p>
    <w:p w14:paraId="2CE74DF6" w14:textId="77777777" w:rsidR="00B43900" w:rsidRPr="00A31BA3" w:rsidRDefault="00B43900" w:rsidP="00B6019D">
      <w:pPr>
        <w:pStyle w:val="ListParagraph"/>
        <w:spacing w:line="276" w:lineRule="auto"/>
        <w:ind w:left="0" w:right="461" w:firstLine="567"/>
        <w:jc w:val="both"/>
        <w:rPr>
          <w:color w:val="000000" w:themeColor="text1"/>
          <w:sz w:val="20"/>
          <w:szCs w:val="20"/>
        </w:rPr>
      </w:pPr>
    </w:p>
    <w:p w14:paraId="06D13DD2" w14:textId="33EB9EB3" w:rsidR="00A31BA3" w:rsidRPr="00DA4E6C" w:rsidRDefault="00DA4E6C" w:rsidP="00DA4E6C">
      <w:pPr>
        <w:pStyle w:val="Heading3"/>
      </w:pPr>
      <w:bookmarkStart w:id="49" w:name="_Toc202306602"/>
      <w:r>
        <w:lastRenderedPageBreak/>
        <w:t xml:space="preserve">2.2.7 </w:t>
      </w:r>
      <w:r w:rsidR="00A31BA3" w:rsidRPr="00DA4E6C">
        <w:t>Term</w:t>
      </w:r>
      <w:r w:rsidR="00A31BA3" w:rsidRPr="00DA4E6C">
        <w:rPr>
          <w:spacing w:val="-11"/>
        </w:rPr>
        <w:t xml:space="preserve"> </w:t>
      </w:r>
      <w:r w:rsidR="00A31BA3" w:rsidRPr="00DA4E6C">
        <w:t>Frequency-Inverse</w:t>
      </w:r>
      <w:r w:rsidR="00A31BA3" w:rsidRPr="00DA4E6C">
        <w:rPr>
          <w:spacing w:val="-10"/>
        </w:rPr>
        <w:t xml:space="preserve"> </w:t>
      </w:r>
      <w:r w:rsidR="00A31BA3" w:rsidRPr="00DA4E6C">
        <w:t>Document</w:t>
      </w:r>
      <w:r w:rsidR="00A31BA3" w:rsidRPr="00DA4E6C">
        <w:rPr>
          <w:spacing w:val="-10"/>
        </w:rPr>
        <w:t xml:space="preserve"> </w:t>
      </w:r>
      <w:r w:rsidR="00A31BA3" w:rsidRPr="00DA4E6C">
        <w:t>Frequency</w:t>
      </w:r>
      <w:r w:rsidR="00A31BA3" w:rsidRPr="00DA4E6C">
        <w:rPr>
          <w:spacing w:val="-9"/>
        </w:rPr>
        <w:t xml:space="preserve"> </w:t>
      </w:r>
      <w:r w:rsidR="00A31BA3" w:rsidRPr="00DA4E6C">
        <w:t>(TF-</w:t>
      </w:r>
      <w:r w:rsidR="00A31BA3" w:rsidRPr="00DA4E6C">
        <w:rPr>
          <w:spacing w:val="-4"/>
        </w:rPr>
        <w:t>IDF)</w:t>
      </w:r>
      <w:bookmarkEnd w:id="49"/>
    </w:p>
    <w:p w14:paraId="243D64F4" w14:textId="77777777" w:rsidR="00A31BA3" w:rsidRDefault="00A31BA3" w:rsidP="000C5FFA">
      <w:pPr>
        <w:pStyle w:val="BodyText"/>
        <w:spacing w:line="276" w:lineRule="auto"/>
        <w:ind w:right="35" w:firstLine="436"/>
        <w:jc w:val="both"/>
      </w:pPr>
      <w:r>
        <w:t xml:space="preserve">TF-IDF adalah metode yang digunakan untuk mengukur tingkat pentingnya sebuah kata (term) dalam sebuah dokumen atau korpus teks. Metode ini banyak digunakan dalam pemrosesan bahasa alami dan analisis teks. TF-IDF menggabungkan dua komponen, frekuensi kata dalam dokumen (TF) dan </w:t>
      </w:r>
      <w:proofErr w:type="spellStart"/>
      <w:r>
        <w:t>invers</w:t>
      </w:r>
      <w:proofErr w:type="spellEnd"/>
      <w:r>
        <w:t xml:space="preserve"> dari frekuensi kata dalam seluruh korpus (IDF).</w:t>
      </w:r>
    </w:p>
    <w:p w14:paraId="625698F0" w14:textId="61702C74" w:rsidR="00A31BA3" w:rsidRDefault="00A31BA3" w:rsidP="000C5FFA">
      <w:pPr>
        <w:pStyle w:val="BodyText"/>
        <w:spacing w:line="276" w:lineRule="auto"/>
        <w:ind w:right="35" w:firstLine="436"/>
        <w:jc w:val="both"/>
      </w:pPr>
      <w:r>
        <w:t xml:space="preserve">TF-IDF menghasilkan bobot atau skor yang mewakili tingkat pentingnya sebuah term dalam sebuah dokumen dalam konteks koleksi dokumen yang lebih besar. Bobot ini dapat digunakan untuk memperhitungkan dan membandingkan relevansi dokumen dalam sistem temu kembali informasi. Dokumen yang memiliki skor TF-IDF yang lebih tinggi yang untuk suatu term cenderung dianggap lebih relevan terhadap </w:t>
      </w:r>
      <w:proofErr w:type="spellStart"/>
      <w:r>
        <w:t>query</w:t>
      </w:r>
      <w:proofErr w:type="spellEnd"/>
      <w:r>
        <w:t xml:space="preserve"> atau permintaan pengguna yang mengandung term tersebut[1</w:t>
      </w:r>
      <w:r w:rsidR="00206D25">
        <w:t>4</w:t>
      </w:r>
      <w:r>
        <w:t>]. Rumus untuk TF-IDF adalah[</w:t>
      </w:r>
      <w:r w:rsidR="00206D25">
        <w:t>2</w:t>
      </w:r>
      <w:r>
        <w:t>]:</w:t>
      </w:r>
    </w:p>
    <w:p w14:paraId="2F362726" w14:textId="77777777" w:rsidR="00A31BA3" w:rsidRDefault="00A31BA3" w:rsidP="00A31BA3">
      <w:pPr>
        <w:pStyle w:val="BodyText"/>
        <w:spacing w:before="9"/>
        <w:rPr>
          <w:sz w:val="12"/>
        </w:rPr>
      </w:pPr>
    </w:p>
    <w:p w14:paraId="4B88AF3A" w14:textId="77777777" w:rsidR="00A31BA3" w:rsidRDefault="00A31BA3" w:rsidP="00A31BA3">
      <w:pPr>
        <w:pStyle w:val="BodyText"/>
        <w:rPr>
          <w:sz w:val="12"/>
        </w:rPr>
        <w:sectPr w:rsidR="00A31BA3" w:rsidSect="00F56F3E">
          <w:pgSz w:w="8400" w:h="11900"/>
          <w:pgMar w:top="567" w:right="851" w:bottom="567" w:left="1418" w:header="0" w:footer="714" w:gutter="0"/>
          <w:pgNumType w:start="1"/>
          <w:cols w:space="720"/>
        </w:sectPr>
      </w:pPr>
    </w:p>
    <w:p w14:paraId="55B7166A" w14:textId="14DF7CCB" w:rsidR="00A31BA3" w:rsidRDefault="00A31BA3" w:rsidP="00DA4E6C">
      <w:pPr>
        <w:pStyle w:val="BodyText"/>
        <w:tabs>
          <w:tab w:val="left" w:pos="3977"/>
        </w:tabs>
        <w:spacing w:before="73" w:line="259" w:lineRule="exact"/>
        <w:ind w:firstLine="1440"/>
        <w:rPr>
          <w:rFonts w:ascii="Cambria Math" w:eastAsia="Cambria Math"/>
          <w:position w:val="12"/>
          <w:sz w:val="14"/>
        </w:rPr>
      </w:pPr>
      <w:r>
        <w:rPr>
          <w:rFonts w:ascii="Cambria Math" w:eastAsia="Cambria Math"/>
          <w:noProof/>
          <w:position w:val="12"/>
          <w:sz w:val="14"/>
        </w:rPr>
        <mc:AlternateContent>
          <mc:Choice Requires="wps">
            <w:drawing>
              <wp:anchor distT="0" distB="0" distL="0" distR="0" simplePos="0" relativeHeight="251770368" behindDoc="1" locked="0" layoutInCell="1" allowOverlap="1" wp14:anchorId="1F3D7CFD" wp14:editId="14F0B00F">
                <wp:simplePos x="0" y="0"/>
                <wp:positionH relativeFrom="page">
                  <wp:posOffset>3021457</wp:posOffset>
                </wp:positionH>
                <wp:positionV relativeFrom="paragraph">
                  <wp:posOffset>167390</wp:posOffset>
                </wp:positionV>
                <wp:extent cx="363220" cy="76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7620"/>
                        </a:xfrm>
                        <a:custGeom>
                          <a:avLst/>
                          <a:gdLst/>
                          <a:ahLst/>
                          <a:cxnLst/>
                          <a:rect l="l" t="t" r="r" b="b"/>
                          <a:pathLst>
                            <a:path w="363220" h="7620">
                              <a:moveTo>
                                <a:pt x="362711" y="0"/>
                              </a:moveTo>
                              <a:lnTo>
                                <a:pt x="0" y="0"/>
                              </a:lnTo>
                              <a:lnTo>
                                <a:pt x="0" y="7620"/>
                              </a:lnTo>
                              <a:lnTo>
                                <a:pt x="362711" y="7620"/>
                              </a:lnTo>
                              <a:lnTo>
                                <a:pt x="3627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DA10CC" id="Graphic 8" o:spid="_x0000_s1026" style="position:absolute;margin-left:237.9pt;margin-top:13.2pt;width:28.6pt;height:.6pt;z-index:-251546112;visibility:visible;mso-wrap-style:square;mso-wrap-distance-left:0;mso-wrap-distance-top:0;mso-wrap-distance-right:0;mso-wrap-distance-bottom:0;mso-position-horizontal:absolute;mso-position-horizontal-relative:page;mso-position-vertical:absolute;mso-position-vertical-relative:text;v-text-anchor:top" coordsize="3632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" path="m362711,l,,,7620r362711,l362711,xe" fillcolor="black" stroked="f">
                <v:path arrowok="t"/>
                <w10:wrap anchorx="page"/>
              </v:shape>
            </w:pict>
          </mc:Fallback>
        </mc:AlternateContent>
      </w:r>
      <w:r>
        <w:rPr>
          <w:rFonts w:ascii="Cambria Math" w:eastAsia="Cambria Math"/>
        </w:rPr>
        <w:t>𝑡</w:t>
      </w:r>
      <w:r>
        <w:rPr>
          <w:rFonts w:ascii="Cambria Math" w:eastAsia="Cambria Math"/>
          <w:spacing w:val="4"/>
        </w:rPr>
        <w:t xml:space="preserve"> </w:t>
      </w:r>
      <w:r>
        <w:rPr>
          <w:rFonts w:ascii="Cambria Math" w:eastAsia="Cambria Math"/>
        </w:rPr>
        <w:t>𝑓</w:t>
      </w:r>
      <w:r>
        <w:rPr>
          <w:rFonts w:ascii="Cambria Math" w:eastAsia="Cambria Math"/>
          <w:spacing w:val="58"/>
        </w:rPr>
        <w:t xml:space="preserve"> </w:t>
      </w:r>
      <w:r>
        <w:rPr>
          <w:rFonts w:ascii="Cambria Math" w:eastAsia="Cambria Math"/>
        </w:rPr>
        <w:t>=</w:t>
      </w:r>
      <w:r>
        <w:rPr>
          <w:rFonts w:ascii="Cambria Math" w:eastAsia="Cambria Math"/>
          <w:spacing w:val="54"/>
        </w:rPr>
        <w:t xml:space="preserve"> </w:t>
      </w:r>
      <w:r>
        <w:rPr>
          <w:rFonts w:ascii="Cambria Math" w:eastAsia="Cambria Math"/>
        </w:rPr>
        <w:t>0,5</w:t>
      </w:r>
      <w:r>
        <w:rPr>
          <w:rFonts w:ascii="Cambria Math" w:eastAsia="Cambria Math"/>
          <w:spacing w:val="42"/>
        </w:rPr>
        <w:t xml:space="preserve"> </w:t>
      </w:r>
      <w:r>
        <w:rPr>
          <w:rFonts w:ascii="Cambria Math" w:eastAsia="Cambria Math"/>
        </w:rPr>
        <w:t>+</w:t>
      </w:r>
      <w:r>
        <w:rPr>
          <w:rFonts w:ascii="Cambria Math" w:eastAsia="Cambria Math"/>
          <w:spacing w:val="42"/>
        </w:rPr>
        <w:t xml:space="preserve"> </w:t>
      </w:r>
      <w:r>
        <w:rPr>
          <w:rFonts w:ascii="Cambria Math" w:eastAsia="Cambria Math"/>
        </w:rPr>
        <w:t>0,5</w:t>
      </w:r>
      <w:r>
        <w:rPr>
          <w:rFonts w:ascii="Cambria Math" w:eastAsia="Cambria Math"/>
          <w:spacing w:val="-2"/>
        </w:rPr>
        <w:t xml:space="preserve"> </w:t>
      </w:r>
      <w:r>
        <w:rPr>
          <w:rFonts w:ascii="Cambria Math" w:eastAsia="Cambria Math"/>
          <w:spacing w:val="-10"/>
        </w:rPr>
        <w:t>𝑥</w:t>
      </w:r>
      <w:r>
        <w:rPr>
          <w:rFonts w:ascii="Cambria Math" w:eastAsia="Cambria Math"/>
        </w:rPr>
        <w:tab/>
      </w:r>
      <w:r>
        <w:rPr>
          <w:rFonts w:ascii="Cambria Math" w:eastAsia="Cambria Math"/>
          <w:spacing w:val="-5"/>
          <w:position w:val="12"/>
          <w:sz w:val="14"/>
        </w:rPr>
        <w:t>𝑡𝑓</w:t>
      </w:r>
      <w:r w:rsidR="00DA4E6C">
        <w:rPr>
          <w:rFonts w:ascii="Cambria Math" w:eastAsia="Cambria Math"/>
          <w:spacing w:val="-5"/>
          <w:position w:val="12"/>
          <w:sz w:val="14"/>
        </w:rPr>
        <w:tab/>
      </w:r>
    </w:p>
    <w:p w14:paraId="6BE3D23F" w14:textId="77777777" w:rsidR="00A31BA3" w:rsidRDefault="00A31BA3" w:rsidP="00A31BA3">
      <w:pPr>
        <w:spacing w:line="126" w:lineRule="exact"/>
        <w:jc w:val="right"/>
        <w:rPr>
          <w:rFonts w:ascii="Cambria Math" w:eastAsia="Cambria Math"/>
          <w:sz w:val="14"/>
        </w:rPr>
      </w:pPr>
      <w:r>
        <w:rPr>
          <w:rFonts w:ascii="Cambria Math" w:eastAsia="Cambria Math"/>
          <w:spacing w:val="-2"/>
          <w:w w:val="105"/>
          <w:sz w:val="14"/>
        </w:rPr>
        <w:t>𝑚𝑎𝑥(𝑡𝑓)</w:t>
      </w:r>
    </w:p>
    <w:p w14:paraId="1E05B0C0" w14:textId="7ED7023B" w:rsidR="00A31BA3" w:rsidRDefault="00A31BA3" w:rsidP="00DA4E6C">
      <w:pPr>
        <w:spacing w:before="139"/>
        <w:rPr>
          <w:sz w:val="20"/>
        </w:rPr>
      </w:pPr>
      <w:r>
        <w:br w:type="column"/>
      </w:r>
      <w:r w:rsidR="00DA4E6C">
        <w:t xml:space="preserve">     </w:t>
      </w:r>
      <w:r>
        <w:rPr>
          <w:spacing w:val="-5"/>
          <w:sz w:val="20"/>
        </w:rPr>
        <w:t>(1)</w:t>
      </w:r>
    </w:p>
    <w:p w14:paraId="5B5A84F3" w14:textId="77777777" w:rsidR="00A31BA3" w:rsidRDefault="00A31BA3" w:rsidP="00A31BA3">
      <w:pPr>
        <w:rPr>
          <w:sz w:val="20"/>
        </w:rPr>
        <w:sectPr w:rsidR="00A31BA3" w:rsidSect="00A31BA3">
          <w:type w:val="continuous"/>
          <w:pgSz w:w="8400" w:h="11900"/>
          <w:pgMar w:top="1080" w:right="283" w:bottom="0" w:left="992" w:header="0" w:footer="716" w:gutter="0"/>
          <w:cols w:num="2" w:space="720" w:equalWidth="0">
            <w:col w:w="4338" w:space="40"/>
            <w:col w:w="2747"/>
          </w:cols>
        </w:sectPr>
      </w:pPr>
    </w:p>
    <w:p w14:paraId="3AAB37E4" w14:textId="77777777" w:rsidR="00A31BA3" w:rsidRDefault="00A31BA3" w:rsidP="00A31BA3">
      <w:pPr>
        <w:spacing w:before="45"/>
        <w:jc w:val="right"/>
        <w:rPr>
          <w:rFonts w:ascii="Cambria Math" w:eastAsia="Cambria Math"/>
          <w:position w:val="-3"/>
          <w:sz w:val="14"/>
        </w:rPr>
      </w:pPr>
      <w:r>
        <w:rPr>
          <w:rFonts w:ascii="Cambria Math" w:eastAsia="Cambria Math"/>
          <w:spacing w:val="-4"/>
          <w:sz w:val="20"/>
        </w:rPr>
        <w:t>𝑖𝑑𝑓</w:t>
      </w:r>
      <w:r>
        <w:rPr>
          <w:rFonts w:ascii="Cambria Math" w:eastAsia="Cambria Math"/>
          <w:spacing w:val="-4"/>
          <w:position w:val="-3"/>
          <w:sz w:val="14"/>
        </w:rPr>
        <w:t>𝑡</w:t>
      </w:r>
    </w:p>
    <w:p w14:paraId="558C08F5" w14:textId="4607BF42" w:rsidR="00A31BA3" w:rsidRDefault="00A31BA3" w:rsidP="00A31BA3">
      <w:pPr>
        <w:tabs>
          <w:tab w:val="left" w:pos="2239"/>
        </w:tabs>
        <w:spacing w:line="241" w:lineRule="exact"/>
        <w:rPr>
          <w:sz w:val="20"/>
        </w:rPr>
      </w:pPr>
      <w:r>
        <w:br w:type="column"/>
      </w:r>
      <w:r>
        <w:rPr>
          <w:rFonts w:ascii="Cambria Math" w:eastAsia="Cambria Math"/>
          <w:sz w:val="20"/>
        </w:rPr>
        <w:t>=</w:t>
      </w:r>
      <w:r>
        <w:rPr>
          <w:rFonts w:ascii="Cambria Math" w:eastAsia="Cambria Math"/>
          <w:spacing w:val="55"/>
          <w:sz w:val="20"/>
        </w:rPr>
        <w:t xml:space="preserve"> </w:t>
      </w:r>
      <w:r>
        <w:rPr>
          <w:rFonts w:ascii="Cambria Math" w:eastAsia="Cambria Math"/>
          <w:sz w:val="20"/>
        </w:rPr>
        <w:t>𝑙𝑜𝑔(</w:t>
      </w:r>
      <w:r>
        <w:rPr>
          <w:rFonts w:ascii="Cambria Math" w:eastAsia="Cambria Math"/>
          <w:spacing w:val="22"/>
          <w:sz w:val="20"/>
        </w:rPr>
        <w:t xml:space="preserve"> </w:t>
      </w:r>
      <w:r>
        <w:rPr>
          <w:rFonts w:ascii="Cambria Math" w:eastAsia="Cambria Math"/>
          <w:position w:val="12"/>
          <w:sz w:val="14"/>
        </w:rPr>
        <w:t>𝐷</w:t>
      </w:r>
      <w:r>
        <w:rPr>
          <w:rFonts w:ascii="Cambria Math" w:eastAsia="Cambria Math"/>
          <w:spacing w:val="39"/>
          <w:position w:val="12"/>
          <w:sz w:val="14"/>
        </w:rPr>
        <w:t xml:space="preserve"> </w:t>
      </w:r>
      <w:r>
        <w:rPr>
          <w:rFonts w:ascii="Cambria Math" w:eastAsia="Cambria Math"/>
          <w:spacing w:val="-10"/>
          <w:sz w:val="20"/>
        </w:rPr>
        <w:t>)</w:t>
      </w:r>
      <w:r w:rsidR="00DA4E6C">
        <w:rPr>
          <w:rFonts w:ascii="Cambria Math" w:eastAsia="Cambria Math"/>
          <w:sz w:val="20"/>
        </w:rPr>
        <w:tab/>
      </w:r>
      <w:r>
        <w:rPr>
          <w:spacing w:val="-5"/>
          <w:sz w:val="20"/>
        </w:rPr>
        <w:t>(2)</w:t>
      </w:r>
    </w:p>
    <w:p w14:paraId="784084C1" w14:textId="77777777" w:rsidR="00A31BA3" w:rsidRDefault="00A31BA3" w:rsidP="00A31BA3">
      <w:pPr>
        <w:spacing w:line="170" w:lineRule="auto"/>
        <w:rPr>
          <w:rFonts w:ascii="Cambria Math" w:eastAsia="Cambria Math"/>
          <w:position w:val="-2"/>
          <w:sz w:val="12"/>
        </w:rPr>
      </w:pPr>
      <w:r>
        <w:rPr>
          <w:rFonts w:ascii="Cambria Math" w:eastAsia="Cambria Math"/>
          <w:noProof/>
          <w:position w:val="-2"/>
          <w:sz w:val="12"/>
        </w:rPr>
        <mc:AlternateContent>
          <mc:Choice Requires="wps">
            <w:drawing>
              <wp:anchor distT="0" distB="0" distL="0" distR="0" simplePos="0" relativeHeight="251771392" behindDoc="1" locked="0" layoutInCell="1" allowOverlap="1" wp14:anchorId="709EE120" wp14:editId="1A2F72E0">
                <wp:simplePos x="0" y="0"/>
                <wp:positionH relativeFrom="page">
                  <wp:posOffset>2629535</wp:posOffset>
                </wp:positionH>
                <wp:positionV relativeFrom="paragraph">
                  <wp:posOffset>-43499</wp:posOffset>
                </wp:positionV>
                <wp:extent cx="149860" cy="76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7620"/>
                        </a:xfrm>
                        <a:custGeom>
                          <a:avLst/>
                          <a:gdLst/>
                          <a:ahLst/>
                          <a:cxnLst/>
                          <a:rect l="l" t="t" r="r" b="b"/>
                          <a:pathLst>
                            <a:path w="149860" h="7620">
                              <a:moveTo>
                                <a:pt x="149351" y="0"/>
                              </a:moveTo>
                              <a:lnTo>
                                <a:pt x="0" y="0"/>
                              </a:lnTo>
                              <a:lnTo>
                                <a:pt x="0" y="7619"/>
                              </a:lnTo>
                              <a:lnTo>
                                <a:pt x="149351" y="7619"/>
                              </a:lnTo>
                              <a:lnTo>
                                <a:pt x="149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986F8" id="Graphic 9" o:spid="_x0000_s1026" style="position:absolute;margin-left:207.05pt;margin-top:-3.45pt;width:11.8pt;height:.6pt;z-index:-251545088;visibility:visible;mso-wrap-style:square;mso-wrap-distance-left:0;mso-wrap-distance-top:0;mso-wrap-distance-right:0;mso-wrap-distance-bottom:0;mso-position-horizontal:absolute;mso-position-horizontal-relative:page;mso-position-vertical:absolute;mso-position-vertical-relative:text;v-text-anchor:top" coordsize="149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" path="m149351,l,,,7619r149351,l149351,xe" fillcolor="black" stroked="f">
                <v:path arrowok="t"/>
                <w10:wrap anchorx="page"/>
              </v:shape>
            </w:pict>
          </mc:Fallback>
        </mc:AlternateContent>
      </w:r>
      <w:r>
        <w:rPr>
          <w:rFonts w:ascii="Cambria Math" w:eastAsia="Cambria Math"/>
          <w:spacing w:val="-5"/>
          <w:w w:val="110"/>
          <w:sz w:val="14"/>
        </w:rPr>
        <w:t>𝑑𝑓</w:t>
      </w:r>
      <w:r>
        <w:rPr>
          <w:rFonts w:ascii="Cambria Math" w:eastAsia="Cambria Math"/>
          <w:spacing w:val="-5"/>
          <w:w w:val="110"/>
          <w:position w:val="-2"/>
          <w:sz w:val="12"/>
        </w:rPr>
        <w:t>𝑡</w:t>
      </w:r>
    </w:p>
    <w:p w14:paraId="5E31D394" w14:textId="77777777" w:rsidR="00A31BA3" w:rsidRDefault="00A31BA3" w:rsidP="00A31BA3">
      <w:pPr>
        <w:spacing w:line="170" w:lineRule="auto"/>
        <w:rPr>
          <w:rFonts w:ascii="Cambria Math" w:eastAsia="Cambria Math"/>
          <w:position w:val="-2"/>
          <w:sz w:val="12"/>
        </w:rPr>
        <w:sectPr w:rsidR="00A31BA3" w:rsidSect="00A31BA3">
          <w:type w:val="continuous"/>
          <w:pgSz w:w="8400" w:h="11900"/>
          <w:pgMar w:top="1080" w:right="283" w:bottom="0" w:left="992" w:header="0" w:footer="716" w:gutter="0"/>
          <w:cols w:num="2" w:space="720" w:equalWidth="0">
            <w:col w:w="2407" w:space="40"/>
            <w:col w:w="4678"/>
          </w:cols>
        </w:sectPr>
      </w:pPr>
    </w:p>
    <w:p w14:paraId="388EAB29" w14:textId="77777777" w:rsidR="00A31BA3" w:rsidRDefault="00A31BA3" w:rsidP="00A31BA3">
      <w:pPr>
        <w:tabs>
          <w:tab w:val="left" w:pos="2597"/>
        </w:tabs>
        <w:spacing w:line="242" w:lineRule="exact"/>
        <w:ind w:right="115"/>
        <w:jc w:val="center"/>
        <w:rPr>
          <w:sz w:val="20"/>
        </w:rPr>
      </w:pPr>
      <w:r>
        <w:rPr>
          <w:rFonts w:ascii="Cambria Math" w:eastAsia="Cambria Math"/>
          <w:sz w:val="20"/>
        </w:rPr>
        <w:t>𝑊</w:t>
      </w:r>
      <w:r>
        <w:rPr>
          <w:rFonts w:ascii="Cambria Math" w:eastAsia="Cambria Math"/>
          <w:position w:val="-3"/>
          <w:sz w:val="14"/>
        </w:rPr>
        <w:t>𝑑.𝑡</w:t>
      </w:r>
      <w:r>
        <w:rPr>
          <w:rFonts w:ascii="Cambria Math" w:eastAsia="Cambria Math"/>
          <w:spacing w:val="70"/>
          <w:position w:val="-3"/>
          <w:sz w:val="14"/>
        </w:rPr>
        <w:t xml:space="preserve"> </w:t>
      </w:r>
      <w:r>
        <w:rPr>
          <w:rFonts w:ascii="Cambria Math" w:eastAsia="Cambria Math"/>
          <w:sz w:val="20"/>
        </w:rPr>
        <w:t>=</w:t>
      </w:r>
      <w:r>
        <w:rPr>
          <w:rFonts w:ascii="Cambria Math" w:eastAsia="Cambria Math"/>
          <w:spacing w:val="45"/>
          <w:sz w:val="20"/>
        </w:rPr>
        <w:t xml:space="preserve"> </w:t>
      </w:r>
      <w:r>
        <w:rPr>
          <w:rFonts w:ascii="Cambria Math" w:eastAsia="Cambria Math"/>
          <w:sz w:val="20"/>
        </w:rPr>
        <w:t>𝑡𝑓</w:t>
      </w:r>
      <w:r>
        <w:rPr>
          <w:rFonts w:ascii="Cambria Math" w:eastAsia="Cambria Math"/>
          <w:position w:val="-3"/>
          <w:sz w:val="14"/>
        </w:rPr>
        <w:t>𝑑.𝑡</w:t>
      </w:r>
      <w:r>
        <w:rPr>
          <w:rFonts w:ascii="Cambria Math" w:eastAsia="Cambria Math"/>
          <w:spacing w:val="20"/>
          <w:position w:val="-3"/>
          <w:sz w:val="14"/>
        </w:rPr>
        <w:t xml:space="preserve"> </w:t>
      </w:r>
      <w:r>
        <w:rPr>
          <w:rFonts w:ascii="Cambria Math" w:eastAsia="Cambria Math"/>
          <w:sz w:val="20"/>
        </w:rPr>
        <w:t>𝑥</w:t>
      </w:r>
      <w:r>
        <w:rPr>
          <w:rFonts w:ascii="Cambria Math" w:eastAsia="Cambria Math"/>
          <w:spacing w:val="3"/>
          <w:sz w:val="20"/>
        </w:rPr>
        <w:t xml:space="preserve"> </w:t>
      </w:r>
      <w:r>
        <w:rPr>
          <w:rFonts w:ascii="Cambria Math" w:eastAsia="Cambria Math"/>
          <w:spacing w:val="-2"/>
          <w:sz w:val="20"/>
        </w:rPr>
        <w:t>𝑖𝑑𝑓</w:t>
      </w:r>
      <w:r>
        <w:rPr>
          <w:rFonts w:ascii="Cambria Math" w:eastAsia="Cambria Math"/>
          <w:spacing w:val="-2"/>
          <w:position w:val="-3"/>
          <w:sz w:val="14"/>
        </w:rPr>
        <w:t>𝑑.𝑡</w:t>
      </w:r>
      <w:r>
        <w:rPr>
          <w:rFonts w:ascii="Cambria Math" w:eastAsia="Cambria Math"/>
          <w:position w:val="-3"/>
          <w:sz w:val="14"/>
        </w:rPr>
        <w:tab/>
      </w:r>
      <w:r>
        <w:rPr>
          <w:spacing w:val="-5"/>
          <w:sz w:val="20"/>
        </w:rPr>
        <w:t>(3)</w:t>
      </w:r>
    </w:p>
    <w:p w14:paraId="544907EE" w14:textId="77777777" w:rsidR="00A31BA3" w:rsidRDefault="00A31BA3" w:rsidP="00AB5682">
      <w:pPr>
        <w:pStyle w:val="BodyText"/>
        <w:spacing w:before="203"/>
        <w:ind w:left="426"/>
      </w:pPr>
      <w:r>
        <w:rPr>
          <w:spacing w:val="-2"/>
        </w:rPr>
        <w:t>Keterangan:</w:t>
      </w:r>
    </w:p>
    <w:p w14:paraId="10C20C9B" w14:textId="77777777" w:rsidR="00A31BA3" w:rsidRDefault="00A31BA3" w:rsidP="00AB5682">
      <w:pPr>
        <w:pStyle w:val="BodyText"/>
        <w:tabs>
          <w:tab w:val="left" w:pos="887"/>
        </w:tabs>
        <w:ind w:left="426" w:right="2859"/>
      </w:pPr>
      <w:proofErr w:type="spellStart"/>
      <w:r>
        <w:rPr>
          <w:spacing w:val="-6"/>
        </w:rPr>
        <w:t>tf</w:t>
      </w:r>
      <w:proofErr w:type="spellEnd"/>
      <w:r>
        <w:tab/>
        <w:t>=</w:t>
      </w:r>
      <w:r>
        <w:rPr>
          <w:spacing w:val="-7"/>
        </w:rPr>
        <w:t xml:space="preserve"> </w:t>
      </w:r>
      <w:r>
        <w:t>banyaknya</w:t>
      </w:r>
      <w:r>
        <w:rPr>
          <w:spacing w:val="-7"/>
        </w:rPr>
        <w:t xml:space="preserve"> </w:t>
      </w:r>
      <w:r>
        <w:t>term</w:t>
      </w:r>
      <w:r>
        <w:rPr>
          <w:spacing w:val="-6"/>
        </w:rPr>
        <w:t xml:space="preserve"> </w:t>
      </w:r>
      <w:r>
        <w:t>i</w:t>
      </w:r>
      <w:r>
        <w:rPr>
          <w:spacing w:val="-8"/>
        </w:rPr>
        <w:t xml:space="preserve"> </w:t>
      </w:r>
      <w:r>
        <w:t>pada</w:t>
      </w:r>
      <w:r>
        <w:rPr>
          <w:spacing w:val="-9"/>
        </w:rPr>
        <w:t xml:space="preserve"> </w:t>
      </w:r>
      <w:r>
        <w:t>sebuah</w:t>
      </w:r>
      <w:r>
        <w:rPr>
          <w:spacing w:val="-6"/>
        </w:rPr>
        <w:t xml:space="preserve"> </w:t>
      </w:r>
      <w:r>
        <w:t xml:space="preserve">dokumen </w:t>
      </w:r>
      <w:proofErr w:type="spellStart"/>
      <w:r>
        <w:rPr>
          <w:spacing w:val="-4"/>
        </w:rPr>
        <w:t>idf</w:t>
      </w:r>
      <w:proofErr w:type="spellEnd"/>
      <w:r>
        <w:tab/>
        <w:t xml:space="preserve">= </w:t>
      </w:r>
      <w:proofErr w:type="spellStart"/>
      <w:r>
        <w:t>Inverse</w:t>
      </w:r>
      <w:proofErr w:type="spellEnd"/>
      <w:r>
        <w:t xml:space="preserve"> </w:t>
      </w:r>
      <w:proofErr w:type="spellStart"/>
      <w:r>
        <w:t>Document</w:t>
      </w:r>
      <w:proofErr w:type="spellEnd"/>
      <w:r>
        <w:t xml:space="preserve"> </w:t>
      </w:r>
      <w:proofErr w:type="spellStart"/>
      <w:r>
        <w:t>Frequency</w:t>
      </w:r>
      <w:proofErr w:type="spellEnd"/>
    </w:p>
    <w:p w14:paraId="7F6A534C" w14:textId="77777777" w:rsidR="00A31BA3" w:rsidRDefault="00A31BA3" w:rsidP="00AB5682">
      <w:pPr>
        <w:pStyle w:val="BodyText"/>
        <w:tabs>
          <w:tab w:val="left" w:pos="887"/>
        </w:tabs>
        <w:spacing w:before="1"/>
        <w:ind w:left="426"/>
      </w:pPr>
      <w:r>
        <w:rPr>
          <w:spacing w:val="-10"/>
        </w:rPr>
        <w:t>D</w:t>
      </w:r>
      <w:r>
        <w:tab/>
        <w:t>=</w:t>
      </w:r>
      <w:r>
        <w:rPr>
          <w:spacing w:val="-6"/>
        </w:rPr>
        <w:t xml:space="preserve"> </w:t>
      </w:r>
      <w:r>
        <w:t>dokumen</w:t>
      </w:r>
      <w:r>
        <w:rPr>
          <w:spacing w:val="-4"/>
        </w:rPr>
        <w:t xml:space="preserve"> </w:t>
      </w:r>
      <w:r>
        <w:t>ke-</w:t>
      </w:r>
      <w:r>
        <w:rPr>
          <w:spacing w:val="-10"/>
        </w:rPr>
        <w:t>d</w:t>
      </w:r>
    </w:p>
    <w:p w14:paraId="09833DE5" w14:textId="77777777" w:rsidR="00AB5682" w:rsidRDefault="00A31BA3" w:rsidP="00AB5682">
      <w:pPr>
        <w:pStyle w:val="BodyText"/>
        <w:tabs>
          <w:tab w:val="left" w:pos="887"/>
        </w:tabs>
        <w:spacing w:before="79"/>
        <w:ind w:left="426"/>
      </w:pPr>
      <w:proofErr w:type="spellStart"/>
      <w:r>
        <w:rPr>
          <w:spacing w:val="-5"/>
        </w:rPr>
        <w:t>df</w:t>
      </w:r>
      <w:proofErr w:type="spellEnd"/>
      <w:r>
        <w:tab/>
        <w:t>=</w:t>
      </w:r>
      <w:r>
        <w:rPr>
          <w:spacing w:val="-6"/>
        </w:rPr>
        <w:t xml:space="preserve"> </w:t>
      </w:r>
      <w:r>
        <w:t>banyak</w:t>
      </w:r>
      <w:r>
        <w:rPr>
          <w:spacing w:val="-4"/>
        </w:rPr>
        <w:t xml:space="preserve"> </w:t>
      </w:r>
      <w:r>
        <w:t>dokumen</w:t>
      </w:r>
      <w:r>
        <w:rPr>
          <w:spacing w:val="-4"/>
        </w:rPr>
        <w:t xml:space="preserve"> </w:t>
      </w:r>
      <w:r>
        <w:t>yang</w:t>
      </w:r>
      <w:r>
        <w:rPr>
          <w:spacing w:val="-4"/>
        </w:rPr>
        <w:t xml:space="preserve"> </w:t>
      </w:r>
      <w:r>
        <w:t>mengandung</w:t>
      </w:r>
      <w:r>
        <w:rPr>
          <w:spacing w:val="-5"/>
        </w:rPr>
        <w:t xml:space="preserve"> </w:t>
      </w:r>
      <w:r>
        <w:t>term</w:t>
      </w:r>
      <w:r>
        <w:rPr>
          <w:spacing w:val="-7"/>
        </w:rPr>
        <w:t xml:space="preserve"> </w:t>
      </w:r>
      <w:r>
        <w:rPr>
          <w:spacing w:val="-10"/>
        </w:rPr>
        <w:t>i</w:t>
      </w:r>
      <w:r w:rsidR="00AB5682">
        <w:rPr>
          <w:spacing w:val="-10"/>
        </w:rPr>
        <w:br/>
        <w:t>t</w:t>
      </w:r>
      <w:r w:rsidR="00AB5682">
        <w:tab/>
        <w:t>=</w:t>
      </w:r>
      <w:r w:rsidR="00AB5682">
        <w:rPr>
          <w:spacing w:val="-2"/>
        </w:rPr>
        <w:t xml:space="preserve"> </w:t>
      </w:r>
      <w:r w:rsidR="00AB5682">
        <w:t>term</w:t>
      </w:r>
      <w:r w:rsidR="00AB5682">
        <w:rPr>
          <w:spacing w:val="-1"/>
        </w:rPr>
        <w:t xml:space="preserve"> </w:t>
      </w:r>
      <w:r w:rsidR="00AB5682">
        <w:t>ke-t</w:t>
      </w:r>
      <w:r w:rsidR="00AB5682">
        <w:rPr>
          <w:spacing w:val="-4"/>
        </w:rPr>
        <w:t xml:space="preserve"> </w:t>
      </w:r>
      <w:r w:rsidR="00AB5682">
        <w:t>dari</w:t>
      </w:r>
      <w:r w:rsidR="00AB5682">
        <w:rPr>
          <w:spacing w:val="-3"/>
        </w:rPr>
        <w:t xml:space="preserve"> </w:t>
      </w:r>
      <w:r w:rsidR="00AB5682">
        <w:rPr>
          <w:spacing w:val="-2"/>
        </w:rPr>
        <w:t>dokumen</w:t>
      </w:r>
    </w:p>
    <w:p w14:paraId="0AEA3311" w14:textId="77777777" w:rsidR="00AB5682" w:rsidRDefault="00AB5682" w:rsidP="00AB5682">
      <w:pPr>
        <w:pStyle w:val="BodyText"/>
        <w:tabs>
          <w:tab w:val="left" w:pos="887"/>
        </w:tabs>
        <w:spacing w:before="1"/>
        <w:ind w:left="426"/>
      </w:pPr>
      <w:r>
        <w:rPr>
          <w:spacing w:val="-10"/>
        </w:rPr>
        <w:t>W</w:t>
      </w:r>
      <w:r>
        <w:tab/>
        <w:t>=</w:t>
      </w:r>
      <w:r>
        <w:rPr>
          <w:spacing w:val="-4"/>
        </w:rPr>
        <w:t xml:space="preserve"> </w:t>
      </w:r>
      <w:r>
        <w:t>bobot</w:t>
      </w:r>
      <w:r>
        <w:rPr>
          <w:spacing w:val="-6"/>
        </w:rPr>
        <w:t xml:space="preserve"> </w:t>
      </w:r>
      <w:r>
        <w:t>dokumen</w:t>
      </w:r>
      <w:r>
        <w:rPr>
          <w:spacing w:val="-4"/>
        </w:rPr>
        <w:t xml:space="preserve"> </w:t>
      </w:r>
      <w:r>
        <w:t>ke-d</w:t>
      </w:r>
      <w:r>
        <w:rPr>
          <w:spacing w:val="-4"/>
        </w:rPr>
        <w:t xml:space="preserve"> </w:t>
      </w:r>
      <w:r>
        <w:t>terhadap</w:t>
      </w:r>
      <w:r>
        <w:rPr>
          <w:spacing w:val="-3"/>
        </w:rPr>
        <w:t xml:space="preserve"> </w:t>
      </w:r>
      <w:r>
        <w:t>term</w:t>
      </w:r>
      <w:r>
        <w:rPr>
          <w:spacing w:val="-2"/>
        </w:rPr>
        <w:t xml:space="preserve"> </w:t>
      </w:r>
      <w:r>
        <w:t>ke-</w:t>
      </w:r>
      <w:r>
        <w:rPr>
          <w:spacing w:val="-10"/>
        </w:rPr>
        <w:t>t</w:t>
      </w:r>
    </w:p>
    <w:p w14:paraId="07A768E2" w14:textId="55B5C17B" w:rsidR="00AB5682" w:rsidRPr="00AB5682" w:rsidRDefault="00AB5682" w:rsidP="00AB5682">
      <w:pPr>
        <w:pStyle w:val="BodyText"/>
        <w:tabs>
          <w:tab w:val="left" w:pos="887"/>
        </w:tabs>
        <w:spacing w:before="1"/>
        <w:sectPr w:rsidR="00AB5682" w:rsidRPr="00AB5682" w:rsidSect="00A31BA3">
          <w:type w:val="continuous"/>
          <w:pgSz w:w="8400" w:h="11900"/>
          <w:pgMar w:top="1080" w:right="283" w:bottom="0" w:left="992" w:header="0" w:footer="716" w:gutter="0"/>
          <w:cols w:space="720"/>
        </w:sectPr>
      </w:pPr>
    </w:p>
    <w:p w14:paraId="7E976167" w14:textId="77777777" w:rsidR="00A31BA3" w:rsidRDefault="00A31BA3" w:rsidP="00A31BA3">
      <w:pPr>
        <w:pStyle w:val="BodyText"/>
        <w:spacing w:before="1"/>
      </w:pPr>
    </w:p>
    <w:p w14:paraId="1080B7DD" w14:textId="77777777" w:rsidR="00A31BA3" w:rsidRDefault="00A31BA3" w:rsidP="00AB5682">
      <w:pPr>
        <w:pStyle w:val="BodyText"/>
        <w:ind w:right="178"/>
      </w:pPr>
      <w:r>
        <w:rPr>
          <w:spacing w:val="-2"/>
        </w:rPr>
        <w:t>Contoh:</w:t>
      </w:r>
    </w:p>
    <w:p w14:paraId="351A4E1C" w14:textId="2F55FA33" w:rsidR="00A31BA3" w:rsidRDefault="00A31BA3" w:rsidP="00AB5682">
      <w:pPr>
        <w:pStyle w:val="BodyText"/>
        <w:ind w:right="178"/>
      </w:pPr>
      <w:r>
        <w:t>-</w:t>
      </w:r>
      <w:r>
        <w:rPr>
          <w:spacing w:val="-2"/>
        </w:rPr>
        <w:t xml:space="preserve"> </w:t>
      </w:r>
      <w:r>
        <w:t>A:</w:t>
      </w:r>
      <w:r>
        <w:rPr>
          <w:spacing w:val="-3"/>
        </w:rPr>
        <w:t xml:space="preserve"> </w:t>
      </w:r>
      <w:r>
        <w:t>"The</w:t>
      </w:r>
      <w:r>
        <w:rPr>
          <w:spacing w:val="-3"/>
        </w:rPr>
        <w:t xml:space="preserve"> </w:t>
      </w:r>
      <w:proofErr w:type="spellStart"/>
      <w:r>
        <w:t>car</w:t>
      </w:r>
      <w:proofErr w:type="spellEnd"/>
      <w:r>
        <w:rPr>
          <w:spacing w:val="-3"/>
        </w:rPr>
        <w:t xml:space="preserve"> </w:t>
      </w:r>
      <w:proofErr w:type="spellStart"/>
      <w:r>
        <w:t>is</w:t>
      </w:r>
      <w:proofErr w:type="spellEnd"/>
      <w:r>
        <w:rPr>
          <w:spacing w:val="-3"/>
        </w:rPr>
        <w:t xml:space="preserve"> </w:t>
      </w:r>
      <w:proofErr w:type="spellStart"/>
      <w:r>
        <w:t>driven</w:t>
      </w:r>
      <w:proofErr w:type="spellEnd"/>
      <w:r>
        <w:rPr>
          <w:spacing w:val="-2"/>
        </w:rPr>
        <w:t xml:space="preserve"> </w:t>
      </w:r>
      <w:proofErr w:type="spellStart"/>
      <w:r>
        <w:t>on</w:t>
      </w:r>
      <w:proofErr w:type="spellEnd"/>
      <w:r>
        <w:rPr>
          <w:spacing w:val="-2"/>
        </w:rPr>
        <w:t xml:space="preserve"> </w:t>
      </w:r>
      <w:proofErr w:type="spellStart"/>
      <w:r>
        <w:t>the</w:t>
      </w:r>
      <w:proofErr w:type="spellEnd"/>
      <w:r>
        <w:rPr>
          <w:spacing w:val="-4"/>
        </w:rPr>
        <w:t xml:space="preserve"> </w:t>
      </w:r>
      <w:proofErr w:type="spellStart"/>
      <w:r>
        <w:rPr>
          <w:spacing w:val="-2"/>
        </w:rPr>
        <w:t>road</w:t>
      </w:r>
      <w:proofErr w:type="spellEnd"/>
      <w:r>
        <w:rPr>
          <w:spacing w:val="-2"/>
        </w:rPr>
        <w:t>[1</w:t>
      </w:r>
      <w:r w:rsidR="00206D25">
        <w:rPr>
          <w:spacing w:val="-2"/>
        </w:rPr>
        <w:t>5</w:t>
      </w:r>
      <w:r>
        <w:rPr>
          <w:spacing w:val="-2"/>
        </w:rPr>
        <w:t>]".</w:t>
      </w:r>
    </w:p>
    <w:p w14:paraId="4D33642F" w14:textId="23AD9658" w:rsidR="00A31BA3" w:rsidRDefault="00A31BA3" w:rsidP="00AB5682">
      <w:pPr>
        <w:pStyle w:val="BodyText"/>
        <w:spacing w:before="1"/>
        <w:ind w:right="178"/>
        <w:rPr>
          <w:spacing w:val="-2"/>
        </w:rPr>
      </w:pPr>
      <w:r>
        <w:t>-</w:t>
      </w:r>
      <w:r>
        <w:rPr>
          <w:spacing w:val="-2"/>
        </w:rPr>
        <w:t xml:space="preserve"> </w:t>
      </w:r>
      <w:r>
        <w:t>B:</w:t>
      </w:r>
      <w:r>
        <w:rPr>
          <w:spacing w:val="-4"/>
        </w:rPr>
        <w:t xml:space="preserve"> </w:t>
      </w:r>
      <w:r>
        <w:t>"The</w:t>
      </w:r>
      <w:r>
        <w:rPr>
          <w:spacing w:val="-3"/>
        </w:rPr>
        <w:t xml:space="preserve"> </w:t>
      </w:r>
      <w:proofErr w:type="spellStart"/>
      <w:r>
        <w:t>truck</w:t>
      </w:r>
      <w:proofErr w:type="spellEnd"/>
      <w:r>
        <w:rPr>
          <w:spacing w:val="-2"/>
        </w:rPr>
        <w:t xml:space="preserve"> </w:t>
      </w:r>
      <w:proofErr w:type="spellStart"/>
      <w:r>
        <w:t>is</w:t>
      </w:r>
      <w:proofErr w:type="spellEnd"/>
      <w:r>
        <w:rPr>
          <w:spacing w:val="-4"/>
        </w:rPr>
        <w:t xml:space="preserve"> </w:t>
      </w:r>
      <w:proofErr w:type="spellStart"/>
      <w:r>
        <w:t>driven</w:t>
      </w:r>
      <w:proofErr w:type="spellEnd"/>
      <w:r>
        <w:rPr>
          <w:spacing w:val="-3"/>
        </w:rPr>
        <w:t xml:space="preserve"> </w:t>
      </w:r>
      <w:proofErr w:type="spellStart"/>
      <w:r>
        <w:t>on</w:t>
      </w:r>
      <w:proofErr w:type="spellEnd"/>
      <w:r>
        <w:rPr>
          <w:spacing w:val="-2"/>
        </w:rPr>
        <w:t xml:space="preserve"> </w:t>
      </w:r>
      <w:proofErr w:type="spellStart"/>
      <w:r>
        <w:t>the</w:t>
      </w:r>
      <w:proofErr w:type="spellEnd"/>
      <w:r>
        <w:rPr>
          <w:spacing w:val="-3"/>
        </w:rPr>
        <w:t xml:space="preserve"> </w:t>
      </w:r>
      <w:proofErr w:type="spellStart"/>
      <w:r>
        <w:rPr>
          <w:spacing w:val="-2"/>
        </w:rPr>
        <w:t>highway</w:t>
      </w:r>
      <w:proofErr w:type="spellEnd"/>
      <w:r>
        <w:rPr>
          <w:spacing w:val="-2"/>
        </w:rPr>
        <w:t>[1</w:t>
      </w:r>
      <w:r w:rsidR="00206D25">
        <w:rPr>
          <w:spacing w:val="-2"/>
        </w:rPr>
        <w:t>5</w:t>
      </w:r>
      <w:r>
        <w:rPr>
          <w:spacing w:val="-2"/>
        </w:rPr>
        <w:t>]".</w:t>
      </w:r>
    </w:p>
    <w:p w14:paraId="18BC2735" w14:textId="77777777" w:rsidR="00DA4E6C" w:rsidRDefault="00DA4E6C" w:rsidP="00AB5682">
      <w:pPr>
        <w:pStyle w:val="BodyText"/>
        <w:spacing w:before="1"/>
        <w:ind w:right="178"/>
      </w:pPr>
    </w:p>
    <w:p w14:paraId="70C8651E" w14:textId="15486E35" w:rsidR="00B43900" w:rsidRPr="00B43900" w:rsidRDefault="00B43900" w:rsidP="00B43900">
      <w:pPr>
        <w:pStyle w:val="Caption"/>
        <w:keepNext/>
        <w:jc w:val="center"/>
        <w:rPr>
          <w:b/>
          <w:bCs/>
          <w:i w:val="0"/>
          <w:iCs w:val="0"/>
          <w:color w:val="auto"/>
        </w:rPr>
      </w:pPr>
      <w:bookmarkStart w:id="50" w:name="_Toc200884718"/>
      <w:r w:rsidRPr="00B43900">
        <w:rPr>
          <w:b/>
          <w:bCs/>
          <w:i w:val="0"/>
          <w:iCs w:val="0"/>
          <w:color w:val="auto"/>
        </w:rPr>
        <w:t xml:space="preserve">Tabel 2. </w:t>
      </w:r>
      <w:r w:rsidRPr="00B43900">
        <w:rPr>
          <w:b/>
          <w:bCs/>
          <w:i w:val="0"/>
          <w:iCs w:val="0"/>
          <w:color w:val="auto"/>
        </w:rPr>
        <w:fldChar w:fldCharType="begin"/>
      </w:r>
      <w:r w:rsidRPr="00B43900">
        <w:rPr>
          <w:b/>
          <w:bCs/>
          <w:i w:val="0"/>
          <w:iCs w:val="0"/>
          <w:color w:val="auto"/>
        </w:rPr>
        <w:instrText xml:space="preserve"> SEQ Tabel_2. \* ARABIC </w:instrText>
      </w:r>
      <w:r w:rsidRPr="00B43900">
        <w:rPr>
          <w:b/>
          <w:bCs/>
          <w:i w:val="0"/>
          <w:iCs w:val="0"/>
          <w:color w:val="auto"/>
        </w:rPr>
        <w:fldChar w:fldCharType="separate"/>
      </w:r>
      <w:r w:rsidR="00327503">
        <w:rPr>
          <w:b/>
          <w:bCs/>
          <w:i w:val="0"/>
          <w:iCs w:val="0"/>
          <w:noProof/>
          <w:color w:val="auto"/>
        </w:rPr>
        <w:t>1</w:t>
      </w:r>
      <w:r w:rsidRPr="00B43900">
        <w:rPr>
          <w:b/>
          <w:bCs/>
          <w:i w:val="0"/>
          <w:iCs w:val="0"/>
          <w:color w:val="auto"/>
        </w:rPr>
        <w:fldChar w:fldCharType="end"/>
      </w:r>
      <w:r w:rsidRPr="00B43900">
        <w:rPr>
          <w:b/>
          <w:bCs/>
          <w:i w:val="0"/>
          <w:iCs w:val="0"/>
          <w:color w:val="auto"/>
        </w:rPr>
        <w:t xml:space="preserve"> </w:t>
      </w:r>
      <w:proofErr w:type="spellStart"/>
      <w:r w:rsidRPr="00B43900">
        <w:rPr>
          <w:b/>
          <w:bCs/>
          <w:i w:val="0"/>
          <w:iCs w:val="0"/>
          <w:color w:val="auto"/>
        </w:rPr>
        <w:t>Contoh</w:t>
      </w:r>
      <w:proofErr w:type="spellEnd"/>
      <w:r w:rsidRPr="00B43900">
        <w:rPr>
          <w:b/>
          <w:bCs/>
          <w:i w:val="0"/>
          <w:iCs w:val="0"/>
          <w:color w:val="auto"/>
        </w:rPr>
        <w:t xml:space="preserve"> TF IDF</w:t>
      </w:r>
      <w:bookmarkEnd w:id="50"/>
    </w:p>
    <w:p w14:paraId="47973B03" w14:textId="77777777" w:rsidR="00A31BA3" w:rsidRDefault="00A31BA3" w:rsidP="00AB5682">
      <w:pPr>
        <w:pStyle w:val="BodyText"/>
        <w:ind w:right="178"/>
        <w:jc w:val="center"/>
      </w:pPr>
      <w:r>
        <w:rPr>
          <w:noProof/>
        </w:rPr>
        <w:drawing>
          <wp:inline distT="0" distB="0" distL="0" distR="0" wp14:anchorId="2956C4BB" wp14:editId="3AC821BD">
            <wp:extent cx="3473355" cy="171961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3487506" cy="1726624"/>
                    </a:xfrm>
                    <a:prstGeom prst="rect">
                      <a:avLst/>
                    </a:prstGeom>
                  </pic:spPr>
                </pic:pic>
              </a:graphicData>
            </a:graphic>
          </wp:inline>
        </w:drawing>
      </w:r>
    </w:p>
    <w:p w14:paraId="48DE938A" w14:textId="77777777" w:rsidR="00A31BA3" w:rsidRDefault="00A31BA3" w:rsidP="00AB5682">
      <w:pPr>
        <w:pStyle w:val="BodyText"/>
        <w:spacing w:before="22"/>
        <w:ind w:right="178"/>
        <w:rPr>
          <w:b/>
        </w:rPr>
      </w:pPr>
    </w:p>
    <w:p w14:paraId="1DCEEDDA" w14:textId="77777777" w:rsidR="00A31BA3" w:rsidRDefault="00A31BA3" w:rsidP="00AB5682">
      <w:pPr>
        <w:pStyle w:val="BodyText"/>
        <w:spacing w:before="1"/>
        <w:ind w:right="178"/>
      </w:pPr>
      <w:r>
        <w:t>Keterangan</w:t>
      </w:r>
      <w:r>
        <w:rPr>
          <w:spacing w:val="-5"/>
        </w:rPr>
        <w:t xml:space="preserve"> </w:t>
      </w:r>
      <w:r>
        <w:t>Gambar</w:t>
      </w:r>
      <w:r>
        <w:rPr>
          <w:spacing w:val="-7"/>
        </w:rPr>
        <w:t xml:space="preserve"> </w:t>
      </w:r>
      <w:r>
        <w:rPr>
          <w:spacing w:val="-4"/>
        </w:rPr>
        <w:t>2.1:</w:t>
      </w:r>
    </w:p>
    <w:p w14:paraId="1453B49D" w14:textId="77777777" w:rsidR="00DA4E6C" w:rsidRDefault="00A31BA3" w:rsidP="00AB5682">
      <w:pPr>
        <w:pStyle w:val="ListParagraph"/>
        <w:widowControl w:val="0"/>
        <w:numPr>
          <w:ilvl w:val="0"/>
          <w:numId w:val="39"/>
        </w:numPr>
        <w:tabs>
          <w:tab w:val="left" w:pos="887"/>
        </w:tabs>
        <w:autoSpaceDE w:val="0"/>
        <w:autoSpaceDN w:val="0"/>
        <w:ind w:left="426" w:right="178" w:hanging="284"/>
        <w:contextualSpacing w:val="0"/>
        <w:rPr>
          <w:sz w:val="20"/>
        </w:rPr>
      </w:pPr>
      <w:r>
        <w:rPr>
          <w:b/>
          <w:sz w:val="20"/>
        </w:rPr>
        <w:t>Word</w:t>
      </w:r>
      <w:r>
        <w:rPr>
          <w:sz w:val="20"/>
        </w:rPr>
        <w:t>:</w:t>
      </w:r>
      <w:r>
        <w:rPr>
          <w:spacing w:val="-5"/>
          <w:sz w:val="20"/>
        </w:rPr>
        <w:t xml:space="preserve"> </w:t>
      </w:r>
      <w:r>
        <w:rPr>
          <w:sz w:val="20"/>
        </w:rPr>
        <w:t>Daftar</w:t>
      </w:r>
      <w:r>
        <w:rPr>
          <w:spacing w:val="-3"/>
          <w:sz w:val="20"/>
        </w:rPr>
        <w:t xml:space="preserve"> </w:t>
      </w:r>
      <w:r>
        <w:rPr>
          <w:sz w:val="20"/>
        </w:rPr>
        <w:t>kata-kata</w:t>
      </w:r>
      <w:r>
        <w:rPr>
          <w:spacing w:val="-4"/>
          <w:sz w:val="20"/>
        </w:rPr>
        <w:t xml:space="preserve"> </w:t>
      </w:r>
      <w:proofErr w:type="spellStart"/>
      <w:r>
        <w:rPr>
          <w:sz w:val="20"/>
        </w:rPr>
        <w:t>unik</w:t>
      </w:r>
      <w:proofErr w:type="spellEnd"/>
      <w:r>
        <w:rPr>
          <w:spacing w:val="-3"/>
          <w:sz w:val="20"/>
        </w:rPr>
        <w:t xml:space="preserve"> </w:t>
      </w:r>
      <w:proofErr w:type="spellStart"/>
      <w:r>
        <w:rPr>
          <w:sz w:val="20"/>
        </w:rPr>
        <w:t>dari</w:t>
      </w:r>
      <w:proofErr w:type="spellEnd"/>
      <w:r>
        <w:rPr>
          <w:spacing w:val="-4"/>
          <w:sz w:val="20"/>
        </w:rPr>
        <w:t xml:space="preserve"> </w:t>
      </w:r>
      <w:proofErr w:type="spellStart"/>
      <w:r>
        <w:rPr>
          <w:sz w:val="20"/>
        </w:rPr>
        <w:t>kedua</w:t>
      </w:r>
      <w:proofErr w:type="spellEnd"/>
      <w:r>
        <w:rPr>
          <w:spacing w:val="-6"/>
          <w:sz w:val="20"/>
        </w:rPr>
        <w:t xml:space="preserve"> </w:t>
      </w:r>
      <w:proofErr w:type="spellStart"/>
      <w:r>
        <w:rPr>
          <w:spacing w:val="-2"/>
          <w:sz w:val="20"/>
        </w:rPr>
        <w:t>dokumen</w:t>
      </w:r>
      <w:proofErr w:type="spellEnd"/>
      <w:r>
        <w:rPr>
          <w:spacing w:val="-2"/>
          <w:sz w:val="20"/>
        </w:rPr>
        <w:t>.</w:t>
      </w:r>
    </w:p>
    <w:p w14:paraId="3662CF05" w14:textId="65CA134F" w:rsidR="00A31BA3" w:rsidRPr="00DA4E6C" w:rsidRDefault="00A31BA3" w:rsidP="00AB5682">
      <w:pPr>
        <w:pStyle w:val="ListParagraph"/>
        <w:widowControl w:val="0"/>
        <w:numPr>
          <w:ilvl w:val="0"/>
          <w:numId w:val="39"/>
        </w:numPr>
        <w:tabs>
          <w:tab w:val="left" w:pos="887"/>
        </w:tabs>
        <w:autoSpaceDE w:val="0"/>
        <w:autoSpaceDN w:val="0"/>
        <w:ind w:left="426" w:right="178" w:hanging="284"/>
        <w:contextualSpacing w:val="0"/>
        <w:rPr>
          <w:sz w:val="20"/>
        </w:rPr>
      </w:pPr>
      <w:r w:rsidRPr="00DA4E6C">
        <w:rPr>
          <w:b/>
          <w:sz w:val="20"/>
        </w:rPr>
        <w:t>TF</w:t>
      </w:r>
      <w:r w:rsidRPr="00DA4E6C">
        <w:rPr>
          <w:b/>
          <w:spacing w:val="-3"/>
          <w:sz w:val="20"/>
        </w:rPr>
        <w:t xml:space="preserve"> </w:t>
      </w:r>
      <w:r w:rsidRPr="00DA4E6C">
        <w:rPr>
          <w:sz w:val="20"/>
        </w:rPr>
        <w:t>(Term</w:t>
      </w:r>
      <w:r w:rsidRPr="00DA4E6C">
        <w:rPr>
          <w:spacing w:val="-3"/>
          <w:sz w:val="20"/>
        </w:rPr>
        <w:t xml:space="preserve"> </w:t>
      </w:r>
      <w:r w:rsidRPr="00DA4E6C">
        <w:rPr>
          <w:spacing w:val="-2"/>
          <w:sz w:val="20"/>
        </w:rPr>
        <w:t>Frequency):</w:t>
      </w:r>
    </w:p>
    <w:p w14:paraId="2D509702" w14:textId="77777777" w:rsidR="00DA4E6C" w:rsidRDefault="00A31BA3" w:rsidP="00AB5682">
      <w:pPr>
        <w:pStyle w:val="BodyText"/>
        <w:spacing w:before="1"/>
        <w:ind w:left="426" w:right="178"/>
      </w:pPr>
      <w:r>
        <w:t>A:</w:t>
      </w:r>
      <w:r>
        <w:rPr>
          <w:spacing w:val="-6"/>
        </w:rPr>
        <w:t xml:space="preserve"> </w:t>
      </w:r>
      <w:r>
        <w:t>Frekuensi</w:t>
      </w:r>
      <w:r>
        <w:rPr>
          <w:spacing w:val="-7"/>
        </w:rPr>
        <w:t xml:space="preserve"> </w:t>
      </w:r>
      <w:r>
        <w:t>kemunculan</w:t>
      </w:r>
      <w:r>
        <w:rPr>
          <w:spacing w:val="-5"/>
        </w:rPr>
        <w:t xml:space="preserve"> </w:t>
      </w:r>
      <w:r>
        <w:t>setiap</w:t>
      </w:r>
      <w:r>
        <w:rPr>
          <w:spacing w:val="-5"/>
        </w:rPr>
        <w:t xml:space="preserve"> </w:t>
      </w:r>
      <w:r>
        <w:t>kata</w:t>
      </w:r>
      <w:r>
        <w:rPr>
          <w:spacing w:val="-6"/>
        </w:rPr>
        <w:t xml:space="preserve"> </w:t>
      </w:r>
      <w:r>
        <w:t>dalam</w:t>
      </w:r>
      <w:r>
        <w:rPr>
          <w:spacing w:val="-7"/>
        </w:rPr>
        <w:t xml:space="preserve"> </w:t>
      </w:r>
      <w:r>
        <w:t>dokumen</w:t>
      </w:r>
      <w:r>
        <w:rPr>
          <w:spacing w:val="-5"/>
        </w:rPr>
        <w:t xml:space="preserve"> </w:t>
      </w:r>
      <w:r>
        <w:t xml:space="preserve">A. </w:t>
      </w:r>
    </w:p>
    <w:p w14:paraId="627D9C32" w14:textId="77777777" w:rsidR="00DA4E6C" w:rsidRDefault="00A31BA3" w:rsidP="00AB5682">
      <w:pPr>
        <w:pStyle w:val="BodyText"/>
        <w:spacing w:before="1"/>
        <w:ind w:left="426" w:right="178"/>
        <w:rPr>
          <w:spacing w:val="-5"/>
        </w:rPr>
      </w:pPr>
      <w:r>
        <w:t>B:</w:t>
      </w:r>
      <w:r>
        <w:rPr>
          <w:spacing w:val="-6"/>
        </w:rPr>
        <w:t xml:space="preserve"> </w:t>
      </w:r>
      <w:r>
        <w:t>Frekuensi</w:t>
      </w:r>
      <w:r>
        <w:rPr>
          <w:spacing w:val="-6"/>
        </w:rPr>
        <w:t xml:space="preserve"> </w:t>
      </w:r>
      <w:r>
        <w:t>kemunculan</w:t>
      </w:r>
      <w:r>
        <w:rPr>
          <w:spacing w:val="-4"/>
        </w:rPr>
        <w:t xml:space="preserve"> </w:t>
      </w:r>
      <w:r>
        <w:t>setiap</w:t>
      </w:r>
      <w:r>
        <w:rPr>
          <w:spacing w:val="-4"/>
        </w:rPr>
        <w:t xml:space="preserve"> </w:t>
      </w:r>
      <w:r>
        <w:t>kata</w:t>
      </w:r>
      <w:r>
        <w:rPr>
          <w:spacing w:val="-5"/>
        </w:rPr>
        <w:t xml:space="preserve"> </w:t>
      </w:r>
      <w:r>
        <w:t>dalam</w:t>
      </w:r>
      <w:r>
        <w:rPr>
          <w:spacing w:val="-6"/>
        </w:rPr>
        <w:t xml:space="preserve"> </w:t>
      </w:r>
      <w:r>
        <w:t>dokumen</w:t>
      </w:r>
      <w:r>
        <w:rPr>
          <w:spacing w:val="-4"/>
        </w:rPr>
        <w:t xml:space="preserve"> </w:t>
      </w:r>
      <w:r>
        <w:rPr>
          <w:spacing w:val="-5"/>
        </w:rPr>
        <w:t>B.</w:t>
      </w:r>
    </w:p>
    <w:p w14:paraId="089EF874" w14:textId="106F1B04" w:rsidR="00A31BA3" w:rsidRDefault="00A31BA3" w:rsidP="00AB5682">
      <w:pPr>
        <w:pStyle w:val="BodyText"/>
        <w:numPr>
          <w:ilvl w:val="0"/>
          <w:numId w:val="39"/>
        </w:numPr>
        <w:spacing w:before="1"/>
        <w:ind w:left="426" w:right="178" w:hanging="284"/>
      </w:pPr>
      <w:r>
        <w:rPr>
          <w:b/>
        </w:rPr>
        <w:t>IDF</w:t>
      </w:r>
      <w:r>
        <w:rPr>
          <w:b/>
          <w:spacing w:val="-5"/>
        </w:rPr>
        <w:t xml:space="preserve"> </w:t>
      </w:r>
      <w:r>
        <w:t>(</w:t>
      </w:r>
      <w:proofErr w:type="spellStart"/>
      <w:r>
        <w:t>Inverse</w:t>
      </w:r>
      <w:proofErr w:type="spellEnd"/>
      <w:r>
        <w:rPr>
          <w:spacing w:val="-6"/>
        </w:rPr>
        <w:t xml:space="preserve"> </w:t>
      </w:r>
      <w:proofErr w:type="spellStart"/>
      <w:r>
        <w:t>Document</w:t>
      </w:r>
      <w:proofErr w:type="spellEnd"/>
      <w:r>
        <w:rPr>
          <w:spacing w:val="-7"/>
        </w:rPr>
        <w:t xml:space="preserve"> </w:t>
      </w:r>
      <w:proofErr w:type="spellStart"/>
      <w:r>
        <w:t>Frequency</w:t>
      </w:r>
      <w:proofErr w:type="spellEnd"/>
      <w:r>
        <w:t>):</w:t>
      </w:r>
      <w:r>
        <w:rPr>
          <w:spacing w:val="-7"/>
        </w:rPr>
        <w:t xml:space="preserve"> </w:t>
      </w:r>
      <w:r>
        <w:t>Mengukur</w:t>
      </w:r>
      <w:r>
        <w:rPr>
          <w:spacing w:val="-6"/>
        </w:rPr>
        <w:t xml:space="preserve"> </w:t>
      </w:r>
      <w:r>
        <w:t>seberapa</w:t>
      </w:r>
      <w:r>
        <w:rPr>
          <w:spacing w:val="-8"/>
        </w:rPr>
        <w:t xml:space="preserve"> </w:t>
      </w:r>
      <w:r>
        <w:t>umum</w:t>
      </w:r>
      <w:r>
        <w:rPr>
          <w:spacing w:val="-5"/>
        </w:rPr>
        <w:t xml:space="preserve"> </w:t>
      </w:r>
      <w:r>
        <w:t>atau jarangnya sebuah kata di seluruh dokumen.</w:t>
      </w:r>
    </w:p>
    <w:p w14:paraId="55AE21ED" w14:textId="570CB39C" w:rsidR="00A31BA3" w:rsidRPr="00B122B3" w:rsidRDefault="00A31BA3" w:rsidP="00B122B3">
      <w:r w:rsidRPr="00B122B3">
        <w:t>TF*IDF:</w:t>
      </w:r>
    </w:p>
    <w:p w14:paraId="64E4046D" w14:textId="77777777" w:rsidR="00DA4E6C" w:rsidRDefault="00A31BA3" w:rsidP="00AB5682">
      <w:pPr>
        <w:pStyle w:val="ListParagraph"/>
        <w:spacing w:line="276" w:lineRule="auto"/>
        <w:ind w:left="426" w:right="36"/>
        <w:jc w:val="both"/>
        <w:rPr>
          <w:sz w:val="20"/>
          <w:szCs w:val="20"/>
        </w:rPr>
      </w:pPr>
      <w:r w:rsidRPr="00DA4E6C">
        <w:rPr>
          <w:sz w:val="20"/>
          <w:szCs w:val="20"/>
        </w:rPr>
        <w:t>A:</w:t>
      </w:r>
      <w:r w:rsidRPr="00DA4E6C">
        <w:rPr>
          <w:spacing w:val="-4"/>
          <w:sz w:val="20"/>
          <w:szCs w:val="20"/>
        </w:rPr>
        <w:t xml:space="preserve"> </w:t>
      </w:r>
      <w:r w:rsidRPr="00DA4E6C">
        <w:rPr>
          <w:sz w:val="20"/>
          <w:szCs w:val="20"/>
        </w:rPr>
        <w:t>Hasil</w:t>
      </w:r>
      <w:r w:rsidRPr="00DA4E6C">
        <w:rPr>
          <w:spacing w:val="-5"/>
          <w:sz w:val="20"/>
          <w:szCs w:val="20"/>
        </w:rPr>
        <w:t xml:space="preserve"> </w:t>
      </w:r>
      <w:proofErr w:type="spellStart"/>
      <w:r w:rsidRPr="00DA4E6C">
        <w:rPr>
          <w:sz w:val="20"/>
          <w:szCs w:val="20"/>
        </w:rPr>
        <w:t>perkalian</w:t>
      </w:r>
      <w:proofErr w:type="spellEnd"/>
      <w:r w:rsidRPr="00DA4E6C">
        <w:rPr>
          <w:spacing w:val="-3"/>
          <w:sz w:val="20"/>
          <w:szCs w:val="20"/>
        </w:rPr>
        <w:t xml:space="preserve"> </w:t>
      </w:r>
      <w:r w:rsidRPr="00DA4E6C">
        <w:rPr>
          <w:sz w:val="20"/>
          <w:szCs w:val="20"/>
        </w:rPr>
        <w:t>TF</w:t>
      </w:r>
      <w:r w:rsidRPr="00DA4E6C">
        <w:rPr>
          <w:spacing w:val="-5"/>
          <w:sz w:val="20"/>
          <w:szCs w:val="20"/>
        </w:rPr>
        <w:t xml:space="preserve"> </w:t>
      </w:r>
      <w:r w:rsidRPr="00DA4E6C">
        <w:rPr>
          <w:sz w:val="20"/>
          <w:szCs w:val="20"/>
        </w:rPr>
        <w:t>dan</w:t>
      </w:r>
      <w:r w:rsidRPr="00DA4E6C">
        <w:rPr>
          <w:spacing w:val="-3"/>
          <w:sz w:val="20"/>
          <w:szCs w:val="20"/>
        </w:rPr>
        <w:t xml:space="preserve"> </w:t>
      </w:r>
      <w:r w:rsidRPr="00DA4E6C">
        <w:rPr>
          <w:sz w:val="20"/>
          <w:szCs w:val="20"/>
        </w:rPr>
        <w:t>IDF</w:t>
      </w:r>
      <w:r w:rsidRPr="00DA4E6C">
        <w:rPr>
          <w:spacing w:val="-5"/>
          <w:sz w:val="20"/>
          <w:szCs w:val="20"/>
        </w:rPr>
        <w:t xml:space="preserve"> </w:t>
      </w:r>
      <w:proofErr w:type="spellStart"/>
      <w:r w:rsidRPr="00DA4E6C">
        <w:rPr>
          <w:sz w:val="20"/>
          <w:szCs w:val="20"/>
        </w:rPr>
        <w:t>untuk</w:t>
      </w:r>
      <w:proofErr w:type="spellEnd"/>
      <w:r w:rsidRPr="00DA4E6C">
        <w:rPr>
          <w:spacing w:val="-3"/>
          <w:sz w:val="20"/>
          <w:szCs w:val="20"/>
        </w:rPr>
        <w:t xml:space="preserve"> </w:t>
      </w:r>
      <w:proofErr w:type="spellStart"/>
      <w:r w:rsidRPr="00DA4E6C">
        <w:rPr>
          <w:sz w:val="20"/>
          <w:szCs w:val="20"/>
        </w:rPr>
        <w:t>setiap</w:t>
      </w:r>
      <w:proofErr w:type="spellEnd"/>
      <w:r w:rsidRPr="00DA4E6C">
        <w:rPr>
          <w:spacing w:val="-3"/>
          <w:sz w:val="20"/>
          <w:szCs w:val="20"/>
        </w:rPr>
        <w:t xml:space="preserve"> </w:t>
      </w:r>
      <w:r w:rsidRPr="00DA4E6C">
        <w:rPr>
          <w:sz w:val="20"/>
          <w:szCs w:val="20"/>
        </w:rPr>
        <w:t>kata</w:t>
      </w:r>
      <w:r w:rsidRPr="00DA4E6C">
        <w:rPr>
          <w:spacing w:val="-6"/>
          <w:sz w:val="20"/>
          <w:szCs w:val="20"/>
        </w:rPr>
        <w:t xml:space="preserve"> </w:t>
      </w:r>
      <w:proofErr w:type="spellStart"/>
      <w:r w:rsidRPr="00DA4E6C">
        <w:rPr>
          <w:sz w:val="20"/>
          <w:szCs w:val="20"/>
        </w:rPr>
        <w:t>dalam</w:t>
      </w:r>
      <w:proofErr w:type="spellEnd"/>
      <w:r w:rsidRPr="00DA4E6C">
        <w:rPr>
          <w:spacing w:val="-3"/>
          <w:sz w:val="20"/>
          <w:szCs w:val="20"/>
        </w:rPr>
        <w:t xml:space="preserve"> </w:t>
      </w:r>
      <w:proofErr w:type="spellStart"/>
      <w:r w:rsidRPr="00DA4E6C">
        <w:rPr>
          <w:sz w:val="20"/>
          <w:szCs w:val="20"/>
        </w:rPr>
        <w:t>dokumen</w:t>
      </w:r>
      <w:proofErr w:type="spellEnd"/>
      <w:r w:rsidRPr="00DA4E6C">
        <w:rPr>
          <w:spacing w:val="-3"/>
          <w:sz w:val="20"/>
          <w:szCs w:val="20"/>
        </w:rPr>
        <w:t xml:space="preserve"> </w:t>
      </w:r>
      <w:r w:rsidRPr="00DA4E6C">
        <w:rPr>
          <w:sz w:val="20"/>
          <w:szCs w:val="20"/>
        </w:rPr>
        <w:t xml:space="preserve">A. </w:t>
      </w:r>
    </w:p>
    <w:p w14:paraId="77E77DC7" w14:textId="18147BF4" w:rsidR="00A31BA3" w:rsidRPr="00DA4E6C" w:rsidRDefault="00A31BA3" w:rsidP="00AB5682">
      <w:pPr>
        <w:pStyle w:val="ListParagraph"/>
        <w:spacing w:line="276" w:lineRule="auto"/>
        <w:ind w:left="426" w:right="178"/>
        <w:jc w:val="both"/>
        <w:rPr>
          <w:sz w:val="16"/>
          <w:szCs w:val="16"/>
        </w:rPr>
      </w:pPr>
      <w:r w:rsidRPr="00DA4E6C">
        <w:rPr>
          <w:sz w:val="20"/>
          <w:szCs w:val="20"/>
        </w:rPr>
        <w:t>B:</w:t>
      </w:r>
      <w:r w:rsidRPr="00DA4E6C">
        <w:rPr>
          <w:spacing w:val="-5"/>
          <w:sz w:val="20"/>
          <w:szCs w:val="20"/>
        </w:rPr>
        <w:t xml:space="preserve"> </w:t>
      </w:r>
      <w:r w:rsidRPr="00DA4E6C">
        <w:rPr>
          <w:sz w:val="20"/>
          <w:szCs w:val="20"/>
        </w:rPr>
        <w:t>Hasil</w:t>
      </w:r>
      <w:r w:rsidRPr="00DA4E6C">
        <w:rPr>
          <w:spacing w:val="-5"/>
          <w:sz w:val="20"/>
          <w:szCs w:val="20"/>
        </w:rPr>
        <w:t xml:space="preserve"> </w:t>
      </w:r>
      <w:proofErr w:type="spellStart"/>
      <w:r w:rsidRPr="00DA4E6C">
        <w:rPr>
          <w:sz w:val="20"/>
          <w:szCs w:val="20"/>
        </w:rPr>
        <w:t>perkalian</w:t>
      </w:r>
      <w:proofErr w:type="spellEnd"/>
      <w:r w:rsidRPr="00DA4E6C">
        <w:rPr>
          <w:spacing w:val="-3"/>
          <w:sz w:val="20"/>
          <w:szCs w:val="20"/>
        </w:rPr>
        <w:t xml:space="preserve"> </w:t>
      </w:r>
      <w:r w:rsidRPr="00DA4E6C">
        <w:rPr>
          <w:sz w:val="20"/>
          <w:szCs w:val="20"/>
        </w:rPr>
        <w:t>TF</w:t>
      </w:r>
      <w:r w:rsidRPr="00DA4E6C">
        <w:rPr>
          <w:spacing w:val="-5"/>
          <w:sz w:val="20"/>
          <w:szCs w:val="20"/>
        </w:rPr>
        <w:t xml:space="preserve"> </w:t>
      </w:r>
      <w:r w:rsidRPr="00DA4E6C">
        <w:rPr>
          <w:sz w:val="20"/>
          <w:szCs w:val="20"/>
        </w:rPr>
        <w:t>dan</w:t>
      </w:r>
      <w:r w:rsidRPr="00DA4E6C">
        <w:rPr>
          <w:spacing w:val="-3"/>
          <w:sz w:val="20"/>
          <w:szCs w:val="20"/>
        </w:rPr>
        <w:t xml:space="preserve"> </w:t>
      </w:r>
      <w:r w:rsidRPr="00DA4E6C">
        <w:rPr>
          <w:sz w:val="20"/>
          <w:szCs w:val="20"/>
        </w:rPr>
        <w:t>IDF</w:t>
      </w:r>
      <w:r w:rsidRPr="00DA4E6C">
        <w:rPr>
          <w:spacing w:val="-5"/>
          <w:sz w:val="20"/>
          <w:szCs w:val="20"/>
        </w:rPr>
        <w:t xml:space="preserve"> </w:t>
      </w:r>
      <w:proofErr w:type="spellStart"/>
      <w:r w:rsidRPr="00DA4E6C">
        <w:rPr>
          <w:sz w:val="20"/>
          <w:szCs w:val="20"/>
        </w:rPr>
        <w:t>untuk</w:t>
      </w:r>
      <w:proofErr w:type="spellEnd"/>
      <w:r w:rsidRPr="00DA4E6C">
        <w:rPr>
          <w:spacing w:val="-3"/>
          <w:sz w:val="20"/>
          <w:szCs w:val="20"/>
        </w:rPr>
        <w:t xml:space="preserve"> </w:t>
      </w:r>
      <w:proofErr w:type="spellStart"/>
      <w:r w:rsidRPr="00DA4E6C">
        <w:rPr>
          <w:sz w:val="20"/>
          <w:szCs w:val="20"/>
        </w:rPr>
        <w:t>setiap</w:t>
      </w:r>
      <w:proofErr w:type="spellEnd"/>
      <w:r w:rsidRPr="00DA4E6C">
        <w:rPr>
          <w:spacing w:val="-5"/>
          <w:sz w:val="20"/>
          <w:szCs w:val="20"/>
        </w:rPr>
        <w:t xml:space="preserve"> </w:t>
      </w:r>
      <w:r w:rsidRPr="00DA4E6C">
        <w:rPr>
          <w:sz w:val="20"/>
          <w:szCs w:val="20"/>
        </w:rPr>
        <w:t>kata</w:t>
      </w:r>
      <w:r w:rsidRPr="00DA4E6C">
        <w:rPr>
          <w:spacing w:val="-3"/>
          <w:sz w:val="20"/>
          <w:szCs w:val="20"/>
        </w:rPr>
        <w:t xml:space="preserve"> </w:t>
      </w:r>
      <w:proofErr w:type="spellStart"/>
      <w:r w:rsidRPr="00DA4E6C">
        <w:rPr>
          <w:sz w:val="20"/>
          <w:szCs w:val="20"/>
        </w:rPr>
        <w:t>dalam</w:t>
      </w:r>
      <w:proofErr w:type="spellEnd"/>
      <w:r w:rsidRPr="00DA4E6C">
        <w:rPr>
          <w:spacing w:val="-3"/>
          <w:sz w:val="20"/>
          <w:szCs w:val="20"/>
        </w:rPr>
        <w:t xml:space="preserve"> </w:t>
      </w:r>
      <w:proofErr w:type="spellStart"/>
      <w:r w:rsidRPr="00DA4E6C">
        <w:rPr>
          <w:sz w:val="20"/>
          <w:szCs w:val="20"/>
        </w:rPr>
        <w:t>dokumen</w:t>
      </w:r>
      <w:proofErr w:type="spellEnd"/>
      <w:r w:rsidRPr="00DA4E6C">
        <w:rPr>
          <w:spacing w:val="-3"/>
          <w:sz w:val="20"/>
          <w:szCs w:val="20"/>
        </w:rPr>
        <w:t xml:space="preserve"> </w:t>
      </w:r>
      <w:r w:rsidRPr="00DA4E6C">
        <w:rPr>
          <w:spacing w:val="-5"/>
          <w:sz w:val="20"/>
          <w:szCs w:val="20"/>
        </w:rPr>
        <w:t>B.</w:t>
      </w:r>
    </w:p>
    <w:p w14:paraId="23546C23" w14:textId="77777777" w:rsidR="00165AF1" w:rsidRPr="009404BB" w:rsidRDefault="00165AF1" w:rsidP="00AB5682">
      <w:pPr>
        <w:pStyle w:val="ListParagraph"/>
        <w:spacing w:line="276" w:lineRule="auto"/>
        <w:ind w:left="0" w:right="178" w:firstLine="720"/>
        <w:jc w:val="both"/>
        <w:rPr>
          <w:sz w:val="20"/>
          <w:szCs w:val="20"/>
        </w:rPr>
      </w:pPr>
    </w:p>
    <w:p w14:paraId="271F4A4A" w14:textId="6791AC6B" w:rsidR="005C0706" w:rsidRPr="009404BB" w:rsidRDefault="00A833DC" w:rsidP="00AB5682">
      <w:pPr>
        <w:pStyle w:val="Heading3"/>
        <w:ind w:right="178"/>
        <w:rPr>
          <w:rFonts w:cs="Times New Roman"/>
          <w:bCs/>
          <w:szCs w:val="20"/>
        </w:rPr>
      </w:pPr>
      <w:bookmarkStart w:id="51" w:name="_Toc176987396"/>
      <w:bookmarkStart w:id="52" w:name="_Toc202306603"/>
      <w:r w:rsidRPr="009404BB">
        <w:rPr>
          <w:rFonts w:cs="Times New Roman"/>
          <w:bCs/>
          <w:szCs w:val="20"/>
        </w:rPr>
        <w:t>2.2.</w:t>
      </w:r>
      <w:r w:rsidR="000838B3" w:rsidRPr="009404BB">
        <w:rPr>
          <w:rFonts w:cs="Times New Roman"/>
          <w:bCs/>
          <w:szCs w:val="20"/>
        </w:rPr>
        <w:t>7</w:t>
      </w:r>
      <w:r w:rsidRPr="009404BB">
        <w:rPr>
          <w:rFonts w:cs="Times New Roman"/>
          <w:bCs/>
          <w:szCs w:val="20"/>
        </w:rPr>
        <w:t xml:space="preserve"> </w:t>
      </w:r>
      <w:r w:rsidR="00022E77" w:rsidRPr="009404BB">
        <w:rPr>
          <w:rFonts w:cs="Times New Roman"/>
          <w:bCs/>
          <w:szCs w:val="20"/>
        </w:rPr>
        <w:t>Cosine Similarity</w:t>
      </w:r>
      <w:bookmarkEnd w:id="51"/>
      <w:bookmarkEnd w:id="52"/>
    </w:p>
    <w:p w14:paraId="2ADB1A94" w14:textId="564438CB" w:rsidR="00AB5682" w:rsidRPr="00AB5682" w:rsidRDefault="00022E77" w:rsidP="00762825">
      <w:pPr>
        <w:spacing w:line="276" w:lineRule="auto"/>
        <w:ind w:right="35" w:firstLine="426"/>
        <w:jc w:val="both"/>
        <w:rPr>
          <w:sz w:val="20"/>
          <w:szCs w:val="20"/>
        </w:rPr>
      </w:pPr>
      <w:r w:rsidRPr="00AB5682">
        <w:rPr>
          <w:sz w:val="20"/>
          <w:szCs w:val="20"/>
        </w:rPr>
        <w:t xml:space="preserve">Cosine similarity </w:t>
      </w:r>
      <w:proofErr w:type="spellStart"/>
      <w:r w:rsidRPr="00AB5682">
        <w:rPr>
          <w:sz w:val="20"/>
          <w:szCs w:val="20"/>
        </w:rPr>
        <w:t>adalah</w:t>
      </w:r>
      <w:proofErr w:type="spellEnd"/>
      <w:r w:rsidRPr="00AB5682">
        <w:rPr>
          <w:sz w:val="20"/>
          <w:szCs w:val="20"/>
        </w:rPr>
        <w:t xml:space="preserve"> </w:t>
      </w:r>
      <w:proofErr w:type="spellStart"/>
      <w:r w:rsidRPr="00AB5682">
        <w:rPr>
          <w:sz w:val="20"/>
          <w:szCs w:val="20"/>
        </w:rPr>
        <w:t>sebuah</w:t>
      </w:r>
      <w:proofErr w:type="spellEnd"/>
      <w:r w:rsidRPr="00AB5682">
        <w:rPr>
          <w:sz w:val="20"/>
          <w:szCs w:val="20"/>
        </w:rPr>
        <w:t xml:space="preserve"> </w:t>
      </w:r>
      <w:proofErr w:type="spellStart"/>
      <w:r w:rsidRPr="00AB5682">
        <w:rPr>
          <w:sz w:val="20"/>
          <w:szCs w:val="20"/>
        </w:rPr>
        <w:t>metode</w:t>
      </w:r>
      <w:proofErr w:type="spellEnd"/>
      <w:r w:rsidRPr="00AB5682">
        <w:rPr>
          <w:sz w:val="20"/>
          <w:szCs w:val="20"/>
        </w:rPr>
        <w:t xml:space="preserve"> yang </w:t>
      </w:r>
      <w:proofErr w:type="spellStart"/>
      <w:r w:rsidRPr="00AB5682">
        <w:rPr>
          <w:sz w:val="20"/>
          <w:szCs w:val="20"/>
        </w:rPr>
        <w:t>digunakan</w:t>
      </w:r>
      <w:proofErr w:type="spellEnd"/>
      <w:r w:rsidRPr="00AB5682">
        <w:rPr>
          <w:sz w:val="20"/>
          <w:szCs w:val="20"/>
        </w:rPr>
        <w:t xml:space="preserve"> </w:t>
      </w:r>
      <w:proofErr w:type="spellStart"/>
      <w:r w:rsidRPr="00AB5682">
        <w:rPr>
          <w:sz w:val="20"/>
          <w:szCs w:val="20"/>
        </w:rPr>
        <w:t>untuk</w:t>
      </w:r>
      <w:proofErr w:type="spellEnd"/>
      <w:r w:rsidR="00AB5682" w:rsidRPr="00AB5682">
        <w:rPr>
          <w:sz w:val="20"/>
          <w:szCs w:val="20"/>
        </w:rPr>
        <w:t xml:space="preserve"> </w:t>
      </w:r>
      <w:proofErr w:type="spellStart"/>
      <w:r w:rsidRPr="00AB5682">
        <w:rPr>
          <w:sz w:val="20"/>
          <w:szCs w:val="20"/>
        </w:rPr>
        <w:t>mengukur</w:t>
      </w:r>
      <w:proofErr w:type="spellEnd"/>
      <w:r w:rsidRPr="00AB5682">
        <w:rPr>
          <w:sz w:val="20"/>
          <w:szCs w:val="20"/>
        </w:rPr>
        <w:t xml:space="preserve"> </w:t>
      </w:r>
      <w:proofErr w:type="spellStart"/>
      <w:r w:rsidRPr="00AB5682">
        <w:rPr>
          <w:sz w:val="20"/>
          <w:szCs w:val="20"/>
        </w:rPr>
        <w:t>tingkat</w:t>
      </w:r>
      <w:proofErr w:type="spellEnd"/>
      <w:r w:rsidRPr="00AB5682">
        <w:rPr>
          <w:sz w:val="20"/>
          <w:szCs w:val="20"/>
        </w:rPr>
        <w:t xml:space="preserve"> </w:t>
      </w:r>
      <w:proofErr w:type="spellStart"/>
      <w:r w:rsidRPr="00AB5682">
        <w:rPr>
          <w:sz w:val="20"/>
          <w:szCs w:val="20"/>
        </w:rPr>
        <w:t>kesamaan</w:t>
      </w:r>
      <w:proofErr w:type="spellEnd"/>
      <w:r w:rsidRPr="00AB5682">
        <w:rPr>
          <w:sz w:val="20"/>
          <w:szCs w:val="20"/>
        </w:rPr>
        <w:t xml:space="preserve"> </w:t>
      </w:r>
      <w:proofErr w:type="spellStart"/>
      <w:r w:rsidRPr="00AB5682">
        <w:rPr>
          <w:sz w:val="20"/>
          <w:szCs w:val="20"/>
        </w:rPr>
        <w:t>atau</w:t>
      </w:r>
      <w:proofErr w:type="spellEnd"/>
      <w:r w:rsidRPr="00AB5682">
        <w:rPr>
          <w:sz w:val="20"/>
          <w:szCs w:val="20"/>
        </w:rPr>
        <w:t xml:space="preserve"> </w:t>
      </w:r>
      <w:proofErr w:type="spellStart"/>
      <w:r w:rsidRPr="00AB5682">
        <w:rPr>
          <w:sz w:val="20"/>
          <w:szCs w:val="20"/>
        </w:rPr>
        <w:t>kemiripan</w:t>
      </w:r>
      <w:proofErr w:type="spellEnd"/>
      <w:r w:rsidRPr="00AB5682">
        <w:rPr>
          <w:sz w:val="20"/>
          <w:szCs w:val="20"/>
        </w:rPr>
        <w:t xml:space="preserve"> </w:t>
      </w:r>
      <w:proofErr w:type="spellStart"/>
      <w:r w:rsidRPr="00AB5682">
        <w:rPr>
          <w:sz w:val="20"/>
          <w:szCs w:val="20"/>
        </w:rPr>
        <w:t>antara</w:t>
      </w:r>
      <w:proofErr w:type="spellEnd"/>
      <w:r w:rsidRPr="00AB5682">
        <w:rPr>
          <w:sz w:val="20"/>
          <w:szCs w:val="20"/>
        </w:rPr>
        <w:t xml:space="preserve"> dua </w:t>
      </w:r>
      <w:proofErr w:type="spellStart"/>
      <w:r w:rsidRPr="00AB5682">
        <w:rPr>
          <w:sz w:val="20"/>
          <w:szCs w:val="20"/>
        </w:rPr>
        <w:t>vektor</w:t>
      </w:r>
      <w:proofErr w:type="spellEnd"/>
      <w:r w:rsidRPr="00AB5682">
        <w:rPr>
          <w:sz w:val="20"/>
          <w:szCs w:val="20"/>
        </w:rPr>
        <w:t xml:space="preserve"> </w:t>
      </w:r>
      <w:proofErr w:type="spellStart"/>
      <w:r w:rsidRPr="00AB5682">
        <w:rPr>
          <w:sz w:val="20"/>
          <w:szCs w:val="20"/>
        </w:rPr>
        <w:t>dalam</w:t>
      </w:r>
      <w:proofErr w:type="spellEnd"/>
      <w:r w:rsidRPr="00AB5682">
        <w:rPr>
          <w:sz w:val="20"/>
          <w:szCs w:val="20"/>
        </w:rPr>
        <w:t xml:space="preserve"> </w:t>
      </w:r>
      <w:proofErr w:type="spellStart"/>
      <w:r w:rsidRPr="00AB5682">
        <w:rPr>
          <w:sz w:val="20"/>
          <w:szCs w:val="20"/>
        </w:rPr>
        <w:t>ruang</w:t>
      </w:r>
      <w:proofErr w:type="spellEnd"/>
      <w:r w:rsidRPr="00AB5682">
        <w:rPr>
          <w:sz w:val="20"/>
          <w:szCs w:val="20"/>
        </w:rPr>
        <w:t xml:space="preserve"> </w:t>
      </w:r>
      <w:proofErr w:type="spellStart"/>
      <w:r w:rsidRPr="00AB5682">
        <w:rPr>
          <w:sz w:val="20"/>
          <w:szCs w:val="20"/>
        </w:rPr>
        <w:t>multidimensi</w:t>
      </w:r>
      <w:proofErr w:type="spellEnd"/>
      <w:r w:rsidRPr="00AB5682">
        <w:rPr>
          <w:sz w:val="20"/>
          <w:szCs w:val="20"/>
        </w:rPr>
        <w:t xml:space="preserve">. Dalam chatbot, cosine similarity </w:t>
      </w:r>
      <w:proofErr w:type="spellStart"/>
      <w:r w:rsidRPr="00AB5682">
        <w:rPr>
          <w:sz w:val="20"/>
          <w:szCs w:val="20"/>
        </w:rPr>
        <w:t>digunakan</w:t>
      </w:r>
      <w:proofErr w:type="spellEnd"/>
      <w:r w:rsidRPr="00AB5682">
        <w:rPr>
          <w:sz w:val="20"/>
          <w:szCs w:val="20"/>
        </w:rPr>
        <w:t xml:space="preserve"> </w:t>
      </w:r>
      <w:proofErr w:type="spellStart"/>
      <w:r w:rsidRPr="00AB5682">
        <w:rPr>
          <w:sz w:val="20"/>
          <w:szCs w:val="20"/>
        </w:rPr>
        <w:t>untuk</w:t>
      </w:r>
      <w:proofErr w:type="spellEnd"/>
      <w:r w:rsidRPr="00AB5682">
        <w:rPr>
          <w:sz w:val="20"/>
          <w:szCs w:val="20"/>
        </w:rPr>
        <w:t xml:space="preserve"> </w:t>
      </w:r>
      <w:proofErr w:type="spellStart"/>
      <w:r w:rsidRPr="00AB5682">
        <w:rPr>
          <w:sz w:val="20"/>
          <w:szCs w:val="20"/>
        </w:rPr>
        <w:t>membandingkan</w:t>
      </w:r>
      <w:proofErr w:type="spellEnd"/>
      <w:r w:rsidRPr="00AB5682">
        <w:rPr>
          <w:sz w:val="20"/>
          <w:szCs w:val="20"/>
        </w:rPr>
        <w:t xml:space="preserve"> </w:t>
      </w:r>
      <w:proofErr w:type="spellStart"/>
      <w:r w:rsidRPr="00AB5682">
        <w:rPr>
          <w:sz w:val="20"/>
          <w:szCs w:val="20"/>
        </w:rPr>
        <w:t>kesamaan</w:t>
      </w:r>
      <w:proofErr w:type="spellEnd"/>
      <w:r w:rsidRPr="00AB5682">
        <w:rPr>
          <w:sz w:val="20"/>
          <w:szCs w:val="20"/>
        </w:rPr>
        <w:t xml:space="preserve"> </w:t>
      </w:r>
      <w:proofErr w:type="spellStart"/>
      <w:r w:rsidRPr="00AB5682">
        <w:rPr>
          <w:sz w:val="20"/>
          <w:szCs w:val="20"/>
        </w:rPr>
        <w:t>antara</w:t>
      </w:r>
      <w:proofErr w:type="spellEnd"/>
      <w:r w:rsidRPr="00AB5682">
        <w:rPr>
          <w:sz w:val="20"/>
          <w:szCs w:val="20"/>
        </w:rPr>
        <w:t xml:space="preserve"> input </w:t>
      </w:r>
      <w:proofErr w:type="spellStart"/>
      <w:r w:rsidRPr="00AB5682">
        <w:rPr>
          <w:sz w:val="20"/>
          <w:szCs w:val="20"/>
        </w:rPr>
        <w:t>pengguna</w:t>
      </w:r>
      <w:proofErr w:type="spellEnd"/>
      <w:r w:rsidRPr="00AB5682">
        <w:rPr>
          <w:sz w:val="20"/>
          <w:szCs w:val="20"/>
        </w:rPr>
        <w:t xml:space="preserve"> </w:t>
      </w:r>
      <w:proofErr w:type="spellStart"/>
      <w:r w:rsidRPr="00AB5682">
        <w:rPr>
          <w:sz w:val="20"/>
          <w:szCs w:val="20"/>
        </w:rPr>
        <w:t>dengan</w:t>
      </w:r>
      <w:proofErr w:type="spellEnd"/>
      <w:r w:rsidRPr="00AB5682">
        <w:rPr>
          <w:sz w:val="20"/>
          <w:szCs w:val="20"/>
        </w:rPr>
        <w:t xml:space="preserve"> </w:t>
      </w:r>
      <w:proofErr w:type="spellStart"/>
      <w:r w:rsidRPr="00AB5682">
        <w:rPr>
          <w:sz w:val="20"/>
          <w:szCs w:val="20"/>
        </w:rPr>
        <w:t>pola-pola</w:t>
      </w:r>
      <w:proofErr w:type="spellEnd"/>
      <w:r w:rsidRPr="00AB5682">
        <w:rPr>
          <w:sz w:val="20"/>
          <w:szCs w:val="20"/>
        </w:rPr>
        <w:t xml:space="preserve"> yang </w:t>
      </w:r>
      <w:proofErr w:type="spellStart"/>
      <w:r w:rsidRPr="00AB5682">
        <w:rPr>
          <w:sz w:val="20"/>
          <w:szCs w:val="20"/>
        </w:rPr>
        <w:t>ada</w:t>
      </w:r>
      <w:proofErr w:type="spellEnd"/>
      <w:r w:rsidRPr="00AB5682">
        <w:rPr>
          <w:sz w:val="20"/>
          <w:szCs w:val="20"/>
        </w:rPr>
        <w:t xml:space="preserve"> </w:t>
      </w:r>
      <w:proofErr w:type="spellStart"/>
      <w:r w:rsidRPr="00AB5682">
        <w:rPr>
          <w:sz w:val="20"/>
          <w:szCs w:val="20"/>
        </w:rPr>
        <w:t>dalam</w:t>
      </w:r>
      <w:proofErr w:type="spellEnd"/>
      <w:r w:rsidRPr="00AB5682">
        <w:rPr>
          <w:sz w:val="20"/>
          <w:szCs w:val="20"/>
        </w:rPr>
        <w:t xml:space="preserve"> knowledge base </w:t>
      </w:r>
      <w:proofErr w:type="spellStart"/>
      <w:r w:rsidRPr="00AB5682">
        <w:rPr>
          <w:sz w:val="20"/>
          <w:szCs w:val="20"/>
        </w:rPr>
        <w:t>atau</w:t>
      </w:r>
      <w:proofErr w:type="spellEnd"/>
      <w:r w:rsidRPr="00AB5682">
        <w:rPr>
          <w:sz w:val="20"/>
          <w:szCs w:val="20"/>
        </w:rPr>
        <w:t xml:space="preserve"> database chatbot.</w:t>
      </w:r>
    </w:p>
    <w:p w14:paraId="1CC8DF88" w14:textId="05E5F6EE" w:rsidR="00022E77" w:rsidRPr="009404BB" w:rsidRDefault="00022E77" w:rsidP="00AB5682">
      <w:pPr>
        <w:spacing w:line="276" w:lineRule="auto"/>
        <w:ind w:right="36" w:firstLine="426"/>
        <w:jc w:val="both"/>
        <w:rPr>
          <w:sz w:val="20"/>
          <w:szCs w:val="20"/>
        </w:rPr>
      </w:pPr>
      <w:r w:rsidRPr="009404BB">
        <w:rPr>
          <w:sz w:val="20"/>
          <w:szCs w:val="20"/>
        </w:rPr>
        <w:t xml:space="preserve">Ketika </w:t>
      </w:r>
      <w:proofErr w:type="spellStart"/>
      <w:r w:rsidRPr="009404BB">
        <w:rPr>
          <w:sz w:val="20"/>
          <w:szCs w:val="20"/>
        </w:rPr>
        <w:t>diplot</w:t>
      </w:r>
      <w:proofErr w:type="spellEnd"/>
      <w:r w:rsidRPr="009404BB">
        <w:rPr>
          <w:sz w:val="20"/>
          <w:szCs w:val="20"/>
        </w:rPr>
        <w:t xml:space="preserve"> pada </w:t>
      </w:r>
      <w:proofErr w:type="spellStart"/>
      <w:r w:rsidRPr="009404BB">
        <w:rPr>
          <w:sz w:val="20"/>
          <w:szCs w:val="20"/>
        </w:rPr>
        <w:t>ruang</w:t>
      </w:r>
      <w:proofErr w:type="spellEnd"/>
      <w:r w:rsidRPr="009404BB">
        <w:rPr>
          <w:sz w:val="20"/>
          <w:szCs w:val="20"/>
        </w:rPr>
        <w:t xml:space="preserve"> </w:t>
      </w:r>
      <w:proofErr w:type="spellStart"/>
      <w:r w:rsidRPr="009404BB">
        <w:rPr>
          <w:sz w:val="20"/>
          <w:szCs w:val="20"/>
        </w:rPr>
        <w:t>multidimensi</w:t>
      </w:r>
      <w:proofErr w:type="spellEnd"/>
      <w:r w:rsidRPr="009404BB">
        <w:rPr>
          <w:sz w:val="20"/>
          <w:szCs w:val="20"/>
        </w:rPr>
        <w:t xml:space="preserve">, di mana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dimensi</w:t>
      </w:r>
      <w:proofErr w:type="spellEnd"/>
      <w:r w:rsidR="00AB5682">
        <w:rPr>
          <w:sz w:val="20"/>
          <w:szCs w:val="20"/>
        </w:rPr>
        <w:t xml:space="preserve">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kata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cosine similarity </w:t>
      </w:r>
      <w:proofErr w:type="spellStart"/>
      <w:r w:rsidRPr="009404BB">
        <w:rPr>
          <w:sz w:val="20"/>
          <w:szCs w:val="20"/>
        </w:rPr>
        <w:t>menangkap</w:t>
      </w:r>
      <w:proofErr w:type="spellEnd"/>
      <w:r w:rsidR="00AB5682">
        <w:rPr>
          <w:sz w:val="20"/>
          <w:szCs w:val="20"/>
        </w:rPr>
        <w:t xml:space="preserve"> </w:t>
      </w:r>
      <w:proofErr w:type="spellStart"/>
      <w:r w:rsidRPr="009404BB">
        <w:rPr>
          <w:sz w:val="20"/>
          <w:szCs w:val="20"/>
        </w:rPr>
        <w:t>orientasi</w:t>
      </w:r>
      <w:proofErr w:type="spellEnd"/>
      <w:r w:rsidRPr="009404BB">
        <w:rPr>
          <w:sz w:val="20"/>
          <w:szCs w:val="20"/>
        </w:rPr>
        <w:t xml:space="preserve"> (</w:t>
      </w:r>
      <w:proofErr w:type="spellStart"/>
      <w:r w:rsidRPr="009404BB">
        <w:rPr>
          <w:sz w:val="20"/>
          <w:szCs w:val="20"/>
        </w:rPr>
        <w:t>sudut</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dan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besarnya</w:t>
      </w:r>
      <w:proofErr w:type="spellEnd"/>
      <w:r w:rsidRPr="009404BB">
        <w:rPr>
          <w:sz w:val="20"/>
          <w:szCs w:val="20"/>
        </w:rPr>
        <w:t xml:space="preserve">. Karena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menghitung</w:t>
      </w:r>
      <w:proofErr w:type="spellEnd"/>
      <w:r w:rsidRPr="009404BB">
        <w:rPr>
          <w:sz w:val="20"/>
          <w:szCs w:val="20"/>
        </w:rPr>
        <w:t xml:space="preserve"> </w:t>
      </w:r>
      <w:proofErr w:type="spellStart"/>
      <w:r w:rsidRPr="009404BB">
        <w:rPr>
          <w:sz w:val="20"/>
          <w:szCs w:val="20"/>
        </w:rPr>
        <w:t>besarnya</w:t>
      </w:r>
      <w:proofErr w:type="spellEnd"/>
      <w:r w:rsidRPr="009404BB">
        <w:rPr>
          <w:sz w:val="20"/>
          <w:szCs w:val="20"/>
        </w:rPr>
        <w:t xml:space="preserve">, yang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menghitung</w:t>
      </w:r>
      <w:proofErr w:type="spellEnd"/>
      <w:r w:rsidRPr="009404BB">
        <w:rPr>
          <w:sz w:val="20"/>
          <w:szCs w:val="20"/>
        </w:rPr>
        <w:t xml:space="preserve"> </w:t>
      </w:r>
      <w:proofErr w:type="spellStart"/>
      <w:r w:rsidRPr="009404BB">
        <w:rPr>
          <w:sz w:val="20"/>
          <w:szCs w:val="20"/>
        </w:rPr>
        <w:t>jarak</w:t>
      </w:r>
      <w:proofErr w:type="spellEnd"/>
      <w:r w:rsidRPr="009404BB">
        <w:rPr>
          <w:sz w:val="20"/>
          <w:szCs w:val="20"/>
        </w:rPr>
        <w:t xml:space="preserve"> Euclidean. Cosine similarity sangat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dua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lastRenderedPageBreak/>
        <w:t>berdasarkan</w:t>
      </w:r>
      <w:proofErr w:type="spellEnd"/>
      <w:r w:rsidRPr="009404BB">
        <w:rPr>
          <w:sz w:val="20"/>
          <w:szCs w:val="20"/>
        </w:rPr>
        <w:t xml:space="preserve"> kata yang </w:t>
      </w:r>
      <w:proofErr w:type="spellStart"/>
      <w:r w:rsidRPr="009404BB">
        <w:rPr>
          <w:sz w:val="20"/>
          <w:szCs w:val="20"/>
        </w:rPr>
        <w:t>muncul</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dua </w:t>
      </w:r>
      <w:proofErr w:type="spellStart"/>
      <w:r w:rsidRPr="009404BB">
        <w:rPr>
          <w:sz w:val="20"/>
          <w:szCs w:val="20"/>
        </w:rPr>
        <w:t>dokumen</w:t>
      </w:r>
      <w:proofErr w:type="spellEnd"/>
      <w:r w:rsidRPr="009404BB">
        <w:rPr>
          <w:sz w:val="20"/>
          <w:szCs w:val="20"/>
        </w:rPr>
        <w:t xml:space="preserve"> yang </w:t>
      </w:r>
      <w:proofErr w:type="spellStart"/>
      <w:r w:rsidRPr="009404BB">
        <w:rPr>
          <w:sz w:val="20"/>
          <w:szCs w:val="20"/>
        </w:rPr>
        <w:t>mirip</w:t>
      </w:r>
      <w:proofErr w:type="spellEnd"/>
      <w:r w:rsidRPr="009404BB">
        <w:rPr>
          <w:sz w:val="20"/>
          <w:szCs w:val="20"/>
        </w:rPr>
        <w:t xml:space="preserve"> </w:t>
      </w:r>
      <w:proofErr w:type="spellStart"/>
      <w:r w:rsidRPr="009404BB">
        <w:rPr>
          <w:sz w:val="20"/>
          <w:szCs w:val="20"/>
        </w:rPr>
        <w:t>berjauhan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jarak</w:t>
      </w:r>
      <w:proofErr w:type="spellEnd"/>
      <w:r w:rsidRPr="009404BB">
        <w:rPr>
          <w:sz w:val="20"/>
          <w:szCs w:val="20"/>
        </w:rPr>
        <w:t xml:space="preserve"> Euclidean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ukurannya</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bisa</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sudut</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jika</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sudutnya</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tinggi</w:t>
      </w:r>
      <w:proofErr w:type="spellEnd"/>
      <w:r w:rsidRPr="009404BB">
        <w:rPr>
          <w:sz w:val="20"/>
          <w:szCs w:val="20"/>
        </w:rPr>
        <w:t xml:space="preserve"> </w:t>
      </w:r>
      <w:proofErr w:type="spellStart"/>
      <w:r w:rsidRPr="009404BB">
        <w:rPr>
          <w:sz w:val="20"/>
          <w:szCs w:val="20"/>
        </w:rPr>
        <w:t>nilai</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r w:rsidR="00FD12E9" w:rsidRPr="00FD12E9">
        <w:rPr>
          <w:sz w:val="20"/>
          <w:szCs w:val="20"/>
        </w:rPr>
        <w:t xml:space="preserve">Hal </w:t>
      </w:r>
      <w:proofErr w:type="spellStart"/>
      <w:r w:rsidR="00FD12E9" w:rsidRPr="00FD12E9">
        <w:rPr>
          <w:sz w:val="20"/>
          <w:szCs w:val="20"/>
        </w:rPr>
        <w:t>ini</w:t>
      </w:r>
      <w:proofErr w:type="spellEnd"/>
      <w:r w:rsidR="00FD12E9" w:rsidRPr="00FD12E9">
        <w:rPr>
          <w:sz w:val="20"/>
          <w:szCs w:val="20"/>
        </w:rPr>
        <w:t xml:space="preserve"> </w:t>
      </w:r>
      <w:proofErr w:type="spellStart"/>
      <w:r w:rsidR="00FD12E9" w:rsidRPr="00FD12E9">
        <w:rPr>
          <w:sz w:val="20"/>
          <w:szCs w:val="20"/>
        </w:rPr>
        <w:t>membuktikan</w:t>
      </w:r>
      <w:proofErr w:type="spellEnd"/>
      <w:r w:rsidR="00FD12E9" w:rsidRPr="00FD12E9">
        <w:rPr>
          <w:sz w:val="20"/>
          <w:szCs w:val="20"/>
        </w:rPr>
        <w:t xml:space="preserve"> </w:t>
      </w:r>
      <w:proofErr w:type="spellStart"/>
      <w:r w:rsidR="00FD12E9" w:rsidRPr="00FD12E9">
        <w:rPr>
          <w:sz w:val="20"/>
          <w:szCs w:val="20"/>
        </w:rPr>
        <w:t>bahwa</w:t>
      </w:r>
      <w:proofErr w:type="spellEnd"/>
      <w:r w:rsidR="00FD12E9" w:rsidRPr="00FD12E9">
        <w:rPr>
          <w:sz w:val="20"/>
          <w:szCs w:val="20"/>
        </w:rPr>
        <w:t xml:space="preserve"> cosine similarity </w:t>
      </w:r>
      <w:proofErr w:type="spellStart"/>
      <w:r w:rsidR="00FD12E9" w:rsidRPr="00FD12E9">
        <w:rPr>
          <w:sz w:val="20"/>
          <w:szCs w:val="20"/>
        </w:rPr>
        <w:t>lebih</w:t>
      </w:r>
      <w:proofErr w:type="spellEnd"/>
      <w:r w:rsidR="00FD12E9" w:rsidRPr="00FD12E9">
        <w:rPr>
          <w:sz w:val="20"/>
          <w:szCs w:val="20"/>
        </w:rPr>
        <w:t xml:space="preserve"> </w:t>
      </w:r>
      <w:proofErr w:type="spellStart"/>
      <w:r w:rsidR="00FD12E9" w:rsidRPr="00FD12E9">
        <w:rPr>
          <w:sz w:val="20"/>
          <w:szCs w:val="20"/>
        </w:rPr>
        <w:t>fokus</w:t>
      </w:r>
      <w:proofErr w:type="spellEnd"/>
      <w:r w:rsidR="00FD12E9" w:rsidRPr="00FD12E9">
        <w:rPr>
          <w:sz w:val="20"/>
          <w:szCs w:val="20"/>
        </w:rPr>
        <w:t xml:space="preserve"> pada </w:t>
      </w:r>
      <w:proofErr w:type="spellStart"/>
      <w:r w:rsidR="00FD12E9" w:rsidRPr="00FD12E9">
        <w:rPr>
          <w:sz w:val="20"/>
          <w:szCs w:val="20"/>
        </w:rPr>
        <w:t>kesamaan</w:t>
      </w:r>
      <w:proofErr w:type="spellEnd"/>
      <w:r w:rsidR="00FD12E9" w:rsidRPr="00FD12E9">
        <w:rPr>
          <w:sz w:val="20"/>
          <w:szCs w:val="20"/>
        </w:rPr>
        <w:t xml:space="preserve"> </w:t>
      </w:r>
      <w:proofErr w:type="spellStart"/>
      <w:r w:rsidR="00FD12E9" w:rsidRPr="00FD12E9">
        <w:rPr>
          <w:sz w:val="20"/>
          <w:szCs w:val="20"/>
        </w:rPr>
        <w:t>arah</w:t>
      </w:r>
      <w:proofErr w:type="spellEnd"/>
      <w:r w:rsidR="00FD12E9" w:rsidRPr="00FD12E9">
        <w:rPr>
          <w:sz w:val="20"/>
          <w:szCs w:val="20"/>
        </w:rPr>
        <w:t xml:space="preserve"> </w:t>
      </w:r>
      <w:proofErr w:type="spellStart"/>
      <w:r w:rsidR="00FD12E9" w:rsidRPr="00FD12E9">
        <w:rPr>
          <w:sz w:val="20"/>
          <w:szCs w:val="20"/>
        </w:rPr>
        <w:t>vektor</w:t>
      </w:r>
      <w:proofErr w:type="spellEnd"/>
      <w:r w:rsidR="00FD12E9" w:rsidRPr="00FD12E9">
        <w:rPr>
          <w:sz w:val="20"/>
          <w:szCs w:val="20"/>
        </w:rPr>
        <w:t xml:space="preserve"> </w:t>
      </w:r>
      <w:proofErr w:type="spellStart"/>
      <w:r w:rsidR="00FD12E9" w:rsidRPr="00FD12E9">
        <w:rPr>
          <w:sz w:val="20"/>
          <w:szCs w:val="20"/>
        </w:rPr>
        <w:t>daripada</w:t>
      </w:r>
      <w:proofErr w:type="spellEnd"/>
      <w:r w:rsidR="00FD12E9" w:rsidRPr="00FD12E9">
        <w:rPr>
          <w:sz w:val="20"/>
          <w:szCs w:val="20"/>
        </w:rPr>
        <w:t xml:space="preserve"> </w:t>
      </w:r>
      <w:proofErr w:type="spellStart"/>
      <w:r w:rsidR="00FD12E9" w:rsidRPr="00FD12E9">
        <w:rPr>
          <w:sz w:val="20"/>
          <w:szCs w:val="20"/>
        </w:rPr>
        <w:t>jarak</w:t>
      </w:r>
      <w:proofErr w:type="spellEnd"/>
      <w:r w:rsidR="00FD12E9" w:rsidRPr="00FD12E9">
        <w:rPr>
          <w:sz w:val="20"/>
          <w:szCs w:val="20"/>
        </w:rPr>
        <w:t xml:space="preserve"> </w:t>
      </w:r>
      <w:proofErr w:type="spellStart"/>
      <w:r w:rsidR="00FD12E9" w:rsidRPr="00FD12E9">
        <w:rPr>
          <w:sz w:val="20"/>
          <w:szCs w:val="20"/>
        </w:rPr>
        <w:t>atau</w:t>
      </w:r>
      <w:proofErr w:type="spellEnd"/>
      <w:r w:rsidR="00FD12E9" w:rsidRPr="00FD12E9">
        <w:rPr>
          <w:sz w:val="20"/>
          <w:szCs w:val="20"/>
        </w:rPr>
        <w:t xml:space="preserve"> </w:t>
      </w:r>
      <w:proofErr w:type="spellStart"/>
      <w:r w:rsidR="00FD12E9" w:rsidRPr="00FD12E9">
        <w:rPr>
          <w:sz w:val="20"/>
          <w:szCs w:val="20"/>
        </w:rPr>
        <w:t>ukuran</w:t>
      </w:r>
      <w:proofErr w:type="spellEnd"/>
      <w:r w:rsidR="00FD12E9" w:rsidRPr="00FD12E9">
        <w:rPr>
          <w:sz w:val="20"/>
          <w:szCs w:val="20"/>
        </w:rPr>
        <w:t xml:space="preserve"> </w:t>
      </w:r>
      <w:proofErr w:type="spellStart"/>
      <w:r w:rsidR="00FD12E9" w:rsidRPr="00FD12E9">
        <w:rPr>
          <w:sz w:val="20"/>
          <w:szCs w:val="20"/>
        </w:rPr>
        <w:t>sebenarnya</w:t>
      </w:r>
      <w:proofErr w:type="spellEnd"/>
      <w:r w:rsidR="00FD12E9" w:rsidRPr="00FD12E9">
        <w:rPr>
          <w:sz w:val="20"/>
          <w:szCs w:val="20"/>
        </w:rPr>
        <w:t xml:space="preserve"> </w:t>
      </w:r>
      <w:proofErr w:type="spellStart"/>
      <w:r w:rsidR="00FD12E9" w:rsidRPr="00FD12E9">
        <w:rPr>
          <w:sz w:val="20"/>
          <w:szCs w:val="20"/>
        </w:rPr>
        <w:t>dari</w:t>
      </w:r>
      <w:proofErr w:type="spellEnd"/>
      <w:r w:rsidR="00FD12E9" w:rsidRPr="00FD12E9">
        <w:rPr>
          <w:sz w:val="20"/>
          <w:szCs w:val="20"/>
        </w:rPr>
        <w:t xml:space="preserve"> </w:t>
      </w:r>
      <w:proofErr w:type="spellStart"/>
      <w:r w:rsidR="00FD12E9" w:rsidRPr="00FD12E9">
        <w:rPr>
          <w:sz w:val="20"/>
          <w:szCs w:val="20"/>
        </w:rPr>
        <w:t>vektor</w:t>
      </w:r>
      <w:proofErr w:type="spellEnd"/>
      <w:r w:rsidR="00FD12E9" w:rsidRPr="00FD12E9">
        <w:rPr>
          <w:sz w:val="20"/>
          <w:szCs w:val="20"/>
        </w:rPr>
        <w:t xml:space="preserve"> </w:t>
      </w:r>
      <w:proofErr w:type="spellStart"/>
      <w:r w:rsidR="00FD12E9" w:rsidRPr="00FD12E9">
        <w:rPr>
          <w:sz w:val="20"/>
          <w:szCs w:val="20"/>
        </w:rPr>
        <w:t>tersebut</w:t>
      </w:r>
      <w:proofErr w:type="spellEnd"/>
      <w:r w:rsidR="00FD12E9" w:rsidRPr="00FD12E9">
        <w:rPr>
          <w:sz w:val="20"/>
          <w:szCs w:val="20"/>
        </w:rPr>
        <w:t>[</w:t>
      </w:r>
      <w:r w:rsidR="00FD12E9">
        <w:rPr>
          <w:sz w:val="20"/>
          <w:szCs w:val="20"/>
        </w:rPr>
        <w:t>16</w:t>
      </w:r>
      <w:r w:rsidR="00FD12E9" w:rsidRPr="00FD12E9">
        <w:rPr>
          <w:sz w:val="20"/>
          <w:szCs w:val="20"/>
        </w:rPr>
        <w:t>].</w:t>
      </w:r>
      <w:r w:rsidR="00FD12E9">
        <w:rPr>
          <w:sz w:val="20"/>
          <w:szCs w:val="20"/>
        </w:rPr>
        <w:t xml:space="preserve"> </w:t>
      </w:r>
      <w:proofErr w:type="spellStart"/>
      <w:r w:rsidRPr="009404BB">
        <w:rPr>
          <w:sz w:val="20"/>
          <w:szCs w:val="20"/>
        </w:rPr>
        <w:t>Rumus</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Cosine Similarity </w:t>
      </w:r>
      <w:proofErr w:type="spellStart"/>
      <w:r w:rsidRPr="009404BB">
        <w:rPr>
          <w:sz w:val="20"/>
          <w:szCs w:val="20"/>
        </w:rPr>
        <w:t>adalah</w:t>
      </w:r>
      <w:proofErr w:type="spellEnd"/>
      <w:r w:rsidRPr="009404BB">
        <w:rPr>
          <w:sz w:val="20"/>
          <w:szCs w:val="20"/>
        </w:rPr>
        <w:t xml:space="preserve"> [</w:t>
      </w:r>
      <w:r w:rsidR="00BC68FE" w:rsidRPr="009404BB">
        <w:rPr>
          <w:sz w:val="20"/>
          <w:szCs w:val="20"/>
        </w:rPr>
        <w:t>2</w:t>
      </w:r>
      <w:r w:rsidRPr="009404BB">
        <w:rPr>
          <w:sz w:val="20"/>
          <w:szCs w:val="20"/>
        </w:rPr>
        <w:t>]:</w:t>
      </w:r>
    </w:p>
    <w:p w14:paraId="613419E7" w14:textId="77777777" w:rsidR="00022E77" w:rsidRPr="009404BB" w:rsidRDefault="00022E77" w:rsidP="00AB5682">
      <w:pPr>
        <w:spacing w:line="276" w:lineRule="auto"/>
        <w:ind w:right="36"/>
        <w:jc w:val="both"/>
        <w:rPr>
          <w:sz w:val="20"/>
          <w:szCs w:val="20"/>
        </w:rPr>
      </w:pPr>
    </w:p>
    <w:p w14:paraId="26D2A749" w14:textId="77777777" w:rsidR="00022E77" w:rsidRPr="009404BB" w:rsidRDefault="00022E77" w:rsidP="00AB5682">
      <w:pPr>
        <w:spacing w:line="276" w:lineRule="auto"/>
        <w:ind w:right="36" w:firstLine="720"/>
        <w:jc w:val="both"/>
        <w:rPr>
          <w:sz w:val="20"/>
          <w:szCs w:val="20"/>
        </w:rPr>
      </w:pPr>
      <w:r w:rsidRPr="009404BB">
        <w:rPr>
          <w:sz w:val="20"/>
          <w:szCs w:val="20"/>
        </w:rPr>
        <w:t xml:space="preserve">Cos α =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 ∑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𝐴𝑖</w:t>
      </w:r>
      <w:r w:rsidRPr="009404BB">
        <w:rPr>
          <w:sz w:val="20"/>
          <w:szCs w:val="20"/>
        </w:rPr>
        <w:t xml:space="preserve"> </w:t>
      </w:r>
      <w:r w:rsidRPr="009404BB">
        <w:rPr>
          <w:rFonts w:ascii="Cambria Math" w:hAnsi="Cambria Math" w:cs="Cambria Math"/>
          <w:sz w:val="20"/>
          <w:szCs w:val="20"/>
        </w:rPr>
        <w:t>𝑥</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p>
    <w:p w14:paraId="7A68525D" w14:textId="64A16D29" w:rsidR="00022E77" w:rsidRPr="009404BB" w:rsidRDefault="00022E77" w:rsidP="00AB5682">
      <w:pPr>
        <w:spacing w:line="276" w:lineRule="auto"/>
        <w:ind w:left="720" w:right="36" w:firstLine="720"/>
        <w:jc w:val="both"/>
        <w:rPr>
          <w:sz w:val="20"/>
          <w:szCs w:val="20"/>
        </w:rPr>
      </w:pPr>
      <w:r w:rsidRPr="009404BB">
        <w:rPr>
          <w:sz w:val="20"/>
          <w:szCs w:val="20"/>
        </w:rPr>
        <w:t xml:space="preserve">( </w:t>
      </w:r>
      <w:r w:rsidRPr="009404BB">
        <w:rPr>
          <w:rFonts w:ascii="Cambria Math" w:hAnsi="Cambria Math" w:cs="Cambria Math"/>
          <w:sz w:val="20"/>
          <w:szCs w:val="20"/>
        </w:rPr>
        <w:t>𝐴𝑖</w:t>
      </w:r>
      <w:r w:rsidRPr="009404BB">
        <w:rPr>
          <w:sz w:val="20"/>
          <w:szCs w:val="20"/>
        </w:rPr>
        <w:t xml:space="preserve"> ) 2 </w:t>
      </w:r>
      <w:r w:rsidRPr="009404BB">
        <w:rPr>
          <w:rFonts w:ascii="Cambria Math" w:hAnsi="Cambria Math" w:cs="Cambria Math"/>
          <w:sz w:val="20"/>
          <w:szCs w:val="20"/>
        </w:rPr>
        <w:t>𝑥</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2 </w:t>
      </w:r>
      <w:r w:rsidR="00BC68FE" w:rsidRPr="009404BB">
        <w:rPr>
          <w:sz w:val="20"/>
          <w:szCs w:val="20"/>
        </w:rPr>
        <w:t xml:space="preserve"> </w:t>
      </w:r>
      <w:r w:rsidRPr="009404BB">
        <w:rPr>
          <w:sz w:val="20"/>
          <w:szCs w:val="20"/>
        </w:rPr>
        <w:t xml:space="preserve">(4) </w:t>
      </w:r>
    </w:p>
    <w:p w14:paraId="0F2CB87E" w14:textId="77777777" w:rsidR="00022E77" w:rsidRPr="009404BB" w:rsidRDefault="00022E77" w:rsidP="00AB5682">
      <w:pPr>
        <w:spacing w:line="276" w:lineRule="auto"/>
        <w:ind w:right="36"/>
        <w:jc w:val="both"/>
        <w:rPr>
          <w:sz w:val="20"/>
          <w:szCs w:val="20"/>
        </w:rPr>
      </w:pPr>
    </w:p>
    <w:p w14:paraId="41AE733E" w14:textId="77777777" w:rsidR="00022E77" w:rsidRPr="009404BB" w:rsidRDefault="00022E77" w:rsidP="00AB5682">
      <w:pPr>
        <w:spacing w:line="276" w:lineRule="auto"/>
        <w:ind w:right="36"/>
        <w:jc w:val="both"/>
        <w:rPr>
          <w:sz w:val="20"/>
          <w:szCs w:val="20"/>
        </w:rPr>
      </w:pPr>
      <w:proofErr w:type="spellStart"/>
      <w:r w:rsidRPr="009404BB">
        <w:rPr>
          <w:sz w:val="20"/>
          <w:szCs w:val="20"/>
        </w:rPr>
        <w:t>Keterangan</w:t>
      </w:r>
      <w:proofErr w:type="spellEnd"/>
      <w:r w:rsidRPr="009404BB">
        <w:rPr>
          <w:sz w:val="20"/>
          <w:szCs w:val="20"/>
        </w:rPr>
        <w:t xml:space="preserve"> : </w:t>
      </w:r>
    </w:p>
    <w:p w14:paraId="5C87F793" w14:textId="77777777" w:rsidR="00022E77" w:rsidRPr="009404BB" w:rsidRDefault="00022E77" w:rsidP="00AB5682">
      <w:pPr>
        <w:spacing w:line="276" w:lineRule="auto"/>
        <w:ind w:right="36"/>
        <w:jc w:val="both"/>
        <w:rPr>
          <w:sz w:val="20"/>
          <w:szCs w:val="20"/>
        </w:rPr>
      </w:pPr>
      <w:r w:rsidRPr="009404BB">
        <w:rPr>
          <w:sz w:val="20"/>
          <w:szCs w:val="20"/>
        </w:rPr>
        <w:t xml:space="preserve">A </w:t>
      </w:r>
      <w:r w:rsidRPr="009404BB">
        <w:rPr>
          <w:sz w:val="20"/>
          <w:szCs w:val="20"/>
        </w:rPr>
        <w:tab/>
        <w:t xml:space="preserve">= Vektor A,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
    <w:p w14:paraId="6731AB60" w14:textId="77777777" w:rsidR="00022E77" w:rsidRPr="009404BB" w:rsidRDefault="00022E77" w:rsidP="00AB5682">
      <w:pPr>
        <w:spacing w:line="276" w:lineRule="auto"/>
        <w:ind w:right="36"/>
        <w:jc w:val="both"/>
        <w:rPr>
          <w:sz w:val="20"/>
          <w:szCs w:val="20"/>
        </w:rPr>
      </w:pPr>
      <w:r w:rsidRPr="009404BB">
        <w:rPr>
          <w:sz w:val="20"/>
          <w:szCs w:val="20"/>
        </w:rPr>
        <w:t xml:space="preserve">B </w:t>
      </w:r>
      <w:r w:rsidRPr="009404BB">
        <w:rPr>
          <w:sz w:val="20"/>
          <w:szCs w:val="20"/>
        </w:rPr>
        <w:tab/>
        <w:t xml:space="preserve">= Vektor B,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
    <w:p w14:paraId="77886E12" w14:textId="77777777" w:rsidR="00022E77" w:rsidRPr="009404BB" w:rsidRDefault="00022E77" w:rsidP="00AB5682">
      <w:pPr>
        <w:spacing w:line="276" w:lineRule="auto"/>
        <w:ind w:right="36"/>
        <w:jc w:val="both"/>
        <w:rPr>
          <w:sz w:val="20"/>
          <w:szCs w:val="20"/>
        </w:rPr>
      </w:pPr>
      <w:r w:rsidRPr="009404BB">
        <w:rPr>
          <w:sz w:val="20"/>
          <w:szCs w:val="20"/>
        </w:rPr>
        <w:t xml:space="preserve">A • B </w:t>
      </w:r>
      <w:r w:rsidRPr="009404BB">
        <w:rPr>
          <w:sz w:val="20"/>
          <w:szCs w:val="20"/>
        </w:rPr>
        <w:tab/>
        <w:t xml:space="preserve">= dot product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A dan </w:t>
      </w:r>
      <w:proofErr w:type="spellStart"/>
      <w:r w:rsidRPr="009404BB">
        <w:rPr>
          <w:sz w:val="20"/>
          <w:szCs w:val="20"/>
        </w:rPr>
        <w:t>vektor</w:t>
      </w:r>
      <w:proofErr w:type="spellEnd"/>
      <w:r w:rsidRPr="009404BB">
        <w:rPr>
          <w:sz w:val="20"/>
          <w:szCs w:val="20"/>
        </w:rPr>
        <w:t xml:space="preserve"> B </w:t>
      </w:r>
    </w:p>
    <w:p w14:paraId="47F38D78" w14:textId="77777777" w:rsidR="00022E77" w:rsidRPr="009404BB" w:rsidRDefault="00022E77" w:rsidP="00AB5682">
      <w:pPr>
        <w:spacing w:line="276" w:lineRule="auto"/>
        <w:ind w:right="36"/>
        <w:jc w:val="both"/>
        <w:rPr>
          <w:sz w:val="20"/>
          <w:szCs w:val="20"/>
        </w:rPr>
      </w:pPr>
      <w:r w:rsidRPr="009404BB">
        <w:rPr>
          <w:sz w:val="20"/>
          <w:szCs w:val="20"/>
        </w:rPr>
        <w:t xml:space="preserve">|A| </w:t>
      </w:r>
      <w:r w:rsidRPr="009404BB">
        <w:rPr>
          <w:sz w:val="20"/>
          <w:szCs w:val="20"/>
        </w:rPr>
        <w:tab/>
        <w:t xml:space="preserve">=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A </w:t>
      </w:r>
    </w:p>
    <w:p w14:paraId="658701D8" w14:textId="77777777" w:rsidR="00022E77" w:rsidRPr="009404BB" w:rsidRDefault="00022E77" w:rsidP="00AB5682">
      <w:pPr>
        <w:spacing w:line="276" w:lineRule="auto"/>
        <w:ind w:right="36"/>
        <w:jc w:val="both"/>
        <w:rPr>
          <w:sz w:val="20"/>
          <w:szCs w:val="20"/>
        </w:rPr>
      </w:pPr>
      <w:r w:rsidRPr="009404BB">
        <w:rPr>
          <w:sz w:val="20"/>
          <w:szCs w:val="20"/>
        </w:rPr>
        <w:t xml:space="preserve">|B| </w:t>
      </w:r>
      <w:r w:rsidRPr="009404BB">
        <w:rPr>
          <w:sz w:val="20"/>
          <w:szCs w:val="20"/>
        </w:rPr>
        <w:tab/>
        <w:t xml:space="preserve">=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B </w:t>
      </w:r>
    </w:p>
    <w:p w14:paraId="160BBF4B" w14:textId="4FD93E1D" w:rsidR="00FD12E9" w:rsidRPr="00FD12E9" w:rsidRDefault="00022E77" w:rsidP="00AB5682">
      <w:pPr>
        <w:pStyle w:val="ListParagraph"/>
        <w:spacing w:line="276" w:lineRule="auto"/>
        <w:ind w:left="0" w:right="36" w:firstLine="720"/>
        <w:jc w:val="both"/>
        <w:rPr>
          <w:sz w:val="20"/>
          <w:szCs w:val="20"/>
        </w:rPr>
      </w:pPr>
      <w:r w:rsidRPr="009404BB">
        <w:rPr>
          <w:sz w:val="20"/>
          <w:szCs w:val="20"/>
        </w:rPr>
        <w:t xml:space="preserve">|A||B| </w:t>
      </w:r>
      <w:r w:rsidRPr="009404BB">
        <w:rPr>
          <w:sz w:val="20"/>
          <w:szCs w:val="20"/>
        </w:rPr>
        <w:tab/>
        <w:t xml:space="preserve">= cross product </w:t>
      </w:r>
      <w:proofErr w:type="spellStart"/>
      <w:r w:rsidRPr="009404BB">
        <w:rPr>
          <w:sz w:val="20"/>
          <w:szCs w:val="20"/>
        </w:rPr>
        <w:t>antara</w:t>
      </w:r>
      <w:proofErr w:type="spellEnd"/>
      <w:r w:rsidRPr="009404BB">
        <w:rPr>
          <w:sz w:val="20"/>
          <w:szCs w:val="20"/>
        </w:rPr>
        <w:t xml:space="preserve"> |A| dan |B|</w:t>
      </w:r>
    </w:p>
    <w:p w14:paraId="5FC3FFFA" w14:textId="77777777" w:rsidR="00165AF1" w:rsidRPr="009404BB" w:rsidRDefault="00165AF1" w:rsidP="00AB5682">
      <w:pPr>
        <w:spacing w:line="276" w:lineRule="auto"/>
        <w:ind w:right="36"/>
        <w:jc w:val="both"/>
        <w:rPr>
          <w:sz w:val="20"/>
          <w:szCs w:val="20"/>
        </w:rPr>
      </w:pPr>
    </w:p>
    <w:p w14:paraId="553186B6" w14:textId="5FB85EF9" w:rsidR="005C0706" w:rsidRPr="009404BB" w:rsidRDefault="00A833DC" w:rsidP="00AB5682">
      <w:pPr>
        <w:pStyle w:val="Heading3"/>
        <w:ind w:right="36"/>
        <w:rPr>
          <w:rFonts w:cs="Times New Roman"/>
          <w:bCs/>
          <w:szCs w:val="20"/>
        </w:rPr>
      </w:pPr>
      <w:bookmarkStart w:id="53" w:name="_Toc176987398"/>
      <w:bookmarkStart w:id="54" w:name="_Toc202306604"/>
      <w:r w:rsidRPr="009404BB">
        <w:rPr>
          <w:rFonts w:cs="Times New Roman"/>
          <w:bCs/>
          <w:szCs w:val="20"/>
        </w:rPr>
        <w:t>2.2.</w:t>
      </w:r>
      <w:r w:rsidR="001A7DDA" w:rsidRPr="009404BB">
        <w:rPr>
          <w:rFonts w:cs="Times New Roman"/>
          <w:bCs/>
          <w:szCs w:val="20"/>
        </w:rPr>
        <w:t>8</w:t>
      </w:r>
      <w:r w:rsidRPr="009404BB">
        <w:rPr>
          <w:rFonts w:cs="Times New Roman"/>
          <w:bCs/>
          <w:szCs w:val="20"/>
        </w:rPr>
        <w:t xml:space="preserve"> </w:t>
      </w:r>
      <w:r w:rsidR="00BE5E4F" w:rsidRPr="009404BB">
        <w:rPr>
          <w:rFonts w:cs="Times New Roman"/>
          <w:bCs/>
          <w:szCs w:val="20"/>
        </w:rPr>
        <w:t>Google Spreadsheets</w:t>
      </w:r>
      <w:bookmarkEnd w:id="53"/>
      <w:bookmarkEnd w:id="54"/>
    </w:p>
    <w:p w14:paraId="6809D5E6" w14:textId="2C64132B" w:rsidR="005C0706" w:rsidRPr="009404BB" w:rsidRDefault="00091F17" w:rsidP="00AB5682">
      <w:pPr>
        <w:pStyle w:val="ListParagraph"/>
        <w:spacing w:line="276" w:lineRule="auto"/>
        <w:ind w:left="0" w:right="36"/>
        <w:jc w:val="both"/>
        <w:rPr>
          <w:sz w:val="20"/>
          <w:szCs w:val="20"/>
        </w:rPr>
      </w:pPr>
      <w:r w:rsidRPr="009404BB">
        <w:rPr>
          <w:sz w:val="20"/>
          <w:szCs w:val="20"/>
        </w:rPr>
        <w:t xml:space="preserve">         </w:t>
      </w:r>
      <w:r w:rsidR="00BE5E4F" w:rsidRPr="009404BB">
        <w:rPr>
          <w:sz w:val="20"/>
          <w:szCs w:val="20"/>
        </w:rPr>
        <w:t xml:space="preserve">Google Sheets </w:t>
      </w:r>
      <w:proofErr w:type="spellStart"/>
      <w:r w:rsidR="00BE5E4F" w:rsidRPr="009404BB">
        <w:rPr>
          <w:sz w:val="20"/>
          <w:szCs w:val="20"/>
        </w:rPr>
        <w:t>adalah</w:t>
      </w:r>
      <w:proofErr w:type="spellEnd"/>
      <w:r w:rsidR="00BE5E4F" w:rsidRPr="009404BB">
        <w:rPr>
          <w:sz w:val="20"/>
          <w:szCs w:val="20"/>
        </w:rPr>
        <w:t xml:space="preserve"> </w:t>
      </w:r>
      <w:proofErr w:type="spellStart"/>
      <w:r w:rsidR="00BE5E4F" w:rsidRPr="009404BB">
        <w:rPr>
          <w:sz w:val="20"/>
          <w:szCs w:val="20"/>
        </w:rPr>
        <w:t>aplikasi</w:t>
      </w:r>
      <w:proofErr w:type="spellEnd"/>
      <w:r w:rsidR="00BE5E4F" w:rsidRPr="009404BB">
        <w:rPr>
          <w:sz w:val="20"/>
          <w:szCs w:val="20"/>
        </w:rPr>
        <w:t xml:space="preserve"> spreadsheet </w:t>
      </w:r>
      <w:proofErr w:type="spellStart"/>
      <w:r w:rsidR="00BE5E4F" w:rsidRPr="009404BB">
        <w:rPr>
          <w:sz w:val="20"/>
          <w:szCs w:val="20"/>
        </w:rPr>
        <w:t>berbasis</w:t>
      </w:r>
      <w:proofErr w:type="spellEnd"/>
      <w:r w:rsidR="00BE5E4F" w:rsidRPr="009404BB">
        <w:rPr>
          <w:sz w:val="20"/>
          <w:szCs w:val="20"/>
        </w:rPr>
        <w:t xml:space="preserve"> web yang </w:t>
      </w:r>
      <w:proofErr w:type="spellStart"/>
      <w:r w:rsidR="00BE5E4F" w:rsidRPr="009404BB">
        <w:rPr>
          <w:sz w:val="20"/>
          <w:szCs w:val="20"/>
        </w:rPr>
        <w:t>merupakan</w:t>
      </w:r>
      <w:proofErr w:type="spellEnd"/>
      <w:r w:rsidR="00BE5E4F" w:rsidRPr="009404BB">
        <w:rPr>
          <w:sz w:val="20"/>
          <w:szCs w:val="20"/>
        </w:rPr>
        <w:t xml:space="preserve"> </w:t>
      </w:r>
      <w:proofErr w:type="spellStart"/>
      <w:r w:rsidR="00BE5E4F" w:rsidRPr="009404BB">
        <w:rPr>
          <w:sz w:val="20"/>
          <w:szCs w:val="20"/>
        </w:rPr>
        <w:t>bagian</w:t>
      </w:r>
      <w:proofErr w:type="spellEnd"/>
      <w:r w:rsidR="00BE5E4F" w:rsidRPr="009404BB">
        <w:rPr>
          <w:sz w:val="20"/>
          <w:szCs w:val="20"/>
        </w:rPr>
        <w:t xml:space="preserve"> </w:t>
      </w:r>
      <w:proofErr w:type="spellStart"/>
      <w:r w:rsidR="00BE5E4F" w:rsidRPr="009404BB">
        <w:rPr>
          <w:sz w:val="20"/>
          <w:szCs w:val="20"/>
        </w:rPr>
        <w:t>dari</w:t>
      </w:r>
      <w:proofErr w:type="spellEnd"/>
      <w:r w:rsidR="00BE5E4F" w:rsidRPr="009404BB">
        <w:rPr>
          <w:sz w:val="20"/>
          <w:szCs w:val="20"/>
        </w:rPr>
        <w:t xml:space="preserve"> Google Workspace. </w:t>
      </w:r>
      <w:proofErr w:type="spellStart"/>
      <w:r w:rsidR="00BE5E4F" w:rsidRPr="009404BB">
        <w:rPr>
          <w:sz w:val="20"/>
          <w:szCs w:val="20"/>
        </w:rPr>
        <w:t>Aplikasi</w:t>
      </w:r>
      <w:proofErr w:type="spellEnd"/>
      <w:r w:rsidR="00BE5E4F" w:rsidRPr="009404BB">
        <w:rPr>
          <w:sz w:val="20"/>
          <w:szCs w:val="20"/>
        </w:rPr>
        <w:t xml:space="preserve"> </w:t>
      </w:r>
      <w:proofErr w:type="spellStart"/>
      <w:r w:rsidR="00BE5E4F" w:rsidRPr="009404BB">
        <w:rPr>
          <w:sz w:val="20"/>
          <w:szCs w:val="20"/>
        </w:rPr>
        <w:t>ini</w:t>
      </w:r>
      <w:proofErr w:type="spellEnd"/>
      <w:r w:rsidR="00BE5E4F" w:rsidRPr="009404BB">
        <w:rPr>
          <w:sz w:val="20"/>
          <w:szCs w:val="20"/>
        </w:rPr>
        <w:t xml:space="preserve"> </w:t>
      </w:r>
      <w:proofErr w:type="spellStart"/>
      <w:r w:rsidR="00BE5E4F" w:rsidRPr="009404BB">
        <w:rPr>
          <w:sz w:val="20"/>
          <w:szCs w:val="20"/>
        </w:rPr>
        <w:t>memungkinkan</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membuat</w:t>
      </w:r>
      <w:proofErr w:type="spellEnd"/>
      <w:r w:rsidR="00BE5E4F" w:rsidRPr="009404BB">
        <w:rPr>
          <w:sz w:val="20"/>
          <w:szCs w:val="20"/>
        </w:rPr>
        <w:t xml:space="preserve">, </w:t>
      </w:r>
      <w:proofErr w:type="spellStart"/>
      <w:r w:rsidR="00BE5E4F" w:rsidRPr="009404BB">
        <w:rPr>
          <w:sz w:val="20"/>
          <w:szCs w:val="20"/>
        </w:rPr>
        <w:t>mengedit</w:t>
      </w:r>
      <w:proofErr w:type="spellEnd"/>
      <w:r w:rsidR="00BE5E4F" w:rsidRPr="009404BB">
        <w:rPr>
          <w:sz w:val="20"/>
          <w:szCs w:val="20"/>
        </w:rPr>
        <w:t xml:space="preserve">, dan </w:t>
      </w:r>
      <w:proofErr w:type="spellStart"/>
      <w:r w:rsidR="00BE5E4F" w:rsidRPr="009404BB">
        <w:rPr>
          <w:sz w:val="20"/>
          <w:szCs w:val="20"/>
        </w:rPr>
        <w:t>berbagi</w:t>
      </w:r>
      <w:proofErr w:type="spellEnd"/>
      <w:r w:rsidR="00BE5E4F" w:rsidRPr="009404BB">
        <w:rPr>
          <w:sz w:val="20"/>
          <w:szCs w:val="20"/>
        </w:rPr>
        <w:t xml:space="preserve"> spreadsheet </w:t>
      </w:r>
      <w:proofErr w:type="spellStart"/>
      <w:r w:rsidR="00BE5E4F" w:rsidRPr="009404BB">
        <w:rPr>
          <w:sz w:val="20"/>
          <w:szCs w:val="20"/>
        </w:rPr>
        <w:t>secara</w:t>
      </w:r>
      <w:proofErr w:type="spellEnd"/>
      <w:r w:rsidR="00BE5E4F" w:rsidRPr="009404BB">
        <w:rPr>
          <w:sz w:val="20"/>
          <w:szCs w:val="20"/>
        </w:rPr>
        <w:t xml:space="preserve"> online, </w:t>
      </w:r>
      <w:proofErr w:type="spellStart"/>
      <w:r w:rsidR="00BE5E4F" w:rsidRPr="009404BB">
        <w:rPr>
          <w:sz w:val="20"/>
          <w:szCs w:val="20"/>
        </w:rPr>
        <w:t>baik</w:t>
      </w:r>
      <w:proofErr w:type="spellEnd"/>
      <w:r w:rsidR="00BE5E4F" w:rsidRPr="009404BB">
        <w:rPr>
          <w:sz w:val="20"/>
          <w:szCs w:val="20"/>
        </w:rPr>
        <w:t xml:space="preserve"> </w:t>
      </w:r>
      <w:proofErr w:type="spellStart"/>
      <w:r w:rsidR="00BE5E4F" w:rsidRPr="009404BB">
        <w:rPr>
          <w:sz w:val="20"/>
          <w:szCs w:val="20"/>
        </w:rPr>
        <w:t>melalui</w:t>
      </w:r>
      <w:proofErr w:type="spellEnd"/>
      <w:r w:rsidR="00BE5E4F" w:rsidRPr="009404BB">
        <w:rPr>
          <w:sz w:val="20"/>
          <w:szCs w:val="20"/>
        </w:rPr>
        <w:t xml:space="preserve"> browser di </w:t>
      </w:r>
      <w:proofErr w:type="spellStart"/>
      <w:r w:rsidR="00BE5E4F" w:rsidRPr="009404BB">
        <w:rPr>
          <w:sz w:val="20"/>
          <w:szCs w:val="20"/>
        </w:rPr>
        <w:t>komputer</w:t>
      </w:r>
      <w:proofErr w:type="spellEnd"/>
      <w:r w:rsidR="00BE5E4F" w:rsidRPr="009404BB">
        <w:rPr>
          <w:sz w:val="20"/>
          <w:szCs w:val="20"/>
        </w:rPr>
        <w:t xml:space="preserve"> </w:t>
      </w:r>
      <w:proofErr w:type="spellStart"/>
      <w:r w:rsidR="00BE5E4F" w:rsidRPr="009404BB">
        <w:rPr>
          <w:sz w:val="20"/>
          <w:szCs w:val="20"/>
        </w:rPr>
        <w:t>maupun</w:t>
      </w:r>
      <w:proofErr w:type="spellEnd"/>
      <w:r w:rsidR="00BE5E4F" w:rsidRPr="009404BB">
        <w:rPr>
          <w:sz w:val="20"/>
          <w:szCs w:val="20"/>
        </w:rPr>
        <w:t xml:space="preserve"> </w:t>
      </w:r>
      <w:proofErr w:type="spellStart"/>
      <w:r w:rsidR="00BE5E4F" w:rsidRPr="009404BB">
        <w:rPr>
          <w:sz w:val="20"/>
          <w:szCs w:val="20"/>
        </w:rPr>
        <w:t>melalui</w:t>
      </w:r>
      <w:proofErr w:type="spellEnd"/>
      <w:r w:rsidR="00BE5E4F" w:rsidRPr="009404BB">
        <w:rPr>
          <w:sz w:val="20"/>
          <w:szCs w:val="20"/>
        </w:rPr>
        <w:t xml:space="preserve"> </w:t>
      </w:r>
      <w:proofErr w:type="spellStart"/>
      <w:r w:rsidR="00BE5E4F" w:rsidRPr="009404BB">
        <w:rPr>
          <w:sz w:val="20"/>
          <w:szCs w:val="20"/>
        </w:rPr>
        <w:t>aplikasi</w:t>
      </w:r>
      <w:proofErr w:type="spellEnd"/>
      <w:r w:rsidR="00BE5E4F" w:rsidRPr="009404BB">
        <w:rPr>
          <w:sz w:val="20"/>
          <w:szCs w:val="20"/>
        </w:rPr>
        <w:t xml:space="preserve"> mobile di smartphone dan tablet. </w:t>
      </w:r>
      <w:proofErr w:type="spellStart"/>
      <w:r w:rsidR="00BE5E4F" w:rsidRPr="009404BB">
        <w:rPr>
          <w:sz w:val="20"/>
          <w:szCs w:val="20"/>
        </w:rPr>
        <w:t>Sebagai</w:t>
      </w:r>
      <w:proofErr w:type="spellEnd"/>
      <w:r w:rsidR="00BE5E4F" w:rsidRPr="009404BB">
        <w:rPr>
          <w:sz w:val="20"/>
          <w:szCs w:val="20"/>
        </w:rPr>
        <w:t xml:space="preserve"> salah </w:t>
      </w:r>
      <w:proofErr w:type="spellStart"/>
      <w:r w:rsidR="00BE5E4F" w:rsidRPr="009404BB">
        <w:rPr>
          <w:sz w:val="20"/>
          <w:szCs w:val="20"/>
        </w:rPr>
        <w:t>satu</w:t>
      </w:r>
      <w:proofErr w:type="spellEnd"/>
      <w:r w:rsidR="00BE5E4F" w:rsidRPr="009404BB">
        <w:rPr>
          <w:sz w:val="20"/>
          <w:szCs w:val="20"/>
        </w:rPr>
        <w:t xml:space="preserve"> </w:t>
      </w:r>
      <w:proofErr w:type="spellStart"/>
      <w:r w:rsidR="00BE5E4F" w:rsidRPr="009404BB">
        <w:rPr>
          <w:sz w:val="20"/>
          <w:szCs w:val="20"/>
        </w:rPr>
        <w:t>alat</w:t>
      </w:r>
      <w:proofErr w:type="spellEnd"/>
      <w:r w:rsidR="00BE5E4F" w:rsidRPr="009404BB">
        <w:rPr>
          <w:sz w:val="20"/>
          <w:szCs w:val="20"/>
        </w:rPr>
        <w:t xml:space="preserve"> yang paling </w:t>
      </w:r>
      <w:proofErr w:type="spellStart"/>
      <w:r w:rsidR="00BE5E4F" w:rsidRPr="009404BB">
        <w:rPr>
          <w:sz w:val="20"/>
          <w:szCs w:val="20"/>
        </w:rPr>
        <w:t>dikenal</w:t>
      </w:r>
      <w:proofErr w:type="spellEnd"/>
      <w:r w:rsidR="00BE5E4F" w:rsidRPr="009404BB">
        <w:rPr>
          <w:sz w:val="20"/>
          <w:szCs w:val="20"/>
        </w:rPr>
        <w:t xml:space="preserve"> </w:t>
      </w:r>
      <w:proofErr w:type="spellStart"/>
      <w:r w:rsidR="00BE5E4F" w:rsidRPr="009404BB">
        <w:rPr>
          <w:sz w:val="20"/>
          <w:szCs w:val="20"/>
        </w:rPr>
        <w:t>dari</w:t>
      </w:r>
      <w:proofErr w:type="spellEnd"/>
      <w:r w:rsidR="00BE5E4F" w:rsidRPr="009404BB">
        <w:rPr>
          <w:sz w:val="20"/>
          <w:szCs w:val="20"/>
        </w:rPr>
        <w:t xml:space="preserve"> Google, Google Sheets </w:t>
      </w:r>
      <w:proofErr w:type="spellStart"/>
      <w:r w:rsidR="00BE5E4F" w:rsidRPr="009404BB">
        <w:rPr>
          <w:sz w:val="20"/>
          <w:szCs w:val="20"/>
        </w:rPr>
        <w:t>memungkinkan</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memasukkan</w:t>
      </w:r>
      <w:proofErr w:type="spellEnd"/>
      <w:r w:rsidR="00BE5E4F" w:rsidRPr="009404BB">
        <w:rPr>
          <w:sz w:val="20"/>
          <w:szCs w:val="20"/>
        </w:rPr>
        <w:t xml:space="preserve"> data </w:t>
      </w:r>
      <w:proofErr w:type="spellStart"/>
      <w:r w:rsidR="00BE5E4F" w:rsidRPr="009404BB">
        <w:rPr>
          <w:sz w:val="20"/>
          <w:szCs w:val="20"/>
        </w:rPr>
        <w:t>dalam</w:t>
      </w:r>
      <w:proofErr w:type="spellEnd"/>
      <w:r w:rsidR="00BE5E4F" w:rsidRPr="009404BB">
        <w:rPr>
          <w:sz w:val="20"/>
          <w:szCs w:val="20"/>
        </w:rPr>
        <w:t xml:space="preserve"> </w:t>
      </w:r>
      <w:proofErr w:type="spellStart"/>
      <w:r w:rsidR="00BE5E4F" w:rsidRPr="009404BB">
        <w:rPr>
          <w:sz w:val="20"/>
          <w:szCs w:val="20"/>
        </w:rPr>
        <w:t>berbagai</w:t>
      </w:r>
      <w:proofErr w:type="spellEnd"/>
      <w:r w:rsidR="00BE5E4F" w:rsidRPr="009404BB">
        <w:rPr>
          <w:sz w:val="20"/>
          <w:szCs w:val="20"/>
        </w:rPr>
        <w:t xml:space="preserve"> format, </w:t>
      </w:r>
      <w:proofErr w:type="spellStart"/>
      <w:r w:rsidR="00BE5E4F" w:rsidRPr="009404BB">
        <w:rPr>
          <w:sz w:val="20"/>
          <w:szCs w:val="20"/>
        </w:rPr>
        <w:t>termasuk</w:t>
      </w:r>
      <w:proofErr w:type="spellEnd"/>
      <w:r w:rsidR="00BE5E4F" w:rsidRPr="009404BB">
        <w:rPr>
          <w:sz w:val="20"/>
          <w:szCs w:val="20"/>
        </w:rPr>
        <w:t xml:space="preserve"> </w:t>
      </w:r>
      <w:proofErr w:type="spellStart"/>
      <w:r w:rsidR="00BE5E4F" w:rsidRPr="009404BB">
        <w:rPr>
          <w:sz w:val="20"/>
          <w:szCs w:val="20"/>
        </w:rPr>
        <w:t>teks</w:t>
      </w:r>
      <w:proofErr w:type="spellEnd"/>
      <w:r w:rsidR="00BE5E4F" w:rsidRPr="009404BB">
        <w:rPr>
          <w:sz w:val="20"/>
          <w:szCs w:val="20"/>
        </w:rPr>
        <w:t xml:space="preserve">, </w:t>
      </w:r>
      <w:proofErr w:type="spellStart"/>
      <w:r w:rsidR="00BE5E4F" w:rsidRPr="009404BB">
        <w:rPr>
          <w:sz w:val="20"/>
          <w:szCs w:val="20"/>
        </w:rPr>
        <w:t>angka</w:t>
      </w:r>
      <w:proofErr w:type="spellEnd"/>
      <w:r w:rsidR="00BE5E4F" w:rsidRPr="009404BB">
        <w:rPr>
          <w:sz w:val="20"/>
          <w:szCs w:val="20"/>
        </w:rPr>
        <w:t xml:space="preserve">, dan formula, yang </w:t>
      </w:r>
      <w:proofErr w:type="spellStart"/>
      <w:r w:rsidR="00BE5E4F" w:rsidRPr="009404BB">
        <w:rPr>
          <w:sz w:val="20"/>
          <w:szCs w:val="20"/>
        </w:rPr>
        <w:t>dapat</w:t>
      </w:r>
      <w:proofErr w:type="spellEnd"/>
      <w:r w:rsidR="00BE5E4F" w:rsidRPr="009404BB">
        <w:rPr>
          <w:sz w:val="20"/>
          <w:szCs w:val="20"/>
        </w:rPr>
        <w:t xml:space="preserve"> </w:t>
      </w:r>
      <w:proofErr w:type="spellStart"/>
      <w:r w:rsidR="00BE5E4F" w:rsidRPr="009404BB">
        <w:rPr>
          <w:sz w:val="20"/>
          <w:szCs w:val="20"/>
        </w:rPr>
        <w:t>diolah</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w:t>
      </w:r>
      <w:proofErr w:type="spellStart"/>
      <w:r w:rsidR="00BE5E4F" w:rsidRPr="009404BB">
        <w:rPr>
          <w:sz w:val="20"/>
          <w:szCs w:val="20"/>
        </w:rPr>
        <w:t>otomatis</w:t>
      </w:r>
      <w:proofErr w:type="spellEnd"/>
      <w:r w:rsidR="00BE5E4F" w:rsidRPr="009404BB">
        <w:rPr>
          <w:sz w:val="20"/>
          <w:szCs w:val="20"/>
        </w:rPr>
        <w:t xml:space="preserve"> oleh </w:t>
      </w:r>
      <w:proofErr w:type="spellStart"/>
      <w:r w:rsidR="00BE5E4F" w:rsidRPr="009404BB">
        <w:rPr>
          <w:sz w:val="20"/>
          <w:szCs w:val="20"/>
        </w:rPr>
        <w:t>sistem</w:t>
      </w:r>
      <w:proofErr w:type="spellEnd"/>
      <w:r w:rsidR="00BE5E4F" w:rsidRPr="009404BB">
        <w:rPr>
          <w:sz w:val="20"/>
          <w:szCs w:val="20"/>
        </w:rPr>
        <w:t xml:space="preserve">. Salah </w:t>
      </w:r>
      <w:proofErr w:type="spellStart"/>
      <w:r w:rsidR="00BE5E4F" w:rsidRPr="009404BB">
        <w:rPr>
          <w:sz w:val="20"/>
          <w:szCs w:val="20"/>
        </w:rPr>
        <w:t>satu</w:t>
      </w:r>
      <w:proofErr w:type="spellEnd"/>
      <w:r w:rsidR="00BE5E4F" w:rsidRPr="009404BB">
        <w:rPr>
          <w:sz w:val="20"/>
          <w:szCs w:val="20"/>
        </w:rPr>
        <w:t xml:space="preserve"> </w:t>
      </w:r>
      <w:proofErr w:type="spellStart"/>
      <w:r w:rsidR="00BE5E4F" w:rsidRPr="009404BB">
        <w:rPr>
          <w:sz w:val="20"/>
          <w:szCs w:val="20"/>
        </w:rPr>
        <w:t>keunggulan</w:t>
      </w:r>
      <w:proofErr w:type="spellEnd"/>
      <w:r w:rsidR="00BE5E4F" w:rsidRPr="009404BB">
        <w:rPr>
          <w:sz w:val="20"/>
          <w:szCs w:val="20"/>
        </w:rPr>
        <w:t xml:space="preserve"> </w:t>
      </w:r>
      <w:proofErr w:type="spellStart"/>
      <w:r w:rsidR="00BE5E4F" w:rsidRPr="009404BB">
        <w:rPr>
          <w:sz w:val="20"/>
          <w:szCs w:val="20"/>
        </w:rPr>
        <w:t>utama</w:t>
      </w:r>
      <w:proofErr w:type="spellEnd"/>
      <w:r w:rsidR="00BE5E4F" w:rsidRPr="009404BB">
        <w:rPr>
          <w:sz w:val="20"/>
          <w:szCs w:val="20"/>
        </w:rPr>
        <w:t xml:space="preserve"> Google Sheets </w:t>
      </w:r>
      <w:proofErr w:type="spellStart"/>
      <w:r w:rsidR="00BE5E4F" w:rsidRPr="009404BB">
        <w:rPr>
          <w:sz w:val="20"/>
          <w:szCs w:val="20"/>
        </w:rPr>
        <w:t>adalah</w:t>
      </w:r>
      <w:proofErr w:type="spellEnd"/>
      <w:r w:rsidR="00BE5E4F" w:rsidRPr="009404BB">
        <w:rPr>
          <w:sz w:val="20"/>
          <w:szCs w:val="20"/>
        </w:rPr>
        <w:t xml:space="preserve"> </w:t>
      </w:r>
      <w:proofErr w:type="spellStart"/>
      <w:r w:rsidR="00BE5E4F" w:rsidRPr="009404BB">
        <w:rPr>
          <w:sz w:val="20"/>
          <w:szCs w:val="20"/>
        </w:rPr>
        <w:t>kemampuannya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mendukung</w:t>
      </w:r>
      <w:proofErr w:type="spellEnd"/>
      <w:r w:rsidR="00BE5E4F" w:rsidRPr="009404BB">
        <w:rPr>
          <w:sz w:val="20"/>
          <w:szCs w:val="20"/>
        </w:rPr>
        <w:t xml:space="preserve"> </w:t>
      </w:r>
      <w:proofErr w:type="spellStart"/>
      <w:r w:rsidR="00BE5E4F" w:rsidRPr="009404BB">
        <w:rPr>
          <w:sz w:val="20"/>
          <w:szCs w:val="20"/>
        </w:rPr>
        <w:t>kolaborasi</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real-time. </w:t>
      </w:r>
      <w:proofErr w:type="spellStart"/>
      <w:r w:rsidR="00BE5E4F" w:rsidRPr="009404BB">
        <w:rPr>
          <w:sz w:val="20"/>
          <w:szCs w:val="20"/>
        </w:rPr>
        <w:t>Beberapa</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dapat</w:t>
      </w:r>
      <w:proofErr w:type="spellEnd"/>
      <w:r w:rsidR="00BE5E4F" w:rsidRPr="009404BB">
        <w:rPr>
          <w:sz w:val="20"/>
          <w:szCs w:val="20"/>
        </w:rPr>
        <w:t xml:space="preserve"> </w:t>
      </w:r>
      <w:proofErr w:type="spellStart"/>
      <w:r w:rsidR="00BE5E4F" w:rsidRPr="009404BB">
        <w:rPr>
          <w:sz w:val="20"/>
          <w:szCs w:val="20"/>
        </w:rPr>
        <w:t>mengakses</w:t>
      </w:r>
      <w:proofErr w:type="spellEnd"/>
      <w:r w:rsidR="00BE5E4F" w:rsidRPr="009404BB">
        <w:rPr>
          <w:sz w:val="20"/>
          <w:szCs w:val="20"/>
        </w:rPr>
        <w:t xml:space="preserve"> dan </w:t>
      </w:r>
      <w:proofErr w:type="spellStart"/>
      <w:r w:rsidR="00BE5E4F" w:rsidRPr="009404BB">
        <w:rPr>
          <w:sz w:val="20"/>
          <w:szCs w:val="20"/>
        </w:rPr>
        <w:t>mengedit</w:t>
      </w:r>
      <w:proofErr w:type="spellEnd"/>
      <w:r w:rsidR="00BE5E4F" w:rsidRPr="009404BB">
        <w:rPr>
          <w:sz w:val="20"/>
          <w:szCs w:val="20"/>
        </w:rPr>
        <w:t xml:space="preserve"> spreadsheet yang </w:t>
      </w:r>
      <w:proofErr w:type="spellStart"/>
      <w:r w:rsidR="00BE5E4F" w:rsidRPr="009404BB">
        <w:rPr>
          <w:sz w:val="20"/>
          <w:szCs w:val="20"/>
        </w:rPr>
        <w:t>sama</w:t>
      </w:r>
      <w:proofErr w:type="spellEnd"/>
      <w:r w:rsidR="00BE5E4F" w:rsidRPr="009404BB">
        <w:rPr>
          <w:sz w:val="20"/>
          <w:szCs w:val="20"/>
        </w:rPr>
        <w:t xml:space="preserve"> pada </w:t>
      </w:r>
      <w:proofErr w:type="spellStart"/>
      <w:r w:rsidR="00BE5E4F" w:rsidRPr="009404BB">
        <w:rPr>
          <w:sz w:val="20"/>
          <w:szCs w:val="20"/>
        </w:rPr>
        <w:t>waktu</w:t>
      </w:r>
      <w:proofErr w:type="spellEnd"/>
      <w:r w:rsidR="00BE5E4F" w:rsidRPr="009404BB">
        <w:rPr>
          <w:sz w:val="20"/>
          <w:szCs w:val="20"/>
        </w:rPr>
        <w:t xml:space="preserve"> yang </w:t>
      </w:r>
      <w:proofErr w:type="spellStart"/>
      <w:r w:rsidR="00BE5E4F" w:rsidRPr="009404BB">
        <w:rPr>
          <w:sz w:val="20"/>
          <w:szCs w:val="20"/>
        </w:rPr>
        <w:t>bersamaan</w:t>
      </w:r>
      <w:proofErr w:type="spellEnd"/>
      <w:r w:rsidR="00BE5E4F" w:rsidRPr="009404BB">
        <w:rPr>
          <w:sz w:val="20"/>
          <w:szCs w:val="20"/>
        </w:rPr>
        <w:t xml:space="preserve">, </w:t>
      </w:r>
      <w:proofErr w:type="spellStart"/>
      <w:r w:rsidR="00BE5E4F" w:rsidRPr="009404BB">
        <w:rPr>
          <w:sz w:val="20"/>
          <w:szCs w:val="20"/>
        </w:rPr>
        <w:t>dengan</w:t>
      </w:r>
      <w:proofErr w:type="spellEnd"/>
      <w:r w:rsidR="00BE5E4F" w:rsidRPr="009404BB">
        <w:rPr>
          <w:sz w:val="20"/>
          <w:szCs w:val="20"/>
        </w:rPr>
        <w:t xml:space="preserve"> </w:t>
      </w:r>
      <w:proofErr w:type="spellStart"/>
      <w:r w:rsidR="00BE5E4F" w:rsidRPr="009404BB">
        <w:rPr>
          <w:sz w:val="20"/>
          <w:szCs w:val="20"/>
        </w:rPr>
        <w:t>perubahan</w:t>
      </w:r>
      <w:proofErr w:type="spellEnd"/>
      <w:r w:rsidR="00BE5E4F" w:rsidRPr="009404BB">
        <w:rPr>
          <w:sz w:val="20"/>
          <w:szCs w:val="20"/>
        </w:rPr>
        <w:t xml:space="preserve"> yang </w:t>
      </w:r>
      <w:proofErr w:type="spellStart"/>
      <w:r w:rsidR="00BE5E4F" w:rsidRPr="009404BB">
        <w:rPr>
          <w:sz w:val="20"/>
          <w:szCs w:val="20"/>
        </w:rPr>
        <w:t>terlihat</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w:t>
      </w:r>
      <w:proofErr w:type="spellStart"/>
      <w:r w:rsidR="00BE5E4F" w:rsidRPr="009404BB">
        <w:rPr>
          <w:sz w:val="20"/>
          <w:szCs w:val="20"/>
        </w:rPr>
        <w:t>langsung</w:t>
      </w:r>
      <w:proofErr w:type="spellEnd"/>
      <w:r w:rsidR="00BE5E4F" w:rsidRPr="009404BB">
        <w:rPr>
          <w:sz w:val="20"/>
          <w:szCs w:val="20"/>
        </w:rPr>
        <w:t xml:space="preserve"> oleh </w:t>
      </w:r>
      <w:proofErr w:type="spellStart"/>
      <w:r w:rsidR="00BE5E4F" w:rsidRPr="009404BB">
        <w:rPr>
          <w:sz w:val="20"/>
          <w:szCs w:val="20"/>
        </w:rPr>
        <w:t>semua</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Selain </w:t>
      </w:r>
      <w:proofErr w:type="spellStart"/>
      <w:r w:rsidR="00BE5E4F" w:rsidRPr="009404BB">
        <w:rPr>
          <w:sz w:val="20"/>
          <w:szCs w:val="20"/>
        </w:rPr>
        <w:t>itu</w:t>
      </w:r>
      <w:proofErr w:type="spellEnd"/>
      <w:r w:rsidR="00BE5E4F" w:rsidRPr="009404BB">
        <w:rPr>
          <w:sz w:val="20"/>
          <w:szCs w:val="20"/>
        </w:rPr>
        <w:t xml:space="preserve">, </w:t>
      </w:r>
      <w:proofErr w:type="spellStart"/>
      <w:r w:rsidR="00BE5E4F" w:rsidRPr="009404BB">
        <w:rPr>
          <w:sz w:val="20"/>
          <w:szCs w:val="20"/>
        </w:rPr>
        <w:t>fitur</w:t>
      </w:r>
      <w:proofErr w:type="spellEnd"/>
      <w:r w:rsidR="00BE5E4F" w:rsidRPr="009404BB">
        <w:rPr>
          <w:sz w:val="20"/>
          <w:szCs w:val="20"/>
        </w:rPr>
        <w:t xml:space="preserve"> </w:t>
      </w:r>
      <w:proofErr w:type="spellStart"/>
      <w:r w:rsidR="00BE5E4F" w:rsidRPr="009404BB">
        <w:rPr>
          <w:sz w:val="20"/>
          <w:szCs w:val="20"/>
        </w:rPr>
        <w:t>komentar</w:t>
      </w:r>
      <w:proofErr w:type="spellEnd"/>
      <w:r w:rsidR="00BE5E4F" w:rsidRPr="009404BB">
        <w:rPr>
          <w:sz w:val="20"/>
          <w:szCs w:val="20"/>
        </w:rPr>
        <w:t xml:space="preserve"> dan </w:t>
      </w:r>
      <w:proofErr w:type="spellStart"/>
      <w:r w:rsidR="00BE5E4F" w:rsidRPr="009404BB">
        <w:rPr>
          <w:sz w:val="20"/>
          <w:szCs w:val="20"/>
        </w:rPr>
        <w:t>catatan</w:t>
      </w:r>
      <w:proofErr w:type="spellEnd"/>
      <w:r w:rsidR="00BE5E4F" w:rsidRPr="009404BB">
        <w:rPr>
          <w:sz w:val="20"/>
          <w:szCs w:val="20"/>
        </w:rPr>
        <w:t xml:space="preserve"> </w:t>
      </w:r>
      <w:proofErr w:type="spellStart"/>
      <w:r w:rsidR="00BE5E4F" w:rsidRPr="009404BB">
        <w:rPr>
          <w:sz w:val="20"/>
          <w:szCs w:val="20"/>
        </w:rPr>
        <w:t>membantu</w:t>
      </w:r>
      <w:proofErr w:type="spellEnd"/>
      <w:r w:rsidR="00BE5E4F" w:rsidRPr="009404BB">
        <w:rPr>
          <w:sz w:val="20"/>
          <w:szCs w:val="20"/>
        </w:rPr>
        <w:t xml:space="preserve"> </w:t>
      </w:r>
      <w:proofErr w:type="spellStart"/>
      <w:r w:rsidR="00BE5E4F" w:rsidRPr="009404BB">
        <w:rPr>
          <w:sz w:val="20"/>
          <w:szCs w:val="20"/>
        </w:rPr>
        <w:t>memfasilitasi</w:t>
      </w:r>
      <w:proofErr w:type="spellEnd"/>
      <w:r w:rsidR="00BE5E4F" w:rsidRPr="009404BB">
        <w:rPr>
          <w:sz w:val="20"/>
          <w:szCs w:val="20"/>
        </w:rPr>
        <w:t xml:space="preserve"> </w:t>
      </w:r>
      <w:proofErr w:type="spellStart"/>
      <w:r w:rsidR="00BE5E4F" w:rsidRPr="009404BB">
        <w:rPr>
          <w:sz w:val="20"/>
          <w:szCs w:val="20"/>
        </w:rPr>
        <w:t>komunikasi</w:t>
      </w:r>
      <w:proofErr w:type="spellEnd"/>
      <w:r w:rsidR="00BE5E4F" w:rsidRPr="009404BB">
        <w:rPr>
          <w:sz w:val="20"/>
          <w:szCs w:val="20"/>
        </w:rPr>
        <w:t xml:space="preserve"> dan </w:t>
      </w:r>
      <w:proofErr w:type="spellStart"/>
      <w:r w:rsidR="00BE5E4F" w:rsidRPr="009404BB">
        <w:rPr>
          <w:sz w:val="20"/>
          <w:szCs w:val="20"/>
        </w:rPr>
        <w:t>koordinasi</w:t>
      </w:r>
      <w:proofErr w:type="spellEnd"/>
      <w:r w:rsidR="00BE5E4F" w:rsidRPr="009404BB">
        <w:rPr>
          <w:sz w:val="20"/>
          <w:szCs w:val="20"/>
        </w:rPr>
        <w:t xml:space="preserve"> </w:t>
      </w:r>
      <w:proofErr w:type="spellStart"/>
      <w:r w:rsidR="00BE5E4F" w:rsidRPr="009404BB">
        <w:rPr>
          <w:sz w:val="20"/>
          <w:szCs w:val="20"/>
        </w:rPr>
        <w:t>dalam</w:t>
      </w:r>
      <w:proofErr w:type="spellEnd"/>
      <w:r w:rsidR="00BE5E4F" w:rsidRPr="009404BB">
        <w:rPr>
          <w:sz w:val="20"/>
          <w:szCs w:val="20"/>
        </w:rPr>
        <w:t xml:space="preserve"> </w:t>
      </w:r>
      <w:proofErr w:type="spellStart"/>
      <w:r w:rsidR="00BE5E4F" w:rsidRPr="009404BB">
        <w:rPr>
          <w:sz w:val="20"/>
          <w:szCs w:val="20"/>
        </w:rPr>
        <w:t>pengelolaan</w:t>
      </w:r>
      <w:proofErr w:type="spellEnd"/>
      <w:r w:rsidR="00BE5E4F" w:rsidRPr="009404BB">
        <w:rPr>
          <w:sz w:val="20"/>
          <w:szCs w:val="20"/>
        </w:rPr>
        <w:t xml:space="preserve"> data.</w:t>
      </w:r>
    </w:p>
    <w:p w14:paraId="5C5FB3F7" w14:textId="77777777" w:rsidR="00BE5E4F" w:rsidRPr="009404BB" w:rsidRDefault="00BE5E4F" w:rsidP="00AB5682">
      <w:pPr>
        <w:pStyle w:val="ListParagraph"/>
        <w:spacing w:line="276" w:lineRule="auto"/>
        <w:ind w:left="0" w:right="36" w:firstLine="720"/>
        <w:jc w:val="both"/>
        <w:rPr>
          <w:sz w:val="20"/>
          <w:szCs w:val="20"/>
        </w:rPr>
      </w:pPr>
      <w:r w:rsidRPr="009404BB">
        <w:rPr>
          <w:sz w:val="20"/>
          <w:szCs w:val="20"/>
        </w:rPr>
        <w:t xml:space="preserve">Google Sheets juga </w:t>
      </w:r>
      <w:proofErr w:type="spellStart"/>
      <w:r w:rsidRPr="009404BB">
        <w:rPr>
          <w:sz w:val="20"/>
          <w:szCs w:val="20"/>
        </w:rPr>
        <w:t>terintegrasi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mendalam</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Google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Google Docs, Google Forms, dan Google Drive. </w:t>
      </w:r>
      <w:proofErr w:type="spellStart"/>
      <w:r w:rsidRPr="009404BB">
        <w:rPr>
          <w:sz w:val="20"/>
          <w:szCs w:val="20"/>
        </w:rPr>
        <w:t>Semua</w:t>
      </w:r>
      <w:proofErr w:type="spellEnd"/>
      <w:r w:rsidRPr="009404BB">
        <w:rPr>
          <w:sz w:val="20"/>
          <w:szCs w:val="20"/>
        </w:rPr>
        <w:t xml:space="preserve"> file Google Sheets </w:t>
      </w:r>
      <w:proofErr w:type="spellStart"/>
      <w:r w:rsidRPr="009404BB">
        <w:rPr>
          <w:sz w:val="20"/>
          <w:szCs w:val="20"/>
        </w:rPr>
        <w:t>disimpan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di Google Drive,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akses</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mana </w:t>
      </w:r>
      <w:proofErr w:type="spellStart"/>
      <w:r w:rsidRPr="009404BB">
        <w:rPr>
          <w:sz w:val="20"/>
          <w:szCs w:val="20"/>
        </w:rPr>
        <w:t>saja</w:t>
      </w:r>
      <w:proofErr w:type="spellEnd"/>
      <w:r w:rsidRPr="009404BB">
        <w:rPr>
          <w:sz w:val="20"/>
          <w:szCs w:val="20"/>
        </w:rPr>
        <w:t xml:space="preserve"> dan </w:t>
      </w:r>
      <w:proofErr w:type="spellStart"/>
      <w:r w:rsidRPr="009404BB">
        <w:rPr>
          <w:sz w:val="20"/>
          <w:szCs w:val="20"/>
        </w:rPr>
        <w:t>kapan</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w:t>
      </w:r>
      <w:proofErr w:type="spellStart"/>
      <w:r w:rsidRPr="009404BB">
        <w:rPr>
          <w:sz w:val="20"/>
          <w:szCs w:val="20"/>
        </w:rPr>
        <w:t>selama</w:t>
      </w:r>
      <w:proofErr w:type="spellEnd"/>
      <w:r w:rsidRPr="009404BB">
        <w:rPr>
          <w:sz w:val="20"/>
          <w:szCs w:val="20"/>
        </w:rPr>
        <w:t xml:space="preserve"> </w:t>
      </w:r>
      <w:proofErr w:type="spellStart"/>
      <w:r w:rsidRPr="009404BB">
        <w:rPr>
          <w:sz w:val="20"/>
          <w:szCs w:val="20"/>
        </w:rPr>
        <w:t>terhubung</w:t>
      </w:r>
      <w:proofErr w:type="spellEnd"/>
      <w:r w:rsidRPr="009404BB">
        <w:rPr>
          <w:sz w:val="20"/>
          <w:szCs w:val="20"/>
        </w:rPr>
        <w:t xml:space="preserve"> </w:t>
      </w:r>
      <w:proofErr w:type="spellStart"/>
      <w:r w:rsidRPr="009404BB">
        <w:rPr>
          <w:sz w:val="20"/>
          <w:szCs w:val="20"/>
        </w:rPr>
        <w:lastRenderedPageBreak/>
        <w:t>dengan</w:t>
      </w:r>
      <w:proofErr w:type="spellEnd"/>
      <w:r w:rsidRPr="009404BB">
        <w:rPr>
          <w:sz w:val="20"/>
          <w:szCs w:val="20"/>
        </w:rPr>
        <w:t xml:space="preserve"> internet. Ini juga </w:t>
      </w:r>
      <w:proofErr w:type="spellStart"/>
      <w:r w:rsidRPr="009404BB">
        <w:rPr>
          <w:sz w:val="20"/>
          <w:szCs w:val="20"/>
        </w:rPr>
        <w:t>berarti</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pekerjaan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tersimpan</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risiko</w:t>
      </w:r>
      <w:proofErr w:type="spellEnd"/>
      <w:r w:rsidRPr="009404BB">
        <w:rPr>
          <w:sz w:val="20"/>
          <w:szCs w:val="20"/>
        </w:rPr>
        <w:t xml:space="preserve"> </w:t>
      </w:r>
      <w:proofErr w:type="spellStart"/>
      <w:r w:rsidRPr="009404BB">
        <w:rPr>
          <w:sz w:val="20"/>
          <w:szCs w:val="20"/>
        </w:rPr>
        <w:t>kehilangan</w:t>
      </w:r>
      <w:proofErr w:type="spellEnd"/>
      <w:r w:rsidRPr="009404BB">
        <w:rPr>
          <w:sz w:val="20"/>
          <w:szCs w:val="20"/>
        </w:rPr>
        <w:t xml:space="preserve"> data.</w:t>
      </w:r>
    </w:p>
    <w:p w14:paraId="5E87FBA5" w14:textId="77777777" w:rsidR="003D3E9B" w:rsidRDefault="003D3E9B" w:rsidP="00AB5682">
      <w:pPr>
        <w:spacing w:line="276" w:lineRule="auto"/>
        <w:ind w:right="36"/>
        <w:jc w:val="both"/>
        <w:rPr>
          <w:color w:val="000000"/>
          <w:sz w:val="20"/>
          <w:szCs w:val="20"/>
        </w:rPr>
      </w:pPr>
    </w:p>
    <w:p w14:paraId="42F2C46A" w14:textId="77777777" w:rsidR="00762825" w:rsidRPr="009404BB" w:rsidRDefault="00762825" w:rsidP="00AB5682">
      <w:pPr>
        <w:spacing w:line="276" w:lineRule="auto"/>
        <w:ind w:right="36"/>
        <w:jc w:val="both"/>
        <w:rPr>
          <w:color w:val="000000"/>
          <w:sz w:val="20"/>
          <w:szCs w:val="20"/>
        </w:rPr>
      </w:pPr>
    </w:p>
    <w:p w14:paraId="21CDDEE1" w14:textId="6EE5DF36" w:rsidR="003D3E9B" w:rsidRDefault="0025234A" w:rsidP="00AB5682">
      <w:pPr>
        <w:pStyle w:val="Heading2"/>
        <w:ind w:right="36"/>
        <w:rPr>
          <w:rFonts w:cs="Times New Roman"/>
          <w:bCs/>
          <w:szCs w:val="20"/>
        </w:rPr>
      </w:pPr>
      <w:bookmarkStart w:id="55" w:name="_Toc176987399"/>
      <w:bookmarkStart w:id="56" w:name="_Toc202306605"/>
      <w:r w:rsidRPr="009404BB">
        <w:rPr>
          <w:rFonts w:cs="Times New Roman"/>
          <w:bCs/>
          <w:szCs w:val="20"/>
        </w:rPr>
        <w:t xml:space="preserve">2.3 </w:t>
      </w:r>
      <w:r w:rsidR="00734987" w:rsidRPr="009404BB">
        <w:rPr>
          <w:rFonts w:cs="Times New Roman"/>
          <w:bCs/>
          <w:szCs w:val="20"/>
        </w:rPr>
        <w:t>PENELITIAN TERKAIT</w:t>
      </w:r>
      <w:bookmarkEnd w:id="55"/>
      <w:bookmarkEnd w:id="56"/>
      <w:r w:rsidR="008F3579" w:rsidRPr="009404BB">
        <w:rPr>
          <w:rFonts w:cs="Times New Roman"/>
          <w:bCs/>
          <w:szCs w:val="20"/>
        </w:rPr>
        <w:t xml:space="preserve"> </w:t>
      </w:r>
    </w:p>
    <w:p w14:paraId="482967D8" w14:textId="77777777" w:rsidR="00762825" w:rsidRPr="00762825" w:rsidRDefault="00762825" w:rsidP="00762825"/>
    <w:p w14:paraId="71EC33D4" w14:textId="0C3B5129" w:rsidR="003D3E9B" w:rsidRPr="009404BB" w:rsidRDefault="00A833DC" w:rsidP="00AB5682">
      <w:pPr>
        <w:pStyle w:val="Heading3"/>
        <w:ind w:left="426" w:right="36" w:hanging="426"/>
        <w:rPr>
          <w:rFonts w:cs="Times New Roman"/>
          <w:bCs/>
          <w:szCs w:val="20"/>
        </w:rPr>
      </w:pPr>
      <w:bookmarkStart w:id="57" w:name="_Toc176987400"/>
      <w:bookmarkStart w:id="58" w:name="_Toc202306606"/>
      <w:r w:rsidRPr="009404BB">
        <w:rPr>
          <w:rFonts w:cs="Times New Roman"/>
          <w:bCs/>
          <w:szCs w:val="20"/>
        </w:rPr>
        <w:t xml:space="preserve">2.3.1 </w:t>
      </w:r>
      <w:r w:rsidR="00022E77" w:rsidRPr="009404BB">
        <w:rPr>
          <w:rFonts w:cs="Times New Roman"/>
          <w:bCs/>
          <w:szCs w:val="20"/>
        </w:rPr>
        <w:t>Knowledge Based Chatbot With Context Recognition</w:t>
      </w:r>
      <w:bookmarkEnd w:id="57"/>
      <w:bookmarkEnd w:id="58"/>
    </w:p>
    <w:p w14:paraId="62637644" w14:textId="367B2941" w:rsidR="00022E77" w:rsidRPr="009404BB" w:rsidRDefault="00022E77" w:rsidP="00AB5682">
      <w:pPr>
        <w:spacing w:line="276" w:lineRule="auto"/>
        <w:ind w:right="36" w:firstLine="567"/>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Rico </w:t>
      </w:r>
      <w:proofErr w:type="spellStart"/>
      <w:r w:rsidRPr="009404BB">
        <w:rPr>
          <w:sz w:val="20"/>
          <w:szCs w:val="20"/>
        </w:rPr>
        <w:t>Arisandy</w:t>
      </w:r>
      <w:proofErr w:type="spellEnd"/>
      <w:r w:rsidRPr="009404BB">
        <w:rPr>
          <w:sz w:val="20"/>
          <w:szCs w:val="20"/>
        </w:rPr>
        <w:t xml:space="preserve"> Wijaya[1</w:t>
      </w:r>
      <w:r w:rsidR="004042AF" w:rsidRPr="009404BB">
        <w:rPr>
          <w:sz w:val="20"/>
          <w:szCs w:val="20"/>
        </w:rPr>
        <w:t>0</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yang </w:t>
      </w:r>
      <w:proofErr w:type="spellStart"/>
      <w:r w:rsidRPr="009404BB">
        <w:rPr>
          <w:sz w:val="20"/>
          <w:szCs w:val="20"/>
        </w:rPr>
        <w:t>terjadi</w:t>
      </w:r>
      <w:proofErr w:type="spellEnd"/>
      <w:r w:rsidRPr="009404BB">
        <w:rPr>
          <w:sz w:val="20"/>
          <w:szCs w:val="20"/>
        </w:rPr>
        <w:t xml:space="preserve"> pada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penerimaan</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w:t>
      </w:r>
      <w:proofErr w:type="spellStart"/>
      <w:r w:rsidRPr="009404BB">
        <w:rPr>
          <w:sz w:val="20"/>
          <w:szCs w:val="20"/>
        </w:rPr>
        <w:t>baru</w:t>
      </w:r>
      <w:proofErr w:type="spellEnd"/>
      <w:r w:rsidRPr="009404BB">
        <w:rPr>
          <w:sz w:val="20"/>
          <w:szCs w:val="20"/>
        </w:rPr>
        <w:t xml:space="preserve"> di EEPIS </w:t>
      </w:r>
      <w:proofErr w:type="spellStart"/>
      <w:r w:rsidRPr="009404BB">
        <w:rPr>
          <w:sz w:val="20"/>
          <w:szCs w:val="20"/>
        </w:rPr>
        <w:t>dimana</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200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masuk</w:t>
      </w:r>
      <w:proofErr w:type="spellEnd"/>
      <w:r w:rsidRPr="009404BB">
        <w:rPr>
          <w:sz w:val="20"/>
          <w:szCs w:val="20"/>
        </w:rPr>
        <w:t xml:space="preserve">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hari</w:t>
      </w:r>
      <w:proofErr w:type="spellEnd"/>
      <w:r w:rsidRPr="009404BB">
        <w:rPr>
          <w:sz w:val="20"/>
          <w:szCs w:val="20"/>
        </w:rPr>
        <w:t xml:space="preserve"> dan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sama</w:t>
      </w:r>
      <w:proofErr w:type="spellEnd"/>
      <w:r w:rsidRPr="009404BB">
        <w:rPr>
          <w:sz w:val="20"/>
          <w:szCs w:val="20"/>
        </w:rPr>
        <w:t xml:space="preserve">. Dalam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chatbot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context recognition dan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mengenali</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 xml:space="preserve">. Hasil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chatbot yang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w:t>
      </w:r>
    </w:p>
    <w:p w14:paraId="7DA02A39" w14:textId="596E7156" w:rsidR="00EC6827" w:rsidRPr="009404BB" w:rsidRDefault="00EC6827" w:rsidP="00AB5682">
      <w:pPr>
        <w:spacing w:line="276" w:lineRule="auto"/>
        <w:ind w:right="36"/>
        <w:jc w:val="both"/>
        <w:rPr>
          <w:sz w:val="20"/>
          <w:szCs w:val="20"/>
        </w:rPr>
      </w:pPr>
      <w:r w:rsidRPr="009404BB">
        <w:rPr>
          <w:color w:val="000000"/>
          <w:sz w:val="20"/>
          <w:szCs w:val="20"/>
          <w:bdr w:val="none" w:sz="0" w:space="0" w:color="auto" w:frame="1"/>
        </w:rPr>
        <w:fldChar w:fldCharType="begin"/>
      </w:r>
      <w:r w:rsidRPr="009404BB">
        <w:rPr>
          <w:color w:val="000000"/>
          <w:sz w:val="20"/>
          <w:szCs w:val="20"/>
          <w:bdr w:val="none" w:sz="0" w:space="0" w:color="auto" w:frame="1"/>
        </w:rPr>
        <w:instrText xml:space="preserve"> INCLUDEPICTURE "https://lh7-rt.googleusercontent.com/docsz/AD_4nXeLE7-Ray3ow4lxRJf0Tfd3XfejbuYz7Rn36PkJF_nEnlEWVep9ORVSvh1czmoF-4ZZRajOJrz3IKBclAgVy8GJqM7nXdJeUySWjYLtwcrelVvID7pN4tz5nl2cBR8ZIkalnpoURR2vBGKhiWXHCw?key=gH56sudMNvyLuL68P3lyvQ" \* MERGEFORMATINET </w:instrText>
      </w:r>
      <w:r w:rsidRPr="009404BB">
        <w:rPr>
          <w:color w:val="000000"/>
          <w:sz w:val="20"/>
          <w:szCs w:val="20"/>
          <w:bdr w:val="none" w:sz="0" w:space="0" w:color="auto" w:frame="1"/>
        </w:rPr>
        <w:fldChar w:fldCharType="separate"/>
      </w:r>
      <w:r w:rsidRPr="009404BB">
        <w:rPr>
          <w:color w:val="000000"/>
          <w:sz w:val="20"/>
          <w:szCs w:val="20"/>
          <w:bdr w:val="none" w:sz="0" w:space="0" w:color="auto" w:frame="1"/>
        </w:rPr>
        <w:fldChar w:fldCharType="end"/>
      </w:r>
    </w:p>
    <w:p w14:paraId="5B7001E8" w14:textId="3AD6928F" w:rsidR="003D3E9B" w:rsidRPr="009404BB" w:rsidRDefault="00A833DC" w:rsidP="00AB5682">
      <w:pPr>
        <w:pStyle w:val="Heading3"/>
        <w:ind w:left="426" w:right="36" w:hanging="426"/>
        <w:rPr>
          <w:rFonts w:cs="Times New Roman"/>
          <w:bCs/>
          <w:szCs w:val="20"/>
        </w:rPr>
      </w:pPr>
      <w:bookmarkStart w:id="59" w:name="_Toc176987401"/>
      <w:bookmarkStart w:id="60" w:name="_Toc202306607"/>
      <w:r w:rsidRPr="009404BB">
        <w:rPr>
          <w:rFonts w:cs="Times New Roman"/>
          <w:bCs/>
          <w:szCs w:val="20"/>
        </w:rPr>
        <w:t xml:space="preserve">2.3.2 </w:t>
      </w:r>
      <w:proofErr w:type="spellStart"/>
      <w:r w:rsidR="00022E77" w:rsidRPr="009404BB">
        <w:rPr>
          <w:rFonts w:cs="Times New Roman"/>
          <w:bCs/>
          <w:szCs w:val="20"/>
        </w:rPr>
        <w:t>Aplikasi</w:t>
      </w:r>
      <w:proofErr w:type="spellEnd"/>
      <w:r w:rsidR="00022E77" w:rsidRPr="009404BB">
        <w:rPr>
          <w:rFonts w:cs="Times New Roman"/>
          <w:bCs/>
          <w:szCs w:val="20"/>
        </w:rPr>
        <w:t xml:space="preserve"> </w:t>
      </w:r>
      <w:proofErr w:type="spellStart"/>
      <w:r w:rsidR="00022E77" w:rsidRPr="009404BB">
        <w:rPr>
          <w:rFonts w:cs="Times New Roman"/>
          <w:bCs/>
          <w:szCs w:val="20"/>
        </w:rPr>
        <w:t>Penilaian</w:t>
      </w:r>
      <w:proofErr w:type="spellEnd"/>
      <w:r w:rsidR="00022E77" w:rsidRPr="009404BB">
        <w:rPr>
          <w:rFonts w:cs="Times New Roman"/>
          <w:bCs/>
          <w:szCs w:val="20"/>
        </w:rPr>
        <w:t xml:space="preserve"> </w:t>
      </w:r>
      <w:proofErr w:type="spellStart"/>
      <w:r w:rsidR="00022E77" w:rsidRPr="009404BB">
        <w:rPr>
          <w:rFonts w:cs="Times New Roman"/>
          <w:bCs/>
          <w:szCs w:val="20"/>
        </w:rPr>
        <w:t>Ujian</w:t>
      </w:r>
      <w:proofErr w:type="spellEnd"/>
      <w:r w:rsidR="00022E77" w:rsidRPr="009404BB">
        <w:rPr>
          <w:rFonts w:cs="Times New Roman"/>
          <w:bCs/>
          <w:szCs w:val="20"/>
        </w:rPr>
        <w:t xml:space="preserve"> Essay </w:t>
      </w:r>
      <w:proofErr w:type="spellStart"/>
      <w:r w:rsidR="00022E77" w:rsidRPr="009404BB">
        <w:rPr>
          <w:rFonts w:cs="Times New Roman"/>
          <w:bCs/>
          <w:szCs w:val="20"/>
        </w:rPr>
        <w:t>Otomatis</w:t>
      </w:r>
      <w:proofErr w:type="spellEnd"/>
      <w:r w:rsidR="00022E77" w:rsidRPr="009404BB">
        <w:rPr>
          <w:rFonts w:cs="Times New Roman"/>
          <w:bCs/>
          <w:szCs w:val="20"/>
        </w:rPr>
        <w:t xml:space="preserve"> </w:t>
      </w:r>
      <w:proofErr w:type="spellStart"/>
      <w:r w:rsidR="00022E77" w:rsidRPr="009404BB">
        <w:rPr>
          <w:rFonts w:cs="Times New Roman"/>
          <w:bCs/>
          <w:szCs w:val="20"/>
        </w:rPr>
        <w:t>Menggunakan</w:t>
      </w:r>
      <w:proofErr w:type="spellEnd"/>
      <w:r w:rsidR="00022E77" w:rsidRPr="009404BB">
        <w:rPr>
          <w:rFonts w:cs="Times New Roman"/>
          <w:bCs/>
          <w:szCs w:val="20"/>
        </w:rPr>
        <w:t xml:space="preserve"> Metode Cosine Similarity</w:t>
      </w:r>
      <w:bookmarkEnd w:id="59"/>
      <w:bookmarkEnd w:id="60"/>
    </w:p>
    <w:p w14:paraId="73060289" w14:textId="35E12250" w:rsidR="003D3E9B" w:rsidRPr="009404BB" w:rsidRDefault="00022E77" w:rsidP="00AB5682">
      <w:pPr>
        <w:spacing w:line="276" w:lineRule="auto"/>
        <w:ind w:right="36"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Rahimi </w:t>
      </w:r>
      <w:proofErr w:type="spellStart"/>
      <w:r w:rsidRPr="009404BB">
        <w:rPr>
          <w:sz w:val="20"/>
          <w:szCs w:val="20"/>
        </w:rPr>
        <w:t>Fitri</w:t>
      </w:r>
      <w:proofErr w:type="spellEnd"/>
      <w:r w:rsidRPr="009404BB">
        <w:rPr>
          <w:sz w:val="20"/>
          <w:szCs w:val="20"/>
        </w:rPr>
        <w:t xml:space="preserve">, Arifin Noor </w:t>
      </w:r>
      <w:proofErr w:type="spellStart"/>
      <w:r w:rsidRPr="009404BB">
        <w:rPr>
          <w:sz w:val="20"/>
          <w:szCs w:val="20"/>
        </w:rPr>
        <w:t>Asyikin</w:t>
      </w:r>
      <w:proofErr w:type="spellEnd"/>
      <w:r w:rsidRPr="009404BB">
        <w:rPr>
          <w:sz w:val="20"/>
          <w:szCs w:val="20"/>
        </w:rPr>
        <w:t>[</w:t>
      </w:r>
      <w:r w:rsidR="004042AF" w:rsidRPr="009404BB">
        <w:rPr>
          <w:sz w:val="20"/>
          <w:szCs w:val="20"/>
        </w:rPr>
        <w:t>1</w:t>
      </w:r>
      <w:r w:rsidR="00206D25">
        <w:rPr>
          <w:sz w:val="20"/>
          <w:szCs w:val="20"/>
        </w:rPr>
        <w:t>1</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mengembangkan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esai</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Ujian</w:t>
      </w:r>
      <w:proofErr w:type="spellEnd"/>
      <w:r w:rsidRPr="009404BB">
        <w:rPr>
          <w:sz w:val="20"/>
          <w:szCs w:val="20"/>
        </w:rPr>
        <w:t xml:space="preserve"> </w:t>
      </w:r>
      <w:proofErr w:type="spellStart"/>
      <w:r w:rsidRPr="009404BB">
        <w:rPr>
          <w:sz w:val="20"/>
          <w:szCs w:val="20"/>
        </w:rPr>
        <w:t>esai</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pilihan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objektivitas</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Metode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siswa</w:t>
      </w:r>
      <w:proofErr w:type="spellEnd"/>
      <w:r w:rsidRPr="009404BB">
        <w:rPr>
          <w:sz w:val="20"/>
          <w:szCs w:val="20"/>
        </w:rPr>
        <w:t xml:space="preserve"> dan </w:t>
      </w:r>
      <w:proofErr w:type="spellStart"/>
      <w:r w:rsidRPr="009404BB">
        <w:rPr>
          <w:sz w:val="20"/>
          <w:szCs w:val="20"/>
        </w:rPr>
        <w:t>kunci</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diuji</w:t>
      </w:r>
      <w:proofErr w:type="spellEnd"/>
      <w:r w:rsidRPr="009404BB">
        <w:rPr>
          <w:sz w:val="20"/>
          <w:szCs w:val="20"/>
        </w:rPr>
        <w:t xml:space="preserve"> pada </w:t>
      </w:r>
      <w:proofErr w:type="spellStart"/>
      <w:r w:rsidRPr="009404BB">
        <w:rPr>
          <w:sz w:val="20"/>
          <w:szCs w:val="20"/>
        </w:rPr>
        <w:t>ujian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Inggris</w:t>
      </w:r>
      <w:proofErr w:type="spellEnd"/>
      <w:r w:rsidRPr="009404BB">
        <w:rPr>
          <w:sz w:val="20"/>
          <w:szCs w:val="20"/>
        </w:rPr>
        <w:t xml:space="preserve"> dan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kesesuaian</w:t>
      </w:r>
      <w:proofErr w:type="spellEnd"/>
      <w:r w:rsidRPr="009404BB">
        <w:rPr>
          <w:sz w:val="20"/>
          <w:szCs w:val="20"/>
        </w:rPr>
        <w:t xml:space="preserve"> rata-rata </w:t>
      </w:r>
      <w:proofErr w:type="spellStart"/>
      <w:r w:rsidRPr="009404BB">
        <w:rPr>
          <w:sz w:val="20"/>
          <w:szCs w:val="20"/>
        </w:rPr>
        <w:t>sebesar</w:t>
      </w:r>
      <w:proofErr w:type="spellEnd"/>
      <w:r w:rsidRPr="009404BB">
        <w:rPr>
          <w:sz w:val="20"/>
          <w:szCs w:val="20"/>
        </w:rPr>
        <w:t xml:space="preserve"> 89,48%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Ini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beban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dan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objektif</w:t>
      </w:r>
      <w:proofErr w:type="spellEnd"/>
      <w:r w:rsidRPr="009404BB">
        <w:rPr>
          <w:sz w:val="20"/>
          <w:szCs w:val="20"/>
        </w:rPr>
        <w:t>.</w:t>
      </w:r>
    </w:p>
    <w:p w14:paraId="0FC4FA18" w14:textId="77777777" w:rsidR="004B1EC6" w:rsidRPr="009404BB" w:rsidRDefault="004B1EC6" w:rsidP="00AB5682">
      <w:pPr>
        <w:ind w:right="36"/>
        <w:jc w:val="both"/>
        <w:rPr>
          <w:sz w:val="20"/>
          <w:szCs w:val="20"/>
        </w:rPr>
      </w:pPr>
    </w:p>
    <w:p w14:paraId="550B08E7" w14:textId="1B3B9017" w:rsidR="004B1EC6" w:rsidRPr="009404BB" w:rsidRDefault="004B1EC6" w:rsidP="00AB5682">
      <w:pPr>
        <w:pStyle w:val="Heading3"/>
        <w:ind w:left="426" w:right="36" w:hanging="426"/>
        <w:rPr>
          <w:rFonts w:cs="Times New Roman"/>
          <w:bCs/>
          <w:szCs w:val="20"/>
        </w:rPr>
      </w:pPr>
      <w:bookmarkStart w:id="61" w:name="_Toc202306608"/>
      <w:r w:rsidRPr="009404BB">
        <w:rPr>
          <w:rFonts w:cs="Times New Roman"/>
          <w:bCs/>
          <w:szCs w:val="20"/>
        </w:rPr>
        <w:t>2.3.</w:t>
      </w:r>
      <w:r w:rsidR="00762825">
        <w:rPr>
          <w:rFonts w:cs="Times New Roman"/>
          <w:bCs/>
          <w:szCs w:val="20"/>
        </w:rPr>
        <w:t>3</w:t>
      </w:r>
      <w:r w:rsidRPr="009404BB">
        <w:rPr>
          <w:rFonts w:cs="Times New Roman"/>
          <w:bCs/>
          <w:szCs w:val="20"/>
        </w:rPr>
        <w:t xml:space="preserve"> Pembangunan </w:t>
      </w:r>
      <w:proofErr w:type="spellStart"/>
      <w:r w:rsidRPr="009404BB">
        <w:rPr>
          <w:rFonts w:cs="Times New Roman"/>
          <w:bCs/>
          <w:szCs w:val="20"/>
        </w:rPr>
        <w:t>Aplikasi</w:t>
      </w:r>
      <w:proofErr w:type="spellEnd"/>
      <w:r w:rsidRPr="009404BB">
        <w:rPr>
          <w:rFonts w:cs="Times New Roman"/>
          <w:bCs/>
          <w:szCs w:val="20"/>
        </w:rPr>
        <w:t xml:space="preserve"> Chatbot </w:t>
      </w:r>
      <w:proofErr w:type="spellStart"/>
      <w:r w:rsidRPr="009404BB">
        <w:rPr>
          <w:rFonts w:cs="Times New Roman"/>
          <w:bCs/>
          <w:szCs w:val="20"/>
        </w:rPr>
        <w:t>Informasi</w:t>
      </w:r>
      <w:proofErr w:type="spellEnd"/>
      <w:r w:rsidRPr="009404BB">
        <w:rPr>
          <w:rFonts w:cs="Times New Roman"/>
          <w:bCs/>
          <w:szCs w:val="20"/>
        </w:rPr>
        <w:t xml:space="preserve"> Akademik </w:t>
      </w:r>
      <w:proofErr w:type="spellStart"/>
      <w:r w:rsidRPr="009404BB">
        <w:rPr>
          <w:rFonts w:cs="Times New Roman"/>
          <w:bCs/>
          <w:szCs w:val="20"/>
        </w:rPr>
        <w:t>berbasis</w:t>
      </w:r>
      <w:proofErr w:type="spellEnd"/>
      <w:r w:rsidR="002C01CC" w:rsidRPr="009404BB">
        <w:rPr>
          <w:rFonts w:cs="Times New Roman"/>
          <w:bCs/>
          <w:szCs w:val="20"/>
        </w:rPr>
        <w:t xml:space="preserve"> </w:t>
      </w:r>
      <w:r w:rsidRPr="009404BB">
        <w:rPr>
          <w:rFonts w:cs="Times New Roman"/>
          <w:bCs/>
          <w:szCs w:val="20"/>
        </w:rPr>
        <w:t xml:space="preserve">Cosine </w:t>
      </w:r>
      <w:proofErr w:type="spellStart"/>
      <w:r w:rsidRPr="009404BB">
        <w:rPr>
          <w:rFonts w:cs="Times New Roman"/>
          <w:bCs/>
          <w:szCs w:val="20"/>
        </w:rPr>
        <w:t>Similiarity</w:t>
      </w:r>
      <w:proofErr w:type="spellEnd"/>
      <w:r w:rsidRPr="009404BB">
        <w:rPr>
          <w:rFonts w:cs="Times New Roman"/>
          <w:bCs/>
          <w:szCs w:val="20"/>
        </w:rPr>
        <w:t xml:space="preserve"> dan Library </w:t>
      </w:r>
      <w:proofErr w:type="spellStart"/>
      <w:r w:rsidRPr="009404BB">
        <w:rPr>
          <w:rFonts w:cs="Times New Roman"/>
          <w:bCs/>
          <w:szCs w:val="20"/>
        </w:rPr>
        <w:t>Sastrawi</w:t>
      </w:r>
      <w:proofErr w:type="spellEnd"/>
      <w:r w:rsidRPr="009404BB">
        <w:rPr>
          <w:rFonts w:cs="Times New Roman"/>
          <w:bCs/>
          <w:szCs w:val="20"/>
        </w:rPr>
        <w:t xml:space="preserve"> Stemmer (Studi Kasus: Teknik</w:t>
      </w:r>
      <w:r w:rsidR="002C01CC" w:rsidRPr="009404BB">
        <w:rPr>
          <w:rFonts w:cs="Times New Roman"/>
          <w:bCs/>
          <w:szCs w:val="20"/>
        </w:rPr>
        <w:t xml:space="preserve"> </w:t>
      </w:r>
      <w:proofErr w:type="spellStart"/>
      <w:r w:rsidRPr="009404BB">
        <w:rPr>
          <w:rFonts w:cs="Times New Roman"/>
          <w:bCs/>
          <w:szCs w:val="20"/>
        </w:rPr>
        <w:t>Informatika</w:t>
      </w:r>
      <w:proofErr w:type="spellEnd"/>
      <w:r w:rsidRPr="009404BB">
        <w:rPr>
          <w:rFonts w:cs="Times New Roman"/>
          <w:bCs/>
          <w:szCs w:val="20"/>
        </w:rPr>
        <w:t xml:space="preserve"> IT PLN)</w:t>
      </w:r>
      <w:bookmarkEnd w:id="61"/>
    </w:p>
    <w:p w14:paraId="4639586F" w14:textId="05CB4B9B" w:rsidR="00022E77" w:rsidRPr="009404BB" w:rsidRDefault="004B1EC6" w:rsidP="00AB5682">
      <w:pPr>
        <w:spacing w:line="276" w:lineRule="auto"/>
        <w:ind w:right="36"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Rosida Nur Aziza, Tiara Sukma </w:t>
      </w:r>
      <w:proofErr w:type="spellStart"/>
      <w:r w:rsidRPr="009404BB">
        <w:rPr>
          <w:sz w:val="20"/>
          <w:szCs w:val="20"/>
        </w:rPr>
        <w:t>Ardanti</w:t>
      </w:r>
      <w:proofErr w:type="spellEnd"/>
      <w:r w:rsidRPr="009404BB">
        <w:rPr>
          <w:sz w:val="20"/>
          <w:szCs w:val="20"/>
        </w:rPr>
        <w:t xml:space="preserve">, </w:t>
      </w:r>
      <w:proofErr w:type="spellStart"/>
      <w:r w:rsidRPr="009404BB">
        <w:rPr>
          <w:sz w:val="20"/>
          <w:szCs w:val="20"/>
        </w:rPr>
        <w:t>Efy</w:t>
      </w:r>
      <w:proofErr w:type="spellEnd"/>
      <w:r w:rsidRPr="009404BB">
        <w:rPr>
          <w:sz w:val="20"/>
          <w:szCs w:val="20"/>
        </w:rPr>
        <w:t xml:space="preserve"> </w:t>
      </w:r>
      <w:proofErr w:type="spellStart"/>
      <w:r w:rsidRPr="009404BB">
        <w:rPr>
          <w:sz w:val="20"/>
          <w:szCs w:val="20"/>
        </w:rPr>
        <w:t>Yosrita</w:t>
      </w:r>
      <w:proofErr w:type="spellEnd"/>
      <w:r w:rsidRPr="009404BB">
        <w:rPr>
          <w:sz w:val="20"/>
          <w:szCs w:val="20"/>
        </w:rPr>
        <w:t>, Rahma Farah Ningrum[1</w:t>
      </w:r>
      <w:r w:rsidR="00206D25">
        <w:rPr>
          <w:sz w:val="20"/>
          <w:szCs w:val="20"/>
        </w:rPr>
        <w:t>2</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akademik</w:t>
      </w:r>
      <w:proofErr w:type="spellEnd"/>
      <w:r w:rsidRPr="009404BB">
        <w:rPr>
          <w:sz w:val="20"/>
          <w:szCs w:val="20"/>
        </w:rPr>
        <w:t xml:space="preserve"> yang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kepada</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Program Studi Teknik </w:t>
      </w:r>
      <w:proofErr w:type="spellStart"/>
      <w:r w:rsidRPr="009404BB">
        <w:rPr>
          <w:sz w:val="20"/>
          <w:szCs w:val="20"/>
        </w:rPr>
        <w:t>Informatika</w:t>
      </w:r>
      <w:proofErr w:type="spellEnd"/>
      <w:r w:rsidRPr="009404BB">
        <w:rPr>
          <w:sz w:val="20"/>
          <w:szCs w:val="20"/>
        </w:rPr>
        <w:t xml:space="preserve"> IT PLN. </w:t>
      </w:r>
      <w:proofErr w:type="spellStart"/>
      <w:r w:rsidRPr="009404BB">
        <w:rPr>
          <w:sz w:val="20"/>
          <w:szCs w:val="20"/>
        </w:rPr>
        <w:t>Permasalahan</w:t>
      </w:r>
      <w:proofErr w:type="spellEnd"/>
      <w:r w:rsidRPr="009404BB">
        <w:rPr>
          <w:sz w:val="20"/>
          <w:szCs w:val="20"/>
        </w:rPr>
        <w:t xml:space="preserve"> yang </w:t>
      </w:r>
      <w:proofErr w:type="spellStart"/>
      <w:r w:rsidRPr="009404BB">
        <w:rPr>
          <w:sz w:val="20"/>
          <w:szCs w:val="20"/>
        </w:rPr>
        <w:t>dihadapi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ketidakjelasan</w:t>
      </w:r>
      <w:proofErr w:type="spellEnd"/>
      <w:r w:rsidRPr="009404BB">
        <w:rPr>
          <w:sz w:val="20"/>
          <w:szCs w:val="20"/>
        </w:rPr>
        <w:t xml:space="preserve"> dan </w:t>
      </w:r>
      <w:proofErr w:type="spellStart"/>
      <w:r w:rsidRPr="009404BB">
        <w:rPr>
          <w:sz w:val="20"/>
          <w:szCs w:val="20"/>
        </w:rPr>
        <w:t>ketidakakuratan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diperoleh</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media </w:t>
      </w:r>
      <w:proofErr w:type="spellStart"/>
      <w:r w:rsidRPr="009404BB">
        <w:rPr>
          <w:sz w:val="20"/>
          <w:szCs w:val="20"/>
        </w:rPr>
        <w:t>sosial</w:t>
      </w:r>
      <w:proofErr w:type="spellEnd"/>
      <w:r w:rsidRPr="009404BB">
        <w:rPr>
          <w:sz w:val="20"/>
          <w:szCs w:val="20"/>
        </w:rPr>
        <w:t xml:space="preserve"> program </w:t>
      </w:r>
      <w:proofErr w:type="spellStart"/>
      <w:r w:rsidRPr="009404BB">
        <w:rPr>
          <w:sz w:val="20"/>
          <w:szCs w:val="20"/>
        </w:rPr>
        <w:t>studi</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antar</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lambatnya</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lastRenderedPageBreak/>
        <w:t>terhadap</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chat.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yang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menjawab</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pada platform Telegram,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library </w:t>
      </w:r>
      <w:proofErr w:type="spellStart"/>
      <w:r w:rsidRPr="009404BB">
        <w:rPr>
          <w:sz w:val="20"/>
          <w:szCs w:val="20"/>
        </w:rPr>
        <w:t>Sastrawi</w:t>
      </w:r>
      <w:proofErr w:type="spellEnd"/>
      <w:r w:rsidRPr="009404BB">
        <w:rPr>
          <w:sz w:val="20"/>
          <w:szCs w:val="20"/>
        </w:rPr>
        <w:t xml:space="preserve"> Stemmer </w:t>
      </w:r>
      <w:proofErr w:type="spellStart"/>
      <w:r w:rsidRPr="009404BB">
        <w:rPr>
          <w:sz w:val="20"/>
          <w:szCs w:val="20"/>
        </w:rPr>
        <w:t>untuk</w:t>
      </w:r>
      <w:proofErr w:type="spellEnd"/>
      <w:r w:rsidRPr="009404BB">
        <w:rPr>
          <w:sz w:val="20"/>
          <w:szCs w:val="20"/>
        </w:rPr>
        <w:t xml:space="preserve"> proses </w:t>
      </w:r>
      <w:proofErr w:type="spellStart"/>
      <w:r w:rsidRPr="009404BB">
        <w:rPr>
          <w:sz w:val="20"/>
          <w:szCs w:val="20"/>
        </w:rPr>
        <w:t>prapemrosesan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TF-IDF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bobot</w:t>
      </w:r>
      <w:proofErr w:type="spellEnd"/>
      <w:r w:rsidRPr="009404BB">
        <w:rPr>
          <w:sz w:val="20"/>
          <w:szCs w:val="20"/>
        </w:rPr>
        <w:t xml:space="preserve"> pada kata-kata, </w:t>
      </w:r>
      <w:proofErr w:type="spellStart"/>
      <w:r w:rsidRPr="009404BB">
        <w:rPr>
          <w:sz w:val="20"/>
          <w:szCs w:val="20"/>
        </w:rPr>
        <w:t>serta</w:t>
      </w:r>
      <w:proofErr w:type="spellEnd"/>
      <w:r w:rsidRPr="009404BB">
        <w:rPr>
          <w:sz w:val="20"/>
          <w:szCs w:val="20"/>
        </w:rPr>
        <w:t xml:space="preserve">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menentukan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antar</w:t>
      </w:r>
      <w:proofErr w:type="spellEnd"/>
      <w:r w:rsidRPr="009404BB">
        <w:rPr>
          <w:sz w:val="20"/>
          <w:szCs w:val="20"/>
        </w:rPr>
        <w:t xml:space="preserve"> </w:t>
      </w:r>
      <w:proofErr w:type="spellStart"/>
      <w:r w:rsidRPr="009404BB">
        <w:rPr>
          <w:sz w:val="20"/>
          <w:szCs w:val="20"/>
        </w:rPr>
        <w:t>objek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mengevaluasi</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detail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disertakan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abstrak</w:t>
      </w:r>
      <w:proofErr w:type="spellEnd"/>
      <w:r w:rsidRPr="009404BB">
        <w:rPr>
          <w:sz w:val="20"/>
          <w:szCs w:val="20"/>
        </w:rPr>
        <w:t xml:space="preserve"> yang </w:t>
      </w:r>
      <w:proofErr w:type="spellStart"/>
      <w:r w:rsidRPr="009404BB">
        <w:rPr>
          <w:sz w:val="20"/>
          <w:szCs w:val="20"/>
        </w:rPr>
        <w:t>tersedia</w:t>
      </w:r>
      <w:proofErr w:type="spellEnd"/>
      <w:r w:rsidRPr="009404BB">
        <w:rPr>
          <w:sz w:val="20"/>
          <w:szCs w:val="20"/>
        </w:rPr>
        <w:t>.</w:t>
      </w:r>
    </w:p>
    <w:p w14:paraId="0AEAFC62" w14:textId="65495DCA" w:rsidR="00AB5682" w:rsidRPr="00762825" w:rsidRDefault="00EC6827" w:rsidP="00762825">
      <w:pPr>
        <w:ind w:right="461"/>
        <w:rPr>
          <w:sz w:val="20"/>
          <w:szCs w:val="20"/>
          <w:bdr w:val="none" w:sz="0" w:space="0" w:color="auto" w:frame="1"/>
        </w:rPr>
      </w:pPr>
      <w:r w:rsidRPr="009404BB">
        <w:rPr>
          <w:sz w:val="20"/>
          <w:szCs w:val="20"/>
          <w:bdr w:val="none" w:sz="0" w:space="0" w:color="auto" w:frame="1"/>
        </w:rPr>
        <w:fldChar w:fldCharType="begin"/>
      </w:r>
      <w:r w:rsidRPr="009404BB">
        <w:rPr>
          <w:sz w:val="20"/>
          <w:szCs w:val="20"/>
          <w:bdr w:val="none" w:sz="0" w:space="0" w:color="auto" w:frame="1"/>
        </w:rPr>
        <w:instrText xml:space="preserve"> INCLUDEPICTURE "https://lh7-rt.googleusercontent.com/docsz/AD_4nXdPOc7GpRUeaeg9PkzFnZoCmsjND6Sn2Wk0ocPotLFcqH2_NuEAqew1yGamDkYvxyD2U4ujCRsuI2xYNBEjKGnEbVLSKCUjbU-Wq48QEScUYpxwi_EYhjOjupx6keLoKEmGaWoJgX3D8ud5nJ_E?key=gH56sudMNvyLuL68P3lyvQ" \* MERGEFORMATINET </w:instrText>
      </w:r>
      <w:r w:rsidRPr="009404BB">
        <w:rPr>
          <w:sz w:val="20"/>
          <w:szCs w:val="20"/>
          <w:bdr w:val="none" w:sz="0" w:space="0" w:color="auto" w:frame="1"/>
        </w:rPr>
        <w:fldChar w:fldCharType="separate"/>
      </w:r>
      <w:r w:rsidRPr="009404BB">
        <w:rPr>
          <w:sz w:val="20"/>
          <w:szCs w:val="20"/>
          <w:bdr w:val="none" w:sz="0" w:space="0" w:color="auto" w:frame="1"/>
        </w:rPr>
        <w:fldChar w:fldCharType="end"/>
      </w:r>
    </w:p>
    <w:p w14:paraId="6B8F1F5B" w14:textId="17DB1D59" w:rsidR="00762825" w:rsidRPr="00762825" w:rsidRDefault="00762825" w:rsidP="00762825">
      <w:pPr>
        <w:pStyle w:val="Caption"/>
        <w:keepNext/>
        <w:jc w:val="center"/>
        <w:rPr>
          <w:i w:val="0"/>
          <w:iCs w:val="0"/>
          <w:color w:val="auto"/>
        </w:rPr>
      </w:pPr>
      <w:bookmarkStart w:id="62" w:name="_Toc200884719"/>
      <w:r w:rsidRPr="00762825">
        <w:rPr>
          <w:i w:val="0"/>
          <w:iCs w:val="0"/>
          <w:color w:val="auto"/>
        </w:rPr>
        <w:t xml:space="preserve">Tabel 2. </w:t>
      </w:r>
      <w:r w:rsidRPr="00762825">
        <w:rPr>
          <w:i w:val="0"/>
          <w:iCs w:val="0"/>
          <w:color w:val="auto"/>
        </w:rPr>
        <w:fldChar w:fldCharType="begin"/>
      </w:r>
      <w:r w:rsidRPr="00762825">
        <w:rPr>
          <w:i w:val="0"/>
          <w:iCs w:val="0"/>
          <w:color w:val="auto"/>
        </w:rPr>
        <w:instrText xml:space="preserve"> SEQ Tabel_2. \* ARABIC </w:instrText>
      </w:r>
      <w:r w:rsidRPr="00762825">
        <w:rPr>
          <w:i w:val="0"/>
          <w:iCs w:val="0"/>
          <w:color w:val="auto"/>
        </w:rPr>
        <w:fldChar w:fldCharType="separate"/>
      </w:r>
      <w:r w:rsidR="00327503">
        <w:rPr>
          <w:i w:val="0"/>
          <w:iCs w:val="0"/>
          <w:noProof/>
          <w:color w:val="auto"/>
        </w:rPr>
        <w:t>2</w:t>
      </w:r>
      <w:r w:rsidRPr="00762825">
        <w:rPr>
          <w:i w:val="0"/>
          <w:iCs w:val="0"/>
          <w:color w:val="auto"/>
        </w:rPr>
        <w:fldChar w:fldCharType="end"/>
      </w:r>
      <w:r w:rsidRPr="00762825">
        <w:rPr>
          <w:i w:val="0"/>
          <w:iCs w:val="0"/>
          <w:color w:val="auto"/>
        </w:rPr>
        <w:t xml:space="preserve"> </w:t>
      </w:r>
      <w:proofErr w:type="spellStart"/>
      <w:r w:rsidRPr="00762825">
        <w:rPr>
          <w:i w:val="0"/>
          <w:iCs w:val="0"/>
          <w:color w:val="auto"/>
        </w:rPr>
        <w:t>Perbandingan</w:t>
      </w:r>
      <w:proofErr w:type="spellEnd"/>
      <w:r w:rsidRPr="00762825">
        <w:rPr>
          <w:i w:val="0"/>
          <w:iCs w:val="0"/>
          <w:color w:val="auto"/>
        </w:rPr>
        <w:t xml:space="preserve"> Metode </w:t>
      </w:r>
      <w:proofErr w:type="spellStart"/>
      <w:r w:rsidRPr="00762825">
        <w:rPr>
          <w:i w:val="0"/>
          <w:iCs w:val="0"/>
          <w:color w:val="auto"/>
        </w:rPr>
        <w:t>dengan</w:t>
      </w:r>
      <w:proofErr w:type="spellEnd"/>
      <w:r w:rsidRPr="00762825">
        <w:rPr>
          <w:i w:val="0"/>
          <w:iCs w:val="0"/>
          <w:color w:val="auto"/>
        </w:rPr>
        <w:t xml:space="preserve"> </w:t>
      </w:r>
      <w:proofErr w:type="spellStart"/>
      <w:r w:rsidRPr="00762825">
        <w:rPr>
          <w:i w:val="0"/>
          <w:iCs w:val="0"/>
          <w:color w:val="auto"/>
        </w:rPr>
        <w:t>Penelitian</w:t>
      </w:r>
      <w:proofErr w:type="spellEnd"/>
      <w:r w:rsidRPr="00762825">
        <w:rPr>
          <w:i w:val="0"/>
          <w:iCs w:val="0"/>
          <w:color w:val="auto"/>
        </w:rPr>
        <w:t xml:space="preserve"> </w:t>
      </w:r>
      <w:proofErr w:type="spellStart"/>
      <w:r w:rsidRPr="00762825">
        <w:rPr>
          <w:i w:val="0"/>
          <w:iCs w:val="0"/>
          <w:color w:val="auto"/>
        </w:rPr>
        <w:t>Terkait</w:t>
      </w:r>
      <w:bookmarkEnd w:id="62"/>
      <w:proofErr w:type="spellEnd"/>
    </w:p>
    <w:tbl>
      <w:tblPr>
        <w:tblpPr w:leftFromText="180" w:rightFromText="180" w:vertAnchor="text" w:horzAnchor="margin" w:tblpXSpec="center" w:tblpY="127"/>
        <w:tblW w:w="5671" w:type="dxa"/>
        <w:tblLayout w:type="fixed"/>
        <w:tblCellMar>
          <w:top w:w="15" w:type="dxa"/>
          <w:left w:w="15" w:type="dxa"/>
          <w:bottom w:w="15" w:type="dxa"/>
          <w:right w:w="15" w:type="dxa"/>
        </w:tblCellMar>
        <w:tblLook w:val="04A0" w:firstRow="1" w:lastRow="0" w:firstColumn="1" w:lastColumn="0" w:noHBand="0" w:noVBand="1"/>
      </w:tblPr>
      <w:tblGrid>
        <w:gridCol w:w="1418"/>
        <w:gridCol w:w="1134"/>
        <w:gridCol w:w="1134"/>
        <w:gridCol w:w="992"/>
        <w:gridCol w:w="993"/>
      </w:tblGrid>
      <w:tr w:rsidR="00CB0E4D" w:rsidRPr="009404BB" w14:paraId="46B6620A" w14:textId="2B0DDA6B" w:rsidTr="00762825">
        <w:trPr>
          <w:trHeight w:val="591"/>
        </w:trPr>
        <w:tc>
          <w:tcPr>
            <w:tcW w:w="1418"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907E4A4" w14:textId="1F8923F1" w:rsidR="00CB0E4D" w:rsidRPr="00AB5682" w:rsidRDefault="00CB0E4D" w:rsidP="00AB5682">
            <w:pPr>
              <w:ind w:right="180"/>
              <w:jc w:val="center"/>
              <w:rPr>
                <w:b/>
                <w:bCs/>
                <w:sz w:val="20"/>
                <w:szCs w:val="20"/>
              </w:rPr>
            </w:pPr>
            <w:r w:rsidRPr="00AB5682">
              <w:rPr>
                <w:b/>
                <w:bCs/>
                <w:color w:val="000000"/>
                <w:sz w:val="20"/>
                <w:szCs w:val="20"/>
              </w:rPr>
              <w:t>Output</w:t>
            </w:r>
          </w:p>
        </w:tc>
        <w:tc>
          <w:tcPr>
            <w:tcW w:w="113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2DFE9FC" w14:textId="77777777" w:rsidR="00CB0E4D" w:rsidRPr="00AB5682" w:rsidRDefault="00CB0E4D" w:rsidP="00AB5682">
            <w:pPr>
              <w:ind w:right="104"/>
              <w:jc w:val="center"/>
              <w:rPr>
                <w:b/>
                <w:bCs/>
                <w:sz w:val="20"/>
                <w:szCs w:val="20"/>
              </w:rPr>
            </w:pPr>
          </w:p>
          <w:p w14:paraId="7EDB4636" w14:textId="1BC0EA0E" w:rsidR="00CB0E4D" w:rsidRPr="00AB5682" w:rsidRDefault="00CB0E4D" w:rsidP="00AB5682">
            <w:pPr>
              <w:ind w:right="104"/>
              <w:jc w:val="center"/>
              <w:rPr>
                <w:b/>
                <w:bCs/>
                <w:color w:val="000000"/>
                <w:sz w:val="20"/>
                <w:szCs w:val="20"/>
              </w:rPr>
            </w:pPr>
            <w:r w:rsidRPr="00AB5682">
              <w:rPr>
                <w:b/>
                <w:bCs/>
                <w:sz w:val="20"/>
                <w:szCs w:val="20"/>
              </w:rPr>
              <w:t>[10]</w:t>
            </w:r>
          </w:p>
        </w:tc>
        <w:tc>
          <w:tcPr>
            <w:tcW w:w="1134" w:type="dxa"/>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9296FEB" w14:textId="77777777" w:rsidR="00CB0E4D" w:rsidRPr="00AB5682" w:rsidRDefault="00CB0E4D" w:rsidP="00AB5682">
            <w:pPr>
              <w:ind w:right="104"/>
              <w:jc w:val="center"/>
              <w:rPr>
                <w:b/>
                <w:bCs/>
                <w:sz w:val="20"/>
                <w:szCs w:val="20"/>
              </w:rPr>
            </w:pPr>
          </w:p>
          <w:p w14:paraId="3D216F44" w14:textId="73204CA6" w:rsidR="00CB0E4D" w:rsidRPr="00AB5682" w:rsidRDefault="00CB0E4D" w:rsidP="00AB5682">
            <w:pPr>
              <w:ind w:right="104"/>
              <w:jc w:val="center"/>
              <w:rPr>
                <w:b/>
                <w:bCs/>
                <w:sz w:val="20"/>
                <w:szCs w:val="20"/>
              </w:rPr>
            </w:pPr>
            <w:r w:rsidRPr="00AB5682">
              <w:rPr>
                <w:b/>
                <w:bCs/>
                <w:sz w:val="20"/>
                <w:szCs w:val="20"/>
              </w:rPr>
              <w:t>[12]</w:t>
            </w:r>
          </w:p>
        </w:tc>
        <w:tc>
          <w:tcPr>
            <w:tcW w:w="992" w:type="dxa"/>
            <w:tcBorders>
              <w:top w:val="single" w:sz="8" w:space="0" w:color="000000"/>
              <w:left w:val="single" w:sz="8" w:space="0" w:color="000000"/>
              <w:right w:val="single" w:sz="8" w:space="0" w:color="000000"/>
            </w:tcBorders>
          </w:tcPr>
          <w:p w14:paraId="75302599" w14:textId="77777777" w:rsidR="00CB0E4D" w:rsidRPr="00AB5682" w:rsidRDefault="00CB0E4D" w:rsidP="00AB5682">
            <w:pPr>
              <w:ind w:right="104"/>
              <w:jc w:val="center"/>
              <w:rPr>
                <w:b/>
                <w:bCs/>
                <w:sz w:val="20"/>
                <w:szCs w:val="20"/>
              </w:rPr>
            </w:pPr>
          </w:p>
          <w:p w14:paraId="0C5C3B71" w14:textId="76820614" w:rsidR="00CB0E4D" w:rsidRPr="00AB5682" w:rsidRDefault="00CB0E4D" w:rsidP="00AB5682">
            <w:pPr>
              <w:ind w:right="104"/>
              <w:jc w:val="center"/>
              <w:rPr>
                <w:b/>
                <w:bCs/>
                <w:sz w:val="20"/>
                <w:szCs w:val="20"/>
              </w:rPr>
            </w:pPr>
            <w:r w:rsidRPr="00AB5682">
              <w:rPr>
                <w:b/>
                <w:bCs/>
                <w:sz w:val="20"/>
                <w:szCs w:val="20"/>
              </w:rPr>
              <w:t>[15]</w:t>
            </w:r>
          </w:p>
        </w:tc>
        <w:tc>
          <w:tcPr>
            <w:tcW w:w="993" w:type="dxa"/>
            <w:tcBorders>
              <w:top w:val="single" w:sz="8" w:space="0" w:color="000000"/>
              <w:left w:val="single" w:sz="8" w:space="0" w:color="000000"/>
              <w:right w:val="single" w:sz="8" w:space="0" w:color="000000"/>
            </w:tcBorders>
          </w:tcPr>
          <w:p w14:paraId="73E62963" w14:textId="77777777" w:rsidR="00CB0E4D" w:rsidRPr="00AB5682" w:rsidRDefault="00CB0E4D" w:rsidP="00AB5682">
            <w:pPr>
              <w:ind w:right="461"/>
              <w:jc w:val="center"/>
              <w:rPr>
                <w:b/>
                <w:bCs/>
                <w:sz w:val="20"/>
                <w:szCs w:val="20"/>
              </w:rPr>
            </w:pPr>
          </w:p>
          <w:p w14:paraId="4D811575" w14:textId="531F53FE" w:rsidR="00CB0E4D" w:rsidRPr="00AB5682" w:rsidRDefault="00CB0E4D" w:rsidP="00AB5682">
            <w:pPr>
              <w:ind w:right="139"/>
              <w:jc w:val="center"/>
              <w:rPr>
                <w:b/>
                <w:bCs/>
                <w:sz w:val="20"/>
                <w:szCs w:val="20"/>
              </w:rPr>
            </w:pPr>
            <w:r w:rsidRPr="00AB5682">
              <w:rPr>
                <w:b/>
                <w:bCs/>
                <w:sz w:val="20"/>
                <w:szCs w:val="20"/>
              </w:rPr>
              <w:t>PA</w:t>
            </w:r>
          </w:p>
        </w:tc>
      </w:tr>
      <w:tr w:rsidR="000E32CA" w:rsidRPr="009404BB" w14:paraId="476C1451" w14:textId="6C211A7E" w:rsidTr="00AB5682">
        <w:trPr>
          <w:trHeight w:val="443"/>
        </w:trPr>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BE768" w14:textId="7926C11B" w:rsidR="000E32CA" w:rsidRPr="00AB5682" w:rsidRDefault="000E32CA" w:rsidP="000E32CA">
            <w:pPr>
              <w:jc w:val="center"/>
              <w:rPr>
                <w:b/>
                <w:bCs/>
                <w:sz w:val="20"/>
                <w:szCs w:val="20"/>
              </w:rPr>
            </w:pPr>
            <w:r w:rsidRPr="00AB5682">
              <w:rPr>
                <w:b/>
                <w:bCs/>
                <w:sz w:val="20"/>
                <w:szCs w:val="20"/>
              </w:rPr>
              <w:t>Preprocessing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96F73" w14:textId="2C42C750" w:rsidR="000E32CA" w:rsidRPr="009404BB" w:rsidRDefault="000E32CA" w:rsidP="000E32CA">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5737C" w14:textId="27E56AD7" w:rsidR="000E32CA" w:rsidRPr="009404BB" w:rsidRDefault="000E32CA" w:rsidP="000E32CA">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2CCD4F80" w14:textId="02287AD9" w:rsidR="000E32CA" w:rsidRPr="009404BB" w:rsidRDefault="000E32CA" w:rsidP="000E32CA">
            <w:pPr>
              <w:jc w:val="center"/>
              <w:rPr>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4D0250AE" w14:textId="4BD21D50" w:rsidR="000E32CA" w:rsidRPr="009404BB" w:rsidRDefault="000E32CA" w:rsidP="000E32CA">
            <w:pPr>
              <w:jc w:val="center"/>
              <w:rPr>
                <w:sz w:val="20"/>
                <w:szCs w:val="20"/>
              </w:rPr>
            </w:pPr>
            <w:r>
              <w:rPr>
                <w:sz w:val="20"/>
                <w:szCs w:val="20"/>
              </w:rPr>
              <w:t>V</w:t>
            </w:r>
          </w:p>
        </w:tc>
      </w:tr>
      <w:tr w:rsidR="00107F98" w:rsidRPr="009404BB" w14:paraId="688CF5AA" w14:textId="77777777" w:rsidTr="00AB5682">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74DD05" w14:textId="77777777" w:rsidR="00107F98" w:rsidRPr="00AB5682" w:rsidRDefault="00107F98" w:rsidP="00107F98">
            <w:pPr>
              <w:jc w:val="center"/>
              <w:rPr>
                <w:b/>
                <w:bCs/>
                <w:sz w:val="20"/>
                <w:szCs w:val="20"/>
              </w:rPr>
            </w:pPr>
            <w:proofErr w:type="spellStart"/>
            <w:r w:rsidRPr="00AB5682">
              <w:rPr>
                <w:b/>
                <w:bCs/>
                <w:sz w:val="20"/>
                <w:szCs w:val="20"/>
              </w:rPr>
              <w:t>Pembobotan</w:t>
            </w:r>
            <w:proofErr w:type="spellEnd"/>
          </w:p>
          <w:p w14:paraId="0142F5E2" w14:textId="47341F25" w:rsidR="00107F98" w:rsidRPr="00AB5682" w:rsidRDefault="00107F98" w:rsidP="00107F98">
            <w:pPr>
              <w:jc w:val="center"/>
              <w:rPr>
                <w:b/>
                <w:bCs/>
                <w:sz w:val="20"/>
                <w:szCs w:val="20"/>
              </w:rPr>
            </w:pPr>
            <w:r w:rsidRPr="00AB5682">
              <w:rPr>
                <w:b/>
                <w:bCs/>
                <w:sz w:val="20"/>
                <w:szCs w:val="20"/>
              </w:rPr>
              <w:t>TF-IDF</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DF9CC6" w14:textId="7805EF94" w:rsidR="00107F98" w:rsidRDefault="00107F98" w:rsidP="00107F98">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8DF7DA" w14:textId="16C4F5BB" w:rsidR="00107F98" w:rsidRDefault="00107F98" w:rsidP="00107F98">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6A6A33B4" w14:textId="1D13CF3E" w:rsidR="00107F98" w:rsidRDefault="00107F98" w:rsidP="00107F98">
            <w:pPr>
              <w:jc w:val="center"/>
              <w:rPr>
                <w:color w:val="000000"/>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074E7937" w14:textId="1C023BDE" w:rsidR="00107F98" w:rsidRDefault="00107F98" w:rsidP="00107F98">
            <w:pPr>
              <w:jc w:val="center"/>
              <w:rPr>
                <w:sz w:val="20"/>
                <w:szCs w:val="20"/>
              </w:rPr>
            </w:pPr>
            <w:r>
              <w:rPr>
                <w:sz w:val="20"/>
                <w:szCs w:val="20"/>
              </w:rPr>
              <w:t>V</w:t>
            </w:r>
          </w:p>
        </w:tc>
      </w:tr>
      <w:tr w:rsidR="00107F98" w:rsidRPr="009404BB" w14:paraId="55C1BCB6" w14:textId="6CDDF541" w:rsidTr="00762825">
        <w:trPr>
          <w:trHeight w:val="282"/>
        </w:trPr>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5114" w14:textId="4AE6A179" w:rsidR="00107F98" w:rsidRPr="00AB5682" w:rsidRDefault="00107F98" w:rsidP="00107F98">
            <w:pPr>
              <w:jc w:val="center"/>
              <w:rPr>
                <w:b/>
                <w:bCs/>
                <w:sz w:val="20"/>
                <w:szCs w:val="20"/>
              </w:rPr>
            </w:pPr>
            <w:r w:rsidRPr="00AB5682">
              <w:rPr>
                <w:b/>
                <w:bCs/>
                <w:sz w:val="20"/>
                <w:szCs w:val="20"/>
              </w:rPr>
              <w:t>Cosine Similarity</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B72416" w14:textId="716BE42F" w:rsidR="00107F98" w:rsidRPr="009404BB" w:rsidRDefault="00107F98" w:rsidP="00107F98">
            <w:pPr>
              <w:ind w:right="176"/>
              <w:jc w:val="center"/>
              <w:rPr>
                <w:color w:val="000000"/>
                <w:sz w:val="20"/>
                <w:szCs w:val="20"/>
              </w:rPr>
            </w:pPr>
            <w:r>
              <w:rPr>
                <w:color w:val="000000"/>
                <w:sz w:val="20"/>
                <w:szCs w:val="20"/>
              </w:rPr>
              <w:t>V</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04633" w14:textId="3C94026F" w:rsidR="00107F98" w:rsidRPr="009404BB" w:rsidRDefault="00107F98" w:rsidP="00107F98">
            <w:pPr>
              <w:jc w:val="center"/>
              <w:rPr>
                <w:sz w:val="20"/>
                <w:szCs w:val="20"/>
              </w:rPr>
            </w:pPr>
            <w:r>
              <w:rPr>
                <w:sz w:val="20"/>
                <w:szCs w:val="20"/>
              </w:rPr>
              <w:t>V</w:t>
            </w:r>
          </w:p>
        </w:tc>
        <w:tc>
          <w:tcPr>
            <w:tcW w:w="992" w:type="dxa"/>
            <w:tcBorders>
              <w:top w:val="single" w:sz="8" w:space="0" w:color="000000"/>
              <w:left w:val="single" w:sz="8" w:space="0" w:color="000000"/>
              <w:bottom w:val="single" w:sz="8" w:space="0" w:color="000000"/>
              <w:right w:val="single" w:sz="8" w:space="0" w:color="000000"/>
            </w:tcBorders>
            <w:vAlign w:val="center"/>
          </w:tcPr>
          <w:p w14:paraId="6595CB41" w14:textId="6BD9C3EB" w:rsidR="00107F98" w:rsidRPr="009404BB" w:rsidRDefault="00107F98" w:rsidP="00107F98">
            <w:pPr>
              <w:jc w:val="center"/>
              <w:rPr>
                <w:sz w:val="20"/>
                <w:szCs w:val="20"/>
              </w:rPr>
            </w:pPr>
            <w:r>
              <w:rPr>
                <w:color w:val="000000"/>
                <w:sz w:val="20"/>
                <w:szCs w:val="20"/>
              </w:rPr>
              <w:t>V</w:t>
            </w: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1A16BAD9" w14:textId="10359805" w:rsidR="00107F98" w:rsidRPr="009404BB" w:rsidRDefault="00107F98" w:rsidP="00107F98">
            <w:pPr>
              <w:jc w:val="center"/>
              <w:rPr>
                <w:sz w:val="20"/>
                <w:szCs w:val="20"/>
              </w:rPr>
            </w:pPr>
            <w:r>
              <w:rPr>
                <w:sz w:val="20"/>
                <w:szCs w:val="20"/>
              </w:rPr>
              <w:t>V</w:t>
            </w:r>
          </w:p>
        </w:tc>
      </w:tr>
      <w:tr w:rsidR="00107F98" w:rsidRPr="009404BB" w14:paraId="3CE90AC2" w14:textId="750AD099" w:rsidTr="00AB5682">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2BE95" w14:textId="77777777" w:rsidR="00107F98" w:rsidRPr="00AB5682" w:rsidRDefault="00107F98" w:rsidP="00107F98">
            <w:pPr>
              <w:jc w:val="center"/>
              <w:rPr>
                <w:b/>
                <w:bCs/>
                <w:sz w:val="20"/>
                <w:szCs w:val="20"/>
              </w:rPr>
            </w:pPr>
            <w:r w:rsidRPr="00AB5682">
              <w:rPr>
                <w:b/>
                <w:bCs/>
                <w:sz w:val="20"/>
                <w:szCs w:val="20"/>
              </w:rPr>
              <w:t>Synonym</w:t>
            </w:r>
          </w:p>
          <w:p w14:paraId="04717613" w14:textId="63CD6A9D" w:rsidR="00107F98" w:rsidRPr="00AB5682" w:rsidRDefault="00107F98" w:rsidP="00107F98">
            <w:pPr>
              <w:jc w:val="center"/>
              <w:rPr>
                <w:b/>
                <w:bCs/>
                <w:sz w:val="20"/>
                <w:szCs w:val="20"/>
              </w:rPr>
            </w:pPr>
            <w:r w:rsidRPr="00AB5682">
              <w:rPr>
                <w:b/>
                <w:bCs/>
                <w:sz w:val="20"/>
                <w:szCs w:val="20"/>
              </w:rPr>
              <w:t>Checking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B7638" w14:textId="688B1BB4" w:rsidR="00107F98" w:rsidRPr="009404BB" w:rsidRDefault="00107F98" w:rsidP="00107F98">
            <w:pPr>
              <w:ind w:right="176"/>
              <w:jc w:val="center"/>
              <w:rPr>
                <w:color w:val="000000"/>
                <w:sz w:val="20"/>
                <w:szCs w:val="20"/>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3087B" w14:textId="3BB2AB85" w:rsidR="00107F98" w:rsidRPr="009404BB" w:rsidRDefault="00107F98" w:rsidP="00107F98">
            <w:pPr>
              <w:jc w:val="center"/>
              <w:rPr>
                <w:sz w:val="20"/>
                <w:szCs w:val="20"/>
              </w:rPr>
            </w:pPr>
          </w:p>
        </w:tc>
        <w:tc>
          <w:tcPr>
            <w:tcW w:w="992" w:type="dxa"/>
            <w:tcBorders>
              <w:top w:val="single" w:sz="8" w:space="0" w:color="000000"/>
              <w:left w:val="single" w:sz="8" w:space="0" w:color="000000"/>
              <w:bottom w:val="single" w:sz="8" w:space="0" w:color="000000"/>
              <w:right w:val="single" w:sz="8" w:space="0" w:color="000000"/>
            </w:tcBorders>
            <w:vAlign w:val="center"/>
          </w:tcPr>
          <w:p w14:paraId="1D68F899" w14:textId="506AF311" w:rsidR="00107F98" w:rsidRPr="009404BB" w:rsidRDefault="00107F98" w:rsidP="00107F98">
            <w:pPr>
              <w:jc w:val="center"/>
              <w:rPr>
                <w:sz w:val="20"/>
                <w:szCs w:val="20"/>
              </w:rPr>
            </w:pPr>
          </w:p>
        </w:tc>
        <w:tc>
          <w:tcPr>
            <w:tcW w:w="993" w:type="dxa"/>
            <w:tcBorders>
              <w:top w:val="single" w:sz="8" w:space="0" w:color="000000"/>
              <w:left w:val="single" w:sz="8" w:space="0" w:color="000000"/>
              <w:bottom w:val="single" w:sz="8" w:space="0" w:color="000000"/>
              <w:right w:val="single" w:sz="8" w:space="0" w:color="000000"/>
            </w:tcBorders>
            <w:shd w:val="clear" w:color="auto" w:fill="00B050"/>
            <w:vAlign w:val="center"/>
          </w:tcPr>
          <w:p w14:paraId="3AF17F82" w14:textId="2202C64A" w:rsidR="00107F98" w:rsidRPr="009404BB" w:rsidRDefault="00107F98" w:rsidP="00107F98">
            <w:pPr>
              <w:jc w:val="center"/>
              <w:rPr>
                <w:sz w:val="20"/>
                <w:szCs w:val="20"/>
              </w:rPr>
            </w:pPr>
            <w:r>
              <w:rPr>
                <w:sz w:val="20"/>
                <w:szCs w:val="20"/>
              </w:rPr>
              <w:t>V</w:t>
            </w:r>
          </w:p>
        </w:tc>
      </w:tr>
    </w:tbl>
    <w:p w14:paraId="68C5682B" w14:textId="77777777" w:rsidR="00AE442D" w:rsidRPr="009404BB" w:rsidRDefault="00AE442D" w:rsidP="00A50BC5">
      <w:pPr>
        <w:spacing w:line="276" w:lineRule="auto"/>
        <w:ind w:right="461"/>
        <w:jc w:val="both"/>
        <w:rPr>
          <w:sz w:val="20"/>
          <w:szCs w:val="20"/>
        </w:rPr>
      </w:pPr>
    </w:p>
    <w:p w14:paraId="17F5F5F6" w14:textId="77777777" w:rsidR="006342E8" w:rsidRDefault="006342E8" w:rsidP="006342E8">
      <w:bookmarkStart w:id="63" w:name="_Toc176987403"/>
    </w:p>
    <w:p w14:paraId="62DCB727" w14:textId="2A765A90" w:rsidR="008134C2" w:rsidRDefault="008134C2" w:rsidP="006342E8"/>
    <w:p w14:paraId="6B900028" w14:textId="77777777" w:rsidR="00CF2FE8" w:rsidRDefault="00CF2FE8" w:rsidP="006342E8"/>
    <w:p w14:paraId="01AEBF47" w14:textId="77777777" w:rsidR="00CF2FE8" w:rsidRDefault="00CF2FE8" w:rsidP="006342E8"/>
    <w:p w14:paraId="41D2024C" w14:textId="77777777" w:rsidR="00CF2FE8" w:rsidRDefault="00CF2FE8" w:rsidP="006342E8"/>
    <w:p w14:paraId="54A460A3" w14:textId="77777777" w:rsidR="008134C2" w:rsidRDefault="008134C2" w:rsidP="006342E8"/>
    <w:p w14:paraId="6B2D087E" w14:textId="77777777" w:rsidR="008134C2" w:rsidRDefault="008134C2" w:rsidP="006342E8"/>
    <w:p w14:paraId="33DA0193" w14:textId="77777777" w:rsidR="008134C2" w:rsidRDefault="008134C2" w:rsidP="006342E8"/>
    <w:p w14:paraId="1439B3D8" w14:textId="77777777" w:rsidR="008134C2" w:rsidRDefault="008134C2" w:rsidP="006342E8"/>
    <w:p w14:paraId="49FB570C" w14:textId="77777777" w:rsidR="008134C2" w:rsidRDefault="008134C2" w:rsidP="006342E8"/>
    <w:p w14:paraId="66AB2305" w14:textId="77777777" w:rsidR="008134C2" w:rsidRDefault="008134C2" w:rsidP="006342E8"/>
    <w:p w14:paraId="7AC58743" w14:textId="77777777" w:rsidR="008134C2" w:rsidRDefault="008134C2" w:rsidP="006342E8"/>
    <w:p w14:paraId="19F0AA6D" w14:textId="77777777" w:rsidR="006A0568" w:rsidRDefault="006A0568" w:rsidP="006342E8"/>
    <w:p w14:paraId="23E12914" w14:textId="77777777" w:rsidR="008134C2" w:rsidRDefault="008134C2" w:rsidP="006342E8"/>
    <w:p w14:paraId="0160A43E" w14:textId="77777777" w:rsidR="00762825" w:rsidRDefault="00762825" w:rsidP="006342E8"/>
    <w:p w14:paraId="7170BC62" w14:textId="77777777" w:rsidR="00762825" w:rsidRDefault="00762825" w:rsidP="006342E8"/>
    <w:p w14:paraId="689EBF65" w14:textId="77777777" w:rsidR="00762825" w:rsidRPr="009404BB" w:rsidRDefault="00762825" w:rsidP="006342E8"/>
    <w:p w14:paraId="4B1B6972" w14:textId="0943A97F" w:rsidR="003D3E9B" w:rsidRPr="009404BB" w:rsidRDefault="00CE610A" w:rsidP="00116317">
      <w:pPr>
        <w:pStyle w:val="Heading1"/>
      </w:pPr>
      <w:bookmarkStart w:id="64" w:name="_Toc202306609"/>
      <w:r w:rsidRPr="009404BB">
        <w:t>BAB 3</w:t>
      </w:r>
      <w:r w:rsidRPr="009404BB">
        <w:br/>
        <w:t>DESKRIPSI SISTEM</w:t>
      </w:r>
      <w:bookmarkEnd w:id="63"/>
      <w:bookmarkEnd w:id="64"/>
    </w:p>
    <w:p w14:paraId="75A90CC2" w14:textId="77777777" w:rsidR="003D3E9B" w:rsidRPr="009404BB" w:rsidRDefault="003D3E9B" w:rsidP="00A50BC5">
      <w:pPr>
        <w:spacing w:line="276" w:lineRule="auto"/>
        <w:ind w:right="461"/>
        <w:rPr>
          <w:sz w:val="20"/>
          <w:szCs w:val="20"/>
        </w:rPr>
      </w:pPr>
    </w:p>
    <w:p w14:paraId="715B6037" w14:textId="4E800956" w:rsidR="003D3E9B" w:rsidRDefault="00CE610A" w:rsidP="00A50BC5">
      <w:pPr>
        <w:pStyle w:val="Heading2"/>
        <w:ind w:right="461"/>
        <w:rPr>
          <w:rFonts w:cs="Times New Roman"/>
          <w:bCs/>
          <w:szCs w:val="20"/>
        </w:rPr>
      </w:pPr>
      <w:bookmarkStart w:id="65" w:name="_Toc176987404"/>
      <w:bookmarkStart w:id="66" w:name="_Toc202306610"/>
      <w:r w:rsidRPr="009404BB">
        <w:rPr>
          <w:rFonts w:cs="Times New Roman"/>
          <w:bCs/>
          <w:szCs w:val="20"/>
        </w:rPr>
        <w:t>3.1 DESKRIPSI SOLUSI</w:t>
      </w:r>
      <w:bookmarkEnd w:id="65"/>
      <w:bookmarkEnd w:id="66"/>
    </w:p>
    <w:p w14:paraId="4E350156" w14:textId="77777777" w:rsidR="00762825" w:rsidRPr="00762825" w:rsidRDefault="00762825" w:rsidP="00762825"/>
    <w:p w14:paraId="70FA4CF6" w14:textId="17E44955" w:rsidR="00D85EC0" w:rsidRPr="009404BB" w:rsidRDefault="00D85EC0" w:rsidP="000C5FFA">
      <w:pPr>
        <w:spacing w:line="276" w:lineRule="auto"/>
        <w:ind w:right="36" w:firstLine="340"/>
        <w:jc w:val="both"/>
        <w:rPr>
          <w:sz w:val="20"/>
          <w:szCs w:val="20"/>
        </w:rPr>
      </w:pPr>
      <w:r w:rsidRPr="009404BB">
        <w:rPr>
          <w:sz w:val="20"/>
          <w:szCs w:val="20"/>
        </w:rPr>
        <w:t xml:space="preserve">Seiring </w:t>
      </w:r>
      <w:proofErr w:type="spellStart"/>
      <w:r w:rsidRPr="009404BB">
        <w:rPr>
          <w:sz w:val="20"/>
          <w:szCs w:val="20"/>
        </w:rPr>
        <w:t>meningkatnya</w:t>
      </w:r>
      <w:proofErr w:type="spellEnd"/>
      <w:r w:rsidRPr="009404BB">
        <w:rPr>
          <w:sz w:val="20"/>
          <w:szCs w:val="20"/>
        </w:rPr>
        <w:t xml:space="preserve"> </w:t>
      </w:r>
      <w:proofErr w:type="spellStart"/>
      <w:r w:rsidRPr="009404BB">
        <w:rPr>
          <w:sz w:val="20"/>
          <w:szCs w:val="20"/>
        </w:rPr>
        <w:t>kompleksitas</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pada PT Telkom Indonesia Tribe Agree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jumlah</w:t>
      </w:r>
      <w:proofErr w:type="spellEnd"/>
      <w:r w:rsidRPr="009404BB">
        <w:rPr>
          <w:sz w:val="20"/>
          <w:szCs w:val="20"/>
        </w:rPr>
        <w:t xml:space="preserve"> test case yang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dikelola</w:t>
      </w:r>
      <w:proofErr w:type="spellEnd"/>
      <w:r w:rsidRPr="009404BB">
        <w:rPr>
          <w:sz w:val="20"/>
          <w:szCs w:val="20"/>
        </w:rPr>
        <w:t xml:space="preserve"> juga </w:t>
      </w:r>
      <w:proofErr w:type="spellStart"/>
      <w:r w:rsidRPr="009404BB">
        <w:rPr>
          <w:sz w:val="20"/>
          <w:szCs w:val="20"/>
        </w:rPr>
        <w:t>meningkat</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Oleh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mengusulkan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context recognition</w:t>
      </w:r>
      <w:r w:rsidR="00054202">
        <w:rPr>
          <w:sz w:val="20"/>
          <w:szCs w:val="20"/>
        </w:rPr>
        <w:t xml:space="preserve"> dan </w:t>
      </w:r>
      <w:r w:rsidR="00054202" w:rsidRPr="009404BB">
        <w:rPr>
          <w:sz w:val="20"/>
          <w:szCs w:val="20"/>
        </w:rPr>
        <w:t>cosine similarity</w:t>
      </w:r>
      <w:r w:rsidRPr="009404BB">
        <w:rPr>
          <w:sz w:val="20"/>
          <w:szCs w:val="20"/>
        </w:rPr>
        <w:t>.</w:t>
      </w:r>
    </w:p>
    <w:p w14:paraId="4D676916" w14:textId="00D51613" w:rsidR="00D85EC0" w:rsidRPr="009404BB" w:rsidRDefault="00054202" w:rsidP="000C5FFA">
      <w:pPr>
        <w:spacing w:line="276" w:lineRule="auto"/>
        <w:ind w:right="36" w:firstLine="340"/>
        <w:jc w:val="both"/>
        <w:rPr>
          <w:sz w:val="20"/>
          <w:szCs w:val="20"/>
        </w:rPr>
      </w:pPr>
      <w:proofErr w:type="spellStart"/>
      <w:r>
        <w:rPr>
          <w:sz w:val="20"/>
          <w:szCs w:val="20"/>
        </w:rPr>
        <w:t>Beberapa</w:t>
      </w:r>
      <w:proofErr w:type="spellEnd"/>
      <w:r>
        <w:rPr>
          <w:sz w:val="20"/>
          <w:szCs w:val="20"/>
        </w:rPr>
        <w:t xml:space="preserve"> </w:t>
      </w:r>
      <w:proofErr w:type="spellStart"/>
      <w:r w:rsidR="00D85EC0" w:rsidRPr="009404BB">
        <w:rPr>
          <w:sz w:val="20"/>
          <w:szCs w:val="20"/>
        </w:rPr>
        <w:t>alasan</w:t>
      </w:r>
      <w:proofErr w:type="spellEnd"/>
      <w:r w:rsidR="00D85EC0" w:rsidRPr="009404BB">
        <w:rPr>
          <w:sz w:val="20"/>
          <w:szCs w:val="20"/>
        </w:rPr>
        <w:t xml:space="preserve"> </w:t>
      </w:r>
      <w:proofErr w:type="spellStart"/>
      <w:r w:rsidR="00D85EC0" w:rsidRPr="009404BB">
        <w:rPr>
          <w:sz w:val="20"/>
          <w:szCs w:val="20"/>
        </w:rPr>
        <w:t>menggunakan</w:t>
      </w:r>
      <w:proofErr w:type="spellEnd"/>
      <w:r w:rsidR="00D85EC0" w:rsidRPr="009404BB">
        <w:rPr>
          <w:sz w:val="20"/>
          <w:szCs w:val="20"/>
        </w:rPr>
        <w:t xml:space="preserve"> </w:t>
      </w:r>
      <w:proofErr w:type="spellStart"/>
      <w:r w:rsidR="00D85EC0" w:rsidRPr="009404BB">
        <w:rPr>
          <w:sz w:val="20"/>
          <w:szCs w:val="20"/>
        </w:rPr>
        <w:t>pendekatan</w:t>
      </w:r>
      <w:proofErr w:type="spellEnd"/>
      <w:r w:rsidR="00D85EC0" w:rsidRPr="009404BB">
        <w:rPr>
          <w:sz w:val="20"/>
          <w:szCs w:val="20"/>
        </w:rPr>
        <w:t xml:space="preserve"> </w:t>
      </w:r>
      <w:proofErr w:type="spellStart"/>
      <w:r w:rsidR="00D85EC0" w:rsidRPr="009404BB">
        <w:rPr>
          <w:sz w:val="20"/>
          <w:szCs w:val="20"/>
        </w:rPr>
        <w:t>ini</w:t>
      </w:r>
      <w:proofErr w:type="spellEnd"/>
      <w:r w:rsidR="00D85EC0" w:rsidRPr="009404BB">
        <w:rPr>
          <w:sz w:val="20"/>
          <w:szCs w:val="20"/>
        </w:rPr>
        <w:t xml:space="preserve"> </w:t>
      </w:r>
      <w:proofErr w:type="spellStart"/>
      <w:r w:rsidR="00D85EC0" w:rsidRPr="009404BB">
        <w:rPr>
          <w:sz w:val="20"/>
          <w:szCs w:val="20"/>
        </w:rPr>
        <w:t>diantaranya</w:t>
      </w:r>
      <w:proofErr w:type="spellEnd"/>
      <w:r>
        <w:rPr>
          <w:sz w:val="20"/>
          <w:szCs w:val="20"/>
        </w:rPr>
        <w:t>,</w:t>
      </w:r>
      <w:r w:rsidR="00D85EC0" w:rsidRPr="009404BB">
        <w:rPr>
          <w:sz w:val="20"/>
          <w:szCs w:val="20"/>
        </w:rPr>
        <w:t xml:space="preserve"> </w:t>
      </w:r>
      <w:r>
        <w:rPr>
          <w:sz w:val="20"/>
          <w:szCs w:val="20"/>
        </w:rPr>
        <w:t>c</w:t>
      </w:r>
      <w:r w:rsidR="00D85EC0" w:rsidRPr="009404BB">
        <w:rPr>
          <w:sz w:val="20"/>
          <w:szCs w:val="20"/>
        </w:rPr>
        <w:t xml:space="preserve">hatbot </w:t>
      </w:r>
      <w:proofErr w:type="spellStart"/>
      <w:r w:rsidR="00D85EC0" w:rsidRPr="009404BB">
        <w:rPr>
          <w:sz w:val="20"/>
          <w:szCs w:val="20"/>
        </w:rPr>
        <w:t>dapat</w:t>
      </w:r>
      <w:proofErr w:type="spellEnd"/>
      <w:r w:rsidR="00D85EC0" w:rsidRPr="009404BB">
        <w:rPr>
          <w:sz w:val="20"/>
          <w:szCs w:val="20"/>
        </w:rPr>
        <w:t xml:space="preserve"> </w:t>
      </w:r>
      <w:proofErr w:type="spellStart"/>
      <w:r w:rsidR="00D85EC0" w:rsidRPr="009404BB">
        <w:rPr>
          <w:sz w:val="20"/>
          <w:szCs w:val="20"/>
        </w:rPr>
        <w:t>melakukan</w:t>
      </w:r>
      <w:proofErr w:type="spellEnd"/>
      <w:r w:rsidR="00D85EC0" w:rsidRPr="009404BB">
        <w:rPr>
          <w:sz w:val="20"/>
          <w:szCs w:val="20"/>
        </w:rPr>
        <w:t xml:space="preserve"> </w:t>
      </w:r>
      <w:proofErr w:type="spellStart"/>
      <w:r w:rsidR="00D85EC0" w:rsidRPr="009404BB">
        <w:rPr>
          <w:sz w:val="20"/>
          <w:szCs w:val="20"/>
        </w:rPr>
        <w:t>pencarian</w:t>
      </w:r>
      <w:proofErr w:type="spellEnd"/>
      <w:r w:rsidR="00D85EC0" w:rsidRPr="009404BB">
        <w:rPr>
          <w:sz w:val="20"/>
          <w:szCs w:val="20"/>
        </w:rPr>
        <w:t xml:space="preserve"> test case </w:t>
      </w:r>
      <w:r w:rsidR="003231AC">
        <w:rPr>
          <w:sz w:val="20"/>
          <w:szCs w:val="20"/>
        </w:rPr>
        <w:t xml:space="preserve">dan </w:t>
      </w:r>
      <w:proofErr w:type="spellStart"/>
      <w:r w:rsidR="003231AC">
        <w:rPr>
          <w:sz w:val="20"/>
          <w:szCs w:val="20"/>
        </w:rPr>
        <w:t>menampilkan</w:t>
      </w:r>
      <w:proofErr w:type="spellEnd"/>
      <w:r w:rsidR="003231AC">
        <w:rPr>
          <w:sz w:val="20"/>
          <w:szCs w:val="20"/>
        </w:rPr>
        <w:t xml:space="preserve"> </w:t>
      </w:r>
      <w:proofErr w:type="spellStart"/>
      <w:r w:rsidR="003231AC">
        <w:rPr>
          <w:sz w:val="20"/>
          <w:szCs w:val="20"/>
        </w:rPr>
        <w:t>informasi</w:t>
      </w:r>
      <w:proofErr w:type="spellEnd"/>
      <w:r w:rsidR="003231AC">
        <w:rPr>
          <w:sz w:val="20"/>
          <w:szCs w:val="20"/>
        </w:rPr>
        <w:t xml:space="preserve"> </w:t>
      </w:r>
      <w:proofErr w:type="spellStart"/>
      <w:r w:rsidR="003231AC">
        <w:rPr>
          <w:sz w:val="20"/>
          <w:szCs w:val="20"/>
        </w:rPr>
        <w:t>seputar</w:t>
      </w:r>
      <w:proofErr w:type="spellEnd"/>
      <w:r w:rsidR="003231AC">
        <w:rPr>
          <w:sz w:val="20"/>
          <w:szCs w:val="20"/>
        </w:rPr>
        <w:t xml:space="preserve"> test case </w:t>
      </w:r>
      <w:proofErr w:type="spellStart"/>
      <w:r w:rsidR="003231AC">
        <w:rPr>
          <w:sz w:val="20"/>
          <w:szCs w:val="20"/>
        </w:rPr>
        <w:t>pengujian</w:t>
      </w:r>
      <w:proofErr w:type="spellEnd"/>
      <w:r w:rsidR="00D85EC0" w:rsidRPr="009404BB">
        <w:rPr>
          <w:sz w:val="20"/>
          <w:szCs w:val="20"/>
        </w:rPr>
        <w:t xml:space="preserve">, </w:t>
      </w:r>
      <w:proofErr w:type="spellStart"/>
      <w:r w:rsidR="003231AC">
        <w:rPr>
          <w:sz w:val="20"/>
          <w:szCs w:val="20"/>
        </w:rPr>
        <w:t>sehingga</w:t>
      </w:r>
      <w:proofErr w:type="spellEnd"/>
      <w:r w:rsidR="003231AC">
        <w:rPr>
          <w:sz w:val="20"/>
          <w:szCs w:val="20"/>
        </w:rPr>
        <w:t xml:space="preserve"> </w:t>
      </w:r>
      <w:proofErr w:type="spellStart"/>
      <w:r w:rsidR="003231AC">
        <w:rPr>
          <w:sz w:val="20"/>
          <w:szCs w:val="20"/>
        </w:rPr>
        <w:t>memudahkan</w:t>
      </w:r>
      <w:proofErr w:type="spellEnd"/>
      <w:r w:rsidR="003231AC">
        <w:rPr>
          <w:sz w:val="20"/>
          <w:szCs w:val="20"/>
        </w:rPr>
        <w:t xml:space="preserve"> </w:t>
      </w:r>
      <w:proofErr w:type="spellStart"/>
      <w:r w:rsidR="00D85EC0" w:rsidRPr="009404BB">
        <w:rPr>
          <w:sz w:val="20"/>
          <w:szCs w:val="20"/>
        </w:rPr>
        <w:t>tim</w:t>
      </w:r>
      <w:proofErr w:type="spellEnd"/>
      <w:r w:rsidR="00D85EC0" w:rsidRPr="009404BB">
        <w:rPr>
          <w:sz w:val="20"/>
          <w:szCs w:val="20"/>
        </w:rPr>
        <w:t xml:space="preserve"> QA </w:t>
      </w:r>
      <w:proofErr w:type="spellStart"/>
      <w:r w:rsidR="00D85EC0" w:rsidRPr="009404BB">
        <w:rPr>
          <w:sz w:val="20"/>
          <w:szCs w:val="20"/>
        </w:rPr>
        <w:t>untuk</w:t>
      </w:r>
      <w:proofErr w:type="spellEnd"/>
      <w:r w:rsidR="00D85EC0" w:rsidRPr="009404BB">
        <w:rPr>
          <w:sz w:val="20"/>
          <w:szCs w:val="20"/>
        </w:rPr>
        <w:t xml:space="preserve"> </w:t>
      </w:r>
      <w:proofErr w:type="spellStart"/>
      <w:r w:rsidR="003231AC">
        <w:rPr>
          <w:sz w:val="20"/>
          <w:szCs w:val="20"/>
        </w:rPr>
        <w:t>mendapatkan</w:t>
      </w:r>
      <w:proofErr w:type="spellEnd"/>
      <w:r w:rsidR="003231AC">
        <w:rPr>
          <w:sz w:val="20"/>
          <w:szCs w:val="20"/>
        </w:rPr>
        <w:t xml:space="preserve"> </w:t>
      </w:r>
      <w:proofErr w:type="spellStart"/>
      <w:r w:rsidR="003231AC">
        <w:rPr>
          <w:sz w:val="20"/>
          <w:szCs w:val="20"/>
        </w:rPr>
        <w:t>informasi</w:t>
      </w:r>
      <w:proofErr w:type="spellEnd"/>
      <w:r w:rsidR="003231AC">
        <w:rPr>
          <w:sz w:val="20"/>
          <w:szCs w:val="20"/>
        </w:rPr>
        <w:t xml:space="preserve"> </w:t>
      </w:r>
      <w:proofErr w:type="spellStart"/>
      <w:r w:rsidR="003231AC">
        <w:rPr>
          <w:sz w:val="20"/>
          <w:szCs w:val="20"/>
        </w:rPr>
        <w:t>seputar</w:t>
      </w:r>
      <w:proofErr w:type="spellEnd"/>
      <w:r w:rsidR="003231AC">
        <w:rPr>
          <w:sz w:val="20"/>
          <w:szCs w:val="20"/>
        </w:rPr>
        <w:t xml:space="preserve"> test case </w:t>
      </w:r>
      <w:proofErr w:type="spellStart"/>
      <w:r w:rsidR="003231AC">
        <w:rPr>
          <w:sz w:val="20"/>
          <w:szCs w:val="20"/>
        </w:rPr>
        <w:t>pengujian</w:t>
      </w:r>
      <w:proofErr w:type="spellEnd"/>
      <w:r w:rsidR="003231AC">
        <w:rPr>
          <w:sz w:val="20"/>
          <w:szCs w:val="20"/>
        </w:rPr>
        <w:t xml:space="preserve"> </w:t>
      </w:r>
      <w:proofErr w:type="spellStart"/>
      <w:r w:rsidR="003231AC">
        <w:rPr>
          <w:sz w:val="20"/>
          <w:szCs w:val="20"/>
        </w:rPr>
        <w:t>lebih</w:t>
      </w:r>
      <w:proofErr w:type="spellEnd"/>
      <w:r w:rsidR="003231AC">
        <w:rPr>
          <w:sz w:val="20"/>
          <w:szCs w:val="20"/>
        </w:rPr>
        <w:t xml:space="preserve"> </w:t>
      </w:r>
      <w:proofErr w:type="spellStart"/>
      <w:r w:rsidR="003231AC">
        <w:rPr>
          <w:sz w:val="20"/>
          <w:szCs w:val="20"/>
        </w:rPr>
        <w:t>cepat</w:t>
      </w:r>
      <w:proofErr w:type="spellEnd"/>
      <w:r w:rsidR="00D85EC0" w:rsidRPr="009404BB">
        <w:rPr>
          <w:sz w:val="20"/>
          <w:szCs w:val="20"/>
        </w:rPr>
        <w:t xml:space="preserve">. </w:t>
      </w:r>
      <w:proofErr w:type="spellStart"/>
      <w:r w:rsidR="00D85EC0" w:rsidRPr="009404BB">
        <w:rPr>
          <w:sz w:val="20"/>
          <w:szCs w:val="20"/>
        </w:rPr>
        <w:t>Kedua</w:t>
      </w:r>
      <w:proofErr w:type="spellEnd"/>
      <w:r w:rsidR="00D85EC0" w:rsidRPr="009404BB">
        <w:rPr>
          <w:sz w:val="20"/>
          <w:szCs w:val="20"/>
        </w:rPr>
        <w:t xml:space="preserve">, chatbot </w:t>
      </w:r>
      <w:proofErr w:type="spellStart"/>
      <w:r w:rsidR="00D85EC0" w:rsidRPr="009404BB">
        <w:rPr>
          <w:sz w:val="20"/>
          <w:szCs w:val="20"/>
        </w:rPr>
        <w:t>ini</w:t>
      </w:r>
      <w:proofErr w:type="spellEnd"/>
      <w:r w:rsidR="00D85EC0" w:rsidRPr="009404BB">
        <w:rPr>
          <w:sz w:val="20"/>
          <w:szCs w:val="20"/>
        </w:rPr>
        <w:t xml:space="preserve"> </w:t>
      </w:r>
      <w:proofErr w:type="spellStart"/>
      <w:r w:rsidR="00D85EC0" w:rsidRPr="009404BB">
        <w:rPr>
          <w:sz w:val="20"/>
          <w:szCs w:val="20"/>
        </w:rPr>
        <w:t>mampu</w:t>
      </w:r>
      <w:proofErr w:type="spellEnd"/>
      <w:r w:rsidR="00D85EC0" w:rsidRPr="009404BB">
        <w:rPr>
          <w:sz w:val="20"/>
          <w:szCs w:val="20"/>
        </w:rPr>
        <w:t xml:space="preserve"> </w:t>
      </w:r>
      <w:proofErr w:type="spellStart"/>
      <w:r w:rsidR="00D85EC0" w:rsidRPr="009404BB">
        <w:rPr>
          <w:sz w:val="20"/>
          <w:szCs w:val="20"/>
        </w:rPr>
        <w:t>memberikan</w:t>
      </w:r>
      <w:proofErr w:type="spellEnd"/>
      <w:r w:rsidR="00D85EC0" w:rsidRPr="009404BB">
        <w:rPr>
          <w:sz w:val="20"/>
          <w:szCs w:val="20"/>
        </w:rPr>
        <w:t xml:space="preserve"> </w:t>
      </w:r>
      <w:proofErr w:type="spellStart"/>
      <w:r w:rsidR="00D85EC0" w:rsidRPr="009404BB">
        <w:rPr>
          <w:sz w:val="20"/>
          <w:szCs w:val="20"/>
        </w:rPr>
        <w:t>hasil</w:t>
      </w:r>
      <w:proofErr w:type="spellEnd"/>
      <w:r w:rsidR="00D85EC0" w:rsidRPr="009404BB">
        <w:rPr>
          <w:sz w:val="20"/>
          <w:szCs w:val="20"/>
        </w:rPr>
        <w:t xml:space="preserve"> </w:t>
      </w:r>
      <w:proofErr w:type="spellStart"/>
      <w:r w:rsidR="00D85EC0" w:rsidRPr="009404BB">
        <w:rPr>
          <w:sz w:val="20"/>
          <w:szCs w:val="20"/>
        </w:rPr>
        <w:t>pencarian</w:t>
      </w:r>
      <w:proofErr w:type="spellEnd"/>
      <w:r w:rsidR="00D85EC0" w:rsidRPr="009404BB">
        <w:rPr>
          <w:sz w:val="20"/>
          <w:szCs w:val="20"/>
        </w:rPr>
        <w:t xml:space="preserve"> yang </w:t>
      </w:r>
      <w:proofErr w:type="spellStart"/>
      <w:r w:rsidR="00D85EC0" w:rsidRPr="009404BB">
        <w:rPr>
          <w:sz w:val="20"/>
          <w:szCs w:val="20"/>
        </w:rPr>
        <w:t>lebih</w:t>
      </w:r>
      <w:proofErr w:type="spellEnd"/>
      <w:r w:rsidR="00D85EC0" w:rsidRPr="009404BB">
        <w:rPr>
          <w:sz w:val="20"/>
          <w:szCs w:val="20"/>
        </w:rPr>
        <w:t xml:space="preserve"> </w:t>
      </w:r>
      <w:proofErr w:type="spellStart"/>
      <w:r w:rsidR="00D85EC0" w:rsidRPr="009404BB">
        <w:rPr>
          <w:sz w:val="20"/>
          <w:szCs w:val="20"/>
        </w:rPr>
        <w:t>relevan</w:t>
      </w:r>
      <w:proofErr w:type="spellEnd"/>
      <w:r w:rsidR="00D85EC0" w:rsidRPr="009404BB">
        <w:rPr>
          <w:sz w:val="20"/>
          <w:szCs w:val="20"/>
        </w:rPr>
        <w:t xml:space="preserve"> dan </w:t>
      </w:r>
      <w:proofErr w:type="spellStart"/>
      <w:r w:rsidR="00D85EC0" w:rsidRPr="009404BB">
        <w:rPr>
          <w:sz w:val="20"/>
          <w:szCs w:val="20"/>
        </w:rPr>
        <w:t>akurat</w:t>
      </w:r>
      <w:proofErr w:type="spellEnd"/>
      <w:r w:rsidR="00D85EC0" w:rsidRPr="009404BB">
        <w:rPr>
          <w:sz w:val="20"/>
          <w:szCs w:val="20"/>
        </w:rPr>
        <w:t xml:space="preserve"> </w:t>
      </w:r>
      <w:proofErr w:type="spellStart"/>
      <w:r w:rsidR="00D85EC0" w:rsidRPr="009404BB">
        <w:rPr>
          <w:sz w:val="20"/>
          <w:szCs w:val="20"/>
        </w:rPr>
        <w:t>dengan</w:t>
      </w:r>
      <w:proofErr w:type="spellEnd"/>
      <w:r w:rsidR="00D85EC0" w:rsidRPr="009404BB">
        <w:rPr>
          <w:sz w:val="20"/>
          <w:szCs w:val="20"/>
        </w:rPr>
        <w:t xml:space="preserve"> </w:t>
      </w:r>
      <w:proofErr w:type="spellStart"/>
      <w:r w:rsidR="00D85EC0" w:rsidRPr="009404BB">
        <w:rPr>
          <w:sz w:val="20"/>
          <w:szCs w:val="20"/>
        </w:rPr>
        <w:t>memanfaatkan</w:t>
      </w:r>
      <w:proofErr w:type="spellEnd"/>
      <w:r w:rsidR="00D85EC0" w:rsidRPr="009404BB">
        <w:rPr>
          <w:sz w:val="20"/>
          <w:szCs w:val="20"/>
        </w:rPr>
        <w:t xml:space="preserve"> </w:t>
      </w:r>
      <w:proofErr w:type="spellStart"/>
      <w:r w:rsidR="00D85EC0" w:rsidRPr="009404BB">
        <w:rPr>
          <w:sz w:val="20"/>
          <w:szCs w:val="20"/>
        </w:rPr>
        <w:t>pemahaman</w:t>
      </w:r>
      <w:proofErr w:type="spellEnd"/>
      <w:r w:rsidR="00D85EC0" w:rsidRPr="009404BB">
        <w:rPr>
          <w:sz w:val="20"/>
          <w:szCs w:val="20"/>
        </w:rPr>
        <w:t xml:space="preserve"> </w:t>
      </w:r>
      <w:proofErr w:type="spellStart"/>
      <w:r w:rsidR="00D85EC0" w:rsidRPr="009404BB">
        <w:rPr>
          <w:sz w:val="20"/>
          <w:szCs w:val="20"/>
        </w:rPr>
        <w:t>semantik</w:t>
      </w:r>
      <w:proofErr w:type="spellEnd"/>
      <w:r w:rsidR="00D85EC0" w:rsidRPr="009404BB">
        <w:rPr>
          <w:sz w:val="20"/>
          <w:szCs w:val="20"/>
        </w:rPr>
        <w:t xml:space="preserve"> dan </w:t>
      </w:r>
      <w:proofErr w:type="spellStart"/>
      <w:r w:rsidR="00D85EC0" w:rsidRPr="009404BB">
        <w:rPr>
          <w:sz w:val="20"/>
          <w:szCs w:val="20"/>
        </w:rPr>
        <w:t>kesamaan</w:t>
      </w:r>
      <w:proofErr w:type="spellEnd"/>
      <w:r w:rsidR="00D85EC0" w:rsidRPr="009404BB">
        <w:rPr>
          <w:sz w:val="20"/>
          <w:szCs w:val="20"/>
        </w:rPr>
        <w:t xml:space="preserve"> </w:t>
      </w:r>
      <w:proofErr w:type="spellStart"/>
      <w:r w:rsidR="00D85EC0" w:rsidRPr="009404BB">
        <w:rPr>
          <w:sz w:val="20"/>
          <w:szCs w:val="20"/>
        </w:rPr>
        <w:t>konteks</w:t>
      </w:r>
      <w:proofErr w:type="spellEnd"/>
      <w:r w:rsidR="00D85EC0" w:rsidRPr="009404BB">
        <w:rPr>
          <w:sz w:val="20"/>
          <w:szCs w:val="20"/>
        </w:rPr>
        <w:t xml:space="preserve">. Ini </w:t>
      </w:r>
      <w:proofErr w:type="spellStart"/>
      <w:r w:rsidR="00D85EC0" w:rsidRPr="009404BB">
        <w:rPr>
          <w:sz w:val="20"/>
          <w:szCs w:val="20"/>
        </w:rPr>
        <w:t>berarti</w:t>
      </w:r>
      <w:proofErr w:type="spellEnd"/>
      <w:r w:rsidR="00D85EC0" w:rsidRPr="009404BB">
        <w:rPr>
          <w:sz w:val="20"/>
          <w:szCs w:val="20"/>
        </w:rPr>
        <w:t xml:space="preserve"> </w:t>
      </w:r>
      <w:proofErr w:type="spellStart"/>
      <w:r w:rsidR="00D85EC0" w:rsidRPr="009404BB">
        <w:rPr>
          <w:sz w:val="20"/>
          <w:szCs w:val="20"/>
        </w:rPr>
        <w:t>bahwa</w:t>
      </w:r>
      <w:proofErr w:type="spellEnd"/>
      <w:r w:rsidR="00D85EC0" w:rsidRPr="009404BB">
        <w:rPr>
          <w:sz w:val="20"/>
          <w:szCs w:val="20"/>
        </w:rPr>
        <w:t xml:space="preserve"> </w:t>
      </w:r>
      <w:proofErr w:type="spellStart"/>
      <w:r w:rsidR="00D85EC0" w:rsidRPr="009404BB">
        <w:rPr>
          <w:sz w:val="20"/>
          <w:szCs w:val="20"/>
        </w:rPr>
        <w:t>pengguna</w:t>
      </w:r>
      <w:proofErr w:type="spellEnd"/>
      <w:r w:rsidR="00D85EC0" w:rsidRPr="009404BB">
        <w:rPr>
          <w:sz w:val="20"/>
          <w:szCs w:val="20"/>
        </w:rPr>
        <w:t xml:space="preserve"> </w:t>
      </w:r>
      <w:proofErr w:type="spellStart"/>
      <w:r w:rsidR="00D85EC0" w:rsidRPr="009404BB">
        <w:rPr>
          <w:sz w:val="20"/>
          <w:szCs w:val="20"/>
        </w:rPr>
        <w:t>tidak</w:t>
      </w:r>
      <w:proofErr w:type="spellEnd"/>
      <w:r w:rsidR="00D85EC0" w:rsidRPr="009404BB">
        <w:rPr>
          <w:sz w:val="20"/>
          <w:szCs w:val="20"/>
        </w:rPr>
        <w:t xml:space="preserve"> </w:t>
      </w:r>
      <w:proofErr w:type="spellStart"/>
      <w:r w:rsidR="00D85EC0" w:rsidRPr="009404BB">
        <w:rPr>
          <w:sz w:val="20"/>
          <w:szCs w:val="20"/>
        </w:rPr>
        <w:t>perlu</w:t>
      </w:r>
      <w:proofErr w:type="spellEnd"/>
      <w:r w:rsidR="00D85EC0" w:rsidRPr="009404BB">
        <w:rPr>
          <w:sz w:val="20"/>
          <w:szCs w:val="20"/>
        </w:rPr>
        <w:t xml:space="preserve"> </w:t>
      </w:r>
      <w:proofErr w:type="spellStart"/>
      <w:r w:rsidR="00D85EC0" w:rsidRPr="009404BB">
        <w:rPr>
          <w:sz w:val="20"/>
          <w:szCs w:val="20"/>
        </w:rPr>
        <w:t>khawatir</w:t>
      </w:r>
      <w:proofErr w:type="spellEnd"/>
      <w:r w:rsidR="00D85EC0" w:rsidRPr="009404BB">
        <w:rPr>
          <w:sz w:val="20"/>
          <w:szCs w:val="20"/>
        </w:rPr>
        <w:t xml:space="preserve"> </w:t>
      </w:r>
      <w:proofErr w:type="spellStart"/>
      <w:r w:rsidR="00D85EC0" w:rsidRPr="009404BB">
        <w:rPr>
          <w:sz w:val="20"/>
          <w:szCs w:val="20"/>
        </w:rPr>
        <w:t>tentang</w:t>
      </w:r>
      <w:proofErr w:type="spellEnd"/>
      <w:r w:rsidR="00D85EC0" w:rsidRPr="009404BB">
        <w:rPr>
          <w:sz w:val="20"/>
          <w:szCs w:val="20"/>
        </w:rPr>
        <w:t xml:space="preserve"> </w:t>
      </w:r>
      <w:proofErr w:type="spellStart"/>
      <w:r w:rsidR="00D85EC0" w:rsidRPr="009404BB">
        <w:rPr>
          <w:sz w:val="20"/>
          <w:szCs w:val="20"/>
        </w:rPr>
        <w:t>penggunaan</w:t>
      </w:r>
      <w:proofErr w:type="spellEnd"/>
      <w:r w:rsidR="00D85EC0" w:rsidRPr="009404BB">
        <w:rPr>
          <w:sz w:val="20"/>
          <w:szCs w:val="20"/>
        </w:rPr>
        <w:t xml:space="preserve"> </w:t>
      </w:r>
      <w:proofErr w:type="spellStart"/>
      <w:r w:rsidR="00D85EC0" w:rsidRPr="009404BB">
        <w:rPr>
          <w:sz w:val="20"/>
          <w:szCs w:val="20"/>
        </w:rPr>
        <w:t>terminologi</w:t>
      </w:r>
      <w:proofErr w:type="spellEnd"/>
      <w:r w:rsidR="00D85EC0" w:rsidRPr="009404BB">
        <w:rPr>
          <w:sz w:val="20"/>
          <w:szCs w:val="20"/>
        </w:rPr>
        <w:t xml:space="preserve"> yang </w:t>
      </w:r>
      <w:proofErr w:type="spellStart"/>
      <w:r w:rsidR="00D85EC0" w:rsidRPr="009404BB">
        <w:rPr>
          <w:sz w:val="20"/>
          <w:szCs w:val="20"/>
        </w:rPr>
        <w:t>tepat</w:t>
      </w:r>
      <w:proofErr w:type="spellEnd"/>
      <w:r w:rsidR="00D85EC0" w:rsidRPr="009404BB">
        <w:rPr>
          <w:sz w:val="20"/>
          <w:szCs w:val="20"/>
        </w:rPr>
        <w:t xml:space="preserve"> </w:t>
      </w:r>
      <w:proofErr w:type="spellStart"/>
      <w:r w:rsidR="00D85EC0" w:rsidRPr="009404BB">
        <w:rPr>
          <w:sz w:val="20"/>
          <w:szCs w:val="20"/>
        </w:rPr>
        <w:t>atau</w:t>
      </w:r>
      <w:proofErr w:type="spellEnd"/>
      <w:r w:rsidR="00D85EC0" w:rsidRPr="009404BB">
        <w:rPr>
          <w:sz w:val="20"/>
          <w:szCs w:val="20"/>
        </w:rPr>
        <w:t xml:space="preserve"> format query </w:t>
      </w:r>
      <w:proofErr w:type="spellStart"/>
      <w:r w:rsidR="00D85EC0" w:rsidRPr="009404BB">
        <w:rPr>
          <w:sz w:val="20"/>
          <w:szCs w:val="20"/>
        </w:rPr>
        <w:t>saat</w:t>
      </w:r>
      <w:proofErr w:type="spellEnd"/>
      <w:r w:rsidR="00D85EC0" w:rsidRPr="009404BB">
        <w:rPr>
          <w:sz w:val="20"/>
          <w:szCs w:val="20"/>
        </w:rPr>
        <w:t xml:space="preserve"> </w:t>
      </w:r>
      <w:proofErr w:type="spellStart"/>
      <w:r w:rsidR="00D85EC0" w:rsidRPr="009404BB">
        <w:rPr>
          <w:sz w:val="20"/>
          <w:szCs w:val="20"/>
        </w:rPr>
        <w:t>mencari</w:t>
      </w:r>
      <w:proofErr w:type="spellEnd"/>
      <w:r w:rsidR="00D85EC0" w:rsidRPr="009404BB">
        <w:rPr>
          <w:sz w:val="20"/>
          <w:szCs w:val="20"/>
        </w:rPr>
        <w:t xml:space="preserve"> test case, </w:t>
      </w:r>
      <w:proofErr w:type="spellStart"/>
      <w:r w:rsidR="00D85EC0" w:rsidRPr="009404BB">
        <w:rPr>
          <w:sz w:val="20"/>
          <w:szCs w:val="20"/>
        </w:rPr>
        <w:t>karena</w:t>
      </w:r>
      <w:proofErr w:type="spellEnd"/>
      <w:r w:rsidR="00D85EC0" w:rsidRPr="009404BB">
        <w:rPr>
          <w:sz w:val="20"/>
          <w:szCs w:val="20"/>
        </w:rPr>
        <w:t xml:space="preserve"> chatbot </w:t>
      </w:r>
      <w:proofErr w:type="spellStart"/>
      <w:r w:rsidR="00D85EC0" w:rsidRPr="009404BB">
        <w:rPr>
          <w:sz w:val="20"/>
          <w:szCs w:val="20"/>
        </w:rPr>
        <w:t>dapat</w:t>
      </w:r>
      <w:proofErr w:type="spellEnd"/>
      <w:r w:rsidR="00D85EC0" w:rsidRPr="009404BB">
        <w:rPr>
          <w:sz w:val="20"/>
          <w:szCs w:val="20"/>
        </w:rPr>
        <w:t xml:space="preserve"> </w:t>
      </w:r>
      <w:proofErr w:type="spellStart"/>
      <w:r w:rsidR="00D85EC0" w:rsidRPr="009404BB">
        <w:rPr>
          <w:sz w:val="20"/>
          <w:szCs w:val="20"/>
        </w:rPr>
        <w:t>menangani</w:t>
      </w:r>
      <w:proofErr w:type="spellEnd"/>
      <w:r w:rsidR="00D85EC0" w:rsidRPr="009404BB">
        <w:rPr>
          <w:sz w:val="20"/>
          <w:szCs w:val="20"/>
        </w:rPr>
        <w:t xml:space="preserve"> </w:t>
      </w:r>
      <w:proofErr w:type="spellStart"/>
      <w:r w:rsidR="00D85EC0" w:rsidRPr="009404BB">
        <w:rPr>
          <w:sz w:val="20"/>
          <w:szCs w:val="20"/>
        </w:rPr>
        <w:t>berbagai</w:t>
      </w:r>
      <w:proofErr w:type="spellEnd"/>
      <w:r w:rsidR="00D85EC0" w:rsidRPr="009404BB">
        <w:rPr>
          <w:sz w:val="20"/>
          <w:szCs w:val="20"/>
        </w:rPr>
        <w:t xml:space="preserve"> </w:t>
      </w:r>
      <w:proofErr w:type="spellStart"/>
      <w:r w:rsidR="00D85EC0" w:rsidRPr="009404BB">
        <w:rPr>
          <w:sz w:val="20"/>
          <w:szCs w:val="20"/>
        </w:rPr>
        <w:t>variasi</w:t>
      </w:r>
      <w:proofErr w:type="spellEnd"/>
      <w:r w:rsidR="00D85EC0" w:rsidRPr="009404BB">
        <w:rPr>
          <w:sz w:val="20"/>
          <w:szCs w:val="20"/>
        </w:rPr>
        <w:t xml:space="preserve"> input </w:t>
      </w:r>
      <w:proofErr w:type="spellStart"/>
      <w:r w:rsidR="00D85EC0" w:rsidRPr="009404BB">
        <w:rPr>
          <w:sz w:val="20"/>
          <w:szCs w:val="20"/>
        </w:rPr>
        <w:t>dengan</w:t>
      </w:r>
      <w:proofErr w:type="spellEnd"/>
      <w:r w:rsidR="00D85EC0" w:rsidRPr="009404BB">
        <w:rPr>
          <w:sz w:val="20"/>
          <w:szCs w:val="20"/>
        </w:rPr>
        <w:t xml:space="preserve"> </w:t>
      </w:r>
      <w:proofErr w:type="spellStart"/>
      <w:r w:rsidR="00D85EC0" w:rsidRPr="009404BB">
        <w:rPr>
          <w:sz w:val="20"/>
          <w:szCs w:val="20"/>
        </w:rPr>
        <w:t>efektif</w:t>
      </w:r>
      <w:proofErr w:type="spellEnd"/>
      <w:r w:rsidR="00D85EC0" w:rsidRPr="009404BB">
        <w:rPr>
          <w:sz w:val="20"/>
          <w:szCs w:val="20"/>
        </w:rPr>
        <w:t xml:space="preserve">. </w:t>
      </w:r>
      <w:proofErr w:type="spellStart"/>
      <w:r w:rsidR="00D85EC0" w:rsidRPr="009404BB">
        <w:rPr>
          <w:sz w:val="20"/>
          <w:szCs w:val="20"/>
        </w:rPr>
        <w:t>Ketiga</w:t>
      </w:r>
      <w:proofErr w:type="spellEnd"/>
      <w:r w:rsidR="00D85EC0" w:rsidRPr="009404BB">
        <w:rPr>
          <w:sz w:val="20"/>
          <w:szCs w:val="20"/>
        </w:rPr>
        <w:t xml:space="preserve">, </w:t>
      </w:r>
      <w:proofErr w:type="spellStart"/>
      <w:r w:rsidR="00D85EC0" w:rsidRPr="009404BB">
        <w:rPr>
          <w:sz w:val="20"/>
          <w:szCs w:val="20"/>
        </w:rPr>
        <w:t>dengan</w:t>
      </w:r>
      <w:proofErr w:type="spellEnd"/>
      <w:r w:rsidR="00D85EC0" w:rsidRPr="009404BB">
        <w:rPr>
          <w:sz w:val="20"/>
          <w:szCs w:val="20"/>
        </w:rPr>
        <w:t xml:space="preserve"> </w:t>
      </w:r>
      <w:proofErr w:type="spellStart"/>
      <w:r w:rsidR="00D85EC0" w:rsidRPr="009404BB">
        <w:rPr>
          <w:sz w:val="20"/>
          <w:szCs w:val="20"/>
        </w:rPr>
        <w:t>mengotomatisasi</w:t>
      </w:r>
      <w:proofErr w:type="spellEnd"/>
      <w:r w:rsidR="00D85EC0" w:rsidRPr="009404BB">
        <w:rPr>
          <w:sz w:val="20"/>
          <w:szCs w:val="20"/>
        </w:rPr>
        <w:t xml:space="preserve"> </w:t>
      </w:r>
      <w:proofErr w:type="spellStart"/>
      <w:r w:rsidR="00D85EC0" w:rsidRPr="009404BB">
        <w:rPr>
          <w:sz w:val="20"/>
          <w:szCs w:val="20"/>
        </w:rPr>
        <w:t>pencarian</w:t>
      </w:r>
      <w:proofErr w:type="spellEnd"/>
      <w:r w:rsidR="00D85EC0" w:rsidRPr="009404BB">
        <w:rPr>
          <w:sz w:val="20"/>
          <w:szCs w:val="20"/>
        </w:rPr>
        <w:t xml:space="preserve"> dan </w:t>
      </w:r>
      <w:proofErr w:type="spellStart"/>
      <w:r w:rsidR="00D85EC0" w:rsidRPr="009404BB">
        <w:rPr>
          <w:sz w:val="20"/>
          <w:szCs w:val="20"/>
        </w:rPr>
        <w:t>pengelolaan</w:t>
      </w:r>
      <w:proofErr w:type="spellEnd"/>
      <w:r w:rsidR="00D85EC0" w:rsidRPr="009404BB">
        <w:rPr>
          <w:sz w:val="20"/>
          <w:szCs w:val="20"/>
        </w:rPr>
        <w:t xml:space="preserve"> test case, chatbot </w:t>
      </w:r>
      <w:proofErr w:type="spellStart"/>
      <w:r w:rsidR="00D85EC0" w:rsidRPr="009404BB">
        <w:rPr>
          <w:sz w:val="20"/>
          <w:szCs w:val="20"/>
        </w:rPr>
        <w:t>ini</w:t>
      </w:r>
      <w:proofErr w:type="spellEnd"/>
      <w:r w:rsidR="00D85EC0" w:rsidRPr="009404BB">
        <w:rPr>
          <w:sz w:val="20"/>
          <w:szCs w:val="20"/>
        </w:rPr>
        <w:t xml:space="preserve"> juga </w:t>
      </w:r>
      <w:proofErr w:type="spellStart"/>
      <w:r w:rsidR="00D85EC0" w:rsidRPr="009404BB">
        <w:rPr>
          <w:sz w:val="20"/>
          <w:szCs w:val="20"/>
        </w:rPr>
        <w:t>membantu</w:t>
      </w:r>
      <w:proofErr w:type="spellEnd"/>
      <w:r w:rsidR="00D85EC0" w:rsidRPr="009404BB">
        <w:rPr>
          <w:sz w:val="20"/>
          <w:szCs w:val="20"/>
        </w:rPr>
        <w:t xml:space="preserve"> </w:t>
      </w:r>
      <w:proofErr w:type="spellStart"/>
      <w:r w:rsidR="00D85EC0" w:rsidRPr="009404BB">
        <w:rPr>
          <w:sz w:val="20"/>
          <w:szCs w:val="20"/>
        </w:rPr>
        <w:t>mengurangi</w:t>
      </w:r>
      <w:proofErr w:type="spellEnd"/>
      <w:r w:rsidR="00D85EC0" w:rsidRPr="009404BB">
        <w:rPr>
          <w:sz w:val="20"/>
          <w:szCs w:val="20"/>
        </w:rPr>
        <w:t xml:space="preserve"> </w:t>
      </w:r>
      <w:proofErr w:type="spellStart"/>
      <w:r w:rsidR="00D85EC0" w:rsidRPr="009404BB">
        <w:rPr>
          <w:sz w:val="20"/>
          <w:szCs w:val="20"/>
        </w:rPr>
        <w:t>beban</w:t>
      </w:r>
      <w:proofErr w:type="spellEnd"/>
      <w:r w:rsidR="00D85EC0" w:rsidRPr="009404BB">
        <w:rPr>
          <w:sz w:val="20"/>
          <w:szCs w:val="20"/>
        </w:rPr>
        <w:t xml:space="preserve"> </w:t>
      </w:r>
      <w:proofErr w:type="spellStart"/>
      <w:r w:rsidR="00D85EC0" w:rsidRPr="009404BB">
        <w:rPr>
          <w:sz w:val="20"/>
          <w:szCs w:val="20"/>
        </w:rPr>
        <w:t>kerja</w:t>
      </w:r>
      <w:proofErr w:type="spellEnd"/>
      <w:r w:rsidR="00D85EC0" w:rsidRPr="009404BB">
        <w:rPr>
          <w:sz w:val="20"/>
          <w:szCs w:val="20"/>
        </w:rPr>
        <w:t xml:space="preserve"> manual </w:t>
      </w:r>
      <w:proofErr w:type="spellStart"/>
      <w:r w:rsidR="00D85EC0" w:rsidRPr="009404BB">
        <w:rPr>
          <w:sz w:val="20"/>
          <w:szCs w:val="20"/>
        </w:rPr>
        <w:t>tim</w:t>
      </w:r>
      <w:proofErr w:type="spellEnd"/>
      <w:r w:rsidR="00D85EC0" w:rsidRPr="009404BB">
        <w:rPr>
          <w:sz w:val="20"/>
          <w:szCs w:val="20"/>
        </w:rPr>
        <w:t xml:space="preserve"> QA, </w:t>
      </w:r>
      <w:proofErr w:type="spellStart"/>
      <w:r w:rsidR="00D85EC0" w:rsidRPr="009404BB">
        <w:rPr>
          <w:sz w:val="20"/>
          <w:szCs w:val="20"/>
        </w:rPr>
        <w:t>sehingga</w:t>
      </w:r>
      <w:proofErr w:type="spellEnd"/>
      <w:r w:rsidR="00D85EC0" w:rsidRPr="009404BB">
        <w:rPr>
          <w:sz w:val="20"/>
          <w:szCs w:val="20"/>
        </w:rPr>
        <w:t xml:space="preserve"> </w:t>
      </w:r>
      <w:proofErr w:type="spellStart"/>
      <w:r w:rsidR="00D85EC0" w:rsidRPr="009404BB">
        <w:rPr>
          <w:sz w:val="20"/>
          <w:szCs w:val="20"/>
        </w:rPr>
        <w:t>memungkinkan</w:t>
      </w:r>
      <w:proofErr w:type="spellEnd"/>
      <w:r w:rsidR="00D85EC0" w:rsidRPr="009404BB">
        <w:rPr>
          <w:sz w:val="20"/>
          <w:szCs w:val="20"/>
        </w:rPr>
        <w:t xml:space="preserve"> </w:t>
      </w:r>
      <w:proofErr w:type="spellStart"/>
      <w:r w:rsidR="00D85EC0" w:rsidRPr="009404BB">
        <w:rPr>
          <w:sz w:val="20"/>
          <w:szCs w:val="20"/>
        </w:rPr>
        <w:t>mereka</w:t>
      </w:r>
      <w:proofErr w:type="spellEnd"/>
      <w:r w:rsidR="00D85EC0" w:rsidRPr="009404BB">
        <w:rPr>
          <w:sz w:val="20"/>
          <w:szCs w:val="20"/>
        </w:rPr>
        <w:t xml:space="preserve"> </w:t>
      </w:r>
      <w:proofErr w:type="spellStart"/>
      <w:r w:rsidR="00D85EC0" w:rsidRPr="009404BB">
        <w:rPr>
          <w:sz w:val="20"/>
          <w:szCs w:val="20"/>
        </w:rPr>
        <w:t>untuk</w:t>
      </w:r>
      <w:proofErr w:type="spellEnd"/>
      <w:r w:rsidR="00D85EC0" w:rsidRPr="009404BB">
        <w:rPr>
          <w:sz w:val="20"/>
          <w:szCs w:val="20"/>
        </w:rPr>
        <w:t xml:space="preserve"> </w:t>
      </w:r>
      <w:proofErr w:type="spellStart"/>
      <w:r w:rsidR="00D85EC0" w:rsidRPr="009404BB">
        <w:rPr>
          <w:sz w:val="20"/>
          <w:szCs w:val="20"/>
        </w:rPr>
        <w:t>fokus</w:t>
      </w:r>
      <w:proofErr w:type="spellEnd"/>
      <w:r w:rsidR="00D85EC0" w:rsidRPr="009404BB">
        <w:rPr>
          <w:sz w:val="20"/>
          <w:szCs w:val="20"/>
        </w:rPr>
        <w:t xml:space="preserve"> pada </w:t>
      </w:r>
      <w:proofErr w:type="spellStart"/>
      <w:r w:rsidR="00D85EC0" w:rsidRPr="009404BB">
        <w:rPr>
          <w:sz w:val="20"/>
          <w:szCs w:val="20"/>
        </w:rPr>
        <w:t>aspek-aspek</w:t>
      </w:r>
      <w:proofErr w:type="spellEnd"/>
      <w:r w:rsidR="00D85EC0" w:rsidRPr="009404BB">
        <w:rPr>
          <w:sz w:val="20"/>
          <w:szCs w:val="20"/>
        </w:rPr>
        <w:t xml:space="preserve"> lain </w:t>
      </w:r>
      <w:proofErr w:type="spellStart"/>
      <w:r w:rsidR="00D85EC0" w:rsidRPr="009404BB">
        <w:rPr>
          <w:sz w:val="20"/>
          <w:szCs w:val="20"/>
        </w:rPr>
        <w:t>dari</w:t>
      </w:r>
      <w:proofErr w:type="spellEnd"/>
      <w:r w:rsidR="00D85EC0" w:rsidRPr="009404BB">
        <w:rPr>
          <w:sz w:val="20"/>
          <w:szCs w:val="20"/>
        </w:rPr>
        <w:t xml:space="preserve"> proses </w:t>
      </w:r>
      <w:proofErr w:type="spellStart"/>
      <w:r w:rsidR="00D85EC0" w:rsidRPr="009404BB">
        <w:rPr>
          <w:sz w:val="20"/>
          <w:szCs w:val="20"/>
        </w:rPr>
        <w:t>pengujian</w:t>
      </w:r>
      <w:proofErr w:type="spellEnd"/>
      <w:r w:rsidR="00D85EC0" w:rsidRPr="009404BB">
        <w:rPr>
          <w:sz w:val="20"/>
          <w:szCs w:val="20"/>
        </w:rPr>
        <w:t xml:space="preserve"> yang </w:t>
      </w:r>
      <w:proofErr w:type="spellStart"/>
      <w:r w:rsidR="00D85EC0" w:rsidRPr="009404BB">
        <w:rPr>
          <w:sz w:val="20"/>
          <w:szCs w:val="20"/>
        </w:rPr>
        <w:t>lebih</w:t>
      </w:r>
      <w:proofErr w:type="spellEnd"/>
      <w:r w:rsidR="00D85EC0" w:rsidRPr="009404BB">
        <w:rPr>
          <w:sz w:val="20"/>
          <w:szCs w:val="20"/>
        </w:rPr>
        <w:t xml:space="preserve"> </w:t>
      </w:r>
      <w:proofErr w:type="spellStart"/>
      <w:r w:rsidR="00D85EC0" w:rsidRPr="009404BB">
        <w:rPr>
          <w:sz w:val="20"/>
          <w:szCs w:val="20"/>
        </w:rPr>
        <w:t>strategis</w:t>
      </w:r>
      <w:proofErr w:type="spellEnd"/>
      <w:r w:rsidR="00D85EC0" w:rsidRPr="009404BB">
        <w:rPr>
          <w:sz w:val="20"/>
          <w:szCs w:val="20"/>
        </w:rPr>
        <w:t xml:space="preserve"> dan </w:t>
      </w:r>
      <w:proofErr w:type="spellStart"/>
      <w:r w:rsidR="00D85EC0" w:rsidRPr="009404BB">
        <w:rPr>
          <w:sz w:val="20"/>
          <w:szCs w:val="20"/>
        </w:rPr>
        <w:t>kritis</w:t>
      </w:r>
      <w:proofErr w:type="spellEnd"/>
      <w:r w:rsidR="00D85EC0" w:rsidRPr="009404BB">
        <w:rPr>
          <w:sz w:val="20"/>
          <w:szCs w:val="20"/>
        </w:rPr>
        <w:t>.</w:t>
      </w:r>
    </w:p>
    <w:p w14:paraId="702303C0" w14:textId="5E96FF78" w:rsidR="004603BA" w:rsidRPr="009404BB" w:rsidRDefault="00D85EC0" w:rsidP="000C5FFA">
      <w:pPr>
        <w:spacing w:line="276" w:lineRule="auto"/>
        <w:ind w:right="36" w:firstLine="340"/>
        <w:jc w:val="both"/>
        <w:rPr>
          <w:sz w:val="20"/>
          <w:szCs w:val="20"/>
        </w:rPr>
      </w:pP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penerapan</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PT Telkom Indonesia Tribe Agree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test case yang </w:t>
      </w:r>
      <w:proofErr w:type="spellStart"/>
      <w:r w:rsidRPr="009404BB">
        <w:rPr>
          <w:sz w:val="20"/>
          <w:szCs w:val="20"/>
        </w:rPr>
        <w:t>terus</w:t>
      </w:r>
      <w:proofErr w:type="spellEnd"/>
      <w:r w:rsidRPr="009404BB">
        <w:rPr>
          <w:sz w:val="20"/>
          <w:szCs w:val="20"/>
        </w:rPr>
        <w:t xml:space="preserve"> </w:t>
      </w:r>
      <w:proofErr w:type="spellStart"/>
      <w:r w:rsidRPr="009404BB">
        <w:rPr>
          <w:sz w:val="20"/>
          <w:szCs w:val="20"/>
        </w:rPr>
        <w:t>bertambah</w:t>
      </w:r>
      <w:proofErr w:type="spellEnd"/>
      <w:r w:rsidRPr="009404BB">
        <w:rPr>
          <w:sz w:val="20"/>
          <w:szCs w:val="20"/>
        </w:rPr>
        <w:t xml:space="preserve"> </w:t>
      </w:r>
      <w:proofErr w:type="spellStart"/>
      <w:r w:rsidRPr="009404BB">
        <w:rPr>
          <w:sz w:val="20"/>
          <w:szCs w:val="20"/>
        </w:rPr>
        <w:t>jumlahnya</w:t>
      </w:r>
      <w:proofErr w:type="spellEnd"/>
      <w:r w:rsidRPr="009404BB">
        <w:rPr>
          <w:sz w:val="20"/>
          <w:szCs w:val="20"/>
        </w:rPr>
        <w:t xml:space="preserve">, </w:t>
      </w:r>
      <w:proofErr w:type="spellStart"/>
      <w:r w:rsidR="008A7254">
        <w:rPr>
          <w:sz w:val="20"/>
          <w:szCs w:val="20"/>
        </w:rPr>
        <w:t>memudahkan</w:t>
      </w:r>
      <w:proofErr w:type="spellEnd"/>
      <w:r w:rsidR="008A7254">
        <w:rPr>
          <w:sz w:val="20"/>
          <w:szCs w:val="20"/>
        </w:rPr>
        <w:t xml:space="preserve"> </w:t>
      </w:r>
      <w:proofErr w:type="spellStart"/>
      <w:r w:rsidR="008A7254">
        <w:rPr>
          <w:sz w:val="20"/>
          <w:szCs w:val="20"/>
        </w:rPr>
        <w:t>tim</w:t>
      </w:r>
      <w:proofErr w:type="spellEnd"/>
      <w:r w:rsidR="008A7254">
        <w:rPr>
          <w:sz w:val="20"/>
          <w:szCs w:val="20"/>
        </w:rPr>
        <w:t xml:space="preserve"> QA </w:t>
      </w:r>
      <w:proofErr w:type="spellStart"/>
      <w:r w:rsidR="008A7254">
        <w:rPr>
          <w:sz w:val="20"/>
          <w:szCs w:val="20"/>
        </w:rPr>
        <w:t>untuk</w:t>
      </w:r>
      <w:proofErr w:type="spellEnd"/>
      <w:r w:rsidR="008A7254">
        <w:rPr>
          <w:sz w:val="20"/>
          <w:szCs w:val="20"/>
        </w:rPr>
        <w:t xml:space="preserve"> </w:t>
      </w:r>
      <w:proofErr w:type="spellStart"/>
      <w:r w:rsidR="008A7254">
        <w:rPr>
          <w:sz w:val="20"/>
          <w:szCs w:val="20"/>
        </w:rPr>
        <w:t>mendapat</w:t>
      </w:r>
      <w:proofErr w:type="spellEnd"/>
      <w:r w:rsidR="008A7254">
        <w:rPr>
          <w:sz w:val="20"/>
          <w:szCs w:val="20"/>
        </w:rPr>
        <w:t xml:space="preserve"> </w:t>
      </w:r>
      <w:proofErr w:type="spellStart"/>
      <w:r w:rsidR="008A7254">
        <w:rPr>
          <w:sz w:val="20"/>
          <w:szCs w:val="20"/>
        </w:rPr>
        <w:t>informasi</w:t>
      </w:r>
      <w:proofErr w:type="spellEnd"/>
      <w:r w:rsidR="008A7254">
        <w:rPr>
          <w:sz w:val="20"/>
          <w:szCs w:val="20"/>
        </w:rPr>
        <w:t xml:space="preserve"> </w:t>
      </w:r>
      <w:proofErr w:type="spellStart"/>
      <w:r w:rsidR="008A7254">
        <w:rPr>
          <w:sz w:val="20"/>
          <w:szCs w:val="20"/>
        </w:rPr>
        <w:t>pengujian</w:t>
      </w:r>
      <w:proofErr w:type="spellEnd"/>
      <w:r w:rsidRPr="009404BB">
        <w:rPr>
          <w:sz w:val="20"/>
          <w:szCs w:val="20"/>
        </w:rPr>
        <w:t xml:space="preserve">, dan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juga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interaksi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natural dan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terbatas</w:t>
      </w:r>
      <w:proofErr w:type="spellEnd"/>
      <w:r w:rsidRPr="009404BB">
        <w:rPr>
          <w:sz w:val="20"/>
          <w:szCs w:val="20"/>
        </w:rPr>
        <w:t xml:space="preserve"> oleh </w:t>
      </w:r>
      <w:proofErr w:type="spellStart"/>
      <w:r w:rsidRPr="009404BB">
        <w:rPr>
          <w:sz w:val="20"/>
          <w:szCs w:val="20"/>
        </w:rPr>
        <w:t>skenario</w:t>
      </w:r>
      <w:proofErr w:type="spellEnd"/>
      <w:r w:rsidRPr="009404BB">
        <w:rPr>
          <w:sz w:val="20"/>
          <w:szCs w:val="20"/>
        </w:rPr>
        <w:t xml:space="preserve"> </w:t>
      </w:r>
      <w:proofErr w:type="spellStart"/>
      <w:r w:rsidRPr="009404BB">
        <w:rPr>
          <w:sz w:val="20"/>
          <w:szCs w:val="20"/>
        </w:rPr>
        <w:t>tertentu</w:t>
      </w:r>
      <w:proofErr w:type="spellEnd"/>
      <w:r w:rsidRPr="009404BB">
        <w:rPr>
          <w:sz w:val="20"/>
          <w:szCs w:val="20"/>
        </w:rPr>
        <w:t>.</w:t>
      </w:r>
      <w:bookmarkStart w:id="67" w:name="_Toc176987405"/>
    </w:p>
    <w:p w14:paraId="0CA21112" w14:textId="77777777" w:rsidR="00662486" w:rsidRPr="009404BB" w:rsidRDefault="00662486" w:rsidP="000C5FFA">
      <w:pPr>
        <w:ind w:right="36"/>
        <w:rPr>
          <w:sz w:val="20"/>
          <w:szCs w:val="20"/>
        </w:rPr>
      </w:pPr>
    </w:p>
    <w:p w14:paraId="7BE8D75A" w14:textId="124FB83D" w:rsidR="00662486" w:rsidRDefault="00662486" w:rsidP="000C5FFA">
      <w:pPr>
        <w:ind w:right="36"/>
        <w:rPr>
          <w:sz w:val="20"/>
          <w:szCs w:val="20"/>
        </w:rPr>
      </w:pPr>
    </w:p>
    <w:p w14:paraId="32E3D818" w14:textId="77777777" w:rsidR="000C5FFA" w:rsidRDefault="000C5FFA" w:rsidP="000C5FFA">
      <w:pPr>
        <w:ind w:right="36"/>
        <w:rPr>
          <w:sz w:val="20"/>
          <w:szCs w:val="20"/>
        </w:rPr>
      </w:pPr>
    </w:p>
    <w:p w14:paraId="024697C1" w14:textId="77777777" w:rsidR="000C5FFA" w:rsidRDefault="000C5FFA" w:rsidP="000C5FFA">
      <w:pPr>
        <w:ind w:right="36"/>
        <w:rPr>
          <w:sz w:val="20"/>
          <w:szCs w:val="20"/>
        </w:rPr>
      </w:pPr>
    </w:p>
    <w:p w14:paraId="12371511" w14:textId="77777777" w:rsidR="000C5FFA" w:rsidRDefault="000C5FFA" w:rsidP="000C5FFA">
      <w:pPr>
        <w:ind w:right="36"/>
        <w:rPr>
          <w:sz w:val="20"/>
          <w:szCs w:val="20"/>
        </w:rPr>
      </w:pPr>
    </w:p>
    <w:p w14:paraId="67CEBF68" w14:textId="77777777" w:rsidR="000C5FFA" w:rsidRDefault="000C5FFA" w:rsidP="000C5FFA">
      <w:pPr>
        <w:ind w:right="36"/>
        <w:rPr>
          <w:sz w:val="20"/>
          <w:szCs w:val="20"/>
        </w:rPr>
      </w:pPr>
    </w:p>
    <w:p w14:paraId="79E2C6E7" w14:textId="77777777" w:rsidR="000C5FFA" w:rsidRDefault="000C5FFA" w:rsidP="000C5FFA">
      <w:pPr>
        <w:ind w:right="36"/>
        <w:rPr>
          <w:sz w:val="20"/>
          <w:szCs w:val="20"/>
        </w:rPr>
      </w:pPr>
    </w:p>
    <w:p w14:paraId="3F0622FE" w14:textId="77777777" w:rsidR="000C5FFA" w:rsidRDefault="000C5FFA" w:rsidP="000C5FFA">
      <w:pPr>
        <w:ind w:right="36"/>
        <w:rPr>
          <w:sz w:val="20"/>
          <w:szCs w:val="20"/>
        </w:rPr>
      </w:pPr>
    </w:p>
    <w:p w14:paraId="6FCCD135" w14:textId="77777777" w:rsidR="000C5FFA" w:rsidRDefault="000C5FFA" w:rsidP="000C5FFA">
      <w:pPr>
        <w:ind w:right="36"/>
        <w:rPr>
          <w:sz w:val="20"/>
          <w:szCs w:val="20"/>
        </w:rPr>
      </w:pPr>
    </w:p>
    <w:p w14:paraId="4BA5EA1A" w14:textId="77777777" w:rsidR="000C5FFA" w:rsidRDefault="000C5FFA" w:rsidP="000C5FFA">
      <w:pPr>
        <w:ind w:right="36"/>
        <w:rPr>
          <w:sz w:val="20"/>
          <w:szCs w:val="20"/>
        </w:rPr>
      </w:pPr>
    </w:p>
    <w:p w14:paraId="642B105B" w14:textId="77777777" w:rsidR="000C5FFA" w:rsidRPr="009404BB" w:rsidRDefault="000C5FFA" w:rsidP="000C5FFA">
      <w:pPr>
        <w:ind w:right="36"/>
        <w:rPr>
          <w:sz w:val="20"/>
          <w:szCs w:val="20"/>
        </w:rPr>
      </w:pPr>
    </w:p>
    <w:p w14:paraId="7CDCB69B" w14:textId="54A1C99F" w:rsidR="003D3E9B" w:rsidRDefault="00CE610A" w:rsidP="000C5FFA">
      <w:pPr>
        <w:pStyle w:val="Heading2"/>
        <w:ind w:right="36"/>
        <w:rPr>
          <w:rFonts w:cs="Times New Roman"/>
          <w:bCs/>
          <w:szCs w:val="20"/>
        </w:rPr>
      </w:pPr>
      <w:bookmarkStart w:id="68" w:name="_Toc202306611"/>
      <w:r w:rsidRPr="009404BB">
        <w:rPr>
          <w:rFonts w:cs="Times New Roman"/>
          <w:bCs/>
          <w:szCs w:val="20"/>
        </w:rPr>
        <w:t>3.2 DESAIN SISTEM</w:t>
      </w:r>
      <w:bookmarkEnd w:id="67"/>
      <w:bookmarkEnd w:id="68"/>
      <w:r w:rsidR="00BD6C2C" w:rsidRPr="009404BB">
        <w:rPr>
          <w:rFonts w:cs="Times New Roman"/>
          <w:bCs/>
          <w:szCs w:val="20"/>
        </w:rPr>
        <w:t xml:space="preserve"> </w:t>
      </w:r>
    </w:p>
    <w:p w14:paraId="11789F46" w14:textId="77777777" w:rsidR="00762825" w:rsidRPr="00762825" w:rsidRDefault="00762825" w:rsidP="00762825"/>
    <w:p w14:paraId="7FDD435B" w14:textId="638F803A" w:rsidR="002B67E2" w:rsidRPr="009404BB" w:rsidRDefault="00AA0E22" w:rsidP="000C5FFA">
      <w:pPr>
        <w:spacing w:line="276" w:lineRule="auto"/>
        <w:ind w:right="36" w:firstLine="340"/>
        <w:jc w:val="both"/>
        <w:rPr>
          <w:sz w:val="20"/>
          <w:szCs w:val="20"/>
        </w:rPr>
      </w:pPr>
      <w:r w:rsidRPr="009404BB">
        <w:rPr>
          <w:sz w:val="20"/>
          <w:szCs w:val="20"/>
        </w:rPr>
        <w:t xml:space="preserve">Dalam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kami </w:t>
      </w:r>
      <w:proofErr w:type="spellStart"/>
      <w:r w:rsidRPr="009404BB">
        <w:rPr>
          <w:sz w:val="20"/>
          <w:szCs w:val="20"/>
        </w:rPr>
        <w:t>menyusun</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alur</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gambar</w:t>
      </w:r>
      <w:proofErr w:type="spellEnd"/>
      <w:r w:rsidRPr="009404BB">
        <w:rPr>
          <w:sz w:val="20"/>
          <w:szCs w:val="20"/>
        </w:rPr>
        <w:t xml:space="preserve"> 3.1</w:t>
      </w:r>
    </w:p>
    <w:p w14:paraId="542EEA70" w14:textId="485BB88E" w:rsidR="00A90079" w:rsidRDefault="00A90079" w:rsidP="000C5FFA">
      <w:pPr>
        <w:spacing w:line="276" w:lineRule="auto"/>
        <w:ind w:right="36"/>
        <w:jc w:val="both"/>
        <w:rPr>
          <w:b/>
          <w:bCs/>
          <w:i/>
          <w:iCs/>
          <w:color w:val="000000" w:themeColor="text1"/>
          <w:sz w:val="20"/>
          <w:szCs w:val="20"/>
        </w:rPr>
      </w:pPr>
    </w:p>
    <w:p w14:paraId="23CC4181" w14:textId="77777777" w:rsidR="00762825" w:rsidRDefault="00A90079" w:rsidP="00762825">
      <w:pPr>
        <w:pStyle w:val="Caption"/>
        <w:keepNext/>
        <w:ind w:right="36"/>
        <w:jc w:val="center"/>
      </w:pPr>
      <w:r>
        <w:rPr>
          <w:b/>
          <w:bCs/>
          <w:i w:val="0"/>
          <w:iCs w:val="0"/>
          <w:noProof/>
          <w:color w:val="000000" w:themeColor="text1"/>
          <w:sz w:val="20"/>
          <w:szCs w:val="20"/>
        </w:rPr>
        <w:drawing>
          <wp:inline distT="0" distB="0" distL="0" distR="0" wp14:anchorId="5E6CE33D" wp14:editId="5C2E0AD3">
            <wp:extent cx="3713480" cy="2678430"/>
            <wp:effectExtent l="0" t="0" r="0" b="1270"/>
            <wp:docPr id="690827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27350" name="Picture 6908273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13480" cy="2678430"/>
                    </a:xfrm>
                    <a:prstGeom prst="rect">
                      <a:avLst/>
                    </a:prstGeom>
                  </pic:spPr>
                </pic:pic>
              </a:graphicData>
            </a:graphic>
          </wp:inline>
        </w:drawing>
      </w:r>
    </w:p>
    <w:p w14:paraId="45DA5B76" w14:textId="303AD022" w:rsidR="000C5FFA" w:rsidRPr="00762825" w:rsidRDefault="00762825" w:rsidP="00762825">
      <w:pPr>
        <w:pStyle w:val="Caption"/>
        <w:jc w:val="center"/>
        <w:rPr>
          <w:i w:val="0"/>
          <w:iCs w:val="0"/>
          <w:color w:val="auto"/>
        </w:rPr>
      </w:pPr>
      <w:bookmarkStart w:id="69" w:name="_Toc202306638"/>
      <w:r w:rsidRPr="00762825">
        <w:rPr>
          <w:i w:val="0"/>
          <w:iCs w:val="0"/>
          <w:color w:val="auto"/>
        </w:rPr>
        <w:t xml:space="preserve">Gambar 3. </w:t>
      </w:r>
      <w:r w:rsidRPr="00762825">
        <w:rPr>
          <w:i w:val="0"/>
          <w:iCs w:val="0"/>
          <w:color w:val="auto"/>
        </w:rPr>
        <w:fldChar w:fldCharType="begin"/>
      </w:r>
      <w:r w:rsidRPr="00762825">
        <w:rPr>
          <w:i w:val="0"/>
          <w:iCs w:val="0"/>
          <w:color w:val="auto"/>
        </w:rPr>
        <w:instrText xml:space="preserve"> SEQ Gambar_3. \* ARABIC </w:instrText>
      </w:r>
      <w:r w:rsidRPr="00762825">
        <w:rPr>
          <w:i w:val="0"/>
          <w:iCs w:val="0"/>
          <w:color w:val="auto"/>
        </w:rPr>
        <w:fldChar w:fldCharType="separate"/>
      </w:r>
      <w:r w:rsidR="00327503">
        <w:rPr>
          <w:i w:val="0"/>
          <w:iCs w:val="0"/>
          <w:noProof/>
          <w:color w:val="auto"/>
        </w:rPr>
        <w:t>1</w:t>
      </w:r>
      <w:r w:rsidRPr="00762825">
        <w:rPr>
          <w:i w:val="0"/>
          <w:iCs w:val="0"/>
          <w:color w:val="auto"/>
        </w:rPr>
        <w:fldChar w:fldCharType="end"/>
      </w:r>
      <w:r w:rsidRPr="00762825">
        <w:rPr>
          <w:i w:val="0"/>
          <w:iCs w:val="0"/>
          <w:color w:val="auto"/>
        </w:rPr>
        <w:t xml:space="preserve"> Desain </w:t>
      </w:r>
      <w:proofErr w:type="spellStart"/>
      <w:r w:rsidRPr="00762825">
        <w:rPr>
          <w:i w:val="0"/>
          <w:iCs w:val="0"/>
          <w:color w:val="auto"/>
        </w:rPr>
        <w:t>Sistem</w:t>
      </w:r>
      <w:proofErr w:type="spellEnd"/>
      <w:r w:rsidRPr="00762825">
        <w:rPr>
          <w:i w:val="0"/>
          <w:iCs w:val="0"/>
          <w:color w:val="auto"/>
        </w:rPr>
        <w:t xml:space="preserve"> Alur </w:t>
      </w:r>
      <w:proofErr w:type="spellStart"/>
      <w:r w:rsidRPr="00762825">
        <w:rPr>
          <w:i w:val="0"/>
          <w:iCs w:val="0"/>
          <w:color w:val="auto"/>
        </w:rPr>
        <w:t>Kerja</w:t>
      </w:r>
      <w:proofErr w:type="spellEnd"/>
      <w:r w:rsidRPr="00762825">
        <w:rPr>
          <w:i w:val="0"/>
          <w:iCs w:val="0"/>
          <w:color w:val="auto"/>
        </w:rPr>
        <w:t xml:space="preserve"> Platform</w:t>
      </w:r>
      <w:bookmarkEnd w:id="69"/>
    </w:p>
    <w:p w14:paraId="39E0967F" w14:textId="77777777" w:rsidR="00762825" w:rsidRDefault="00762825" w:rsidP="000C5FFA">
      <w:pPr>
        <w:spacing w:line="276" w:lineRule="auto"/>
        <w:ind w:right="36" w:firstLine="340"/>
        <w:jc w:val="both"/>
        <w:rPr>
          <w:sz w:val="20"/>
          <w:szCs w:val="20"/>
        </w:rPr>
      </w:pPr>
    </w:p>
    <w:p w14:paraId="302B959D" w14:textId="5721770A" w:rsidR="00095EE7" w:rsidRPr="009404BB" w:rsidRDefault="0010534E" w:rsidP="000C5FFA">
      <w:pPr>
        <w:spacing w:line="276" w:lineRule="auto"/>
        <w:ind w:right="36" w:firstLine="340"/>
        <w:jc w:val="both"/>
        <w:rPr>
          <w:sz w:val="20"/>
          <w:szCs w:val="20"/>
        </w:rPr>
      </w:pPr>
      <w:r w:rsidRPr="009404BB">
        <w:rPr>
          <w:sz w:val="20"/>
          <w:szCs w:val="20"/>
        </w:rPr>
        <w:t xml:space="preserve">Pada Gambar 3.1 </w:t>
      </w:r>
      <w:proofErr w:type="spellStart"/>
      <w:r w:rsidRPr="009404BB">
        <w:rPr>
          <w:sz w:val="20"/>
          <w:szCs w:val="20"/>
        </w:rPr>
        <w:t>dijelaskan</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mencapai</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optimal. Langkah </w:t>
      </w:r>
      <w:proofErr w:type="spellStart"/>
      <w:r w:rsidRPr="009404BB">
        <w:rPr>
          <w:sz w:val="20"/>
          <w:szCs w:val="20"/>
        </w:rPr>
        <w:t>pertama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preprocessing</w:t>
      </w:r>
      <w:r w:rsidR="00675EC4">
        <w:rPr>
          <w:sz w:val="20"/>
          <w:szCs w:val="20"/>
        </w:rPr>
        <w:t xml:space="preserve"> </w:t>
      </w:r>
      <w:proofErr w:type="spellStart"/>
      <w:r w:rsidR="00675EC4">
        <w:rPr>
          <w:sz w:val="20"/>
          <w:szCs w:val="20"/>
        </w:rPr>
        <w:t>sekaligus</w:t>
      </w:r>
      <w:proofErr w:type="spellEnd"/>
      <w:r w:rsidR="00675EC4">
        <w:rPr>
          <w:sz w:val="20"/>
          <w:szCs w:val="20"/>
        </w:rPr>
        <w:t xml:space="preserve"> </w:t>
      </w:r>
      <w:proofErr w:type="spellStart"/>
      <w:r w:rsidR="00675EC4">
        <w:rPr>
          <w:sz w:val="20"/>
          <w:szCs w:val="20"/>
        </w:rPr>
        <w:t>pengecekan</w:t>
      </w:r>
      <w:proofErr w:type="spellEnd"/>
      <w:r w:rsidR="00675EC4">
        <w:rPr>
          <w:sz w:val="20"/>
          <w:szCs w:val="20"/>
        </w:rPr>
        <w:t xml:space="preserve"> </w:t>
      </w:r>
      <w:proofErr w:type="spellStart"/>
      <w:r w:rsidR="00675EC4">
        <w:rPr>
          <w:sz w:val="20"/>
          <w:szCs w:val="20"/>
        </w:rPr>
        <w:t>sinonim</w:t>
      </w:r>
      <w:proofErr w:type="spellEnd"/>
      <w:r w:rsidRPr="009404BB">
        <w:rPr>
          <w:sz w:val="20"/>
          <w:szCs w:val="20"/>
        </w:rPr>
        <w:t xml:space="preserve">, yang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memproses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input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kolom</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w:t>
      </w:r>
      <w:proofErr w:type="spellStart"/>
      <w:r w:rsidRPr="009404BB">
        <w:rPr>
          <w:sz w:val="20"/>
          <w:szCs w:val="20"/>
        </w:rPr>
        <w:t>Selanjutnya</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text vectorizing, </w:t>
      </w:r>
      <w:proofErr w:type="spellStart"/>
      <w:r w:rsidRPr="009404BB">
        <w:rPr>
          <w:sz w:val="20"/>
          <w:szCs w:val="20"/>
        </w:rPr>
        <w:t>yaitu</w:t>
      </w:r>
      <w:proofErr w:type="spellEnd"/>
      <w:r w:rsidRPr="009404BB">
        <w:rPr>
          <w:sz w:val="20"/>
          <w:szCs w:val="20"/>
        </w:rPr>
        <w:t xml:space="preserve"> proses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preprocessing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representasi</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Langkah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lastRenderedPageBreak/>
        <w:t>penyaringan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Metode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berperan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kata </w:t>
      </w:r>
      <w:proofErr w:type="spellStart"/>
      <w:r w:rsidRPr="009404BB">
        <w:rPr>
          <w:sz w:val="20"/>
          <w:szCs w:val="20"/>
        </w:rPr>
        <w:t>kunci</w:t>
      </w:r>
      <w:proofErr w:type="spellEnd"/>
      <w:r w:rsidRPr="009404BB">
        <w:rPr>
          <w:sz w:val="20"/>
          <w:szCs w:val="20"/>
        </w:rPr>
        <w:t xml:space="preserve"> yang </w:t>
      </w:r>
      <w:proofErr w:type="spellStart"/>
      <w:r w:rsidRPr="009404BB">
        <w:rPr>
          <w:sz w:val="20"/>
          <w:szCs w:val="20"/>
        </w:rPr>
        <w:t>dihasilkan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kata </w:t>
      </w:r>
      <w:proofErr w:type="spellStart"/>
      <w:r w:rsidRPr="009404BB">
        <w:rPr>
          <w:sz w:val="20"/>
          <w:szCs w:val="20"/>
        </w:rPr>
        <w:t>kunci</w:t>
      </w:r>
      <w:proofErr w:type="spellEnd"/>
      <w:r w:rsidRPr="009404BB">
        <w:rPr>
          <w:sz w:val="20"/>
          <w:szCs w:val="20"/>
        </w:rPr>
        <w:t xml:space="preserve"> yang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keunggulan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terpengaruh</w:t>
      </w:r>
      <w:proofErr w:type="spellEnd"/>
      <w:r w:rsidRPr="009404BB">
        <w:rPr>
          <w:sz w:val="20"/>
          <w:szCs w:val="20"/>
        </w:rPr>
        <w:t xml:space="preserve"> oleh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kemampuannya</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akurasi</w:t>
      </w:r>
      <w:proofErr w:type="spellEnd"/>
      <w:r w:rsidRPr="009404BB">
        <w:rPr>
          <w:sz w:val="20"/>
          <w:szCs w:val="20"/>
        </w:rPr>
        <w:t xml:space="preserve"> yang </w:t>
      </w:r>
      <w:proofErr w:type="spellStart"/>
      <w:r w:rsidRPr="009404BB">
        <w:rPr>
          <w:sz w:val="20"/>
          <w:szCs w:val="20"/>
        </w:rPr>
        <w:t>tinggi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 xml:space="preserve">, chatbot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menemukan</w:t>
      </w:r>
      <w:proofErr w:type="spellEnd"/>
      <w:r w:rsidRPr="009404BB">
        <w:rPr>
          <w:sz w:val="20"/>
          <w:szCs w:val="20"/>
        </w:rPr>
        <w:t xml:space="preserve"> dan </w:t>
      </w:r>
      <w:proofErr w:type="spellStart"/>
      <w:r w:rsidRPr="009404BB">
        <w:rPr>
          <w:sz w:val="20"/>
          <w:szCs w:val="20"/>
        </w:rPr>
        <w:t>menyajikan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permintaan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w:t>
      </w:r>
    </w:p>
    <w:p w14:paraId="14943A7E" w14:textId="0DB7F104" w:rsidR="006342E8" w:rsidRDefault="006342E8" w:rsidP="000C5FFA">
      <w:pPr>
        <w:keepNext/>
        <w:spacing w:line="276" w:lineRule="auto"/>
        <w:ind w:right="35"/>
        <w:jc w:val="center"/>
        <w:rPr>
          <w:sz w:val="20"/>
          <w:szCs w:val="20"/>
        </w:rPr>
      </w:pPr>
    </w:p>
    <w:p w14:paraId="4939AA66" w14:textId="77777777" w:rsidR="00762825" w:rsidRDefault="000C5FFA" w:rsidP="00762825">
      <w:pPr>
        <w:keepNext/>
        <w:spacing w:line="276" w:lineRule="auto"/>
        <w:ind w:right="461"/>
        <w:jc w:val="center"/>
      </w:pPr>
      <w:r>
        <w:rPr>
          <w:noProof/>
          <w:sz w:val="18"/>
        </w:rPr>
        <w:drawing>
          <wp:inline distT="0" distB="0" distL="0" distR="0" wp14:anchorId="38E8E298" wp14:editId="5D72E3E9">
            <wp:extent cx="2851150" cy="1720215"/>
            <wp:effectExtent l="0" t="0" r="6350" b="0"/>
            <wp:docPr id="21" name="Image 21" descr="A diagram of a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syste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1150" cy="1720215"/>
                    </a:xfrm>
                    <a:prstGeom prst="rect">
                      <a:avLst/>
                    </a:prstGeom>
                  </pic:spPr>
                </pic:pic>
              </a:graphicData>
            </a:graphic>
          </wp:inline>
        </w:drawing>
      </w:r>
    </w:p>
    <w:p w14:paraId="7E9DBCF8" w14:textId="22AF4339" w:rsidR="000C5FFA" w:rsidRPr="00762825" w:rsidRDefault="00762825" w:rsidP="00762825">
      <w:pPr>
        <w:pStyle w:val="Caption"/>
        <w:jc w:val="center"/>
        <w:rPr>
          <w:i w:val="0"/>
          <w:iCs w:val="0"/>
          <w:color w:val="auto"/>
          <w:sz w:val="20"/>
          <w:szCs w:val="20"/>
        </w:rPr>
      </w:pPr>
      <w:bookmarkStart w:id="70" w:name="_Toc202306639"/>
      <w:r w:rsidRPr="00762825">
        <w:rPr>
          <w:i w:val="0"/>
          <w:iCs w:val="0"/>
          <w:color w:val="auto"/>
        </w:rPr>
        <w:t xml:space="preserve">Gambar 3. </w:t>
      </w:r>
      <w:r w:rsidRPr="00762825">
        <w:rPr>
          <w:i w:val="0"/>
          <w:iCs w:val="0"/>
          <w:color w:val="auto"/>
        </w:rPr>
        <w:fldChar w:fldCharType="begin"/>
      </w:r>
      <w:r w:rsidRPr="00762825">
        <w:rPr>
          <w:i w:val="0"/>
          <w:iCs w:val="0"/>
          <w:color w:val="auto"/>
        </w:rPr>
        <w:instrText xml:space="preserve"> SEQ Gambar_3. \* ARABIC </w:instrText>
      </w:r>
      <w:r w:rsidRPr="00762825">
        <w:rPr>
          <w:i w:val="0"/>
          <w:iCs w:val="0"/>
          <w:color w:val="auto"/>
        </w:rPr>
        <w:fldChar w:fldCharType="separate"/>
      </w:r>
      <w:r w:rsidR="00327503">
        <w:rPr>
          <w:i w:val="0"/>
          <w:iCs w:val="0"/>
          <w:noProof/>
          <w:color w:val="auto"/>
        </w:rPr>
        <w:t>2</w:t>
      </w:r>
      <w:r w:rsidRPr="00762825">
        <w:rPr>
          <w:i w:val="0"/>
          <w:iCs w:val="0"/>
          <w:color w:val="auto"/>
        </w:rPr>
        <w:fldChar w:fldCharType="end"/>
      </w:r>
      <w:r w:rsidRPr="00762825">
        <w:rPr>
          <w:i w:val="0"/>
          <w:iCs w:val="0"/>
          <w:color w:val="auto"/>
        </w:rPr>
        <w:t xml:space="preserve"> Gambaran Alur Preprocessing Dan Check Synonym</w:t>
      </w:r>
      <w:bookmarkEnd w:id="70"/>
    </w:p>
    <w:p w14:paraId="04AFEF23" w14:textId="1A26A472" w:rsidR="00B2058E" w:rsidRDefault="0018470F" w:rsidP="000C5FFA">
      <w:pPr>
        <w:spacing w:line="276" w:lineRule="auto"/>
        <w:ind w:right="35" w:firstLine="340"/>
        <w:jc w:val="both"/>
        <w:rPr>
          <w:sz w:val="20"/>
          <w:szCs w:val="20"/>
        </w:rPr>
      </w:pPr>
      <w:r w:rsidRPr="0018470F">
        <w:rPr>
          <w:sz w:val="20"/>
          <w:szCs w:val="20"/>
        </w:rPr>
        <w:t>G</w:t>
      </w:r>
      <w:r w:rsidR="00B2058E" w:rsidRPr="0018470F">
        <w:rPr>
          <w:sz w:val="20"/>
          <w:szCs w:val="20"/>
        </w:rPr>
        <w:t xml:space="preserve">ambar 3.2 </w:t>
      </w:r>
      <w:r w:rsidRPr="0018470F">
        <w:rPr>
          <w:sz w:val="20"/>
          <w:szCs w:val="20"/>
        </w:rPr>
        <w:t xml:space="preserve">Proses preprocessing </w:t>
      </w:r>
      <w:proofErr w:type="spellStart"/>
      <w:r w:rsidRPr="0018470F">
        <w:rPr>
          <w:sz w:val="20"/>
          <w:szCs w:val="20"/>
        </w:rPr>
        <w:t>dalam</w:t>
      </w:r>
      <w:proofErr w:type="spellEnd"/>
      <w:r w:rsidRPr="0018470F">
        <w:rPr>
          <w:sz w:val="20"/>
          <w:szCs w:val="20"/>
        </w:rPr>
        <w:t xml:space="preserve"> </w:t>
      </w:r>
      <w:proofErr w:type="spellStart"/>
      <w:r w:rsidRPr="0018470F">
        <w:rPr>
          <w:sz w:val="20"/>
          <w:szCs w:val="20"/>
        </w:rPr>
        <w:t>sistem</w:t>
      </w:r>
      <w:proofErr w:type="spellEnd"/>
      <w:r w:rsidRPr="0018470F">
        <w:rPr>
          <w:sz w:val="20"/>
          <w:szCs w:val="20"/>
        </w:rPr>
        <w:t xml:space="preserve"> chatbot </w:t>
      </w:r>
      <w:proofErr w:type="spellStart"/>
      <w:r w:rsidR="008A7254">
        <w:rPr>
          <w:sz w:val="20"/>
          <w:szCs w:val="20"/>
        </w:rPr>
        <w:t>penting</w:t>
      </w:r>
      <w:proofErr w:type="spellEnd"/>
      <w:r w:rsidRPr="0018470F">
        <w:rPr>
          <w:sz w:val="20"/>
          <w:szCs w:val="20"/>
        </w:rPr>
        <w:t xml:space="preserve">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mempersiapkan</w:t>
      </w:r>
      <w:proofErr w:type="spellEnd"/>
      <w:r w:rsidRPr="0018470F">
        <w:rPr>
          <w:sz w:val="20"/>
          <w:szCs w:val="20"/>
        </w:rPr>
        <w:t xml:space="preserve"> data </w:t>
      </w:r>
      <w:proofErr w:type="spellStart"/>
      <w:r w:rsidRPr="0018470F">
        <w:rPr>
          <w:sz w:val="20"/>
          <w:szCs w:val="20"/>
        </w:rPr>
        <w:t>teks</w:t>
      </w:r>
      <w:proofErr w:type="spellEnd"/>
      <w:r w:rsidRPr="0018470F">
        <w:rPr>
          <w:sz w:val="20"/>
          <w:szCs w:val="20"/>
        </w:rPr>
        <w:t xml:space="preserve"> input agar </w:t>
      </w:r>
      <w:proofErr w:type="spellStart"/>
      <w:r w:rsidRPr="0018470F">
        <w:rPr>
          <w:sz w:val="20"/>
          <w:szCs w:val="20"/>
        </w:rPr>
        <w:t>dapat</w:t>
      </w:r>
      <w:proofErr w:type="spellEnd"/>
      <w:r w:rsidRPr="0018470F">
        <w:rPr>
          <w:sz w:val="20"/>
          <w:szCs w:val="20"/>
        </w:rPr>
        <w:t xml:space="preserve"> </w:t>
      </w:r>
      <w:proofErr w:type="spellStart"/>
      <w:r w:rsidRPr="0018470F">
        <w:rPr>
          <w:sz w:val="20"/>
          <w:szCs w:val="20"/>
        </w:rPr>
        <w:t>dianalisis</w:t>
      </w:r>
      <w:proofErr w:type="spellEnd"/>
      <w:r w:rsidRPr="0018470F">
        <w:rPr>
          <w:sz w:val="20"/>
          <w:szCs w:val="20"/>
        </w:rPr>
        <w:t xml:space="preserve"> </w:t>
      </w:r>
      <w:proofErr w:type="spellStart"/>
      <w:r w:rsidRPr="0018470F">
        <w:rPr>
          <w:sz w:val="20"/>
          <w:szCs w:val="20"/>
        </w:rPr>
        <w:t>secara</w:t>
      </w:r>
      <w:proofErr w:type="spellEnd"/>
      <w:r w:rsidRPr="0018470F">
        <w:rPr>
          <w:sz w:val="20"/>
          <w:szCs w:val="20"/>
        </w:rPr>
        <w:t xml:space="preserve"> </w:t>
      </w:r>
      <w:proofErr w:type="spellStart"/>
      <w:r w:rsidRPr="0018470F">
        <w:rPr>
          <w:sz w:val="20"/>
          <w:szCs w:val="20"/>
        </w:rPr>
        <w:t>akurat</w:t>
      </w:r>
      <w:proofErr w:type="spellEnd"/>
      <w:r w:rsidRPr="0018470F">
        <w:rPr>
          <w:sz w:val="20"/>
          <w:szCs w:val="20"/>
        </w:rPr>
        <w:t xml:space="preserve">. Ini </w:t>
      </w:r>
      <w:proofErr w:type="spellStart"/>
      <w:r w:rsidRPr="0018470F">
        <w:rPr>
          <w:sz w:val="20"/>
          <w:szCs w:val="20"/>
        </w:rPr>
        <w:t>melibatkan</w:t>
      </w:r>
      <w:proofErr w:type="spellEnd"/>
      <w:r w:rsidRPr="0018470F">
        <w:rPr>
          <w:sz w:val="20"/>
          <w:szCs w:val="20"/>
        </w:rPr>
        <w:t xml:space="preserve"> case folding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menyeragamkan</w:t>
      </w:r>
      <w:proofErr w:type="spellEnd"/>
      <w:r w:rsidRPr="0018470F">
        <w:rPr>
          <w:sz w:val="20"/>
          <w:szCs w:val="20"/>
        </w:rPr>
        <w:t xml:space="preserve"> </w:t>
      </w:r>
      <w:proofErr w:type="spellStart"/>
      <w:r w:rsidRPr="0018470F">
        <w:rPr>
          <w:sz w:val="20"/>
          <w:szCs w:val="20"/>
        </w:rPr>
        <w:t>huruf</w:t>
      </w:r>
      <w:proofErr w:type="spellEnd"/>
      <w:r w:rsidRPr="0018470F">
        <w:rPr>
          <w:sz w:val="20"/>
          <w:szCs w:val="20"/>
        </w:rPr>
        <w:t xml:space="preserve"> </w:t>
      </w:r>
      <w:proofErr w:type="spellStart"/>
      <w:r w:rsidRPr="0018470F">
        <w:rPr>
          <w:sz w:val="20"/>
          <w:szCs w:val="20"/>
        </w:rPr>
        <w:t>menjadi</w:t>
      </w:r>
      <w:proofErr w:type="spellEnd"/>
      <w:r w:rsidRPr="0018470F">
        <w:rPr>
          <w:sz w:val="20"/>
          <w:szCs w:val="20"/>
        </w:rPr>
        <w:t xml:space="preserve"> </w:t>
      </w:r>
      <w:proofErr w:type="spellStart"/>
      <w:r w:rsidRPr="0018470F">
        <w:rPr>
          <w:sz w:val="20"/>
          <w:szCs w:val="20"/>
        </w:rPr>
        <w:t>kecil</w:t>
      </w:r>
      <w:proofErr w:type="spellEnd"/>
      <w:r w:rsidRPr="0018470F">
        <w:rPr>
          <w:sz w:val="20"/>
          <w:szCs w:val="20"/>
        </w:rPr>
        <w:t xml:space="preserve">, remove punctuation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menghilangkan</w:t>
      </w:r>
      <w:proofErr w:type="spellEnd"/>
      <w:r w:rsidRPr="0018470F">
        <w:rPr>
          <w:sz w:val="20"/>
          <w:szCs w:val="20"/>
        </w:rPr>
        <w:t xml:space="preserve"> </w:t>
      </w:r>
      <w:proofErr w:type="spellStart"/>
      <w:r w:rsidRPr="0018470F">
        <w:rPr>
          <w:sz w:val="20"/>
          <w:szCs w:val="20"/>
        </w:rPr>
        <w:t>tanda</w:t>
      </w:r>
      <w:proofErr w:type="spellEnd"/>
      <w:r w:rsidRPr="0018470F">
        <w:rPr>
          <w:sz w:val="20"/>
          <w:szCs w:val="20"/>
        </w:rPr>
        <w:t xml:space="preserve"> </w:t>
      </w:r>
      <w:proofErr w:type="spellStart"/>
      <w:r w:rsidRPr="0018470F">
        <w:rPr>
          <w:sz w:val="20"/>
          <w:szCs w:val="20"/>
        </w:rPr>
        <w:t>baca</w:t>
      </w:r>
      <w:proofErr w:type="spellEnd"/>
      <w:r w:rsidRPr="0018470F">
        <w:rPr>
          <w:sz w:val="20"/>
          <w:szCs w:val="20"/>
        </w:rPr>
        <w:t xml:space="preserve"> yang </w:t>
      </w:r>
      <w:proofErr w:type="spellStart"/>
      <w:r w:rsidRPr="0018470F">
        <w:rPr>
          <w:sz w:val="20"/>
          <w:szCs w:val="20"/>
        </w:rPr>
        <w:t>tidak</w:t>
      </w:r>
      <w:proofErr w:type="spellEnd"/>
      <w:r w:rsidRPr="0018470F">
        <w:rPr>
          <w:sz w:val="20"/>
          <w:szCs w:val="20"/>
        </w:rPr>
        <w:t xml:space="preserve"> </w:t>
      </w:r>
      <w:proofErr w:type="spellStart"/>
      <w:r w:rsidRPr="0018470F">
        <w:rPr>
          <w:sz w:val="20"/>
          <w:szCs w:val="20"/>
        </w:rPr>
        <w:t>relevan</w:t>
      </w:r>
      <w:proofErr w:type="spellEnd"/>
      <w:r w:rsidRPr="0018470F">
        <w:rPr>
          <w:sz w:val="20"/>
          <w:szCs w:val="20"/>
        </w:rPr>
        <w:t xml:space="preserve">, dan stripping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membersihkan</w:t>
      </w:r>
      <w:proofErr w:type="spellEnd"/>
      <w:r w:rsidRPr="0018470F">
        <w:rPr>
          <w:sz w:val="20"/>
          <w:szCs w:val="20"/>
        </w:rPr>
        <w:t xml:space="preserve"> </w:t>
      </w:r>
      <w:proofErr w:type="spellStart"/>
      <w:r w:rsidRPr="0018470F">
        <w:rPr>
          <w:sz w:val="20"/>
          <w:szCs w:val="20"/>
        </w:rPr>
        <w:t>karakter</w:t>
      </w:r>
      <w:proofErr w:type="spellEnd"/>
      <w:r w:rsidRPr="0018470F">
        <w:rPr>
          <w:sz w:val="20"/>
          <w:szCs w:val="20"/>
        </w:rPr>
        <w:t xml:space="preserve"> </w:t>
      </w:r>
      <w:proofErr w:type="spellStart"/>
      <w:r w:rsidRPr="0018470F">
        <w:rPr>
          <w:sz w:val="20"/>
          <w:szCs w:val="20"/>
        </w:rPr>
        <w:t>tambahan</w:t>
      </w:r>
      <w:proofErr w:type="spellEnd"/>
      <w:r w:rsidRPr="0018470F">
        <w:rPr>
          <w:sz w:val="20"/>
          <w:szCs w:val="20"/>
        </w:rPr>
        <w:t xml:space="preserve">. </w:t>
      </w:r>
      <w:proofErr w:type="spellStart"/>
      <w:r w:rsidRPr="0018470F">
        <w:rPr>
          <w:sz w:val="20"/>
          <w:szCs w:val="20"/>
        </w:rPr>
        <w:t>Setelah</w:t>
      </w:r>
      <w:proofErr w:type="spellEnd"/>
      <w:r w:rsidRPr="0018470F">
        <w:rPr>
          <w:sz w:val="20"/>
          <w:szCs w:val="20"/>
        </w:rPr>
        <w:t xml:space="preserve"> </w:t>
      </w:r>
      <w:proofErr w:type="spellStart"/>
      <w:r w:rsidRPr="0018470F">
        <w:rPr>
          <w:sz w:val="20"/>
          <w:szCs w:val="20"/>
        </w:rPr>
        <w:t>itu</w:t>
      </w:r>
      <w:proofErr w:type="spellEnd"/>
      <w:r w:rsidRPr="0018470F">
        <w:rPr>
          <w:sz w:val="20"/>
          <w:szCs w:val="20"/>
        </w:rPr>
        <w:t xml:space="preserve">, tokenizing </w:t>
      </w:r>
      <w:proofErr w:type="spellStart"/>
      <w:r w:rsidRPr="0018470F">
        <w:rPr>
          <w:sz w:val="20"/>
          <w:szCs w:val="20"/>
        </w:rPr>
        <w:t>memecah</w:t>
      </w:r>
      <w:proofErr w:type="spellEnd"/>
      <w:r w:rsidRPr="0018470F">
        <w:rPr>
          <w:sz w:val="20"/>
          <w:szCs w:val="20"/>
        </w:rPr>
        <w:t xml:space="preserve"> </w:t>
      </w:r>
      <w:proofErr w:type="spellStart"/>
      <w:r w:rsidRPr="0018470F">
        <w:rPr>
          <w:sz w:val="20"/>
          <w:szCs w:val="20"/>
        </w:rPr>
        <w:t>teks</w:t>
      </w:r>
      <w:proofErr w:type="spellEnd"/>
      <w:r w:rsidRPr="0018470F">
        <w:rPr>
          <w:sz w:val="20"/>
          <w:szCs w:val="20"/>
        </w:rPr>
        <w:t xml:space="preserve"> </w:t>
      </w:r>
      <w:proofErr w:type="spellStart"/>
      <w:r w:rsidRPr="0018470F">
        <w:rPr>
          <w:sz w:val="20"/>
          <w:szCs w:val="20"/>
        </w:rPr>
        <w:t>menjadi</w:t>
      </w:r>
      <w:proofErr w:type="spellEnd"/>
      <w:r w:rsidRPr="0018470F">
        <w:rPr>
          <w:sz w:val="20"/>
          <w:szCs w:val="20"/>
        </w:rPr>
        <w:t xml:space="preserve"> unit kata. Unit kata </w:t>
      </w:r>
      <w:proofErr w:type="spellStart"/>
      <w:r w:rsidRPr="0018470F">
        <w:rPr>
          <w:sz w:val="20"/>
          <w:szCs w:val="20"/>
        </w:rPr>
        <w:t>ini</w:t>
      </w:r>
      <w:proofErr w:type="spellEnd"/>
      <w:r w:rsidRPr="0018470F">
        <w:rPr>
          <w:sz w:val="20"/>
          <w:szCs w:val="20"/>
        </w:rPr>
        <w:t xml:space="preserve"> </w:t>
      </w:r>
      <w:proofErr w:type="spellStart"/>
      <w:r w:rsidRPr="0018470F">
        <w:rPr>
          <w:sz w:val="20"/>
          <w:szCs w:val="20"/>
        </w:rPr>
        <w:t>kemudian</w:t>
      </w:r>
      <w:proofErr w:type="spellEnd"/>
      <w:r w:rsidRPr="0018470F">
        <w:rPr>
          <w:sz w:val="20"/>
          <w:szCs w:val="20"/>
        </w:rPr>
        <w:t xml:space="preserve"> </w:t>
      </w:r>
      <w:proofErr w:type="spellStart"/>
      <w:r w:rsidRPr="0018470F">
        <w:rPr>
          <w:sz w:val="20"/>
          <w:szCs w:val="20"/>
        </w:rPr>
        <w:t>difilter</w:t>
      </w:r>
      <w:proofErr w:type="spellEnd"/>
      <w:r w:rsidRPr="0018470F">
        <w:rPr>
          <w:sz w:val="20"/>
          <w:szCs w:val="20"/>
        </w:rPr>
        <w:t xml:space="preserve">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menghapus</w:t>
      </w:r>
      <w:proofErr w:type="spellEnd"/>
      <w:r w:rsidRPr="0018470F">
        <w:rPr>
          <w:sz w:val="20"/>
          <w:szCs w:val="20"/>
        </w:rPr>
        <w:t xml:space="preserve"> </w:t>
      </w:r>
      <w:proofErr w:type="spellStart"/>
      <w:r w:rsidRPr="0018470F">
        <w:rPr>
          <w:sz w:val="20"/>
          <w:szCs w:val="20"/>
        </w:rPr>
        <w:t>stopwords</w:t>
      </w:r>
      <w:proofErr w:type="spellEnd"/>
      <w:r w:rsidRPr="0018470F">
        <w:rPr>
          <w:sz w:val="20"/>
          <w:szCs w:val="20"/>
        </w:rPr>
        <w:t xml:space="preserve"> dan </w:t>
      </w:r>
      <w:proofErr w:type="spellStart"/>
      <w:r w:rsidRPr="0018470F">
        <w:rPr>
          <w:sz w:val="20"/>
          <w:szCs w:val="20"/>
        </w:rPr>
        <w:t>dilanjutkan</w:t>
      </w:r>
      <w:proofErr w:type="spellEnd"/>
      <w:r w:rsidRPr="0018470F">
        <w:rPr>
          <w:sz w:val="20"/>
          <w:szCs w:val="20"/>
        </w:rPr>
        <w:t xml:space="preserve"> </w:t>
      </w:r>
      <w:proofErr w:type="spellStart"/>
      <w:r w:rsidRPr="0018470F">
        <w:rPr>
          <w:sz w:val="20"/>
          <w:szCs w:val="20"/>
        </w:rPr>
        <w:t>dengan</w:t>
      </w:r>
      <w:proofErr w:type="spellEnd"/>
      <w:r w:rsidRPr="0018470F">
        <w:rPr>
          <w:sz w:val="20"/>
          <w:szCs w:val="20"/>
        </w:rPr>
        <w:t xml:space="preserve"> stemming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mengembalikan</w:t>
      </w:r>
      <w:proofErr w:type="spellEnd"/>
      <w:r w:rsidRPr="0018470F">
        <w:rPr>
          <w:sz w:val="20"/>
          <w:szCs w:val="20"/>
        </w:rPr>
        <w:t xml:space="preserve"> kata </w:t>
      </w:r>
      <w:proofErr w:type="spellStart"/>
      <w:r w:rsidRPr="0018470F">
        <w:rPr>
          <w:sz w:val="20"/>
          <w:szCs w:val="20"/>
        </w:rPr>
        <w:t>ke</w:t>
      </w:r>
      <w:proofErr w:type="spellEnd"/>
      <w:r w:rsidRPr="0018470F">
        <w:rPr>
          <w:sz w:val="20"/>
          <w:szCs w:val="20"/>
        </w:rPr>
        <w:t xml:space="preserve"> </w:t>
      </w:r>
      <w:proofErr w:type="spellStart"/>
      <w:r w:rsidRPr="0018470F">
        <w:rPr>
          <w:sz w:val="20"/>
          <w:szCs w:val="20"/>
        </w:rPr>
        <w:t>bentuk</w:t>
      </w:r>
      <w:proofErr w:type="spellEnd"/>
      <w:r w:rsidRPr="0018470F">
        <w:rPr>
          <w:sz w:val="20"/>
          <w:szCs w:val="20"/>
        </w:rPr>
        <w:t xml:space="preserve"> </w:t>
      </w:r>
      <w:proofErr w:type="spellStart"/>
      <w:r w:rsidRPr="0018470F">
        <w:rPr>
          <w:sz w:val="20"/>
          <w:szCs w:val="20"/>
        </w:rPr>
        <w:t>dasar</w:t>
      </w:r>
      <w:proofErr w:type="spellEnd"/>
      <w:r w:rsidRPr="0018470F">
        <w:rPr>
          <w:sz w:val="20"/>
          <w:szCs w:val="20"/>
        </w:rPr>
        <w:t xml:space="preserve">, </w:t>
      </w:r>
      <w:proofErr w:type="spellStart"/>
      <w:r w:rsidRPr="0018470F">
        <w:rPr>
          <w:sz w:val="20"/>
          <w:szCs w:val="20"/>
        </w:rPr>
        <w:t>seperti</w:t>
      </w:r>
      <w:proofErr w:type="spellEnd"/>
      <w:r w:rsidRPr="0018470F">
        <w:rPr>
          <w:sz w:val="20"/>
          <w:szCs w:val="20"/>
        </w:rPr>
        <w:t xml:space="preserve"> "</w:t>
      </w:r>
      <w:proofErr w:type="spellStart"/>
      <w:r w:rsidRPr="0018470F">
        <w:rPr>
          <w:sz w:val="20"/>
          <w:szCs w:val="20"/>
        </w:rPr>
        <w:t>mengujikan</w:t>
      </w:r>
      <w:proofErr w:type="spellEnd"/>
      <w:r w:rsidRPr="0018470F">
        <w:rPr>
          <w:sz w:val="20"/>
          <w:szCs w:val="20"/>
        </w:rPr>
        <w:t xml:space="preserve">" </w:t>
      </w:r>
      <w:proofErr w:type="spellStart"/>
      <w:r w:rsidRPr="0018470F">
        <w:rPr>
          <w:sz w:val="20"/>
          <w:szCs w:val="20"/>
        </w:rPr>
        <w:t>menjadi</w:t>
      </w:r>
      <w:proofErr w:type="spellEnd"/>
      <w:r w:rsidRPr="0018470F">
        <w:rPr>
          <w:sz w:val="20"/>
          <w:szCs w:val="20"/>
        </w:rPr>
        <w:t xml:space="preserve"> "uji". </w:t>
      </w:r>
      <w:proofErr w:type="spellStart"/>
      <w:r w:rsidRPr="0018470F">
        <w:rPr>
          <w:sz w:val="20"/>
          <w:szCs w:val="20"/>
        </w:rPr>
        <w:t>Rangkaian</w:t>
      </w:r>
      <w:proofErr w:type="spellEnd"/>
      <w:r w:rsidRPr="0018470F">
        <w:rPr>
          <w:sz w:val="20"/>
          <w:szCs w:val="20"/>
        </w:rPr>
        <w:t xml:space="preserve"> </w:t>
      </w:r>
      <w:proofErr w:type="spellStart"/>
      <w:r w:rsidRPr="0018470F">
        <w:rPr>
          <w:sz w:val="20"/>
          <w:szCs w:val="20"/>
        </w:rPr>
        <w:t>tahapan</w:t>
      </w:r>
      <w:proofErr w:type="spellEnd"/>
      <w:r w:rsidRPr="0018470F">
        <w:rPr>
          <w:sz w:val="20"/>
          <w:szCs w:val="20"/>
        </w:rPr>
        <w:t xml:space="preserve"> </w:t>
      </w:r>
      <w:proofErr w:type="spellStart"/>
      <w:r w:rsidRPr="0018470F">
        <w:rPr>
          <w:sz w:val="20"/>
          <w:szCs w:val="20"/>
        </w:rPr>
        <w:t>ini</w:t>
      </w:r>
      <w:proofErr w:type="spellEnd"/>
      <w:r w:rsidRPr="0018470F">
        <w:rPr>
          <w:sz w:val="20"/>
          <w:szCs w:val="20"/>
        </w:rPr>
        <w:t xml:space="preserve"> </w:t>
      </w:r>
      <w:proofErr w:type="spellStart"/>
      <w:r w:rsidRPr="0018470F">
        <w:rPr>
          <w:sz w:val="20"/>
          <w:szCs w:val="20"/>
        </w:rPr>
        <w:t>membentuk</w:t>
      </w:r>
      <w:proofErr w:type="spellEnd"/>
      <w:r w:rsidRPr="0018470F">
        <w:rPr>
          <w:sz w:val="20"/>
          <w:szCs w:val="20"/>
        </w:rPr>
        <w:t xml:space="preserve"> </w:t>
      </w:r>
      <w:proofErr w:type="spellStart"/>
      <w:r w:rsidRPr="0018470F">
        <w:rPr>
          <w:sz w:val="20"/>
          <w:szCs w:val="20"/>
        </w:rPr>
        <w:t>fondasi</w:t>
      </w:r>
      <w:proofErr w:type="spellEnd"/>
      <w:r w:rsidRPr="0018470F">
        <w:rPr>
          <w:sz w:val="20"/>
          <w:szCs w:val="20"/>
        </w:rPr>
        <w:t xml:space="preserve"> </w:t>
      </w:r>
      <w:proofErr w:type="spellStart"/>
      <w:r w:rsidRPr="0018470F">
        <w:rPr>
          <w:sz w:val="20"/>
          <w:szCs w:val="20"/>
        </w:rPr>
        <w:t>pemrosesan</w:t>
      </w:r>
      <w:proofErr w:type="spellEnd"/>
      <w:r w:rsidRPr="0018470F">
        <w:rPr>
          <w:sz w:val="20"/>
          <w:szCs w:val="20"/>
        </w:rPr>
        <w:t xml:space="preserve"> </w:t>
      </w:r>
      <w:proofErr w:type="spellStart"/>
      <w:r w:rsidRPr="0018470F">
        <w:rPr>
          <w:sz w:val="20"/>
          <w:szCs w:val="20"/>
        </w:rPr>
        <w:t>teks</w:t>
      </w:r>
      <w:proofErr w:type="spellEnd"/>
      <w:r w:rsidRPr="0018470F">
        <w:rPr>
          <w:sz w:val="20"/>
          <w:szCs w:val="20"/>
        </w:rPr>
        <w:t xml:space="preserve"> yang </w:t>
      </w:r>
      <w:proofErr w:type="spellStart"/>
      <w:r w:rsidRPr="0018470F">
        <w:rPr>
          <w:sz w:val="20"/>
          <w:szCs w:val="20"/>
        </w:rPr>
        <w:t>efektif</w:t>
      </w:r>
      <w:proofErr w:type="spellEnd"/>
      <w:r w:rsidRPr="0018470F">
        <w:rPr>
          <w:sz w:val="20"/>
          <w:szCs w:val="20"/>
        </w:rPr>
        <w:t xml:space="preserve"> </w:t>
      </w:r>
      <w:proofErr w:type="spellStart"/>
      <w:r w:rsidRPr="0018470F">
        <w:rPr>
          <w:sz w:val="20"/>
          <w:szCs w:val="20"/>
        </w:rPr>
        <w:t>sebelum</w:t>
      </w:r>
      <w:proofErr w:type="spellEnd"/>
      <w:r w:rsidRPr="0018470F">
        <w:rPr>
          <w:sz w:val="20"/>
          <w:szCs w:val="20"/>
        </w:rPr>
        <w:t xml:space="preserve"> </w:t>
      </w:r>
      <w:proofErr w:type="spellStart"/>
      <w:r w:rsidRPr="0018470F">
        <w:rPr>
          <w:sz w:val="20"/>
          <w:szCs w:val="20"/>
        </w:rPr>
        <w:t>pencocokan</w:t>
      </w:r>
      <w:proofErr w:type="spellEnd"/>
      <w:r w:rsidRPr="0018470F">
        <w:rPr>
          <w:sz w:val="20"/>
          <w:szCs w:val="20"/>
        </w:rPr>
        <w:t xml:space="preserve"> </w:t>
      </w:r>
      <w:proofErr w:type="spellStart"/>
      <w:r w:rsidRPr="0018470F">
        <w:rPr>
          <w:sz w:val="20"/>
          <w:szCs w:val="20"/>
        </w:rPr>
        <w:t>semantik</w:t>
      </w:r>
      <w:proofErr w:type="spellEnd"/>
      <w:r w:rsidRPr="0018470F">
        <w:rPr>
          <w:sz w:val="20"/>
          <w:szCs w:val="20"/>
        </w:rPr>
        <w:t>.</w:t>
      </w:r>
      <w:r>
        <w:rPr>
          <w:sz w:val="20"/>
          <w:szCs w:val="20"/>
        </w:rPr>
        <w:t xml:space="preserve"> </w:t>
      </w:r>
    </w:p>
    <w:p w14:paraId="7008A724" w14:textId="5AC1AB26" w:rsidR="0018470F" w:rsidRPr="009404BB" w:rsidRDefault="0018470F" w:rsidP="000C5FFA">
      <w:pPr>
        <w:spacing w:line="276" w:lineRule="auto"/>
        <w:ind w:right="35" w:firstLine="340"/>
        <w:jc w:val="both"/>
        <w:rPr>
          <w:sz w:val="20"/>
          <w:szCs w:val="20"/>
        </w:rPr>
      </w:pPr>
      <w:proofErr w:type="spellStart"/>
      <w:r w:rsidRPr="0018470F">
        <w:rPr>
          <w:sz w:val="20"/>
          <w:szCs w:val="20"/>
        </w:rPr>
        <w:t>Seluruh</w:t>
      </w:r>
      <w:proofErr w:type="spellEnd"/>
      <w:r w:rsidRPr="0018470F">
        <w:rPr>
          <w:sz w:val="20"/>
          <w:szCs w:val="20"/>
        </w:rPr>
        <w:t xml:space="preserve"> proses preprocessing </w:t>
      </w:r>
      <w:proofErr w:type="spellStart"/>
      <w:r w:rsidRPr="0018470F">
        <w:rPr>
          <w:sz w:val="20"/>
          <w:szCs w:val="20"/>
        </w:rPr>
        <w:t>ini</w:t>
      </w:r>
      <w:proofErr w:type="spellEnd"/>
      <w:r w:rsidRPr="0018470F">
        <w:rPr>
          <w:sz w:val="20"/>
          <w:szCs w:val="20"/>
        </w:rPr>
        <w:t xml:space="preserve"> juga </w:t>
      </w:r>
      <w:proofErr w:type="spellStart"/>
      <w:r w:rsidRPr="0018470F">
        <w:rPr>
          <w:sz w:val="20"/>
          <w:szCs w:val="20"/>
        </w:rPr>
        <w:t>terintegrasi</w:t>
      </w:r>
      <w:proofErr w:type="spellEnd"/>
      <w:r w:rsidRPr="0018470F">
        <w:rPr>
          <w:sz w:val="20"/>
          <w:szCs w:val="20"/>
        </w:rPr>
        <w:t xml:space="preserve"> </w:t>
      </w:r>
      <w:proofErr w:type="spellStart"/>
      <w:r w:rsidRPr="0018470F">
        <w:rPr>
          <w:sz w:val="20"/>
          <w:szCs w:val="20"/>
        </w:rPr>
        <w:t>dengan</w:t>
      </w:r>
      <w:proofErr w:type="spellEnd"/>
      <w:r w:rsidRPr="0018470F">
        <w:rPr>
          <w:sz w:val="20"/>
          <w:szCs w:val="20"/>
        </w:rPr>
        <w:t xml:space="preserve"> </w:t>
      </w:r>
      <w:proofErr w:type="spellStart"/>
      <w:r w:rsidRPr="0018470F">
        <w:rPr>
          <w:sz w:val="20"/>
          <w:szCs w:val="20"/>
        </w:rPr>
        <w:t>tahapan</w:t>
      </w:r>
      <w:proofErr w:type="spellEnd"/>
      <w:r w:rsidRPr="0018470F">
        <w:rPr>
          <w:sz w:val="20"/>
          <w:szCs w:val="20"/>
        </w:rPr>
        <w:t xml:space="preserve"> Check Synonym, </w:t>
      </w:r>
      <w:proofErr w:type="spellStart"/>
      <w:r w:rsidRPr="0018470F">
        <w:rPr>
          <w:sz w:val="20"/>
          <w:szCs w:val="20"/>
        </w:rPr>
        <w:t>sebagaimana</w:t>
      </w:r>
      <w:proofErr w:type="spellEnd"/>
      <w:r w:rsidRPr="0018470F">
        <w:rPr>
          <w:sz w:val="20"/>
          <w:szCs w:val="20"/>
        </w:rPr>
        <w:t xml:space="preserve"> </w:t>
      </w:r>
      <w:proofErr w:type="spellStart"/>
      <w:r w:rsidRPr="0018470F">
        <w:rPr>
          <w:sz w:val="20"/>
          <w:szCs w:val="20"/>
        </w:rPr>
        <w:t>ditunjukkan</w:t>
      </w:r>
      <w:proofErr w:type="spellEnd"/>
      <w:r w:rsidRPr="0018470F">
        <w:rPr>
          <w:sz w:val="20"/>
          <w:szCs w:val="20"/>
        </w:rPr>
        <w:t xml:space="preserve"> </w:t>
      </w:r>
      <w:proofErr w:type="spellStart"/>
      <w:r w:rsidRPr="0018470F">
        <w:rPr>
          <w:sz w:val="20"/>
          <w:szCs w:val="20"/>
        </w:rPr>
        <w:t>dalam</w:t>
      </w:r>
      <w:proofErr w:type="spellEnd"/>
      <w:r w:rsidRPr="0018470F">
        <w:rPr>
          <w:sz w:val="20"/>
          <w:szCs w:val="20"/>
        </w:rPr>
        <w:t xml:space="preserve"> Gambar 3.2. </w:t>
      </w:r>
      <w:proofErr w:type="spellStart"/>
      <w:r w:rsidRPr="0018470F">
        <w:rPr>
          <w:sz w:val="20"/>
          <w:szCs w:val="20"/>
        </w:rPr>
        <w:t>Setelah</w:t>
      </w:r>
      <w:proofErr w:type="spellEnd"/>
      <w:r w:rsidRPr="0018470F">
        <w:rPr>
          <w:sz w:val="20"/>
          <w:szCs w:val="20"/>
        </w:rPr>
        <w:t xml:space="preserve"> proses tokenizing </w:t>
      </w:r>
      <w:proofErr w:type="spellStart"/>
      <w:r w:rsidRPr="0018470F">
        <w:rPr>
          <w:sz w:val="20"/>
          <w:szCs w:val="20"/>
        </w:rPr>
        <w:t>selesai</w:t>
      </w:r>
      <w:proofErr w:type="spellEnd"/>
      <w:r w:rsidRPr="0018470F">
        <w:rPr>
          <w:sz w:val="20"/>
          <w:szCs w:val="20"/>
        </w:rPr>
        <w:t xml:space="preserve">, </w:t>
      </w:r>
      <w:proofErr w:type="spellStart"/>
      <w:r w:rsidRPr="0018470F">
        <w:rPr>
          <w:sz w:val="20"/>
          <w:szCs w:val="20"/>
        </w:rPr>
        <w:t>sistem</w:t>
      </w:r>
      <w:proofErr w:type="spellEnd"/>
      <w:r w:rsidRPr="0018470F">
        <w:rPr>
          <w:sz w:val="20"/>
          <w:szCs w:val="20"/>
        </w:rPr>
        <w:t xml:space="preserve"> </w:t>
      </w:r>
      <w:proofErr w:type="spellStart"/>
      <w:r w:rsidRPr="0018470F">
        <w:rPr>
          <w:sz w:val="20"/>
          <w:szCs w:val="20"/>
        </w:rPr>
        <w:t>akan</w:t>
      </w:r>
      <w:proofErr w:type="spellEnd"/>
      <w:r w:rsidRPr="0018470F">
        <w:rPr>
          <w:sz w:val="20"/>
          <w:szCs w:val="20"/>
        </w:rPr>
        <w:t xml:space="preserve"> </w:t>
      </w:r>
      <w:proofErr w:type="spellStart"/>
      <w:r w:rsidRPr="0018470F">
        <w:rPr>
          <w:sz w:val="20"/>
          <w:szCs w:val="20"/>
        </w:rPr>
        <w:t>mendeteksi</w:t>
      </w:r>
      <w:proofErr w:type="spellEnd"/>
      <w:r w:rsidRPr="0018470F">
        <w:rPr>
          <w:sz w:val="20"/>
          <w:szCs w:val="20"/>
        </w:rPr>
        <w:t xml:space="preserve"> kata-kata yang </w:t>
      </w:r>
      <w:proofErr w:type="spellStart"/>
      <w:r w:rsidRPr="0018470F">
        <w:rPr>
          <w:sz w:val="20"/>
          <w:szCs w:val="20"/>
        </w:rPr>
        <w:t>memiliki</w:t>
      </w:r>
      <w:proofErr w:type="spellEnd"/>
      <w:r w:rsidRPr="0018470F">
        <w:rPr>
          <w:sz w:val="20"/>
          <w:szCs w:val="20"/>
        </w:rPr>
        <w:t xml:space="preserve"> </w:t>
      </w:r>
      <w:proofErr w:type="spellStart"/>
      <w:r w:rsidRPr="0018470F">
        <w:rPr>
          <w:sz w:val="20"/>
          <w:szCs w:val="20"/>
        </w:rPr>
        <w:t>padanan</w:t>
      </w:r>
      <w:proofErr w:type="spellEnd"/>
      <w:r w:rsidRPr="0018470F">
        <w:rPr>
          <w:sz w:val="20"/>
          <w:szCs w:val="20"/>
        </w:rPr>
        <w:t xml:space="preserve"> </w:t>
      </w:r>
      <w:proofErr w:type="spellStart"/>
      <w:r w:rsidRPr="0018470F">
        <w:rPr>
          <w:sz w:val="20"/>
          <w:szCs w:val="20"/>
        </w:rPr>
        <w:t>sinonim</w:t>
      </w:r>
      <w:proofErr w:type="spellEnd"/>
      <w:r w:rsidRPr="0018470F">
        <w:rPr>
          <w:sz w:val="20"/>
          <w:szCs w:val="20"/>
        </w:rPr>
        <w:t xml:space="preserve"> yang </w:t>
      </w:r>
      <w:proofErr w:type="spellStart"/>
      <w:r w:rsidRPr="0018470F">
        <w:rPr>
          <w:sz w:val="20"/>
          <w:szCs w:val="20"/>
        </w:rPr>
        <w:t>relevan</w:t>
      </w:r>
      <w:proofErr w:type="spellEnd"/>
      <w:r w:rsidRPr="0018470F">
        <w:rPr>
          <w:sz w:val="20"/>
          <w:szCs w:val="20"/>
        </w:rPr>
        <w:t xml:space="preserve"> </w:t>
      </w:r>
      <w:proofErr w:type="spellStart"/>
      <w:r w:rsidRPr="0018470F">
        <w:rPr>
          <w:sz w:val="20"/>
          <w:szCs w:val="20"/>
        </w:rPr>
        <w:t>berdasarkan</w:t>
      </w:r>
      <w:proofErr w:type="spellEnd"/>
      <w:r w:rsidRPr="0018470F">
        <w:rPr>
          <w:sz w:val="20"/>
          <w:szCs w:val="20"/>
        </w:rPr>
        <w:t xml:space="preserve"> </w:t>
      </w:r>
      <w:proofErr w:type="spellStart"/>
      <w:r w:rsidRPr="0018470F">
        <w:rPr>
          <w:sz w:val="20"/>
          <w:szCs w:val="20"/>
        </w:rPr>
        <w:t>kamus</w:t>
      </w:r>
      <w:proofErr w:type="spellEnd"/>
      <w:r w:rsidRPr="0018470F">
        <w:rPr>
          <w:sz w:val="20"/>
          <w:szCs w:val="20"/>
        </w:rPr>
        <w:t xml:space="preserve"> </w:t>
      </w:r>
      <w:proofErr w:type="spellStart"/>
      <w:r w:rsidRPr="0018470F">
        <w:rPr>
          <w:sz w:val="20"/>
          <w:szCs w:val="20"/>
        </w:rPr>
        <w:t>sinonim</w:t>
      </w:r>
      <w:proofErr w:type="spellEnd"/>
      <w:r w:rsidRPr="0018470F">
        <w:rPr>
          <w:sz w:val="20"/>
          <w:szCs w:val="20"/>
        </w:rPr>
        <w:t xml:space="preserve"> internal </w:t>
      </w:r>
      <w:proofErr w:type="spellStart"/>
      <w:r w:rsidRPr="0018470F">
        <w:rPr>
          <w:sz w:val="20"/>
          <w:szCs w:val="20"/>
        </w:rPr>
        <w:t>atau</w:t>
      </w:r>
      <w:proofErr w:type="spellEnd"/>
      <w:r w:rsidRPr="0018470F">
        <w:rPr>
          <w:sz w:val="20"/>
          <w:szCs w:val="20"/>
        </w:rPr>
        <w:t xml:space="preserve"> </w:t>
      </w:r>
      <w:proofErr w:type="spellStart"/>
      <w:r w:rsidRPr="0018470F">
        <w:rPr>
          <w:sz w:val="20"/>
          <w:szCs w:val="20"/>
        </w:rPr>
        <w:t>pendekatan</w:t>
      </w:r>
      <w:proofErr w:type="spellEnd"/>
      <w:r w:rsidRPr="0018470F">
        <w:rPr>
          <w:sz w:val="20"/>
          <w:szCs w:val="20"/>
        </w:rPr>
        <w:t xml:space="preserve"> </w:t>
      </w:r>
      <w:proofErr w:type="spellStart"/>
      <w:r w:rsidRPr="0018470F">
        <w:rPr>
          <w:sz w:val="20"/>
          <w:szCs w:val="20"/>
        </w:rPr>
        <w:t>leksikal</w:t>
      </w:r>
      <w:proofErr w:type="spellEnd"/>
      <w:r w:rsidRPr="0018470F">
        <w:rPr>
          <w:sz w:val="20"/>
          <w:szCs w:val="20"/>
        </w:rPr>
        <w:t xml:space="preserve"> </w:t>
      </w:r>
      <w:proofErr w:type="spellStart"/>
      <w:r w:rsidRPr="0018470F">
        <w:rPr>
          <w:sz w:val="20"/>
          <w:szCs w:val="20"/>
        </w:rPr>
        <w:t>lainnya</w:t>
      </w:r>
      <w:proofErr w:type="spellEnd"/>
      <w:r w:rsidRPr="0018470F">
        <w:rPr>
          <w:sz w:val="20"/>
          <w:szCs w:val="20"/>
        </w:rPr>
        <w:t xml:space="preserve">. Jika </w:t>
      </w:r>
      <w:proofErr w:type="spellStart"/>
      <w:r w:rsidRPr="0018470F">
        <w:rPr>
          <w:sz w:val="20"/>
          <w:szCs w:val="20"/>
        </w:rPr>
        <w:t>ditemukan</w:t>
      </w:r>
      <w:proofErr w:type="spellEnd"/>
      <w:r w:rsidRPr="0018470F">
        <w:rPr>
          <w:sz w:val="20"/>
          <w:szCs w:val="20"/>
        </w:rPr>
        <w:t xml:space="preserve"> </w:t>
      </w:r>
      <w:proofErr w:type="spellStart"/>
      <w:r w:rsidRPr="0018470F">
        <w:rPr>
          <w:sz w:val="20"/>
          <w:szCs w:val="20"/>
        </w:rPr>
        <w:t>sinonim</w:t>
      </w:r>
      <w:proofErr w:type="spellEnd"/>
      <w:r w:rsidRPr="0018470F">
        <w:rPr>
          <w:sz w:val="20"/>
          <w:szCs w:val="20"/>
        </w:rPr>
        <w:t xml:space="preserve"> </w:t>
      </w:r>
      <w:proofErr w:type="spellStart"/>
      <w:r w:rsidRPr="0018470F">
        <w:rPr>
          <w:sz w:val="20"/>
          <w:szCs w:val="20"/>
        </w:rPr>
        <w:t>dari</w:t>
      </w:r>
      <w:proofErr w:type="spellEnd"/>
      <w:r w:rsidRPr="0018470F">
        <w:rPr>
          <w:sz w:val="20"/>
          <w:szCs w:val="20"/>
        </w:rPr>
        <w:t xml:space="preserve"> token yang </w:t>
      </w:r>
      <w:proofErr w:type="spellStart"/>
      <w:r w:rsidRPr="0018470F">
        <w:rPr>
          <w:sz w:val="20"/>
          <w:szCs w:val="20"/>
        </w:rPr>
        <w:t>sedang</w:t>
      </w:r>
      <w:proofErr w:type="spellEnd"/>
      <w:r w:rsidRPr="0018470F">
        <w:rPr>
          <w:sz w:val="20"/>
          <w:szCs w:val="20"/>
        </w:rPr>
        <w:t xml:space="preserve"> </w:t>
      </w:r>
      <w:proofErr w:type="spellStart"/>
      <w:r w:rsidRPr="0018470F">
        <w:rPr>
          <w:sz w:val="20"/>
          <w:szCs w:val="20"/>
        </w:rPr>
        <w:t>diproses</w:t>
      </w:r>
      <w:proofErr w:type="spellEnd"/>
      <w:r w:rsidRPr="0018470F">
        <w:rPr>
          <w:sz w:val="20"/>
          <w:szCs w:val="20"/>
        </w:rPr>
        <w:t xml:space="preserve">, </w:t>
      </w:r>
      <w:proofErr w:type="spellStart"/>
      <w:r w:rsidRPr="0018470F">
        <w:rPr>
          <w:sz w:val="20"/>
          <w:szCs w:val="20"/>
        </w:rPr>
        <w:t>sistem</w:t>
      </w:r>
      <w:proofErr w:type="spellEnd"/>
      <w:r w:rsidRPr="0018470F">
        <w:rPr>
          <w:sz w:val="20"/>
          <w:szCs w:val="20"/>
        </w:rPr>
        <w:t xml:space="preserve"> </w:t>
      </w:r>
      <w:proofErr w:type="spellStart"/>
      <w:r w:rsidRPr="0018470F">
        <w:rPr>
          <w:sz w:val="20"/>
          <w:szCs w:val="20"/>
        </w:rPr>
        <w:t>akan</w:t>
      </w:r>
      <w:proofErr w:type="spellEnd"/>
      <w:r w:rsidRPr="0018470F">
        <w:rPr>
          <w:sz w:val="20"/>
          <w:szCs w:val="20"/>
        </w:rPr>
        <w:t xml:space="preserve"> </w:t>
      </w:r>
      <w:proofErr w:type="spellStart"/>
      <w:r w:rsidRPr="0018470F">
        <w:rPr>
          <w:sz w:val="20"/>
          <w:szCs w:val="20"/>
        </w:rPr>
        <w:t>menggantikan</w:t>
      </w:r>
      <w:proofErr w:type="spellEnd"/>
      <w:r w:rsidRPr="0018470F">
        <w:rPr>
          <w:sz w:val="20"/>
          <w:szCs w:val="20"/>
        </w:rPr>
        <w:t xml:space="preserve"> </w:t>
      </w:r>
      <w:proofErr w:type="spellStart"/>
      <w:r w:rsidRPr="0018470F">
        <w:rPr>
          <w:sz w:val="20"/>
          <w:szCs w:val="20"/>
        </w:rPr>
        <w:t>atau</w:t>
      </w:r>
      <w:proofErr w:type="spellEnd"/>
      <w:r w:rsidRPr="0018470F">
        <w:rPr>
          <w:sz w:val="20"/>
          <w:szCs w:val="20"/>
        </w:rPr>
        <w:t xml:space="preserve"> </w:t>
      </w:r>
      <w:proofErr w:type="spellStart"/>
      <w:r w:rsidRPr="0018470F">
        <w:rPr>
          <w:sz w:val="20"/>
          <w:szCs w:val="20"/>
        </w:rPr>
        <w:t>menyelaraskan</w:t>
      </w:r>
      <w:proofErr w:type="spellEnd"/>
      <w:r w:rsidRPr="0018470F">
        <w:rPr>
          <w:sz w:val="20"/>
          <w:szCs w:val="20"/>
        </w:rPr>
        <w:t xml:space="preserve"> kata </w:t>
      </w:r>
      <w:proofErr w:type="spellStart"/>
      <w:r w:rsidRPr="0018470F">
        <w:rPr>
          <w:sz w:val="20"/>
          <w:szCs w:val="20"/>
        </w:rPr>
        <w:t>tersebut</w:t>
      </w:r>
      <w:proofErr w:type="spellEnd"/>
      <w:r w:rsidRPr="0018470F">
        <w:rPr>
          <w:sz w:val="20"/>
          <w:szCs w:val="20"/>
        </w:rPr>
        <w:t xml:space="preserve"> </w:t>
      </w:r>
      <w:proofErr w:type="spellStart"/>
      <w:r w:rsidRPr="0018470F">
        <w:rPr>
          <w:sz w:val="20"/>
          <w:szCs w:val="20"/>
        </w:rPr>
        <w:t>dengan</w:t>
      </w:r>
      <w:proofErr w:type="spellEnd"/>
      <w:r w:rsidRPr="0018470F">
        <w:rPr>
          <w:sz w:val="20"/>
          <w:szCs w:val="20"/>
        </w:rPr>
        <w:t xml:space="preserve"> </w:t>
      </w:r>
      <w:proofErr w:type="spellStart"/>
      <w:r w:rsidRPr="0018470F">
        <w:rPr>
          <w:sz w:val="20"/>
          <w:szCs w:val="20"/>
        </w:rPr>
        <w:t>padanan</w:t>
      </w:r>
      <w:proofErr w:type="spellEnd"/>
      <w:r w:rsidRPr="0018470F">
        <w:rPr>
          <w:sz w:val="20"/>
          <w:szCs w:val="20"/>
        </w:rPr>
        <w:t xml:space="preserve"> yang </w:t>
      </w:r>
      <w:proofErr w:type="spellStart"/>
      <w:r w:rsidRPr="0018470F">
        <w:rPr>
          <w:sz w:val="20"/>
          <w:szCs w:val="20"/>
        </w:rPr>
        <w:t>telah</w:t>
      </w:r>
      <w:proofErr w:type="spellEnd"/>
      <w:r w:rsidRPr="0018470F">
        <w:rPr>
          <w:sz w:val="20"/>
          <w:szCs w:val="20"/>
        </w:rPr>
        <w:t xml:space="preserve"> </w:t>
      </w:r>
      <w:proofErr w:type="spellStart"/>
      <w:r w:rsidRPr="0018470F">
        <w:rPr>
          <w:sz w:val="20"/>
          <w:szCs w:val="20"/>
        </w:rPr>
        <w:t>dikenal</w:t>
      </w:r>
      <w:proofErr w:type="spellEnd"/>
      <w:r w:rsidRPr="0018470F">
        <w:rPr>
          <w:sz w:val="20"/>
          <w:szCs w:val="20"/>
        </w:rPr>
        <w:t xml:space="preserve"> oleh model. Hal </w:t>
      </w:r>
      <w:proofErr w:type="spellStart"/>
      <w:r w:rsidRPr="0018470F">
        <w:rPr>
          <w:sz w:val="20"/>
          <w:szCs w:val="20"/>
        </w:rPr>
        <w:t>ini</w:t>
      </w:r>
      <w:proofErr w:type="spellEnd"/>
      <w:r w:rsidRPr="0018470F">
        <w:rPr>
          <w:sz w:val="20"/>
          <w:szCs w:val="20"/>
        </w:rPr>
        <w:t xml:space="preserve"> </w:t>
      </w:r>
      <w:proofErr w:type="spellStart"/>
      <w:r w:rsidRPr="0018470F">
        <w:rPr>
          <w:sz w:val="20"/>
          <w:szCs w:val="20"/>
        </w:rPr>
        <w:t>memungkinkan</w:t>
      </w:r>
      <w:proofErr w:type="spellEnd"/>
      <w:r w:rsidRPr="0018470F">
        <w:rPr>
          <w:sz w:val="20"/>
          <w:szCs w:val="20"/>
        </w:rPr>
        <w:t xml:space="preserve"> </w:t>
      </w:r>
      <w:proofErr w:type="spellStart"/>
      <w:r w:rsidRPr="0018470F">
        <w:rPr>
          <w:sz w:val="20"/>
          <w:szCs w:val="20"/>
        </w:rPr>
        <w:t>sistem</w:t>
      </w:r>
      <w:proofErr w:type="spellEnd"/>
      <w:r w:rsidRPr="0018470F">
        <w:rPr>
          <w:sz w:val="20"/>
          <w:szCs w:val="20"/>
        </w:rPr>
        <w:t xml:space="preserve"> </w:t>
      </w:r>
      <w:proofErr w:type="spellStart"/>
      <w:r w:rsidRPr="0018470F">
        <w:rPr>
          <w:sz w:val="20"/>
          <w:szCs w:val="20"/>
        </w:rPr>
        <w:t>untuk</w:t>
      </w:r>
      <w:proofErr w:type="spellEnd"/>
      <w:r w:rsidRPr="0018470F">
        <w:rPr>
          <w:sz w:val="20"/>
          <w:szCs w:val="20"/>
        </w:rPr>
        <w:t xml:space="preserve"> </w:t>
      </w:r>
      <w:proofErr w:type="spellStart"/>
      <w:r w:rsidRPr="0018470F">
        <w:rPr>
          <w:sz w:val="20"/>
          <w:szCs w:val="20"/>
        </w:rPr>
        <w:t>tetap</w:t>
      </w:r>
      <w:proofErr w:type="spellEnd"/>
      <w:r w:rsidRPr="0018470F">
        <w:rPr>
          <w:sz w:val="20"/>
          <w:szCs w:val="20"/>
        </w:rPr>
        <w:t xml:space="preserve"> </w:t>
      </w:r>
      <w:proofErr w:type="spellStart"/>
      <w:r w:rsidRPr="0018470F">
        <w:rPr>
          <w:sz w:val="20"/>
          <w:szCs w:val="20"/>
        </w:rPr>
        <w:lastRenderedPageBreak/>
        <w:t>dapat</w:t>
      </w:r>
      <w:proofErr w:type="spellEnd"/>
      <w:r w:rsidRPr="0018470F">
        <w:rPr>
          <w:sz w:val="20"/>
          <w:szCs w:val="20"/>
        </w:rPr>
        <w:t xml:space="preserve"> </w:t>
      </w:r>
      <w:proofErr w:type="spellStart"/>
      <w:r w:rsidRPr="0018470F">
        <w:rPr>
          <w:sz w:val="20"/>
          <w:szCs w:val="20"/>
        </w:rPr>
        <w:t>memahami</w:t>
      </w:r>
      <w:proofErr w:type="spellEnd"/>
      <w:r w:rsidRPr="0018470F">
        <w:rPr>
          <w:sz w:val="20"/>
          <w:szCs w:val="20"/>
        </w:rPr>
        <w:t xml:space="preserve"> </w:t>
      </w:r>
      <w:proofErr w:type="spellStart"/>
      <w:r w:rsidRPr="0018470F">
        <w:rPr>
          <w:sz w:val="20"/>
          <w:szCs w:val="20"/>
        </w:rPr>
        <w:t>maksud</w:t>
      </w:r>
      <w:proofErr w:type="spellEnd"/>
      <w:r w:rsidRPr="0018470F">
        <w:rPr>
          <w:sz w:val="20"/>
          <w:szCs w:val="20"/>
        </w:rPr>
        <w:t xml:space="preserve"> </w:t>
      </w:r>
      <w:proofErr w:type="spellStart"/>
      <w:r w:rsidRPr="0018470F">
        <w:rPr>
          <w:sz w:val="20"/>
          <w:szCs w:val="20"/>
        </w:rPr>
        <w:t>pertanyaan</w:t>
      </w:r>
      <w:proofErr w:type="spellEnd"/>
      <w:r w:rsidRPr="0018470F">
        <w:rPr>
          <w:sz w:val="20"/>
          <w:szCs w:val="20"/>
        </w:rPr>
        <w:t xml:space="preserve"> </w:t>
      </w:r>
      <w:proofErr w:type="spellStart"/>
      <w:r w:rsidRPr="0018470F">
        <w:rPr>
          <w:sz w:val="20"/>
          <w:szCs w:val="20"/>
        </w:rPr>
        <w:t>pengguna</w:t>
      </w:r>
      <w:proofErr w:type="spellEnd"/>
      <w:r w:rsidRPr="0018470F">
        <w:rPr>
          <w:sz w:val="20"/>
          <w:szCs w:val="20"/>
        </w:rPr>
        <w:t xml:space="preserve"> </w:t>
      </w:r>
      <w:proofErr w:type="spellStart"/>
      <w:r w:rsidRPr="0018470F">
        <w:rPr>
          <w:sz w:val="20"/>
          <w:szCs w:val="20"/>
        </w:rPr>
        <w:t>meskipun</w:t>
      </w:r>
      <w:proofErr w:type="spellEnd"/>
      <w:r w:rsidRPr="0018470F">
        <w:rPr>
          <w:sz w:val="20"/>
          <w:szCs w:val="20"/>
        </w:rPr>
        <w:t xml:space="preserve"> </w:t>
      </w:r>
      <w:proofErr w:type="spellStart"/>
      <w:r w:rsidRPr="0018470F">
        <w:rPr>
          <w:sz w:val="20"/>
          <w:szCs w:val="20"/>
        </w:rPr>
        <w:t>redaksi</w:t>
      </w:r>
      <w:proofErr w:type="spellEnd"/>
      <w:r w:rsidRPr="0018470F">
        <w:rPr>
          <w:sz w:val="20"/>
          <w:szCs w:val="20"/>
        </w:rPr>
        <w:t xml:space="preserve"> </w:t>
      </w:r>
      <w:proofErr w:type="spellStart"/>
      <w:r w:rsidRPr="0018470F">
        <w:rPr>
          <w:sz w:val="20"/>
          <w:szCs w:val="20"/>
        </w:rPr>
        <w:t>atau</w:t>
      </w:r>
      <w:proofErr w:type="spellEnd"/>
      <w:r w:rsidRPr="0018470F">
        <w:rPr>
          <w:sz w:val="20"/>
          <w:szCs w:val="20"/>
        </w:rPr>
        <w:t xml:space="preserve"> </w:t>
      </w:r>
      <w:proofErr w:type="spellStart"/>
      <w:r w:rsidRPr="0018470F">
        <w:rPr>
          <w:sz w:val="20"/>
          <w:szCs w:val="20"/>
        </w:rPr>
        <w:t>pilihan</w:t>
      </w:r>
      <w:proofErr w:type="spellEnd"/>
      <w:r w:rsidRPr="0018470F">
        <w:rPr>
          <w:sz w:val="20"/>
          <w:szCs w:val="20"/>
        </w:rPr>
        <w:t xml:space="preserve"> </w:t>
      </w:r>
      <w:proofErr w:type="spellStart"/>
      <w:r w:rsidRPr="0018470F">
        <w:rPr>
          <w:sz w:val="20"/>
          <w:szCs w:val="20"/>
        </w:rPr>
        <w:t>katanya</w:t>
      </w:r>
      <w:proofErr w:type="spellEnd"/>
      <w:r w:rsidRPr="0018470F">
        <w:rPr>
          <w:sz w:val="20"/>
          <w:szCs w:val="20"/>
        </w:rPr>
        <w:t xml:space="preserve"> </w:t>
      </w:r>
      <w:proofErr w:type="spellStart"/>
      <w:r w:rsidRPr="0018470F">
        <w:rPr>
          <w:sz w:val="20"/>
          <w:szCs w:val="20"/>
        </w:rPr>
        <w:t>berbeda</w:t>
      </w:r>
      <w:proofErr w:type="spellEnd"/>
      <w:r w:rsidRPr="0018470F">
        <w:rPr>
          <w:sz w:val="20"/>
          <w:szCs w:val="20"/>
        </w:rPr>
        <w:t xml:space="preserve"> </w:t>
      </w:r>
      <w:proofErr w:type="spellStart"/>
      <w:r w:rsidRPr="0018470F">
        <w:rPr>
          <w:sz w:val="20"/>
          <w:szCs w:val="20"/>
        </w:rPr>
        <w:t>dari</w:t>
      </w:r>
      <w:proofErr w:type="spellEnd"/>
      <w:r w:rsidRPr="0018470F">
        <w:rPr>
          <w:sz w:val="20"/>
          <w:szCs w:val="20"/>
        </w:rPr>
        <w:t xml:space="preserve"> yang </w:t>
      </w:r>
      <w:proofErr w:type="spellStart"/>
      <w:r w:rsidRPr="0018470F">
        <w:rPr>
          <w:sz w:val="20"/>
          <w:szCs w:val="20"/>
        </w:rPr>
        <w:t>terdapat</w:t>
      </w:r>
      <w:proofErr w:type="spellEnd"/>
      <w:r w:rsidRPr="0018470F">
        <w:rPr>
          <w:sz w:val="20"/>
          <w:szCs w:val="20"/>
        </w:rPr>
        <w:t xml:space="preserve"> </w:t>
      </w:r>
      <w:proofErr w:type="spellStart"/>
      <w:r w:rsidRPr="0018470F">
        <w:rPr>
          <w:sz w:val="20"/>
          <w:szCs w:val="20"/>
        </w:rPr>
        <w:t>dalam</w:t>
      </w:r>
      <w:proofErr w:type="spellEnd"/>
      <w:r w:rsidRPr="0018470F">
        <w:rPr>
          <w:sz w:val="20"/>
          <w:szCs w:val="20"/>
        </w:rPr>
        <w:t xml:space="preserve"> dataset </w:t>
      </w:r>
      <w:proofErr w:type="spellStart"/>
      <w:r w:rsidRPr="0018470F">
        <w:rPr>
          <w:sz w:val="20"/>
          <w:szCs w:val="20"/>
        </w:rPr>
        <w:t>pelatihan</w:t>
      </w:r>
      <w:proofErr w:type="spellEnd"/>
      <w:r w:rsidRPr="0018470F">
        <w:rPr>
          <w:sz w:val="20"/>
          <w:szCs w:val="20"/>
        </w:rPr>
        <w:t xml:space="preserve">. </w:t>
      </w:r>
      <w:proofErr w:type="spellStart"/>
      <w:r w:rsidRPr="0018470F">
        <w:rPr>
          <w:sz w:val="20"/>
          <w:szCs w:val="20"/>
        </w:rPr>
        <w:t>Dengan</w:t>
      </w:r>
      <w:proofErr w:type="spellEnd"/>
      <w:r w:rsidRPr="0018470F">
        <w:rPr>
          <w:sz w:val="20"/>
          <w:szCs w:val="20"/>
        </w:rPr>
        <w:t xml:space="preserve"> </w:t>
      </w:r>
      <w:proofErr w:type="spellStart"/>
      <w:r w:rsidRPr="0018470F">
        <w:rPr>
          <w:sz w:val="20"/>
          <w:szCs w:val="20"/>
        </w:rPr>
        <w:t>demikian</w:t>
      </w:r>
      <w:proofErr w:type="spellEnd"/>
      <w:r w:rsidRPr="0018470F">
        <w:rPr>
          <w:sz w:val="20"/>
          <w:szCs w:val="20"/>
        </w:rPr>
        <w:t xml:space="preserve">, </w:t>
      </w:r>
      <w:proofErr w:type="spellStart"/>
      <w:r w:rsidRPr="0018470F">
        <w:rPr>
          <w:sz w:val="20"/>
          <w:szCs w:val="20"/>
        </w:rPr>
        <w:t>tahap</w:t>
      </w:r>
      <w:proofErr w:type="spellEnd"/>
      <w:r w:rsidRPr="0018470F">
        <w:rPr>
          <w:sz w:val="20"/>
          <w:szCs w:val="20"/>
        </w:rPr>
        <w:t xml:space="preserve"> Check Synonym </w:t>
      </w:r>
      <w:proofErr w:type="spellStart"/>
      <w:r w:rsidRPr="0018470F">
        <w:rPr>
          <w:sz w:val="20"/>
          <w:szCs w:val="20"/>
        </w:rPr>
        <w:t>berperan</w:t>
      </w:r>
      <w:proofErr w:type="spellEnd"/>
      <w:r w:rsidRPr="0018470F">
        <w:rPr>
          <w:sz w:val="20"/>
          <w:szCs w:val="20"/>
        </w:rPr>
        <w:t xml:space="preserve"> </w:t>
      </w:r>
      <w:proofErr w:type="spellStart"/>
      <w:r w:rsidRPr="0018470F">
        <w:rPr>
          <w:sz w:val="20"/>
          <w:szCs w:val="20"/>
        </w:rPr>
        <w:t>penting</w:t>
      </w:r>
      <w:proofErr w:type="spellEnd"/>
      <w:r w:rsidRPr="0018470F">
        <w:rPr>
          <w:sz w:val="20"/>
          <w:szCs w:val="20"/>
        </w:rPr>
        <w:t xml:space="preserve"> </w:t>
      </w:r>
      <w:proofErr w:type="spellStart"/>
      <w:r w:rsidRPr="0018470F">
        <w:rPr>
          <w:sz w:val="20"/>
          <w:szCs w:val="20"/>
        </w:rPr>
        <w:t>dalam</w:t>
      </w:r>
      <w:proofErr w:type="spellEnd"/>
      <w:r w:rsidRPr="0018470F">
        <w:rPr>
          <w:sz w:val="20"/>
          <w:szCs w:val="20"/>
        </w:rPr>
        <w:t xml:space="preserve"> </w:t>
      </w:r>
      <w:proofErr w:type="spellStart"/>
      <w:r w:rsidRPr="0018470F">
        <w:rPr>
          <w:sz w:val="20"/>
          <w:szCs w:val="20"/>
        </w:rPr>
        <w:t>meningkatkan</w:t>
      </w:r>
      <w:proofErr w:type="spellEnd"/>
      <w:r w:rsidRPr="0018470F">
        <w:rPr>
          <w:sz w:val="20"/>
          <w:szCs w:val="20"/>
        </w:rPr>
        <w:t xml:space="preserve"> </w:t>
      </w:r>
      <w:proofErr w:type="spellStart"/>
      <w:r w:rsidRPr="0018470F">
        <w:rPr>
          <w:sz w:val="20"/>
          <w:szCs w:val="20"/>
        </w:rPr>
        <w:t>konteks</w:t>
      </w:r>
      <w:proofErr w:type="spellEnd"/>
      <w:r w:rsidRPr="0018470F">
        <w:rPr>
          <w:sz w:val="20"/>
          <w:szCs w:val="20"/>
        </w:rPr>
        <w:t xml:space="preserve"> dan </w:t>
      </w:r>
      <w:proofErr w:type="spellStart"/>
      <w:r w:rsidRPr="0018470F">
        <w:rPr>
          <w:sz w:val="20"/>
          <w:szCs w:val="20"/>
        </w:rPr>
        <w:t>akurasi</w:t>
      </w:r>
      <w:proofErr w:type="spellEnd"/>
      <w:r w:rsidRPr="0018470F">
        <w:rPr>
          <w:sz w:val="20"/>
          <w:szCs w:val="20"/>
        </w:rPr>
        <w:t xml:space="preserve"> </w:t>
      </w:r>
      <w:proofErr w:type="spellStart"/>
      <w:r w:rsidRPr="0018470F">
        <w:rPr>
          <w:sz w:val="20"/>
          <w:szCs w:val="20"/>
        </w:rPr>
        <w:t>pencocokan</w:t>
      </w:r>
      <w:proofErr w:type="spellEnd"/>
      <w:r w:rsidRPr="0018470F">
        <w:rPr>
          <w:sz w:val="20"/>
          <w:szCs w:val="20"/>
        </w:rPr>
        <w:t xml:space="preserve">, </w:t>
      </w:r>
      <w:proofErr w:type="spellStart"/>
      <w:r w:rsidRPr="0018470F">
        <w:rPr>
          <w:sz w:val="20"/>
          <w:szCs w:val="20"/>
        </w:rPr>
        <w:t>serta</w:t>
      </w:r>
      <w:proofErr w:type="spellEnd"/>
      <w:r w:rsidRPr="0018470F">
        <w:rPr>
          <w:sz w:val="20"/>
          <w:szCs w:val="20"/>
        </w:rPr>
        <w:t xml:space="preserve"> </w:t>
      </w:r>
      <w:proofErr w:type="spellStart"/>
      <w:r w:rsidRPr="0018470F">
        <w:rPr>
          <w:sz w:val="20"/>
          <w:szCs w:val="20"/>
        </w:rPr>
        <w:t>memperkuat</w:t>
      </w:r>
      <w:proofErr w:type="spellEnd"/>
      <w:r w:rsidRPr="0018470F">
        <w:rPr>
          <w:sz w:val="20"/>
          <w:szCs w:val="20"/>
        </w:rPr>
        <w:t xml:space="preserve"> </w:t>
      </w:r>
      <w:proofErr w:type="spellStart"/>
      <w:r w:rsidRPr="0018470F">
        <w:rPr>
          <w:sz w:val="20"/>
          <w:szCs w:val="20"/>
        </w:rPr>
        <w:t>performa</w:t>
      </w:r>
      <w:proofErr w:type="spellEnd"/>
      <w:r w:rsidRPr="0018470F">
        <w:rPr>
          <w:sz w:val="20"/>
          <w:szCs w:val="20"/>
        </w:rPr>
        <w:t xml:space="preserve"> </w:t>
      </w:r>
      <w:proofErr w:type="spellStart"/>
      <w:r w:rsidRPr="0018470F">
        <w:rPr>
          <w:sz w:val="20"/>
          <w:szCs w:val="20"/>
        </w:rPr>
        <w:t>sistem</w:t>
      </w:r>
      <w:proofErr w:type="spellEnd"/>
      <w:r w:rsidRPr="0018470F">
        <w:rPr>
          <w:sz w:val="20"/>
          <w:szCs w:val="20"/>
        </w:rPr>
        <w:t xml:space="preserve"> </w:t>
      </w:r>
      <w:proofErr w:type="spellStart"/>
      <w:r w:rsidRPr="0018470F">
        <w:rPr>
          <w:sz w:val="20"/>
          <w:szCs w:val="20"/>
        </w:rPr>
        <w:t>dalam</w:t>
      </w:r>
      <w:proofErr w:type="spellEnd"/>
      <w:r w:rsidRPr="0018470F">
        <w:rPr>
          <w:sz w:val="20"/>
          <w:szCs w:val="20"/>
        </w:rPr>
        <w:t xml:space="preserve"> </w:t>
      </w:r>
      <w:proofErr w:type="spellStart"/>
      <w:r w:rsidRPr="0018470F">
        <w:rPr>
          <w:sz w:val="20"/>
          <w:szCs w:val="20"/>
        </w:rPr>
        <w:t>mengenali</w:t>
      </w:r>
      <w:proofErr w:type="spellEnd"/>
      <w:r w:rsidRPr="0018470F">
        <w:rPr>
          <w:sz w:val="20"/>
          <w:szCs w:val="20"/>
        </w:rPr>
        <w:t xml:space="preserve"> </w:t>
      </w:r>
      <w:proofErr w:type="spellStart"/>
      <w:r w:rsidRPr="0018470F">
        <w:rPr>
          <w:sz w:val="20"/>
          <w:szCs w:val="20"/>
        </w:rPr>
        <w:t>maksud</w:t>
      </w:r>
      <w:proofErr w:type="spellEnd"/>
      <w:r w:rsidRPr="0018470F">
        <w:rPr>
          <w:sz w:val="20"/>
          <w:szCs w:val="20"/>
        </w:rPr>
        <w:t xml:space="preserve"> </w:t>
      </w:r>
      <w:proofErr w:type="spellStart"/>
      <w:r w:rsidRPr="0018470F">
        <w:rPr>
          <w:sz w:val="20"/>
          <w:szCs w:val="20"/>
        </w:rPr>
        <w:t>sebenarnya</w:t>
      </w:r>
      <w:proofErr w:type="spellEnd"/>
      <w:r w:rsidRPr="0018470F">
        <w:rPr>
          <w:sz w:val="20"/>
          <w:szCs w:val="20"/>
        </w:rPr>
        <w:t xml:space="preserve"> </w:t>
      </w:r>
      <w:proofErr w:type="spellStart"/>
      <w:r w:rsidRPr="0018470F">
        <w:rPr>
          <w:sz w:val="20"/>
          <w:szCs w:val="20"/>
        </w:rPr>
        <w:t>dari</w:t>
      </w:r>
      <w:proofErr w:type="spellEnd"/>
      <w:r w:rsidRPr="0018470F">
        <w:rPr>
          <w:sz w:val="20"/>
          <w:szCs w:val="20"/>
        </w:rPr>
        <w:t xml:space="preserve"> </w:t>
      </w:r>
      <w:proofErr w:type="spellStart"/>
      <w:r w:rsidRPr="0018470F">
        <w:rPr>
          <w:sz w:val="20"/>
          <w:szCs w:val="20"/>
        </w:rPr>
        <w:t>pertanyaan</w:t>
      </w:r>
      <w:proofErr w:type="spellEnd"/>
      <w:r w:rsidRPr="0018470F">
        <w:rPr>
          <w:sz w:val="20"/>
          <w:szCs w:val="20"/>
        </w:rPr>
        <w:t xml:space="preserve"> </w:t>
      </w:r>
      <w:proofErr w:type="spellStart"/>
      <w:r w:rsidRPr="0018470F">
        <w:rPr>
          <w:sz w:val="20"/>
          <w:szCs w:val="20"/>
        </w:rPr>
        <w:t>pengguna</w:t>
      </w:r>
      <w:proofErr w:type="spellEnd"/>
      <w:r w:rsidRPr="0018470F">
        <w:rPr>
          <w:sz w:val="20"/>
          <w:szCs w:val="20"/>
        </w:rPr>
        <w:t>.</w:t>
      </w:r>
    </w:p>
    <w:p w14:paraId="531FDC2A" w14:textId="77777777" w:rsidR="007016E0" w:rsidRDefault="007016E0" w:rsidP="00A50BC5">
      <w:pPr>
        <w:spacing w:line="276" w:lineRule="auto"/>
        <w:ind w:right="461" w:firstLine="340"/>
        <w:jc w:val="both"/>
        <w:rPr>
          <w:sz w:val="20"/>
          <w:szCs w:val="20"/>
        </w:rPr>
      </w:pPr>
    </w:p>
    <w:p w14:paraId="0D0A57C6" w14:textId="77777777" w:rsidR="000C5FFA" w:rsidRDefault="000C5FFA" w:rsidP="00A50BC5">
      <w:pPr>
        <w:spacing w:line="276" w:lineRule="auto"/>
        <w:ind w:right="461" w:firstLine="340"/>
        <w:jc w:val="both"/>
        <w:rPr>
          <w:sz w:val="20"/>
          <w:szCs w:val="20"/>
        </w:rPr>
      </w:pPr>
    </w:p>
    <w:p w14:paraId="697FD50A" w14:textId="77777777" w:rsidR="000C5FFA" w:rsidRPr="009404BB" w:rsidRDefault="000C5FFA" w:rsidP="000C5FFA">
      <w:pPr>
        <w:spacing w:line="276" w:lineRule="auto"/>
        <w:ind w:right="461"/>
        <w:jc w:val="both"/>
        <w:rPr>
          <w:sz w:val="20"/>
          <w:szCs w:val="20"/>
        </w:rPr>
      </w:pPr>
    </w:p>
    <w:p w14:paraId="11A498E3" w14:textId="7289F3E9" w:rsidR="00762825" w:rsidRPr="00762825" w:rsidRDefault="00040D26" w:rsidP="00762825">
      <w:pPr>
        <w:pStyle w:val="Heading3"/>
        <w:ind w:right="35"/>
        <w:rPr>
          <w:rFonts w:cs="Times New Roman"/>
          <w:bCs/>
          <w:szCs w:val="20"/>
        </w:rPr>
      </w:pPr>
      <w:bookmarkStart w:id="71" w:name="_Toc202306612"/>
      <w:bookmarkStart w:id="72" w:name="_Toc176987406"/>
      <w:r>
        <w:rPr>
          <w:rFonts w:cs="Times New Roman"/>
          <w:bCs/>
          <w:szCs w:val="20"/>
        </w:rPr>
        <w:t xml:space="preserve">3.2.1 </w:t>
      </w:r>
      <w:r w:rsidRPr="009404BB">
        <w:rPr>
          <w:rFonts w:cs="Times New Roman"/>
          <w:bCs/>
          <w:szCs w:val="20"/>
        </w:rPr>
        <w:t>DATA</w:t>
      </w:r>
      <w:r>
        <w:rPr>
          <w:rFonts w:cs="Times New Roman"/>
          <w:bCs/>
          <w:szCs w:val="20"/>
        </w:rPr>
        <w:t>SET</w:t>
      </w:r>
      <w:bookmarkEnd w:id="71"/>
    </w:p>
    <w:p w14:paraId="76065E71" w14:textId="77777777" w:rsidR="00040D26" w:rsidRPr="009404BB" w:rsidRDefault="00040D26" w:rsidP="000C5FFA">
      <w:pPr>
        <w:keepNext/>
        <w:keepLines/>
        <w:spacing w:before="40" w:line="276" w:lineRule="auto"/>
        <w:ind w:right="35" w:firstLine="720"/>
        <w:jc w:val="both"/>
        <w:rPr>
          <w:sz w:val="20"/>
          <w:szCs w:val="20"/>
        </w:rPr>
      </w:pPr>
      <w:r w:rsidRPr="009404BB">
        <w:rPr>
          <w:sz w:val="20"/>
          <w:szCs w:val="20"/>
        </w:rPr>
        <w:t xml:space="preserve">Dalam </w:t>
      </w:r>
      <w:proofErr w:type="spellStart"/>
      <w:r w:rsidRPr="009404BB">
        <w:rPr>
          <w:sz w:val="20"/>
          <w:szCs w:val="20"/>
        </w:rPr>
        <w:t>pengembangan</w:t>
      </w:r>
      <w:proofErr w:type="spellEnd"/>
      <w:r w:rsidRPr="009404BB">
        <w:rPr>
          <w:sz w:val="20"/>
          <w:szCs w:val="20"/>
        </w:rPr>
        <w:t xml:space="preserve"> chatbot</w:t>
      </w:r>
      <w:r>
        <w:rPr>
          <w:sz w:val="20"/>
          <w:szCs w:val="20"/>
        </w:rPr>
        <w:t>,</w:t>
      </w:r>
      <w:r w:rsidRPr="009404BB">
        <w:rPr>
          <w:sz w:val="20"/>
          <w:szCs w:val="20"/>
        </w:rPr>
        <w:t xml:space="preserve"> dataset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aspek</w:t>
      </w:r>
      <w:proofErr w:type="spellEnd"/>
      <w:r w:rsidRPr="009404BB">
        <w:rPr>
          <w:sz w:val="20"/>
          <w:szCs w:val="20"/>
        </w:rPr>
        <w:t xml:space="preserve"> </w:t>
      </w:r>
      <w:proofErr w:type="spellStart"/>
      <w:r w:rsidRPr="009404BB">
        <w:rPr>
          <w:sz w:val="20"/>
          <w:szCs w:val="20"/>
        </w:rPr>
        <w:t>krusial</w:t>
      </w:r>
      <w:proofErr w:type="spellEnd"/>
      <w:r w:rsidRPr="009404BB">
        <w:rPr>
          <w:sz w:val="20"/>
          <w:szCs w:val="20"/>
        </w:rPr>
        <w:t xml:space="preserve">, </w:t>
      </w:r>
      <w:proofErr w:type="spellStart"/>
      <w:r w:rsidRPr="009404BB">
        <w:rPr>
          <w:sz w:val="20"/>
          <w:szCs w:val="20"/>
        </w:rPr>
        <w:t>sumber</w:t>
      </w:r>
      <w:proofErr w:type="spellEnd"/>
      <w:r w:rsidRPr="009404BB">
        <w:rPr>
          <w:sz w:val="20"/>
          <w:szCs w:val="20"/>
        </w:rPr>
        <w:t xml:space="preserve"> data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memegang</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menentukan</w:t>
      </w:r>
      <w:proofErr w:type="spellEnd"/>
      <w:r w:rsidRPr="009404BB">
        <w:rPr>
          <w:sz w:val="20"/>
          <w:szCs w:val="20"/>
        </w:rPr>
        <w:t xml:space="preserve"> </w:t>
      </w:r>
      <w:proofErr w:type="spellStart"/>
      <w:r w:rsidRPr="009404BB">
        <w:rPr>
          <w:sz w:val="20"/>
          <w:szCs w:val="20"/>
        </w:rPr>
        <w:t>keakuratan</w:t>
      </w:r>
      <w:proofErr w:type="spellEnd"/>
      <w:r w:rsidRPr="009404BB">
        <w:rPr>
          <w:sz w:val="20"/>
          <w:szCs w:val="20"/>
        </w:rPr>
        <w:t xml:space="preserve"> dan </w:t>
      </w:r>
      <w:proofErr w:type="spellStart"/>
      <w:r w:rsidRPr="009404BB">
        <w:rPr>
          <w:sz w:val="20"/>
          <w:szCs w:val="20"/>
        </w:rPr>
        <w:t>efektivitas</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Data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knowledge base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yang </w:t>
      </w:r>
      <w:proofErr w:type="spellStart"/>
      <w:r w:rsidRPr="009404BB">
        <w:rPr>
          <w:sz w:val="20"/>
          <w:szCs w:val="20"/>
        </w:rPr>
        <w:t>didalamnya</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data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skenario</w:t>
      </w:r>
      <w:proofErr w:type="spellEnd"/>
      <w:r w:rsidRPr="009404BB">
        <w:rPr>
          <w:sz w:val="20"/>
          <w:szCs w:val="20"/>
        </w:rPr>
        <w:t xml:space="preserve"> test, test case, test step, expected result testing. </w:t>
      </w:r>
      <w:proofErr w:type="spellStart"/>
      <w:r w:rsidRPr="009404BB">
        <w:rPr>
          <w:sz w:val="20"/>
          <w:szCs w:val="20"/>
        </w:rPr>
        <w:t>Dokumen</w:t>
      </w:r>
      <w:proofErr w:type="spellEnd"/>
      <w:r w:rsidRPr="009404BB">
        <w:rPr>
          <w:sz w:val="20"/>
          <w:szCs w:val="20"/>
        </w:rPr>
        <w:t xml:space="preserve"> test case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diperoleh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kolaborasi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internal Agree Telkom Indonesia. </w:t>
      </w:r>
    </w:p>
    <w:p w14:paraId="6D61FCF9" w14:textId="77777777" w:rsidR="00040D26" w:rsidRPr="009404BB" w:rsidRDefault="00040D26" w:rsidP="000C5FFA">
      <w:pPr>
        <w:ind w:right="35"/>
        <w:jc w:val="both"/>
        <w:rPr>
          <w:sz w:val="20"/>
          <w:szCs w:val="20"/>
        </w:rPr>
      </w:pPr>
    </w:p>
    <w:p w14:paraId="6332DA43" w14:textId="2830BD29" w:rsidR="00040D26" w:rsidRPr="009404BB" w:rsidRDefault="00040D26" w:rsidP="00C92485">
      <w:pPr>
        <w:pStyle w:val="Heading4"/>
      </w:pPr>
      <w:bookmarkStart w:id="73" w:name="_Toc176987407"/>
      <w:bookmarkStart w:id="74" w:name="_Toc196165307"/>
      <w:r w:rsidRPr="009404BB">
        <w:t>1</w:t>
      </w:r>
      <w:r w:rsidR="00770C77">
        <w:t>.</w:t>
      </w:r>
      <w:r w:rsidRPr="009404BB">
        <w:t xml:space="preserve"> PERUBAHAN FORMAT DATASET</w:t>
      </w:r>
      <w:bookmarkEnd w:id="73"/>
      <w:bookmarkEnd w:id="74"/>
      <w:r w:rsidRPr="009404BB">
        <w:t xml:space="preserve"> </w:t>
      </w:r>
    </w:p>
    <w:p w14:paraId="6206563B" w14:textId="108CDB33" w:rsidR="000C5FFA" w:rsidRDefault="00040D26" w:rsidP="00762825">
      <w:pPr>
        <w:spacing w:line="276" w:lineRule="auto"/>
        <w:ind w:right="35" w:firstLine="720"/>
        <w:jc w:val="both"/>
        <w:rPr>
          <w:sz w:val="20"/>
          <w:szCs w:val="20"/>
        </w:rPr>
      </w:pPr>
      <w:r w:rsidRPr="009404BB">
        <w:rPr>
          <w:sz w:val="20"/>
          <w:szCs w:val="20"/>
        </w:rPr>
        <w:t xml:space="preserve">Saat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QA Telkom Agree </w:t>
      </w:r>
      <w:proofErr w:type="spellStart"/>
      <w:r w:rsidRPr="009404BB">
        <w:rPr>
          <w:sz w:val="20"/>
          <w:szCs w:val="20"/>
        </w:rPr>
        <w:t>terkumpul</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google docs, </w:t>
      </w:r>
      <w:proofErr w:type="spellStart"/>
      <w:r w:rsidRPr="009404BB">
        <w:rPr>
          <w:sz w:val="20"/>
          <w:szCs w:val="20"/>
        </w:rPr>
        <w:t>seperti</w:t>
      </w:r>
      <w:proofErr w:type="spellEnd"/>
      <w:r w:rsidRPr="009404BB">
        <w:rPr>
          <w:sz w:val="20"/>
          <w:szCs w:val="20"/>
        </w:rPr>
        <w:t xml:space="preserve"> yan</w:t>
      </w:r>
      <w:r>
        <w:rPr>
          <w:sz w:val="20"/>
          <w:szCs w:val="20"/>
        </w:rPr>
        <w:t xml:space="preserve">g </w:t>
      </w:r>
      <w:proofErr w:type="spellStart"/>
      <w:r>
        <w:rPr>
          <w:sz w:val="20"/>
          <w:szCs w:val="20"/>
        </w:rPr>
        <w:t>tertera</w:t>
      </w:r>
      <w:proofErr w:type="spellEnd"/>
      <w:r>
        <w:rPr>
          <w:sz w:val="20"/>
          <w:szCs w:val="20"/>
        </w:rPr>
        <w:t xml:space="preserve"> pada </w:t>
      </w:r>
      <w:proofErr w:type="spellStart"/>
      <w:r>
        <w:rPr>
          <w:sz w:val="20"/>
          <w:szCs w:val="20"/>
        </w:rPr>
        <w:t>gambar</w:t>
      </w:r>
      <w:proofErr w:type="spellEnd"/>
      <w:r>
        <w:rPr>
          <w:sz w:val="20"/>
          <w:szCs w:val="20"/>
        </w:rPr>
        <w:t xml:space="preserve"> 2.1</w:t>
      </w:r>
      <w:r w:rsidRPr="009404BB">
        <w:rPr>
          <w:sz w:val="20"/>
          <w:szCs w:val="20"/>
        </w:rPr>
        <w:t xml:space="preserve"> </w:t>
      </w:r>
      <w:r>
        <w:rPr>
          <w:sz w:val="20"/>
          <w:szCs w:val="20"/>
        </w:rPr>
        <w:t xml:space="preserve">dan </w:t>
      </w:r>
      <w:proofErr w:type="spellStart"/>
      <w:r w:rsidRPr="009404BB">
        <w:rPr>
          <w:sz w:val="20"/>
          <w:szCs w:val="20"/>
        </w:rPr>
        <w:t>dijelaskan</w:t>
      </w:r>
      <w:proofErr w:type="spellEnd"/>
      <w:r w:rsidRPr="009404BB">
        <w:rPr>
          <w:sz w:val="20"/>
          <w:szCs w:val="20"/>
        </w:rPr>
        <w:t xml:space="preserve"> pada sub-</w:t>
      </w:r>
      <w:proofErr w:type="spellStart"/>
      <w:r w:rsidRPr="009404BB">
        <w:rPr>
          <w:sz w:val="20"/>
          <w:szCs w:val="20"/>
        </w:rPr>
        <w:t>bab</w:t>
      </w:r>
      <w:proofErr w:type="spellEnd"/>
      <w:r w:rsidRPr="009404BB">
        <w:rPr>
          <w:sz w:val="20"/>
          <w:szCs w:val="20"/>
        </w:rPr>
        <w:t xml:space="preserve"> 3.2.1 Dataset. Dataset yang </w:t>
      </w:r>
      <w:proofErr w:type="spellStart"/>
      <w:r w:rsidRPr="009404BB">
        <w:rPr>
          <w:sz w:val="20"/>
          <w:szCs w:val="20"/>
        </w:rPr>
        <w:t>ada</w:t>
      </w:r>
      <w:proofErr w:type="spellEnd"/>
      <w:r w:rsidRPr="009404BB">
        <w:rPr>
          <w:sz w:val="20"/>
          <w:szCs w:val="20"/>
        </w:rPr>
        <w:t xml:space="preserve">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diolah</w:t>
      </w:r>
      <w:proofErr w:type="spellEnd"/>
      <w:r w:rsidRPr="009404BB">
        <w:rPr>
          <w:sz w:val="20"/>
          <w:szCs w:val="20"/>
        </w:rPr>
        <w:t xml:space="preserve"> </w:t>
      </w:r>
      <w:proofErr w:type="spellStart"/>
      <w:r w:rsidRPr="009404BB">
        <w:rPr>
          <w:sz w:val="20"/>
          <w:szCs w:val="20"/>
        </w:rPr>
        <w:t>lagi</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format </w:t>
      </w:r>
      <w:proofErr w:type="spellStart"/>
      <w:r w:rsidRPr="009404BB">
        <w:rPr>
          <w:sz w:val="20"/>
          <w:szCs w:val="20"/>
        </w:rPr>
        <w:t>QnA</w:t>
      </w:r>
      <w:proofErr w:type="spellEnd"/>
      <w:r w:rsidRPr="009404BB">
        <w:rPr>
          <w:sz w:val="20"/>
          <w:szCs w:val="20"/>
        </w:rPr>
        <w:t xml:space="preserve"> agar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digunakan</w:t>
      </w:r>
      <w:proofErr w:type="spellEnd"/>
      <w:r w:rsidRPr="009404BB">
        <w:rPr>
          <w:sz w:val="20"/>
          <w:szCs w:val="20"/>
        </w:rPr>
        <w:t xml:space="preserve"> pada proses </w:t>
      </w:r>
      <w:proofErr w:type="spellStart"/>
      <w:r w:rsidRPr="009404BB">
        <w:rPr>
          <w:sz w:val="20"/>
          <w:szCs w:val="20"/>
        </w:rPr>
        <w:t>selanjutnya</w:t>
      </w:r>
      <w:proofErr w:type="spellEnd"/>
      <w:r w:rsidRPr="009404BB">
        <w:rPr>
          <w:sz w:val="20"/>
          <w:szCs w:val="20"/>
        </w:rPr>
        <w:t xml:space="preserve">, proses </w:t>
      </w:r>
      <w:proofErr w:type="spellStart"/>
      <w:r w:rsidRPr="009404BB">
        <w:rPr>
          <w:sz w:val="20"/>
          <w:szCs w:val="20"/>
        </w:rPr>
        <w:t>pengolahan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klasifikasi</w:t>
      </w:r>
      <w:proofErr w:type="spellEnd"/>
      <w:r w:rsidRPr="009404BB">
        <w:rPr>
          <w:sz w:val="20"/>
          <w:szCs w:val="20"/>
        </w:rPr>
        <w:t xml:space="preserve">. Hasil </w:t>
      </w:r>
      <w:proofErr w:type="spellStart"/>
      <w:r w:rsidRPr="009404BB">
        <w:rPr>
          <w:sz w:val="20"/>
          <w:szCs w:val="20"/>
        </w:rPr>
        <w:t>pengolahan</w:t>
      </w:r>
      <w:proofErr w:type="spellEnd"/>
      <w:r w:rsidRPr="009404BB">
        <w:rPr>
          <w:sz w:val="20"/>
          <w:szCs w:val="20"/>
        </w:rPr>
        <w:t xml:space="preserve"> dataset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dilihat</w:t>
      </w:r>
      <w:proofErr w:type="spellEnd"/>
      <w:r w:rsidRPr="009404BB">
        <w:rPr>
          <w:sz w:val="20"/>
          <w:szCs w:val="20"/>
        </w:rPr>
        <w:t xml:space="preserve"> pada </w:t>
      </w:r>
      <w:proofErr w:type="spellStart"/>
      <w:r w:rsidRPr="009404BB">
        <w:rPr>
          <w:sz w:val="20"/>
          <w:szCs w:val="20"/>
        </w:rPr>
        <w:t>gambar</w:t>
      </w:r>
      <w:proofErr w:type="spellEnd"/>
      <w:r w:rsidRPr="009404BB">
        <w:rPr>
          <w:sz w:val="20"/>
          <w:szCs w:val="20"/>
        </w:rPr>
        <w:t xml:space="preserve"> </w:t>
      </w:r>
      <w:proofErr w:type="spellStart"/>
      <w:r w:rsidRPr="009404BB">
        <w:rPr>
          <w:sz w:val="20"/>
          <w:szCs w:val="20"/>
        </w:rPr>
        <w:t>dibawah</w:t>
      </w:r>
      <w:proofErr w:type="spellEnd"/>
      <w:r w:rsidRPr="009404BB">
        <w:rPr>
          <w:sz w:val="20"/>
          <w:szCs w:val="20"/>
        </w:rPr>
        <w:t>.</w:t>
      </w:r>
    </w:p>
    <w:p w14:paraId="55FBF7BA" w14:textId="77777777" w:rsidR="00762825" w:rsidRPr="00762825" w:rsidRDefault="00762825" w:rsidP="00762825">
      <w:pPr>
        <w:spacing w:line="276" w:lineRule="auto"/>
        <w:ind w:right="35" w:firstLine="720"/>
        <w:jc w:val="both"/>
        <w:rPr>
          <w:sz w:val="20"/>
          <w:szCs w:val="20"/>
        </w:rPr>
      </w:pPr>
    </w:p>
    <w:p w14:paraId="3D7684F2" w14:textId="108B83A9" w:rsidR="00762825" w:rsidRPr="00762825" w:rsidRDefault="00762825" w:rsidP="00762825">
      <w:pPr>
        <w:pStyle w:val="Caption"/>
        <w:keepNext/>
        <w:jc w:val="center"/>
        <w:rPr>
          <w:i w:val="0"/>
          <w:iCs w:val="0"/>
          <w:color w:val="auto"/>
        </w:rPr>
      </w:pPr>
      <w:bookmarkStart w:id="75" w:name="_Toc202033917"/>
      <w:r w:rsidRPr="00762825">
        <w:rPr>
          <w:i w:val="0"/>
          <w:iCs w:val="0"/>
          <w:color w:val="auto"/>
        </w:rPr>
        <w:t xml:space="preserve">Tabel 3. </w:t>
      </w:r>
      <w:r w:rsidRPr="00762825">
        <w:rPr>
          <w:i w:val="0"/>
          <w:iCs w:val="0"/>
          <w:color w:val="auto"/>
        </w:rPr>
        <w:fldChar w:fldCharType="begin"/>
      </w:r>
      <w:r w:rsidRPr="00762825">
        <w:rPr>
          <w:i w:val="0"/>
          <w:iCs w:val="0"/>
          <w:color w:val="auto"/>
        </w:rPr>
        <w:instrText xml:space="preserve"> SEQ Tabel_3. \* ARABIC </w:instrText>
      </w:r>
      <w:r w:rsidRPr="00762825">
        <w:rPr>
          <w:i w:val="0"/>
          <w:iCs w:val="0"/>
          <w:color w:val="auto"/>
        </w:rPr>
        <w:fldChar w:fldCharType="separate"/>
      </w:r>
      <w:r w:rsidR="00327503">
        <w:rPr>
          <w:i w:val="0"/>
          <w:iCs w:val="0"/>
          <w:noProof/>
          <w:color w:val="auto"/>
        </w:rPr>
        <w:t>1</w:t>
      </w:r>
      <w:r w:rsidRPr="00762825">
        <w:rPr>
          <w:i w:val="0"/>
          <w:iCs w:val="0"/>
          <w:color w:val="auto"/>
        </w:rPr>
        <w:fldChar w:fldCharType="end"/>
      </w:r>
      <w:r w:rsidRPr="00762825">
        <w:rPr>
          <w:i w:val="0"/>
          <w:iCs w:val="0"/>
          <w:color w:val="auto"/>
        </w:rPr>
        <w:t xml:space="preserve"> Format dataset QNA</w:t>
      </w:r>
      <w:bookmarkEnd w:id="75"/>
    </w:p>
    <w:tbl>
      <w:tblPr>
        <w:tblW w:w="609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843"/>
        <w:gridCol w:w="3686"/>
      </w:tblGrid>
      <w:tr w:rsidR="00040D26" w:rsidRPr="009404BB" w14:paraId="311FE12A" w14:textId="77777777" w:rsidTr="00737B9B">
        <w:trPr>
          <w:trHeight w:val="431"/>
        </w:trPr>
        <w:tc>
          <w:tcPr>
            <w:tcW w:w="567" w:type="dxa"/>
          </w:tcPr>
          <w:p w14:paraId="0473D825" w14:textId="77777777" w:rsidR="00040D26" w:rsidRPr="00737B9B" w:rsidRDefault="00040D26" w:rsidP="00762825">
            <w:pPr>
              <w:pStyle w:val="TableParagraph"/>
              <w:spacing w:before="101"/>
              <w:ind w:left="16" w:right="17"/>
              <w:jc w:val="center"/>
              <w:rPr>
                <w:b/>
                <w:bCs/>
                <w:spacing w:val="-2"/>
                <w:sz w:val="20"/>
                <w:szCs w:val="20"/>
              </w:rPr>
            </w:pPr>
            <w:r w:rsidRPr="00737B9B">
              <w:rPr>
                <w:b/>
                <w:bCs/>
                <w:spacing w:val="-2"/>
                <w:sz w:val="20"/>
                <w:szCs w:val="20"/>
              </w:rPr>
              <w:t>NO</w:t>
            </w:r>
          </w:p>
        </w:tc>
        <w:tc>
          <w:tcPr>
            <w:tcW w:w="1843" w:type="dxa"/>
          </w:tcPr>
          <w:p w14:paraId="6B37B3B1" w14:textId="147E9391" w:rsidR="00040D26" w:rsidRPr="00737B9B" w:rsidRDefault="00737B9B" w:rsidP="00762825">
            <w:pPr>
              <w:pStyle w:val="TableParagraph"/>
              <w:spacing w:before="101"/>
              <w:ind w:left="16" w:right="461"/>
              <w:jc w:val="center"/>
              <w:rPr>
                <w:b/>
                <w:bCs/>
                <w:sz w:val="20"/>
                <w:szCs w:val="20"/>
              </w:rPr>
            </w:pPr>
            <w:r w:rsidRPr="00737B9B">
              <w:rPr>
                <w:b/>
                <w:bCs/>
                <w:spacing w:val="-2"/>
                <w:sz w:val="20"/>
                <w:szCs w:val="20"/>
              </w:rPr>
              <w:t>QUESTION</w:t>
            </w:r>
          </w:p>
        </w:tc>
        <w:tc>
          <w:tcPr>
            <w:tcW w:w="3686" w:type="dxa"/>
          </w:tcPr>
          <w:p w14:paraId="52F58C9A" w14:textId="65DCEB5A" w:rsidR="00040D26" w:rsidRPr="00737B9B" w:rsidRDefault="00737B9B" w:rsidP="00762825">
            <w:pPr>
              <w:pStyle w:val="TableParagraph"/>
              <w:spacing w:before="101"/>
              <w:ind w:left="16" w:right="461"/>
              <w:jc w:val="center"/>
              <w:rPr>
                <w:b/>
                <w:bCs/>
                <w:spacing w:val="-2"/>
                <w:sz w:val="20"/>
                <w:szCs w:val="20"/>
              </w:rPr>
            </w:pPr>
            <w:r w:rsidRPr="00737B9B">
              <w:rPr>
                <w:b/>
                <w:bCs/>
                <w:spacing w:val="-2"/>
                <w:sz w:val="20"/>
                <w:szCs w:val="20"/>
              </w:rPr>
              <w:t>ANSWER</w:t>
            </w:r>
          </w:p>
        </w:tc>
      </w:tr>
      <w:tr w:rsidR="00040D26" w:rsidRPr="009404BB" w14:paraId="0F1E65ED" w14:textId="77777777" w:rsidTr="00737B9B">
        <w:trPr>
          <w:trHeight w:val="659"/>
        </w:trPr>
        <w:tc>
          <w:tcPr>
            <w:tcW w:w="567" w:type="dxa"/>
          </w:tcPr>
          <w:p w14:paraId="2F0DCD58" w14:textId="77777777" w:rsidR="00040D26" w:rsidRPr="009404BB" w:rsidRDefault="00040D26" w:rsidP="004D4DAA">
            <w:pPr>
              <w:pStyle w:val="TableParagraph"/>
              <w:spacing w:before="98"/>
              <w:ind w:left="100" w:right="461"/>
              <w:jc w:val="center"/>
              <w:rPr>
                <w:sz w:val="20"/>
                <w:szCs w:val="20"/>
              </w:rPr>
            </w:pPr>
            <w:r w:rsidRPr="009404BB">
              <w:rPr>
                <w:spacing w:val="-2"/>
                <w:sz w:val="20"/>
                <w:szCs w:val="20"/>
              </w:rPr>
              <w:t>1</w:t>
            </w:r>
          </w:p>
        </w:tc>
        <w:tc>
          <w:tcPr>
            <w:tcW w:w="1843" w:type="dxa"/>
          </w:tcPr>
          <w:p w14:paraId="3F8B6E94" w14:textId="77777777" w:rsidR="00040D26" w:rsidRPr="009404BB" w:rsidRDefault="00040D26" w:rsidP="004D4DAA">
            <w:pPr>
              <w:pStyle w:val="TableParagraph"/>
              <w:spacing w:before="98"/>
              <w:ind w:left="100" w:right="461"/>
              <w:rPr>
                <w:sz w:val="20"/>
                <w:szCs w:val="20"/>
              </w:rPr>
            </w:pPr>
            <w:r w:rsidRPr="006F4CB5">
              <w:rPr>
                <w:sz w:val="20"/>
                <w:szCs w:val="20"/>
              </w:rPr>
              <w:t>Bagaimana menguji fitur Registrasi</w:t>
            </w:r>
            <w:r>
              <w:rPr>
                <w:sz w:val="20"/>
                <w:szCs w:val="20"/>
              </w:rPr>
              <w:t xml:space="preserve"> </w:t>
            </w:r>
            <w:proofErr w:type="spellStart"/>
            <w:r>
              <w:rPr>
                <w:sz w:val="20"/>
                <w:szCs w:val="20"/>
              </w:rPr>
              <w:t>Agree</w:t>
            </w:r>
            <w:proofErr w:type="spellEnd"/>
            <w:r w:rsidRPr="006F4CB5">
              <w:rPr>
                <w:sz w:val="20"/>
                <w:szCs w:val="20"/>
              </w:rPr>
              <w:t>?</w:t>
            </w:r>
          </w:p>
        </w:tc>
        <w:tc>
          <w:tcPr>
            <w:tcW w:w="3686" w:type="dxa"/>
          </w:tcPr>
          <w:p w14:paraId="631DF3CA" w14:textId="77777777" w:rsidR="00040D26" w:rsidRPr="009404BB" w:rsidRDefault="00040D26" w:rsidP="000C5FFA">
            <w:pPr>
              <w:pStyle w:val="TableParagraph"/>
              <w:spacing w:before="98"/>
              <w:ind w:left="100" w:right="120"/>
              <w:jc w:val="both"/>
              <w:rPr>
                <w:sz w:val="20"/>
                <w:szCs w:val="20"/>
              </w:rPr>
            </w:pPr>
            <w:r w:rsidRPr="002C38F2">
              <w:rPr>
                <w:sz w:val="20"/>
                <w:szCs w:val="20"/>
              </w:rPr>
              <w:t>Skenario pengujian untuk fitur registrasi secara umum terbagi menjadi dua kategori, yaitu: Register (</w:t>
            </w:r>
            <w:proofErr w:type="spellStart"/>
            <w:r w:rsidRPr="002C38F2">
              <w:rPr>
                <w:sz w:val="20"/>
                <w:szCs w:val="20"/>
              </w:rPr>
              <w:t>Success</w:t>
            </w:r>
            <w:proofErr w:type="spellEnd"/>
            <w:r w:rsidRPr="002C38F2">
              <w:rPr>
                <w:sz w:val="20"/>
                <w:szCs w:val="20"/>
              </w:rPr>
              <w:t>) dan Register Gagal (</w:t>
            </w:r>
            <w:proofErr w:type="spellStart"/>
            <w:r w:rsidRPr="002C38F2">
              <w:rPr>
                <w:sz w:val="20"/>
                <w:szCs w:val="20"/>
              </w:rPr>
              <w:t>Failed</w:t>
            </w:r>
            <w:proofErr w:type="spellEnd"/>
            <w:r w:rsidRPr="002C38F2">
              <w:rPr>
                <w:sz w:val="20"/>
                <w:szCs w:val="20"/>
              </w:rPr>
              <w:t xml:space="preserve">). Pengujian ini mencakup dua pendekatan utama, yakni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dan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bertujuan untuk memastikan sistem berfungsi sesuai harapan saat pengguna memasukkan data yang valid, seperti mengisi seluruh </w:t>
            </w:r>
            <w:proofErr w:type="spellStart"/>
            <w:r w:rsidRPr="002C38F2">
              <w:rPr>
                <w:sz w:val="20"/>
                <w:szCs w:val="20"/>
              </w:rPr>
              <w:t>form</w:t>
            </w:r>
            <w:proofErr w:type="spellEnd"/>
            <w:r w:rsidRPr="002C38F2">
              <w:rPr>
                <w:sz w:val="20"/>
                <w:szCs w:val="20"/>
              </w:rPr>
              <w:t xml:space="preserve"> </w:t>
            </w:r>
            <w:r w:rsidRPr="002C38F2">
              <w:rPr>
                <w:sz w:val="20"/>
                <w:szCs w:val="20"/>
              </w:rPr>
              <w:lastRenderedPageBreak/>
              <w:t xml:space="preserve">dengan benar. Sementara itu,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digunakan untuk menguji sistem ketika pengguna melakukan kesalahan, seperti memasukkan email yang tidak valid atau membiarkan </w:t>
            </w:r>
            <w:proofErr w:type="spellStart"/>
            <w:r w:rsidRPr="002C38F2">
              <w:rPr>
                <w:sz w:val="20"/>
                <w:szCs w:val="20"/>
              </w:rPr>
              <w:t>field</w:t>
            </w:r>
            <w:proofErr w:type="spellEnd"/>
            <w:r w:rsidRPr="002C38F2">
              <w:rPr>
                <w:sz w:val="20"/>
                <w:szCs w:val="20"/>
              </w:rPr>
              <w:t xml:space="preserve"> kosong, guna memastikan sistem dapat menangani </w:t>
            </w:r>
            <w:proofErr w:type="spellStart"/>
            <w:r w:rsidRPr="002C38F2">
              <w:rPr>
                <w:sz w:val="20"/>
                <w:szCs w:val="20"/>
              </w:rPr>
              <w:t>error</w:t>
            </w:r>
            <w:proofErr w:type="spellEnd"/>
            <w:r w:rsidRPr="002C38F2">
              <w:rPr>
                <w:sz w:val="20"/>
                <w:szCs w:val="20"/>
              </w:rPr>
              <w:t xml:space="preserve"> dengan tepat.</w:t>
            </w:r>
          </w:p>
        </w:tc>
      </w:tr>
      <w:tr w:rsidR="00040D26" w:rsidRPr="009404BB" w14:paraId="546354C2" w14:textId="77777777" w:rsidTr="00737B9B">
        <w:trPr>
          <w:trHeight w:val="659"/>
        </w:trPr>
        <w:tc>
          <w:tcPr>
            <w:tcW w:w="567" w:type="dxa"/>
          </w:tcPr>
          <w:p w14:paraId="1C38EAE6" w14:textId="77777777" w:rsidR="00040D26" w:rsidRPr="009404BB" w:rsidRDefault="00040D26" w:rsidP="004D4DAA">
            <w:pPr>
              <w:pStyle w:val="TableParagraph"/>
              <w:spacing w:before="101"/>
              <w:ind w:left="100" w:right="461"/>
              <w:jc w:val="center"/>
              <w:rPr>
                <w:sz w:val="20"/>
                <w:szCs w:val="20"/>
              </w:rPr>
            </w:pPr>
            <w:r w:rsidRPr="009404BB">
              <w:rPr>
                <w:sz w:val="20"/>
                <w:szCs w:val="20"/>
              </w:rPr>
              <w:lastRenderedPageBreak/>
              <w:t>2</w:t>
            </w:r>
          </w:p>
        </w:tc>
        <w:tc>
          <w:tcPr>
            <w:tcW w:w="1843" w:type="dxa"/>
          </w:tcPr>
          <w:p w14:paraId="4E983D11" w14:textId="77777777" w:rsidR="00040D26" w:rsidRPr="009404BB" w:rsidRDefault="00040D26" w:rsidP="004D4DAA">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w:t>
            </w:r>
            <w:proofErr w:type="spellEnd"/>
            <w:r>
              <w:rPr>
                <w:sz w:val="20"/>
                <w:szCs w:val="20"/>
              </w:rPr>
              <w:t xml:space="preserve"> </w:t>
            </w:r>
            <w:proofErr w:type="spellStart"/>
            <w:r w:rsidRPr="009404BB">
              <w:rPr>
                <w:sz w:val="20"/>
                <w:szCs w:val="20"/>
              </w:rPr>
              <w:t>case</w:t>
            </w:r>
            <w:proofErr w:type="spellEnd"/>
            <w:r w:rsidRPr="009404BB">
              <w:rPr>
                <w:sz w:val="20"/>
                <w:szCs w:val="20"/>
              </w:rPr>
              <w:t xml:space="preserve"> untuk menguji fitur Registrasi?</w:t>
            </w:r>
          </w:p>
        </w:tc>
        <w:tc>
          <w:tcPr>
            <w:tcW w:w="3686" w:type="dxa"/>
          </w:tcPr>
          <w:p w14:paraId="416B81E7" w14:textId="77777777" w:rsidR="00040D26" w:rsidRPr="009404BB" w:rsidRDefault="00040D26" w:rsidP="000C5FFA">
            <w:pPr>
              <w:pStyle w:val="TableParagraph"/>
              <w:spacing w:before="101"/>
              <w:ind w:left="100" w:right="120"/>
              <w:jc w:val="both"/>
              <w:rPr>
                <w:sz w:val="20"/>
                <w:szCs w:val="20"/>
              </w:rPr>
            </w:pPr>
            <w:r w:rsidRPr="002C38F2">
              <w:rPr>
                <w:sz w:val="20"/>
                <w:szCs w:val="20"/>
              </w:rPr>
              <w:t xml:space="preserve">Dalam pengujian fitur registrasi pada layanan </w:t>
            </w:r>
            <w:proofErr w:type="spellStart"/>
            <w:r w:rsidRPr="002C38F2">
              <w:rPr>
                <w:sz w:val="20"/>
                <w:szCs w:val="20"/>
              </w:rPr>
              <w:t>Agree</w:t>
            </w:r>
            <w:proofErr w:type="spellEnd"/>
            <w:r w:rsidRPr="002C38F2">
              <w:rPr>
                <w:sz w:val="20"/>
                <w:szCs w:val="20"/>
              </w:rPr>
              <w:t xml:space="preserve">, </w:t>
            </w:r>
            <w:proofErr w:type="spellStart"/>
            <w:r w:rsidRPr="002C38F2">
              <w:rPr>
                <w:sz w:val="20"/>
                <w:szCs w:val="20"/>
              </w:rPr>
              <w:t>test</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dapat dikelompokkan ke dalam dua jenis utama, yaitu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dan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bertujuan untuk memastikan bahwa sistem berfungsi sebagaimana mestinya ketika pengguna memberikan </w:t>
            </w:r>
            <w:proofErr w:type="spellStart"/>
            <w:r w:rsidRPr="002C38F2">
              <w:rPr>
                <w:sz w:val="20"/>
                <w:szCs w:val="20"/>
              </w:rPr>
              <w:t>input</w:t>
            </w:r>
            <w:proofErr w:type="spellEnd"/>
            <w:r w:rsidRPr="002C38F2">
              <w:rPr>
                <w:sz w:val="20"/>
                <w:szCs w:val="20"/>
              </w:rPr>
              <w:t xml:space="preserve"> yang valid. Sementara itu,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bertujuan untuk menguji bagaimana sistem merespons </w:t>
            </w:r>
            <w:proofErr w:type="spellStart"/>
            <w:r w:rsidRPr="002C38F2">
              <w:rPr>
                <w:sz w:val="20"/>
                <w:szCs w:val="20"/>
              </w:rPr>
              <w:t>input</w:t>
            </w:r>
            <w:proofErr w:type="spellEnd"/>
            <w:r w:rsidRPr="002C38F2">
              <w:rPr>
                <w:sz w:val="20"/>
                <w:szCs w:val="20"/>
              </w:rPr>
              <w:t xml:space="preserve"> yang salah, tidak lengkap, atau kondisi yang tidak sesuai. Berikut ini adalah beberapa contoh </w:t>
            </w:r>
            <w:proofErr w:type="spellStart"/>
            <w:r w:rsidRPr="002C38F2">
              <w:rPr>
                <w:sz w:val="20"/>
                <w:szCs w:val="20"/>
              </w:rPr>
              <w:t>test</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yang digunakan untuk menguji proses registrasi di </w:t>
            </w:r>
            <w:proofErr w:type="spellStart"/>
            <w:r w:rsidRPr="002C38F2">
              <w:rPr>
                <w:sz w:val="20"/>
                <w:szCs w:val="20"/>
              </w:rPr>
              <w:t>Agree</w:t>
            </w:r>
            <w:proofErr w:type="spellEnd"/>
            <w:r w:rsidRPr="002C38F2">
              <w:rPr>
                <w:sz w:val="20"/>
                <w:szCs w:val="20"/>
              </w:rPr>
              <w:t>: 1. Validasi Registrasi dengan Data Lengkap dan Benar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2. Validasi Notifikasi Email Verifikasi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3. Validasi Registrasi dengan Email yang Sudah Terdaftar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4. Validasi Registrasi dengan Email Tidak Valid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5. Validasi Panjang dan Kompleksitas </w:t>
            </w:r>
            <w:proofErr w:type="spellStart"/>
            <w:r w:rsidRPr="002C38F2">
              <w:rPr>
                <w:sz w:val="20"/>
                <w:szCs w:val="20"/>
              </w:rPr>
              <w:t>Password</w:t>
            </w:r>
            <w:proofErr w:type="spellEnd"/>
            <w:r w:rsidRPr="002C38F2">
              <w:rPr>
                <w:sz w:val="20"/>
                <w:szCs w:val="20"/>
              </w:rPr>
              <w:t xml:space="preserve">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6. Validasi Kolom yang Wajib Diisi (</w:t>
            </w:r>
            <w:proofErr w:type="spellStart"/>
            <w:r w:rsidRPr="002C38F2">
              <w:rPr>
                <w:sz w:val="20"/>
                <w:szCs w:val="20"/>
              </w:rPr>
              <w:t>Mandatory</w:t>
            </w:r>
            <w:proofErr w:type="spellEnd"/>
            <w:r w:rsidRPr="002C38F2">
              <w:rPr>
                <w:sz w:val="20"/>
                <w:szCs w:val="20"/>
              </w:rPr>
              <w:t xml:space="preserve"> </w:t>
            </w:r>
            <w:proofErr w:type="spellStart"/>
            <w:r w:rsidRPr="002C38F2">
              <w:rPr>
                <w:sz w:val="20"/>
                <w:szCs w:val="20"/>
              </w:rPr>
              <w:t>Fields</w:t>
            </w:r>
            <w:proofErr w:type="spellEnd"/>
            <w:r w:rsidRPr="002C38F2">
              <w:rPr>
                <w:sz w:val="20"/>
                <w:szCs w:val="20"/>
              </w:rPr>
              <w:t>)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7. Pengujian Penerimaan Syarat dan Ketentuan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jika tidak dicentang) 8. Pengujian Registrasi dengan Koneksi Internet Terputus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Dengan kombinasi </w:t>
            </w:r>
            <w:proofErr w:type="spellStart"/>
            <w:r w:rsidRPr="002C38F2">
              <w:rPr>
                <w:sz w:val="20"/>
                <w:szCs w:val="20"/>
              </w:rPr>
              <w:t>test</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ini, proses registrasi dapat diuji secara menyeluruh dari berbagai kemungkinan kondisi yang dihadapi pengguna.</w:t>
            </w:r>
          </w:p>
        </w:tc>
      </w:tr>
      <w:tr w:rsidR="00040D26" w:rsidRPr="009404BB" w14:paraId="6BE55583" w14:textId="77777777" w:rsidTr="00737B9B">
        <w:trPr>
          <w:trHeight w:val="662"/>
        </w:trPr>
        <w:tc>
          <w:tcPr>
            <w:tcW w:w="567" w:type="dxa"/>
          </w:tcPr>
          <w:p w14:paraId="01B76827" w14:textId="77777777" w:rsidR="00040D26" w:rsidRPr="009404BB" w:rsidRDefault="00040D26" w:rsidP="004D4DAA">
            <w:pPr>
              <w:pStyle w:val="TableParagraph"/>
              <w:spacing w:before="101"/>
              <w:ind w:left="100" w:right="461"/>
              <w:jc w:val="center"/>
              <w:rPr>
                <w:sz w:val="20"/>
                <w:szCs w:val="20"/>
              </w:rPr>
            </w:pPr>
            <w:r w:rsidRPr="009404BB">
              <w:rPr>
                <w:sz w:val="20"/>
                <w:szCs w:val="20"/>
              </w:rPr>
              <w:t>3</w:t>
            </w:r>
          </w:p>
        </w:tc>
        <w:tc>
          <w:tcPr>
            <w:tcW w:w="1843" w:type="dxa"/>
            <w:vAlign w:val="bottom"/>
          </w:tcPr>
          <w:p w14:paraId="74235331" w14:textId="77777777" w:rsidR="00040D26" w:rsidRPr="009404BB" w:rsidRDefault="00040D26" w:rsidP="004D4DAA">
            <w:pPr>
              <w:pStyle w:val="TableParagraph"/>
              <w:spacing w:before="101"/>
              <w:ind w:left="100" w:right="461"/>
              <w:rPr>
                <w:sz w:val="20"/>
                <w:szCs w:val="20"/>
              </w:rPr>
            </w:pPr>
            <w:r w:rsidRPr="009404BB">
              <w:rPr>
                <w:sz w:val="20"/>
                <w:szCs w:val="20"/>
              </w:rPr>
              <w:t xml:space="preserve">Apa prasyarat yang harus dilengkapi </w:t>
            </w:r>
            <w:r w:rsidRPr="009404BB">
              <w:rPr>
                <w:sz w:val="20"/>
                <w:szCs w:val="20"/>
              </w:rPr>
              <w:lastRenderedPageBreak/>
              <w:t>dalam menguji fitur Registrasi</w:t>
            </w:r>
            <w:r>
              <w:rPr>
                <w:sz w:val="20"/>
                <w:szCs w:val="20"/>
              </w:rPr>
              <w:t>?</w:t>
            </w:r>
          </w:p>
          <w:p w14:paraId="0A3B7365" w14:textId="77777777" w:rsidR="00040D26" w:rsidRPr="009404BB" w:rsidRDefault="00040D26" w:rsidP="004D4DAA">
            <w:pPr>
              <w:pStyle w:val="TableParagraph"/>
              <w:spacing w:before="101"/>
              <w:ind w:left="100" w:right="461"/>
              <w:rPr>
                <w:sz w:val="20"/>
                <w:szCs w:val="20"/>
              </w:rPr>
            </w:pPr>
          </w:p>
          <w:p w14:paraId="25C6A629" w14:textId="77777777" w:rsidR="00040D26" w:rsidRPr="009404BB" w:rsidRDefault="00040D26" w:rsidP="004D4DAA">
            <w:pPr>
              <w:pStyle w:val="TableParagraph"/>
              <w:spacing w:before="101"/>
              <w:ind w:left="100" w:right="461"/>
              <w:rPr>
                <w:sz w:val="20"/>
                <w:szCs w:val="20"/>
              </w:rPr>
            </w:pPr>
          </w:p>
        </w:tc>
        <w:tc>
          <w:tcPr>
            <w:tcW w:w="3686" w:type="dxa"/>
          </w:tcPr>
          <w:p w14:paraId="50E13CC6" w14:textId="77777777" w:rsidR="00040D26" w:rsidRPr="009404BB" w:rsidRDefault="00040D26" w:rsidP="000C5FFA">
            <w:pPr>
              <w:pStyle w:val="TableParagraph"/>
              <w:spacing w:before="101"/>
              <w:ind w:left="100" w:right="120"/>
              <w:jc w:val="both"/>
              <w:rPr>
                <w:sz w:val="20"/>
                <w:szCs w:val="20"/>
              </w:rPr>
            </w:pPr>
            <w:r w:rsidRPr="009404BB">
              <w:rPr>
                <w:sz w:val="20"/>
                <w:szCs w:val="20"/>
              </w:rPr>
              <w:lastRenderedPageBreak/>
              <w:t xml:space="preserve">Langkah pertama atau prasyarat dalam menguji fitur Registrasi Berhasil adalah memastikan bahwa pengguna belum </w:t>
            </w:r>
            <w:r w:rsidRPr="009404BB">
              <w:rPr>
                <w:sz w:val="20"/>
                <w:szCs w:val="20"/>
              </w:rPr>
              <w:lastRenderedPageBreak/>
              <w:t>memiliki akun di sistem. Dengan kata lain, sebelum melakukan pengujian untuk skenario Registrasi Berhasil.</w:t>
            </w:r>
          </w:p>
        </w:tc>
      </w:tr>
      <w:tr w:rsidR="00040D26" w:rsidRPr="009404BB" w14:paraId="4CFED8EF" w14:textId="77777777" w:rsidTr="00737B9B">
        <w:trPr>
          <w:trHeight w:val="264"/>
        </w:trPr>
        <w:tc>
          <w:tcPr>
            <w:tcW w:w="567" w:type="dxa"/>
          </w:tcPr>
          <w:p w14:paraId="580E7DC5" w14:textId="77777777" w:rsidR="00040D26" w:rsidRPr="009404BB" w:rsidRDefault="00040D26" w:rsidP="004D4DAA">
            <w:pPr>
              <w:pStyle w:val="TableParagraph"/>
              <w:spacing w:before="101"/>
              <w:ind w:left="100" w:right="461"/>
              <w:jc w:val="center"/>
              <w:rPr>
                <w:sz w:val="20"/>
                <w:szCs w:val="20"/>
              </w:rPr>
            </w:pPr>
            <w:r w:rsidRPr="009404BB">
              <w:rPr>
                <w:sz w:val="20"/>
                <w:szCs w:val="20"/>
              </w:rPr>
              <w:lastRenderedPageBreak/>
              <w:t>4</w:t>
            </w:r>
          </w:p>
        </w:tc>
        <w:tc>
          <w:tcPr>
            <w:tcW w:w="1843" w:type="dxa"/>
            <w:vAlign w:val="bottom"/>
          </w:tcPr>
          <w:p w14:paraId="3EFBE015" w14:textId="77777777" w:rsidR="00040D26" w:rsidRDefault="00040D26" w:rsidP="004D4DAA">
            <w:pPr>
              <w:pStyle w:val="TableParagraph"/>
              <w:spacing w:before="101"/>
              <w:ind w:left="100" w:right="461"/>
              <w:rPr>
                <w:sz w:val="20"/>
                <w:szCs w:val="20"/>
              </w:rPr>
            </w:pPr>
            <w:r w:rsidRPr="002C38F2">
              <w:rPr>
                <w:sz w:val="20"/>
                <w:szCs w:val="20"/>
              </w:rPr>
              <w:t xml:space="preserve">Bagaimana step menguji </w:t>
            </w:r>
            <w:proofErr w:type="spellStart"/>
            <w:r w:rsidRPr="002C38F2">
              <w:rPr>
                <w:sz w:val="20"/>
                <w:szCs w:val="20"/>
              </w:rPr>
              <w:t>test</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registrasi?</w:t>
            </w:r>
          </w:p>
          <w:p w14:paraId="5FD06696" w14:textId="77777777" w:rsidR="00040D26" w:rsidRDefault="00040D26" w:rsidP="004D4DAA">
            <w:pPr>
              <w:pStyle w:val="TableParagraph"/>
              <w:spacing w:before="101"/>
              <w:ind w:left="100" w:right="461"/>
              <w:rPr>
                <w:sz w:val="20"/>
                <w:szCs w:val="20"/>
              </w:rPr>
            </w:pPr>
          </w:p>
          <w:p w14:paraId="58FC63FA" w14:textId="77777777" w:rsidR="00040D26" w:rsidRDefault="00040D26" w:rsidP="004D4DAA">
            <w:pPr>
              <w:pStyle w:val="TableParagraph"/>
              <w:spacing w:before="101"/>
              <w:ind w:left="100" w:right="461"/>
              <w:rPr>
                <w:sz w:val="20"/>
                <w:szCs w:val="20"/>
              </w:rPr>
            </w:pPr>
          </w:p>
          <w:p w14:paraId="659465B4" w14:textId="77777777" w:rsidR="00040D26" w:rsidRDefault="00040D26" w:rsidP="004D4DAA">
            <w:pPr>
              <w:pStyle w:val="TableParagraph"/>
              <w:spacing w:before="101"/>
              <w:ind w:left="100" w:right="461"/>
              <w:rPr>
                <w:sz w:val="20"/>
                <w:szCs w:val="20"/>
              </w:rPr>
            </w:pPr>
          </w:p>
          <w:p w14:paraId="090E9C36" w14:textId="77777777" w:rsidR="00040D26" w:rsidRDefault="00040D26" w:rsidP="004D4DAA">
            <w:pPr>
              <w:pStyle w:val="TableParagraph"/>
              <w:spacing w:before="101"/>
              <w:ind w:left="100" w:right="461"/>
              <w:rPr>
                <w:sz w:val="20"/>
                <w:szCs w:val="20"/>
              </w:rPr>
            </w:pPr>
          </w:p>
          <w:p w14:paraId="108B73B9" w14:textId="77777777" w:rsidR="00040D26" w:rsidRDefault="00040D26" w:rsidP="004D4DAA">
            <w:pPr>
              <w:pStyle w:val="TableParagraph"/>
              <w:spacing w:before="101"/>
              <w:ind w:left="100" w:right="461"/>
              <w:rPr>
                <w:sz w:val="20"/>
                <w:szCs w:val="20"/>
              </w:rPr>
            </w:pPr>
          </w:p>
          <w:p w14:paraId="50E34B36" w14:textId="77777777" w:rsidR="00040D26" w:rsidRDefault="00040D26" w:rsidP="004D4DAA">
            <w:pPr>
              <w:pStyle w:val="TableParagraph"/>
              <w:spacing w:before="101"/>
              <w:ind w:left="100" w:right="461"/>
              <w:rPr>
                <w:sz w:val="20"/>
                <w:szCs w:val="20"/>
              </w:rPr>
            </w:pPr>
          </w:p>
          <w:p w14:paraId="3AC929A3" w14:textId="77777777" w:rsidR="00040D26" w:rsidRDefault="00040D26" w:rsidP="004D4DAA">
            <w:pPr>
              <w:pStyle w:val="TableParagraph"/>
              <w:spacing w:before="101"/>
              <w:ind w:left="100" w:right="461"/>
              <w:rPr>
                <w:sz w:val="20"/>
                <w:szCs w:val="20"/>
              </w:rPr>
            </w:pPr>
          </w:p>
          <w:p w14:paraId="524F35F2" w14:textId="77777777" w:rsidR="00040D26" w:rsidRDefault="00040D26" w:rsidP="004D4DAA">
            <w:pPr>
              <w:pStyle w:val="TableParagraph"/>
              <w:spacing w:before="101"/>
              <w:ind w:left="100" w:right="461"/>
              <w:rPr>
                <w:sz w:val="20"/>
                <w:szCs w:val="20"/>
              </w:rPr>
            </w:pPr>
          </w:p>
          <w:p w14:paraId="43D555B0" w14:textId="77777777" w:rsidR="00040D26" w:rsidRDefault="00040D26" w:rsidP="004D4DAA">
            <w:pPr>
              <w:pStyle w:val="TableParagraph"/>
              <w:spacing w:before="101"/>
              <w:ind w:left="100" w:right="461"/>
              <w:rPr>
                <w:sz w:val="20"/>
                <w:szCs w:val="20"/>
              </w:rPr>
            </w:pPr>
          </w:p>
          <w:p w14:paraId="6A45136E" w14:textId="77777777" w:rsidR="00040D26" w:rsidRDefault="00040D26" w:rsidP="004D4DAA">
            <w:pPr>
              <w:pStyle w:val="TableParagraph"/>
              <w:spacing w:before="101"/>
              <w:ind w:left="100" w:right="461"/>
              <w:rPr>
                <w:sz w:val="20"/>
                <w:szCs w:val="20"/>
              </w:rPr>
            </w:pPr>
          </w:p>
          <w:p w14:paraId="770762A3" w14:textId="77777777" w:rsidR="00040D26" w:rsidRDefault="00040D26" w:rsidP="004D4DAA">
            <w:pPr>
              <w:pStyle w:val="TableParagraph"/>
              <w:spacing w:before="101"/>
              <w:ind w:left="100" w:right="461"/>
              <w:rPr>
                <w:sz w:val="20"/>
                <w:szCs w:val="20"/>
              </w:rPr>
            </w:pPr>
          </w:p>
          <w:p w14:paraId="715FF4D5" w14:textId="77777777" w:rsidR="00040D26" w:rsidRDefault="00040D26" w:rsidP="004D4DAA">
            <w:pPr>
              <w:pStyle w:val="TableParagraph"/>
              <w:spacing w:before="101"/>
              <w:ind w:left="100" w:right="461"/>
              <w:rPr>
                <w:sz w:val="20"/>
                <w:szCs w:val="20"/>
              </w:rPr>
            </w:pPr>
          </w:p>
          <w:p w14:paraId="094085B2" w14:textId="77777777" w:rsidR="00040D26" w:rsidRDefault="00040D26" w:rsidP="004D4DAA">
            <w:pPr>
              <w:pStyle w:val="TableParagraph"/>
              <w:spacing w:before="101"/>
              <w:ind w:left="100" w:right="461"/>
              <w:rPr>
                <w:sz w:val="20"/>
                <w:szCs w:val="20"/>
              </w:rPr>
            </w:pPr>
          </w:p>
          <w:p w14:paraId="0B55A9F3" w14:textId="77777777" w:rsidR="00040D26" w:rsidRDefault="00040D26" w:rsidP="004D4DAA">
            <w:pPr>
              <w:pStyle w:val="TableParagraph"/>
              <w:spacing w:before="101"/>
              <w:ind w:left="100" w:right="461"/>
              <w:rPr>
                <w:sz w:val="20"/>
                <w:szCs w:val="20"/>
              </w:rPr>
            </w:pPr>
          </w:p>
          <w:p w14:paraId="7065902A" w14:textId="77777777" w:rsidR="00040D26" w:rsidRDefault="00040D26" w:rsidP="004D4DAA">
            <w:pPr>
              <w:pStyle w:val="TableParagraph"/>
              <w:spacing w:before="101"/>
              <w:ind w:left="100" w:right="461"/>
              <w:rPr>
                <w:sz w:val="20"/>
                <w:szCs w:val="20"/>
              </w:rPr>
            </w:pPr>
          </w:p>
          <w:p w14:paraId="035880A4" w14:textId="77777777" w:rsidR="00040D26" w:rsidRPr="009404BB" w:rsidRDefault="00040D26" w:rsidP="004D4DAA">
            <w:pPr>
              <w:pStyle w:val="TableParagraph"/>
              <w:spacing w:before="101"/>
              <w:ind w:left="100" w:right="461"/>
              <w:rPr>
                <w:sz w:val="20"/>
                <w:szCs w:val="20"/>
              </w:rPr>
            </w:pPr>
          </w:p>
          <w:p w14:paraId="754BBDE9" w14:textId="77777777" w:rsidR="00040D26" w:rsidRPr="009404BB" w:rsidRDefault="00040D26" w:rsidP="004D4DAA">
            <w:pPr>
              <w:pStyle w:val="TableParagraph"/>
              <w:spacing w:before="101"/>
              <w:ind w:left="100" w:right="461"/>
              <w:rPr>
                <w:sz w:val="20"/>
                <w:szCs w:val="20"/>
              </w:rPr>
            </w:pPr>
          </w:p>
          <w:p w14:paraId="75C18588" w14:textId="77777777" w:rsidR="00040D26" w:rsidRPr="009404BB" w:rsidRDefault="00040D26" w:rsidP="004D4DAA">
            <w:pPr>
              <w:pStyle w:val="TableParagraph"/>
              <w:spacing w:before="101"/>
              <w:ind w:left="100" w:right="461"/>
              <w:rPr>
                <w:sz w:val="20"/>
                <w:szCs w:val="20"/>
              </w:rPr>
            </w:pPr>
          </w:p>
          <w:p w14:paraId="1C2CB635" w14:textId="77777777" w:rsidR="00040D26" w:rsidRPr="009404BB" w:rsidRDefault="00040D26" w:rsidP="004D4DAA">
            <w:pPr>
              <w:pStyle w:val="TableParagraph"/>
              <w:spacing w:before="101"/>
              <w:ind w:left="100" w:right="461"/>
              <w:rPr>
                <w:sz w:val="20"/>
                <w:szCs w:val="20"/>
              </w:rPr>
            </w:pPr>
          </w:p>
          <w:p w14:paraId="7A56D635" w14:textId="77777777" w:rsidR="00040D26" w:rsidRPr="009404BB" w:rsidRDefault="00040D26" w:rsidP="004D4DAA">
            <w:pPr>
              <w:pStyle w:val="TableParagraph"/>
              <w:spacing w:before="101"/>
              <w:ind w:left="100" w:right="461"/>
              <w:rPr>
                <w:sz w:val="20"/>
                <w:szCs w:val="20"/>
              </w:rPr>
            </w:pPr>
          </w:p>
          <w:p w14:paraId="7064AFFA" w14:textId="77777777" w:rsidR="00040D26" w:rsidRPr="009404BB" w:rsidRDefault="00040D26" w:rsidP="004D4DAA">
            <w:pPr>
              <w:pStyle w:val="TableParagraph"/>
              <w:spacing w:before="101"/>
              <w:ind w:left="100" w:right="461"/>
              <w:rPr>
                <w:sz w:val="20"/>
                <w:szCs w:val="20"/>
              </w:rPr>
            </w:pPr>
          </w:p>
          <w:p w14:paraId="61C00C6B" w14:textId="77777777" w:rsidR="00040D26" w:rsidRPr="009404BB" w:rsidRDefault="00040D26" w:rsidP="004D4DAA">
            <w:pPr>
              <w:pStyle w:val="TableParagraph"/>
              <w:spacing w:before="101"/>
              <w:ind w:left="100" w:right="461"/>
              <w:rPr>
                <w:sz w:val="20"/>
                <w:szCs w:val="20"/>
              </w:rPr>
            </w:pPr>
          </w:p>
          <w:p w14:paraId="1FA955CA" w14:textId="77777777" w:rsidR="00040D26" w:rsidRPr="009404BB" w:rsidRDefault="00040D26" w:rsidP="004D4DAA">
            <w:pPr>
              <w:pStyle w:val="TableParagraph"/>
              <w:spacing w:before="101"/>
              <w:ind w:left="100" w:right="461"/>
              <w:rPr>
                <w:sz w:val="20"/>
                <w:szCs w:val="20"/>
              </w:rPr>
            </w:pPr>
          </w:p>
          <w:p w14:paraId="3E4CF5F5" w14:textId="77777777" w:rsidR="00040D26" w:rsidRPr="009404BB" w:rsidRDefault="00040D26" w:rsidP="004D4DAA">
            <w:pPr>
              <w:pStyle w:val="TableParagraph"/>
              <w:spacing w:before="101"/>
              <w:ind w:left="100" w:right="461"/>
              <w:rPr>
                <w:sz w:val="20"/>
                <w:szCs w:val="20"/>
              </w:rPr>
            </w:pPr>
          </w:p>
          <w:p w14:paraId="29848E19" w14:textId="77777777" w:rsidR="00040D26" w:rsidRPr="009404BB" w:rsidRDefault="00040D26" w:rsidP="004D4DAA">
            <w:pPr>
              <w:pStyle w:val="TableParagraph"/>
              <w:spacing w:before="101"/>
              <w:ind w:left="100" w:right="461"/>
              <w:rPr>
                <w:sz w:val="20"/>
                <w:szCs w:val="20"/>
              </w:rPr>
            </w:pPr>
          </w:p>
        </w:tc>
        <w:tc>
          <w:tcPr>
            <w:tcW w:w="3686" w:type="dxa"/>
          </w:tcPr>
          <w:p w14:paraId="5D4C239B" w14:textId="77777777" w:rsidR="00040D26" w:rsidRPr="009404BB" w:rsidRDefault="00040D26" w:rsidP="000C5FFA">
            <w:pPr>
              <w:pStyle w:val="TableParagraph"/>
              <w:spacing w:before="101"/>
              <w:ind w:left="100" w:right="120"/>
              <w:jc w:val="both"/>
              <w:rPr>
                <w:sz w:val="20"/>
                <w:szCs w:val="20"/>
              </w:rPr>
            </w:pPr>
            <w:r w:rsidRPr="002C38F2">
              <w:rPr>
                <w:sz w:val="20"/>
                <w:szCs w:val="20"/>
              </w:rPr>
              <w:lastRenderedPageBreak/>
              <w:t xml:space="preserve">Berikut adalah step yang perlu dilakukan dalam menguji fitur Registrasi untuk </w:t>
            </w:r>
            <w:proofErr w:type="spellStart"/>
            <w:r w:rsidRPr="002C38F2">
              <w:rPr>
                <w:sz w:val="20"/>
                <w:szCs w:val="20"/>
              </w:rPr>
              <w:t>test</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dan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pada layanan </w:t>
            </w:r>
            <w:proofErr w:type="spellStart"/>
            <w:r w:rsidRPr="002C38F2">
              <w:rPr>
                <w:sz w:val="20"/>
                <w:szCs w:val="20"/>
              </w:rPr>
              <w:t>Agree</w:t>
            </w:r>
            <w:proofErr w:type="spellEnd"/>
            <w:r w:rsidRPr="002C38F2">
              <w:rPr>
                <w:sz w:val="20"/>
                <w:szCs w:val="20"/>
              </w:rPr>
              <w:t xml:space="preserve">. Untuk </w:t>
            </w:r>
            <w:proofErr w:type="spellStart"/>
            <w:r w:rsidRPr="002C38F2">
              <w:rPr>
                <w:sz w:val="20"/>
                <w:szCs w:val="20"/>
              </w:rPr>
              <w:t>Positive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1.) Buka halaman registrasi 2.) Masukkan data pendaftaran yang valid sesuai format (email, </w:t>
            </w:r>
            <w:proofErr w:type="spellStart"/>
            <w:r w:rsidRPr="002C38F2">
              <w:rPr>
                <w:sz w:val="20"/>
                <w:szCs w:val="20"/>
              </w:rPr>
              <w:t>password</w:t>
            </w:r>
            <w:proofErr w:type="spellEnd"/>
            <w:r w:rsidRPr="002C38F2">
              <w:rPr>
                <w:sz w:val="20"/>
                <w:szCs w:val="20"/>
              </w:rPr>
              <w:t xml:space="preserve">, nama lengkap, dll.) 3.) Klik tombol 'Daftar' atau 'Registrasi' 4.) Verifikasi validasi </w:t>
            </w:r>
            <w:proofErr w:type="spellStart"/>
            <w:r w:rsidRPr="002C38F2">
              <w:rPr>
                <w:sz w:val="20"/>
                <w:szCs w:val="20"/>
              </w:rPr>
              <w:t>form</w:t>
            </w:r>
            <w:proofErr w:type="spellEnd"/>
            <w:r w:rsidRPr="002C38F2">
              <w:rPr>
                <w:sz w:val="20"/>
                <w:szCs w:val="20"/>
              </w:rPr>
              <w:t xml:space="preserve">, pastikan sistem memvalidasi setiap </w:t>
            </w:r>
            <w:proofErr w:type="spellStart"/>
            <w:r w:rsidRPr="002C38F2">
              <w:rPr>
                <w:sz w:val="20"/>
                <w:szCs w:val="20"/>
              </w:rPr>
              <w:t>input</w:t>
            </w:r>
            <w:proofErr w:type="spellEnd"/>
            <w:r w:rsidRPr="002C38F2">
              <w:rPr>
                <w:sz w:val="20"/>
                <w:szCs w:val="20"/>
              </w:rPr>
              <w:t xml:space="preserve"> 5.) Jika data valid, sistem memproses registrasi dan menyimpan data pengguna ke </w:t>
            </w:r>
            <w:proofErr w:type="spellStart"/>
            <w:r w:rsidRPr="002C38F2">
              <w:rPr>
                <w:sz w:val="20"/>
                <w:szCs w:val="20"/>
              </w:rPr>
              <w:t>database</w:t>
            </w:r>
            <w:proofErr w:type="spellEnd"/>
            <w:r w:rsidRPr="002C38F2">
              <w:rPr>
                <w:sz w:val="20"/>
                <w:szCs w:val="20"/>
              </w:rPr>
              <w:t xml:space="preserve"> 6.) Sistem mengirimkan kode OTP (One-</w:t>
            </w:r>
            <w:proofErr w:type="spellStart"/>
            <w:r w:rsidRPr="002C38F2">
              <w:rPr>
                <w:sz w:val="20"/>
                <w:szCs w:val="20"/>
              </w:rPr>
              <w:t>Time</w:t>
            </w:r>
            <w:proofErr w:type="spellEnd"/>
            <w:r w:rsidRPr="002C38F2">
              <w:rPr>
                <w:sz w:val="20"/>
                <w:szCs w:val="20"/>
              </w:rPr>
              <w:t xml:space="preserve"> </w:t>
            </w:r>
            <w:proofErr w:type="spellStart"/>
            <w:r w:rsidRPr="002C38F2">
              <w:rPr>
                <w:sz w:val="20"/>
                <w:szCs w:val="20"/>
              </w:rPr>
              <w:t>Password</w:t>
            </w:r>
            <w:proofErr w:type="spellEnd"/>
            <w:r w:rsidRPr="002C38F2">
              <w:rPr>
                <w:sz w:val="20"/>
                <w:szCs w:val="20"/>
              </w:rPr>
              <w:t xml:space="preserve">) ke email atau nomor HP 7.) </w:t>
            </w:r>
            <w:proofErr w:type="spellStart"/>
            <w:r w:rsidRPr="002C38F2">
              <w:rPr>
                <w:sz w:val="20"/>
                <w:szCs w:val="20"/>
              </w:rPr>
              <w:t>User</w:t>
            </w:r>
            <w:proofErr w:type="spellEnd"/>
            <w:r w:rsidRPr="002C38F2">
              <w:rPr>
                <w:sz w:val="20"/>
                <w:szCs w:val="20"/>
              </w:rPr>
              <w:t xml:space="preserve"> diarahkan ke halaman verifikasi akun 8.) Masukkan kode OTP yang valid 9.) Sistem memverifikasi OTP 10.) Sistem menampilkan notifikasi bahwa registrasi berhasil 11.) Verifikasi data pengguna tersimpan di </w:t>
            </w:r>
            <w:proofErr w:type="spellStart"/>
            <w:r w:rsidRPr="002C38F2">
              <w:rPr>
                <w:sz w:val="20"/>
                <w:szCs w:val="20"/>
              </w:rPr>
              <w:t>database</w:t>
            </w:r>
            <w:proofErr w:type="spellEnd"/>
            <w:r w:rsidRPr="002C38F2">
              <w:rPr>
                <w:sz w:val="20"/>
                <w:szCs w:val="20"/>
              </w:rPr>
              <w:t xml:space="preserve"> 12.) Lakukan </w:t>
            </w:r>
            <w:proofErr w:type="spellStart"/>
            <w:r w:rsidRPr="002C38F2">
              <w:rPr>
                <w:sz w:val="20"/>
                <w:szCs w:val="20"/>
              </w:rPr>
              <w:t>login</w:t>
            </w:r>
            <w:proofErr w:type="spellEnd"/>
            <w:r w:rsidRPr="002C38F2">
              <w:rPr>
                <w:sz w:val="20"/>
                <w:szCs w:val="20"/>
              </w:rPr>
              <w:t xml:space="preserve"> untuk memastikan akun aktif. Sementara itu, untuk </w:t>
            </w:r>
            <w:proofErr w:type="spellStart"/>
            <w:r w:rsidRPr="002C38F2">
              <w:rPr>
                <w:sz w:val="20"/>
                <w:szCs w:val="20"/>
              </w:rPr>
              <w:t>Negative</w:t>
            </w:r>
            <w:proofErr w:type="spellEnd"/>
            <w:r w:rsidRPr="002C38F2">
              <w:rPr>
                <w:sz w:val="20"/>
                <w:szCs w:val="20"/>
              </w:rPr>
              <w:t xml:space="preserve"> </w:t>
            </w:r>
            <w:proofErr w:type="spellStart"/>
            <w:r w:rsidRPr="002C38F2">
              <w:rPr>
                <w:sz w:val="20"/>
                <w:szCs w:val="20"/>
              </w:rPr>
              <w:t>Case</w:t>
            </w:r>
            <w:proofErr w:type="spellEnd"/>
            <w:r w:rsidRPr="002C38F2">
              <w:rPr>
                <w:sz w:val="20"/>
                <w:szCs w:val="20"/>
              </w:rPr>
              <w:t xml:space="preserve">: 1.) Buka halaman registrasi 2.) Masukkan data tidak valid, seperti email tidak sesuai format, </w:t>
            </w:r>
            <w:proofErr w:type="spellStart"/>
            <w:r w:rsidRPr="002C38F2">
              <w:rPr>
                <w:sz w:val="20"/>
                <w:szCs w:val="20"/>
              </w:rPr>
              <w:t>password</w:t>
            </w:r>
            <w:proofErr w:type="spellEnd"/>
            <w:r w:rsidRPr="002C38F2">
              <w:rPr>
                <w:sz w:val="20"/>
                <w:szCs w:val="20"/>
              </w:rPr>
              <w:t xml:space="preserve"> terlalu pendek, email yang sudah terdaftar, atau </w:t>
            </w:r>
            <w:proofErr w:type="spellStart"/>
            <w:r w:rsidRPr="002C38F2">
              <w:rPr>
                <w:sz w:val="20"/>
                <w:szCs w:val="20"/>
              </w:rPr>
              <w:t>field</w:t>
            </w:r>
            <w:proofErr w:type="spellEnd"/>
            <w:r w:rsidRPr="002C38F2">
              <w:rPr>
                <w:sz w:val="20"/>
                <w:szCs w:val="20"/>
              </w:rPr>
              <w:t xml:space="preserve"> wajib yang dikosongkan 3.) Klik tombol 'Daftar' 4.) Sistem memunculkan notifikasi atau pesan </w:t>
            </w:r>
            <w:proofErr w:type="spellStart"/>
            <w:r w:rsidRPr="002C38F2">
              <w:rPr>
                <w:sz w:val="20"/>
                <w:szCs w:val="20"/>
              </w:rPr>
              <w:t>error</w:t>
            </w:r>
            <w:proofErr w:type="spellEnd"/>
            <w:r w:rsidRPr="002C38F2">
              <w:rPr>
                <w:sz w:val="20"/>
                <w:szCs w:val="20"/>
              </w:rPr>
              <w:t xml:space="preserve"> yang sesuai 5.) Pastikan sistem tidak menyimpan data yang tidak valid ke </w:t>
            </w:r>
            <w:proofErr w:type="spellStart"/>
            <w:r w:rsidRPr="002C38F2">
              <w:rPr>
                <w:sz w:val="20"/>
                <w:szCs w:val="20"/>
              </w:rPr>
              <w:t>database</w:t>
            </w:r>
            <w:proofErr w:type="spellEnd"/>
            <w:r w:rsidRPr="002C38F2">
              <w:rPr>
                <w:sz w:val="20"/>
                <w:szCs w:val="20"/>
              </w:rPr>
              <w:t xml:space="preserve">. Step-step ini membantu memastikan bahwa sistem registrasi mampu menangani </w:t>
            </w:r>
            <w:proofErr w:type="spellStart"/>
            <w:r w:rsidRPr="002C38F2">
              <w:rPr>
                <w:sz w:val="20"/>
                <w:szCs w:val="20"/>
              </w:rPr>
              <w:t>input</w:t>
            </w:r>
            <w:proofErr w:type="spellEnd"/>
            <w:r w:rsidRPr="002C38F2">
              <w:rPr>
                <w:sz w:val="20"/>
                <w:szCs w:val="20"/>
              </w:rPr>
              <w:t xml:space="preserve"> valid dan tidak valid dengan benar.</w:t>
            </w:r>
          </w:p>
        </w:tc>
      </w:tr>
      <w:tr w:rsidR="00040D26" w:rsidRPr="009404BB" w14:paraId="68E6C4F2" w14:textId="77777777" w:rsidTr="00737B9B">
        <w:trPr>
          <w:trHeight w:val="662"/>
        </w:trPr>
        <w:tc>
          <w:tcPr>
            <w:tcW w:w="567" w:type="dxa"/>
          </w:tcPr>
          <w:p w14:paraId="67D52AAE" w14:textId="77777777" w:rsidR="00040D26" w:rsidRPr="009404BB" w:rsidRDefault="00040D26" w:rsidP="004D4DAA">
            <w:pPr>
              <w:pStyle w:val="TableParagraph"/>
              <w:spacing w:before="101"/>
              <w:ind w:left="100" w:right="461"/>
              <w:jc w:val="center"/>
              <w:rPr>
                <w:sz w:val="20"/>
                <w:szCs w:val="20"/>
              </w:rPr>
            </w:pPr>
            <w:r w:rsidRPr="009404BB">
              <w:rPr>
                <w:sz w:val="20"/>
                <w:szCs w:val="20"/>
              </w:rPr>
              <w:t>5</w:t>
            </w:r>
          </w:p>
        </w:tc>
        <w:tc>
          <w:tcPr>
            <w:tcW w:w="1843" w:type="dxa"/>
            <w:vAlign w:val="bottom"/>
          </w:tcPr>
          <w:p w14:paraId="77D33797" w14:textId="77777777" w:rsidR="00040D26" w:rsidRPr="009404BB" w:rsidRDefault="00040D26" w:rsidP="004D4DAA">
            <w:pPr>
              <w:pStyle w:val="TableParagraph"/>
              <w:spacing w:before="101"/>
              <w:ind w:right="461"/>
              <w:rPr>
                <w:sz w:val="20"/>
                <w:szCs w:val="20"/>
              </w:rPr>
            </w:pPr>
            <w:r w:rsidRPr="009404BB">
              <w:rPr>
                <w:sz w:val="20"/>
                <w:szCs w:val="20"/>
              </w:rPr>
              <w:t xml:space="preserve">Apa </w:t>
            </w:r>
            <w:proofErr w:type="spellStart"/>
            <w:r w:rsidRPr="009404BB">
              <w:rPr>
                <w:sz w:val="20"/>
                <w:szCs w:val="20"/>
              </w:rPr>
              <w:t>expected</w:t>
            </w:r>
            <w:proofErr w:type="spellEnd"/>
            <w:r w:rsidRPr="009404BB">
              <w:rPr>
                <w:sz w:val="20"/>
                <w:szCs w:val="20"/>
              </w:rPr>
              <w:t xml:space="preserve"> </w:t>
            </w:r>
            <w:proofErr w:type="spellStart"/>
            <w:r w:rsidRPr="009404BB">
              <w:rPr>
                <w:sz w:val="20"/>
                <w:szCs w:val="20"/>
              </w:rPr>
              <w:t>result</w:t>
            </w:r>
            <w:proofErr w:type="spellEnd"/>
            <w:r w:rsidRPr="009404BB">
              <w:rPr>
                <w:sz w:val="20"/>
                <w:szCs w:val="20"/>
              </w:rPr>
              <w:t xml:space="preserve"> untuk menguji Registrasi</w:t>
            </w:r>
            <w:r>
              <w:rPr>
                <w:sz w:val="20"/>
                <w:szCs w:val="20"/>
              </w:rPr>
              <w:t>?</w:t>
            </w:r>
          </w:p>
          <w:p w14:paraId="7D0888A6" w14:textId="77777777" w:rsidR="00040D26" w:rsidRPr="009404BB" w:rsidRDefault="00040D26" w:rsidP="004D4DAA">
            <w:pPr>
              <w:pStyle w:val="TableParagraph"/>
              <w:spacing w:before="101"/>
              <w:ind w:right="461"/>
              <w:rPr>
                <w:sz w:val="20"/>
                <w:szCs w:val="20"/>
              </w:rPr>
            </w:pPr>
          </w:p>
          <w:p w14:paraId="4B6F3E9E" w14:textId="77777777" w:rsidR="00040D26" w:rsidRPr="009404BB" w:rsidRDefault="00040D26" w:rsidP="004D4DAA">
            <w:pPr>
              <w:pStyle w:val="TableParagraph"/>
              <w:spacing w:before="101"/>
              <w:ind w:right="461"/>
              <w:rPr>
                <w:sz w:val="20"/>
                <w:szCs w:val="20"/>
              </w:rPr>
            </w:pPr>
          </w:p>
          <w:p w14:paraId="05C2060C" w14:textId="77777777" w:rsidR="00040D26" w:rsidRPr="009404BB" w:rsidRDefault="00040D26" w:rsidP="004D4DAA">
            <w:pPr>
              <w:pStyle w:val="TableParagraph"/>
              <w:spacing w:before="101"/>
              <w:ind w:right="461"/>
              <w:rPr>
                <w:sz w:val="20"/>
                <w:szCs w:val="20"/>
              </w:rPr>
            </w:pPr>
          </w:p>
          <w:p w14:paraId="7F6EBB3E" w14:textId="77777777" w:rsidR="00040D26" w:rsidRPr="009404BB" w:rsidRDefault="00040D26" w:rsidP="004D4DAA">
            <w:pPr>
              <w:pStyle w:val="TableParagraph"/>
              <w:spacing w:before="101"/>
              <w:ind w:right="461"/>
              <w:rPr>
                <w:sz w:val="20"/>
                <w:szCs w:val="20"/>
              </w:rPr>
            </w:pPr>
          </w:p>
          <w:p w14:paraId="56124544" w14:textId="77777777" w:rsidR="00040D26" w:rsidRPr="009404BB" w:rsidRDefault="00040D26" w:rsidP="004D4DAA">
            <w:pPr>
              <w:pStyle w:val="TableParagraph"/>
              <w:spacing w:before="101"/>
              <w:ind w:right="461"/>
              <w:rPr>
                <w:sz w:val="20"/>
                <w:szCs w:val="20"/>
              </w:rPr>
            </w:pPr>
          </w:p>
        </w:tc>
        <w:tc>
          <w:tcPr>
            <w:tcW w:w="3686" w:type="dxa"/>
          </w:tcPr>
          <w:p w14:paraId="15F81267" w14:textId="77777777" w:rsidR="00040D26" w:rsidRPr="009404BB" w:rsidRDefault="00040D26" w:rsidP="000C5FFA">
            <w:pPr>
              <w:pStyle w:val="TableParagraph"/>
              <w:spacing w:before="101"/>
              <w:ind w:left="100" w:right="120"/>
              <w:jc w:val="both"/>
              <w:rPr>
                <w:sz w:val="20"/>
                <w:szCs w:val="20"/>
              </w:rPr>
            </w:pPr>
            <w:proofErr w:type="spellStart"/>
            <w:r w:rsidRPr="000A20C2">
              <w:rPr>
                <w:sz w:val="20"/>
                <w:szCs w:val="20"/>
              </w:rPr>
              <w:t>Expected</w:t>
            </w:r>
            <w:proofErr w:type="spellEnd"/>
            <w:r w:rsidRPr="000A20C2">
              <w:rPr>
                <w:sz w:val="20"/>
                <w:szCs w:val="20"/>
              </w:rPr>
              <w:t xml:space="preserve"> </w:t>
            </w:r>
            <w:proofErr w:type="spellStart"/>
            <w:r w:rsidRPr="000A20C2">
              <w:rPr>
                <w:sz w:val="20"/>
                <w:szCs w:val="20"/>
              </w:rPr>
              <w:t>result</w:t>
            </w:r>
            <w:proofErr w:type="spellEnd"/>
            <w:r w:rsidRPr="000A20C2">
              <w:rPr>
                <w:sz w:val="20"/>
                <w:szCs w:val="20"/>
              </w:rPr>
              <w:t xml:space="preserve"> atau hasil yang diharapkan dalam menguji </w:t>
            </w:r>
            <w:proofErr w:type="spellStart"/>
            <w:r w:rsidRPr="000A20C2">
              <w:rPr>
                <w:sz w:val="20"/>
                <w:szCs w:val="20"/>
              </w:rPr>
              <w:t>test</w:t>
            </w:r>
            <w:proofErr w:type="spellEnd"/>
            <w:r w:rsidRPr="000A20C2">
              <w:rPr>
                <w:sz w:val="20"/>
                <w:szCs w:val="20"/>
              </w:rPr>
              <w:t xml:space="preserve"> 1.) </w:t>
            </w:r>
            <w:proofErr w:type="spellStart"/>
            <w:r w:rsidRPr="000A20C2">
              <w:rPr>
                <w:sz w:val="20"/>
                <w:szCs w:val="20"/>
              </w:rPr>
              <w:t>case</w:t>
            </w:r>
            <w:proofErr w:type="spellEnd"/>
            <w:r w:rsidRPr="000A20C2">
              <w:rPr>
                <w:sz w:val="20"/>
                <w:szCs w:val="20"/>
              </w:rPr>
              <w:t xml:space="preserve"> Registrasi adalah:  </w:t>
            </w:r>
            <w:proofErr w:type="spellStart"/>
            <w:r w:rsidRPr="000A20C2">
              <w:rPr>
                <w:sz w:val="20"/>
                <w:szCs w:val="20"/>
              </w:rPr>
              <w:t>User</w:t>
            </w:r>
            <w:proofErr w:type="spellEnd"/>
            <w:r w:rsidRPr="000A20C2">
              <w:rPr>
                <w:sz w:val="20"/>
                <w:szCs w:val="20"/>
              </w:rPr>
              <w:t xml:space="preserve"> diarahkan menuju halaman Verifikasi Akun 2.) Sistem berhasil mengirimkan kode OTP ke Email yang dimasukkan ketika Daftar 3.) </w:t>
            </w:r>
            <w:proofErr w:type="spellStart"/>
            <w:r w:rsidRPr="000A20C2">
              <w:rPr>
                <w:sz w:val="20"/>
                <w:szCs w:val="20"/>
              </w:rPr>
              <w:t>User</w:t>
            </w:r>
            <w:proofErr w:type="spellEnd"/>
            <w:r w:rsidRPr="000A20C2">
              <w:rPr>
                <w:sz w:val="20"/>
                <w:szCs w:val="20"/>
              </w:rPr>
              <w:t xml:space="preserve"> berhasil terdaftar dalam sistem.</w:t>
            </w:r>
          </w:p>
        </w:tc>
      </w:tr>
    </w:tbl>
    <w:p w14:paraId="781E5559" w14:textId="77777777" w:rsidR="00040D26" w:rsidRPr="009404BB" w:rsidRDefault="00040D26" w:rsidP="00040D26">
      <w:pPr>
        <w:rPr>
          <w:sz w:val="20"/>
          <w:szCs w:val="20"/>
        </w:rPr>
      </w:pPr>
    </w:p>
    <w:p w14:paraId="5E87176E" w14:textId="77777777" w:rsidR="002638C5" w:rsidRDefault="00040D26" w:rsidP="00737B9B">
      <w:pPr>
        <w:spacing w:line="276" w:lineRule="auto"/>
        <w:ind w:right="35"/>
        <w:jc w:val="both"/>
        <w:rPr>
          <w:sz w:val="20"/>
          <w:szCs w:val="20"/>
        </w:rPr>
      </w:pPr>
      <w:r w:rsidRPr="009404BB">
        <w:rPr>
          <w:sz w:val="20"/>
          <w:szCs w:val="20"/>
        </w:rPr>
        <w:t xml:space="preserve">          Kumpulan data </w:t>
      </w:r>
      <w:proofErr w:type="spellStart"/>
      <w:r w:rsidRPr="009404BB">
        <w:rPr>
          <w:sz w:val="20"/>
          <w:szCs w:val="20"/>
        </w:rPr>
        <w:t>QnA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disimpan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yang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dasar</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test case</w:t>
      </w:r>
      <w:r>
        <w:rPr>
          <w:sz w:val="20"/>
          <w:szCs w:val="20"/>
        </w:rPr>
        <w:t xml:space="preserve"> QA Agree</w:t>
      </w:r>
      <w:r w:rsidRPr="009404BB">
        <w:rPr>
          <w:sz w:val="20"/>
          <w:szCs w:val="20"/>
        </w:rPr>
        <w:t xml:space="preserve">. Dataset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data </w:t>
      </w:r>
      <w:r>
        <w:rPr>
          <w:sz w:val="20"/>
          <w:szCs w:val="20"/>
        </w:rPr>
        <w:t>5</w:t>
      </w:r>
      <w:r w:rsidRPr="009404BB">
        <w:rPr>
          <w:sz w:val="20"/>
          <w:szCs w:val="20"/>
        </w:rPr>
        <w:t xml:space="preserve"> </w:t>
      </w:r>
      <w:proofErr w:type="spellStart"/>
      <w:r w:rsidRPr="009404BB">
        <w:rPr>
          <w:sz w:val="20"/>
          <w:szCs w:val="20"/>
        </w:rPr>
        <w:t>modul</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r>
        <w:rPr>
          <w:sz w:val="20"/>
          <w:szCs w:val="20"/>
        </w:rPr>
        <w:t>11</w:t>
      </w:r>
      <w:r w:rsidRPr="009404BB">
        <w:rPr>
          <w:sz w:val="20"/>
          <w:szCs w:val="20"/>
        </w:rPr>
        <w:t xml:space="preserve"> </w:t>
      </w:r>
      <w:proofErr w:type="spellStart"/>
      <w:r w:rsidRPr="009404BB">
        <w:rPr>
          <w:sz w:val="20"/>
          <w:szCs w:val="20"/>
        </w:rPr>
        <w:t>fitur</w:t>
      </w:r>
      <w:proofErr w:type="spellEnd"/>
      <w:r w:rsidRPr="009404BB">
        <w:rPr>
          <w:sz w:val="20"/>
          <w:szCs w:val="20"/>
        </w:rPr>
        <w:t xml:space="preserve">, </w:t>
      </w:r>
      <w:r>
        <w:rPr>
          <w:sz w:val="20"/>
          <w:szCs w:val="20"/>
        </w:rPr>
        <w:t>55</w:t>
      </w:r>
      <w:r w:rsidRPr="009404BB">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seputar</w:t>
      </w:r>
      <w:proofErr w:type="spellEnd"/>
      <w:r w:rsidRPr="009404BB">
        <w:rPr>
          <w:sz w:val="20"/>
          <w:szCs w:val="20"/>
        </w:rPr>
        <w:t xml:space="preserve"> test case</w:t>
      </w:r>
      <w:r>
        <w:rPr>
          <w:sz w:val="20"/>
          <w:szCs w:val="20"/>
        </w:rPr>
        <w:t xml:space="preserve"> </w:t>
      </w:r>
      <w:proofErr w:type="spellStart"/>
      <w:r>
        <w:rPr>
          <w:sz w:val="20"/>
          <w:szCs w:val="20"/>
        </w:rPr>
        <w:t>pengujian</w:t>
      </w:r>
      <w:proofErr w:type="spellEnd"/>
      <w:r>
        <w:rPr>
          <w:sz w:val="20"/>
          <w:szCs w:val="20"/>
        </w:rPr>
        <w:t xml:space="preserve"> </w:t>
      </w:r>
      <w:proofErr w:type="spellStart"/>
      <w:r>
        <w:rPr>
          <w:sz w:val="20"/>
          <w:szCs w:val="20"/>
        </w:rPr>
        <w:t>fitur</w:t>
      </w:r>
      <w:proofErr w:type="spellEnd"/>
      <w:r w:rsidRPr="009404BB">
        <w:rPr>
          <w:sz w:val="20"/>
          <w:szCs w:val="20"/>
        </w:rPr>
        <w:t xml:space="preserve"> yang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aspek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mendalam</w:t>
      </w:r>
      <w:proofErr w:type="spellEnd"/>
      <w:r w:rsidRPr="009404BB">
        <w:rPr>
          <w:sz w:val="20"/>
          <w:szCs w:val="20"/>
        </w:rPr>
        <w:t>.</w:t>
      </w:r>
    </w:p>
    <w:p w14:paraId="6E82E2DD" w14:textId="77777777" w:rsidR="002638C5" w:rsidRDefault="002638C5" w:rsidP="002638C5">
      <w:pPr>
        <w:spacing w:line="276" w:lineRule="auto"/>
        <w:ind w:right="35" w:firstLine="720"/>
        <w:jc w:val="both"/>
        <w:rPr>
          <w:sz w:val="20"/>
          <w:szCs w:val="20"/>
        </w:rPr>
      </w:pPr>
    </w:p>
    <w:p w14:paraId="493C37D5" w14:textId="77777777" w:rsidR="0019363F" w:rsidRDefault="0019363F" w:rsidP="0019363F">
      <w:pPr>
        <w:keepNext/>
        <w:spacing w:line="276" w:lineRule="auto"/>
        <w:ind w:right="35"/>
        <w:jc w:val="center"/>
      </w:pPr>
      <w:r>
        <w:rPr>
          <w:noProof/>
          <w:sz w:val="20"/>
          <w:szCs w:val="20"/>
        </w:rPr>
        <w:drawing>
          <wp:inline distT="0" distB="0" distL="0" distR="0" wp14:anchorId="04F910A6" wp14:editId="787B75AF">
            <wp:extent cx="3693138" cy="1620982"/>
            <wp:effectExtent l="0" t="0" r="3175" b="5080"/>
            <wp:docPr id="44964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4363" name="Picture 449643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07548" cy="1627307"/>
                    </a:xfrm>
                    <a:prstGeom prst="rect">
                      <a:avLst/>
                    </a:prstGeom>
                  </pic:spPr>
                </pic:pic>
              </a:graphicData>
            </a:graphic>
          </wp:inline>
        </w:drawing>
      </w:r>
    </w:p>
    <w:p w14:paraId="23E39BCF" w14:textId="07C595F0" w:rsidR="002638C5" w:rsidRPr="0019363F" w:rsidRDefault="0019363F" w:rsidP="0019363F">
      <w:pPr>
        <w:pStyle w:val="Caption"/>
        <w:jc w:val="center"/>
        <w:rPr>
          <w:i w:val="0"/>
          <w:iCs w:val="0"/>
          <w:color w:val="000000" w:themeColor="text1"/>
          <w:sz w:val="20"/>
          <w:szCs w:val="20"/>
        </w:rPr>
      </w:pPr>
      <w:bookmarkStart w:id="76" w:name="_Toc202306640"/>
      <w:r w:rsidRPr="0019363F">
        <w:rPr>
          <w:i w:val="0"/>
          <w:iCs w:val="0"/>
          <w:color w:val="000000" w:themeColor="text1"/>
        </w:rPr>
        <w:t xml:space="preserve">Gambar 3. </w:t>
      </w:r>
      <w:r w:rsidRPr="0019363F">
        <w:rPr>
          <w:i w:val="0"/>
          <w:iCs w:val="0"/>
          <w:color w:val="000000" w:themeColor="text1"/>
        </w:rPr>
        <w:fldChar w:fldCharType="begin"/>
      </w:r>
      <w:r w:rsidRPr="0019363F">
        <w:rPr>
          <w:i w:val="0"/>
          <w:iCs w:val="0"/>
          <w:color w:val="000000" w:themeColor="text1"/>
        </w:rPr>
        <w:instrText xml:space="preserve"> SEQ Gambar_3. \* ARABIC </w:instrText>
      </w:r>
      <w:r w:rsidRPr="0019363F">
        <w:rPr>
          <w:i w:val="0"/>
          <w:iCs w:val="0"/>
          <w:color w:val="000000" w:themeColor="text1"/>
        </w:rPr>
        <w:fldChar w:fldCharType="separate"/>
      </w:r>
      <w:r w:rsidR="00327503">
        <w:rPr>
          <w:i w:val="0"/>
          <w:iCs w:val="0"/>
          <w:noProof/>
          <w:color w:val="000000" w:themeColor="text1"/>
        </w:rPr>
        <w:t>3</w:t>
      </w:r>
      <w:r w:rsidRPr="0019363F">
        <w:rPr>
          <w:i w:val="0"/>
          <w:iCs w:val="0"/>
          <w:color w:val="000000" w:themeColor="text1"/>
        </w:rPr>
        <w:fldChar w:fldCharType="end"/>
      </w:r>
      <w:r w:rsidRPr="0019363F">
        <w:rPr>
          <w:i w:val="0"/>
          <w:iCs w:val="0"/>
          <w:color w:val="000000" w:themeColor="text1"/>
        </w:rPr>
        <w:t xml:space="preserve"> Format Dataset </w:t>
      </w:r>
      <w:proofErr w:type="spellStart"/>
      <w:r w:rsidRPr="0019363F">
        <w:rPr>
          <w:i w:val="0"/>
          <w:iCs w:val="0"/>
          <w:color w:val="000000" w:themeColor="text1"/>
        </w:rPr>
        <w:t>QnA</w:t>
      </w:r>
      <w:bookmarkEnd w:id="76"/>
      <w:proofErr w:type="spellEnd"/>
    </w:p>
    <w:p w14:paraId="3EBD2494" w14:textId="564E268E" w:rsidR="00040D26" w:rsidRPr="009404BB" w:rsidRDefault="00040D26" w:rsidP="002638C5">
      <w:pPr>
        <w:spacing w:line="276" w:lineRule="auto"/>
        <w:ind w:right="35" w:firstLine="567"/>
        <w:jc w:val="both"/>
        <w:rPr>
          <w:sz w:val="20"/>
          <w:szCs w:val="20"/>
        </w:rPr>
      </w:pPr>
      <w:proofErr w:type="spellStart"/>
      <w:r>
        <w:rPr>
          <w:sz w:val="20"/>
          <w:szCs w:val="20"/>
        </w:rPr>
        <w:t>Berdasarkan</w:t>
      </w:r>
      <w:proofErr w:type="spellEnd"/>
      <w:r>
        <w:rPr>
          <w:sz w:val="20"/>
          <w:szCs w:val="20"/>
        </w:rPr>
        <w:t xml:space="preserve"> </w:t>
      </w:r>
      <w:proofErr w:type="spellStart"/>
      <w:r w:rsidR="005F678D" w:rsidRPr="005F678D">
        <w:rPr>
          <w:sz w:val="20"/>
          <w:szCs w:val="20"/>
        </w:rPr>
        <w:t>cakupan</w:t>
      </w:r>
      <w:proofErr w:type="spellEnd"/>
      <w:r w:rsidR="005F678D" w:rsidRPr="005F678D">
        <w:rPr>
          <w:sz w:val="20"/>
          <w:szCs w:val="20"/>
        </w:rPr>
        <w:t xml:space="preserve"> data </w:t>
      </w:r>
      <w:proofErr w:type="spellStart"/>
      <w:r w:rsidR="005F678D" w:rsidRPr="005F678D">
        <w:rPr>
          <w:sz w:val="20"/>
          <w:szCs w:val="20"/>
        </w:rPr>
        <w:t>informasi</w:t>
      </w:r>
      <w:proofErr w:type="spellEnd"/>
      <w:r w:rsidR="005F678D" w:rsidRPr="005F678D">
        <w:rPr>
          <w:sz w:val="20"/>
          <w:szCs w:val="20"/>
        </w:rPr>
        <w:t xml:space="preserve"> test case </w:t>
      </w:r>
      <w:proofErr w:type="spellStart"/>
      <w:r w:rsidR="005F678D" w:rsidRPr="005F678D">
        <w:rPr>
          <w:sz w:val="20"/>
          <w:szCs w:val="20"/>
        </w:rPr>
        <w:t>pengujian</w:t>
      </w:r>
      <w:proofErr w:type="spellEnd"/>
      <w:r w:rsidR="005F678D" w:rsidRPr="005F678D">
        <w:rPr>
          <w:sz w:val="20"/>
          <w:szCs w:val="20"/>
        </w:rPr>
        <w:t xml:space="preserve"> </w:t>
      </w:r>
      <w:proofErr w:type="spellStart"/>
      <w:r w:rsidR="005F678D" w:rsidRPr="005F678D">
        <w:rPr>
          <w:sz w:val="20"/>
          <w:szCs w:val="20"/>
        </w:rPr>
        <w:t>fitur</w:t>
      </w:r>
      <w:proofErr w:type="spellEnd"/>
      <w:r w:rsidR="005F678D" w:rsidRPr="005F678D">
        <w:rPr>
          <w:sz w:val="20"/>
          <w:szCs w:val="20"/>
        </w:rPr>
        <w:t xml:space="preserve"> yang </w:t>
      </w:r>
      <w:proofErr w:type="spellStart"/>
      <w:r w:rsidR="005F678D" w:rsidRPr="005F678D">
        <w:rPr>
          <w:sz w:val="20"/>
          <w:szCs w:val="20"/>
        </w:rPr>
        <w:t>tercantum</w:t>
      </w:r>
      <w:proofErr w:type="spellEnd"/>
      <w:r w:rsidR="005F678D" w:rsidRPr="005F678D">
        <w:rPr>
          <w:sz w:val="20"/>
          <w:szCs w:val="20"/>
        </w:rPr>
        <w:t xml:space="preserve"> pada Tabel 3.1, data </w:t>
      </w:r>
      <w:proofErr w:type="spellStart"/>
      <w:r w:rsidR="005F678D" w:rsidRPr="005F678D">
        <w:rPr>
          <w:sz w:val="20"/>
          <w:szCs w:val="20"/>
        </w:rPr>
        <w:t>tersebut</w:t>
      </w:r>
      <w:proofErr w:type="spellEnd"/>
      <w:r w:rsidR="005F678D" w:rsidRPr="005F678D">
        <w:rPr>
          <w:sz w:val="20"/>
          <w:szCs w:val="20"/>
        </w:rPr>
        <w:t xml:space="preserve"> </w:t>
      </w:r>
      <w:proofErr w:type="spellStart"/>
      <w:r w:rsidR="005F678D" w:rsidRPr="005F678D">
        <w:rPr>
          <w:sz w:val="20"/>
          <w:szCs w:val="20"/>
        </w:rPr>
        <w:t>kemudian</w:t>
      </w:r>
      <w:proofErr w:type="spellEnd"/>
      <w:r w:rsidR="005F678D" w:rsidRPr="005F678D">
        <w:rPr>
          <w:sz w:val="20"/>
          <w:szCs w:val="20"/>
        </w:rPr>
        <w:t xml:space="preserve"> </w:t>
      </w:r>
      <w:proofErr w:type="spellStart"/>
      <w:r w:rsidR="005F678D" w:rsidRPr="005F678D">
        <w:rPr>
          <w:sz w:val="20"/>
          <w:szCs w:val="20"/>
        </w:rPr>
        <w:t>dikembangkan</w:t>
      </w:r>
      <w:proofErr w:type="spellEnd"/>
      <w:r w:rsidR="005F678D" w:rsidRPr="005F678D">
        <w:rPr>
          <w:sz w:val="20"/>
          <w:szCs w:val="20"/>
        </w:rPr>
        <w:t xml:space="preserve"> </w:t>
      </w:r>
      <w:proofErr w:type="spellStart"/>
      <w:r w:rsidR="005F678D" w:rsidRPr="005F678D">
        <w:rPr>
          <w:sz w:val="20"/>
          <w:szCs w:val="20"/>
        </w:rPr>
        <w:t>menjadi</w:t>
      </w:r>
      <w:proofErr w:type="spellEnd"/>
      <w:r w:rsidR="005F678D" w:rsidRPr="005F678D">
        <w:rPr>
          <w:sz w:val="20"/>
          <w:szCs w:val="20"/>
        </w:rPr>
        <w:t xml:space="preserve"> </w:t>
      </w:r>
      <w:proofErr w:type="spellStart"/>
      <w:r w:rsidR="005F678D" w:rsidRPr="005F678D">
        <w:rPr>
          <w:sz w:val="20"/>
          <w:szCs w:val="20"/>
        </w:rPr>
        <w:t>kumpulan</w:t>
      </w:r>
      <w:proofErr w:type="spellEnd"/>
      <w:r w:rsidR="005F678D" w:rsidRPr="005F678D">
        <w:rPr>
          <w:sz w:val="20"/>
          <w:szCs w:val="20"/>
        </w:rPr>
        <w:t xml:space="preserve"> data </w:t>
      </w:r>
      <w:proofErr w:type="spellStart"/>
      <w:r w:rsidR="005F678D" w:rsidRPr="005F678D">
        <w:rPr>
          <w:sz w:val="20"/>
          <w:szCs w:val="20"/>
        </w:rPr>
        <w:t>pertanyaan</w:t>
      </w:r>
      <w:proofErr w:type="spellEnd"/>
      <w:r w:rsidR="005F678D" w:rsidRPr="005F678D">
        <w:rPr>
          <w:sz w:val="20"/>
          <w:szCs w:val="20"/>
        </w:rPr>
        <w:t xml:space="preserve"> dan </w:t>
      </w:r>
      <w:proofErr w:type="spellStart"/>
      <w:r w:rsidR="005F678D" w:rsidRPr="005F678D">
        <w:rPr>
          <w:sz w:val="20"/>
          <w:szCs w:val="20"/>
        </w:rPr>
        <w:t>jawaban</w:t>
      </w:r>
      <w:proofErr w:type="spellEnd"/>
      <w:r w:rsidR="005F678D" w:rsidRPr="005F678D">
        <w:rPr>
          <w:sz w:val="20"/>
          <w:szCs w:val="20"/>
        </w:rPr>
        <w:t xml:space="preserve"> (</w:t>
      </w:r>
      <w:proofErr w:type="spellStart"/>
      <w:r w:rsidR="005F678D" w:rsidRPr="005F678D">
        <w:rPr>
          <w:sz w:val="20"/>
          <w:szCs w:val="20"/>
        </w:rPr>
        <w:t>QnA</w:t>
      </w:r>
      <w:proofErr w:type="spellEnd"/>
      <w:r w:rsidR="005F678D" w:rsidRPr="005F678D">
        <w:rPr>
          <w:sz w:val="20"/>
          <w:szCs w:val="20"/>
        </w:rPr>
        <w:t xml:space="preserve">), di mana </w:t>
      </w:r>
      <w:proofErr w:type="spellStart"/>
      <w:r w:rsidR="005F678D" w:rsidRPr="005F678D">
        <w:rPr>
          <w:sz w:val="20"/>
          <w:szCs w:val="20"/>
        </w:rPr>
        <w:t>setiap</w:t>
      </w:r>
      <w:proofErr w:type="spellEnd"/>
      <w:r w:rsidR="005F678D" w:rsidRPr="005F678D">
        <w:rPr>
          <w:sz w:val="20"/>
          <w:szCs w:val="20"/>
        </w:rPr>
        <w:t xml:space="preserve"> </w:t>
      </w:r>
      <w:proofErr w:type="spellStart"/>
      <w:r w:rsidR="005F678D" w:rsidRPr="005F678D">
        <w:rPr>
          <w:sz w:val="20"/>
          <w:szCs w:val="20"/>
        </w:rPr>
        <w:t>jawaban</w:t>
      </w:r>
      <w:proofErr w:type="spellEnd"/>
      <w:r w:rsidR="005F678D" w:rsidRPr="005F678D">
        <w:rPr>
          <w:sz w:val="20"/>
          <w:szCs w:val="20"/>
        </w:rPr>
        <w:t xml:space="preserve"> </w:t>
      </w:r>
      <w:proofErr w:type="spellStart"/>
      <w:r w:rsidR="005F678D" w:rsidRPr="005F678D">
        <w:rPr>
          <w:sz w:val="20"/>
          <w:szCs w:val="20"/>
        </w:rPr>
        <w:t>dirancang</w:t>
      </w:r>
      <w:proofErr w:type="spellEnd"/>
      <w:r w:rsidR="005F678D" w:rsidRPr="005F678D">
        <w:rPr>
          <w:sz w:val="20"/>
          <w:szCs w:val="20"/>
        </w:rPr>
        <w:t xml:space="preserve"> </w:t>
      </w:r>
      <w:proofErr w:type="spellStart"/>
      <w:r w:rsidR="005F678D" w:rsidRPr="005F678D">
        <w:rPr>
          <w:sz w:val="20"/>
          <w:szCs w:val="20"/>
        </w:rPr>
        <w:t>memiliki</w:t>
      </w:r>
      <w:proofErr w:type="spellEnd"/>
      <w:r w:rsidR="005F678D" w:rsidRPr="005F678D">
        <w:rPr>
          <w:sz w:val="20"/>
          <w:szCs w:val="20"/>
        </w:rPr>
        <w:t xml:space="preserve"> </w:t>
      </w:r>
      <w:proofErr w:type="spellStart"/>
      <w:r w:rsidR="005F678D" w:rsidRPr="005F678D">
        <w:rPr>
          <w:sz w:val="20"/>
          <w:szCs w:val="20"/>
        </w:rPr>
        <w:t>beberapa</w:t>
      </w:r>
      <w:proofErr w:type="spellEnd"/>
      <w:r w:rsidR="005F678D" w:rsidRPr="005F678D">
        <w:rPr>
          <w:sz w:val="20"/>
          <w:szCs w:val="20"/>
        </w:rPr>
        <w:t xml:space="preserve"> </w:t>
      </w:r>
      <w:proofErr w:type="spellStart"/>
      <w:r w:rsidR="005F678D" w:rsidRPr="005F678D">
        <w:rPr>
          <w:sz w:val="20"/>
          <w:szCs w:val="20"/>
        </w:rPr>
        <w:t>variasi</w:t>
      </w:r>
      <w:proofErr w:type="spellEnd"/>
      <w:r w:rsidR="005F678D" w:rsidRPr="005F678D">
        <w:rPr>
          <w:sz w:val="20"/>
          <w:szCs w:val="20"/>
        </w:rPr>
        <w:t xml:space="preserve"> </w:t>
      </w:r>
      <w:proofErr w:type="spellStart"/>
      <w:r w:rsidR="005F678D" w:rsidRPr="005F678D">
        <w:rPr>
          <w:sz w:val="20"/>
          <w:szCs w:val="20"/>
        </w:rPr>
        <w:t>pertanyaan</w:t>
      </w:r>
      <w:proofErr w:type="spellEnd"/>
      <w:r w:rsidR="005F678D" w:rsidRPr="005F678D">
        <w:rPr>
          <w:sz w:val="20"/>
          <w:szCs w:val="20"/>
        </w:rPr>
        <w:t xml:space="preserve">. </w:t>
      </w:r>
      <w:proofErr w:type="spellStart"/>
      <w:r w:rsidR="005F678D" w:rsidRPr="005F678D">
        <w:rPr>
          <w:sz w:val="20"/>
          <w:szCs w:val="20"/>
        </w:rPr>
        <w:t>Tujuannya</w:t>
      </w:r>
      <w:proofErr w:type="spellEnd"/>
      <w:r w:rsidR="005F678D" w:rsidRPr="005F678D">
        <w:rPr>
          <w:sz w:val="20"/>
          <w:szCs w:val="20"/>
        </w:rPr>
        <w:t xml:space="preserve"> </w:t>
      </w:r>
      <w:proofErr w:type="spellStart"/>
      <w:r w:rsidR="005F678D" w:rsidRPr="005F678D">
        <w:rPr>
          <w:sz w:val="20"/>
          <w:szCs w:val="20"/>
        </w:rPr>
        <w:t>adalah</w:t>
      </w:r>
      <w:proofErr w:type="spellEnd"/>
      <w:r w:rsidR="005F678D" w:rsidRPr="005F678D">
        <w:rPr>
          <w:sz w:val="20"/>
          <w:szCs w:val="20"/>
        </w:rPr>
        <w:t xml:space="preserve"> </w:t>
      </w:r>
      <w:proofErr w:type="spellStart"/>
      <w:r w:rsidR="005F678D" w:rsidRPr="005F678D">
        <w:rPr>
          <w:sz w:val="20"/>
          <w:szCs w:val="20"/>
        </w:rPr>
        <w:t>untuk</w:t>
      </w:r>
      <w:proofErr w:type="spellEnd"/>
      <w:r w:rsidR="005F678D" w:rsidRPr="005F678D">
        <w:rPr>
          <w:sz w:val="20"/>
          <w:szCs w:val="20"/>
        </w:rPr>
        <w:t xml:space="preserve"> </w:t>
      </w:r>
      <w:proofErr w:type="spellStart"/>
      <w:r w:rsidR="005F678D" w:rsidRPr="005F678D">
        <w:rPr>
          <w:sz w:val="20"/>
          <w:szCs w:val="20"/>
        </w:rPr>
        <w:t>memastikan</w:t>
      </w:r>
      <w:proofErr w:type="spellEnd"/>
      <w:r w:rsidR="005F678D" w:rsidRPr="005F678D">
        <w:rPr>
          <w:sz w:val="20"/>
          <w:szCs w:val="20"/>
        </w:rPr>
        <w:t xml:space="preserve"> </w:t>
      </w:r>
      <w:proofErr w:type="spellStart"/>
      <w:r w:rsidR="005F678D" w:rsidRPr="005F678D">
        <w:rPr>
          <w:sz w:val="20"/>
          <w:szCs w:val="20"/>
        </w:rPr>
        <w:t>bahwa</w:t>
      </w:r>
      <w:proofErr w:type="spellEnd"/>
      <w:r w:rsidR="005F678D" w:rsidRPr="005F678D">
        <w:rPr>
          <w:sz w:val="20"/>
          <w:szCs w:val="20"/>
        </w:rPr>
        <w:t xml:space="preserve"> chatbot </w:t>
      </w:r>
      <w:proofErr w:type="spellStart"/>
      <w:r w:rsidR="005F678D" w:rsidRPr="005F678D">
        <w:rPr>
          <w:sz w:val="20"/>
          <w:szCs w:val="20"/>
        </w:rPr>
        <w:t>mampu</w:t>
      </w:r>
      <w:proofErr w:type="spellEnd"/>
      <w:r w:rsidR="005F678D" w:rsidRPr="005F678D">
        <w:rPr>
          <w:sz w:val="20"/>
          <w:szCs w:val="20"/>
        </w:rPr>
        <w:t xml:space="preserve"> </w:t>
      </w:r>
      <w:proofErr w:type="spellStart"/>
      <w:r w:rsidR="005F678D" w:rsidRPr="005F678D">
        <w:rPr>
          <w:sz w:val="20"/>
          <w:szCs w:val="20"/>
        </w:rPr>
        <w:t>mengenali</w:t>
      </w:r>
      <w:proofErr w:type="spellEnd"/>
      <w:r w:rsidR="005F678D" w:rsidRPr="005F678D">
        <w:rPr>
          <w:sz w:val="20"/>
          <w:szCs w:val="20"/>
        </w:rPr>
        <w:t xml:space="preserve"> </w:t>
      </w:r>
      <w:proofErr w:type="spellStart"/>
      <w:r w:rsidR="005F678D" w:rsidRPr="005F678D">
        <w:rPr>
          <w:sz w:val="20"/>
          <w:szCs w:val="20"/>
        </w:rPr>
        <w:t>berbagai</w:t>
      </w:r>
      <w:proofErr w:type="spellEnd"/>
      <w:r w:rsidR="005F678D" w:rsidRPr="005F678D">
        <w:rPr>
          <w:sz w:val="20"/>
          <w:szCs w:val="20"/>
        </w:rPr>
        <w:t xml:space="preserve"> </w:t>
      </w:r>
      <w:proofErr w:type="spellStart"/>
      <w:r w:rsidR="005F678D" w:rsidRPr="005F678D">
        <w:rPr>
          <w:sz w:val="20"/>
          <w:szCs w:val="20"/>
        </w:rPr>
        <w:t>bentuk</w:t>
      </w:r>
      <w:proofErr w:type="spellEnd"/>
      <w:r w:rsidR="005F678D" w:rsidRPr="005F678D">
        <w:rPr>
          <w:sz w:val="20"/>
          <w:szCs w:val="20"/>
        </w:rPr>
        <w:t xml:space="preserve"> dan </w:t>
      </w:r>
      <w:proofErr w:type="spellStart"/>
      <w:r w:rsidR="005F678D" w:rsidRPr="005F678D">
        <w:rPr>
          <w:sz w:val="20"/>
          <w:szCs w:val="20"/>
        </w:rPr>
        <w:t>gaya</w:t>
      </w:r>
      <w:proofErr w:type="spellEnd"/>
      <w:r w:rsidR="005F678D" w:rsidRPr="005F678D">
        <w:rPr>
          <w:sz w:val="20"/>
          <w:szCs w:val="20"/>
        </w:rPr>
        <w:t xml:space="preserve"> </w:t>
      </w:r>
      <w:proofErr w:type="spellStart"/>
      <w:r w:rsidR="005F678D" w:rsidRPr="005F678D">
        <w:rPr>
          <w:sz w:val="20"/>
          <w:szCs w:val="20"/>
        </w:rPr>
        <w:t>penulisan</w:t>
      </w:r>
      <w:proofErr w:type="spellEnd"/>
      <w:r w:rsidR="005F678D" w:rsidRPr="005F678D">
        <w:rPr>
          <w:sz w:val="20"/>
          <w:szCs w:val="20"/>
        </w:rPr>
        <w:t xml:space="preserve"> </w:t>
      </w:r>
      <w:proofErr w:type="spellStart"/>
      <w:r w:rsidR="005F678D" w:rsidRPr="005F678D">
        <w:rPr>
          <w:sz w:val="20"/>
          <w:szCs w:val="20"/>
        </w:rPr>
        <w:t>pertanyaan</w:t>
      </w:r>
      <w:proofErr w:type="spellEnd"/>
      <w:r w:rsidR="005F678D" w:rsidRPr="005F678D">
        <w:rPr>
          <w:sz w:val="20"/>
          <w:szCs w:val="20"/>
        </w:rPr>
        <w:t xml:space="preserve"> </w:t>
      </w:r>
      <w:proofErr w:type="spellStart"/>
      <w:r w:rsidR="005F678D" w:rsidRPr="005F678D">
        <w:rPr>
          <w:sz w:val="20"/>
          <w:szCs w:val="20"/>
        </w:rPr>
        <w:t>dari</w:t>
      </w:r>
      <w:proofErr w:type="spellEnd"/>
      <w:r w:rsidR="005F678D" w:rsidRPr="005F678D">
        <w:rPr>
          <w:sz w:val="20"/>
          <w:szCs w:val="20"/>
        </w:rPr>
        <w:t xml:space="preserve"> </w:t>
      </w:r>
      <w:proofErr w:type="spellStart"/>
      <w:r w:rsidR="005F678D" w:rsidRPr="005F678D">
        <w:rPr>
          <w:sz w:val="20"/>
          <w:szCs w:val="20"/>
        </w:rPr>
        <w:t>pengguna</w:t>
      </w:r>
      <w:proofErr w:type="spellEnd"/>
      <w:r w:rsidR="005F678D" w:rsidRPr="005F678D">
        <w:rPr>
          <w:sz w:val="20"/>
          <w:szCs w:val="20"/>
        </w:rPr>
        <w:t xml:space="preserve">. </w:t>
      </w:r>
      <w:proofErr w:type="spellStart"/>
      <w:r w:rsidR="005F678D" w:rsidRPr="005F678D">
        <w:rPr>
          <w:sz w:val="20"/>
          <w:szCs w:val="20"/>
        </w:rPr>
        <w:t>Selanjutnya</w:t>
      </w:r>
      <w:proofErr w:type="spellEnd"/>
      <w:r w:rsidR="005F678D" w:rsidRPr="005F678D">
        <w:rPr>
          <w:sz w:val="20"/>
          <w:szCs w:val="20"/>
        </w:rPr>
        <w:t xml:space="preserve">, </w:t>
      </w:r>
      <w:proofErr w:type="spellStart"/>
      <w:r w:rsidR="005F678D" w:rsidRPr="005F678D">
        <w:rPr>
          <w:sz w:val="20"/>
          <w:szCs w:val="20"/>
        </w:rPr>
        <w:t>merujuk</w:t>
      </w:r>
      <w:proofErr w:type="spellEnd"/>
      <w:r w:rsidR="005F678D" w:rsidRPr="005F678D">
        <w:rPr>
          <w:sz w:val="20"/>
          <w:szCs w:val="20"/>
        </w:rPr>
        <w:t xml:space="preserve"> pada Gambar 3.3, proses </w:t>
      </w:r>
      <w:proofErr w:type="spellStart"/>
      <w:r w:rsidR="005F678D" w:rsidRPr="005F678D">
        <w:rPr>
          <w:sz w:val="20"/>
          <w:szCs w:val="20"/>
        </w:rPr>
        <w:t>pengembangan</w:t>
      </w:r>
      <w:proofErr w:type="spellEnd"/>
      <w:r w:rsidR="005F678D" w:rsidRPr="005F678D">
        <w:rPr>
          <w:sz w:val="20"/>
          <w:szCs w:val="20"/>
        </w:rPr>
        <w:t xml:space="preserve"> </w:t>
      </w:r>
      <w:proofErr w:type="spellStart"/>
      <w:r w:rsidR="005F678D" w:rsidRPr="005F678D">
        <w:rPr>
          <w:sz w:val="20"/>
          <w:szCs w:val="20"/>
        </w:rPr>
        <w:t>variasi</w:t>
      </w:r>
      <w:proofErr w:type="spellEnd"/>
      <w:r w:rsidR="005F678D" w:rsidRPr="005F678D">
        <w:rPr>
          <w:sz w:val="20"/>
          <w:szCs w:val="20"/>
        </w:rPr>
        <w:t xml:space="preserve"> </w:t>
      </w:r>
      <w:proofErr w:type="spellStart"/>
      <w:r w:rsidR="005F678D" w:rsidRPr="005F678D">
        <w:rPr>
          <w:sz w:val="20"/>
          <w:szCs w:val="20"/>
        </w:rPr>
        <w:t>pertanyaan</w:t>
      </w:r>
      <w:proofErr w:type="spellEnd"/>
      <w:r w:rsidR="005F678D" w:rsidRPr="005F678D">
        <w:rPr>
          <w:sz w:val="20"/>
          <w:szCs w:val="20"/>
        </w:rPr>
        <w:t xml:space="preserve"> </w:t>
      </w:r>
      <w:proofErr w:type="spellStart"/>
      <w:r w:rsidR="005F678D" w:rsidRPr="005F678D">
        <w:rPr>
          <w:sz w:val="20"/>
          <w:szCs w:val="20"/>
        </w:rPr>
        <w:t>dilakukan</w:t>
      </w:r>
      <w:proofErr w:type="spellEnd"/>
      <w:r w:rsidR="005F678D" w:rsidRPr="005F678D">
        <w:rPr>
          <w:sz w:val="20"/>
          <w:szCs w:val="20"/>
        </w:rPr>
        <w:t xml:space="preserve"> </w:t>
      </w:r>
      <w:proofErr w:type="spellStart"/>
      <w:r w:rsidR="005F678D" w:rsidRPr="005F678D">
        <w:rPr>
          <w:sz w:val="20"/>
          <w:szCs w:val="20"/>
        </w:rPr>
        <w:t>berdasarkan</w:t>
      </w:r>
      <w:proofErr w:type="spellEnd"/>
      <w:r w:rsidR="005F678D" w:rsidRPr="005F678D">
        <w:rPr>
          <w:sz w:val="20"/>
          <w:szCs w:val="20"/>
        </w:rPr>
        <w:t xml:space="preserve"> </w:t>
      </w:r>
      <w:proofErr w:type="spellStart"/>
      <w:r w:rsidR="005F678D" w:rsidRPr="005F678D">
        <w:rPr>
          <w:sz w:val="20"/>
          <w:szCs w:val="20"/>
        </w:rPr>
        <w:t>skenario</w:t>
      </w:r>
      <w:proofErr w:type="spellEnd"/>
      <w:r w:rsidR="005F678D" w:rsidRPr="005F678D">
        <w:rPr>
          <w:sz w:val="20"/>
          <w:szCs w:val="20"/>
        </w:rPr>
        <w:t xml:space="preserve"> </w:t>
      </w:r>
      <w:proofErr w:type="spellStart"/>
      <w:r w:rsidR="005F678D" w:rsidRPr="005F678D">
        <w:rPr>
          <w:sz w:val="20"/>
          <w:szCs w:val="20"/>
        </w:rPr>
        <w:lastRenderedPageBreak/>
        <w:t>pengujian</w:t>
      </w:r>
      <w:proofErr w:type="spellEnd"/>
      <w:r w:rsidR="005F678D" w:rsidRPr="005F678D">
        <w:rPr>
          <w:sz w:val="20"/>
          <w:szCs w:val="20"/>
        </w:rPr>
        <w:t xml:space="preserve"> </w:t>
      </w:r>
      <w:proofErr w:type="spellStart"/>
      <w:r w:rsidR="005F678D" w:rsidRPr="005F678D">
        <w:rPr>
          <w:sz w:val="20"/>
          <w:szCs w:val="20"/>
        </w:rPr>
        <w:t>fitur</w:t>
      </w:r>
      <w:proofErr w:type="spellEnd"/>
      <w:r w:rsidR="005F678D" w:rsidRPr="005F678D">
        <w:rPr>
          <w:sz w:val="20"/>
          <w:szCs w:val="20"/>
        </w:rPr>
        <w:t xml:space="preserve"> yang </w:t>
      </w:r>
      <w:proofErr w:type="spellStart"/>
      <w:r w:rsidR="005F678D" w:rsidRPr="005F678D">
        <w:rPr>
          <w:sz w:val="20"/>
          <w:szCs w:val="20"/>
        </w:rPr>
        <w:t>tersedia</w:t>
      </w:r>
      <w:proofErr w:type="spellEnd"/>
      <w:r w:rsidR="005F678D" w:rsidRPr="005F678D">
        <w:rPr>
          <w:sz w:val="20"/>
          <w:szCs w:val="20"/>
        </w:rPr>
        <w:t xml:space="preserve">, </w:t>
      </w:r>
      <w:proofErr w:type="spellStart"/>
      <w:r w:rsidR="005F678D" w:rsidRPr="005F678D">
        <w:rPr>
          <w:sz w:val="20"/>
          <w:szCs w:val="20"/>
        </w:rPr>
        <w:t>dengan</w:t>
      </w:r>
      <w:proofErr w:type="spellEnd"/>
      <w:r w:rsidR="005F678D" w:rsidRPr="005F678D">
        <w:rPr>
          <w:sz w:val="20"/>
          <w:szCs w:val="20"/>
        </w:rPr>
        <w:t xml:space="preserve"> </w:t>
      </w:r>
      <w:proofErr w:type="spellStart"/>
      <w:r w:rsidR="005F678D" w:rsidRPr="005F678D">
        <w:rPr>
          <w:sz w:val="20"/>
          <w:szCs w:val="20"/>
        </w:rPr>
        <w:t>bantuan</w:t>
      </w:r>
      <w:proofErr w:type="spellEnd"/>
      <w:r w:rsidR="005F678D" w:rsidRPr="005F678D">
        <w:rPr>
          <w:sz w:val="20"/>
          <w:szCs w:val="20"/>
        </w:rPr>
        <w:t xml:space="preserve"> </w:t>
      </w:r>
      <w:proofErr w:type="spellStart"/>
      <w:r w:rsidR="005F678D" w:rsidRPr="005F678D">
        <w:rPr>
          <w:sz w:val="20"/>
          <w:szCs w:val="20"/>
        </w:rPr>
        <w:t>kecerdasan</w:t>
      </w:r>
      <w:proofErr w:type="spellEnd"/>
      <w:r w:rsidR="005F678D" w:rsidRPr="005F678D">
        <w:rPr>
          <w:sz w:val="20"/>
          <w:szCs w:val="20"/>
        </w:rPr>
        <w:t xml:space="preserve"> </w:t>
      </w:r>
      <w:proofErr w:type="spellStart"/>
      <w:r w:rsidR="005F678D" w:rsidRPr="005F678D">
        <w:rPr>
          <w:sz w:val="20"/>
          <w:szCs w:val="20"/>
        </w:rPr>
        <w:t>buatan</w:t>
      </w:r>
      <w:proofErr w:type="spellEnd"/>
      <w:r w:rsidR="005F678D" w:rsidRPr="005F678D">
        <w:rPr>
          <w:sz w:val="20"/>
          <w:szCs w:val="20"/>
        </w:rPr>
        <w:t xml:space="preserve"> ChatGPT </w:t>
      </w:r>
      <w:proofErr w:type="spellStart"/>
      <w:r w:rsidR="005F678D" w:rsidRPr="005F678D">
        <w:rPr>
          <w:sz w:val="20"/>
          <w:szCs w:val="20"/>
        </w:rPr>
        <w:t>untuk</w:t>
      </w:r>
      <w:proofErr w:type="spellEnd"/>
      <w:r w:rsidR="005F678D" w:rsidRPr="005F678D">
        <w:rPr>
          <w:sz w:val="20"/>
          <w:szCs w:val="20"/>
        </w:rPr>
        <w:t xml:space="preserve"> </w:t>
      </w:r>
      <w:proofErr w:type="spellStart"/>
      <w:r w:rsidR="005F678D" w:rsidRPr="005F678D">
        <w:rPr>
          <w:sz w:val="20"/>
          <w:szCs w:val="20"/>
        </w:rPr>
        <w:t>menghasilkan</w:t>
      </w:r>
      <w:proofErr w:type="spellEnd"/>
      <w:r w:rsidR="005F678D" w:rsidRPr="005F678D">
        <w:rPr>
          <w:sz w:val="20"/>
          <w:szCs w:val="20"/>
        </w:rPr>
        <w:t xml:space="preserve"> </w:t>
      </w:r>
      <w:proofErr w:type="spellStart"/>
      <w:r w:rsidR="005F678D" w:rsidRPr="005F678D">
        <w:rPr>
          <w:sz w:val="20"/>
          <w:szCs w:val="20"/>
        </w:rPr>
        <w:t>pertanyaan</w:t>
      </w:r>
      <w:proofErr w:type="spellEnd"/>
      <w:r w:rsidR="005F678D" w:rsidRPr="005F678D">
        <w:rPr>
          <w:sz w:val="20"/>
          <w:szCs w:val="20"/>
        </w:rPr>
        <w:t xml:space="preserve"> yang </w:t>
      </w:r>
      <w:proofErr w:type="spellStart"/>
      <w:r w:rsidR="005F678D">
        <w:rPr>
          <w:sz w:val="20"/>
          <w:szCs w:val="20"/>
        </w:rPr>
        <w:t>umum</w:t>
      </w:r>
      <w:proofErr w:type="spellEnd"/>
      <w:r w:rsidR="005F678D" w:rsidRPr="005F678D">
        <w:rPr>
          <w:sz w:val="20"/>
          <w:szCs w:val="20"/>
        </w:rPr>
        <w:t xml:space="preserve"> </w:t>
      </w:r>
      <w:proofErr w:type="spellStart"/>
      <w:r w:rsidR="005F678D" w:rsidRPr="005F678D">
        <w:rPr>
          <w:sz w:val="20"/>
          <w:szCs w:val="20"/>
        </w:rPr>
        <w:t>diajukan</w:t>
      </w:r>
      <w:proofErr w:type="spellEnd"/>
      <w:r w:rsidR="005F678D" w:rsidRPr="005F678D">
        <w:rPr>
          <w:sz w:val="20"/>
          <w:szCs w:val="20"/>
        </w:rPr>
        <w:t xml:space="preserve"> </w:t>
      </w:r>
      <w:proofErr w:type="spellStart"/>
      <w:r w:rsidR="005F678D" w:rsidRPr="005F678D">
        <w:rPr>
          <w:sz w:val="20"/>
          <w:szCs w:val="20"/>
        </w:rPr>
        <w:t>pengguna</w:t>
      </w:r>
      <w:proofErr w:type="spellEnd"/>
      <w:r w:rsidR="005F678D" w:rsidRPr="005F678D">
        <w:rPr>
          <w:sz w:val="20"/>
          <w:szCs w:val="20"/>
        </w:rPr>
        <w:t xml:space="preserve">. </w:t>
      </w:r>
      <w:proofErr w:type="spellStart"/>
      <w:r w:rsidR="005F678D" w:rsidRPr="005F678D">
        <w:rPr>
          <w:sz w:val="20"/>
          <w:szCs w:val="20"/>
        </w:rPr>
        <w:t>Melalui</w:t>
      </w:r>
      <w:proofErr w:type="spellEnd"/>
      <w:r w:rsidR="005F678D" w:rsidRPr="005F678D">
        <w:rPr>
          <w:sz w:val="20"/>
          <w:szCs w:val="20"/>
        </w:rPr>
        <w:t xml:space="preserve"> </w:t>
      </w:r>
      <w:proofErr w:type="spellStart"/>
      <w:r w:rsidR="005F678D" w:rsidRPr="005F678D">
        <w:rPr>
          <w:sz w:val="20"/>
          <w:szCs w:val="20"/>
        </w:rPr>
        <w:t>tahapan</w:t>
      </w:r>
      <w:proofErr w:type="spellEnd"/>
      <w:r w:rsidR="005F678D" w:rsidRPr="005F678D">
        <w:rPr>
          <w:sz w:val="20"/>
          <w:szCs w:val="20"/>
        </w:rPr>
        <w:t xml:space="preserve"> </w:t>
      </w:r>
      <w:proofErr w:type="spellStart"/>
      <w:r w:rsidR="005F678D" w:rsidRPr="005F678D">
        <w:rPr>
          <w:sz w:val="20"/>
          <w:szCs w:val="20"/>
        </w:rPr>
        <w:t>ini</w:t>
      </w:r>
      <w:proofErr w:type="spellEnd"/>
      <w:r w:rsidR="005F678D" w:rsidRPr="005F678D">
        <w:rPr>
          <w:sz w:val="20"/>
          <w:szCs w:val="20"/>
        </w:rPr>
        <w:t xml:space="preserve">, </w:t>
      </w:r>
      <w:proofErr w:type="spellStart"/>
      <w:r w:rsidR="005F678D" w:rsidRPr="005F678D">
        <w:rPr>
          <w:sz w:val="20"/>
          <w:szCs w:val="20"/>
        </w:rPr>
        <w:t>diperoleh</w:t>
      </w:r>
      <w:proofErr w:type="spellEnd"/>
      <w:r w:rsidR="005F678D" w:rsidRPr="005F678D">
        <w:rPr>
          <w:sz w:val="20"/>
          <w:szCs w:val="20"/>
        </w:rPr>
        <w:t xml:space="preserve"> total </w:t>
      </w:r>
      <w:proofErr w:type="spellStart"/>
      <w:r w:rsidR="005F678D" w:rsidRPr="005F678D">
        <w:rPr>
          <w:sz w:val="20"/>
          <w:szCs w:val="20"/>
        </w:rPr>
        <w:t>sebanyak</w:t>
      </w:r>
      <w:proofErr w:type="spellEnd"/>
      <w:r w:rsidR="005F678D" w:rsidRPr="005F678D">
        <w:rPr>
          <w:sz w:val="20"/>
          <w:szCs w:val="20"/>
        </w:rPr>
        <w:t xml:space="preserve"> 1.050 data </w:t>
      </w:r>
      <w:proofErr w:type="spellStart"/>
      <w:r w:rsidR="005F678D" w:rsidRPr="005F678D">
        <w:rPr>
          <w:sz w:val="20"/>
          <w:szCs w:val="20"/>
        </w:rPr>
        <w:t>QnA</w:t>
      </w:r>
      <w:proofErr w:type="spellEnd"/>
      <w:r w:rsidR="005F678D" w:rsidRPr="005F678D">
        <w:rPr>
          <w:sz w:val="20"/>
          <w:szCs w:val="20"/>
        </w:rPr>
        <w:t xml:space="preserve"> yang </w:t>
      </w:r>
      <w:proofErr w:type="spellStart"/>
      <w:r w:rsidR="005F678D" w:rsidRPr="005F678D">
        <w:rPr>
          <w:sz w:val="20"/>
          <w:szCs w:val="20"/>
        </w:rPr>
        <w:t>mewakili</w:t>
      </w:r>
      <w:proofErr w:type="spellEnd"/>
      <w:r w:rsidR="005F678D" w:rsidRPr="005F678D">
        <w:rPr>
          <w:sz w:val="20"/>
          <w:szCs w:val="20"/>
        </w:rPr>
        <w:t xml:space="preserve"> 11 </w:t>
      </w:r>
      <w:proofErr w:type="spellStart"/>
      <w:r w:rsidR="005F678D" w:rsidRPr="005F678D">
        <w:rPr>
          <w:sz w:val="20"/>
          <w:szCs w:val="20"/>
        </w:rPr>
        <w:t>kategori</w:t>
      </w:r>
      <w:proofErr w:type="spellEnd"/>
      <w:r w:rsidR="005F678D" w:rsidRPr="005F678D">
        <w:rPr>
          <w:sz w:val="20"/>
          <w:szCs w:val="20"/>
        </w:rPr>
        <w:t xml:space="preserve"> </w:t>
      </w:r>
      <w:proofErr w:type="spellStart"/>
      <w:r w:rsidR="005F678D" w:rsidRPr="005F678D">
        <w:rPr>
          <w:sz w:val="20"/>
          <w:szCs w:val="20"/>
        </w:rPr>
        <w:t>fitur</w:t>
      </w:r>
      <w:proofErr w:type="spellEnd"/>
      <w:r w:rsidR="005F678D" w:rsidRPr="005F678D">
        <w:rPr>
          <w:sz w:val="20"/>
          <w:szCs w:val="20"/>
        </w:rPr>
        <w:t xml:space="preserve"> </w:t>
      </w:r>
      <w:proofErr w:type="spellStart"/>
      <w:r w:rsidR="005F678D" w:rsidRPr="005F678D">
        <w:rPr>
          <w:sz w:val="20"/>
          <w:szCs w:val="20"/>
        </w:rPr>
        <w:t>pengujian</w:t>
      </w:r>
      <w:proofErr w:type="spellEnd"/>
      <w:r w:rsidR="005F678D" w:rsidRPr="005F678D">
        <w:rPr>
          <w:sz w:val="20"/>
          <w:szCs w:val="20"/>
        </w:rPr>
        <w:t xml:space="preserve"> yang </w:t>
      </w:r>
      <w:proofErr w:type="spellStart"/>
      <w:r w:rsidR="005F678D" w:rsidRPr="005F678D">
        <w:rPr>
          <w:sz w:val="20"/>
          <w:szCs w:val="20"/>
        </w:rPr>
        <w:t>berbeda</w:t>
      </w:r>
      <w:proofErr w:type="spellEnd"/>
      <w:r w:rsidR="0019363F">
        <w:rPr>
          <w:sz w:val="20"/>
          <w:szCs w:val="20"/>
        </w:rPr>
        <w:t xml:space="preserve">. </w:t>
      </w:r>
      <w:r w:rsidRPr="009404BB">
        <w:rPr>
          <w:sz w:val="20"/>
          <w:szCs w:val="20"/>
        </w:rPr>
        <w:t xml:space="preserve">Format file dataset </w:t>
      </w:r>
      <w:proofErr w:type="spellStart"/>
      <w:r w:rsidRPr="009404BB">
        <w:rPr>
          <w:sz w:val="20"/>
          <w:szCs w:val="20"/>
        </w:rPr>
        <w:t>menggunakan</w:t>
      </w:r>
      <w:proofErr w:type="spellEnd"/>
      <w:r w:rsidRPr="009404BB">
        <w:rPr>
          <w:sz w:val="20"/>
          <w:szCs w:val="20"/>
        </w:rPr>
        <w:t xml:space="preserve"> csv, yang </w:t>
      </w:r>
      <w:proofErr w:type="spellStart"/>
      <w:r w:rsidRPr="009404BB">
        <w:rPr>
          <w:sz w:val="20"/>
          <w:szCs w:val="20"/>
        </w:rPr>
        <w:t>mempermudah</w:t>
      </w:r>
      <w:proofErr w:type="spellEnd"/>
      <w:r w:rsidRPr="009404BB">
        <w:rPr>
          <w:sz w:val="20"/>
          <w:szCs w:val="20"/>
        </w:rPr>
        <w:t xml:space="preserve"> proses </w:t>
      </w:r>
      <w:proofErr w:type="spellStart"/>
      <w:r w:rsidRPr="009404BB">
        <w:rPr>
          <w:sz w:val="20"/>
          <w:szCs w:val="20"/>
        </w:rPr>
        <w:t>pengolahan</w:t>
      </w:r>
      <w:proofErr w:type="spellEnd"/>
      <w:r w:rsidRPr="009404BB">
        <w:rPr>
          <w:sz w:val="20"/>
          <w:szCs w:val="20"/>
        </w:rPr>
        <w:t xml:space="preserve"> data, </w:t>
      </w:r>
      <w:proofErr w:type="spellStart"/>
      <w:r w:rsidRPr="009404BB">
        <w:rPr>
          <w:sz w:val="20"/>
          <w:szCs w:val="20"/>
        </w:rPr>
        <w:t>integrasi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pembaruan</w:t>
      </w:r>
      <w:proofErr w:type="spellEnd"/>
      <w:r w:rsidRPr="009404BB">
        <w:rPr>
          <w:sz w:val="20"/>
          <w:szCs w:val="20"/>
        </w:rPr>
        <w:t xml:space="preserve"> dataset. </w:t>
      </w:r>
      <w:proofErr w:type="spellStart"/>
      <w:r w:rsidRPr="009404BB">
        <w:rPr>
          <w:sz w:val="20"/>
          <w:szCs w:val="20"/>
        </w:rPr>
        <w:t>Struktur</w:t>
      </w:r>
      <w:proofErr w:type="spellEnd"/>
      <w:r w:rsidRPr="009404BB">
        <w:rPr>
          <w:sz w:val="20"/>
          <w:szCs w:val="20"/>
        </w:rPr>
        <w:t xml:space="preserve"> dataset yang </w:t>
      </w:r>
      <w:proofErr w:type="spellStart"/>
      <w:r w:rsidRPr="009404BB">
        <w:rPr>
          <w:sz w:val="20"/>
          <w:szCs w:val="20"/>
        </w:rPr>
        <w:t>terorganisir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chatbot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akurat</w:t>
      </w:r>
      <w:proofErr w:type="spellEnd"/>
      <w:r w:rsidRPr="009404BB">
        <w:rPr>
          <w:sz w:val="20"/>
          <w:szCs w:val="20"/>
        </w:rPr>
        <w:t xml:space="preserve"> dan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w:t>
      </w:r>
    </w:p>
    <w:p w14:paraId="0B8554E8" w14:textId="77777777" w:rsidR="00890530" w:rsidRDefault="00890530" w:rsidP="00890530">
      <w:pPr>
        <w:ind w:right="461"/>
        <w:jc w:val="both"/>
      </w:pPr>
    </w:p>
    <w:p w14:paraId="3140DA6D" w14:textId="1C7E7F9F" w:rsidR="00D53139" w:rsidRDefault="00890530" w:rsidP="00C92485">
      <w:pPr>
        <w:pStyle w:val="Heading3"/>
      </w:pPr>
      <w:bookmarkStart w:id="77" w:name="_Toc202306613"/>
      <w:r w:rsidRPr="00510EFC">
        <w:t>3.2.</w:t>
      </w:r>
      <w:r>
        <w:t>2</w:t>
      </w:r>
      <w:r w:rsidRPr="00510EFC">
        <w:t xml:space="preserve"> </w:t>
      </w:r>
      <w:r w:rsidRPr="00890530">
        <w:t>PREPROCESSING</w:t>
      </w:r>
      <w:bookmarkEnd w:id="77"/>
      <w:r>
        <w:tab/>
      </w:r>
    </w:p>
    <w:p w14:paraId="0222B01A" w14:textId="5C8A3F7E" w:rsidR="0061334D" w:rsidRDefault="00762825" w:rsidP="00D53139">
      <w:r>
        <w:rPr>
          <w:noProof/>
        </w:rPr>
        <mc:AlternateContent>
          <mc:Choice Requires="wps">
            <w:drawing>
              <wp:anchor distT="0" distB="0" distL="114300" distR="114300" simplePos="0" relativeHeight="251801088" behindDoc="0" locked="0" layoutInCell="1" allowOverlap="1" wp14:anchorId="3EB29FE3" wp14:editId="78C74525">
                <wp:simplePos x="0" y="0"/>
                <wp:positionH relativeFrom="column">
                  <wp:posOffset>0</wp:posOffset>
                </wp:positionH>
                <wp:positionV relativeFrom="paragraph">
                  <wp:posOffset>852170</wp:posOffset>
                </wp:positionV>
                <wp:extent cx="3785870" cy="635"/>
                <wp:effectExtent l="0" t="0" r="0" b="0"/>
                <wp:wrapThrough wrapText="bothSides">
                  <wp:wrapPolygon edited="0">
                    <wp:start x="0" y="0"/>
                    <wp:lineTo x="0" y="21600"/>
                    <wp:lineTo x="21600" y="21600"/>
                    <wp:lineTo x="21600" y="0"/>
                  </wp:wrapPolygon>
                </wp:wrapThrough>
                <wp:docPr id="227698618" name="Text Box 1"/>
                <wp:cNvGraphicFramePr/>
                <a:graphic xmlns:a="http://schemas.openxmlformats.org/drawingml/2006/main">
                  <a:graphicData uri="http://schemas.microsoft.com/office/word/2010/wordprocessingShape">
                    <wps:wsp>
                      <wps:cNvSpPr txBox="1"/>
                      <wps:spPr>
                        <a:xfrm>
                          <a:off x="0" y="0"/>
                          <a:ext cx="3785870" cy="635"/>
                        </a:xfrm>
                        <a:prstGeom prst="rect">
                          <a:avLst/>
                        </a:prstGeom>
                        <a:solidFill>
                          <a:prstClr val="white"/>
                        </a:solidFill>
                        <a:ln>
                          <a:noFill/>
                        </a:ln>
                      </wps:spPr>
                      <wps:txbx>
                        <w:txbxContent>
                          <w:p w14:paraId="392F0972" w14:textId="4DD2302D" w:rsidR="00762825" w:rsidRPr="00762825" w:rsidRDefault="00762825" w:rsidP="00762825">
                            <w:pPr>
                              <w:pStyle w:val="Caption"/>
                              <w:jc w:val="center"/>
                              <w:rPr>
                                <w:i w:val="0"/>
                                <w:iCs w:val="0"/>
                                <w:noProof/>
                                <w:color w:val="auto"/>
                                <w:sz w:val="20"/>
                                <w:szCs w:val="20"/>
                              </w:rPr>
                            </w:pPr>
                            <w:bookmarkStart w:id="78" w:name="_Toc202306641"/>
                            <w:r w:rsidRPr="00762825">
                              <w:rPr>
                                <w:i w:val="0"/>
                                <w:iCs w:val="0"/>
                                <w:color w:val="auto"/>
                              </w:rPr>
                              <w:t xml:space="preserve">Gambar 3. </w:t>
                            </w:r>
                            <w:r w:rsidRPr="00762825">
                              <w:rPr>
                                <w:i w:val="0"/>
                                <w:iCs w:val="0"/>
                                <w:color w:val="auto"/>
                              </w:rPr>
                              <w:fldChar w:fldCharType="begin"/>
                            </w:r>
                            <w:r w:rsidRPr="00762825">
                              <w:rPr>
                                <w:i w:val="0"/>
                                <w:iCs w:val="0"/>
                                <w:color w:val="auto"/>
                              </w:rPr>
                              <w:instrText xml:space="preserve"> SEQ Gambar_3. \* ARABIC </w:instrText>
                            </w:r>
                            <w:r w:rsidRPr="00762825">
                              <w:rPr>
                                <w:i w:val="0"/>
                                <w:iCs w:val="0"/>
                                <w:color w:val="auto"/>
                              </w:rPr>
                              <w:fldChar w:fldCharType="separate"/>
                            </w:r>
                            <w:r w:rsidR="00327503">
                              <w:rPr>
                                <w:i w:val="0"/>
                                <w:iCs w:val="0"/>
                                <w:noProof/>
                                <w:color w:val="auto"/>
                              </w:rPr>
                              <w:t>4</w:t>
                            </w:r>
                            <w:r w:rsidRPr="00762825">
                              <w:rPr>
                                <w:i w:val="0"/>
                                <w:iCs w:val="0"/>
                                <w:color w:val="auto"/>
                              </w:rPr>
                              <w:fldChar w:fldCharType="end"/>
                            </w:r>
                            <w:r w:rsidRPr="00762825">
                              <w:rPr>
                                <w:i w:val="0"/>
                                <w:iCs w:val="0"/>
                                <w:color w:val="auto"/>
                              </w:rPr>
                              <w:t xml:space="preserve"> Tahap Preprocessing</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B29FE3" id="_x0000_t202" coordsize="21600,21600" o:spt="202" path="m,l,21600r21600,l21600,xe">
                <v:stroke joinstyle="miter"/>
                <v:path gradientshapeok="t" o:connecttype="rect"/>
              </v:shapetype>
              <v:shape id="Text Box 1" o:spid="_x0000_s1026" type="#_x0000_t202" style="position:absolute;margin-left:0;margin-top:67.1pt;width:298.1pt;height:.05pt;z-index:25180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" stroked="f">
                <v:textbox style="mso-fit-shape-to-text:t" inset="0,0,0,0">
                  <w:txbxContent>
                    <w:p w14:paraId="392F0972" w14:textId="4DD2302D" w:rsidR="00762825" w:rsidRPr="00762825" w:rsidRDefault="00762825" w:rsidP="00762825">
                      <w:pPr>
                        <w:pStyle w:val="Caption"/>
                        <w:jc w:val="center"/>
                        <w:rPr>
                          <w:i w:val="0"/>
                          <w:iCs w:val="0"/>
                          <w:noProof/>
                          <w:color w:val="auto"/>
                          <w:sz w:val="20"/>
                          <w:szCs w:val="20"/>
                        </w:rPr>
                      </w:pPr>
                      <w:bookmarkStart w:id="79" w:name="_Toc202306641"/>
                      <w:r w:rsidRPr="00762825">
                        <w:rPr>
                          <w:i w:val="0"/>
                          <w:iCs w:val="0"/>
                          <w:color w:val="auto"/>
                        </w:rPr>
                        <w:t xml:space="preserve">Gambar 3. </w:t>
                      </w:r>
                      <w:r w:rsidRPr="00762825">
                        <w:rPr>
                          <w:i w:val="0"/>
                          <w:iCs w:val="0"/>
                          <w:color w:val="auto"/>
                        </w:rPr>
                        <w:fldChar w:fldCharType="begin"/>
                      </w:r>
                      <w:r w:rsidRPr="00762825">
                        <w:rPr>
                          <w:i w:val="0"/>
                          <w:iCs w:val="0"/>
                          <w:color w:val="auto"/>
                        </w:rPr>
                        <w:instrText xml:space="preserve"> SEQ Gambar_3. \* ARABIC </w:instrText>
                      </w:r>
                      <w:r w:rsidRPr="00762825">
                        <w:rPr>
                          <w:i w:val="0"/>
                          <w:iCs w:val="0"/>
                          <w:color w:val="auto"/>
                        </w:rPr>
                        <w:fldChar w:fldCharType="separate"/>
                      </w:r>
                      <w:r w:rsidR="00327503">
                        <w:rPr>
                          <w:i w:val="0"/>
                          <w:iCs w:val="0"/>
                          <w:noProof/>
                          <w:color w:val="auto"/>
                        </w:rPr>
                        <w:t>4</w:t>
                      </w:r>
                      <w:r w:rsidRPr="00762825">
                        <w:rPr>
                          <w:i w:val="0"/>
                          <w:iCs w:val="0"/>
                          <w:color w:val="auto"/>
                        </w:rPr>
                        <w:fldChar w:fldCharType="end"/>
                      </w:r>
                      <w:r w:rsidRPr="00762825">
                        <w:rPr>
                          <w:i w:val="0"/>
                          <w:iCs w:val="0"/>
                          <w:color w:val="auto"/>
                        </w:rPr>
                        <w:t xml:space="preserve"> Tahap Preprocessing</w:t>
                      </w:r>
                      <w:bookmarkEnd w:id="79"/>
                    </w:p>
                  </w:txbxContent>
                </v:textbox>
                <w10:wrap type="through"/>
              </v:shape>
            </w:pict>
          </mc:Fallback>
        </mc:AlternateContent>
      </w:r>
      <w:r w:rsidR="0061334D" w:rsidRPr="009404BB">
        <w:rPr>
          <w:noProof/>
          <w:sz w:val="20"/>
          <w:szCs w:val="20"/>
        </w:rPr>
        <w:drawing>
          <wp:anchor distT="0" distB="0" distL="114300" distR="114300" simplePos="0" relativeHeight="251758080" behindDoc="0" locked="0" layoutInCell="1" allowOverlap="1" wp14:anchorId="3C02859E" wp14:editId="608C112B">
            <wp:simplePos x="0" y="0"/>
            <wp:positionH relativeFrom="column">
              <wp:posOffset>0</wp:posOffset>
            </wp:positionH>
            <wp:positionV relativeFrom="paragraph">
              <wp:posOffset>355904</wp:posOffset>
            </wp:positionV>
            <wp:extent cx="3785870" cy="439420"/>
            <wp:effectExtent l="0" t="0" r="0" b="5080"/>
            <wp:wrapThrough wrapText="bothSides">
              <wp:wrapPolygon edited="0">
                <wp:start x="0" y="0"/>
                <wp:lineTo x="0" y="21225"/>
                <wp:lineTo x="21520" y="21225"/>
                <wp:lineTo x="21520" y="0"/>
                <wp:lineTo x="0" y="0"/>
              </wp:wrapPolygon>
            </wp:wrapThrough>
            <wp:docPr id="18192696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048" name="Picture 963200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5870" cy="439420"/>
                    </a:xfrm>
                    <a:prstGeom prst="rect">
                      <a:avLst/>
                    </a:prstGeom>
                  </pic:spPr>
                </pic:pic>
              </a:graphicData>
            </a:graphic>
            <wp14:sizeRelH relativeFrom="page">
              <wp14:pctWidth>0</wp14:pctWidth>
            </wp14:sizeRelH>
            <wp14:sizeRelV relativeFrom="page">
              <wp14:pctHeight>0</wp14:pctHeight>
            </wp14:sizeRelV>
          </wp:anchor>
        </w:drawing>
      </w:r>
    </w:p>
    <w:p w14:paraId="4CB962A3" w14:textId="11AF8F64" w:rsidR="00040D26" w:rsidRDefault="00040D26" w:rsidP="00D53139"/>
    <w:p w14:paraId="4C8BFAF1" w14:textId="36E3CFDC" w:rsidR="00890530" w:rsidRDefault="00890530" w:rsidP="00737B9B">
      <w:pPr>
        <w:spacing w:line="276" w:lineRule="auto"/>
        <w:ind w:right="35" w:firstLine="360"/>
        <w:jc w:val="both"/>
        <w:rPr>
          <w:sz w:val="20"/>
          <w:szCs w:val="20"/>
        </w:rPr>
      </w:pPr>
      <w:r w:rsidRPr="00737B9B">
        <w:rPr>
          <w:sz w:val="20"/>
          <w:szCs w:val="20"/>
        </w:rPr>
        <w:t xml:space="preserve">Pada </w:t>
      </w:r>
      <w:proofErr w:type="spellStart"/>
      <w:r w:rsidRPr="00737B9B">
        <w:rPr>
          <w:sz w:val="20"/>
          <w:szCs w:val="20"/>
        </w:rPr>
        <w:t>gambar</w:t>
      </w:r>
      <w:proofErr w:type="spellEnd"/>
      <w:r w:rsidRPr="00737B9B">
        <w:rPr>
          <w:sz w:val="20"/>
          <w:szCs w:val="20"/>
        </w:rPr>
        <w:t xml:space="preserve"> 3.</w:t>
      </w:r>
      <w:r w:rsidR="00737B9B" w:rsidRPr="00737B9B">
        <w:rPr>
          <w:sz w:val="20"/>
          <w:szCs w:val="20"/>
        </w:rPr>
        <w:t>3</w:t>
      </w:r>
      <w:r w:rsidR="0061334D" w:rsidRPr="0018470F">
        <w:rPr>
          <w:sz w:val="20"/>
          <w:szCs w:val="20"/>
        </w:rPr>
        <w:t xml:space="preserve"> </w:t>
      </w:r>
      <w:proofErr w:type="spellStart"/>
      <w:r w:rsidR="0061334D" w:rsidRPr="0018470F">
        <w:rPr>
          <w:sz w:val="20"/>
          <w:szCs w:val="20"/>
        </w:rPr>
        <w:t>dijelaskan</w:t>
      </w:r>
      <w:proofErr w:type="spellEnd"/>
      <w:r w:rsidR="0061334D" w:rsidRPr="0018470F">
        <w:rPr>
          <w:sz w:val="20"/>
          <w:szCs w:val="20"/>
        </w:rPr>
        <w:t xml:space="preserve"> proses preprocessing </w:t>
      </w:r>
      <w:proofErr w:type="spellStart"/>
      <w:r w:rsidR="0061334D" w:rsidRPr="0018470F">
        <w:rPr>
          <w:sz w:val="20"/>
          <w:szCs w:val="20"/>
        </w:rPr>
        <w:t>dalam</w:t>
      </w:r>
      <w:proofErr w:type="spellEnd"/>
      <w:r w:rsidR="0061334D" w:rsidRPr="0018470F">
        <w:rPr>
          <w:sz w:val="20"/>
          <w:szCs w:val="20"/>
        </w:rPr>
        <w:t xml:space="preserve"> chatbot </w:t>
      </w:r>
      <w:proofErr w:type="spellStart"/>
      <w:r w:rsidR="0061334D" w:rsidRPr="0018470F">
        <w:rPr>
          <w:sz w:val="20"/>
          <w:szCs w:val="20"/>
        </w:rPr>
        <w:t>melibatkan</w:t>
      </w:r>
      <w:proofErr w:type="spellEnd"/>
      <w:r w:rsidR="0061334D" w:rsidRPr="0018470F">
        <w:rPr>
          <w:sz w:val="20"/>
          <w:szCs w:val="20"/>
        </w:rPr>
        <w:t xml:space="preserve"> </w:t>
      </w:r>
      <w:proofErr w:type="spellStart"/>
      <w:r w:rsidR="0061334D" w:rsidRPr="0018470F">
        <w:rPr>
          <w:sz w:val="20"/>
          <w:szCs w:val="20"/>
        </w:rPr>
        <w:t>langkah-langkah</w:t>
      </w:r>
      <w:proofErr w:type="spellEnd"/>
      <w:r w:rsidR="0061334D" w:rsidRPr="0018470F">
        <w:rPr>
          <w:sz w:val="20"/>
          <w:szCs w:val="20"/>
        </w:rPr>
        <w:t xml:space="preserve"> </w:t>
      </w:r>
      <w:proofErr w:type="spellStart"/>
      <w:r w:rsidR="0061334D" w:rsidRPr="0018470F">
        <w:rPr>
          <w:sz w:val="20"/>
          <w:szCs w:val="20"/>
        </w:rPr>
        <w:t>penting</w:t>
      </w:r>
      <w:proofErr w:type="spellEnd"/>
      <w:r w:rsidR="0061334D" w:rsidRPr="0018470F">
        <w:rPr>
          <w:sz w:val="20"/>
          <w:szCs w:val="20"/>
        </w:rPr>
        <w:t xml:space="preserve"> </w:t>
      </w:r>
      <w:proofErr w:type="spellStart"/>
      <w:r w:rsidR="0061334D" w:rsidRPr="0018470F">
        <w:rPr>
          <w:sz w:val="20"/>
          <w:szCs w:val="20"/>
        </w:rPr>
        <w:t>seperti</w:t>
      </w:r>
      <w:proofErr w:type="spellEnd"/>
      <w:r w:rsidR="0061334D" w:rsidRPr="0018470F">
        <w:rPr>
          <w:sz w:val="20"/>
          <w:szCs w:val="20"/>
        </w:rPr>
        <w:t xml:space="preserve"> case folding, remove punctuation, stripping, tokenizing, filtering, dan stemming. </w:t>
      </w:r>
      <w:r w:rsidRPr="00D53139">
        <w:rPr>
          <w:sz w:val="20"/>
          <w:szCs w:val="20"/>
        </w:rPr>
        <w:t xml:space="preserve">Tujuan </w:t>
      </w:r>
      <w:proofErr w:type="spellStart"/>
      <w:r w:rsidRPr="00D53139">
        <w:rPr>
          <w:sz w:val="20"/>
          <w:szCs w:val="20"/>
        </w:rPr>
        <w:t>dari</w:t>
      </w:r>
      <w:proofErr w:type="spellEnd"/>
      <w:r w:rsidRPr="00D53139">
        <w:rPr>
          <w:sz w:val="20"/>
          <w:szCs w:val="20"/>
        </w:rPr>
        <w:t xml:space="preserve"> preprocessing </w:t>
      </w:r>
      <w:proofErr w:type="spellStart"/>
      <w:r w:rsidRPr="00D53139">
        <w:rPr>
          <w:sz w:val="20"/>
          <w:szCs w:val="20"/>
        </w:rPr>
        <w:t>adalah</w:t>
      </w:r>
      <w:proofErr w:type="spellEnd"/>
      <w:r w:rsidRPr="00D53139">
        <w:rPr>
          <w:sz w:val="20"/>
          <w:szCs w:val="20"/>
        </w:rPr>
        <w:t xml:space="preserve"> </w:t>
      </w:r>
      <w:proofErr w:type="spellStart"/>
      <w:r w:rsidRPr="00D53139">
        <w:rPr>
          <w:sz w:val="20"/>
          <w:szCs w:val="20"/>
        </w:rPr>
        <w:t>untuk</w:t>
      </w:r>
      <w:proofErr w:type="spellEnd"/>
      <w:r w:rsidRPr="00D53139">
        <w:rPr>
          <w:sz w:val="20"/>
          <w:szCs w:val="20"/>
        </w:rPr>
        <w:t xml:space="preserve"> </w:t>
      </w:r>
      <w:proofErr w:type="spellStart"/>
      <w:r w:rsidRPr="00D53139">
        <w:rPr>
          <w:sz w:val="20"/>
          <w:szCs w:val="20"/>
        </w:rPr>
        <w:t>mempersiapkan</w:t>
      </w:r>
      <w:proofErr w:type="spellEnd"/>
      <w:r w:rsidRPr="00D53139">
        <w:rPr>
          <w:sz w:val="20"/>
          <w:szCs w:val="20"/>
        </w:rPr>
        <w:t xml:space="preserve"> data agar </w:t>
      </w:r>
      <w:proofErr w:type="spellStart"/>
      <w:r w:rsidRPr="00D53139">
        <w:rPr>
          <w:sz w:val="20"/>
          <w:szCs w:val="20"/>
        </w:rPr>
        <w:t>dapat</w:t>
      </w:r>
      <w:proofErr w:type="spellEnd"/>
      <w:r w:rsidRPr="00D53139">
        <w:rPr>
          <w:sz w:val="20"/>
          <w:szCs w:val="20"/>
        </w:rPr>
        <w:t xml:space="preserve"> </w:t>
      </w:r>
      <w:proofErr w:type="spellStart"/>
      <w:r w:rsidRPr="00D53139">
        <w:rPr>
          <w:sz w:val="20"/>
          <w:szCs w:val="20"/>
        </w:rPr>
        <w:t>diolah</w:t>
      </w:r>
      <w:proofErr w:type="spellEnd"/>
      <w:r w:rsidRPr="00D53139">
        <w:rPr>
          <w:sz w:val="20"/>
          <w:szCs w:val="20"/>
        </w:rPr>
        <w:t xml:space="preserve"> </w:t>
      </w:r>
      <w:proofErr w:type="spellStart"/>
      <w:r w:rsidRPr="00D53139">
        <w:rPr>
          <w:sz w:val="20"/>
          <w:szCs w:val="20"/>
        </w:rPr>
        <w:t>dengan</w:t>
      </w:r>
      <w:proofErr w:type="spellEnd"/>
      <w:r w:rsidRPr="00D53139">
        <w:rPr>
          <w:sz w:val="20"/>
          <w:szCs w:val="20"/>
        </w:rPr>
        <w:t xml:space="preserve"> </w:t>
      </w:r>
      <w:proofErr w:type="spellStart"/>
      <w:r w:rsidRPr="00D53139">
        <w:rPr>
          <w:sz w:val="20"/>
          <w:szCs w:val="20"/>
        </w:rPr>
        <w:t>lebih</w:t>
      </w:r>
      <w:proofErr w:type="spellEnd"/>
      <w:r w:rsidRPr="00D53139">
        <w:rPr>
          <w:sz w:val="20"/>
          <w:szCs w:val="20"/>
        </w:rPr>
        <w:t xml:space="preserve"> </w:t>
      </w:r>
      <w:proofErr w:type="spellStart"/>
      <w:r w:rsidRPr="00D53139">
        <w:rPr>
          <w:sz w:val="20"/>
          <w:szCs w:val="20"/>
        </w:rPr>
        <w:t>baik</w:t>
      </w:r>
      <w:proofErr w:type="spellEnd"/>
      <w:r w:rsidRPr="00D53139">
        <w:rPr>
          <w:sz w:val="20"/>
          <w:szCs w:val="20"/>
        </w:rPr>
        <w:t xml:space="preserve"> oleh </w:t>
      </w:r>
      <w:proofErr w:type="spellStart"/>
      <w:r w:rsidRPr="00D53139">
        <w:rPr>
          <w:sz w:val="20"/>
          <w:szCs w:val="20"/>
        </w:rPr>
        <w:t>algoritma</w:t>
      </w:r>
      <w:proofErr w:type="spellEnd"/>
      <w:r w:rsidRPr="00D53139">
        <w:rPr>
          <w:sz w:val="20"/>
          <w:szCs w:val="20"/>
        </w:rPr>
        <w:t xml:space="preserve"> yang </w:t>
      </w:r>
      <w:proofErr w:type="spellStart"/>
      <w:r w:rsidRPr="00D53139">
        <w:rPr>
          <w:sz w:val="20"/>
          <w:szCs w:val="20"/>
        </w:rPr>
        <w:t>akan</w:t>
      </w:r>
      <w:proofErr w:type="spellEnd"/>
      <w:r w:rsidRPr="00D53139">
        <w:rPr>
          <w:sz w:val="20"/>
          <w:szCs w:val="20"/>
        </w:rPr>
        <w:t xml:space="preserve"> </w:t>
      </w:r>
      <w:proofErr w:type="spellStart"/>
      <w:r w:rsidRPr="00D53139">
        <w:rPr>
          <w:sz w:val="20"/>
          <w:szCs w:val="20"/>
        </w:rPr>
        <w:t>digunakan</w:t>
      </w:r>
      <w:proofErr w:type="spellEnd"/>
      <w:r w:rsidRPr="00D53139">
        <w:rPr>
          <w:sz w:val="20"/>
          <w:szCs w:val="20"/>
        </w:rPr>
        <w:t xml:space="preserve"> pada </w:t>
      </w:r>
      <w:proofErr w:type="spellStart"/>
      <w:r w:rsidRPr="00D53139">
        <w:rPr>
          <w:sz w:val="20"/>
          <w:szCs w:val="20"/>
        </w:rPr>
        <w:t>tahap</w:t>
      </w:r>
      <w:proofErr w:type="spellEnd"/>
      <w:r w:rsidRPr="00D53139">
        <w:rPr>
          <w:sz w:val="20"/>
          <w:szCs w:val="20"/>
        </w:rPr>
        <w:t xml:space="preserve"> </w:t>
      </w:r>
      <w:proofErr w:type="spellStart"/>
      <w:r w:rsidRPr="00D53139">
        <w:rPr>
          <w:sz w:val="20"/>
          <w:szCs w:val="20"/>
        </w:rPr>
        <w:t>selanjutnya</w:t>
      </w:r>
      <w:proofErr w:type="spellEnd"/>
      <w:r w:rsidRPr="00D53139">
        <w:rPr>
          <w:sz w:val="20"/>
          <w:szCs w:val="20"/>
        </w:rPr>
        <w:t xml:space="preserve">. </w:t>
      </w:r>
      <w:proofErr w:type="spellStart"/>
      <w:r w:rsidRPr="00D53139">
        <w:rPr>
          <w:sz w:val="20"/>
          <w:szCs w:val="20"/>
        </w:rPr>
        <w:t>Berikut</w:t>
      </w:r>
      <w:proofErr w:type="spellEnd"/>
      <w:r w:rsidRPr="00D53139">
        <w:rPr>
          <w:sz w:val="20"/>
          <w:szCs w:val="20"/>
        </w:rPr>
        <w:t xml:space="preserve"> </w:t>
      </w:r>
      <w:proofErr w:type="spellStart"/>
      <w:r w:rsidRPr="00D53139">
        <w:rPr>
          <w:sz w:val="20"/>
          <w:szCs w:val="20"/>
        </w:rPr>
        <w:t>adalah</w:t>
      </w:r>
      <w:proofErr w:type="spellEnd"/>
      <w:r w:rsidRPr="00D53139">
        <w:rPr>
          <w:sz w:val="20"/>
          <w:szCs w:val="20"/>
        </w:rPr>
        <w:t xml:space="preserve"> </w:t>
      </w:r>
      <w:proofErr w:type="spellStart"/>
      <w:r w:rsidR="00467460">
        <w:rPr>
          <w:sz w:val="20"/>
          <w:szCs w:val="20"/>
        </w:rPr>
        <w:t>gambaran</w:t>
      </w:r>
      <w:proofErr w:type="spellEnd"/>
      <w:r w:rsidR="00467460">
        <w:rPr>
          <w:sz w:val="20"/>
          <w:szCs w:val="20"/>
        </w:rPr>
        <w:t xml:space="preserve"> </w:t>
      </w:r>
      <w:proofErr w:type="spellStart"/>
      <w:r w:rsidR="00467460">
        <w:rPr>
          <w:sz w:val="20"/>
          <w:szCs w:val="20"/>
        </w:rPr>
        <w:t>teknis</w:t>
      </w:r>
      <w:proofErr w:type="spellEnd"/>
      <w:r w:rsidRPr="00D53139">
        <w:rPr>
          <w:sz w:val="20"/>
          <w:szCs w:val="20"/>
        </w:rPr>
        <w:t xml:space="preserve"> </w:t>
      </w:r>
      <w:proofErr w:type="spellStart"/>
      <w:r w:rsidRPr="00D53139">
        <w:rPr>
          <w:sz w:val="20"/>
          <w:szCs w:val="20"/>
        </w:rPr>
        <w:t>dari</w:t>
      </w:r>
      <w:proofErr w:type="spellEnd"/>
      <w:r w:rsidRPr="00D53139">
        <w:rPr>
          <w:sz w:val="20"/>
          <w:szCs w:val="20"/>
        </w:rPr>
        <w:t xml:space="preserve"> masing-masing </w:t>
      </w:r>
      <w:proofErr w:type="spellStart"/>
      <w:r w:rsidRPr="00D53139">
        <w:rPr>
          <w:sz w:val="20"/>
          <w:szCs w:val="20"/>
        </w:rPr>
        <w:t>tahap</w:t>
      </w:r>
      <w:proofErr w:type="spellEnd"/>
      <w:r w:rsidRPr="00D53139">
        <w:rPr>
          <w:sz w:val="20"/>
          <w:szCs w:val="20"/>
        </w:rPr>
        <w:t xml:space="preserve"> text preprocessing:</w:t>
      </w:r>
    </w:p>
    <w:p w14:paraId="0CDA5919" w14:textId="77777777" w:rsidR="00737B9B" w:rsidRPr="0061334D" w:rsidRDefault="00737B9B" w:rsidP="00CF2FE8">
      <w:pPr>
        <w:spacing w:line="276" w:lineRule="auto"/>
        <w:ind w:right="35"/>
        <w:jc w:val="both"/>
        <w:rPr>
          <w:sz w:val="20"/>
          <w:szCs w:val="20"/>
        </w:rPr>
      </w:pPr>
    </w:p>
    <w:p w14:paraId="3126BBC1" w14:textId="778EA0A2" w:rsidR="00890530" w:rsidRPr="00C92485" w:rsidRDefault="00E15C78" w:rsidP="00E15C78">
      <w:pPr>
        <w:pStyle w:val="Heading4"/>
        <w:rPr>
          <w:rFonts w:eastAsia="Times New Roman" w:cs="Times New Roman"/>
          <w:szCs w:val="20"/>
          <w:lang w:val="id"/>
        </w:rPr>
      </w:pPr>
      <w:r>
        <w:t xml:space="preserve">1. </w:t>
      </w:r>
      <w:r w:rsidR="00890530" w:rsidRPr="009404BB">
        <w:t>Case folding</w:t>
      </w:r>
      <w:r w:rsidR="00890530" w:rsidRPr="00C92485">
        <w:rPr>
          <w:rFonts w:eastAsia="Times New Roman" w:cs="Times New Roman"/>
          <w:szCs w:val="20"/>
          <w:lang w:val="id"/>
        </w:rPr>
        <w:t xml:space="preserve"> </w:t>
      </w:r>
    </w:p>
    <w:p w14:paraId="35FDAA8A" w14:textId="43C23C82" w:rsidR="00890530" w:rsidRDefault="00890530" w:rsidP="00E15C78">
      <w:pPr>
        <w:pStyle w:val="BodyText"/>
        <w:ind w:right="35" w:firstLine="285"/>
        <w:jc w:val="both"/>
      </w:pPr>
      <w:proofErr w:type="spellStart"/>
      <w:r w:rsidRPr="009404BB">
        <w:t>Case</w:t>
      </w:r>
      <w:proofErr w:type="spellEnd"/>
      <w:r w:rsidRPr="009404BB">
        <w:t xml:space="preserve"> </w:t>
      </w:r>
      <w:proofErr w:type="spellStart"/>
      <w:r w:rsidRPr="009404BB">
        <w:t>folding</w:t>
      </w:r>
      <w:proofErr w:type="spellEnd"/>
      <w:r w:rsidRPr="009404BB">
        <w:t xml:space="preserve"> adalah proses mengubah semua huruf dalam masukan pengguna menjadi huruf kecil (non-kapital). Hanya huruf ‘a’ hingga ‘z’ yang akan diproses, sedangkan angka serta tanda baca lainnya akan diabaikan.</w:t>
      </w:r>
    </w:p>
    <w:p w14:paraId="0A819E5F" w14:textId="77777777" w:rsidR="00E15C78" w:rsidRDefault="00E15C78" w:rsidP="00E15C78">
      <w:pPr>
        <w:pStyle w:val="BodyText"/>
        <w:ind w:left="285" w:right="35" w:firstLine="435"/>
        <w:jc w:val="both"/>
      </w:pPr>
    </w:p>
    <w:p w14:paraId="4FCC8C42" w14:textId="77777777" w:rsidR="00737B9B" w:rsidRDefault="00737B9B" w:rsidP="00737B9B">
      <w:pPr>
        <w:pStyle w:val="BodyText"/>
        <w:ind w:left="285" w:right="35" w:firstLine="426"/>
        <w:jc w:val="both"/>
      </w:pPr>
    </w:p>
    <w:p w14:paraId="1F5FEFB0" w14:textId="77777777" w:rsidR="00E15C78" w:rsidRDefault="00737B9B" w:rsidP="00E15C78">
      <w:pPr>
        <w:pStyle w:val="BodyText"/>
        <w:keepNext/>
        <w:ind w:left="285" w:right="35" w:firstLine="426"/>
        <w:jc w:val="both"/>
      </w:pPr>
      <w:r w:rsidRPr="009404BB">
        <w:rPr>
          <w:noProof/>
        </w:rPr>
        <mc:AlternateContent>
          <mc:Choice Requires="wps">
            <w:drawing>
              <wp:inline distT="0" distB="0" distL="0" distR="0" wp14:anchorId="535D62DB" wp14:editId="15E0988A">
                <wp:extent cx="2845559" cy="522605"/>
                <wp:effectExtent l="0" t="0" r="12065" b="10795"/>
                <wp:docPr id="1243948330" name="Kotak Teks 1"/>
                <wp:cNvGraphicFramePr/>
                <a:graphic xmlns:a="http://schemas.openxmlformats.org/drawingml/2006/main">
                  <a:graphicData uri="http://schemas.microsoft.com/office/word/2010/wordprocessingShape">
                    <wps:wsp>
                      <wps:cNvSpPr txBox="1"/>
                      <wps:spPr>
                        <a:xfrm>
                          <a:off x="0" y="0"/>
                          <a:ext cx="2845559"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48CFFC53"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text = ‘Bagaimana, menguji Registrasi?’</w:t>
                            </w:r>
                          </w:p>
                          <w:p w14:paraId="6E0FDA7C"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713DBB2F"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842E8E4" w14:textId="77777777" w:rsidR="00737B9B" w:rsidRPr="003333C7"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5D62DB" id="Kotak Teks 1" o:spid="_x0000_s1027" type="#_x0000_t202" style="width:224.05pt;height: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" fillcolor="white [3212]" strokecolor="#d6e3bc [1302]" strokeweight="2pt">
                <v:stroke opacity="46003f"/>
                <v:textbox>
                  <w:txbxContent>
                    <w:p w14:paraId="48CFFC53"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text = ‘Bagaimana, menguji Registrasi?’</w:t>
                      </w:r>
                    </w:p>
                    <w:p w14:paraId="6E0FDA7C"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713DBB2F"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842E8E4" w14:textId="77777777" w:rsidR="00737B9B" w:rsidRPr="003333C7"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v:textbox>
                <w10:anchorlock/>
              </v:shape>
            </w:pict>
          </mc:Fallback>
        </mc:AlternateContent>
      </w:r>
    </w:p>
    <w:p w14:paraId="642CD82E" w14:textId="63DE2CC7" w:rsidR="00890530" w:rsidRPr="00E15C78" w:rsidRDefault="00E15C78" w:rsidP="00E15C78">
      <w:pPr>
        <w:pStyle w:val="Caption"/>
        <w:jc w:val="center"/>
        <w:rPr>
          <w:i w:val="0"/>
          <w:iCs w:val="0"/>
          <w:color w:val="auto"/>
        </w:rPr>
      </w:pPr>
      <w:bookmarkStart w:id="80" w:name="_Toc202306642"/>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5</w:t>
      </w:r>
      <w:r w:rsidRPr="00E15C78">
        <w:rPr>
          <w:i w:val="0"/>
          <w:iCs w:val="0"/>
          <w:color w:val="auto"/>
        </w:rPr>
        <w:fldChar w:fldCharType="end"/>
      </w:r>
      <w:r w:rsidRPr="00E15C78">
        <w:rPr>
          <w:i w:val="0"/>
          <w:iCs w:val="0"/>
          <w:color w:val="auto"/>
        </w:rPr>
        <w:t xml:space="preserve"> </w:t>
      </w:r>
      <w:proofErr w:type="spellStart"/>
      <w:r w:rsidRPr="00E15C78">
        <w:rPr>
          <w:i w:val="0"/>
          <w:iCs w:val="0"/>
          <w:color w:val="auto"/>
        </w:rPr>
        <w:t>Potongan</w:t>
      </w:r>
      <w:proofErr w:type="spellEnd"/>
      <w:r w:rsidRPr="00E15C78">
        <w:rPr>
          <w:i w:val="0"/>
          <w:iCs w:val="0"/>
          <w:color w:val="auto"/>
        </w:rPr>
        <w:t xml:space="preserve"> </w:t>
      </w:r>
      <w:proofErr w:type="spellStart"/>
      <w:r w:rsidRPr="00E15C78">
        <w:rPr>
          <w:i w:val="0"/>
          <w:iCs w:val="0"/>
          <w:color w:val="auto"/>
        </w:rPr>
        <w:t>kode</w:t>
      </w:r>
      <w:proofErr w:type="spellEnd"/>
      <w:r w:rsidRPr="00E15C78">
        <w:rPr>
          <w:i w:val="0"/>
          <w:iCs w:val="0"/>
          <w:color w:val="auto"/>
        </w:rPr>
        <w:t xml:space="preserve"> proses case folding</w:t>
      </w:r>
      <w:bookmarkEnd w:id="80"/>
    </w:p>
    <w:p w14:paraId="276E45B0" w14:textId="64BD7773" w:rsidR="00890530" w:rsidRPr="009404BB" w:rsidRDefault="00E15C78" w:rsidP="00E15C78">
      <w:pPr>
        <w:pStyle w:val="Heading4"/>
      </w:pPr>
      <w:r>
        <w:t xml:space="preserve">2. </w:t>
      </w:r>
      <w:r w:rsidR="00890530" w:rsidRPr="009404BB">
        <w:t>Remove Punctuation</w:t>
      </w:r>
    </w:p>
    <w:p w14:paraId="2BFBFE9B" w14:textId="77777777" w:rsidR="00737B9B" w:rsidRDefault="00890530" w:rsidP="00E15C78">
      <w:pPr>
        <w:pStyle w:val="BodyText"/>
        <w:ind w:right="35" w:firstLine="720"/>
        <w:jc w:val="both"/>
        <w:rPr>
          <w:rFonts w:eastAsia="Calibri"/>
          <w:lang w:val="en-ID"/>
        </w:rPr>
      </w:pPr>
      <w:r w:rsidRPr="009404BB">
        <w:rPr>
          <w:rFonts w:eastAsia="Calibri"/>
          <w:lang w:val="en-ID"/>
        </w:rPr>
        <w:t xml:space="preserve">Remove punctuation </w:t>
      </w:r>
      <w:proofErr w:type="spellStart"/>
      <w:r w:rsidRPr="009404BB">
        <w:rPr>
          <w:rFonts w:eastAsia="Calibri"/>
          <w:lang w:val="en-ID"/>
        </w:rPr>
        <w:t>adalah</w:t>
      </w:r>
      <w:proofErr w:type="spellEnd"/>
      <w:r w:rsidRPr="009404BB">
        <w:rPr>
          <w:rFonts w:eastAsia="Calibri"/>
          <w:lang w:val="en-ID"/>
        </w:rPr>
        <w:t xml:space="preserve"> </w:t>
      </w:r>
      <w:proofErr w:type="spellStart"/>
      <w:r w:rsidRPr="009404BB">
        <w:rPr>
          <w:rFonts w:eastAsia="Calibri"/>
          <w:lang w:val="en-ID"/>
        </w:rPr>
        <w:t>tahap</w:t>
      </w:r>
      <w:proofErr w:type="spellEnd"/>
      <w:r w:rsidRPr="009404BB">
        <w:rPr>
          <w:rFonts w:eastAsia="Calibri"/>
          <w:lang w:val="en-ID"/>
        </w:rPr>
        <w:t xml:space="preserve"> </w:t>
      </w:r>
      <w:proofErr w:type="spellStart"/>
      <w:r w:rsidRPr="009404BB">
        <w:rPr>
          <w:rFonts w:eastAsia="Calibri"/>
          <w:lang w:val="en-ID"/>
        </w:rPr>
        <w:t>menghapus</w:t>
      </w:r>
      <w:proofErr w:type="spellEnd"/>
      <w:r w:rsidRPr="009404BB">
        <w:rPr>
          <w:rFonts w:eastAsia="Calibri"/>
          <w:lang w:val="en-ID"/>
        </w:rPr>
        <w:t xml:space="preserve"> </w:t>
      </w:r>
      <w:proofErr w:type="spellStart"/>
      <w:r w:rsidRPr="009404BB">
        <w:rPr>
          <w:rFonts w:eastAsia="Calibri"/>
          <w:lang w:val="en-ID"/>
        </w:rPr>
        <w:t>semua</w:t>
      </w:r>
      <w:proofErr w:type="spellEnd"/>
      <w:r w:rsidRPr="009404BB">
        <w:rPr>
          <w:rFonts w:eastAsia="Calibri"/>
          <w:lang w:val="en-ID"/>
        </w:rPr>
        <w:t xml:space="preserve"> </w:t>
      </w:r>
      <w:proofErr w:type="spellStart"/>
      <w:r w:rsidRPr="009404BB">
        <w:rPr>
          <w:rFonts w:eastAsia="Calibri"/>
          <w:lang w:val="en-ID"/>
        </w:rPr>
        <w:t>tanda</w:t>
      </w:r>
      <w:proofErr w:type="spellEnd"/>
      <w:r w:rsidRPr="009404BB">
        <w:rPr>
          <w:rFonts w:eastAsia="Calibri"/>
          <w:lang w:val="en-ID"/>
        </w:rPr>
        <w:t xml:space="preserve"> </w:t>
      </w:r>
      <w:proofErr w:type="spellStart"/>
      <w:r w:rsidRPr="009404BB">
        <w:rPr>
          <w:rFonts w:eastAsia="Calibri"/>
          <w:lang w:val="en-ID"/>
        </w:rPr>
        <w:t>baca</w:t>
      </w:r>
      <w:proofErr w:type="spellEnd"/>
      <w:r w:rsidRPr="009404BB">
        <w:rPr>
          <w:rFonts w:eastAsia="Calibri"/>
          <w:lang w:val="en-ID"/>
        </w:rPr>
        <w:t xml:space="preserve"> </w:t>
      </w:r>
      <w:proofErr w:type="spellStart"/>
      <w:r w:rsidRPr="009404BB">
        <w:rPr>
          <w:rFonts w:eastAsia="Calibri"/>
          <w:lang w:val="en-ID"/>
        </w:rPr>
        <w:t>dalam</w:t>
      </w:r>
      <w:proofErr w:type="spellEnd"/>
      <w:r w:rsidRPr="009404BB">
        <w:rPr>
          <w:rFonts w:eastAsia="Calibri"/>
          <w:lang w:val="en-ID"/>
        </w:rPr>
        <w:t xml:space="preserve"> </w:t>
      </w:r>
      <w:proofErr w:type="spellStart"/>
      <w:r w:rsidRPr="009404BB">
        <w:rPr>
          <w:rFonts w:eastAsia="Calibri"/>
          <w:lang w:val="en-ID"/>
        </w:rPr>
        <w:t>kalimat</w:t>
      </w:r>
      <w:proofErr w:type="spellEnd"/>
      <w:r w:rsidRPr="009404BB">
        <w:rPr>
          <w:rFonts w:eastAsia="Calibri"/>
          <w:lang w:val="en-ID"/>
        </w:rPr>
        <w:t xml:space="preserve">. Tanda </w:t>
      </w:r>
      <w:proofErr w:type="spellStart"/>
      <w:r w:rsidRPr="009404BB">
        <w:rPr>
          <w:rFonts w:eastAsia="Calibri"/>
          <w:lang w:val="en-ID"/>
        </w:rPr>
        <w:t>baca</w:t>
      </w:r>
      <w:proofErr w:type="spellEnd"/>
      <w:r w:rsidRPr="009404BB">
        <w:rPr>
          <w:rFonts w:eastAsia="Calibri"/>
          <w:lang w:val="en-ID"/>
        </w:rPr>
        <w:t xml:space="preserve"> </w:t>
      </w:r>
      <w:proofErr w:type="spellStart"/>
      <w:r w:rsidRPr="009404BB">
        <w:rPr>
          <w:rFonts w:eastAsia="Calibri"/>
          <w:lang w:val="en-ID"/>
        </w:rPr>
        <w:t>dianggap</w:t>
      </w:r>
      <w:proofErr w:type="spellEnd"/>
      <w:r w:rsidRPr="009404BB">
        <w:rPr>
          <w:rFonts w:eastAsia="Calibri"/>
          <w:lang w:val="en-ID"/>
        </w:rPr>
        <w:t xml:space="preserve"> </w:t>
      </w:r>
      <w:proofErr w:type="spellStart"/>
      <w:r w:rsidRPr="009404BB">
        <w:rPr>
          <w:rFonts w:eastAsia="Calibri"/>
          <w:lang w:val="en-ID"/>
        </w:rPr>
        <w:t>tidak</w:t>
      </w:r>
      <w:proofErr w:type="spellEnd"/>
      <w:r w:rsidRPr="009404BB">
        <w:rPr>
          <w:rFonts w:eastAsia="Calibri"/>
          <w:lang w:val="en-ID"/>
        </w:rPr>
        <w:t xml:space="preserve"> </w:t>
      </w:r>
      <w:proofErr w:type="spellStart"/>
      <w:r w:rsidRPr="009404BB">
        <w:rPr>
          <w:rFonts w:eastAsia="Calibri"/>
          <w:lang w:val="en-ID"/>
        </w:rPr>
        <w:t>relevan</w:t>
      </w:r>
      <w:proofErr w:type="spellEnd"/>
      <w:r w:rsidRPr="009404BB">
        <w:rPr>
          <w:rFonts w:eastAsia="Calibri"/>
          <w:lang w:val="en-ID"/>
        </w:rPr>
        <w:t xml:space="preserve"> </w:t>
      </w:r>
      <w:proofErr w:type="spellStart"/>
      <w:r w:rsidRPr="009404BB">
        <w:rPr>
          <w:rFonts w:eastAsia="Calibri"/>
          <w:lang w:val="en-ID"/>
        </w:rPr>
        <w:t>karena</w:t>
      </w:r>
      <w:proofErr w:type="spellEnd"/>
      <w:r w:rsidRPr="009404BB">
        <w:rPr>
          <w:rFonts w:eastAsia="Calibri"/>
          <w:lang w:val="en-ID"/>
        </w:rPr>
        <w:t xml:space="preserve"> </w:t>
      </w:r>
      <w:proofErr w:type="spellStart"/>
      <w:r w:rsidRPr="009404BB">
        <w:rPr>
          <w:rFonts w:eastAsia="Calibri"/>
          <w:lang w:val="en-ID"/>
        </w:rPr>
        <w:t>tidak</w:t>
      </w:r>
      <w:proofErr w:type="spellEnd"/>
      <w:r w:rsidRPr="009404BB">
        <w:rPr>
          <w:rFonts w:eastAsia="Calibri"/>
          <w:lang w:val="en-ID"/>
        </w:rPr>
        <w:t xml:space="preserve"> </w:t>
      </w:r>
      <w:proofErr w:type="spellStart"/>
      <w:r w:rsidRPr="009404BB">
        <w:rPr>
          <w:rFonts w:eastAsia="Calibri"/>
          <w:lang w:val="en-ID"/>
        </w:rPr>
        <w:t>berpengaruh</w:t>
      </w:r>
      <w:proofErr w:type="spellEnd"/>
      <w:r w:rsidRPr="009404BB">
        <w:rPr>
          <w:rFonts w:eastAsia="Calibri"/>
          <w:lang w:val="en-ID"/>
        </w:rPr>
        <w:t xml:space="preserve"> </w:t>
      </w:r>
      <w:proofErr w:type="spellStart"/>
      <w:r w:rsidRPr="009404BB">
        <w:rPr>
          <w:rFonts w:eastAsia="Calibri"/>
          <w:lang w:val="en-ID"/>
        </w:rPr>
        <w:lastRenderedPageBreak/>
        <w:t>dalam</w:t>
      </w:r>
      <w:proofErr w:type="spellEnd"/>
      <w:r w:rsidRPr="009404BB">
        <w:rPr>
          <w:rFonts w:eastAsia="Calibri"/>
          <w:lang w:val="en-ID"/>
        </w:rPr>
        <w:t xml:space="preserve"> text preprocessing. </w:t>
      </w:r>
    </w:p>
    <w:p w14:paraId="7DCC705B" w14:textId="77777777" w:rsidR="00E15C78" w:rsidRDefault="00737B9B" w:rsidP="00E15C78">
      <w:pPr>
        <w:pStyle w:val="BodyText"/>
        <w:keepNext/>
        <w:ind w:right="35"/>
        <w:jc w:val="both"/>
      </w:pPr>
      <w:r w:rsidRPr="009404BB">
        <w:rPr>
          <w:noProof/>
        </w:rPr>
        <mc:AlternateContent>
          <mc:Choice Requires="wps">
            <w:drawing>
              <wp:inline distT="0" distB="0" distL="0" distR="0" wp14:anchorId="292B8490" wp14:editId="30695CC0">
                <wp:extent cx="3664424" cy="522605"/>
                <wp:effectExtent l="0" t="0" r="12700" b="10795"/>
                <wp:docPr id="470175477" name="Kotak Teks 1"/>
                <wp:cNvGraphicFramePr/>
                <a:graphic xmlns:a="http://schemas.openxmlformats.org/drawingml/2006/main">
                  <a:graphicData uri="http://schemas.microsoft.com/office/word/2010/wordprocessingShape">
                    <wps:wsp>
                      <wps:cNvSpPr txBox="1"/>
                      <wps:spPr>
                        <a:xfrm>
                          <a:off x="0" y="0"/>
                          <a:ext cx="3664424"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0BE0A541" w14:textId="77777777" w:rsidR="00737B9B" w:rsidRDefault="00737B9B" w:rsidP="00737B9B">
                            <w:pPr>
                              <w:ind w:left="426"/>
                              <w:rPr>
                                <w:rFonts w:ascii="Courier" w:hAnsi="Courier"/>
                                <w:sz w:val="14"/>
                                <w:szCs w:val="14"/>
                              </w:rPr>
                            </w:pPr>
                            <w:r w:rsidRPr="008605F5">
                              <w:rPr>
                                <w:rFonts w:ascii="Courier" w:hAnsi="Courier"/>
                                <w:sz w:val="14"/>
                                <w:szCs w:val="14"/>
                              </w:rPr>
                              <w:t>text_no_punct = text_lower.translate(str.maketrans('', '', string.punctuation))</w:t>
                            </w:r>
                          </w:p>
                          <w:p w14:paraId="44306D7A"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0E4CA5F"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print(text_no_punct)</w:t>
                            </w:r>
                          </w:p>
                          <w:p w14:paraId="34346B50" w14:textId="77777777" w:rsidR="00737B9B" w:rsidRPr="003333C7" w:rsidRDefault="00737B9B" w:rsidP="00737B9B">
                            <w:pPr>
                              <w:rPr>
                                <w:rFonts w:ascii="Courier" w:hAnsi="Courie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2B8490" id="_x0000_s1028" type="#_x0000_t202" style="width:288.55pt;height: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" fillcolor="white [3212]" strokecolor="#d6e3bc [1302]" strokeweight="2pt">
                <v:stroke opacity="46003f"/>
                <v:textbox>
                  <w:txbxContent>
                    <w:p w14:paraId="0BE0A541" w14:textId="77777777" w:rsidR="00737B9B" w:rsidRDefault="00737B9B" w:rsidP="00737B9B">
                      <w:pPr>
                        <w:ind w:left="426"/>
                        <w:rPr>
                          <w:rFonts w:ascii="Courier" w:hAnsi="Courier"/>
                          <w:sz w:val="14"/>
                          <w:szCs w:val="14"/>
                        </w:rPr>
                      </w:pPr>
                      <w:r w:rsidRPr="008605F5">
                        <w:rPr>
                          <w:rFonts w:ascii="Courier" w:hAnsi="Courier"/>
                          <w:sz w:val="14"/>
                          <w:szCs w:val="14"/>
                        </w:rPr>
                        <w:t>text_no_punct = text_lower.translate(str.maketrans('', '', string.punctuation))</w:t>
                      </w:r>
                    </w:p>
                    <w:p w14:paraId="44306D7A"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0E4CA5F" w14:textId="77777777" w:rsidR="00737B9B" w:rsidRDefault="00737B9B" w:rsidP="00737B9B">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print(text_no_punct)</w:t>
                      </w:r>
                    </w:p>
                    <w:p w14:paraId="34346B50" w14:textId="77777777" w:rsidR="00737B9B" w:rsidRPr="003333C7" w:rsidRDefault="00737B9B" w:rsidP="00737B9B">
                      <w:pPr>
                        <w:rPr>
                          <w:rFonts w:ascii="Courier" w:hAnsi="Courier"/>
                          <w:sz w:val="14"/>
                          <w:szCs w:val="14"/>
                        </w:rPr>
                      </w:pPr>
                    </w:p>
                  </w:txbxContent>
                </v:textbox>
                <w10:anchorlock/>
              </v:shape>
            </w:pict>
          </mc:Fallback>
        </mc:AlternateContent>
      </w:r>
    </w:p>
    <w:p w14:paraId="66A64987" w14:textId="32FB95E3" w:rsidR="00E15C78" w:rsidRPr="00E15C78" w:rsidRDefault="00E15C78" w:rsidP="00E15C78">
      <w:pPr>
        <w:pStyle w:val="Caption"/>
        <w:jc w:val="center"/>
        <w:rPr>
          <w:i w:val="0"/>
          <w:iCs w:val="0"/>
          <w:color w:val="auto"/>
        </w:rPr>
      </w:pPr>
      <w:bookmarkStart w:id="81" w:name="_Toc202306643"/>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6</w:t>
      </w:r>
      <w:r w:rsidRPr="00E15C78">
        <w:rPr>
          <w:i w:val="0"/>
          <w:iCs w:val="0"/>
          <w:color w:val="auto"/>
        </w:rPr>
        <w:fldChar w:fldCharType="end"/>
      </w:r>
      <w:r w:rsidRPr="00E15C78">
        <w:rPr>
          <w:i w:val="0"/>
          <w:iCs w:val="0"/>
          <w:color w:val="auto"/>
        </w:rPr>
        <w:t xml:space="preserve"> </w:t>
      </w:r>
      <w:proofErr w:type="spellStart"/>
      <w:r w:rsidRPr="00E15C78">
        <w:rPr>
          <w:i w:val="0"/>
          <w:iCs w:val="0"/>
          <w:color w:val="auto"/>
        </w:rPr>
        <w:t>Potongan</w:t>
      </w:r>
      <w:proofErr w:type="spellEnd"/>
      <w:r w:rsidRPr="00E15C78">
        <w:rPr>
          <w:i w:val="0"/>
          <w:iCs w:val="0"/>
          <w:color w:val="auto"/>
        </w:rPr>
        <w:t xml:space="preserve"> </w:t>
      </w:r>
      <w:proofErr w:type="spellStart"/>
      <w:r w:rsidRPr="00E15C78">
        <w:rPr>
          <w:i w:val="0"/>
          <w:iCs w:val="0"/>
          <w:color w:val="auto"/>
        </w:rPr>
        <w:t>kode</w:t>
      </w:r>
      <w:proofErr w:type="spellEnd"/>
      <w:r w:rsidRPr="00E15C78">
        <w:rPr>
          <w:i w:val="0"/>
          <w:iCs w:val="0"/>
          <w:color w:val="auto"/>
        </w:rPr>
        <w:t xml:space="preserve"> proses remove punctuation</w:t>
      </w:r>
      <w:bookmarkEnd w:id="81"/>
    </w:p>
    <w:p w14:paraId="344B8359" w14:textId="4C1A7ADB" w:rsidR="00890530" w:rsidRPr="009404BB" w:rsidRDefault="00E15C78" w:rsidP="00E15C78">
      <w:pPr>
        <w:pStyle w:val="Heading4"/>
      </w:pPr>
      <w:r>
        <w:t xml:space="preserve">3. </w:t>
      </w:r>
      <w:r w:rsidR="00890530" w:rsidRPr="009404BB">
        <w:t>Stripping</w:t>
      </w:r>
    </w:p>
    <w:p w14:paraId="7BB45E42" w14:textId="113F0430" w:rsidR="00890530" w:rsidRPr="00737B9B" w:rsidRDefault="00E15C78" w:rsidP="00E15C78">
      <w:pPr>
        <w:pStyle w:val="BodyText"/>
        <w:ind w:right="35" w:firstLine="360"/>
        <w:jc w:val="both"/>
      </w:pPr>
      <w:r>
        <w:rPr>
          <w:noProof/>
        </w:rPr>
        <mc:AlternateContent>
          <mc:Choice Requires="wps">
            <w:drawing>
              <wp:anchor distT="0" distB="0" distL="114300" distR="114300" simplePos="0" relativeHeight="251803136" behindDoc="0" locked="0" layoutInCell="1" allowOverlap="1" wp14:anchorId="39904D4D" wp14:editId="31D66549">
                <wp:simplePos x="0" y="0"/>
                <wp:positionH relativeFrom="column">
                  <wp:posOffset>271145</wp:posOffset>
                </wp:positionH>
                <wp:positionV relativeFrom="paragraph">
                  <wp:posOffset>1137920</wp:posOffset>
                </wp:positionV>
                <wp:extent cx="3322320" cy="635"/>
                <wp:effectExtent l="0" t="0" r="0" b="0"/>
                <wp:wrapTopAndBottom/>
                <wp:docPr id="1678225144" name="Text Box 1"/>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2F1344B1" w14:textId="4CC34109" w:rsidR="00E15C78" w:rsidRPr="00E15C78" w:rsidRDefault="00E15C78" w:rsidP="00E15C78">
                            <w:pPr>
                              <w:pStyle w:val="Caption"/>
                              <w:jc w:val="center"/>
                              <w:rPr>
                                <w:i w:val="0"/>
                                <w:iCs w:val="0"/>
                                <w:noProof/>
                                <w:color w:val="auto"/>
                                <w:sz w:val="20"/>
                                <w:szCs w:val="20"/>
                                <w:lang w:val="id"/>
                              </w:rPr>
                            </w:pPr>
                            <w:bookmarkStart w:id="82" w:name="_Toc202306644"/>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7</w:t>
                            </w:r>
                            <w:r w:rsidRPr="00E15C78">
                              <w:rPr>
                                <w:i w:val="0"/>
                                <w:iCs w:val="0"/>
                                <w:color w:val="auto"/>
                              </w:rPr>
                              <w:fldChar w:fldCharType="end"/>
                            </w:r>
                            <w:r w:rsidRPr="00E15C78">
                              <w:rPr>
                                <w:i w:val="0"/>
                                <w:iCs w:val="0"/>
                                <w:color w:val="auto"/>
                              </w:rPr>
                              <w:t xml:space="preserve"> Potongan kode proses stripping</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04D4D" id="_x0000_s1029" type="#_x0000_t202" style="position:absolute;left:0;text-align:left;margin-left:21.35pt;margin-top:89.6pt;width:261.6pt;height:.05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" stroked="f">
                <v:textbox style="mso-fit-shape-to-text:t" inset="0,0,0,0">
                  <w:txbxContent>
                    <w:p w14:paraId="2F1344B1" w14:textId="4CC34109" w:rsidR="00E15C78" w:rsidRPr="00E15C78" w:rsidRDefault="00E15C78" w:rsidP="00E15C78">
                      <w:pPr>
                        <w:pStyle w:val="Caption"/>
                        <w:jc w:val="center"/>
                        <w:rPr>
                          <w:i w:val="0"/>
                          <w:iCs w:val="0"/>
                          <w:noProof/>
                          <w:color w:val="auto"/>
                          <w:sz w:val="20"/>
                          <w:szCs w:val="20"/>
                          <w:lang w:val="id"/>
                        </w:rPr>
                      </w:pPr>
                      <w:bookmarkStart w:id="83" w:name="_Toc202306644"/>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7</w:t>
                      </w:r>
                      <w:r w:rsidRPr="00E15C78">
                        <w:rPr>
                          <w:i w:val="0"/>
                          <w:iCs w:val="0"/>
                          <w:color w:val="auto"/>
                        </w:rPr>
                        <w:fldChar w:fldCharType="end"/>
                      </w:r>
                      <w:r w:rsidRPr="00E15C78">
                        <w:rPr>
                          <w:i w:val="0"/>
                          <w:iCs w:val="0"/>
                          <w:color w:val="auto"/>
                        </w:rPr>
                        <w:t xml:space="preserve"> Potongan kode proses stripping</w:t>
                      </w:r>
                      <w:bookmarkEnd w:id="83"/>
                    </w:p>
                  </w:txbxContent>
                </v:textbox>
                <w10:wrap type="topAndBottom"/>
              </v:shape>
            </w:pict>
          </mc:Fallback>
        </mc:AlternateContent>
      </w:r>
      <w:r w:rsidR="00890530" w:rsidRPr="009404BB">
        <w:rPr>
          <w:noProof/>
        </w:rPr>
        <mc:AlternateContent>
          <mc:Choice Requires="wps">
            <w:drawing>
              <wp:anchor distT="0" distB="0" distL="114300" distR="114300" simplePos="0" relativeHeight="251752960" behindDoc="0" locked="0" layoutInCell="1" allowOverlap="1" wp14:anchorId="48F8B262" wp14:editId="3210C32F">
                <wp:simplePos x="0" y="0"/>
                <wp:positionH relativeFrom="column">
                  <wp:posOffset>271145</wp:posOffset>
                </wp:positionH>
                <wp:positionV relativeFrom="paragraph">
                  <wp:posOffset>657225</wp:posOffset>
                </wp:positionV>
                <wp:extent cx="3322320" cy="423545"/>
                <wp:effectExtent l="12700" t="12700" r="17780" b="8255"/>
                <wp:wrapTopAndBottom/>
                <wp:docPr id="20747188" name="Kotak Teks 1"/>
                <wp:cNvGraphicFramePr/>
                <a:graphic xmlns:a="http://schemas.openxmlformats.org/drawingml/2006/main">
                  <a:graphicData uri="http://schemas.microsoft.com/office/word/2010/wordprocessingShape">
                    <wps:wsp>
                      <wps:cNvSpPr txBox="1"/>
                      <wps:spPr>
                        <a:xfrm>
                          <a:off x="0" y="0"/>
                          <a:ext cx="3322320" cy="42354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EDAC14C" w14:textId="77777777" w:rsidR="00890530" w:rsidRDefault="00890530" w:rsidP="00890530">
                            <w:pPr>
                              <w:ind w:left="426"/>
                              <w:rPr>
                                <w:rFonts w:ascii="Courier" w:hAnsi="Courier"/>
                                <w:sz w:val="14"/>
                                <w:szCs w:val="14"/>
                              </w:rPr>
                            </w:pPr>
                            <w:r w:rsidRPr="008504B6">
                              <w:rPr>
                                <w:rFonts w:ascii="Courier" w:hAnsi="Courier"/>
                                <w:sz w:val="14"/>
                                <w:szCs w:val="14"/>
                              </w:rPr>
                              <w:t>text_stripped = text_no_punct.strip()</w:t>
                            </w:r>
                          </w:p>
                          <w:p w14:paraId="59366D7B"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812DEAE"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8B262" id="_x0000_s1030" type="#_x0000_t202" style="position:absolute;left:0;text-align:left;margin-left:21.35pt;margin-top:51.75pt;width:261.6pt;height:33.3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" fillcolor="white [3212]" strokecolor="#d6e3bc [1302]" strokeweight="2pt">
                <v:stroke opacity="46003f"/>
                <v:textbox>
                  <w:txbxContent>
                    <w:p w14:paraId="6EDAC14C" w14:textId="77777777" w:rsidR="00890530" w:rsidRDefault="00890530" w:rsidP="00890530">
                      <w:pPr>
                        <w:ind w:left="426"/>
                        <w:rPr>
                          <w:rFonts w:ascii="Courier" w:hAnsi="Courier"/>
                          <w:sz w:val="14"/>
                          <w:szCs w:val="14"/>
                        </w:rPr>
                      </w:pPr>
                      <w:r w:rsidRPr="008504B6">
                        <w:rPr>
                          <w:rFonts w:ascii="Courier" w:hAnsi="Courier"/>
                          <w:sz w:val="14"/>
                          <w:szCs w:val="14"/>
                        </w:rPr>
                        <w:t>text_stripped = text_no_punct.strip()</w:t>
                      </w:r>
                    </w:p>
                    <w:p w14:paraId="59366D7B" w14:textId="77777777" w:rsidR="00890530"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812DEAE" w14:textId="77777777" w:rsidR="00890530" w:rsidRPr="003333C7" w:rsidRDefault="00890530" w:rsidP="00890530">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v:textbox>
                <w10:wrap type="topAndBottom"/>
              </v:shape>
            </w:pict>
          </mc:Fallback>
        </mc:AlternateContent>
      </w:r>
      <w:proofErr w:type="spellStart"/>
      <w:r w:rsidR="00890530" w:rsidRPr="009404BB">
        <w:t>Stripping</w:t>
      </w:r>
      <w:proofErr w:type="spellEnd"/>
      <w:r w:rsidR="00890530" w:rsidRPr="009404BB">
        <w:t xml:space="preserve"> bertujuan untuk menghilangkan spasi tambahan yang tidak diperlukan, seperti spasi di awal dan akhir teks. Selain itu, jumlah spasi di antara dua kata yang berlebihan akan diringkas menjadi satu. </w:t>
      </w:r>
    </w:p>
    <w:p w14:paraId="43DBBCE9" w14:textId="77777777" w:rsidR="00890530" w:rsidRPr="009404BB" w:rsidRDefault="00890530" w:rsidP="00737B9B">
      <w:pPr>
        <w:pStyle w:val="BodyText"/>
        <w:ind w:right="35"/>
        <w:rPr>
          <w:spacing w:val="-2"/>
        </w:rPr>
      </w:pPr>
    </w:p>
    <w:p w14:paraId="5FEB06D1" w14:textId="6BE19868" w:rsidR="00890530" w:rsidRPr="009404BB" w:rsidRDefault="00E15C78" w:rsidP="00E15C78">
      <w:pPr>
        <w:pStyle w:val="Heading4"/>
      </w:pPr>
      <w:r>
        <w:t xml:space="preserve">4. </w:t>
      </w:r>
      <w:r w:rsidR="00890530" w:rsidRPr="009404BB">
        <w:t>Tokenizing</w:t>
      </w:r>
    </w:p>
    <w:p w14:paraId="56716767" w14:textId="30F9E79D" w:rsidR="00890530" w:rsidRDefault="00890530" w:rsidP="00E15C78">
      <w:pPr>
        <w:pStyle w:val="BodyText"/>
        <w:ind w:right="35" w:firstLine="426"/>
        <w:jc w:val="both"/>
        <w:rPr>
          <w:rFonts w:eastAsia="Calibri"/>
          <w:spacing w:val="-2"/>
          <w:lang w:val="en-ID"/>
        </w:rPr>
      </w:pPr>
      <w:r w:rsidRPr="009404BB">
        <w:rPr>
          <w:rFonts w:eastAsia="Calibri"/>
          <w:spacing w:val="-2"/>
          <w:lang w:val="en-ID"/>
        </w:rPr>
        <w:t xml:space="preserve">Tokenizing </w:t>
      </w:r>
      <w:proofErr w:type="spellStart"/>
      <w:r w:rsidRPr="009404BB">
        <w:rPr>
          <w:rFonts w:eastAsia="Calibri"/>
          <w:spacing w:val="-2"/>
          <w:lang w:val="en-ID"/>
        </w:rPr>
        <w:t>adalah</w:t>
      </w:r>
      <w:proofErr w:type="spellEnd"/>
      <w:r w:rsidRPr="009404BB">
        <w:rPr>
          <w:rFonts w:eastAsia="Calibri"/>
          <w:spacing w:val="-2"/>
          <w:lang w:val="en-ID"/>
        </w:rPr>
        <w:t xml:space="preserve"> proses </w:t>
      </w:r>
      <w:proofErr w:type="spellStart"/>
      <w:r w:rsidRPr="009404BB">
        <w:rPr>
          <w:rFonts w:eastAsia="Calibri"/>
          <w:spacing w:val="-2"/>
          <w:lang w:val="en-ID"/>
        </w:rPr>
        <w:t>memecah</w:t>
      </w:r>
      <w:proofErr w:type="spellEnd"/>
      <w:r w:rsidRPr="009404BB">
        <w:rPr>
          <w:rFonts w:eastAsia="Calibri"/>
          <w:spacing w:val="-2"/>
          <w:lang w:val="en-ID"/>
        </w:rPr>
        <w:t xml:space="preserve"> </w:t>
      </w:r>
      <w:proofErr w:type="spellStart"/>
      <w:r w:rsidRPr="009404BB">
        <w:rPr>
          <w:rFonts w:eastAsia="Calibri"/>
          <w:spacing w:val="-2"/>
          <w:lang w:val="en-ID"/>
        </w:rPr>
        <w:t>kalimat</w:t>
      </w:r>
      <w:proofErr w:type="spellEnd"/>
      <w:r w:rsidRPr="009404BB">
        <w:rPr>
          <w:rFonts w:eastAsia="Calibri"/>
          <w:spacing w:val="-2"/>
          <w:lang w:val="en-ID"/>
        </w:rPr>
        <w:t xml:space="preserve"> </w:t>
      </w:r>
      <w:proofErr w:type="spellStart"/>
      <w:r w:rsidRPr="009404BB">
        <w:rPr>
          <w:rFonts w:eastAsia="Calibri"/>
          <w:spacing w:val="-2"/>
          <w:lang w:val="en-ID"/>
        </w:rPr>
        <w:t>menjadi</w:t>
      </w:r>
      <w:proofErr w:type="spellEnd"/>
      <w:r w:rsidRPr="009404BB">
        <w:rPr>
          <w:rFonts w:eastAsia="Calibri"/>
          <w:spacing w:val="-2"/>
          <w:lang w:val="en-ID"/>
        </w:rPr>
        <w:t xml:space="preserve"> </w:t>
      </w:r>
      <w:proofErr w:type="spellStart"/>
      <w:r w:rsidRPr="009404BB">
        <w:rPr>
          <w:rFonts w:eastAsia="Calibri"/>
          <w:spacing w:val="-2"/>
          <w:lang w:val="en-ID"/>
        </w:rPr>
        <w:t>beberapa</w:t>
      </w:r>
      <w:proofErr w:type="spellEnd"/>
      <w:r w:rsidRPr="009404BB">
        <w:rPr>
          <w:rFonts w:eastAsia="Calibri"/>
          <w:spacing w:val="-2"/>
          <w:lang w:val="en-ID"/>
        </w:rPr>
        <w:t xml:space="preserve"> </w:t>
      </w:r>
      <w:proofErr w:type="spellStart"/>
      <w:r w:rsidRPr="009404BB">
        <w:rPr>
          <w:rFonts w:eastAsia="Calibri"/>
          <w:spacing w:val="-2"/>
          <w:lang w:val="en-ID"/>
        </w:rPr>
        <w:t>bagian</w:t>
      </w:r>
      <w:proofErr w:type="spellEnd"/>
      <w:r w:rsidRPr="009404BB">
        <w:rPr>
          <w:rFonts w:eastAsia="Calibri"/>
          <w:spacing w:val="-2"/>
          <w:lang w:val="en-ID"/>
        </w:rPr>
        <w:t xml:space="preserve"> </w:t>
      </w:r>
      <w:proofErr w:type="spellStart"/>
      <w:r w:rsidRPr="009404BB">
        <w:rPr>
          <w:rFonts w:eastAsia="Calibri"/>
          <w:spacing w:val="-2"/>
          <w:lang w:val="en-ID"/>
        </w:rPr>
        <w:t>berdasarkan</w:t>
      </w:r>
      <w:proofErr w:type="spellEnd"/>
      <w:r w:rsidRPr="009404BB">
        <w:rPr>
          <w:rFonts w:eastAsia="Calibri"/>
          <w:spacing w:val="-2"/>
          <w:lang w:val="en-ID"/>
        </w:rPr>
        <w:t xml:space="preserve"> kata </w:t>
      </w:r>
      <w:proofErr w:type="spellStart"/>
      <w:r w:rsidRPr="009404BB">
        <w:rPr>
          <w:rFonts w:eastAsia="Calibri"/>
          <w:spacing w:val="-2"/>
          <w:lang w:val="en-ID"/>
        </w:rPr>
        <w:t>penyusunnya</w:t>
      </w:r>
      <w:proofErr w:type="spellEnd"/>
      <w:r w:rsidRPr="009404BB">
        <w:rPr>
          <w:rFonts w:eastAsia="Calibri"/>
          <w:spacing w:val="-2"/>
          <w:lang w:val="en-ID"/>
        </w:rPr>
        <w:t xml:space="preserve">. </w:t>
      </w:r>
      <w:proofErr w:type="spellStart"/>
      <w:r w:rsidRPr="009404BB">
        <w:rPr>
          <w:rFonts w:eastAsia="Calibri"/>
          <w:spacing w:val="-2"/>
          <w:lang w:val="en-ID"/>
        </w:rPr>
        <w:t>Setiap</w:t>
      </w:r>
      <w:proofErr w:type="spellEnd"/>
      <w:r w:rsidRPr="009404BB">
        <w:rPr>
          <w:rFonts w:eastAsia="Calibri"/>
          <w:spacing w:val="-2"/>
          <w:lang w:val="en-ID"/>
        </w:rPr>
        <w:t xml:space="preserve"> kata </w:t>
      </w:r>
      <w:proofErr w:type="spellStart"/>
      <w:r w:rsidRPr="009404BB">
        <w:rPr>
          <w:rFonts w:eastAsia="Calibri"/>
          <w:spacing w:val="-2"/>
          <w:lang w:val="en-ID"/>
        </w:rPr>
        <w:t>hasil</w:t>
      </w:r>
      <w:proofErr w:type="spellEnd"/>
      <w:r w:rsidRPr="009404BB">
        <w:rPr>
          <w:rFonts w:eastAsia="Calibri"/>
          <w:spacing w:val="-2"/>
          <w:lang w:val="en-ID"/>
        </w:rPr>
        <w:t xml:space="preserve"> tokenizing </w:t>
      </w:r>
      <w:proofErr w:type="spellStart"/>
      <w:r w:rsidRPr="009404BB">
        <w:rPr>
          <w:rFonts w:eastAsia="Calibri"/>
          <w:spacing w:val="-2"/>
          <w:lang w:val="en-ID"/>
        </w:rPr>
        <w:t>akan</w:t>
      </w:r>
      <w:proofErr w:type="spellEnd"/>
      <w:r w:rsidRPr="009404BB">
        <w:rPr>
          <w:rFonts w:eastAsia="Calibri"/>
          <w:spacing w:val="-2"/>
          <w:lang w:val="en-ID"/>
        </w:rPr>
        <w:t xml:space="preserve"> </w:t>
      </w:r>
      <w:proofErr w:type="spellStart"/>
      <w:r w:rsidRPr="009404BB">
        <w:rPr>
          <w:rFonts w:eastAsia="Calibri"/>
          <w:spacing w:val="-2"/>
          <w:lang w:val="en-ID"/>
        </w:rPr>
        <w:t>menjadi</w:t>
      </w:r>
      <w:proofErr w:type="spellEnd"/>
      <w:r w:rsidRPr="009404BB">
        <w:rPr>
          <w:rFonts w:eastAsia="Calibri"/>
          <w:spacing w:val="-2"/>
          <w:lang w:val="en-ID"/>
        </w:rPr>
        <w:t xml:space="preserve"> kata </w:t>
      </w:r>
      <w:proofErr w:type="spellStart"/>
      <w:r w:rsidRPr="009404BB">
        <w:rPr>
          <w:rFonts w:eastAsia="Calibri"/>
          <w:spacing w:val="-2"/>
          <w:lang w:val="en-ID"/>
        </w:rPr>
        <w:t>kunci</w:t>
      </w:r>
      <w:proofErr w:type="spellEnd"/>
      <w:r w:rsidRPr="009404BB">
        <w:rPr>
          <w:rFonts w:eastAsia="Calibri"/>
          <w:spacing w:val="-2"/>
          <w:lang w:val="en-ID"/>
        </w:rPr>
        <w:t xml:space="preserve"> yang </w:t>
      </w:r>
      <w:proofErr w:type="spellStart"/>
      <w:r w:rsidRPr="009404BB">
        <w:rPr>
          <w:rFonts w:eastAsia="Calibri"/>
          <w:spacing w:val="-2"/>
          <w:lang w:val="en-ID"/>
        </w:rPr>
        <w:t>akan</w:t>
      </w:r>
      <w:proofErr w:type="spellEnd"/>
      <w:r w:rsidRPr="009404BB">
        <w:rPr>
          <w:rFonts w:eastAsia="Calibri"/>
          <w:spacing w:val="-2"/>
          <w:lang w:val="en-ID"/>
        </w:rPr>
        <w:t xml:space="preserve"> </w:t>
      </w:r>
      <w:proofErr w:type="spellStart"/>
      <w:r w:rsidRPr="009404BB">
        <w:rPr>
          <w:rFonts w:eastAsia="Calibri"/>
          <w:spacing w:val="-2"/>
          <w:lang w:val="en-ID"/>
        </w:rPr>
        <w:t>dibandingkan</w:t>
      </w:r>
      <w:proofErr w:type="spellEnd"/>
      <w:r w:rsidRPr="009404BB">
        <w:rPr>
          <w:rFonts w:eastAsia="Calibri"/>
          <w:spacing w:val="-2"/>
          <w:lang w:val="en-ID"/>
        </w:rPr>
        <w:t xml:space="preserve"> </w:t>
      </w:r>
      <w:proofErr w:type="spellStart"/>
      <w:r w:rsidRPr="009404BB">
        <w:rPr>
          <w:rFonts w:eastAsia="Calibri"/>
          <w:spacing w:val="-2"/>
          <w:lang w:val="en-ID"/>
        </w:rPr>
        <w:t>dengan</w:t>
      </w:r>
      <w:proofErr w:type="spellEnd"/>
      <w:r w:rsidRPr="009404BB">
        <w:rPr>
          <w:rFonts w:eastAsia="Calibri"/>
          <w:spacing w:val="-2"/>
          <w:lang w:val="en-ID"/>
        </w:rPr>
        <w:t xml:space="preserve"> kata </w:t>
      </w:r>
      <w:proofErr w:type="spellStart"/>
      <w:r w:rsidRPr="009404BB">
        <w:rPr>
          <w:rFonts w:eastAsia="Calibri"/>
          <w:spacing w:val="-2"/>
          <w:lang w:val="en-ID"/>
        </w:rPr>
        <w:t>kunci</w:t>
      </w:r>
      <w:proofErr w:type="spellEnd"/>
      <w:r w:rsidRPr="009404BB">
        <w:rPr>
          <w:rFonts w:eastAsia="Calibri"/>
          <w:spacing w:val="-2"/>
          <w:lang w:val="en-ID"/>
        </w:rPr>
        <w:t xml:space="preserve"> yang </w:t>
      </w:r>
      <w:proofErr w:type="spellStart"/>
      <w:r w:rsidRPr="009404BB">
        <w:rPr>
          <w:rFonts w:eastAsia="Calibri"/>
          <w:spacing w:val="-2"/>
          <w:lang w:val="en-ID"/>
        </w:rPr>
        <w:t>ada</w:t>
      </w:r>
      <w:proofErr w:type="spellEnd"/>
      <w:r w:rsidRPr="009404BB">
        <w:rPr>
          <w:rFonts w:eastAsia="Calibri"/>
          <w:spacing w:val="-2"/>
          <w:lang w:val="en-ID"/>
        </w:rPr>
        <w:t xml:space="preserve"> di database.</w:t>
      </w:r>
    </w:p>
    <w:p w14:paraId="047A8C6E" w14:textId="77777777" w:rsidR="00E15C78" w:rsidRDefault="00E15C78" w:rsidP="00E15C78">
      <w:pPr>
        <w:pStyle w:val="BodyText"/>
        <w:ind w:right="35" w:firstLine="426"/>
        <w:jc w:val="both"/>
        <w:rPr>
          <w:rFonts w:eastAsia="Calibri"/>
          <w:spacing w:val="-2"/>
          <w:lang w:val="en-ID"/>
        </w:rPr>
      </w:pPr>
    </w:p>
    <w:p w14:paraId="42815560" w14:textId="77777777" w:rsidR="00E15C78" w:rsidRDefault="00AB17D0" w:rsidP="00E15C78">
      <w:pPr>
        <w:pStyle w:val="BodyText"/>
        <w:keepNext/>
        <w:ind w:left="426" w:right="35" w:firstLine="283"/>
        <w:jc w:val="both"/>
      </w:pPr>
      <w:r w:rsidRPr="009404BB">
        <w:rPr>
          <w:noProof/>
        </w:rPr>
        <mc:AlternateContent>
          <mc:Choice Requires="wps">
            <w:drawing>
              <wp:inline distT="0" distB="0" distL="0" distR="0" wp14:anchorId="34E70F3E" wp14:editId="70BD7C94">
                <wp:extent cx="3105150" cy="433705"/>
                <wp:effectExtent l="0" t="0" r="19050" b="23495"/>
                <wp:docPr id="1585855236" name="Kotak Teks 1"/>
                <wp:cNvGraphicFramePr/>
                <a:graphic xmlns:a="http://schemas.openxmlformats.org/drawingml/2006/main">
                  <a:graphicData uri="http://schemas.microsoft.com/office/word/2010/wordprocessingShape">
                    <wps:wsp>
                      <wps:cNvSpPr txBox="1"/>
                      <wps:spPr>
                        <a:xfrm>
                          <a:off x="0" y="0"/>
                          <a:ext cx="3105150" cy="4337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73E89E3" w14:textId="77777777" w:rsidR="00AB17D0" w:rsidRDefault="00AB17D0" w:rsidP="00AB17D0">
                            <w:pPr>
                              <w:ind w:left="426"/>
                              <w:rPr>
                                <w:rFonts w:ascii="Courier" w:hAnsi="Courier"/>
                                <w:sz w:val="14"/>
                                <w:szCs w:val="14"/>
                              </w:rPr>
                            </w:pPr>
                            <w:r w:rsidRPr="008504B6">
                              <w:rPr>
                                <w:rFonts w:ascii="Courier" w:hAnsi="Courier"/>
                                <w:sz w:val="14"/>
                                <w:szCs w:val="14"/>
                              </w:rPr>
                              <w:t>tokens = word_tokenize(text_stripped)</w:t>
                            </w:r>
                          </w:p>
                          <w:p w14:paraId="653CBC1A" w14:textId="77777777" w:rsidR="00AB17D0" w:rsidRDefault="00AB17D0" w:rsidP="00AB17D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6092E33" w14:textId="77777777" w:rsidR="00AB17D0" w:rsidRPr="003333C7" w:rsidRDefault="00AB17D0" w:rsidP="00AB17D0">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4E70F3E" id="_x0000_s1031" type="#_x0000_t202" style="width:244.5pt;height: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" fillcolor="white [3212]" strokecolor="#d6e3bc [1302]" strokeweight="2pt">
                <v:stroke opacity="46003f"/>
                <v:textbox>
                  <w:txbxContent>
                    <w:p w14:paraId="673E89E3" w14:textId="77777777" w:rsidR="00AB17D0" w:rsidRDefault="00AB17D0" w:rsidP="00AB17D0">
                      <w:pPr>
                        <w:ind w:left="426"/>
                        <w:rPr>
                          <w:rFonts w:ascii="Courier" w:hAnsi="Courier"/>
                          <w:sz w:val="14"/>
                          <w:szCs w:val="14"/>
                        </w:rPr>
                      </w:pPr>
                      <w:r w:rsidRPr="008504B6">
                        <w:rPr>
                          <w:rFonts w:ascii="Courier" w:hAnsi="Courier"/>
                          <w:sz w:val="14"/>
                          <w:szCs w:val="14"/>
                        </w:rPr>
                        <w:t>tokens = word_tokenize(text_stripped)</w:t>
                      </w:r>
                    </w:p>
                    <w:p w14:paraId="653CBC1A" w14:textId="77777777" w:rsidR="00AB17D0" w:rsidRDefault="00AB17D0" w:rsidP="00AB17D0">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6092E33" w14:textId="77777777" w:rsidR="00AB17D0" w:rsidRPr="003333C7" w:rsidRDefault="00AB17D0" w:rsidP="00AB17D0">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v:textbox>
                <w10:anchorlock/>
              </v:shape>
            </w:pict>
          </mc:Fallback>
        </mc:AlternateContent>
      </w:r>
    </w:p>
    <w:p w14:paraId="19522156" w14:textId="2AEB9D53" w:rsidR="00890530" w:rsidRPr="00E15C78" w:rsidRDefault="00E15C78" w:rsidP="00E15C78">
      <w:pPr>
        <w:pStyle w:val="Caption"/>
        <w:jc w:val="center"/>
        <w:rPr>
          <w:rFonts w:eastAsia="Calibri"/>
          <w:i w:val="0"/>
          <w:iCs w:val="0"/>
          <w:color w:val="auto"/>
          <w:spacing w:val="-2"/>
        </w:rPr>
      </w:pPr>
      <w:bookmarkStart w:id="84" w:name="_Toc202306645"/>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8</w:t>
      </w:r>
      <w:r w:rsidRPr="00E15C78">
        <w:rPr>
          <w:i w:val="0"/>
          <w:iCs w:val="0"/>
          <w:color w:val="auto"/>
        </w:rPr>
        <w:fldChar w:fldCharType="end"/>
      </w:r>
      <w:r w:rsidRPr="00E15C78">
        <w:rPr>
          <w:i w:val="0"/>
          <w:iCs w:val="0"/>
          <w:color w:val="auto"/>
        </w:rPr>
        <w:t xml:space="preserve"> </w:t>
      </w:r>
      <w:proofErr w:type="spellStart"/>
      <w:r w:rsidRPr="00E15C78">
        <w:rPr>
          <w:i w:val="0"/>
          <w:iCs w:val="0"/>
          <w:color w:val="auto"/>
        </w:rPr>
        <w:t>Potongan</w:t>
      </w:r>
      <w:proofErr w:type="spellEnd"/>
      <w:r w:rsidRPr="00E15C78">
        <w:rPr>
          <w:i w:val="0"/>
          <w:iCs w:val="0"/>
          <w:color w:val="auto"/>
        </w:rPr>
        <w:t xml:space="preserve"> </w:t>
      </w:r>
      <w:proofErr w:type="spellStart"/>
      <w:r w:rsidRPr="00E15C78">
        <w:rPr>
          <w:i w:val="0"/>
          <w:iCs w:val="0"/>
          <w:color w:val="auto"/>
        </w:rPr>
        <w:t>kode</w:t>
      </w:r>
      <w:proofErr w:type="spellEnd"/>
      <w:r w:rsidRPr="00E15C78">
        <w:rPr>
          <w:i w:val="0"/>
          <w:iCs w:val="0"/>
          <w:color w:val="auto"/>
        </w:rPr>
        <w:t xml:space="preserve"> proses tokenizing</w:t>
      </w:r>
      <w:bookmarkEnd w:id="84"/>
    </w:p>
    <w:p w14:paraId="7ED590DE" w14:textId="6B762779" w:rsidR="00890530" w:rsidRPr="009404BB" w:rsidRDefault="00E15C78" w:rsidP="00E15C78">
      <w:pPr>
        <w:pStyle w:val="Heading4"/>
      </w:pPr>
      <w:r>
        <w:t xml:space="preserve">5. </w:t>
      </w:r>
      <w:r w:rsidR="00890530" w:rsidRPr="009404BB">
        <w:t>Filtering</w:t>
      </w:r>
    </w:p>
    <w:p w14:paraId="6223906E" w14:textId="047FC8E1" w:rsidR="00890530" w:rsidRDefault="00890530" w:rsidP="00E15C78">
      <w:pPr>
        <w:pStyle w:val="BodyText"/>
        <w:ind w:right="35" w:firstLine="567"/>
        <w:jc w:val="both"/>
        <w:rPr>
          <w:rFonts w:eastAsia="Calibri"/>
          <w:spacing w:val="-2"/>
          <w:lang w:val="en-ID"/>
        </w:rPr>
      </w:pPr>
      <w:r w:rsidRPr="009404BB">
        <w:rPr>
          <w:rFonts w:eastAsia="Calibri"/>
          <w:spacing w:val="-2"/>
          <w:lang w:val="en-ID"/>
        </w:rPr>
        <w:t xml:space="preserve">Filtering </w:t>
      </w:r>
      <w:proofErr w:type="spellStart"/>
      <w:r w:rsidRPr="009404BB">
        <w:rPr>
          <w:rFonts w:eastAsia="Calibri"/>
          <w:spacing w:val="-2"/>
          <w:lang w:val="en-ID"/>
        </w:rPr>
        <w:t>adalah</w:t>
      </w:r>
      <w:proofErr w:type="spellEnd"/>
      <w:r w:rsidRPr="009404BB">
        <w:rPr>
          <w:rFonts w:eastAsia="Calibri"/>
          <w:spacing w:val="-2"/>
          <w:lang w:val="en-ID"/>
        </w:rPr>
        <w:t xml:space="preserve"> </w:t>
      </w:r>
      <w:proofErr w:type="spellStart"/>
      <w:r w:rsidRPr="009404BB">
        <w:rPr>
          <w:rFonts w:eastAsia="Calibri"/>
          <w:spacing w:val="-2"/>
          <w:lang w:val="en-ID"/>
        </w:rPr>
        <w:t>langkah</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proofErr w:type="spellStart"/>
      <w:r w:rsidRPr="009404BB">
        <w:rPr>
          <w:rFonts w:eastAsia="Calibri"/>
          <w:spacing w:val="-2"/>
          <w:lang w:val="en-ID"/>
        </w:rPr>
        <w:t>menyaring</w:t>
      </w:r>
      <w:proofErr w:type="spellEnd"/>
      <w:r w:rsidRPr="009404BB">
        <w:rPr>
          <w:rFonts w:eastAsia="Calibri"/>
          <w:spacing w:val="-2"/>
          <w:lang w:val="en-ID"/>
        </w:rPr>
        <w:t xml:space="preserve"> kata-kata </w:t>
      </w:r>
      <w:proofErr w:type="spellStart"/>
      <w:r w:rsidRPr="009404BB">
        <w:rPr>
          <w:rFonts w:eastAsia="Calibri"/>
          <w:spacing w:val="-2"/>
          <w:lang w:val="en-ID"/>
        </w:rPr>
        <w:t>penting</w:t>
      </w:r>
      <w:proofErr w:type="spellEnd"/>
      <w:r w:rsidRPr="009404BB">
        <w:rPr>
          <w:rFonts w:eastAsia="Calibri"/>
          <w:spacing w:val="-2"/>
          <w:lang w:val="en-ID"/>
        </w:rPr>
        <w:t xml:space="preserve"> </w:t>
      </w:r>
      <w:proofErr w:type="spellStart"/>
      <w:r w:rsidRPr="009404BB">
        <w:rPr>
          <w:rFonts w:eastAsia="Calibri"/>
          <w:spacing w:val="-2"/>
          <w:lang w:val="en-ID"/>
        </w:rPr>
        <w:t>dari</w:t>
      </w:r>
      <w:proofErr w:type="spellEnd"/>
      <w:r w:rsidRPr="009404BB">
        <w:rPr>
          <w:rFonts w:eastAsia="Calibri"/>
          <w:spacing w:val="-2"/>
          <w:lang w:val="en-ID"/>
        </w:rPr>
        <w:t xml:space="preserve"> </w:t>
      </w:r>
      <w:proofErr w:type="spellStart"/>
      <w:r w:rsidRPr="009404BB">
        <w:rPr>
          <w:rFonts w:eastAsia="Calibri"/>
          <w:spacing w:val="-2"/>
          <w:lang w:val="en-ID"/>
        </w:rPr>
        <w:t>sebuah</w:t>
      </w:r>
      <w:proofErr w:type="spellEnd"/>
      <w:r w:rsidRPr="009404BB">
        <w:rPr>
          <w:rFonts w:eastAsia="Calibri"/>
          <w:spacing w:val="-2"/>
          <w:lang w:val="en-ID"/>
        </w:rPr>
        <w:t xml:space="preserve"> </w:t>
      </w:r>
      <w:proofErr w:type="spellStart"/>
      <w:r w:rsidRPr="009404BB">
        <w:rPr>
          <w:rFonts w:eastAsia="Calibri"/>
          <w:spacing w:val="-2"/>
          <w:lang w:val="en-ID"/>
        </w:rPr>
        <w:t>kalimat</w:t>
      </w:r>
      <w:proofErr w:type="spellEnd"/>
      <w:r w:rsidRPr="009404BB">
        <w:rPr>
          <w:rFonts w:eastAsia="Calibri"/>
          <w:spacing w:val="-2"/>
          <w:lang w:val="en-ID"/>
        </w:rPr>
        <w:t xml:space="preserve">. Kata-kata </w:t>
      </w:r>
      <w:proofErr w:type="spellStart"/>
      <w:r w:rsidRPr="009404BB">
        <w:rPr>
          <w:rFonts w:eastAsia="Calibri"/>
          <w:spacing w:val="-2"/>
          <w:lang w:val="en-ID"/>
        </w:rPr>
        <w:t>ini</w:t>
      </w:r>
      <w:proofErr w:type="spellEnd"/>
      <w:r w:rsidRPr="009404BB">
        <w:rPr>
          <w:rFonts w:eastAsia="Calibri"/>
          <w:spacing w:val="-2"/>
          <w:lang w:val="en-ID"/>
        </w:rPr>
        <w:t xml:space="preserve"> </w:t>
      </w:r>
      <w:proofErr w:type="spellStart"/>
      <w:r w:rsidRPr="009404BB">
        <w:rPr>
          <w:rFonts w:eastAsia="Calibri"/>
          <w:spacing w:val="-2"/>
          <w:lang w:val="en-ID"/>
        </w:rPr>
        <w:t>kemudian</w:t>
      </w:r>
      <w:proofErr w:type="spellEnd"/>
      <w:r w:rsidRPr="009404BB">
        <w:rPr>
          <w:rFonts w:eastAsia="Calibri"/>
          <w:spacing w:val="-2"/>
          <w:lang w:val="en-ID"/>
        </w:rPr>
        <w:t xml:space="preserve"> </w:t>
      </w:r>
      <w:proofErr w:type="spellStart"/>
      <w:r w:rsidRPr="009404BB">
        <w:rPr>
          <w:rFonts w:eastAsia="Calibri"/>
          <w:spacing w:val="-2"/>
          <w:lang w:val="en-ID"/>
        </w:rPr>
        <w:t>dibandingkan</w:t>
      </w:r>
      <w:proofErr w:type="spellEnd"/>
      <w:r w:rsidRPr="009404BB">
        <w:rPr>
          <w:rFonts w:eastAsia="Calibri"/>
          <w:spacing w:val="-2"/>
          <w:lang w:val="en-ID"/>
        </w:rPr>
        <w:t xml:space="preserve"> </w:t>
      </w:r>
      <w:proofErr w:type="spellStart"/>
      <w:r w:rsidRPr="009404BB">
        <w:rPr>
          <w:rFonts w:eastAsia="Calibri"/>
          <w:spacing w:val="-2"/>
          <w:lang w:val="en-ID"/>
        </w:rPr>
        <w:t>dengan</w:t>
      </w:r>
      <w:proofErr w:type="spellEnd"/>
      <w:r w:rsidRPr="009404BB">
        <w:rPr>
          <w:rFonts w:eastAsia="Calibri"/>
          <w:spacing w:val="-2"/>
          <w:lang w:val="en-ID"/>
        </w:rPr>
        <w:t xml:space="preserve"> daftar </w:t>
      </w:r>
      <w:proofErr w:type="spellStart"/>
      <w:r w:rsidRPr="009404BB">
        <w:rPr>
          <w:rFonts w:eastAsia="Calibri"/>
          <w:spacing w:val="-2"/>
          <w:lang w:val="en-ID"/>
        </w:rPr>
        <w:t>stopwords</w:t>
      </w:r>
      <w:proofErr w:type="spellEnd"/>
      <w:r w:rsidRPr="009404BB">
        <w:rPr>
          <w:rFonts w:eastAsia="Calibri"/>
          <w:spacing w:val="-2"/>
          <w:lang w:val="en-ID"/>
        </w:rPr>
        <w:t xml:space="preserve">—kata </w:t>
      </w:r>
      <w:proofErr w:type="spellStart"/>
      <w:r w:rsidRPr="009404BB">
        <w:rPr>
          <w:rFonts w:eastAsia="Calibri"/>
          <w:spacing w:val="-2"/>
          <w:lang w:val="en-ID"/>
        </w:rPr>
        <w:t>umum</w:t>
      </w:r>
      <w:proofErr w:type="spellEnd"/>
      <w:r w:rsidRPr="009404BB">
        <w:rPr>
          <w:rFonts w:eastAsia="Calibri"/>
          <w:spacing w:val="-2"/>
          <w:lang w:val="en-ID"/>
        </w:rPr>
        <w:t xml:space="preserve"> </w:t>
      </w:r>
      <w:proofErr w:type="spellStart"/>
      <w:r w:rsidRPr="009404BB">
        <w:rPr>
          <w:rFonts w:eastAsia="Calibri"/>
          <w:spacing w:val="-2"/>
          <w:lang w:val="en-ID"/>
        </w:rPr>
        <w:t>seperti</w:t>
      </w:r>
      <w:proofErr w:type="spellEnd"/>
      <w:r w:rsidRPr="009404BB">
        <w:rPr>
          <w:rFonts w:eastAsia="Calibri"/>
          <w:spacing w:val="-2"/>
          <w:lang w:val="en-ID"/>
        </w:rPr>
        <w:t xml:space="preserve"> ‘yang’, ‘dan’, ‘di’, </w:t>
      </w:r>
      <w:proofErr w:type="spellStart"/>
      <w:r w:rsidRPr="009404BB">
        <w:rPr>
          <w:rFonts w:eastAsia="Calibri"/>
          <w:spacing w:val="-2"/>
          <w:lang w:val="en-ID"/>
        </w:rPr>
        <w:t>atau</w:t>
      </w:r>
      <w:proofErr w:type="spellEnd"/>
      <w:r w:rsidRPr="009404BB">
        <w:rPr>
          <w:rFonts w:eastAsia="Calibri"/>
          <w:spacing w:val="-2"/>
          <w:lang w:val="en-ID"/>
        </w:rPr>
        <w:t xml:space="preserve"> ‘</w:t>
      </w:r>
      <w:proofErr w:type="spellStart"/>
      <w:r w:rsidRPr="009404BB">
        <w:rPr>
          <w:rFonts w:eastAsia="Calibri"/>
          <w:spacing w:val="-2"/>
          <w:lang w:val="en-ID"/>
        </w:rPr>
        <w:t>dari</w:t>
      </w:r>
      <w:proofErr w:type="spellEnd"/>
      <w:r w:rsidRPr="009404BB">
        <w:rPr>
          <w:rFonts w:eastAsia="Calibri"/>
          <w:spacing w:val="-2"/>
          <w:lang w:val="en-ID"/>
        </w:rPr>
        <w:t xml:space="preserve">’—yang </w:t>
      </w:r>
      <w:proofErr w:type="spellStart"/>
      <w:r w:rsidRPr="009404BB">
        <w:rPr>
          <w:rFonts w:eastAsia="Calibri"/>
          <w:spacing w:val="-2"/>
          <w:lang w:val="en-ID"/>
        </w:rPr>
        <w:t>dianggap</w:t>
      </w:r>
      <w:proofErr w:type="spellEnd"/>
      <w:r w:rsidRPr="009404BB">
        <w:rPr>
          <w:rFonts w:eastAsia="Calibri"/>
          <w:spacing w:val="-2"/>
          <w:lang w:val="en-ID"/>
        </w:rPr>
        <w:t xml:space="preserve"> </w:t>
      </w:r>
      <w:proofErr w:type="spellStart"/>
      <w:r w:rsidRPr="009404BB">
        <w:rPr>
          <w:rFonts w:eastAsia="Calibri"/>
          <w:spacing w:val="-2"/>
          <w:lang w:val="en-ID"/>
        </w:rPr>
        <w:t>tidak</w:t>
      </w:r>
      <w:proofErr w:type="spellEnd"/>
      <w:r w:rsidRPr="009404BB">
        <w:rPr>
          <w:rFonts w:eastAsia="Calibri"/>
          <w:spacing w:val="-2"/>
          <w:lang w:val="en-ID"/>
        </w:rPr>
        <w:t xml:space="preserve"> </w:t>
      </w:r>
      <w:proofErr w:type="spellStart"/>
      <w:r w:rsidRPr="009404BB">
        <w:rPr>
          <w:rFonts w:eastAsia="Calibri"/>
          <w:spacing w:val="-2"/>
          <w:lang w:val="en-ID"/>
        </w:rPr>
        <w:t>memiliki</w:t>
      </w:r>
      <w:proofErr w:type="spellEnd"/>
      <w:r w:rsidRPr="009404BB">
        <w:rPr>
          <w:rFonts w:eastAsia="Calibri"/>
          <w:spacing w:val="-2"/>
          <w:lang w:val="en-ID"/>
        </w:rPr>
        <w:t xml:space="preserve"> </w:t>
      </w:r>
      <w:proofErr w:type="spellStart"/>
      <w:r w:rsidRPr="009404BB">
        <w:rPr>
          <w:rFonts w:eastAsia="Calibri"/>
          <w:spacing w:val="-2"/>
          <w:lang w:val="en-ID"/>
        </w:rPr>
        <w:t>nilai</w:t>
      </w:r>
      <w:proofErr w:type="spellEnd"/>
      <w:r w:rsidRPr="009404BB">
        <w:rPr>
          <w:rFonts w:eastAsia="Calibri"/>
          <w:spacing w:val="-2"/>
          <w:lang w:val="en-ID"/>
        </w:rPr>
        <w:t xml:space="preserve"> </w:t>
      </w:r>
      <w:proofErr w:type="spellStart"/>
      <w:r w:rsidRPr="009404BB">
        <w:rPr>
          <w:rFonts w:eastAsia="Calibri"/>
          <w:spacing w:val="-2"/>
          <w:lang w:val="en-ID"/>
        </w:rPr>
        <w:t>informasi</w:t>
      </w:r>
      <w:proofErr w:type="spellEnd"/>
      <w:r w:rsidRPr="009404BB">
        <w:rPr>
          <w:rFonts w:eastAsia="Calibri"/>
          <w:spacing w:val="-2"/>
          <w:lang w:val="en-ID"/>
        </w:rPr>
        <w:t>.</w:t>
      </w:r>
    </w:p>
    <w:p w14:paraId="5F2E6BB6" w14:textId="77777777" w:rsidR="00C92485" w:rsidRDefault="00C92485" w:rsidP="00FD4D91">
      <w:pPr>
        <w:pStyle w:val="BodyText"/>
        <w:ind w:left="567" w:right="35" w:firstLine="284"/>
        <w:jc w:val="both"/>
        <w:rPr>
          <w:rFonts w:eastAsia="Calibri"/>
          <w:spacing w:val="-2"/>
          <w:lang w:val="en-ID"/>
        </w:rPr>
      </w:pPr>
    </w:p>
    <w:p w14:paraId="3FCE1D83" w14:textId="77777777" w:rsidR="00E15C78" w:rsidRDefault="00FD4D91" w:rsidP="00E15C78">
      <w:pPr>
        <w:pStyle w:val="BodyText"/>
        <w:keepNext/>
        <w:ind w:left="567" w:right="35" w:firstLine="284"/>
        <w:jc w:val="both"/>
      </w:pPr>
      <w:r w:rsidRPr="009404BB">
        <w:rPr>
          <w:noProof/>
        </w:rPr>
        <mc:AlternateContent>
          <mc:Choice Requires="wps">
            <w:drawing>
              <wp:inline distT="0" distB="0" distL="0" distR="0" wp14:anchorId="640ED610" wp14:editId="527C3E7F">
                <wp:extent cx="3343701" cy="673100"/>
                <wp:effectExtent l="0" t="0" r="28575" b="12700"/>
                <wp:docPr id="840219718" name="Kotak Teks 1"/>
                <wp:cNvGraphicFramePr/>
                <a:graphic xmlns:a="http://schemas.openxmlformats.org/drawingml/2006/main">
                  <a:graphicData uri="http://schemas.microsoft.com/office/word/2010/wordprocessingShape">
                    <wps:wsp>
                      <wps:cNvSpPr txBox="1"/>
                      <wps:spPr>
                        <a:xfrm>
                          <a:off x="0" y="0"/>
                          <a:ext cx="3343701"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4F6385D3" w14:textId="77777777" w:rsidR="00FD4D91" w:rsidRDefault="00FD4D91" w:rsidP="00FD4D91">
                            <w:pPr>
                              <w:ind w:left="426"/>
                              <w:rPr>
                                <w:rFonts w:ascii="Courier" w:hAnsi="Courier"/>
                                <w:sz w:val="14"/>
                                <w:szCs w:val="14"/>
                              </w:rPr>
                            </w:pPr>
                            <w:r w:rsidRPr="008504B6">
                              <w:rPr>
                                <w:rFonts w:ascii="Courier" w:hAnsi="Courier"/>
                                <w:sz w:val="14"/>
                                <w:szCs w:val="14"/>
                              </w:rPr>
                              <w:t>stop_words = set(stopwords.words('indonesian'))</w:t>
                            </w:r>
                          </w:p>
                          <w:p w14:paraId="3811CCA4" w14:textId="77777777" w:rsidR="00FD4D91" w:rsidRDefault="00FD4D91" w:rsidP="00FD4D91">
                            <w:pPr>
                              <w:ind w:left="426"/>
                              <w:rPr>
                                <w:rFonts w:ascii="Courier" w:hAnsi="Courier"/>
                                <w:sz w:val="14"/>
                                <w:szCs w:val="14"/>
                              </w:rPr>
                            </w:pPr>
                            <w:r w:rsidRPr="008504B6">
                              <w:rPr>
                                <w:rFonts w:ascii="Courier" w:hAnsi="Courier"/>
                                <w:sz w:val="14"/>
                                <w:szCs w:val="14"/>
                              </w:rPr>
                              <w:t>filtered_tokens = [word for word in tokens if word not in stop_words]</w:t>
                            </w:r>
                          </w:p>
                          <w:p w14:paraId="1DE47304" w14:textId="77777777" w:rsidR="00FD4D91" w:rsidRDefault="00FD4D91" w:rsidP="00FD4D91">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01D2636" w14:textId="77777777" w:rsidR="00FD4D91" w:rsidRPr="003333C7" w:rsidRDefault="00FD4D91" w:rsidP="00FD4D91">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40ED610" id="_x0000_s1032" type="#_x0000_t202" style="width:263.3pt;height: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" fillcolor="white [3212]" strokecolor="#d6e3bc [1302]" strokeweight="2pt">
                <v:stroke opacity="46003f"/>
                <v:textbox>
                  <w:txbxContent>
                    <w:p w14:paraId="4F6385D3" w14:textId="77777777" w:rsidR="00FD4D91" w:rsidRDefault="00FD4D91" w:rsidP="00FD4D91">
                      <w:pPr>
                        <w:ind w:left="426"/>
                        <w:rPr>
                          <w:rFonts w:ascii="Courier" w:hAnsi="Courier"/>
                          <w:sz w:val="14"/>
                          <w:szCs w:val="14"/>
                        </w:rPr>
                      </w:pPr>
                      <w:r w:rsidRPr="008504B6">
                        <w:rPr>
                          <w:rFonts w:ascii="Courier" w:hAnsi="Courier"/>
                          <w:sz w:val="14"/>
                          <w:szCs w:val="14"/>
                        </w:rPr>
                        <w:t>stop_words = set(stopwords.words('indonesian'))</w:t>
                      </w:r>
                    </w:p>
                    <w:p w14:paraId="3811CCA4" w14:textId="77777777" w:rsidR="00FD4D91" w:rsidRDefault="00FD4D91" w:rsidP="00FD4D91">
                      <w:pPr>
                        <w:ind w:left="426"/>
                        <w:rPr>
                          <w:rFonts w:ascii="Courier" w:hAnsi="Courier"/>
                          <w:sz w:val="14"/>
                          <w:szCs w:val="14"/>
                        </w:rPr>
                      </w:pPr>
                      <w:r w:rsidRPr="008504B6">
                        <w:rPr>
                          <w:rFonts w:ascii="Courier" w:hAnsi="Courier"/>
                          <w:sz w:val="14"/>
                          <w:szCs w:val="14"/>
                        </w:rPr>
                        <w:t>filtered_tokens = [word for word in tokens if word not in stop_words]</w:t>
                      </w:r>
                    </w:p>
                    <w:p w14:paraId="1DE47304" w14:textId="77777777" w:rsidR="00FD4D91" w:rsidRDefault="00FD4D91" w:rsidP="00FD4D91">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01D2636" w14:textId="77777777" w:rsidR="00FD4D91" w:rsidRPr="003333C7" w:rsidRDefault="00FD4D91" w:rsidP="00FD4D91">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v:textbox>
                <w10:anchorlock/>
              </v:shape>
            </w:pict>
          </mc:Fallback>
        </mc:AlternateContent>
      </w:r>
    </w:p>
    <w:p w14:paraId="7EA26A89" w14:textId="24F096B1" w:rsidR="00C92485" w:rsidRPr="00E15C78" w:rsidRDefault="00E15C78" w:rsidP="00E15C78">
      <w:pPr>
        <w:pStyle w:val="Caption"/>
        <w:jc w:val="center"/>
        <w:rPr>
          <w:color w:val="auto"/>
        </w:rPr>
      </w:pPr>
      <w:bookmarkStart w:id="85" w:name="_Toc202306646"/>
      <w:r w:rsidRPr="00E15C78">
        <w:rPr>
          <w:color w:val="auto"/>
        </w:rPr>
        <w:t xml:space="preserve">Gambar 3. </w:t>
      </w:r>
      <w:r w:rsidRPr="00E15C78">
        <w:rPr>
          <w:color w:val="auto"/>
        </w:rPr>
        <w:fldChar w:fldCharType="begin"/>
      </w:r>
      <w:r w:rsidRPr="00E15C78">
        <w:rPr>
          <w:color w:val="auto"/>
        </w:rPr>
        <w:instrText xml:space="preserve"> SEQ Gambar_3. \* ARABIC </w:instrText>
      </w:r>
      <w:r w:rsidRPr="00E15C78">
        <w:rPr>
          <w:color w:val="auto"/>
        </w:rPr>
        <w:fldChar w:fldCharType="separate"/>
      </w:r>
      <w:r w:rsidR="00327503">
        <w:rPr>
          <w:noProof/>
          <w:color w:val="auto"/>
        </w:rPr>
        <w:t>9</w:t>
      </w:r>
      <w:r w:rsidRPr="00E15C78">
        <w:rPr>
          <w:color w:val="auto"/>
        </w:rPr>
        <w:fldChar w:fldCharType="end"/>
      </w:r>
      <w:r w:rsidRPr="00E15C78">
        <w:rPr>
          <w:color w:val="auto"/>
        </w:rPr>
        <w:t xml:space="preserve"> </w:t>
      </w:r>
      <w:proofErr w:type="spellStart"/>
      <w:r w:rsidRPr="00E15C78">
        <w:rPr>
          <w:color w:val="auto"/>
        </w:rPr>
        <w:t>Potongan</w:t>
      </w:r>
      <w:proofErr w:type="spellEnd"/>
      <w:r w:rsidRPr="00E15C78">
        <w:rPr>
          <w:color w:val="auto"/>
        </w:rPr>
        <w:t xml:space="preserve"> </w:t>
      </w:r>
      <w:proofErr w:type="spellStart"/>
      <w:r w:rsidRPr="00E15C78">
        <w:rPr>
          <w:color w:val="auto"/>
        </w:rPr>
        <w:t>kode</w:t>
      </w:r>
      <w:proofErr w:type="spellEnd"/>
      <w:r w:rsidRPr="00E15C78">
        <w:rPr>
          <w:color w:val="auto"/>
        </w:rPr>
        <w:t xml:space="preserve"> proses filtering</w:t>
      </w:r>
      <w:bookmarkEnd w:id="85"/>
    </w:p>
    <w:p w14:paraId="3874032B" w14:textId="77777777" w:rsidR="00FD4D91" w:rsidRDefault="00FD4D91" w:rsidP="00C92485">
      <w:pPr>
        <w:pStyle w:val="BodyText"/>
        <w:ind w:right="35"/>
        <w:jc w:val="both"/>
        <w:rPr>
          <w:rFonts w:eastAsia="Calibri"/>
          <w:b/>
          <w:bCs/>
          <w:spacing w:val="-2"/>
          <w:lang w:val="en-ID"/>
        </w:rPr>
      </w:pPr>
    </w:p>
    <w:p w14:paraId="0F14F67E" w14:textId="59A443FA" w:rsidR="00890530" w:rsidRPr="009404BB" w:rsidRDefault="00E15C78" w:rsidP="00E15C78">
      <w:pPr>
        <w:pStyle w:val="Heading4"/>
      </w:pPr>
      <w:r>
        <w:t xml:space="preserve">6. </w:t>
      </w:r>
      <w:r w:rsidR="00890530" w:rsidRPr="009404BB">
        <w:t>Stemming</w:t>
      </w:r>
    </w:p>
    <w:p w14:paraId="7AA10F4B" w14:textId="5D2673A7" w:rsidR="00C92485" w:rsidRDefault="00890530" w:rsidP="00E15C78">
      <w:pPr>
        <w:pStyle w:val="BodyText"/>
        <w:ind w:right="35" w:firstLine="720"/>
        <w:jc w:val="both"/>
        <w:rPr>
          <w:noProof/>
        </w:rPr>
      </w:pPr>
      <w:r w:rsidRPr="009404BB">
        <w:rPr>
          <w:rFonts w:eastAsia="Calibri"/>
          <w:spacing w:val="-2"/>
          <w:lang w:val="en-ID"/>
        </w:rPr>
        <w:t xml:space="preserve">Stemming </w:t>
      </w:r>
      <w:proofErr w:type="spellStart"/>
      <w:r w:rsidRPr="009404BB">
        <w:rPr>
          <w:rFonts w:eastAsia="Calibri"/>
          <w:spacing w:val="-2"/>
          <w:lang w:val="en-ID"/>
        </w:rPr>
        <w:t>dilakukan</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proofErr w:type="spellStart"/>
      <w:r w:rsidRPr="009404BB">
        <w:rPr>
          <w:rFonts w:eastAsia="Calibri"/>
          <w:spacing w:val="-2"/>
          <w:lang w:val="en-ID"/>
        </w:rPr>
        <w:t>menghapus</w:t>
      </w:r>
      <w:proofErr w:type="spellEnd"/>
      <w:r w:rsidRPr="009404BB">
        <w:rPr>
          <w:rFonts w:eastAsia="Calibri"/>
          <w:spacing w:val="-2"/>
          <w:lang w:val="en-ID"/>
        </w:rPr>
        <w:t xml:space="preserve"> </w:t>
      </w:r>
      <w:proofErr w:type="spellStart"/>
      <w:r w:rsidRPr="009404BB">
        <w:rPr>
          <w:rFonts w:eastAsia="Calibri"/>
          <w:spacing w:val="-2"/>
          <w:lang w:val="en-ID"/>
        </w:rPr>
        <w:t>imbuhan</w:t>
      </w:r>
      <w:proofErr w:type="spellEnd"/>
      <w:r w:rsidRPr="009404BB">
        <w:rPr>
          <w:rFonts w:eastAsia="Calibri"/>
          <w:spacing w:val="-2"/>
          <w:lang w:val="en-ID"/>
        </w:rPr>
        <w:t xml:space="preserve"> pada kata, </w:t>
      </w:r>
      <w:proofErr w:type="spellStart"/>
      <w:r w:rsidRPr="009404BB">
        <w:rPr>
          <w:rFonts w:eastAsia="Calibri"/>
          <w:spacing w:val="-2"/>
          <w:lang w:val="en-ID"/>
        </w:rPr>
        <w:t>sehingga</w:t>
      </w:r>
      <w:proofErr w:type="spellEnd"/>
      <w:r w:rsidRPr="009404BB">
        <w:rPr>
          <w:rFonts w:eastAsia="Calibri"/>
          <w:spacing w:val="-2"/>
          <w:lang w:val="en-ID"/>
        </w:rPr>
        <w:t xml:space="preserve"> </w:t>
      </w:r>
      <w:proofErr w:type="spellStart"/>
      <w:r w:rsidRPr="009404BB">
        <w:rPr>
          <w:rFonts w:eastAsia="Calibri"/>
          <w:spacing w:val="-2"/>
          <w:lang w:val="en-ID"/>
        </w:rPr>
        <w:t>diperoleh</w:t>
      </w:r>
      <w:proofErr w:type="spellEnd"/>
      <w:r w:rsidRPr="009404BB">
        <w:rPr>
          <w:rFonts w:eastAsia="Calibri"/>
          <w:spacing w:val="-2"/>
          <w:lang w:val="en-ID"/>
        </w:rPr>
        <w:t xml:space="preserve"> kata </w:t>
      </w:r>
      <w:proofErr w:type="spellStart"/>
      <w:r w:rsidRPr="009404BB">
        <w:rPr>
          <w:rFonts w:eastAsia="Calibri"/>
          <w:spacing w:val="-2"/>
          <w:lang w:val="en-ID"/>
        </w:rPr>
        <w:t>dasar</w:t>
      </w:r>
      <w:proofErr w:type="spellEnd"/>
      <w:r w:rsidRPr="009404BB">
        <w:rPr>
          <w:rFonts w:eastAsia="Calibri"/>
          <w:spacing w:val="-2"/>
          <w:lang w:val="en-ID"/>
        </w:rPr>
        <w:t xml:space="preserve">. Hal </w:t>
      </w:r>
      <w:proofErr w:type="spellStart"/>
      <w:r w:rsidRPr="009404BB">
        <w:rPr>
          <w:rFonts w:eastAsia="Calibri"/>
          <w:spacing w:val="-2"/>
          <w:lang w:val="en-ID"/>
        </w:rPr>
        <w:t>ini</w:t>
      </w:r>
      <w:proofErr w:type="spellEnd"/>
      <w:r w:rsidRPr="009404BB">
        <w:rPr>
          <w:rFonts w:eastAsia="Calibri"/>
          <w:spacing w:val="-2"/>
          <w:lang w:val="en-ID"/>
        </w:rPr>
        <w:t xml:space="preserve"> </w:t>
      </w:r>
      <w:proofErr w:type="spellStart"/>
      <w:r w:rsidRPr="009404BB">
        <w:rPr>
          <w:rFonts w:eastAsia="Calibri"/>
          <w:spacing w:val="-2"/>
          <w:lang w:val="en-ID"/>
        </w:rPr>
        <w:t>penting</w:t>
      </w:r>
      <w:proofErr w:type="spellEnd"/>
      <w:r w:rsidRPr="009404BB">
        <w:rPr>
          <w:rFonts w:eastAsia="Calibri"/>
          <w:spacing w:val="-2"/>
          <w:lang w:val="en-ID"/>
        </w:rPr>
        <w:t xml:space="preserve"> </w:t>
      </w:r>
      <w:proofErr w:type="spellStart"/>
      <w:r w:rsidRPr="009404BB">
        <w:rPr>
          <w:rFonts w:eastAsia="Calibri"/>
          <w:spacing w:val="-2"/>
          <w:lang w:val="en-ID"/>
        </w:rPr>
        <w:t>karena</w:t>
      </w:r>
      <w:proofErr w:type="spellEnd"/>
      <w:r w:rsidRPr="009404BB">
        <w:rPr>
          <w:rFonts w:eastAsia="Calibri"/>
          <w:spacing w:val="-2"/>
          <w:lang w:val="en-ID"/>
        </w:rPr>
        <w:t xml:space="preserve"> </w:t>
      </w:r>
      <w:proofErr w:type="spellStart"/>
      <w:r w:rsidRPr="009404BB">
        <w:rPr>
          <w:rFonts w:eastAsia="Calibri"/>
          <w:spacing w:val="-2"/>
          <w:lang w:val="en-ID"/>
        </w:rPr>
        <w:t>satu</w:t>
      </w:r>
      <w:proofErr w:type="spellEnd"/>
      <w:r w:rsidRPr="009404BB">
        <w:rPr>
          <w:rFonts w:eastAsia="Calibri"/>
          <w:spacing w:val="-2"/>
          <w:lang w:val="en-ID"/>
        </w:rPr>
        <w:t xml:space="preserve"> kata </w:t>
      </w:r>
      <w:proofErr w:type="spellStart"/>
      <w:r w:rsidRPr="009404BB">
        <w:rPr>
          <w:rFonts w:eastAsia="Calibri"/>
          <w:spacing w:val="-2"/>
          <w:lang w:val="en-ID"/>
        </w:rPr>
        <w:t>dapat</w:t>
      </w:r>
      <w:proofErr w:type="spellEnd"/>
      <w:r w:rsidRPr="009404BB">
        <w:rPr>
          <w:rFonts w:eastAsia="Calibri"/>
          <w:spacing w:val="-2"/>
          <w:lang w:val="en-ID"/>
        </w:rPr>
        <w:t xml:space="preserve"> </w:t>
      </w:r>
      <w:proofErr w:type="spellStart"/>
      <w:r w:rsidRPr="009404BB">
        <w:rPr>
          <w:rFonts w:eastAsia="Calibri"/>
          <w:spacing w:val="-2"/>
          <w:lang w:val="en-ID"/>
        </w:rPr>
        <w:t>memiliki</w:t>
      </w:r>
      <w:proofErr w:type="spellEnd"/>
      <w:r w:rsidRPr="009404BB">
        <w:rPr>
          <w:rFonts w:eastAsia="Calibri"/>
          <w:spacing w:val="-2"/>
          <w:lang w:val="en-ID"/>
        </w:rPr>
        <w:t xml:space="preserve"> </w:t>
      </w:r>
      <w:proofErr w:type="spellStart"/>
      <w:r w:rsidRPr="009404BB">
        <w:rPr>
          <w:rFonts w:eastAsia="Calibri"/>
          <w:spacing w:val="-2"/>
          <w:lang w:val="en-ID"/>
        </w:rPr>
        <w:t>berbagai</w:t>
      </w:r>
      <w:proofErr w:type="spellEnd"/>
      <w:r w:rsidRPr="009404BB">
        <w:rPr>
          <w:rFonts w:eastAsia="Calibri"/>
          <w:spacing w:val="-2"/>
          <w:lang w:val="en-ID"/>
        </w:rPr>
        <w:t xml:space="preserve"> </w:t>
      </w:r>
      <w:proofErr w:type="spellStart"/>
      <w:r w:rsidRPr="009404BB">
        <w:rPr>
          <w:rFonts w:eastAsia="Calibri"/>
          <w:spacing w:val="-2"/>
          <w:lang w:val="en-ID"/>
        </w:rPr>
        <w:lastRenderedPageBreak/>
        <w:t>bentuk</w:t>
      </w:r>
      <w:proofErr w:type="spellEnd"/>
      <w:r w:rsidRPr="009404BB">
        <w:rPr>
          <w:rFonts w:eastAsia="Calibri"/>
          <w:spacing w:val="-2"/>
          <w:lang w:val="en-ID"/>
        </w:rPr>
        <w:t xml:space="preserve"> </w:t>
      </w:r>
      <w:proofErr w:type="spellStart"/>
      <w:r w:rsidRPr="009404BB">
        <w:rPr>
          <w:rFonts w:eastAsia="Calibri"/>
          <w:spacing w:val="-2"/>
          <w:lang w:val="en-ID"/>
        </w:rPr>
        <w:t>tergantung</w:t>
      </w:r>
      <w:proofErr w:type="spellEnd"/>
      <w:r w:rsidRPr="009404BB">
        <w:rPr>
          <w:rFonts w:eastAsia="Calibri"/>
          <w:spacing w:val="-2"/>
          <w:lang w:val="en-ID"/>
        </w:rPr>
        <w:t xml:space="preserve"> </w:t>
      </w:r>
      <w:proofErr w:type="spellStart"/>
      <w:r w:rsidRPr="009404BB">
        <w:rPr>
          <w:rFonts w:eastAsia="Calibri"/>
          <w:spacing w:val="-2"/>
          <w:lang w:val="en-ID"/>
        </w:rPr>
        <w:t>konteksnya</w:t>
      </w:r>
      <w:proofErr w:type="spellEnd"/>
      <w:r w:rsidRPr="009404BB">
        <w:rPr>
          <w:rFonts w:eastAsia="Calibri"/>
          <w:spacing w:val="-2"/>
          <w:lang w:val="en-ID"/>
        </w:rPr>
        <w:t xml:space="preserve">, dan kata </w:t>
      </w:r>
      <w:proofErr w:type="spellStart"/>
      <w:r w:rsidRPr="009404BB">
        <w:rPr>
          <w:rFonts w:eastAsia="Calibri"/>
          <w:spacing w:val="-2"/>
          <w:lang w:val="en-ID"/>
        </w:rPr>
        <w:t>kunci</w:t>
      </w:r>
      <w:proofErr w:type="spellEnd"/>
      <w:r w:rsidRPr="009404BB">
        <w:rPr>
          <w:rFonts w:eastAsia="Calibri"/>
          <w:spacing w:val="-2"/>
          <w:lang w:val="en-ID"/>
        </w:rPr>
        <w:t xml:space="preserve"> </w:t>
      </w:r>
      <w:proofErr w:type="spellStart"/>
      <w:r w:rsidRPr="009404BB">
        <w:rPr>
          <w:rFonts w:eastAsia="Calibri"/>
          <w:spacing w:val="-2"/>
          <w:lang w:val="en-ID"/>
        </w:rPr>
        <w:t>dalam</w:t>
      </w:r>
      <w:proofErr w:type="spellEnd"/>
      <w:r w:rsidRPr="009404BB">
        <w:rPr>
          <w:rFonts w:eastAsia="Calibri"/>
          <w:spacing w:val="-2"/>
          <w:lang w:val="en-ID"/>
        </w:rPr>
        <w:t xml:space="preserve"> database </w:t>
      </w:r>
      <w:proofErr w:type="spellStart"/>
      <w:r w:rsidRPr="009404BB">
        <w:rPr>
          <w:rFonts w:eastAsia="Calibri"/>
          <w:spacing w:val="-2"/>
          <w:lang w:val="en-ID"/>
        </w:rPr>
        <w:t>hanya</w:t>
      </w:r>
      <w:proofErr w:type="spellEnd"/>
      <w:r w:rsidRPr="009404BB">
        <w:rPr>
          <w:rFonts w:eastAsia="Calibri"/>
          <w:spacing w:val="-2"/>
          <w:lang w:val="en-ID"/>
        </w:rPr>
        <w:t xml:space="preserve"> </w:t>
      </w:r>
      <w:proofErr w:type="spellStart"/>
      <w:r w:rsidRPr="009404BB">
        <w:rPr>
          <w:rFonts w:eastAsia="Calibri"/>
          <w:spacing w:val="-2"/>
          <w:lang w:val="en-ID"/>
        </w:rPr>
        <w:t>berisi</w:t>
      </w:r>
      <w:proofErr w:type="spellEnd"/>
      <w:r w:rsidRPr="009404BB">
        <w:rPr>
          <w:rFonts w:eastAsia="Calibri"/>
          <w:spacing w:val="-2"/>
          <w:lang w:val="en-ID"/>
        </w:rPr>
        <w:t xml:space="preserve"> kata-kata </w:t>
      </w:r>
      <w:proofErr w:type="spellStart"/>
      <w:r w:rsidRPr="009404BB">
        <w:rPr>
          <w:rFonts w:eastAsia="Calibri"/>
          <w:spacing w:val="-2"/>
          <w:lang w:val="en-ID"/>
        </w:rPr>
        <w:t>dasar</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proofErr w:type="spellStart"/>
      <w:r w:rsidRPr="009404BB">
        <w:rPr>
          <w:rFonts w:eastAsia="Calibri"/>
          <w:spacing w:val="-2"/>
          <w:lang w:val="en-ID"/>
        </w:rPr>
        <w:t>memastikan</w:t>
      </w:r>
      <w:proofErr w:type="spellEnd"/>
      <w:r w:rsidRPr="009404BB">
        <w:rPr>
          <w:rFonts w:eastAsia="Calibri"/>
          <w:spacing w:val="-2"/>
          <w:lang w:val="en-ID"/>
        </w:rPr>
        <w:t xml:space="preserve"> </w:t>
      </w:r>
      <w:proofErr w:type="spellStart"/>
      <w:r w:rsidRPr="009404BB">
        <w:rPr>
          <w:rFonts w:eastAsia="Calibri"/>
          <w:spacing w:val="-2"/>
          <w:lang w:val="en-ID"/>
        </w:rPr>
        <w:t>akurasi</w:t>
      </w:r>
      <w:proofErr w:type="spellEnd"/>
      <w:r w:rsidRPr="009404BB">
        <w:rPr>
          <w:rFonts w:eastAsia="Calibri"/>
          <w:spacing w:val="-2"/>
          <w:lang w:val="en-ID"/>
        </w:rPr>
        <w:t xml:space="preserve"> </w:t>
      </w:r>
      <w:proofErr w:type="spellStart"/>
      <w:r w:rsidRPr="009404BB">
        <w:rPr>
          <w:rFonts w:eastAsia="Calibri"/>
          <w:spacing w:val="-2"/>
          <w:lang w:val="en-ID"/>
        </w:rPr>
        <w:t>pencocokan</w:t>
      </w:r>
      <w:proofErr w:type="spellEnd"/>
      <w:r w:rsidRPr="009404BB">
        <w:t>.</w:t>
      </w:r>
      <w:r w:rsidR="00C92485" w:rsidRPr="00C92485">
        <w:rPr>
          <w:noProof/>
        </w:rPr>
        <w:t xml:space="preserve"> </w:t>
      </w:r>
    </w:p>
    <w:p w14:paraId="69AFFE1B" w14:textId="77777777" w:rsidR="00E15C78" w:rsidRDefault="00E15C78" w:rsidP="00E15C78">
      <w:pPr>
        <w:pStyle w:val="BodyText"/>
        <w:ind w:right="35" w:firstLine="720"/>
        <w:jc w:val="both"/>
        <w:rPr>
          <w:noProof/>
        </w:rPr>
      </w:pPr>
    </w:p>
    <w:p w14:paraId="2734855D" w14:textId="77777777" w:rsidR="00E15C78" w:rsidRDefault="00C92485" w:rsidP="00E15C78">
      <w:pPr>
        <w:pStyle w:val="BodyText"/>
        <w:keepNext/>
        <w:ind w:right="35" w:firstLine="720"/>
        <w:jc w:val="both"/>
      </w:pPr>
      <w:r w:rsidRPr="009404BB">
        <w:rPr>
          <w:noProof/>
        </w:rPr>
        <mc:AlternateContent>
          <mc:Choice Requires="wps">
            <w:drawing>
              <wp:inline distT="0" distB="0" distL="0" distR="0" wp14:anchorId="59E26DCC" wp14:editId="2A02D239">
                <wp:extent cx="3270250" cy="673100"/>
                <wp:effectExtent l="0" t="0" r="25400" b="12700"/>
                <wp:docPr id="373156105" name="Kotak Teks 1"/>
                <wp:cNvGraphicFramePr/>
                <a:graphic xmlns:a="http://schemas.openxmlformats.org/drawingml/2006/main">
                  <a:graphicData uri="http://schemas.microsoft.com/office/word/2010/wordprocessingShape">
                    <wps:wsp>
                      <wps:cNvSpPr txBox="1"/>
                      <wps:spPr>
                        <a:xfrm>
                          <a:off x="0" y="0"/>
                          <a:ext cx="327025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50BF5490" w14:textId="77777777" w:rsidR="00C92485" w:rsidRPr="00B54A3E" w:rsidRDefault="00C92485" w:rsidP="00C92485">
                            <w:pPr>
                              <w:ind w:left="426"/>
                              <w:rPr>
                                <w:rFonts w:ascii="Courier" w:hAnsi="Courier"/>
                                <w:sz w:val="14"/>
                                <w:szCs w:val="14"/>
                              </w:rPr>
                            </w:pPr>
                            <w:r w:rsidRPr="00B54A3E">
                              <w:rPr>
                                <w:rFonts w:ascii="Courier" w:hAnsi="Courier"/>
                                <w:sz w:val="14"/>
                                <w:szCs w:val="14"/>
                              </w:rPr>
                              <w:t>stemmer = StemmerFactory().create_stemmer()</w:t>
                            </w:r>
                          </w:p>
                          <w:p w14:paraId="571C0A5A" w14:textId="77777777" w:rsidR="00C92485" w:rsidRDefault="00C92485" w:rsidP="00C92485">
                            <w:pPr>
                              <w:ind w:left="426"/>
                              <w:rPr>
                                <w:rFonts w:ascii="Courier" w:hAnsi="Courier"/>
                                <w:sz w:val="14"/>
                                <w:szCs w:val="14"/>
                              </w:rPr>
                            </w:pPr>
                            <w:r w:rsidRPr="00B54A3E">
                              <w:rPr>
                                <w:rFonts w:ascii="Courier" w:hAnsi="Courier"/>
                                <w:sz w:val="14"/>
                                <w:szCs w:val="14"/>
                              </w:rPr>
                              <w:t>stemmed_tokens = [stemmer.stem(word) for word in filtered_tokens]</w:t>
                            </w:r>
                          </w:p>
                          <w:p w14:paraId="69C60A11" w14:textId="77777777" w:rsidR="00C92485" w:rsidRDefault="00C92485" w:rsidP="00C9248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D7D132D" w14:textId="77777777" w:rsidR="00C92485" w:rsidRPr="003333C7" w:rsidRDefault="00C92485" w:rsidP="00C92485">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E26DCC" id="_x0000_s1033" type="#_x0000_t202" style="width:257.5pt;height: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" fillcolor="white [3212]" strokecolor="#d6e3bc [1302]" strokeweight="2pt">
                <v:stroke opacity="46003f"/>
                <v:textbox>
                  <w:txbxContent>
                    <w:p w14:paraId="50BF5490" w14:textId="77777777" w:rsidR="00C92485" w:rsidRPr="00B54A3E" w:rsidRDefault="00C92485" w:rsidP="00C92485">
                      <w:pPr>
                        <w:ind w:left="426"/>
                        <w:rPr>
                          <w:rFonts w:ascii="Courier" w:hAnsi="Courier"/>
                          <w:sz w:val="14"/>
                          <w:szCs w:val="14"/>
                        </w:rPr>
                      </w:pPr>
                      <w:r w:rsidRPr="00B54A3E">
                        <w:rPr>
                          <w:rFonts w:ascii="Courier" w:hAnsi="Courier"/>
                          <w:sz w:val="14"/>
                          <w:szCs w:val="14"/>
                        </w:rPr>
                        <w:t>stemmer = StemmerFactory().create_stemmer()</w:t>
                      </w:r>
                    </w:p>
                    <w:p w14:paraId="571C0A5A" w14:textId="77777777" w:rsidR="00C92485" w:rsidRDefault="00C92485" w:rsidP="00C92485">
                      <w:pPr>
                        <w:ind w:left="426"/>
                        <w:rPr>
                          <w:rFonts w:ascii="Courier" w:hAnsi="Courier"/>
                          <w:sz w:val="14"/>
                          <w:szCs w:val="14"/>
                        </w:rPr>
                      </w:pPr>
                      <w:r w:rsidRPr="00B54A3E">
                        <w:rPr>
                          <w:rFonts w:ascii="Courier" w:hAnsi="Courier"/>
                          <w:sz w:val="14"/>
                          <w:szCs w:val="14"/>
                        </w:rPr>
                        <w:t>stemmed_tokens = [stemmer.stem(word) for word in filtered_tokens]</w:t>
                      </w:r>
                    </w:p>
                    <w:p w14:paraId="69C60A11" w14:textId="77777777" w:rsidR="00C92485" w:rsidRDefault="00C92485" w:rsidP="00C9248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6D7D132D" w14:textId="77777777" w:rsidR="00C92485" w:rsidRPr="003333C7" w:rsidRDefault="00C92485" w:rsidP="00C92485">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v:textbox>
                <w10:anchorlock/>
              </v:shape>
            </w:pict>
          </mc:Fallback>
        </mc:AlternateContent>
      </w:r>
    </w:p>
    <w:p w14:paraId="7625FC76" w14:textId="1411DFA7" w:rsidR="00890530" w:rsidRPr="00B62CAD" w:rsidRDefault="00E15C78" w:rsidP="00B62CAD">
      <w:pPr>
        <w:pStyle w:val="Caption"/>
        <w:jc w:val="center"/>
        <w:rPr>
          <w:rFonts w:eastAsia="Calibri"/>
          <w:i w:val="0"/>
          <w:iCs w:val="0"/>
          <w:color w:val="auto"/>
          <w:spacing w:val="-2"/>
        </w:rPr>
      </w:pPr>
      <w:bookmarkStart w:id="86" w:name="_Toc202306647"/>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10</w:t>
      </w:r>
      <w:r w:rsidRPr="00E15C78">
        <w:rPr>
          <w:i w:val="0"/>
          <w:iCs w:val="0"/>
          <w:color w:val="auto"/>
        </w:rPr>
        <w:fldChar w:fldCharType="end"/>
      </w:r>
      <w:r w:rsidRPr="00E15C78">
        <w:rPr>
          <w:i w:val="0"/>
          <w:iCs w:val="0"/>
          <w:color w:val="auto"/>
        </w:rPr>
        <w:t xml:space="preserve"> </w:t>
      </w:r>
      <w:proofErr w:type="spellStart"/>
      <w:r w:rsidRPr="00E15C78">
        <w:rPr>
          <w:i w:val="0"/>
          <w:iCs w:val="0"/>
          <w:color w:val="auto"/>
        </w:rPr>
        <w:t>Potongan</w:t>
      </w:r>
      <w:proofErr w:type="spellEnd"/>
      <w:r w:rsidRPr="00E15C78">
        <w:rPr>
          <w:i w:val="0"/>
          <w:iCs w:val="0"/>
          <w:color w:val="auto"/>
        </w:rPr>
        <w:t xml:space="preserve"> </w:t>
      </w:r>
      <w:proofErr w:type="spellStart"/>
      <w:r w:rsidRPr="00E15C78">
        <w:rPr>
          <w:i w:val="0"/>
          <w:iCs w:val="0"/>
          <w:color w:val="auto"/>
        </w:rPr>
        <w:t>kode</w:t>
      </w:r>
      <w:proofErr w:type="spellEnd"/>
      <w:r w:rsidRPr="00E15C78">
        <w:rPr>
          <w:i w:val="0"/>
          <w:iCs w:val="0"/>
          <w:color w:val="auto"/>
        </w:rPr>
        <w:t xml:space="preserve"> proses stemming</w:t>
      </w:r>
      <w:bookmarkEnd w:id="86"/>
    </w:p>
    <w:p w14:paraId="24A898A0" w14:textId="07118019" w:rsidR="00D53139" w:rsidRDefault="00890530" w:rsidP="00C92485">
      <w:pPr>
        <w:pStyle w:val="Heading3"/>
      </w:pPr>
      <w:bookmarkStart w:id="87" w:name="_Toc202306614"/>
      <w:r w:rsidRPr="00510EFC">
        <w:t>3.2.</w:t>
      </w:r>
      <w:r>
        <w:t>3</w:t>
      </w:r>
      <w:r w:rsidRPr="00510EFC">
        <w:t xml:space="preserve"> </w:t>
      </w:r>
      <w:r w:rsidR="00D53139" w:rsidRPr="00D53139">
        <w:t>C</w:t>
      </w:r>
      <w:r w:rsidR="00D53139">
        <w:t>HECK</w:t>
      </w:r>
      <w:r w:rsidR="00D53139" w:rsidRPr="00D53139">
        <w:t xml:space="preserve"> S</w:t>
      </w:r>
      <w:r w:rsidR="00D53139">
        <w:t>YNONYM</w:t>
      </w:r>
      <w:bookmarkEnd w:id="87"/>
    </w:p>
    <w:p w14:paraId="78C5DBD8" w14:textId="2F9F31A8" w:rsidR="00DC10F5" w:rsidRPr="00DC10F5" w:rsidRDefault="00DC10F5" w:rsidP="00DC10F5">
      <w:pPr>
        <w:ind w:firstLine="720"/>
      </w:pPr>
      <w:r w:rsidRPr="00C92485">
        <w:rPr>
          <w:sz w:val="20"/>
          <w:szCs w:val="20"/>
        </w:rPr>
        <w:t>Gambar 3.</w:t>
      </w:r>
      <w:r>
        <w:rPr>
          <w:sz w:val="20"/>
          <w:szCs w:val="20"/>
        </w:rPr>
        <w:t>10</w:t>
      </w:r>
      <w:r w:rsidRPr="00C92485">
        <w:rPr>
          <w:sz w:val="20"/>
          <w:szCs w:val="20"/>
        </w:rPr>
        <w:t xml:space="preserve"> </w:t>
      </w:r>
      <w:r w:rsidR="00E57544">
        <w:rPr>
          <w:sz w:val="20"/>
          <w:szCs w:val="20"/>
        </w:rPr>
        <w:t>p</w:t>
      </w:r>
      <w:r w:rsidRPr="00470169">
        <w:rPr>
          <w:sz w:val="20"/>
          <w:szCs w:val="20"/>
        </w:rPr>
        <w:t xml:space="preserve">roses check synonym pada query input </w:t>
      </w:r>
      <w:proofErr w:type="spellStart"/>
      <w:r w:rsidRPr="00470169">
        <w:rPr>
          <w:sz w:val="20"/>
          <w:szCs w:val="20"/>
        </w:rPr>
        <w:t>pengguna</w:t>
      </w:r>
      <w:proofErr w:type="spellEnd"/>
      <w:r w:rsidRPr="00470169">
        <w:rPr>
          <w:sz w:val="20"/>
          <w:szCs w:val="20"/>
        </w:rPr>
        <w:t xml:space="preserve"> </w:t>
      </w:r>
      <w:proofErr w:type="spellStart"/>
      <w:r w:rsidRPr="00470169">
        <w:rPr>
          <w:sz w:val="20"/>
          <w:szCs w:val="20"/>
        </w:rPr>
        <w:t>adalah</w:t>
      </w:r>
      <w:proofErr w:type="spellEnd"/>
      <w:r w:rsidRPr="00470169">
        <w:rPr>
          <w:sz w:val="20"/>
          <w:szCs w:val="20"/>
        </w:rPr>
        <w:t xml:space="preserve"> </w:t>
      </w:r>
      <w:proofErr w:type="spellStart"/>
      <w:r w:rsidRPr="00470169">
        <w:rPr>
          <w:sz w:val="20"/>
          <w:szCs w:val="20"/>
        </w:rPr>
        <w:t>langkah</w:t>
      </w:r>
      <w:proofErr w:type="spellEnd"/>
      <w:r w:rsidRPr="00470169">
        <w:rPr>
          <w:sz w:val="20"/>
          <w:szCs w:val="20"/>
        </w:rPr>
        <w:t xml:space="preserve"> </w:t>
      </w:r>
      <w:proofErr w:type="spellStart"/>
      <w:r w:rsidRPr="00470169">
        <w:rPr>
          <w:sz w:val="20"/>
          <w:szCs w:val="20"/>
        </w:rPr>
        <w:t>verifikasi</w:t>
      </w:r>
      <w:proofErr w:type="spellEnd"/>
      <w:r w:rsidRPr="00470169">
        <w:rPr>
          <w:sz w:val="20"/>
          <w:szCs w:val="20"/>
        </w:rPr>
        <w:t xml:space="preserve"> </w:t>
      </w:r>
      <w:proofErr w:type="spellStart"/>
      <w:r w:rsidRPr="00470169">
        <w:rPr>
          <w:sz w:val="20"/>
          <w:szCs w:val="20"/>
        </w:rPr>
        <w:t>padanan</w:t>
      </w:r>
      <w:proofErr w:type="spellEnd"/>
      <w:r w:rsidRPr="00470169">
        <w:rPr>
          <w:sz w:val="20"/>
          <w:szCs w:val="20"/>
        </w:rPr>
        <w:t xml:space="preserve"> kata yang </w:t>
      </w:r>
      <w:proofErr w:type="spellStart"/>
      <w:r w:rsidRPr="00470169">
        <w:rPr>
          <w:sz w:val="20"/>
          <w:szCs w:val="20"/>
        </w:rPr>
        <w:t>diterapkan</w:t>
      </w:r>
      <w:proofErr w:type="spellEnd"/>
      <w:r w:rsidRPr="00470169">
        <w:rPr>
          <w:sz w:val="20"/>
          <w:szCs w:val="20"/>
        </w:rPr>
        <w:t xml:space="preserve"> </w:t>
      </w:r>
      <w:proofErr w:type="spellStart"/>
      <w:r w:rsidRPr="00470169">
        <w:rPr>
          <w:sz w:val="20"/>
          <w:szCs w:val="20"/>
        </w:rPr>
        <w:t>setelah</w:t>
      </w:r>
      <w:proofErr w:type="spellEnd"/>
      <w:r w:rsidRPr="00470169">
        <w:rPr>
          <w:sz w:val="20"/>
          <w:szCs w:val="20"/>
        </w:rPr>
        <w:t xml:space="preserve"> </w:t>
      </w:r>
      <w:proofErr w:type="spellStart"/>
      <w:r w:rsidRPr="00470169">
        <w:rPr>
          <w:sz w:val="20"/>
          <w:szCs w:val="20"/>
        </w:rPr>
        <w:t>fase</w:t>
      </w:r>
      <w:proofErr w:type="spellEnd"/>
      <w:r w:rsidRPr="00470169">
        <w:rPr>
          <w:sz w:val="20"/>
          <w:szCs w:val="20"/>
        </w:rPr>
        <w:t xml:space="preserve"> </w:t>
      </w:r>
      <w:proofErr w:type="spellStart"/>
      <w:r w:rsidRPr="00470169">
        <w:rPr>
          <w:sz w:val="20"/>
          <w:szCs w:val="20"/>
        </w:rPr>
        <w:t>tokenisasi</w:t>
      </w:r>
      <w:proofErr w:type="spellEnd"/>
      <w:r w:rsidRPr="00470169">
        <w:rPr>
          <w:sz w:val="20"/>
          <w:szCs w:val="20"/>
        </w:rPr>
        <w:t>.</w:t>
      </w:r>
    </w:p>
    <w:p w14:paraId="50493C81" w14:textId="29497AA0" w:rsidR="008B2172" w:rsidRDefault="008B2172" w:rsidP="00890530">
      <w:pPr>
        <w:rPr>
          <w:b/>
          <w:bCs/>
          <w:sz w:val="20"/>
          <w:szCs w:val="20"/>
        </w:rPr>
      </w:pPr>
    </w:p>
    <w:p w14:paraId="19BDF0FB" w14:textId="14BCDEC8" w:rsidR="008B2172" w:rsidRDefault="008E7309" w:rsidP="00890530">
      <w:pPr>
        <w:rPr>
          <w:b/>
          <w:bCs/>
          <w:sz w:val="20"/>
          <w:szCs w:val="20"/>
        </w:rPr>
      </w:pPr>
      <w:r>
        <w:rPr>
          <w:b/>
          <w:bCs/>
          <w:noProof/>
          <w:sz w:val="20"/>
          <w:szCs w:val="20"/>
        </w:rPr>
        <w:drawing>
          <wp:anchor distT="0" distB="0" distL="114300" distR="114300" simplePos="0" relativeHeight="251760128" behindDoc="0" locked="0" layoutInCell="1" allowOverlap="1" wp14:anchorId="060F6D21" wp14:editId="651AD8D2">
            <wp:simplePos x="0" y="0"/>
            <wp:positionH relativeFrom="column">
              <wp:posOffset>1328420</wp:posOffset>
            </wp:positionH>
            <wp:positionV relativeFrom="paragraph">
              <wp:posOffset>84455</wp:posOffset>
            </wp:positionV>
            <wp:extent cx="1143000" cy="762000"/>
            <wp:effectExtent l="0" t="0" r="0" b="0"/>
            <wp:wrapSquare wrapText="bothSides"/>
            <wp:docPr id="1799651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1264" name="Picture 1799651264"/>
                    <pic:cNvPicPr/>
                  </pic:nvPicPr>
                  <pic:blipFill>
                    <a:blip r:embed="rId23">
                      <a:extLst>
                        <a:ext uri="{28A0092B-C50C-407E-A947-70E740481C1C}">
                          <a14:useLocalDpi xmlns:a14="http://schemas.microsoft.com/office/drawing/2010/main" val="0"/>
                        </a:ext>
                      </a:extLst>
                    </a:blip>
                    <a:stretch>
                      <a:fillRect/>
                    </a:stretch>
                  </pic:blipFill>
                  <pic:spPr>
                    <a:xfrm>
                      <a:off x="0" y="0"/>
                      <a:ext cx="1143000" cy="762000"/>
                    </a:xfrm>
                    <a:prstGeom prst="rect">
                      <a:avLst/>
                    </a:prstGeom>
                  </pic:spPr>
                </pic:pic>
              </a:graphicData>
            </a:graphic>
            <wp14:sizeRelH relativeFrom="page">
              <wp14:pctWidth>0</wp14:pctWidth>
            </wp14:sizeRelH>
            <wp14:sizeRelV relativeFrom="page">
              <wp14:pctHeight>0</wp14:pctHeight>
            </wp14:sizeRelV>
          </wp:anchor>
        </w:drawing>
      </w:r>
    </w:p>
    <w:p w14:paraId="487247C9" w14:textId="5807DBDB" w:rsidR="008B2172" w:rsidRDefault="008B2172" w:rsidP="00890530">
      <w:pPr>
        <w:rPr>
          <w:b/>
          <w:bCs/>
          <w:sz w:val="20"/>
          <w:szCs w:val="20"/>
        </w:rPr>
      </w:pPr>
    </w:p>
    <w:p w14:paraId="163FA3C2" w14:textId="77777777" w:rsidR="008B2172" w:rsidRDefault="008B2172" w:rsidP="00890530">
      <w:pPr>
        <w:rPr>
          <w:b/>
          <w:bCs/>
          <w:sz w:val="20"/>
          <w:szCs w:val="20"/>
        </w:rPr>
      </w:pPr>
    </w:p>
    <w:p w14:paraId="242BFBFF" w14:textId="77777777" w:rsidR="008B2172" w:rsidRDefault="008B2172" w:rsidP="00890530">
      <w:pPr>
        <w:rPr>
          <w:b/>
          <w:bCs/>
          <w:sz w:val="20"/>
          <w:szCs w:val="20"/>
        </w:rPr>
      </w:pPr>
    </w:p>
    <w:p w14:paraId="05097641" w14:textId="272554AF" w:rsidR="008B2172" w:rsidRDefault="008B2172" w:rsidP="00890530">
      <w:pPr>
        <w:rPr>
          <w:b/>
          <w:bCs/>
          <w:sz w:val="20"/>
          <w:szCs w:val="20"/>
        </w:rPr>
      </w:pPr>
    </w:p>
    <w:p w14:paraId="64F9B705" w14:textId="67E26BC9" w:rsidR="008E7309" w:rsidRDefault="008E7309" w:rsidP="00890530">
      <w:pPr>
        <w:rPr>
          <w:b/>
          <w:bCs/>
          <w:sz w:val="20"/>
          <w:szCs w:val="20"/>
        </w:rPr>
      </w:pPr>
    </w:p>
    <w:p w14:paraId="5118D31D" w14:textId="2CBB5C66" w:rsidR="00C92485" w:rsidRDefault="00E15C78" w:rsidP="00890530">
      <w:pPr>
        <w:rPr>
          <w:b/>
          <w:bCs/>
          <w:sz w:val="20"/>
          <w:szCs w:val="20"/>
        </w:rPr>
      </w:pPr>
      <w:r>
        <w:rPr>
          <w:noProof/>
        </w:rPr>
        <mc:AlternateContent>
          <mc:Choice Requires="wps">
            <w:drawing>
              <wp:anchor distT="0" distB="0" distL="114300" distR="114300" simplePos="0" relativeHeight="251805184" behindDoc="0" locked="0" layoutInCell="1" allowOverlap="1" wp14:anchorId="32FFFE83" wp14:editId="53D559BC">
                <wp:simplePos x="0" y="0"/>
                <wp:positionH relativeFrom="margin">
                  <wp:align>center</wp:align>
                </wp:positionH>
                <wp:positionV relativeFrom="paragraph">
                  <wp:posOffset>8255</wp:posOffset>
                </wp:positionV>
                <wp:extent cx="2520950" cy="635"/>
                <wp:effectExtent l="0" t="0" r="0" b="8255"/>
                <wp:wrapSquare wrapText="bothSides"/>
                <wp:docPr id="1470427300" name="Text Box 1"/>
                <wp:cNvGraphicFramePr/>
                <a:graphic xmlns:a="http://schemas.openxmlformats.org/drawingml/2006/main">
                  <a:graphicData uri="http://schemas.microsoft.com/office/word/2010/wordprocessingShape">
                    <wps:wsp>
                      <wps:cNvSpPr txBox="1"/>
                      <wps:spPr>
                        <a:xfrm>
                          <a:off x="0" y="0"/>
                          <a:ext cx="2520950" cy="635"/>
                        </a:xfrm>
                        <a:prstGeom prst="rect">
                          <a:avLst/>
                        </a:prstGeom>
                        <a:solidFill>
                          <a:prstClr val="white"/>
                        </a:solidFill>
                        <a:ln>
                          <a:noFill/>
                        </a:ln>
                      </wps:spPr>
                      <wps:txbx>
                        <w:txbxContent>
                          <w:p w14:paraId="5C6706D4" w14:textId="4715ABBE" w:rsidR="00E15C78" w:rsidRPr="00E15C78" w:rsidRDefault="00E15C78" w:rsidP="00E15C78">
                            <w:pPr>
                              <w:pStyle w:val="Caption"/>
                              <w:jc w:val="center"/>
                              <w:rPr>
                                <w:b/>
                                <w:bCs/>
                                <w:i w:val="0"/>
                                <w:iCs w:val="0"/>
                                <w:noProof/>
                                <w:color w:val="auto"/>
                                <w:sz w:val="20"/>
                                <w:szCs w:val="20"/>
                              </w:rPr>
                            </w:pPr>
                            <w:bookmarkStart w:id="88" w:name="_Toc202306648"/>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11</w:t>
                            </w:r>
                            <w:r w:rsidRPr="00E15C78">
                              <w:rPr>
                                <w:i w:val="0"/>
                                <w:iCs w:val="0"/>
                                <w:color w:val="auto"/>
                              </w:rPr>
                              <w:fldChar w:fldCharType="end"/>
                            </w:r>
                            <w:r w:rsidRPr="00E15C78">
                              <w:rPr>
                                <w:i w:val="0"/>
                                <w:iCs w:val="0"/>
                                <w:color w:val="auto"/>
                              </w:rPr>
                              <w:t xml:space="preserve"> Check Synonym Query Input</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FFFE83" id="_x0000_s1034" type="#_x0000_t202" style="position:absolute;margin-left:0;margin-top:.65pt;width:198.5pt;height:.05pt;z-index:2518051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" stroked="f">
                <v:textbox style="mso-fit-shape-to-text:t" inset="0,0,0,0">
                  <w:txbxContent>
                    <w:p w14:paraId="5C6706D4" w14:textId="4715ABBE" w:rsidR="00E15C78" w:rsidRPr="00E15C78" w:rsidRDefault="00E15C78" w:rsidP="00E15C78">
                      <w:pPr>
                        <w:pStyle w:val="Caption"/>
                        <w:jc w:val="center"/>
                        <w:rPr>
                          <w:b/>
                          <w:bCs/>
                          <w:i w:val="0"/>
                          <w:iCs w:val="0"/>
                          <w:noProof/>
                          <w:color w:val="auto"/>
                          <w:sz w:val="20"/>
                          <w:szCs w:val="20"/>
                        </w:rPr>
                      </w:pPr>
                      <w:bookmarkStart w:id="89" w:name="_Toc202306648"/>
                      <w:r w:rsidRPr="00E15C78">
                        <w:rPr>
                          <w:i w:val="0"/>
                          <w:iCs w:val="0"/>
                          <w:color w:val="auto"/>
                        </w:rPr>
                        <w:t xml:space="preserve">Gambar 3. </w:t>
                      </w:r>
                      <w:r w:rsidRPr="00E15C78">
                        <w:rPr>
                          <w:i w:val="0"/>
                          <w:iCs w:val="0"/>
                          <w:color w:val="auto"/>
                        </w:rPr>
                        <w:fldChar w:fldCharType="begin"/>
                      </w:r>
                      <w:r w:rsidRPr="00E15C78">
                        <w:rPr>
                          <w:i w:val="0"/>
                          <w:iCs w:val="0"/>
                          <w:color w:val="auto"/>
                        </w:rPr>
                        <w:instrText xml:space="preserve"> SEQ Gambar_3. \* ARABIC </w:instrText>
                      </w:r>
                      <w:r w:rsidRPr="00E15C78">
                        <w:rPr>
                          <w:i w:val="0"/>
                          <w:iCs w:val="0"/>
                          <w:color w:val="auto"/>
                        </w:rPr>
                        <w:fldChar w:fldCharType="separate"/>
                      </w:r>
                      <w:r w:rsidR="00327503">
                        <w:rPr>
                          <w:i w:val="0"/>
                          <w:iCs w:val="0"/>
                          <w:noProof/>
                          <w:color w:val="auto"/>
                        </w:rPr>
                        <w:t>11</w:t>
                      </w:r>
                      <w:r w:rsidRPr="00E15C78">
                        <w:rPr>
                          <w:i w:val="0"/>
                          <w:iCs w:val="0"/>
                          <w:color w:val="auto"/>
                        </w:rPr>
                        <w:fldChar w:fldCharType="end"/>
                      </w:r>
                      <w:r w:rsidRPr="00E15C78">
                        <w:rPr>
                          <w:i w:val="0"/>
                          <w:iCs w:val="0"/>
                          <w:color w:val="auto"/>
                        </w:rPr>
                        <w:t xml:space="preserve"> Check Synonym Query Input</w:t>
                      </w:r>
                      <w:bookmarkEnd w:id="89"/>
                    </w:p>
                  </w:txbxContent>
                </v:textbox>
                <w10:wrap type="square" anchorx="margin"/>
              </v:shape>
            </w:pict>
          </mc:Fallback>
        </mc:AlternateContent>
      </w:r>
    </w:p>
    <w:p w14:paraId="6290EEED" w14:textId="77777777" w:rsidR="00C92485" w:rsidRDefault="00C92485" w:rsidP="00470169">
      <w:pPr>
        <w:spacing w:line="276" w:lineRule="auto"/>
        <w:ind w:right="461"/>
        <w:jc w:val="both"/>
      </w:pPr>
    </w:p>
    <w:p w14:paraId="762AAA5B" w14:textId="7DD1F022" w:rsidR="0018470F" w:rsidRDefault="00470169" w:rsidP="00C92485">
      <w:pPr>
        <w:spacing w:line="276" w:lineRule="auto"/>
        <w:ind w:right="35" w:firstLine="720"/>
        <w:jc w:val="both"/>
        <w:rPr>
          <w:sz w:val="20"/>
          <w:szCs w:val="20"/>
        </w:rPr>
      </w:pPr>
      <w:r w:rsidRPr="00470169">
        <w:rPr>
          <w:sz w:val="20"/>
          <w:szCs w:val="20"/>
        </w:rPr>
        <w:t xml:space="preserve">Jika </w:t>
      </w:r>
      <w:proofErr w:type="spellStart"/>
      <w:r w:rsidRPr="00470169">
        <w:rPr>
          <w:sz w:val="20"/>
          <w:szCs w:val="20"/>
        </w:rPr>
        <w:t>sistem</w:t>
      </w:r>
      <w:proofErr w:type="spellEnd"/>
      <w:r w:rsidRPr="00470169">
        <w:rPr>
          <w:sz w:val="20"/>
          <w:szCs w:val="20"/>
        </w:rPr>
        <w:t xml:space="preserve"> </w:t>
      </w:r>
      <w:proofErr w:type="spellStart"/>
      <w:r w:rsidRPr="00470169">
        <w:rPr>
          <w:sz w:val="20"/>
          <w:szCs w:val="20"/>
        </w:rPr>
        <w:t>mengidentifikasi</w:t>
      </w:r>
      <w:proofErr w:type="spellEnd"/>
      <w:r w:rsidRPr="00470169">
        <w:rPr>
          <w:sz w:val="20"/>
          <w:szCs w:val="20"/>
        </w:rPr>
        <w:t xml:space="preserve"> </w:t>
      </w:r>
      <w:proofErr w:type="spellStart"/>
      <w:r w:rsidRPr="00470169">
        <w:rPr>
          <w:sz w:val="20"/>
          <w:szCs w:val="20"/>
        </w:rPr>
        <w:t>adanya</w:t>
      </w:r>
      <w:proofErr w:type="spellEnd"/>
      <w:r w:rsidRPr="00470169">
        <w:rPr>
          <w:sz w:val="20"/>
          <w:szCs w:val="20"/>
        </w:rPr>
        <w:t xml:space="preserve"> </w:t>
      </w:r>
      <w:proofErr w:type="spellStart"/>
      <w:r w:rsidRPr="00470169">
        <w:rPr>
          <w:sz w:val="20"/>
          <w:szCs w:val="20"/>
        </w:rPr>
        <w:t>sinonim</w:t>
      </w:r>
      <w:proofErr w:type="spellEnd"/>
      <w:r w:rsidRPr="00470169">
        <w:rPr>
          <w:sz w:val="20"/>
          <w:szCs w:val="20"/>
        </w:rPr>
        <w:t xml:space="preserve"> </w:t>
      </w:r>
      <w:proofErr w:type="spellStart"/>
      <w:r w:rsidRPr="00470169">
        <w:rPr>
          <w:sz w:val="20"/>
          <w:szCs w:val="20"/>
        </w:rPr>
        <w:t>untuk</w:t>
      </w:r>
      <w:proofErr w:type="spellEnd"/>
      <w:r w:rsidRPr="00470169">
        <w:rPr>
          <w:sz w:val="20"/>
          <w:szCs w:val="20"/>
        </w:rPr>
        <w:t xml:space="preserve"> token-token yang </w:t>
      </w:r>
      <w:proofErr w:type="spellStart"/>
      <w:r w:rsidRPr="00470169">
        <w:rPr>
          <w:sz w:val="20"/>
          <w:szCs w:val="20"/>
        </w:rPr>
        <w:t>dimasukkan</w:t>
      </w:r>
      <w:proofErr w:type="spellEnd"/>
      <w:r w:rsidRPr="00470169">
        <w:rPr>
          <w:sz w:val="20"/>
          <w:szCs w:val="20"/>
        </w:rPr>
        <w:t xml:space="preserve"> </w:t>
      </w:r>
      <w:proofErr w:type="spellStart"/>
      <w:r w:rsidRPr="00470169">
        <w:rPr>
          <w:sz w:val="20"/>
          <w:szCs w:val="20"/>
        </w:rPr>
        <w:t>pengguna</w:t>
      </w:r>
      <w:proofErr w:type="spellEnd"/>
      <w:r w:rsidRPr="00470169">
        <w:rPr>
          <w:sz w:val="20"/>
          <w:szCs w:val="20"/>
        </w:rPr>
        <w:t xml:space="preserve">, </w:t>
      </w:r>
      <w:proofErr w:type="spellStart"/>
      <w:r w:rsidRPr="00470169">
        <w:rPr>
          <w:sz w:val="20"/>
          <w:szCs w:val="20"/>
        </w:rPr>
        <w:t>sebuah</w:t>
      </w:r>
      <w:proofErr w:type="spellEnd"/>
      <w:r w:rsidRPr="00470169">
        <w:rPr>
          <w:sz w:val="20"/>
          <w:szCs w:val="20"/>
        </w:rPr>
        <w:t xml:space="preserve"> array </w:t>
      </w:r>
      <w:proofErr w:type="spellStart"/>
      <w:r w:rsidRPr="00470169">
        <w:rPr>
          <w:sz w:val="20"/>
          <w:szCs w:val="20"/>
        </w:rPr>
        <w:t>baru</w:t>
      </w:r>
      <w:proofErr w:type="spellEnd"/>
      <w:r w:rsidRPr="00470169">
        <w:rPr>
          <w:sz w:val="20"/>
          <w:szCs w:val="20"/>
        </w:rPr>
        <w:t xml:space="preserve"> </w:t>
      </w:r>
      <w:proofErr w:type="spellStart"/>
      <w:r w:rsidRPr="00470169">
        <w:rPr>
          <w:sz w:val="20"/>
          <w:szCs w:val="20"/>
        </w:rPr>
        <w:t>akan</w:t>
      </w:r>
      <w:proofErr w:type="spellEnd"/>
      <w:r w:rsidRPr="00470169">
        <w:rPr>
          <w:sz w:val="20"/>
          <w:szCs w:val="20"/>
        </w:rPr>
        <w:t xml:space="preserve"> </w:t>
      </w:r>
      <w:proofErr w:type="spellStart"/>
      <w:r w:rsidRPr="00470169">
        <w:rPr>
          <w:sz w:val="20"/>
          <w:szCs w:val="20"/>
        </w:rPr>
        <w:t>dialokasikan</w:t>
      </w:r>
      <w:proofErr w:type="spellEnd"/>
      <w:r w:rsidRPr="00470169">
        <w:rPr>
          <w:sz w:val="20"/>
          <w:szCs w:val="20"/>
        </w:rPr>
        <w:t xml:space="preserve"> </w:t>
      </w:r>
      <w:proofErr w:type="spellStart"/>
      <w:r w:rsidRPr="00470169">
        <w:rPr>
          <w:sz w:val="20"/>
          <w:szCs w:val="20"/>
        </w:rPr>
        <w:t>untuk</w:t>
      </w:r>
      <w:proofErr w:type="spellEnd"/>
      <w:r w:rsidRPr="00470169">
        <w:rPr>
          <w:sz w:val="20"/>
          <w:szCs w:val="20"/>
        </w:rPr>
        <w:t xml:space="preserve"> </w:t>
      </w:r>
      <w:proofErr w:type="spellStart"/>
      <w:r w:rsidRPr="00470169">
        <w:rPr>
          <w:sz w:val="20"/>
          <w:szCs w:val="20"/>
        </w:rPr>
        <w:t>menampung</w:t>
      </w:r>
      <w:proofErr w:type="spellEnd"/>
      <w:r w:rsidRPr="00470169">
        <w:rPr>
          <w:sz w:val="20"/>
          <w:szCs w:val="20"/>
        </w:rPr>
        <w:t xml:space="preserve"> token-token </w:t>
      </w:r>
      <w:proofErr w:type="spellStart"/>
      <w:r w:rsidRPr="00470169">
        <w:rPr>
          <w:sz w:val="20"/>
          <w:szCs w:val="20"/>
        </w:rPr>
        <w:t>sinonim</w:t>
      </w:r>
      <w:proofErr w:type="spellEnd"/>
      <w:r w:rsidRPr="00470169">
        <w:rPr>
          <w:sz w:val="20"/>
          <w:szCs w:val="20"/>
        </w:rPr>
        <w:t xml:space="preserve"> </w:t>
      </w:r>
      <w:proofErr w:type="spellStart"/>
      <w:r w:rsidRPr="00470169">
        <w:rPr>
          <w:sz w:val="20"/>
          <w:szCs w:val="20"/>
        </w:rPr>
        <w:t>tersebut</w:t>
      </w:r>
      <w:proofErr w:type="spellEnd"/>
      <w:r w:rsidRPr="00470169">
        <w:rPr>
          <w:sz w:val="20"/>
          <w:szCs w:val="20"/>
        </w:rPr>
        <w:t xml:space="preserve">. </w:t>
      </w:r>
      <w:proofErr w:type="spellStart"/>
      <w:r w:rsidRPr="00470169">
        <w:rPr>
          <w:sz w:val="20"/>
          <w:szCs w:val="20"/>
        </w:rPr>
        <w:t>Kemudian</w:t>
      </w:r>
      <w:proofErr w:type="spellEnd"/>
      <w:r w:rsidRPr="00470169">
        <w:rPr>
          <w:sz w:val="20"/>
          <w:szCs w:val="20"/>
        </w:rPr>
        <w:t xml:space="preserve">, token </w:t>
      </w:r>
      <w:proofErr w:type="spellStart"/>
      <w:r w:rsidRPr="00470169">
        <w:rPr>
          <w:sz w:val="20"/>
          <w:szCs w:val="20"/>
        </w:rPr>
        <w:t>asli</w:t>
      </w:r>
      <w:proofErr w:type="spellEnd"/>
      <w:r w:rsidRPr="00470169">
        <w:rPr>
          <w:sz w:val="20"/>
          <w:szCs w:val="20"/>
        </w:rPr>
        <w:t xml:space="preserve"> </w:t>
      </w:r>
      <w:proofErr w:type="spellStart"/>
      <w:r w:rsidRPr="00470169">
        <w:rPr>
          <w:sz w:val="20"/>
          <w:szCs w:val="20"/>
        </w:rPr>
        <w:t>dari</w:t>
      </w:r>
      <w:proofErr w:type="spellEnd"/>
      <w:r w:rsidRPr="00470169">
        <w:rPr>
          <w:sz w:val="20"/>
          <w:szCs w:val="20"/>
        </w:rPr>
        <w:t xml:space="preserve"> query input </w:t>
      </w:r>
      <w:proofErr w:type="spellStart"/>
      <w:r w:rsidRPr="00470169">
        <w:rPr>
          <w:sz w:val="20"/>
          <w:szCs w:val="20"/>
        </w:rPr>
        <w:t>pengguna</w:t>
      </w:r>
      <w:proofErr w:type="spellEnd"/>
      <w:r w:rsidRPr="00470169">
        <w:rPr>
          <w:sz w:val="20"/>
          <w:szCs w:val="20"/>
        </w:rPr>
        <w:t xml:space="preserve"> dan token </w:t>
      </w:r>
      <w:proofErr w:type="spellStart"/>
      <w:r w:rsidRPr="00470169">
        <w:rPr>
          <w:sz w:val="20"/>
          <w:szCs w:val="20"/>
        </w:rPr>
        <w:t>sinonimnya</w:t>
      </w:r>
      <w:proofErr w:type="spellEnd"/>
      <w:r w:rsidRPr="00470169">
        <w:rPr>
          <w:sz w:val="20"/>
          <w:szCs w:val="20"/>
        </w:rPr>
        <w:t xml:space="preserve"> </w:t>
      </w:r>
      <w:proofErr w:type="spellStart"/>
      <w:r w:rsidRPr="00470169">
        <w:rPr>
          <w:sz w:val="20"/>
          <w:szCs w:val="20"/>
        </w:rPr>
        <w:t>akan</w:t>
      </w:r>
      <w:proofErr w:type="spellEnd"/>
      <w:r w:rsidRPr="00470169">
        <w:rPr>
          <w:sz w:val="20"/>
          <w:szCs w:val="20"/>
        </w:rPr>
        <w:t xml:space="preserve"> </w:t>
      </w:r>
      <w:proofErr w:type="spellStart"/>
      <w:r w:rsidRPr="00470169">
        <w:rPr>
          <w:sz w:val="20"/>
          <w:szCs w:val="20"/>
        </w:rPr>
        <w:t>diteruskan</w:t>
      </w:r>
      <w:proofErr w:type="spellEnd"/>
      <w:r w:rsidRPr="00470169">
        <w:rPr>
          <w:sz w:val="20"/>
          <w:szCs w:val="20"/>
        </w:rPr>
        <w:t xml:space="preserve"> </w:t>
      </w:r>
      <w:proofErr w:type="spellStart"/>
      <w:r w:rsidRPr="00470169">
        <w:rPr>
          <w:sz w:val="20"/>
          <w:szCs w:val="20"/>
        </w:rPr>
        <w:t>untuk</w:t>
      </w:r>
      <w:proofErr w:type="spellEnd"/>
      <w:r w:rsidRPr="00470169">
        <w:rPr>
          <w:sz w:val="20"/>
          <w:szCs w:val="20"/>
        </w:rPr>
        <w:t xml:space="preserve"> </w:t>
      </w:r>
      <w:proofErr w:type="spellStart"/>
      <w:r w:rsidRPr="00470169">
        <w:rPr>
          <w:sz w:val="20"/>
          <w:szCs w:val="20"/>
        </w:rPr>
        <w:t>pemrosesan</w:t>
      </w:r>
      <w:proofErr w:type="spellEnd"/>
      <w:r w:rsidRPr="00470169">
        <w:rPr>
          <w:sz w:val="20"/>
          <w:szCs w:val="20"/>
        </w:rPr>
        <w:t xml:space="preserve"> </w:t>
      </w:r>
      <w:proofErr w:type="spellStart"/>
      <w:r w:rsidRPr="00470169">
        <w:rPr>
          <w:sz w:val="20"/>
          <w:szCs w:val="20"/>
        </w:rPr>
        <w:t>lebih</w:t>
      </w:r>
      <w:proofErr w:type="spellEnd"/>
      <w:r w:rsidRPr="00470169">
        <w:rPr>
          <w:sz w:val="20"/>
          <w:szCs w:val="20"/>
        </w:rPr>
        <w:t xml:space="preserve"> </w:t>
      </w:r>
      <w:proofErr w:type="spellStart"/>
      <w:r w:rsidRPr="00470169">
        <w:rPr>
          <w:sz w:val="20"/>
          <w:szCs w:val="20"/>
        </w:rPr>
        <w:t>lanjut</w:t>
      </w:r>
      <w:proofErr w:type="spellEnd"/>
      <w:r w:rsidRPr="00470169">
        <w:rPr>
          <w:sz w:val="20"/>
          <w:szCs w:val="20"/>
        </w:rPr>
        <w:t xml:space="preserve">, yang </w:t>
      </w:r>
      <w:r>
        <w:rPr>
          <w:sz w:val="20"/>
          <w:szCs w:val="20"/>
        </w:rPr>
        <w:t xml:space="preserve">pada </w:t>
      </w:r>
      <w:proofErr w:type="spellStart"/>
      <w:r>
        <w:rPr>
          <w:sz w:val="20"/>
          <w:szCs w:val="20"/>
        </w:rPr>
        <w:t>akhirnya</w:t>
      </w:r>
      <w:proofErr w:type="spellEnd"/>
      <w:r w:rsidRPr="00470169">
        <w:rPr>
          <w:sz w:val="20"/>
          <w:szCs w:val="20"/>
        </w:rPr>
        <w:t xml:space="preserve"> </w:t>
      </w:r>
      <w:proofErr w:type="spellStart"/>
      <w:r w:rsidRPr="00470169">
        <w:rPr>
          <w:sz w:val="20"/>
          <w:szCs w:val="20"/>
        </w:rPr>
        <w:t>adalah</w:t>
      </w:r>
      <w:proofErr w:type="spellEnd"/>
      <w:r w:rsidRPr="00470169">
        <w:rPr>
          <w:sz w:val="20"/>
          <w:szCs w:val="20"/>
        </w:rPr>
        <w:t xml:space="preserve"> </w:t>
      </w:r>
      <w:proofErr w:type="spellStart"/>
      <w:r>
        <w:rPr>
          <w:sz w:val="20"/>
          <w:szCs w:val="20"/>
        </w:rPr>
        <w:t>digunakan</w:t>
      </w:r>
      <w:proofErr w:type="spellEnd"/>
      <w:r w:rsidRPr="00470169">
        <w:rPr>
          <w:sz w:val="20"/>
          <w:szCs w:val="20"/>
        </w:rPr>
        <w:t xml:space="preserve"> </w:t>
      </w:r>
      <w:proofErr w:type="spellStart"/>
      <w:r w:rsidRPr="00470169">
        <w:rPr>
          <w:sz w:val="20"/>
          <w:szCs w:val="20"/>
        </w:rPr>
        <w:t>untuk</w:t>
      </w:r>
      <w:proofErr w:type="spellEnd"/>
      <w:r w:rsidRPr="00470169">
        <w:rPr>
          <w:sz w:val="20"/>
          <w:szCs w:val="20"/>
        </w:rPr>
        <w:t xml:space="preserve"> </w:t>
      </w:r>
      <w:proofErr w:type="spellStart"/>
      <w:r w:rsidRPr="00470169">
        <w:rPr>
          <w:sz w:val="20"/>
          <w:szCs w:val="20"/>
        </w:rPr>
        <w:t>perhitungan</w:t>
      </w:r>
      <w:proofErr w:type="spellEnd"/>
      <w:r w:rsidRPr="00470169">
        <w:rPr>
          <w:sz w:val="20"/>
          <w:szCs w:val="20"/>
        </w:rPr>
        <w:t xml:space="preserve"> cosine similarity guna </w:t>
      </w:r>
      <w:proofErr w:type="spellStart"/>
      <w:r w:rsidRPr="00470169">
        <w:rPr>
          <w:sz w:val="20"/>
          <w:szCs w:val="20"/>
        </w:rPr>
        <w:t>menentukan</w:t>
      </w:r>
      <w:proofErr w:type="spellEnd"/>
      <w:r w:rsidRPr="00470169">
        <w:rPr>
          <w:sz w:val="20"/>
          <w:szCs w:val="20"/>
        </w:rPr>
        <w:t xml:space="preserve"> </w:t>
      </w:r>
      <w:proofErr w:type="spellStart"/>
      <w:r w:rsidRPr="00470169">
        <w:rPr>
          <w:sz w:val="20"/>
          <w:szCs w:val="20"/>
        </w:rPr>
        <w:t>jawaban</w:t>
      </w:r>
      <w:proofErr w:type="spellEnd"/>
      <w:r w:rsidRPr="00470169">
        <w:rPr>
          <w:sz w:val="20"/>
          <w:szCs w:val="20"/>
        </w:rPr>
        <w:t xml:space="preserve"> yang paling </w:t>
      </w:r>
      <w:proofErr w:type="spellStart"/>
      <w:r w:rsidRPr="00470169">
        <w:rPr>
          <w:sz w:val="20"/>
          <w:szCs w:val="20"/>
        </w:rPr>
        <w:t>cocok</w:t>
      </w:r>
      <w:proofErr w:type="spellEnd"/>
      <w:r w:rsidRPr="00470169">
        <w:rPr>
          <w:sz w:val="20"/>
          <w:szCs w:val="20"/>
        </w:rPr>
        <w:t>.</w:t>
      </w:r>
    </w:p>
    <w:p w14:paraId="4DA1E48B" w14:textId="77777777" w:rsidR="00E15C78" w:rsidRDefault="00E15C78" w:rsidP="00C92485">
      <w:pPr>
        <w:spacing w:line="276" w:lineRule="auto"/>
        <w:ind w:right="35" w:firstLine="720"/>
        <w:jc w:val="both"/>
        <w:rPr>
          <w:sz w:val="20"/>
          <w:szCs w:val="20"/>
        </w:rPr>
      </w:pPr>
    </w:p>
    <w:p w14:paraId="31FCB119" w14:textId="77777777" w:rsidR="00B62CAD" w:rsidRDefault="00B62CAD" w:rsidP="00C92485">
      <w:pPr>
        <w:spacing w:line="276" w:lineRule="auto"/>
        <w:ind w:right="35" w:firstLine="720"/>
        <w:jc w:val="both"/>
        <w:rPr>
          <w:sz w:val="20"/>
          <w:szCs w:val="20"/>
        </w:rPr>
      </w:pPr>
    </w:p>
    <w:p w14:paraId="5A96AD51" w14:textId="77777777" w:rsidR="00B93641" w:rsidRDefault="00B93641" w:rsidP="00C92485">
      <w:pPr>
        <w:pStyle w:val="BodyText"/>
        <w:spacing w:before="72"/>
        <w:ind w:right="35"/>
        <w:rPr>
          <w:b/>
        </w:rPr>
      </w:pPr>
    </w:p>
    <w:p w14:paraId="0292C30D" w14:textId="71FAEBD6" w:rsidR="00C92485" w:rsidRPr="00C92485" w:rsidRDefault="00C92485" w:rsidP="00C92485">
      <w:pPr>
        <w:pStyle w:val="Caption"/>
        <w:keepNext/>
        <w:ind w:right="35"/>
        <w:jc w:val="center"/>
        <w:rPr>
          <w:i w:val="0"/>
          <w:iCs w:val="0"/>
          <w:color w:val="auto"/>
        </w:rPr>
      </w:pPr>
    </w:p>
    <w:p w14:paraId="08AD04B8" w14:textId="77125D6E" w:rsidR="00B62CAD" w:rsidRPr="00B62CAD" w:rsidRDefault="00B62CAD" w:rsidP="00B62CAD">
      <w:pPr>
        <w:pStyle w:val="Caption"/>
        <w:keepNext/>
        <w:jc w:val="center"/>
        <w:rPr>
          <w:i w:val="0"/>
          <w:iCs w:val="0"/>
          <w:color w:val="auto"/>
        </w:rPr>
      </w:pPr>
      <w:bookmarkStart w:id="90" w:name="_Toc202033918"/>
      <w:r w:rsidRPr="00B62CAD">
        <w:rPr>
          <w:i w:val="0"/>
          <w:iCs w:val="0"/>
          <w:color w:val="auto"/>
        </w:rPr>
        <w:t xml:space="preserve">Tabel 3. </w:t>
      </w:r>
      <w:r w:rsidRPr="00B62CAD">
        <w:rPr>
          <w:i w:val="0"/>
          <w:iCs w:val="0"/>
          <w:color w:val="auto"/>
        </w:rPr>
        <w:fldChar w:fldCharType="begin"/>
      </w:r>
      <w:r w:rsidRPr="00B62CAD">
        <w:rPr>
          <w:i w:val="0"/>
          <w:iCs w:val="0"/>
          <w:color w:val="auto"/>
        </w:rPr>
        <w:instrText xml:space="preserve"> SEQ Tabel_3. \* ARABIC </w:instrText>
      </w:r>
      <w:r w:rsidRPr="00B62CAD">
        <w:rPr>
          <w:i w:val="0"/>
          <w:iCs w:val="0"/>
          <w:color w:val="auto"/>
        </w:rPr>
        <w:fldChar w:fldCharType="separate"/>
      </w:r>
      <w:r w:rsidR="00327503">
        <w:rPr>
          <w:i w:val="0"/>
          <w:iCs w:val="0"/>
          <w:noProof/>
          <w:color w:val="auto"/>
        </w:rPr>
        <w:t>2</w:t>
      </w:r>
      <w:r w:rsidRPr="00B62CAD">
        <w:rPr>
          <w:i w:val="0"/>
          <w:iCs w:val="0"/>
          <w:color w:val="auto"/>
        </w:rPr>
        <w:fldChar w:fldCharType="end"/>
      </w:r>
      <w:r w:rsidRPr="00B62CAD">
        <w:rPr>
          <w:i w:val="0"/>
          <w:iCs w:val="0"/>
          <w:color w:val="auto"/>
        </w:rPr>
        <w:t xml:space="preserve"> Sampel Data </w:t>
      </w:r>
      <w:proofErr w:type="spellStart"/>
      <w:r w:rsidRPr="00B62CAD">
        <w:rPr>
          <w:i w:val="0"/>
          <w:iCs w:val="0"/>
          <w:color w:val="auto"/>
        </w:rPr>
        <w:t>Sinonim</w:t>
      </w:r>
      <w:bookmarkEnd w:id="90"/>
      <w:proofErr w:type="spellEnd"/>
    </w:p>
    <w:tbl>
      <w:tblPr>
        <w:tblW w:w="53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252"/>
        <w:gridCol w:w="2499"/>
      </w:tblGrid>
      <w:tr w:rsidR="00B93641" w14:paraId="08E6F9FE" w14:textId="77777777" w:rsidTr="00C92485">
        <w:trPr>
          <w:trHeight w:val="230"/>
          <w:jc w:val="center"/>
        </w:trPr>
        <w:tc>
          <w:tcPr>
            <w:tcW w:w="636" w:type="dxa"/>
          </w:tcPr>
          <w:p w14:paraId="6183ED91" w14:textId="77777777" w:rsidR="00B93641" w:rsidRDefault="00B93641" w:rsidP="00C92485">
            <w:pPr>
              <w:pStyle w:val="TableParagraph"/>
              <w:spacing w:line="210" w:lineRule="exact"/>
              <w:ind w:left="139" w:right="35"/>
              <w:rPr>
                <w:b/>
                <w:sz w:val="20"/>
              </w:rPr>
            </w:pPr>
            <w:proofErr w:type="spellStart"/>
            <w:r>
              <w:rPr>
                <w:b/>
                <w:spacing w:val="-5"/>
                <w:sz w:val="20"/>
              </w:rPr>
              <w:t>No</w:t>
            </w:r>
            <w:proofErr w:type="spellEnd"/>
          </w:p>
        </w:tc>
        <w:tc>
          <w:tcPr>
            <w:tcW w:w="2252" w:type="dxa"/>
          </w:tcPr>
          <w:p w14:paraId="1D3DB828" w14:textId="77777777" w:rsidR="00B93641" w:rsidRDefault="00B93641" w:rsidP="00C92485">
            <w:pPr>
              <w:pStyle w:val="TableParagraph"/>
              <w:spacing w:line="210" w:lineRule="exact"/>
              <w:ind w:left="546" w:right="35"/>
              <w:rPr>
                <w:b/>
                <w:sz w:val="20"/>
              </w:rPr>
            </w:pPr>
            <w:r>
              <w:rPr>
                <w:b/>
                <w:sz w:val="20"/>
              </w:rPr>
              <w:t>Daftar</w:t>
            </w:r>
            <w:r>
              <w:rPr>
                <w:b/>
                <w:spacing w:val="-4"/>
                <w:sz w:val="20"/>
              </w:rPr>
              <w:t xml:space="preserve"> Kata</w:t>
            </w:r>
          </w:p>
        </w:tc>
        <w:tc>
          <w:tcPr>
            <w:tcW w:w="2499" w:type="dxa"/>
          </w:tcPr>
          <w:p w14:paraId="63CEA042" w14:textId="77777777" w:rsidR="00B93641" w:rsidRDefault="00B93641" w:rsidP="00C92485">
            <w:pPr>
              <w:pStyle w:val="TableParagraph"/>
              <w:spacing w:line="210" w:lineRule="exact"/>
              <w:ind w:right="35"/>
              <w:jc w:val="center"/>
              <w:rPr>
                <w:b/>
                <w:sz w:val="20"/>
              </w:rPr>
            </w:pPr>
            <w:r>
              <w:rPr>
                <w:b/>
                <w:spacing w:val="-2"/>
                <w:sz w:val="20"/>
              </w:rPr>
              <w:t>Sinonim</w:t>
            </w:r>
          </w:p>
        </w:tc>
      </w:tr>
      <w:tr w:rsidR="00B93641" w14:paraId="3EEAD012" w14:textId="77777777" w:rsidTr="00C92485">
        <w:trPr>
          <w:trHeight w:val="299"/>
          <w:jc w:val="center"/>
        </w:trPr>
        <w:tc>
          <w:tcPr>
            <w:tcW w:w="636" w:type="dxa"/>
          </w:tcPr>
          <w:p w14:paraId="20113BF9" w14:textId="77777777" w:rsidR="00B93641" w:rsidRDefault="00B93641" w:rsidP="00C92485">
            <w:pPr>
              <w:pStyle w:val="TableParagraph"/>
              <w:ind w:left="107" w:right="35"/>
              <w:rPr>
                <w:sz w:val="20"/>
              </w:rPr>
            </w:pPr>
            <w:r>
              <w:rPr>
                <w:spacing w:val="-10"/>
                <w:sz w:val="20"/>
              </w:rPr>
              <w:t>1</w:t>
            </w:r>
          </w:p>
        </w:tc>
        <w:tc>
          <w:tcPr>
            <w:tcW w:w="2252" w:type="dxa"/>
          </w:tcPr>
          <w:p w14:paraId="503689DC" w14:textId="09F72218" w:rsidR="00B93641" w:rsidRDefault="00B93641" w:rsidP="00C92485">
            <w:pPr>
              <w:pStyle w:val="TableParagraph"/>
              <w:ind w:left="107" w:right="35"/>
              <w:rPr>
                <w:sz w:val="20"/>
              </w:rPr>
            </w:pPr>
            <w:r>
              <w:rPr>
                <w:spacing w:val="-2"/>
                <w:sz w:val="20"/>
              </w:rPr>
              <w:t>registrasi</w:t>
            </w:r>
          </w:p>
        </w:tc>
        <w:tc>
          <w:tcPr>
            <w:tcW w:w="2499" w:type="dxa"/>
          </w:tcPr>
          <w:p w14:paraId="5753A4EC" w14:textId="09A87D52" w:rsidR="00B93641" w:rsidRDefault="00B93641" w:rsidP="00C92485">
            <w:pPr>
              <w:pStyle w:val="TableParagraph"/>
              <w:ind w:left="107" w:right="35"/>
              <w:rPr>
                <w:sz w:val="20"/>
              </w:rPr>
            </w:pPr>
            <w:r>
              <w:rPr>
                <w:spacing w:val="-2"/>
                <w:sz w:val="20"/>
              </w:rPr>
              <w:t>pendaftaran</w:t>
            </w:r>
          </w:p>
        </w:tc>
      </w:tr>
      <w:tr w:rsidR="00B93641" w14:paraId="077F20DA" w14:textId="77777777" w:rsidTr="00C92485">
        <w:trPr>
          <w:trHeight w:val="299"/>
          <w:jc w:val="center"/>
        </w:trPr>
        <w:tc>
          <w:tcPr>
            <w:tcW w:w="636" w:type="dxa"/>
          </w:tcPr>
          <w:p w14:paraId="513D1050" w14:textId="77777777" w:rsidR="00B93641" w:rsidRDefault="00B93641" w:rsidP="00C92485">
            <w:pPr>
              <w:pStyle w:val="TableParagraph"/>
              <w:ind w:left="107" w:right="35"/>
              <w:rPr>
                <w:sz w:val="20"/>
              </w:rPr>
            </w:pPr>
            <w:r>
              <w:rPr>
                <w:spacing w:val="-10"/>
                <w:sz w:val="20"/>
              </w:rPr>
              <w:t>2</w:t>
            </w:r>
          </w:p>
        </w:tc>
        <w:tc>
          <w:tcPr>
            <w:tcW w:w="2252" w:type="dxa"/>
          </w:tcPr>
          <w:p w14:paraId="2EA7BBBC" w14:textId="2E05E006" w:rsidR="00B93641" w:rsidRDefault="00B93641" w:rsidP="00C92485">
            <w:pPr>
              <w:pStyle w:val="TableParagraph"/>
              <w:ind w:left="107" w:right="35"/>
              <w:rPr>
                <w:sz w:val="20"/>
              </w:rPr>
            </w:pPr>
            <w:proofErr w:type="spellStart"/>
            <w:r>
              <w:rPr>
                <w:spacing w:val="-2"/>
                <w:sz w:val="20"/>
              </w:rPr>
              <w:t>login</w:t>
            </w:r>
            <w:proofErr w:type="spellEnd"/>
          </w:p>
        </w:tc>
        <w:tc>
          <w:tcPr>
            <w:tcW w:w="2499" w:type="dxa"/>
          </w:tcPr>
          <w:p w14:paraId="73D9D9A2" w14:textId="0B7B057B" w:rsidR="00B93641" w:rsidRDefault="00B93641" w:rsidP="00C92485">
            <w:pPr>
              <w:pStyle w:val="TableParagraph"/>
              <w:ind w:left="107" w:right="35"/>
              <w:rPr>
                <w:sz w:val="20"/>
              </w:rPr>
            </w:pPr>
            <w:r>
              <w:rPr>
                <w:spacing w:val="-2"/>
                <w:sz w:val="20"/>
              </w:rPr>
              <w:t>masuk</w:t>
            </w:r>
          </w:p>
        </w:tc>
      </w:tr>
      <w:tr w:rsidR="00B93641" w14:paraId="67A5FFF2" w14:textId="77777777" w:rsidTr="00C92485">
        <w:trPr>
          <w:trHeight w:val="299"/>
          <w:jc w:val="center"/>
        </w:trPr>
        <w:tc>
          <w:tcPr>
            <w:tcW w:w="636" w:type="dxa"/>
          </w:tcPr>
          <w:p w14:paraId="331C0E8F" w14:textId="77777777" w:rsidR="00B93641" w:rsidRDefault="00B93641" w:rsidP="00C92485">
            <w:pPr>
              <w:pStyle w:val="TableParagraph"/>
              <w:ind w:left="107" w:right="35"/>
              <w:rPr>
                <w:sz w:val="20"/>
              </w:rPr>
            </w:pPr>
            <w:r>
              <w:rPr>
                <w:spacing w:val="-10"/>
                <w:sz w:val="20"/>
              </w:rPr>
              <w:t>3</w:t>
            </w:r>
          </w:p>
        </w:tc>
        <w:tc>
          <w:tcPr>
            <w:tcW w:w="2252" w:type="dxa"/>
          </w:tcPr>
          <w:p w14:paraId="566742BD" w14:textId="5DE28D3D" w:rsidR="00B93641" w:rsidRDefault="00B93641" w:rsidP="00C92485">
            <w:pPr>
              <w:pStyle w:val="TableParagraph"/>
              <w:ind w:left="107" w:right="35"/>
              <w:rPr>
                <w:sz w:val="20"/>
              </w:rPr>
            </w:pPr>
            <w:proofErr w:type="spellStart"/>
            <w:r>
              <w:rPr>
                <w:spacing w:val="-2"/>
                <w:sz w:val="20"/>
              </w:rPr>
              <w:t>password</w:t>
            </w:r>
            <w:proofErr w:type="spellEnd"/>
          </w:p>
        </w:tc>
        <w:tc>
          <w:tcPr>
            <w:tcW w:w="2499" w:type="dxa"/>
          </w:tcPr>
          <w:p w14:paraId="52782EBE" w14:textId="21B71063" w:rsidR="00B93641" w:rsidRDefault="00B93641" w:rsidP="00C92485">
            <w:pPr>
              <w:pStyle w:val="TableParagraph"/>
              <w:ind w:left="107" w:right="35"/>
              <w:rPr>
                <w:sz w:val="20"/>
              </w:rPr>
            </w:pPr>
            <w:r>
              <w:rPr>
                <w:spacing w:val="-2"/>
                <w:sz w:val="20"/>
              </w:rPr>
              <w:t>kata sandi</w:t>
            </w:r>
          </w:p>
        </w:tc>
      </w:tr>
      <w:tr w:rsidR="00B93641" w14:paraId="39CE594A" w14:textId="77777777" w:rsidTr="00C92485">
        <w:trPr>
          <w:trHeight w:val="300"/>
          <w:jc w:val="center"/>
        </w:trPr>
        <w:tc>
          <w:tcPr>
            <w:tcW w:w="636" w:type="dxa"/>
          </w:tcPr>
          <w:p w14:paraId="6658C758" w14:textId="77777777" w:rsidR="00B93641" w:rsidRDefault="00B93641" w:rsidP="00C92485">
            <w:pPr>
              <w:pStyle w:val="TableParagraph"/>
              <w:spacing w:before="1"/>
              <w:ind w:left="107" w:right="35"/>
              <w:rPr>
                <w:sz w:val="20"/>
              </w:rPr>
            </w:pPr>
            <w:r>
              <w:rPr>
                <w:spacing w:val="-10"/>
                <w:sz w:val="20"/>
              </w:rPr>
              <w:t>4</w:t>
            </w:r>
          </w:p>
        </w:tc>
        <w:tc>
          <w:tcPr>
            <w:tcW w:w="2252" w:type="dxa"/>
          </w:tcPr>
          <w:p w14:paraId="76E47267" w14:textId="3D2BCDC3" w:rsidR="00B93641" w:rsidRDefault="00B93641" w:rsidP="00C92485">
            <w:pPr>
              <w:pStyle w:val="TableParagraph"/>
              <w:spacing w:before="1"/>
              <w:ind w:left="107" w:right="35"/>
              <w:rPr>
                <w:sz w:val="20"/>
              </w:rPr>
            </w:pPr>
            <w:r>
              <w:rPr>
                <w:spacing w:val="-2"/>
                <w:sz w:val="20"/>
              </w:rPr>
              <w:t>langkah</w:t>
            </w:r>
          </w:p>
        </w:tc>
        <w:tc>
          <w:tcPr>
            <w:tcW w:w="2499" w:type="dxa"/>
          </w:tcPr>
          <w:p w14:paraId="3505C7CA" w14:textId="2DB47A29" w:rsidR="00B93641" w:rsidRDefault="00B93641" w:rsidP="00C92485">
            <w:pPr>
              <w:pStyle w:val="TableParagraph"/>
              <w:spacing w:before="1"/>
              <w:ind w:left="107" w:right="35"/>
              <w:rPr>
                <w:sz w:val="20"/>
              </w:rPr>
            </w:pPr>
            <w:r>
              <w:rPr>
                <w:spacing w:val="-2"/>
                <w:sz w:val="20"/>
              </w:rPr>
              <w:t>step</w:t>
            </w:r>
          </w:p>
        </w:tc>
      </w:tr>
      <w:tr w:rsidR="00B93641" w14:paraId="4037D4D7" w14:textId="77777777" w:rsidTr="00C92485">
        <w:trPr>
          <w:trHeight w:val="301"/>
          <w:jc w:val="center"/>
        </w:trPr>
        <w:tc>
          <w:tcPr>
            <w:tcW w:w="636" w:type="dxa"/>
          </w:tcPr>
          <w:p w14:paraId="3C443B9B" w14:textId="77777777" w:rsidR="00B93641" w:rsidRDefault="00B93641" w:rsidP="00C92485">
            <w:pPr>
              <w:pStyle w:val="TableParagraph"/>
              <w:ind w:left="107" w:right="35"/>
              <w:rPr>
                <w:sz w:val="20"/>
              </w:rPr>
            </w:pPr>
            <w:r>
              <w:rPr>
                <w:spacing w:val="-10"/>
                <w:sz w:val="20"/>
              </w:rPr>
              <w:lastRenderedPageBreak/>
              <w:t>5</w:t>
            </w:r>
          </w:p>
        </w:tc>
        <w:tc>
          <w:tcPr>
            <w:tcW w:w="2252" w:type="dxa"/>
          </w:tcPr>
          <w:p w14:paraId="20AF8D57" w14:textId="76D70A15" w:rsidR="00B93641" w:rsidRDefault="00B93641" w:rsidP="00C92485">
            <w:pPr>
              <w:pStyle w:val="TableParagraph"/>
              <w:ind w:left="107" w:right="35"/>
              <w:rPr>
                <w:sz w:val="20"/>
              </w:rPr>
            </w:pPr>
            <w:r>
              <w:rPr>
                <w:spacing w:val="-2"/>
                <w:sz w:val="20"/>
              </w:rPr>
              <w:t>edit</w:t>
            </w:r>
          </w:p>
        </w:tc>
        <w:tc>
          <w:tcPr>
            <w:tcW w:w="2499" w:type="dxa"/>
          </w:tcPr>
          <w:p w14:paraId="09CE08E4" w14:textId="01E05DE1" w:rsidR="00B93641" w:rsidRDefault="00B93641" w:rsidP="00C92485">
            <w:pPr>
              <w:pStyle w:val="TableParagraph"/>
              <w:ind w:left="107" w:right="35"/>
              <w:rPr>
                <w:sz w:val="20"/>
              </w:rPr>
            </w:pPr>
            <w:r>
              <w:rPr>
                <w:spacing w:val="-2"/>
                <w:sz w:val="20"/>
              </w:rPr>
              <w:t>ubah</w:t>
            </w:r>
          </w:p>
        </w:tc>
      </w:tr>
    </w:tbl>
    <w:p w14:paraId="0F99E356" w14:textId="77777777" w:rsidR="00890530" w:rsidRDefault="00890530" w:rsidP="00C92485">
      <w:pPr>
        <w:ind w:right="35"/>
        <w:jc w:val="both"/>
      </w:pPr>
    </w:p>
    <w:p w14:paraId="4FC3EE39" w14:textId="299F2CA2" w:rsidR="00D53139" w:rsidRDefault="00890530" w:rsidP="00C92485">
      <w:pPr>
        <w:pStyle w:val="Heading3"/>
        <w:ind w:right="35"/>
      </w:pPr>
      <w:bookmarkStart w:id="91" w:name="_Toc202306615"/>
      <w:r w:rsidRPr="00E579B7">
        <w:t xml:space="preserve">3.2.4 </w:t>
      </w:r>
      <w:r w:rsidR="00D53139" w:rsidRPr="00E579B7">
        <w:t>TEXT VECTORIZING</w:t>
      </w:r>
      <w:bookmarkEnd w:id="91"/>
    </w:p>
    <w:p w14:paraId="5CB3B200" w14:textId="25F52548" w:rsidR="00E57544" w:rsidRDefault="00E57544" w:rsidP="00E57544">
      <w:pPr>
        <w:ind w:firstLine="720"/>
        <w:rPr>
          <w:sz w:val="20"/>
          <w:szCs w:val="20"/>
        </w:rPr>
      </w:pPr>
      <w:r w:rsidRPr="00C92485">
        <w:rPr>
          <w:sz w:val="20"/>
          <w:szCs w:val="20"/>
        </w:rPr>
        <w:t>Gambar 3.11</w:t>
      </w:r>
      <w:r w:rsidRPr="00470169">
        <w:rPr>
          <w:sz w:val="20"/>
          <w:szCs w:val="20"/>
        </w:rPr>
        <w:t xml:space="preserve"> </w:t>
      </w:r>
      <w:proofErr w:type="spellStart"/>
      <w:r>
        <w:rPr>
          <w:sz w:val="20"/>
          <w:szCs w:val="20"/>
        </w:rPr>
        <w:t>s</w:t>
      </w:r>
      <w:r w:rsidRPr="00470169">
        <w:rPr>
          <w:sz w:val="20"/>
          <w:szCs w:val="20"/>
        </w:rPr>
        <w:t>etelah</w:t>
      </w:r>
      <w:proofErr w:type="spellEnd"/>
      <w:r w:rsidRPr="00470169">
        <w:rPr>
          <w:sz w:val="20"/>
          <w:szCs w:val="20"/>
        </w:rPr>
        <w:t xml:space="preserve"> </w:t>
      </w:r>
      <w:proofErr w:type="spellStart"/>
      <w:r w:rsidRPr="00470169">
        <w:rPr>
          <w:sz w:val="20"/>
          <w:szCs w:val="20"/>
        </w:rPr>
        <w:t>melalui</w:t>
      </w:r>
      <w:proofErr w:type="spellEnd"/>
      <w:r w:rsidRPr="00470169">
        <w:rPr>
          <w:sz w:val="20"/>
          <w:szCs w:val="20"/>
        </w:rPr>
        <w:t xml:space="preserve"> </w:t>
      </w:r>
      <w:proofErr w:type="spellStart"/>
      <w:r w:rsidRPr="00470169">
        <w:rPr>
          <w:sz w:val="20"/>
          <w:szCs w:val="20"/>
        </w:rPr>
        <w:t>tahapan</w:t>
      </w:r>
      <w:proofErr w:type="spellEnd"/>
      <w:r w:rsidRPr="00470169">
        <w:rPr>
          <w:sz w:val="20"/>
          <w:szCs w:val="20"/>
        </w:rPr>
        <w:t xml:space="preserve"> preprocessing yang </w:t>
      </w:r>
      <w:proofErr w:type="spellStart"/>
      <w:r w:rsidRPr="00470169">
        <w:rPr>
          <w:sz w:val="20"/>
          <w:szCs w:val="20"/>
        </w:rPr>
        <w:t>menghasilkan</w:t>
      </w:r>
      <w:proofErr w:type="spellEnd"/>
      <w:r w:rsidRPr="00470169">
        <w:rPr>
          <w:sz w:val="20"/>
          <w:szCs w:val="20"/>
        </w:rPr>
        <w:t xml:space="preserve"> </w:t>
      </w:r>
      <w:proofErr w:type="spellStart"/>
      <w:r w:rsidRPr="00470169">
        <w:rPr>
          <w:sz w:val="20"/>
          <w:szCs w:val="20"/>
        </w:rPr>
        <w:t>kumpulan</w:t>
      </w:r>
      <w:proofErr w:type="spellEnd"/>
      <w:r w:rsidRPr="00470169">
        <w:rPr>
          <w:sz w:val="20"/>
          <w:szCs w:val="20"/>
        </w:rPr>
        <w:t xml:space="preserve"> kata </w:t>
      </w:r>
      <w:proofErr w:type="spellStart"/>
      <w:r w:rsidRPr="00470169">
        <w:rPr>
          <w:sz w:val="20"/>
          <w:szCs w:val="20"/>
        </w:rPr>
        <w:t>dari</w:t>
      </w:r>
      <w:proofErr w:type="spellEnd"/>
      <w:r w:rsidRPr="00470169">
        <w:rPr>
          <w:sz w:val="20"/>
          <w:szCs w:val="20"/>
        </w:rPr>
        <w:t xml:space="preserve"> </w:t>
      </w:r>
      <w:proofErr w:type="spellStart"/>
      <w:r w:rsidRPr="00470169">
        <w:rPr>
          <w:sz w:val="20"/>
          <w:szCs w:val="20"/>
        </w:rPr>
        <w:t>teks</w:t>
      </w:r>
      <w:proofErr w:type="spellEnd"/>
      <w:r w:rsidRPr="00470169">
        <w:rPr>
          <w:sz w:val="20"/>
          <w:szCs w:val="20"/>
        </w:rPr>
        <w:t xml:space="preserve"> </w:t>
      </w:r>
      <w:r>
        <w:rPr>
          <w:sz w:val="20"/>
          <w:szCs w:val="20"/>
        </w:rPr>
        <w:t>input</w:t>
      </w:r>
      <w:r w:rsidRPr="00470169">
        <w:rPr>
          <w:sz w:val="20"/>
          <w:szCs w:val="20"/>
        </w:rPr>
        <w:t xml:space="preserve">, </w:t>
      </w:r>
      <w:proofErr w:type="spellStart"/>
      <w:r w:rsidRPr="00470169">
        <w:rPr>
          <w:sz w:val="20"/>
          <w:szCs w:val="20"/>
        </w:rPr>
        <w:t>langkah</w:t>
      </w:r>
      <w:proofErr w:type="spellEnd"/>
      <w:r w:rsidRPr="00470169">
        <w:rPr>
          <w:sz w:val="20"/>
          <w:szCs w:val="20"/>
        </w:rPr>
        <w:t xml:space="preserve"> </w:t>
      </w:r>
      <w:proofErr w:type="spellStart"/>
      <w:r w:rsidRPr="00470169">
        <w:rPr>
          <w:sz w:val="20"/>
          <w:szCs w:val="20"/>
        </w:rPr>
        <w:t>berikutnya</w:t>
      </w:r>
      <w:proofErr w:type="spellEnd"/>
      <w:r w:rsidRPr="00470169">
        <w:rPr>
          <w:sz w:val="20"/>
          <w:szCs w:val="20"/>
        </w:rPr>
        <w:t xml:space="preserve"> </w:t>
      </w:r>
      <w:proofErr w:type="spellStart"/>
      <w:r w:rsidRPr="00470169">
        <w:rPr>
          <w:sz w:val="20"/>
          <w:szCs w:val="20"/>
        </w:rPr>
        <w:t>adalah</w:t>
      </w:r>
      <w:proofErr w:type="spellEnd"/>
      <w:r w:rsidRPr="00470169">
        <w:rPr>
          <w:sz w:val="20"/>
          <w:szCs w:val="20"/>
        </w:rPr>
        <w:t xml:space="preserve"> </w:t>
      </w:r>
      <w:proofErr w:type="spellStart"/>
      <w:r w:rsidRPr="00470169">
        <w:rPr>
          <w:sz w:val="20"/>
          <w:szCs w:val="20"/>
        </w:rPr>
        <w:t>mengubah</w:t>
      </w:r>
      <w:proofErr w:type="spellEnd"/>
      <w:r w:rsidRPr="00470169">
        <w:rPr>
          <w:sz w:val="20"/>
          <w:szCs w:val="20"/>
        </w:rPr>
        <w:t xml:space="preserve"> </w:t>
      </w:r>
      <w:proofErr w:type="spellStart"/>
      <w:r w:rsidRPr="00470169">
        <w:rPr>
          <w:sz w:val="20"/>
          <w:szCs w:val="20"/>
        </w:rPr>
        <w:t>representasi</w:t>
      </w:r>
      <w:proofErr w:type="spellEnd"/>
      <w:r w:rsidRPr="00470169">
        <w:rPr>
          <w:sz w:val="20"/>
          <w:szCs w:val="20"/>
        </w:rPr>
        <w:t xml:space="preserve"> </w:t>
      </w:r>
      <w:proofErr w:type="spellStart"/>
      <w:r w:rsidRPr="00470169">
        <w:rPr>
          <w:sz w:val="20"/>
          <w:szCs w:val="20"/>
        </w:rPr>
        <w:t>teks</w:t>
      </w:r>
      <w:proofErr w:type="spellEnd"/>
      <w:r w:rsidRPr="00470169">
        <w:rPr>
          <w:sz w:val="20"/>
          <w:szCs w:val="20"/>
        </w:rPr>
        <w:t xml:space="preserve"> string </w:t>
      </w:r>
      <w:proofErr w:type="spellStart"/>
      <w:r w:rsidRPr="00470169">
        <w:rPr>
          <w:sz w:val="20"/>
          <w:szCs w:val="20"/>
        </w:rPr>
        <w:t>tersebut</w:t>
      </w:r>
      <w:proofErr w:type="spellEnd"/>
      <w:r w:rsidRPr="00470169">
        <w:rPr>
          <w:sz w:val="20"/>
          <w:szCs w:val="20"/>
        </w:rPr>
        <w:t xml:space="preserve"> </w:t>
      </w:r>
      <w:proofErr w:type="spellStart"/>
      <w:r w:rsidRPr="00470169">
        <w:rPr>
          <w:sz w:val="20"/>
          <w:szCs w:val="20"/>
        </w:rPr>
        <w:t>menjadi</w:t>
      </w:r>
      <w:proofErr w:type="spellEnd"/>
      <w:r w:rsidRPr="00470169">
        <w:rPr>
          <w:sz w:val="20"/>
          <w:szCs w:val="20"/>
        </w:rPr>
        <w:t xml:space="preserve"> format </w:t>
      </w:r>
      <w:proofErr w:type="spellStart"/>
      <w:r w:rsidRPr="00470169">
        <w:rPr>
          <w:sz w:val="20"/>
          <w:szCs w:val="20"/>
        </w:rPr>
        <w:t>numerik</w:t>
      </w:r>
      <w:proofErr w:type="spellEnd"/>
      <w:r w:rsidRPr="00470169">
        <w:rPr>
          <w:sz w:val="20"/>
          <w:szCs w:val="20"/>
        </w:rPr>
        <w:t xml:space="preserve"> </w:t>
      </w:r>
      <w:proofErr w:type="spellStart"/>
      <w:r w:rsidRPr="00470169">
        <w:rPr>
          <w:sz w:val="20"/>
          <w:szCs w:val="20"/>
        </w:rPr>
        <w:t>desimal</w:t>
      </w:r>
      <w:proofErr w:type="spellEnd"/>
      <w:r w:rsidRPr="00470169">
        <w:rPr>
          <w:sz w:val="20"/>
          <w:szCs w:val="20"/>
        </w:rPr>
        <w:t>.</w:t>
      </w:r>
    </w:p>
    <w:p w14:paraId="67A6A0CD" w14:textId="77777777" w:rsidR="0090138F" w:rsidRPr="00E57544" w:rsidRDefault="0090138F" w:rsidP="00E57544">
      <w:pPr>
        <w:ind w:firstLine="720"/>
      </w:pPr>
    </w:p>
    <w:p w14:paraId="0D5DA35E" w14:textId="24E27018" w:rsidR="008E7309" w:rsidRDefault="008E7309" w:rsidP="00B62CAD">
      <w:pPr>
        <w:ind w:right="35"/>
        <w:jc w:val="center"/>
        <w:rPr>
          <w:b/>
          <w:bCs/>
          <w:sz w:val="20"/>
          <w:szCs w:val="20"/>
        </w:rPr>
      </w:pPr>
      <w:r>
        <w:rPr>
          <w:b/>
          <w:bCs/>
          <w:noProof/>
          <w:sz w:val="20"/>
          <w:szCs w:val="20"/>
        </w:rPr>
        <w:drawing>
          <wp:inline distT="0" distB="0" distL="0" distR="0" wp14:anchorId="64DAA3FC" wp14:editId="130AEAE8">
            <wp:extent cx="876300" cy="977900"/>
            <wp:effectExtent l="0" t="0" r="0" b="0"/>
            <wp:docPr id="2043755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5268" name="Picture 2043755268"/>
                    <pic:cNvPicPr/>
                  </pic:nvPicPr>
                  <pic:blipFill>
                    <a:blip r:embed="rId24">
                      <a:extLst>
                        <a:ext uri="{28A0092B-C50C-407E-A947-70E740481C1C}">
                          <a14:useLocalDpi xmlns:a14="http://schemas.microsoft.com/office/drawing/2010/main" val="0"/>
                        </a:ext>
                      </a:extLst>
                    </a:blip>
                    <a:stretch>
                      <a:fillRect/>
                    </a:stretch>
                  </pic:blipFill>
                  <pic:spPr>
                    <a:xfrm>
                      <a:off x="0" y="0"/>
                      <a:ext cx="876300" cy="977900"/>
                    </a:xfrm>
                    <a:prstGeom prst="rect">
                      <a:avLst/>
                    </a:prstGeom>
                  </pic:spPr>
                </pic:pic>
              </a:graphicData>
            </a:graphic>
          </wp:inline>
        </w:drawing>
      </w:r>
    </w:p>
    <w:p w14:paraId="4BA7633E" w14:textId="77777777" w:rsidR="008E7309" w:rsidRDefault="008E7309" w:rsidP="00C92485">
      <w:pPr>
        <w:ind w:right="35"/>
        <w:rPr>
          <w:b/>
          <w:bCs/>
          <w:sz w:val="20"/>
          <w:szCs w:val="20"/>
        </w:rPr>
      </w:pPr>
    </w:p>
    <w:p w14:paraId="2F478D9F" w14:textId="42D73B83" w:rsidR="00C92485" w:rsidRDefault="00B62CAD" w:rsidP="00B62CAD">
      <w:pPr>
        <w:ind w:right="35"/>
        <w:rPr>
          <w:b/>
          <w:bCs/>
          <w:sz w:val="20"/>
          <w:szCs w:val="20"/>
        </w:rPr>
      </w:pPr>
      <w:r>
        <w:rPr>
          <w:noProof/>
        </w:rPr>
        <mc:AlternateContent>
          <mc:Choice Requires="wps">
            <w:drawing>
              <wp:anchor distT="0" distB="0" distL="114300" distR="114300" simplePos="0" relativeHeight="251807232" behindDoc="0" locked="0" layoutInCell="1" allowOverlap="1" wp14:anchorId="16D1AB09" wp14:editId="1D33B845">
                <wp:simplePos x="0" y="0"/>
                <wp:positionH relativeFrom="margin">
                  <wp:posOffset>1165225</wp:posOffset>
                </wp:positionH>
                <wp:positionV relativeFrom="paragraph">
                  <wp:posOffset>3175</wp:posOffset>
                </wp:positionV>
                <wp:extent cx="1562100" cy="635"/>
                <wp:effectExtent l="0" t="0" r="0" b="8255"/>
                <wp:wrapSquare wrapText="bothSides"/>
                <wp:docPr id="943315883" name="Text Box 1"/>
                <wp:cNvGraphicFramePr/>
                <a:graphic xmlns:a="http://schemas.openxmlformats.org/drawingml/2006/main">
                  <a:graphicData uri="http://schemas.microsoft.com/office/word/2010/wordprocessingShape">
                    <wps:wsp>
                      <wps:cNvSpPr txBox="1"/>
                      <wps:spPr>
                        <a:xfrm>
                          <a:off x="0" y="0"/>
                          <a:ext cx="1562100" cy="635"/>
                        </a:xfrm>
                        <a:prstGeom prst="rect">
                          <a:avLst/>
                        </a:prstGeom>
                        <a:solidFill>
                          <a:prstClr val="white"/>
                        </a:solidFill>
                        <a:ln>
                          <a:noFill/>
                        </a:ln>
                      </wps:spPr>
                      <wps:txbx>
                        <w:txbxContent>
                          <w:p w14:paraId="0F9B888F" w14:textId="52EEBAE8" w:rsidR="00B62CAD" w:rsidRPr="00B62CAD" w:rsidRDefault="00B62CAD" w:rsidP="00B62CAD">
                            <w:pPr>
                              <w:pStyle w:val="Caption"/>
                              <w:jc w:val="center"/>
                              <w:rPr>
                                <w:b/>
                                <w:bCs/>
                                <w:noProof/>
                                <w:color w:val="auto"/>
                                <w:sz w:val="20"/>
                                <w:szCs w:val="20"/>
                              </w:rPr>
                            </w:pPr>
                            <w:bookmarkStart w:id="92" w:name="_Toc202306649"/>
                            <w:r w:rsidRPr="00B62CAD">
                              <w:rPr>
                                <w:color w:val="auto"/>
                              </w:rPr>
                              <w:t xml:space="preserve">Gambar 3. </w:t>
                            </w:r>
                            <w:r w:rsidRPr="00B62CAD">
                              <w:rPr>
                                <w:color w:val="auto"/>
                              </w:rPr>
                              <w:fldChar w:fldCharType="begin"/>
                            </w:r>
                            <w:r w:rsidRPr="00B62CAD">
                              <w:rPr>
                                <w:color w:val="auto"/>
                              </w:rPr>
                              <w:instrText xml:space="preserve"> SEQ Gambar_3. \* ARABIC </w:instrText>
                            </w:r>
                            <w:r w:rsidRPr="00B62CAD">
                              <w:rPr>
                                <w:color w:val="auto"/>
                              </w:rPr>
                              <w:fldChar w:fldCharType="separate"/>
                            </w:r>
                            <w:r w:rsidR="00327503">
                              <w:rPr>
                                <w:noProof/>
                                <w:color w:val="auto"/>
                              </w:rPr>
                              <w:t>12</w:t>
                            </w:r>
                            <w:r w:rsidRPr="00B62CAD">
                              <w:rPr>
                                <w:color w:val="auto"/>
                              </w:rPr>
                              <w:fldChar w:fldCharType="end"/>
                            </w:r>
                            <w:r w:rsidRPr="00B62CAD">
                              <w:rPr>
                                <w:color w:val="auto"/>
                              </w:rPr>
                              <w:t xml:space="preserve"> Text Vectorizing</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D1AB09" id="_x0000_s1035" type="#_x0000_t202" style="position:absolute;margin-left:91.75pt;margin-top:.25pt;width:123pt;height:.05pt;z-index:251807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" stroked="f">
                <v:textbox style="mso-fit-shape-to-text:t" inset="0,0,0,0">
                  <w:txbxContent>
                    <w:p w14:paraId="0F9B888F" w14:textId="52EEBAE8" w:rsidR="00B62CAD" w:rsidRPr="00B62CAD" w:rsidRDefault="00B62CAD" w:rsidP="00B62CAD">
                      <w:pPr>
                        <w:pStyle w:val="Caption"/>
                        <w:jc w:val="center"/>
                        <w:rPr>
                          <w:b/>
                          <w:bCs/>
                          <w:noProof/>
                          <w:color w:val="auto"/>
                          <w:sz w:val="20"/>
                          <w:szCs w:val="20"/>
                        </w:rPr>
                      </w:pPr>
                      <w:bookmarkStart w:id="93" w:name="_Toc202306649"/>
                      <w:r w:rsidRPr="00B62CAD">
                        <w:rPr>
                          <w:color w:val="auto"/>
                        </w:rPr>
                        <w:t xml:space="preserve">Gambar 3. </w:t>
                      </w:r>
                      <w:r w:rsidRPr="00B62CAD">
                        <w:rPr>
                          <w:color w:val="auto"/>
                        </w:rPr>
                        <w:fldChar w:fldCharType="begin"/>
                      </w:r>
                      <w:r w:rsidRPr="00B62CAD">
                        <w:rPr>
                          <w:color w:val="auto"/>
                        </w:rPr>
                        <w:instrText xml:space="preserve"> SEQ Gambar_3. \* ARABIC </w:instrText>
                      </w:r>
                      <w:r w:rsidRPr="00B62CAD">
                        <w:rPr>
                          <w:color w:val="auto"/>
                        </w:rPr>
                        <w:fldChar w:fldCharType="separate"/>
                      </w:r>
                      <w:r w:rsidR="00327503">
                        <w:rPr>
                          <w:noProof/>
                          <w:color w:val="auto"/>
                        </w:rPr>
                        <w:t>12</w:t>
                      </w:r>
                      <w:r w:rsidRPr="00B62CAD">
                        <w:rPr>
                          <w:color w:val="auto"/>
                        </w:rPr>
                        <w:fldChar w:fldCharType="end"/>
                      </w:r>
                      <w:r w:rsidRPr="00B62CAD">
                        <w:rPr>
                          <w:color w:val="auto"/>
                        </w:rPr>
                        <w:t xml:space="preserve"> Text Vectorizing</w:t>
                      </w:r>
                      <w:bookmarkEnd w:id="93"/>
                    </w:p>
                  </w:txbxContent>
                </v:textbox>
                <w10:wrap type="square" anchorx="margin"/>
              </v:shape>
            </w:pict>
          </mc:Fallback>
        </mc:AlternateContent>
      </w:r>
      <w:r w:rsidR="008E7309">
        <w:rPr>
          <w:b/>
          <w:bCs/>
          <w:sz w:val="20"/>
          <w:szCs w:val="20"/>
        </w:rPr>
        <w:tab/>
      </w:r>
      <w:r w:rsidR="008E7309" w:rsidRPr="009404BB">
        <w:rPr>
          <w:b/>
          <w:bCs/>
          <w:color w:val="000000" w:themeColor="text1"/>
          <w:sz w:val="20"/>
          <w:szCs w:val="20"/>
        </w:rPr>
        <w:t xml:space="preserve"> </w:t>
      </w:r>
    </w:p>
    <w:p w14:paraId="2F6A879E" w14:textId="77777777" w:rsidR="00B62CAD" w:rsidRPr="00B62CAD" w:rsidRDefault="00B62CAD" w:rsidP="00B62CAD">
      <w:pPr>
        <w:ind w:right="35"/>
        <w:rPr>
          <w:b/>
          <w:bCs/>
          <w:sz w:val="20"/>
          <w:szCs w:val="20"/>
        </w:rPr>
      </w:pPr>
    </w:p>
    <w:p w14:paraId="20916D0F" w14:textId="3DE22727" w:rsidR="00C92485" w:rsidRDefault="00470169" w:rsidP="00CF2FE8">
      <w:pPr>
        <w:spacing w:line="276" w:lineRule="auto"/>
        <w:ind w:right="35" w:firstLine="720"/>
        <w:jc w:val="both"/>
        <w:rPr>
          <w:sz w:val="20"/>
          <w:szCs w:val="20"/>
        </w:rPr>
      </w:pPr>
      <w:proofErr w:type="spellStart"/>
      <w:r w:rsidRPr="00470169">
        <w:rPr>
          <w:sz w:val="20"/>
          <w:szCs w:val="20"/>
        </w:rPr>
        <w:t>Konversi</w:t>
      </w:r>
      <w:proofErr w:type="spellEnd"/>
      <w:r w:rsidRPr="00470169">
        <w:rPr>
          <w:sz w:val="20"/>
          <w:szCs w:val="20"/>
        </w:rPr>
        <w:t xml:space="preserve"> </w:t>
      </w:r>
      <w:proofErr w:type="spellStart"/>
      <w:r w:rsidRPr="00470169">
        <w:rPr>
          <w:sz w:val="20"/>
          <w:szCs w:val="20"/>
        </w:rPr>
        <w:t>ini</w:t>
      </w:r>
      <w:proofErr w:type="spellEnd"/>
      <w:r w:rsidRPr="00470169">
        <w:rPr>
          <w:sz w:val="20"/>
          <w:szCs w:val="20"/>
        </w:rPr>
        <w:t xml:space="preserve"> </w:t>
      </w:r>
      <w:proofErr w:type="spellStart"/>
      <w:r w:rsidRPr="00470169">
        <w:rPr>
          <w:sz w:val="20"/>
          <w:szCs w:val="20"/>
        </w:rPr>
        <w:t>krusial</w:t>
      </w:r>
      <w:proofErr w:type="spellEnd"/>
      <w:r w:rsidRPr="00470169">
        <w:rPr>
          <w:sz w:val="20"/>
          <w:szCs w:val="20"/>
        </w:rPr>
        <w:t xml:space="preserve"> agar data </w:t>
      </w:r>
      <w:proofErr w:type="spellStart"/>
      <w:r w:rsidRPr="00470169">
        <w:rPr>
          <w:sz w:val="20"/>
          <w:szCs w:val="20"/>
        </w:rPr>
        <w:t>dapat</w:t>
      </w:r>
      <w:proofErr w:type="spellEnd"/>
      <w:r w:rsidRPr="00470169">
        <w:rPr>
          <w:sz w:val="20"/>
          <w:szCs w:val="20"/>
        </w:rPr>
        <w:t xml:space="preserve"> </w:t>
      </w:r>
      <w:proofErr w:type="spellStart"/>
      <w:r w:rsidRPr="00470169">
        <w:rPr>
          <w:sz w:val="20"/>
          <w:szCs w:val="20"/>
        </w:rPr>
        <w:t>diproses</w:t>
      </w:r>
      <w:proofErr w:type="spellEnd"/>
      <w:r w:rsidRPr="00470169">
        <w:rPr>
          <w:sz w:val="20"/>
          <w:szCs w:val="20"/>
        </w:rPr>
        <w:t xml:space="preserve"> </w:t>
      </w:r>
      <w:proofErr w:type="spellStart"/>
      <w:r w:rsidRPr="00470169">
        <w:rPr>
          <w:sz w:val="20"/>
          <w:szCs w:val="20"/>
        </w:rPr>
        <w:t>secara</w:t>
      </w:r>
      <w:proofErr w:type="spellEnd"/>
      <w:r w:rsidRPr="00470169">
        <w:rPr>
          <w:sz w:val="20"/>
          <w:szCs w:val="20"/>
        </w:rPr>
        <w:t xml:space="preserve"> </w:t>
      </w:r>
      <w:proofErr w:type="spellStart"/>
      <w:r w:rsidRPr="00470169">
        <w:rPr>
          <w:sz w:val="20"/>
          <w:szCs w:val="20"/>
        </w:rPr>
        <w:t>komputasi</w:t>
      </w:r>
      <w:proofErr w:type="spellEnd"/>
      <w:r w:rsidRPr="00470169">
        <w:rPr>
          <w:sz w:val="20"/>
          <w:szCs w:val="20"/>
        </w:rPr>
        <w:t xml:space="preserve"> </w:t>
      </w:r>
      <w:proofErr w:type="spellStart"/>
      <w:r w:rsidRPr="00470169">
        <w:rPr>
          <w:sz w:val="20"/>
          <w:szCs w:val="20"/>
        </w:rPr>
        <w:t>untuk</w:t>
      </w:r>
      <w:proofErr w:type="spellEnd"/>
      <w:r w:rsidRPr="00470169">
        <w:rPr>
          <w:sz w:val="20"/>
          <w:szCs w:val="20"/>
        </w:rPr>
        <w:t xml:space="preserve"> </w:t>
      </w:r>
      <w:proofErr w:type="spellStart"/>
      <w:r w:rsidRPr="00470169">
        <w:rPr>
          <w:sz w:val="20"/>
          <w:szCs w:val="20"/>
        </w:rPr>
        <w:t>mengidentifikasi</w:t>
      </w:r>
      <w:proofErr w:type="spellEnd"/>
      <w:r w:rsidRPr="00470169">
        <w:rPr>
          <w:sz w:val="20"/>
          <w:szCs w:val="20"/>
        </w:rPr>
        <w:t xml:space="preserve"> </w:t>
      </w:r>
      <w:proofErr w:type="spellStart"/>
      <w:r w:rsidRPr="00470169">
        <w:rPr>
          <w:sz w:val="20"/>
          <w:szCs w:val="20"/>
        </w:rPr>
        <w:t>respons</w:t>
      </w:r>
      <w:proofErr w:type="spellEnd"/>
      <w:r w:rsidRPr="00470169">
        <w:rPr>
          <w:sz w:val="20"/>
          <w:szCs w:val="20"/>
        </w:rPr>
        <w:t xml:space="preserve"> paling </w:t>
      </w:r>
      <w:proofErr w:type="spellStart"/>
      <w:r w:rsidRPr="00470169">
        <w:rPr>
          <w:sz w:val="20"/>
          <w:szCs w:val="20"/>
        </w:rPr>
        <w:t>relevan</w:t>
      </w:r>
      <w:proofErr w:type="spellEnd"/>
      <w:r w:rsidRPr="00470169">
        <w:rPr>
          <w:sz w:val="20"/>
          <w:szCs w:val="20"/>
        </w:rPr>
        <w:t xml:space="preserve"> </w:t>
      </w:r>
      <w:proofErr w:type="spellStart"/>
      <w:r w:rsidRPr="00470169">
        <w:rPr>
          <w:sz w:val="20"/>
          <w:szCs w:val="20"/>
        </w:rPr>
        <w:t>bagi</w:t>
      </w:r>
      <w:proofErr w:type="spellEnd"/>
      <w:r w:rsidRPr="00470169">
        <w:rPr>
          <w:sz w:val="20"/>
          <w:szCs w:val="20"/>
        </w:rPr>
        <w:t xml:space="preserve"> </w:t>
      </w:r>
      <w:proofErr w:type="spellStart"/>
      <w:r w:rsidRPr="00470169">
        <w:rPr>
          <w:sz w:val="20"/>
          <w:szCs w:val="20"/>
        </w:rPr>
        <w:t>pengguna</w:t>
      </w:r>
      <w:proofErr w:type="spellEnd"/>
      <w:r w:rsidRPr="00470169">
        <w:rPr>
          <w:sz w:val="20"/>
          <w:szCs w:val="20"/>
        </w:rPr>
        <w:t xml:space="preserve">. </w:t>
      </w:r>
      <w:proofErr w:type="spellStart"/>
      <w:r w:rsidRPr="00470169">
        <w:rPr>
          <w:sz w:val="20"/>
          <w:szCs w:val="20"/>
        </w:rPr>
        <w:t>Untuk</w:t>
      </w:r>
      <w:proofErr w:type="spellEnd"/>
      <w:r w:rsidRPr="00470169">
        <w:rPr>
          <w:sz w:val="20"/>
          <w:szCs w:val="20"/>
        </w:rPr>
        <w:t xml:space="preserve"> </w:t>
      </w:r>
      <w:proofErr w:type="spellStart"/>
      <w:r w:rsidRPr="00470169">
        <w:rPr>
          <w:sz w:val="20"/>
          <w:szCs w:val="20"/>
        </w:rPr>
        <w:t>tujuan</w:t>
      </w:r>
      <w:proofErr w:type="spellEnd"/>
      <w:r w:rsidRPr="00470169">
        <w:rPr>
          <w:sz w:val="20"/>
          <w:szCs w:val="20"/>
        </w:rPr>
        <w:t xml:space="preserve"> text vectorizing </w:t>
      </w:r>
      <w:proofErr w:type="spellStart"/>
      <w:r w:rsidRPr="00470169">
        <w:rPr>
          <w:sz w:val="20"/>
          <w:szCs w:val="20"/>
        </w:rPr>
        <w:t>ini</w:t>
      </w:r>
      <w:proofErr w:type="spellEnd"/>
      <w:r w:rsidRPr="00470169">
        <w:rPr>
          <w:sz w:val="20"/>
          <w:szCs w:val="20"/>
        </w:rPr>
        <w:t xml:space="preserve">, </w:t>
      </w:r>
      <w:proofErr w:type="spellStart"/>
      <w:r w:rsidRPr="00470169">
        <w:rPr>
          <w:sz w:val="20"/>
          <w:szCs w:val="20"/>
        </w:rPr>
        <w:t>diterapkan</w:t>
      </w:r>
      <w:proofErr w:type="spellEnd"/>
      <w:r w:rsidRPr="00470169">
        <w:rPr>
          <w:sz w:val="20"/>
          <w:szCs w:val="20"/>
        </w:rPr>
        <w:t xml:space="preserve"> </w:t>
      </w:r>
      <w:proofErr w:type="spellStart"/>
      <w:r w:rsidRPr="00470169">
        <w:rPr>
          <w:sz w:val="20"/>
          <w:szCs w:val="20"/>
        </w:rPr>
        <w:t>metode</w:t>
      </w:r>
      <w:proofErr w:type="spellEnd"/>
      <w:r w:rsidRPr="00470169">
        <w:rPr>
          <w:sz w:val="20"/>
          <w:szCs w:val="20"/>
        </w:rPr>
        <w:t xml:space="preserve"> Term Frequency-Inverse Document Frequency (TF-IDF). </w:t>
      </w:r>
      <w:proofErr w:type="spellStart"/>
      <w:r w:rsidRPr="00470169">
        <w:rPr>
          <w:sz w:val="20"/>
          <w:szCs w:val="20"/>
        </w:rPr>
        <w:t>Pendekatan</w:t>
      </w:r>
      <w:proofErr w:type="spellEnd"/>
      <w:r w:rsidRPr="00470169">
        <w:rPr>
          <w:sz w:val="20"/>
          <w:szCs w:val="20"/>
        </w:rPr>
        <w:t xml:space="preserve"> TF-IDF </w:t>
      </w:r>
      <w:proofErr w:type="spellStart"/>
      <w:r w:rsidRPr="00470169">
        <w:rPr>
          <w:sz w:val="20"/>
          <w:szCs w:val="20"/>
        </w:rPr>
        <w:t>bekerja</w:t>
      </w:r>
      <w:proofErr w:type="spellEnd"/>
      <w:r w:rsidRPr="00470169">
        <w:rPr>
          <w:sz w:val="20"/>
          <w:szCs w:val="20"/>
        </w:rPr>
        <w:t xml:space="preserve"> </w:t>
      </w:r>
      <w:proofErr w:type="spellStart"/>
      <w:r w:rsidRPr="00470169">
        <w:rPr>
          <w:sz w:val="20"/>
          <w:szCs w:val="20"/>
        </w:rPr>
        <w:t>dengan</w:t>
      </w:r>
      <w:proofErr w:type="spellEnd"/>
      <w:r w:rsidRPr="00470169">
        <w:rPr>
          <w:sz w:val="20"/>
          <w:szCs w:val="20"/>
        </w:rPr>
        <w:t xml:space="preserve"> </w:t>
      </w:r>
      <w:proofErr w:type="spellStart"/>
      <w:r w:rsidRPr="00470169">
        <w:rPr>
          <w:sz w:val="20"/>
          <w:szCs w:val="20"/>
        </w:rPr>
        <w:t>cara</w:t>
      </w:r>
      <w:proofErr w:type="spellEnd"/>
      <w:r w:rsidRPr="00470169">
        <w:rPr>
          <w:sz w:val="20"/>
          <w:szCs w:val="20"/>
        </w:rPr>
        <w:t xml:space="preserve"> </w:t>
      </w:r>
      <w:proofErr w:type="spellStart"/>
      <w:r w:rsidRPr="00470169">
        <w:rPr>
          <w:sz w:val="20"/>
          <w:szCs w:val="20"/>
        </w:rPr>
        <w:t>mengalikan</w:t>
      </w:r>
      <w:proofErr w:type="spellEnd"/>
      <w:r w:rsidRPr="00470169">
        <w:rPr>
          <w:sz w:val="20"/>
          <w:szCs w:val="20"/>
        </w:rPr>
        <w:t xml:space="preserve"> </w:t>
      </w:r>
      <w:proofErr w:type="spellStart"/>
      <w:r w:rsidRPr="00470169">
        <w:rPr>
          <w:sz w:val="20"/>
          <w:szCs w:val="20"/>
        </w:rPr>
        <w:t>frekuensi</w:t>
      </w:r>
      <w:proofErr w:type="spellEnd"/>
      <w:r w:rsidRPr="00470169">
        <w:rPr>
          <w:sz w:val="20"/>
          <w:szCs w:val="20"/>
        </w:rPr>
        <w:t xml:space="preserve"> </w:t>
      </w:r>
      <w:proofErr w:type="spellStart"/>
      <w:r w:rsidRPr="00470169">
        <w:rPr>
          <w:sz w:val="20"/>
          <w:szCs w:val="20"/>
        </w:rPr>
        <w:t>kemunculan</w:t>
      </w:r>
      <w:proofErr w:type="spellEnd"/>
      <w:r w:rsidRPr="00470169">
        <w:rPr>
          <w:sz w:val="20"/>
          <w:szCs w:val="20"/>
        </w:rPr>
        <w:t xml:space="preserve"> </w:t>
      </w:r>
      <w:proofErr w:type="spellStart"/>
      <w:r w:rsidRPr="00470169">
        <w:rPr>
          <w:sz w:val="20"/>
          <w:szCs w:val="20"/>
        </w:rPr>
        <w:t>sebuah</w:t>
      </w:r>
      <w:proofErr w:type="spellEnd"/>
      <w:r w:rsidRPr="00470169">
        <w:rPr>
          <w:sz w:val="20"/>
          <w:szCs w:val="20"/>
        </w:rPr>
        <w:t xml:space="preserve"> kata </w:t>
      </w:r>
      <w:proofErr w:type="spellStart"/>
      <w:r w:rsidRPr="00470169">
        <w:rPr>
          <w:sz w:val="20"/>
          <w:szCs w:val="20"/>
        </w:rPr>
        <w:t>dalam</w:t>
      </w:r>
      <w:proofErr w:type="spellEnd"/>
      <w:r w:rsidRPr="00470169">
        <w:rPr>
          <w:sz w:val="20"/>
          <w:szCs w:val="20"/>
        </w:rPr>
        <w:t xml:space="preserve"> </w:t>
      </w:r>
      <w:proofErr w:type="spellStart"/>
      <w:r w:rsidRPr="00470169">
        <w:rPr>
          <w:sz w:val="20"/>
          <w:szCs w:val="20"/>
        </w:rPr>
        <w:t>teks</w:t>
      </w:r>
      <w:proofErr w:type="spellEnd"/>
      <w:r w:rsidRPr="00470169">
        <w:rPr>
          <w:sz w:val="20"/>
          <w:szCs w:val="20"/>
        </w:rPr>
        <w:t xml:space="preserve"> </w:t>
      </w:r>
      <w:proofErr w:type="spellStart"/>
      <w:r w:rsidRPr="00470169">
        <w:rPr>
          <w:sz w:val="20"/>
          <w:szCs w:val="20"/>
        </w:rPr>
        <w:t>dengan</w:t>
      </w:r>
      <w:proofErr w:type="spellEnd"/>
      <w:r w:rsidRPr="00470169">
        <w:rPr>
          <w:sz w:val="20"/>
          <w:szCs w:val="20"/>
        </w:rPr>
        <w:t xml:space="preserve"> </w:t>
      </w:r>
      <w:proofErr w:type="spellStart"/>
      <w:r w:rsidRPr="00470169">
        <w:rPr>
          <w:sz w:val="20"/>
          <w:szCs w:val="20"/>
        </w:rPr>
        <w:t>bobot</w:t>
      </w:r>
      <w:proofErr w:type="spellEnd"/>
      <w:r w:rsidRPr="00470169">
        <w:rPr>
          <w:sz w:val="20"/>
          <w:szCs w:val="20"/>
        </w:rPr>
        <w:t xml:space="preserve"> </w:t>
      </w:r>
      <w:proofErr w:type="spellStart"/>
      <w:r w:rsidRPr="00470169">
        <w:rPr>
          <w:sz w:val="20"/>
          <w:szCs w:val="20"/>
        </w:rPr>
        <w:t>kelangkaan</w:t>
      </w:r>
      <w:proofErr w:type="spellEnd"/>
      <w:r w:rsidRPr="00470169">
        <w:rPr>
          <w:sz w:val="20"/>
          <w:szCs w:val="20"/>
        </w:rPr>
        <w:t xml:space="preserve"> </w:t>
      </w:r>
      <w:proofErr w:type="spellStart"/>
      <w:r w:rsidRPr="00470169">
        <w:rPr>
          <w:sz w:val="20"/>
          <w:szCs w:val="20"/>
        </w:rPr>
        <w:t>relatif</w:t>
      </w:r>
      <w:proofErr w:type="spellEnd"/>
      <w:r w:rsidRPr="00470169">
        <w:rPr>
          <w:sz w:val="20"/>
          <w:szCs w:val="20"/>
        </w:rPr>
        <w:t xml:space="preserve"> kata </w:t>
      </w:r>
      <w:proofErr w:type="spellStart"/>
      <w:r w:rsidRPr="00470169">
        <w:rPr>
          <w:sz w:val="20"/>
          <w:szCs w:val="20"/>
        </w:rPr>
        <w:t>tersebut</w:t>
      </w:r>
      <w:proofErr w:type="spellEnd"/>
      <w:r w:rsidRPr="00470169">
        <w:rPr>
          <w:sz w:val="20"/>
          <w:szCs w:val="20"/>
        </w:rPr>
        <w:t xml:space="preserve"> di </w:t>
      </w:r>
      <w:proofErr w:type="spellStart"/>
      <w:r w:rsidRPr="00470169">
        <w:rPr>
          <w:sz w:val="20"/>
          <w:szCs w:val="20"/>
        </w:rPr>
        <w:t>seluruh</w:t>
      </w:r>
      <w:proofErr w:type="spellEnd"/>
      <w:r w:rsidRPr="00470169">
        <w:rPr>
          <w:sz w:val="20"/>
          <w:szCs w:val="20"/>
        </w:rPr>
        <w:t xml:space="preserve"> </w:t>
      </w:r>
      <w:proofErr w:type="spellStart"/>
      <w:r w:rsidRPr="00470169">
        <w:rPr>
          <w:sz w:val="20"/>
          <w:szCs w:val="20"/>
        </w:rPr>
        <w:t>korpus</w:t>
      </w:r>
      <w:proofErr w:type="spellEnd"/>
      <w:r w:rsidRPr="00470169">
        <w:rPr>
          <w:sz w:val="20"/>
          <w:szCs w:val="20"/>
        </w:rPr>
        <w:t xml:space="preserve"> </w:t>
      </w:r>
      <w:proofErr w:type="spellStart"/>
      <w:r w:rsidRPr="00470169">
        <w:rPr>
          <w:sz w:val="20"/>
          <w:szCs w:val="20"/>
        </w:rPr>
        <w:t>dokumen</w:t>
      </w:r>
      <w:proofErr w:type="spellEnd"/>
      <w:r w:rsidRPr="00470169">
        <w:rPr>
          <w:sz w:val="20"/>
          <w:szCs w:val="20"/>
        </w:rPr>
        <w:t xml:space="preserve">, </w:t>
      </w:r>
      <w:proofErr w:type="spellStart"/>
      <w:r w:rsidRPr="00470169">
        <w:rPr>
          <w:sz w:val="20"/>
          <w:szCs w:val="20"/>
        </w:rPr>
        <w:t>sehingga</w:t>
      </w:r>
      <w:proofErr w:type="spellEnd"/>
      <w:r w:rsidRPr="00470169">
        <w:rPr>
          <w:sz w:val="20"/>
          <w:szCs w:val="20"/>
        </w:rPr>
        <w:t xml:space="preserve"> </w:t>
      </w:r>
      <w:proofErr w:type="spellStart"/>
      <w:r w:rsidRPr="00470169">
        <w:rPr>
          <w:sz w:val="20"/>
          <w:szCs w:val="20"/>
        </w:rPr>
        <w:t>merepresentasikan</w:t>
      </w:r>
      <w:proofErr w:type="spellEnd"/>
      <w:r w:rsidRPr="00470169">
        <w:rPr>
          <w:sz w:val="20"/>
          <w:szCs w:val="20"/>
        </w:rPr>
        <w:t xml:space="preserve"> </w:t>
      </w:r>
      <w:proofErr w:type="spellStart"/>
      <w:r w:rsidRPr="00470169">
        <w:rPr>
          <w:sz w:val="20"/>
          <w:szCs w:val="20"/>
        </w:rPr>
        <w:t>teks</w:t>
      </w:r>
      <w:proofErr w:type="spellEnd"/>
      <w:r w:rsidRPr="00470169">
        <w:rPr>
          <w:sz w:val="20"/>
          <w:szCs w:val="20"/>
        </w:rPr>
        <w:t xml:space="preserve"> </w:t>
      </w:r>
      <w:proofErr w:type="spellStart"/>
      <w:r w:rsidRPr="00470169">
        <w:rPr>
          <w:sz w:val="20"/>
          <w:szCs w:val="20"/>
        </w:rPr>
        <w:t>dalam</w:t>
      </w:r>
      <w:proofErr w:type="spellEnd"/>
      <w:r w:rsidRPr="00470169">
        <w:rPr>
          <w:sz w:val="20"/>
          <w:szCs w:val="20"/>
        </w:rPr>
        <w:t xml:space="preserve"> </w:t>
      </w:r>
      <w:proofErr w:type="spellStart"/>
      <w:r w:rsidRPr="00470169">
        <w:rPr>
          <w:sz w:val="20"/>
          <w:szCs w:val="20"/>
        </w:rPr>
        <w:t>bentuk</w:t>
      </w:r>
      <w:proofErr w:type="spellEnd"/>
      <w:r w:rsidRPr="00470169">
        <w:rPr>
          <w:sz w:val="20"/>
          <w:szCs w:val="20"/>
        </w:rPr>
        <w:t xml:space="preserve"> </w:t>
      </w:r>
      <w:proofErr w:type="spellStart"/>
      <w:r w:rsidRPr="00470169">
        <w:rPr>
          <w:sz w:val="20"/>
          <w:szCs w:val="20"/>
        </w:rPr>
        <w:t>vektor</w:t>
      </w:r>
      <w:proofErr w:type="spellEnd"/>
      <w:r w:rsidRPr="00470169">
        <w:rPr>
          <w:sz w:val="20"/>
          <w:szCs w:val="20"/>
        </w:rPr>
        <w:t>.</w:t>
      </w:r>
    </w:p>
    <w:p w14:paraId="43A2D2C7" w14:textId="77777777" w:rsidR="00B62CAD" w:rsidRDefault="00B62CAD" w:rsidP="00C92485">
      <w:pPr>
        <w:ind w:right="35"/>
        <w:jc w:val="both"/>
        <w:rPr>
          <w:sz w:val="20"/>
          <w:szCs w:val="20"/>
        </w:rPr>
      </w:pPr>
    </w:p>
    <w:p w14:paraId="6B96F5F0" w14:textId="77777777" w:rsidR="00B62CAD" w:rsidRDefault="00B62CAD" w:rsidP="00C92485">
      <w:pPr>
        <w:ind w:right="35"/>
        <w:jc w:val="both"/>
        <w:rPr>
          <w:sz w:val="20"/>
          <w:szCs w:val="20"/>
        </w:rPr>
      </w:pPr>
    </w:p>
    <w:p w14:paraId="5A1CB9E9" w14:textId="726F7D3B" w:rsidR="00890530" w:rsidRDefault="00890530" w:rsidP="00C92485">
      <w:pPr>
        <w:pStyle w:val="Heading3"/>
      </w:pPr>
      <w:bookmarkStart w:id="94" w:name="_Toc202306616"/>
      <w:r w:rsidRPr="00510EFC">
        <w:t>3.2.</w:t>
      </w:r>
      <w:r w:rsidR="00E579B7">
        <w:t>5</w:t>
      </w:r>
      <w:r w:rsidRPr="00510EFC">
        <w:t xml:space="preserve"> </w:t>
      </w:r>
      <w:r w:rsidR="00D53139" w:rsidRPr="00D53139">
        <w:t>FILTER CLOSEST DOCUMENT TO THE INPUT</w:t>
      </w:r>
      <w:bookmarkEnd w:id="94"/>
    </w:p>
    <w:p w14:paraId="004970C0" w14:textId="070F1AA1" w:rsidR="00E579B7" w:rsidRDefault="00E7735A" w:rsidP="00E7735A">
      <w:pPr>
        <w:ind w:right="35" w:firstLine="720"/>
        <w:jc w:val="both"/>
        <w:rPr>
          <w:b/>
          <w:bCs/>
          <w:sz w:val="20"/>
          <w:szCs w:val="20"/>
        </w:rPr>
      </w:pPr>
      <w:r w:rsidRPr="00C92485">
        <w:rPr>
          <w:sz w:val="20"/>
          <w:szCs w:val="20"/>
        </w:rPr>
        <w:t>Gambar 3.</w:t>
      </w:r>
      <w:r>
        <w:rPr>
          <w:sz w:val="20"/>
          <w:szCs w:val="20"/>
        </w:rPr>
        <w:t>12</w:t>
      </w:r>
      <w:r w:rsidRPr="00C92485">
        <w:rPr>
          <w:sz w:val="20"/>
          <w:szCs w:val="20"/>
        </w:rPr>
        <w:t xml:space="preserve"> </w:t>
      </w:r>
      <w:proofErr w:type="spellStart"/>
      <w:r w:rsidRPr="00C92485">
        <w:rPr>
          <w:sz w:val="20"/>
          <w:szCs w:val="20"/>
        </w:rPr>
        <w:t>Untuk</w:t>
      </w:r>
      <w:proofErr w:type="spellEnd"/>
      <w:r w:rsidRPr="00453568">
        <w:rPr>
          <w:sz w:val="20"/>
          <w:szCs w:val="20"/>
        </w:rPr>
        <w:t xml:space="preserve"> </w:t>
      </w:r>
      <w:proofErr w:type="spellStart"/>
      <w:r w:rsidRPr="00453568">
        <w:rPr>
          <w:sz w:val="20"/>
          <w:szCs w:val="20"/>
        </w:rPr>
        <w:t>menemukan</w:t>
      </w:r>
      <w:proofErr w:type="spellEnd"/>
      <w:r w:rsidRPr="00453568">
        <w:rPr>
          <w:sz w:val="20"/>
          <w:szCs w:val="20"/>
        </w:rPr>
        <w:t xml:space="preserve"> </w:t>
      </w:r>
      <w:proofErr w:type="spellStart"/>
      <w:r w:rsidRPr="00453568">
        <w:rPr>
          <w:sz w:val="20"/>
          <w:szCs w:val="20"/>
        </w:rPr>
        <w:t>respons</w:t>
      </w:r>
      <w:proofErr w:type="spellEnd"/>
      <w:r w:rsidRPr="00453568">
        <w:rPr>
          <w:sz w:val="20"/>
          <w:szCs w:val="20"/>
        </w:rPr>
        <w:t xml:space="preserve"> yang paling </w:t>
      </w:r>
      <w:proofErr w:type="spellStart"/>
      <w:r w:rsidRPr="00453568">
        <w:rPr>
          <w:sz w:val="20"/>
          <w:szCs w:val="20"/>
        </w:rPr>
        <w:t>relevan</w:t>
      </w:r>
      <w:proofErr w:type="spellEnd"/>
      <w:r w:rsidRPr="00453568">
        <w:rPr>
          <w:sz w:val="20"/>
          <w:szCs w:val="20"/>
        </w:rPr>
        <w:t xml:space="preserve">, </w:t>
      </w:r>
      <w:proofErr w:type="spellStart"/>
      <w:r w:rsidRPr="00453568">
        <w:rPr>
          <w:sz w:val="20"/>
          <w:szCs w:val="20"/>
        </w:rPr>
        <w:t>sistem</w:t>
      </w:r>
      <w:proofErr w:type="spellEnd"/>
      <w:r w:rsidRPr="00453568">
        <w:rPr>
          <w:sz w:val="20"/>
          <w:szCs w:val="20"/>
        </w:rPr>
        <w:t xml:space="preserve"> </w:t>
      </w:r>
      <w:proofErr w:type="spellStart"/>
      <w:r w:rsidRPr="00453568">
        <w:rPr>
          <w:sz w:val="20"/>
          <w:szCs w:val="20"/>
        </w:rPr>
        <w:t>melakukan</w:t>
      </w:r>
      <w:proofErr w:type="spellEnd"/>
      <w:r w:rsidRPr="00453568">
        <w:rPr>
          <w:sz w:val="20"/>
          <w:szCs w:val="20"/>
        </w:rPr>
        <w:t xml:space="preserve"> </w:t>
      </w:r>
      <w:proofErr w:type="spellStart"/>
      <w:r w:rsidRPr="00453568">
        <w:rPr>
          <w:sz w:val="20"/>
          <w:szCs w:val="20"/>
        </w:rPr>
        <w:t>perhitungan</w:t>
      </w:r>
      <w:proofErr w:type="spellEnd"/>
      <w:r w:rsidRPr="00453568">
        <w:rPr>
          <w:sz w:val="20"/>
          <w:szCs w:val="20"/>
        </w:rPr>
        <w:t xml:space="preserve"> </w:t>
      </w:r>
      <w:proofErr w:type="spellStart"/>
      <w:r w:rsidRPr="00453568">
        <w:rPr>
          <w:sz w:val="20"/>
          <w:szCs w:val="20"/>
        </w:rPr>
        <w:t>kesamaan</w:t>
      </w:r>
      <w:proofErr w:type="spellEnd"/>
      <w:r w:rsidRPr="00453568">
        <w:rPr>
          <w:sz w:val="20"/>
          <w:szCs w:val="20"/>
        </w:rPr>
        <w:t xml:space="preserve"> </w:t>
      </w:r>
      <w:proofErr w:type="spellStart"/>
      <w:r w:rsidRPr="00453568">
        <w:rPr>
          <w:sz w:val="20"/>
          <w:szCs w:val="20"/>
        </w:rPr>
        <w:t>antara</w:t>
      </w:r>
      <w:proofErr w:type="spellEnd"/>
      <w:r w:rsidRPr="00453568">
        <w:rPr>
          <w:sz w:val="20"/>
          <w:szCs w:val="20"/>
        </w:rPr>
        <w:t xml:space="preserve"> </w:t>
      </w:r>
      <w:r>
        <w:rPr>
          <w:sz w:val="20"/>
          <w:szCs w:val="20"/>
        </w:rPr>
        <w:t>input</w:t>
      </w:r>
      <w:r w:rsidRPr="00453568">
        <w:rPr>
          <w:sz w:val="20"/>
          <w:szCs w:val="20"/>
        </w:rPr>
        <w:t xml:space="preserve"> </w:t>
      </w:r>
      <w:proofErr w:type="spellStart"/>
      <w:r w:rsidRPr="00453568">
        <w:rPr>
          <w:sz w:val="20"/>
          <w:szCs w:val="20"/>
        </w:rPr>
        <w:t>teks</w:t>
      </w:r>
      <w:proofErr w:type="spellEnd"/>
      <w:r w:rsidRPr="00453568">
        <w:rPr>
          <w:sz w:val="20"/>
          <w:szCs w:val="20"/>
        </w:rPr>
        <w:t xml:space="preserve"> yang </w:t>
      </w:r>
      <w:proofErr w:type="spellStart"/>
      <w:r w:rsidRPr="00453568">
        <w:rPr>
          <w:sz w:val="20"/>
          <w:szCs w:val="20"/>
        </w:rPr>
        <w:t>diberikan</w:t>
      </w:r>
      <w:proofErr w:type="spellEnd"/>
      <w:r w:rsidRPr="00453568">
        <w:rPr>
          <w:sz w:val="20"/>
          <w:szCs w:val="20"/>
        </w:rPr>
        <w:t xml:space="preserve"> </w:t>
      </w:r>
      <w:proofErr w:type="spellStart"/>
      <w:r w:rsidRPr="00453568">
        <w:rPr>
          <w:sz w:val="20"/>
          <w:szCs w:val="20"/>
        </w:rPr>
        <w:t>dengan</w:t>
      </w:r>
      <w:proofErr w:type="spellEnd"/>
      <w:r w:rsidRPr="00453568">
        <w:rPr>
          <w:sz w:val="20"/>
          <w:szCs w:val="20"/>
        </w:rPr>
        <w:t xml:space="preserve"> data yang </w:t>
      </w:r>
      <w:proofErr w:type="spellStart"/>
      <w:r w:rsidRPr="00453568">
        <w:rPr>
          <w:sz w:val="20"/>
          <w:szCs w:val="20"/>
        </w:rPr>
        <w:t>telah</w:t>
      </w:r>
      <w:proofErr w:type="spellEnd"/>
      <w:r w:rsidRPr="00453568">
        <w:rPr>
          <w:sz w:val="20"/>
          <w:szCs w:val="20"/>
        </w:rPr>
        <w:t xml:space="preserve"> </w:t>
      </w:r>
      <w:proofErr w:type="spellStart"/>
      <w:r w:rsidRPr="00453568">
        <w:rPr>
          <w:sz w:val="20"/>
          <w:szCs w:val="20"/>
        </w:rPr>
        <w:t>tersimpan</w:t>
      </w:r>
      <w:proofErr w:type="spellEnd"/>
      <w:r w:rsidRPr="00453568">
        <w:rPr>
          <w:sz w:val="20"/>
          <w:szCs w:val="20"/>
        </w:rPr>
        <w:t>.</w:t>
      </w:r>
    </w:p>
    <w:p w14:paraId="21A6710F" w14:textId="77777777" w:rsidR="00E579B7" w:rsidRDefault="00E579B7" w:rsidP="00C92485">
      <w:pPr>
        <w:ind w:right="35"/>
        <w:rPr>
          <w:b/>
          <w:sz w:val="20"/>
          <w:szCs w:val="20"/>
        </w:rPr>
      </w:pPr>
    </w:p>
    <w:p w14:paraId="7B5B4CFB" w14:textId="77777777" w:rsidR="00B62CAD" w:rsidRDefault="00B62CAD" w:rsidP="00B62CAD">
      <w:pPr>
        <w:keepNext/>
        <w:ind w:right="35"/>
        <w:jc w:val="center"/>
      </w:pPr>
      <w:r>
        <w:rPr>
          <w:b/>
          <w:bCs/>
          <w:noProof/>
          <w:sz w:val="20"/>
          <w:szCs w:val="20"/>
        </w:rPr>
        <w:drawing>
          <wp:inline distT="0" distB="0" distL="0" distR="0" wp14:anchorId="4F7B8AB1" wp14:editId="1329C0C6">
            <wp:extent cx="914400" cy="821690"/>
            <wp:effectExtent l="0" t="0" r="0" b="0"/>
            <wp:docPr id="6095711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111" name="Picture 7"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914400" cy="821690"/>
                    </a:xfrm>
                    <a:prstGeom prst="rect">
                      <a:avLst/>
                    </a:prstGeom>
                  </pic:spPr>
                </pic:pic>
              </a:graphicData>
            </a:graphic>
          </wp:inline>
        </w:drawing>
      </w:r>
    </w:p>
    <w:p w14:paraId="378E9541" w14:textId="1B188B42" w:rsidR="00E579B7" w:rsidRPr="00B62CAD" w:rsidRDefault="00B62CAD" w:rsidP="00B62CAD">
      <w:pPr>
        <w:pStyle w:val="Caption"/>
        <w:jc w:val="center"/>
        <w:rPr>
          <w:b/>
          <w:i w:val="0"/>
          <w:iCs w:val="0"/>
          <w:color w:val="auto"/>
          <w:sz w:val="20"/>
          <w:szCs w:val="20"/>
        </w:rPr>
      </w:pPr>
      <w:bookmarkStart w:id="95" w:name="_Toc202306650"/>
      <w:r w:rsidRPr="00B62CAD">
        <w:rPr>
          <w:i w:val="0"/>
          <w:iCs w:val="0"/>
          <w:color w:val="auto"/>
        </w:rPr>
        <w:t xml:space="preserve">Gambar 3. </w:t>
      </w:r>
      <w:r w:rsidRPr="00B62CAD">
        <w:rPr>
          <w:i w:val="0"/>
          <w:iCs w:val="0"/>
          <w:color w:val="auto"/>
        </w:rPr>
        <w:fldChar w:fldCharType="begin"/>
      </w:r>
      <w:r w:rsidRPr="00B62CAD">
        <w:rPr>
          <w:i w:val="0"/>
          <w:iCs w:val="0"/>
          <w:color w:val="auto"/>
        </w:rPr>
        <w:instrText xml:space="preserve"> SEQ Gambar_3. \* ARABIC </w:instrText>
      </w:r>
      <w:r w:rsidRPr="00B62CAD">
        <w:rPr>
          <w:i w:val="0"/>
          <w:iCs w:val="0"/>
          <w:color w:val="auto"/>
        </w:rPr>
        <w:fldChar w:fldCharType="separate"/>
      </w:r>
      <w:r w:rsidR="00327503">
        <w:rPr>
          <w:i w:val="0"/>
          <w:iCs w:val="0"/>
          <w:noProof/>
          <w:color w:val="auto"/>
        </w:rPr>
        <w:t>13</w:t>
      </w:r>
      <w:r w:rsidRPr="00B62CAD">
        <w:rPr>
          <w:i w:val="0"/>
          <w:iCs w:val="0"/>
          <w:color w:val="auto"/>
        </w:rPr>
        <w:fldChar w:fldCharType="end"/>
      </w:r>
      <w:r w:rsidRPr="00B62CAD">
        <w:rPr>
          <w:i w:val="0"/>
          <w:iCs w:val="0"/>
          <w:color w:val="auto"/>
        </w:rPr>
        <w:t xml:space="preserve"> Filter Closest Document To The Input</w:t>
      </w:r>
      <w:bookmarkEnd w:id="95"/>
    </w:p>
    <w:p w14:paraId="1B14F2F8" w14:textId="7AED9236" w:rsidR="00890530" w:rsidRDefault="00890530" w:rsidP="00C92485">
      <w:pPr>
        <w:spacing w:line="276" w:lineRule="auto"/>
        <w:ind w:right="35"/>
        <w:jc w:val="both"/>
        <w:rPr>
          <w:sz w:val="20"/>
          <w:szCs w:val="20"/>
        </w:rPr>
      </w:pPr>
      <w:r>
        <w:tab/>
      </w:r>
      <w:r w:rsidR="00453568" w:rsidRPr="00453568">
        <w:rPr>
          <w:sz w:val="20"/>
          <w:szCs w:val="20"/>
        </w:rPr>
        <w:t xml:space="preserve">Metode cosine similarity </w:t>
      </w:r>
      <w:proofErr w:type="spellStart"/>
      <w:r w:rsidR="00453568" w:rsidRPr="00453568">
        <w:rPr>
          <w:sz w:val="20"/>
          <w:szCs w:val="20"/>
        </w:rPr>
        <w:t>digunakan</w:t>
      </w:r>
      <w:proofErr w:type="spellEnd"/>
      <w:r w:rsidR="00453568" w:rsidRPr="00453568">
        <w:rPr>
          <w:sz w:val="20"/>
          <w:szCs w:val="20"/>
        </w:rPr>
        <w:t xml:space="preserve"> </w:t>
      </w:r>
      <w:proofErr w:type="spellStart"/>
      <w:r w:rsidR="00453568" w:rsidRPr="00453568">
        <w:rPr>
          <w:sz w:val="20"/>
          <w:szCs w:val="20"/>
        </w:rPr>
        <w:t>untuk</w:t>
      </w:r>
      <w:proofErr w:type="spellEnd"/>
      <w:r w:rsidR="00453568" w:rsidRPr="00453568">
        <w:rPr>
          <w:sz w:val="20"/>
          <w:szCs w:val="20"/>
        </w:rPr>
        <w:t xml:space="preserve"> </w:t>
      </w:r>
      <w:proofErr w:type="spellStart"/>
      <w:r w:rsidR="00453568" w:rsidRPr="00453568">
        <w:rPr>
          <w:sz w:val="20"/>
          <w:szCs w:val="20"/>
        </w:rPr>
        <w:t>tujuan</w:t>
      </w:r>
      <w:proofErr w:type="spellEnd"/>
      <w:r w:rsidR="00453568" w:rsidRPr="00453568">
        <w:rPr>
          <w:sz w:val="20"/>
          <w:szCs w:val="20"/>
        </w:rPr>
        <w:t xml:space="preserve"> </w:t>
      </w:r>
      <w:proofErr w:type="spellStart"/>
      <w:r w:rsidR="00453568" w:rsidRPr="00453568">
        <w:rPr>
          <w:sz w:val="20"/>
          <w:szCs w:val="20"/>
        </w:rPr>
        <w:t>ini</w:t>
      </w:r>
      <w:proofErr w:type="spellEnd"/>
      <w:r w:rsidR="00453568" w:rsidRPr="00453568">
        <w:rPr>
          <w:sz w:val="20"/>
          <w:szCs w:val="20"/>
        </w:rPr>
        <w:t xml:space="preserve">, </w:t>
      </w:r>
      <w:proofErr w:type="spellStart"/>
      <w:r w:rsidR="00453568" w:rsidRPr="00453568">
        <w:rPr>
          <w:sz w:val="20"/>
          <w:szCs w:val="20"/>
        </w:rPr>
        <w:t>efektif</w:t>
      </w:r>
      <w:proofErr w:type="spellEnd"/>
      <w:r w:rsidR="00453568" w:rsidRPr="00453568">
        <w:rPr>
          <w:sz w:val="20"/>
          <w:szCs w:val="20"/>
        </w:rPr>
        <w:t xml:space="preserve"> </w:t>
      </w:r>
      <w:proofErr w:type="spellStart"/>
      <w:r w:rsidR="00453568" w:rsidRPr="00453568">
        <w:rPr>
          <w:sz w:val="20"/>
          <w:szCs w:val="20"/>
        </w:rPr>
        <w:t>mengukur</w:t>
      </w:r>
      <w:proofErr w:type="spellEnd"/>
      <w:r w:rsidR="00453568" w:rsidRPr="00453568">
        <w:rPr>
          <w:sz w:val="20"/>
          <w:szCs w:val="20"/>
        </w:rPr>
        <w:t xml:space="preserve"> </w:t>
      </w:r>
      <w:proofErr w:type="spellStart"/>
      <w:r w:rsidR="00453568" w:rsidRPr="00453568">
        <w:rPr>
          <w:sz w:val="20"/>
          <w:szCs w:val="20"/>
        </w:rPr>
        <w:t>kedekatan</w:t>
      </w:r>
      <w:proofErr w:type="spellEnd"/>
      <w:r w:rsidR="00453568" w:rsidRPr="00453568">
        <w:rPr>
          <w:sz w:val="20"/>
          <w:szCs w:val="20"/>
        </w:rPr>
        <w:t xml:space="preserve"> </w:t>
      </w:r>
      <w:proofErr w:type="spellStart"/>
      <w:r w:rsidR="00453568" w:rsidRPr="00453568">
        <w:rPr>
          <w:sz w:val="20"/>
          <w:szCs w:val="20"/>
        </w:rPr>
        <w:t>antara</w:t>
      </w:r>
      <w:proofErr w:type="spellEnd"/>
      <w:r w:rsidR="00453568" w:rsidRPr="00453568">
        <w:rPr>
          <w:sz w:val="20"/>
          <w:szCs w:val="20"/>
        </w:rPr>
        <w:t xml:space="preserve"> kata </w:t>
      </w:r>
      <w:proofErr w:type="spellStart"/>
      <w:r w:rsidR="00453568" w:rsidRPr="00453568">
        <w:rPr>
          <w:sz w:val="20"/>
          <w:szCs w:val="20"/>
        </w:rPr>
        <w:t>kunci</w:t>
      </w:r>
      <w:proofErr w:type="spellEnd"/>
      <w:r w:rsidR="00453568" w:rsidRPr="00453568">
        <w:rPr>
          <w:sz w:val="20"/>
          <w:szCs w:val="20"/>
        </w:rPr>
        <w:t xml:space="preserve"> </w:t>
      </w:r>
      <w:proofErr w:type="spellStart"/>
      <w:r w:rsidR="00453568" w:rsidRPr="00453568">
        <w:rPr>
          <w:sz w:val="20"/>
          <w:szCs w:val="20"/>
        </w:rPr>
        <w:t>hasil</w:t>
      </w:r>
      <w:proofErr w:type="spellEnd"/>
      <w:r w:rsidR="00453568" w:rsidRPr="00453568">
        <w:rPr>
          <w:sz w:val="20"/>
          <w:szCs w:val="20"/>
        </w:rPr>
        <w:t xml:space="preserve"> </w:t>
      </w:r>
      <w:proofErr w:type="spellStart"/>
      <w:r w:rsidR="00453568" w:rsidRPr="00453568">
        <w:rPr>
          <w:sz w:val="20"/>
          <w:szCs w:val="20"/>
        </w:rPr>
        <w:t>pemrosesan</w:t>
      </w:r>
      <w:proofErr w:type="spellEnd"/>
      <w:r w:rsidR="00453568" w:rsidRPr="00453568">
        <w:rPr>
          <w:sz w:val="20"/>
          <w:szCs w:val="20"/>
        </w:rPr>
        <w:t xml:space="preserve"> </w:t>
      </w:r>
      <w:proofErr w:type="spellStart"/>
      <w:r w:rsidR="00453568" w:rsidRPr="00453568">
        <w:rPr>
          <w:sz w:val="20"/>
          <w:szCs w:val="20"/>
        </w:rPr>
        <w:t>sebelumnya</w:t>
      </w:r>
      <w:proofErr w:type="spellEnd"/>
      <w:r w:rsidR="00453568" w:rsidRPr="00453568">
        <w:rPr>
          <w:sz w:val="20"/>
          <w:szCs w:val="20"/>
        </w:rPr>
        <w:t xml:space="preserve"> </w:t>
      </w:r>
      <w:proofErr w:type="spellStart"/>
      <w:r w:rsidR="00453568" w:rsidRPr="00453568">
        <w:rPr>
          <w:sz w:val="20"/>
          <w:szCs w:val="20"/>
        </w:rPr>
        <w:t>dengan</w:t>
      </w:r>
      <w:proofErr w:type="spellEnd"/>
      <w:r w:rsidR="00453568" w:rsidRPr="00453568">
        <w:rPr>
          <w:sz w:val="20"/>
          <w:szCs w:val="20"/>
        </w:rPr>
        <w:t xml:space="preserve"> kata </w:t>
      </w:r>
      <w:proofErr w:type="spellStart"/>
      <w:r w:rsidR="00453568" w:rsidRPr="00453568">
        <w:rPr>
          <w:sz w:val="20"/>
          <w:szCs w:val="20"/>
        </w:rPr>
        <w:t>kunci</w:t>
      </w:r>
      <w:proofErr w:type="spellEnd"/>
      <w:r w:rsidR="00453568" w:rsidRPr="00453568">
        <w:rPr>
          <w:sz w:val="20"/>
          <w:szCs w:val="20"/>
        </w:rPr>
        <w:t xml:space="preserve"> yang </w:t>
      </w:r>
      <w:proofErr w:type="spellStart"/>
      <w:r w:rsidR="00453568" w:rsidRPr="00453568">
        <w:rPr>
          <w:sz w:val="20"/>
          <w:szCs w:val="20"/>
        </w:rPr>
        <w:t>ada</w:t>
      </w:r>
      <w:proofErr w:type="spellEnd"/>
      <w:r w:rsidR="00453568" w:rsidRPr="00453568">
        <w:rPr>
          <w:sz w:val="20"/>
          <w:szCs w:val="20"/>
        </w:rPr>
        <w:t xml:space="preserve"> </w:t>
      </w:r>
      <w:proofErr w:type="spellStart"/>
      <w:r w:rsidR="00453568" w:rsidRPr="00453568">
        <w:rPr>
          <w:sz w:val="20"/>
          <w:szCs w:val="20"/>
        </w:rPr>
        <w:t>dalam</w:t>
      </w:r>
      <w:proofErr w:type="spellEnd"/>
      <w:r w:rsidR="00453568" w:rsidRPr="00453568">
        <w:rPr>
          <w:sz w:val="20"/>
          <w:szCs w:val="20"/>
        </w:rPr>
        <w:t xml:space="preserve"> basis data. </w:t>
      </w:r>
      <w:proofErr w:type="spellStart"/>
      <w:r w:rsidR="00453568" w:rsidRPr="00453568">
        <w:rPr>
          <w:sz w:val="20"/>
          <w:szCs w:val="20"/>
        </w:rPr>
        <w:t>Pemilihan</w:t>
      </w:r>
      <w:proofErr w:type="spellEnd"/>
      <w:r w:rsidR="00453568" w:rsidRPr="00453568">
        <w:rPr>
          <w:sz w:val="20"/>
          <w:szCs w:val="20"/>
        </w:rPr>
        <w:t xml:space="preserve"> cosine similarity </w:t>
      </w:r>
      <w:proofErr w:type="spellStart"/>
      <w:r w:rsidR="00453568" w:rsidRPr="00453568">
        <w:rPr>
          <w:sz w:val="20"/>
          <w:szCs w:val="20"/>
        </w:rPr>
        <w:t>didasari</w:t>
      </w:r>
      <w:proofErr w:type="spellEnd"/>
      <w:r w:rsidR="00453568" w:rsidRPr="00453568">
        <w:rPr>
          <w:sz w:val="20"/>
          <w:szCs w:val="20"/>
        </w:rPr>
        <w:t xml:space="preserve"> </w:t>
      </w:r>
      <w:proofErr w:type="spellStart"/>
      <w:r w:rsidR="00453568" w:rsidRPr="00453568">
        <w:rPr>
          <w:sz w:val="20"/>
          <w:szCs w:val="20"/>
        </w:rPr>
        <w:lastRenderedPageBreak/>
        <w:t>kemampuannya</w:t>
      </w:r>
      <w:proofErr w:type="spellEnd"/>
      <w:r w:rsidR="00453568" w:rsidRPr="00453568">
        <w:rPr>
          <w:sz w:val="20"/>
          <w:szCs w:val="20"/>
        </w:rPr>
        <w:t xml:space="preserve"> </w:t>
      </w:r>
      <w:proofErr w:type="spellStart"/>
      <w:r w:rsidR="00453568" w:rsidRPr="00453568">
        <w:rPr>
          <w:sz w:val="20"/>
          <w:szCs w:val="20"/>
        </w:rPr>
        <w:t>untuk</w:t>
      </w:r>
      <w:proofErr w:type="spellEnd"/>
      <w:r w:rsidR="00453568" w:rsidRPr="00453568">
        <w:rPr>
          <w:sz w:val="20"/>
          <w:szCs w:val="20"/>
        </w:rPr>
        <w:t xml:space="preserve"> </w:t>
      </w:r>
      <w:proofErr w:type="spellStart"/>
      <w:r w:rsidR="00453568" w:rsidRPr="00453568">
        <w:rPr>
          <w:sz w:val="20"/>
          <w:szCs w:val="20"/>
        </w:rPr>
        <w:t>menangani</w:t>
      </w:r>
      <w:proofErr w:type="spellEnd"/>
      <w:r w:rsidR="00453568" w:rsidRPr="00453568">
        <w:rPr>
          <w:sz w:val="20"/>
          <w:szCs w:val="20"/>
        </w:rPr>
        <w:t xml:space="preserve"> </w:t>
      </w:r>
      <w:proofErr w:type="spellStart"/>
      <w:r w:rsidR="00453568" w:rsidRPr="00453568">
        <w:rPr>
          <w:sz w:val="20"/>
          <w:szCs w:val="20"/>
        </w:rPr>
        <w:t>perbedaan</w:t>
      </w:r>
      <w:proofErr w:type="spellEnd"/>
      <w:r w:rsidR="00453568" w:rsidRPr="00453568">
        <w:rPr>
          <w:sz w:val="20"/>
          <w:szCs w:val="20"/>
        </w:rPr>
        <w:t xml:space="preserve"> </w:t>
      </w:r>
      <w:proofErr w:type="spellStart"/>
      <w:r w:rsidR="00453568" w:rsidRPr="00453568">
        <w:rPr>
          <w:sz w:val="20"/>
          <w:szCs w:val="20"/>
        </w:rPr>
        <w:t>jumlah</w:t>
      </w:r>
      <w:proofErr w:type="spellEnd"/>
      <w:r w:rsidR="00453568" w:rsidRPr="00453568">
        <w:rPr>
          <w:sz w:val="20"/>
          <w:szCs w:val="20"/>
        </w:rPr>
        <w:t xml:space="preserve"> kata </w:t>
      </w:r>
      <w:proofErr w:type="spellStart"/>
      <w:r w:rsidR="00453568" w:rsidRPr="00453568">
        <w:rPr>
          <w:sz w:val="20"/>
          <w:szCs w:val="20"/>
        </w:rPr>
        <w:t>kunci</w:t>
      </w:r>
      <w:proofErr w:type="spellEnd"/>
      <w:r w:rsidR="00453568" w:rsidRPr="00453568">
        <w:rPr>
          <w:sz w:val="20"/>
          <w:szCs w:val="20"/>
        </w:rPr>
        <w:t xml:space="preserve"> </w:t>
      </w:r>
      <w:proofErr w:type="spellStart"/>
      <w:r w:rsidR="00453568" w:rsidRPr="00453568">
        <w:rPr>
          <w:sz w:val="20"/>
          <w:szCs w:val="20"/>
        </w:rPr>
        <w:t>antar</w:t>
      </w:r>
      <w:proofErr w:type="spellEnd"/>
      <w:r w:rsidR="00453568" w:rsidRPr="00453568">
        <w:rPr>
          <w:sz w:val="20"/>
          <w:szCs w:val="20"/>
        </w:rPr>
        <w:t xml:space="preserve"> </w:t>
      </w:r>
      <w:proofErr w:type="spellStart"/>
      <w:r w:rsidR="00453568" w:rsidRPr="00453568">
        <w:rPr>
          <w:sz w:val="20"/>
          <w:szCs w:val="20"/>
        </w:rPr>
        <w:t>respons</w:t>
      </w:r>
      <w:proofErr w:type="spellEnd"/>
      <w:r w:rsidR="00453568" w:rsidRPr="00453568">
        <w:rPr>
          <w:sz w:val="20"/>
          <w:szCs w:val="20"/>
        </w:rPr>
        <w:t xml:space="preserve"> dan </w:t>
      </w:r>
      <w:proofErr w:type="spellStart"/>
      <w:r w:rsidR="00453568" w:rsidRPr="00453568">
        <w:rPr>
          <w:sz w:val="20"/>
          <w:szCs w:val="20"/>
        </w:rPr>
        <w:t>tidak</w:t>
      </w:r>
      <w:proofErr w:type="spellEnd"/>
      <w:r w:rsidR="00453568" w:rsidRPr="00453568">
        <w:rPr>
          <w:sz w:val="20"/>
          <w:szCs w:val="20"/>
        </w:rPr>
        <w:t xml:space="preserve"> </w:t>
      </w:r>
      <w:proofErr w:type="spellStart"/>
      <w:r w:rsidR="00453568" w:rsidRPr="00453568">
        <w:rPr>
          <w:sz w:val="20"/>
          <w:szCs w:val="20"/>
        </w:rPr>
        <w:t>dipengaruhi</w:t>
      </w:r>
      <w:proofErr w:type="spellEnd"/>
      <w:r w:rsidR="00453568" w:rsidRPr="00453568">
        <w:rPr>
          <w:sz w:val="20"/>
          <w:szCs w:val="20"/>
        </w:rPr>
        <w:t xml:space="preserve"> oleh </w:t>
      </w:r>
      <w:proofErr w:type="spellStart"/>
      <w:r w:rsidR="00453568" w:rsidRPr="00453568">
        <w:rPr>
          <w:sz w:val="20"/>
          <w:szCs w:val="20"/>
        </w:rPr>
        <w:t>panjang</w:t>
      </w:r>
      <w:proofErr w:type="spellEnd"/>
      <w:r w:rsidR="00453568" w:rsidRPr="00453568">
        <w:rPr>
          <w:sz w:val="20"/>
          <w:szCs w:val="20"/>
        </w:rPr>
        <w:t xml:space="preserve"> </w:t>
      </w:r>
      <w:proofErr w:type="spellStart"/>
      <w:r w:rsidR="00453568" w:rsidRPr="00453568">
        <w:rPr>
          <w:sz w:val="20"/>
          <w:szCs w:val="20"/>
        </w:rPr>
        <w:t>dokumen</w:t>
      </w:r>
      <w:proofErr w:type="spellEnd"/>
      <w:r w:rsidR="00453568" w:rsidRPr="00453568">
        <w:rPr>
          <w:sz w:val="20"/>
          <w:szCs w:val="20"/>
        </w:rPr>
        <w:t xml:space="preserve"> yang </w:t>
      </w:r>
      <w:proofErr w:type="spellStart"/>
      <w:r w:rsidR="00453568" w:rsidRPr="00453568">
        <w:rPr>
          <w:sz w:val="20"/>
          <w:szCs w:val="20"/>
        </w:rPr>
        <w:t>dibandingkan</w:t>
      </w:r>
      <w:proofErr w:type="spellEnd"/>
      <w:r w:rsidR="00453568" w:rsidRPr="00453568">
        <w:rPr>
          <w:sz w:val="20"/>
          <w:szCs w:val="20"/>
        </w:rPr>
        <w:t xml:space="preserve">, </w:t>
      </w:r>
      <w:proofErr w:type="spellStart"/>
      <w:r w:rsidR="00453568" w:rsidRPr="00453568">
        <w:rPr>
          <w:sz w:val="20"/>
          <w:szCs w:val="20"/>
        </w:rPr>
        <w:t>sehingga</w:t>
      </w:r>
      <w:proofErr w:type="spellEnd"/>
      <w:r w:rsidR="00453568" w:rsidRPr="00453568">
        <w:rPr>
          <w:sz w:val="20"/>
          <w:szCs w:val="20"/>
        </w:rPr>
        <w:t xml:space="preserve"> </w:t>
      </w:r>
      <w:proofErr w:type="spellStart"/>
      <w:r w:rsidR="00453568" w:rsidRPr="00453568">
        <w:rPr>
          <w:sz w:val="20"/>
          <w:szCs w:val="20"/>
        </w:rPr>
        <w:t>menghasilkan</w:t>
      </w:r>
      <w:proofErr w:type="spellEnd"/>
      <w:r w:rsidR="00453568" w:rsidRPr="00453568">
        <w:rPr>
          <w:sz w:val="20"/>
          <w:szCs w:val="20"/>
        </w:rPr>
        <w:t xml:space="preserve"> </w:t>
      </w:r>
      <w:proofErr w:type="spellStart"/>
      <w:r w:rsidR="00453568" w:rsidRPr="00453568">
        <w:rPr>
          <w:sz w:val="20"/>
          <w:szCs w:val="20"/>
        </w:rPr>
        <w:t>akurasi</w:t>
      </w:r>
      <w:proofErr w:type="spellEnd"/>
      <w:r w:rsidR="00453568" w:rsidRPr="00453568">
        <w:rPr>
          <w:sz w:val="20"/>
          <w:szCs w:val="20"/>
        </w:rPr>
        <w:t xml:space="preserve"> </w:t>
      </w:r>
      <w:proofErr w:type="spellStart"/>
      <w:r w:rsidR="00453568" w:rsidRPr="00453568">
        <w:rPr>
          <w:sz w:val="20"/>
          <w:szCs w:val="20"/>
        </w:rPr>
        <w:t>tinggi</w:t>
      </w:r>
      <w:proofErr w:type="spellEnd"/>
      <w:r w:rsidR="00453568" w:rsidRPr="00453568">
        <w:rPr>
          <w:sz w:val="20"/>
          <w:szCs w:val="20"/>
        </w:rPr>
        <w:t xml:space="preserve"> </w:t>
      </w:r>
      <w:proofErr w:type="spellStart"/>
      <w:r w:rsidR="00453568" w:rsidRPr="00453568">
        <w:rPr>
          <w:sz w:val="20"/>
          <w:szCs w:val="20"/>
        </w:rPr>
        <w:t>dalam</w:t>
      </w:r>
      <w:proofErr w:type="spellEnd"/>
      <w:r w:rsidR="00453568" w:rsidRPr="00453568">
        <w:rPr>
          <w:sz w:val="20"/>
          <w:szCs w:val="20"/>
        </w:rPr>
        <w:t xml:space="preserve"> </w:t>
      </w:r>
      <w:proofErr w:type="spellStart"/>
      <w:r w:rsidR="00453568" w:rsidRPr="00453568">
        <w:rPr>
          <w:sz w:val="20"/>
          <w:szCs w:val="20"/>
        </w:rPr>
        <w:t>pengukuran</w:t>
      </w:r>
      <w:proofErr w:type="spellEnd"/>
      <w:r w:rsidR="00453568" w:rsidRPr="00453568">
        <w:rPr>
          <w:sz w:val="20"/>
          <w:szCs w:val="20"/>
        </w:rPr>
        <w:t xml:space="preserve"> </w:t>
      </w:r>
      <w:proofErr w:type="spellStart"/>
      <w:r w:rsidR="00453568" w:rsidRPr="00453568">
        <w:rPr>
          <w:sz w:val="20"/>
          <w:szCs w:val="20"/>
        </w:rPr>
        <w:t>kesamaan</w:t>
      </w:r>
      <w:proofErr w:type="spellEnd"/>
      <w:r w:rsidR="00453568" w:rsidRPr="00453568">
        <w:rPr>
          <w:sz w:val="20"/>
          <w:szCs w:val="20"/>
        </w:rPr>
        <w:t xml:space="preserve"> kata </w:t>
      </w:r>
      <w:proofErr w:type="spellStart"/>
      <w:r w:rsidR="00453568" w:rsidRPr="00453568">
        <w:rPr>
          <w:sz w:val="20"/>
          <w:szCs w:val="20"/>
        </w:rPr>
        <w:t>kunci</w:t>
      </w:r>
      <w:proofErr w:type="spellEnd"/>
      <w:r w:rsidR="00453568" w:rsidRPr="00453568">
        <w:rPr>
          <w:sz w:val="20"/>
          <w:szCs w:val="20"/>
        </w:rPr>
        <w:t>.</w:t>
      </w:r>
    </w:p>
    <w:p w14:paraId="27610670" w14:textId="77777777" w:rsidR="009624FE" w:rsidRDefault="009624FE" w:rsidP="00890530">
      <w:pPr>
        <w:ind w:right="461"/>
        <w:jc w:val="both"/>
        <w:rPr>
          <w:sz w:val="20"/>
          <w:szCs w:val="20"/>
        </w:rPr>
      </w:pPr>
    </w:p>
    <w:p w14:paraId="3ACACDF7" w14:textId="497162D9" w:rsidR="000F10F6" w:rsidRPr="000F10F6" w:rsidRDefault="00890530" w:rsidP="000F10F6">
      <w:pPr>
        <w:pStyle w:val="Heading3"/>
      </w:pPr>
      <w:bookmarkStart w:id="96" w:name="_Toc202306617"/>
      <w:r w:rsidRPr="00510EFC">
        <w:t>3.2.</w:t>
      </w:r>
      <w:r w:rsidR="009624FE">
        <w:t>6</w:t>
      </w:r>
      <w:r w:rsidRPr="00510EFC">
        <w:t xml:space="preserve"> </w:t>
      </w:r>
      <w:r w:rsidR="00D53139" w:rsidRPr="00D53139">
        <w:t>RETURN RESULT (.</w:t>
      </w:r>
      <w:proofErr w:type="spellStart"/>
      <w:r w:rsidR="00D53139" w:rsidRPr="00D53139">
        <w:t>json</w:t>
      </w:r>
      <w:proofErr w:type="spellEnd"/>
      <w:r w:rsidR="00D53139" w:rsidRPr="00D53139">
        <w:t>)</w:t>
      </w:r>
      <w:bookmarkEnd w:id="96"/>
    </w:p>
    <w:p w14:paraId="37B07B93" w14:textId="088190B2" w:rsidR="000F10F6" w:rsidRDefault="000F10F6" w:rsidP="000F10F6">
      <w:pPr>
        <w:ind w:firstLine="720"/>
        <w:jc w:val="both"/>
        <w:rPr>
          <w:b/>
          <w:sz w:val="20"/>
          <w:szCs w:val="20"/>
        </w:rPr>
      </w:pPr>
      <w:r w:rsidRPr="000F0B78">
        <w:rPr>
          <w:sz w:val="20"/>
          <w:szCs w:val="20"/>
        </w:rPr>
        <w:t xml:space="preserve">Gambar 3.13 </w:t>
      </w:r>
      <w:proofErr w:type="spellStart"/>
      <w:r w:rsidRPr="000F0B78">
        <w:rPr>
          <w:sz w:val="20"/>
          <w:szCs w:val="20"/>
        </w:rPr>
        <w:t>Setelah</w:t>
      </w:r>
      <w:proofErr w:type="spellEnd"/>
      <w:r w:rsidRPr="000F0B78">
        <w:rPr>
          <w:sz w:val="20"/>
          <w:szCs w:val="20"/>
        </w:rPr>
        <w:t xml:space="preserve"> </w:t>
      </w:r>
      <w:proofErr w:type="spellStart"/>
      <w:r w:rsidRPr="000F0B78">
        <w:rPr>
          <w:sz w:val="20"/>
          <w:szCs w:val="20"/>
        </w:rPr>
        <w:t>dokumen</w:t>
      </w:r>
      <w:proofErr w:type="spellEnd"/>
      <w:r w:rsidRPr="000F0B78">
        <w:rPr>
          <w:sz w:val="20"/>
          <w:szCs w:val="20"/>
        </w:rPr>
        <w:t xml:space="preserve"> yang paling </w:t>
      </w:r>
      <w:proofErr w:type="spellStart"/>
      <w:r w:rsidRPr="000F0B78">
        <w:rPr>
          <w:sz w:val="20"/>
          <w:szCs w:val="20"/>
        </w:rPr>
        <w:t>relevan</w:t>
      </w:r>
      <w:proofErr w:type="spellEnd"/>
      <w:r w:rsidRPr="000F0B78">
        <w:rPr>
          <w:sz w:val="20"/>
          <w:szCs w:val="20"/>
        </w:rPr>
        <w:t xml:space="preserve"> </w:t>
      </w:r>
      <w:proofErr w:type="spellStart"/>
      <w:r w:rsidRPr="000F0B78">
        <w:rPr>
          <w:sz w:val="20"/>
          <w:szCs w:val="20"/>
        </w:rPr>
        <w:t>ditemukan</w:t>
      </w:r>
      <w:proofErr w:type="spellEnd"/>
      <w:r w:rsidRPr="000F0B78">
        <w:rPr>
          <w:sz w:val="20"/>
          <w:szCs w:val="20"/>
        </w:rPr>
        <w:t xml:space="preserve">, </w:t>
      </w:r>
      <w:proofErr w:type="spellStart"/>
      <w:r w:rsidRPr="000F0B78">
        <w:rPr>
          <w:sz w:val="20"/>
          <w:szCs w:val="20"/>
        </w:rPr>
        <w:t>hasil</w:t>
      </w:r>
      <w:proofErr w:type="spellEnd"/>
      <w:r w:rsidRPr="000F0B78">
        <w:rPr>
          <w:sz w:val="20"/>
          <w:szCs w:val="20"/>
        </w:rPr>
        <w:t xml:space="preserve"> </w:t>
      </w:r>
      <w:proofErr w:type="spellStart"/>
      <w:r w:rsidRPr="000F0B78">
        <w:rPr>
          <w:sz w:val="20"/>
          <w:szCs w:val="20"/>
        </w:rPr>
        <w:t>jawaban</w:t>
      </w:r>
      <w:proofErr w:type="spellEnd"/>
      <w:r w:rsidRPr="000F0B78">
        <w:rPr>
          <w:sz w:val="20"/>
          <w:szCs w:val="20"/>
        </w:rPr>
        <w:t xml:space="preserve"> </w:t>
      </w:r>
      <w:proofErr w:type="spellStart"/>
      <w:r w:rsidRPr="000F0B78">
        <w:rPr>
          <w:sz w:val="20"/>
          <w:szCs w:val="20"/>
        </w:rPr>
        <w:t>akan</w:t>
      </w:r>
      <w:proofErr w:type="spellEnd"/>
      <w:r w:rsidRPr="000F0B78">
        <w:rPr>
          <w:sz w:val="20"/>
          <w:szCs w:val="20"/>
        </w:rPr>
        <w:t xml:space="preserve"> </w:t>
      </w:r>
      <w:proofErr w:type="spellStart"/>
      <w:r w:rsidRPr="000F0B78">
        <w:rPr>
          <w:sz w:val="20"/>
          <w:szCs w:val="20"/>
        </w:rPr>
        <w:t>dikembalikan</w:t>
      </w:r>
      <w:proofErr w:type="spellEnd"/>
      <w:r w:rsidRPr="0081300D">
        <w:rPr>
          <w:sz w:val="20"/>
          <w:szCs w:val="20"/>
        </w:rPr>
        <w:t xml:space="preserve"> </w:t>
      </w:r>
      <w:proofErr w:type="spellStart"/>
      <w:r w:rsidRPr="0081300D">
        <w:rPr>
          <w:sz w:val="20"/>
          <w:szCs w:val="20"/>
        </w:rPr>
        <w:t>dalam</w:t>
      </w:r>
      <w:proofErr w:type="spellEnd"/>
      <w:r w:rsidRPr="0081300D">
        <w:rPr>
          <w:sz w:val="20"/>
          <w:szCs w:val="20"/>
        </w:rPr>
        <w:t xml:space="preserve"> format JSON.</w:t>
      </w:r>
    </w:p>
    <w:p w14:paraId="0AD0C25E" w14:textId="114C5047" w:rsidR="009624FE" w:rsidRDefault="009624FE" w:rsidP="00B62CAD">
      <w:pPr>
        <w:jc w:val="center"/>
        <w:rPr>
          <w:b/>
          <w:sz w:val="20"/>
          <w:szCs w:val="20"/>
        </w:rPr>
      </w:pPr>
      <w:r>
        <w:rPr>
          <w:b/>
          <w:noProof/>
          <w:sz w:val="20"/>
          <w:szCs w:val="20"/>
        </w:rPr>
        <w:drawing>
          <wp:inline distT="0" distB="0" distL="0" distR="0" wp14:anchorId="211EB09E" wp14:editId="2A5B3EEA">
            <wp:extent cx="762000" cy="952500"/>
            <wp:effectExtent l="0" t="0" r="0" b="0"/>
            <wp:docPr id="2091946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6172" name="Picture 2091946172"/>
                    <pic:cNvPicPr/>
                  </pic:nvPicPr>
                  <pic:blipFill>
                    <a:blip r:embed="rId26">
                      <a:extLst>
                        <a:ext uri="{28A0092B-C50C-407E-A947-70E740481C1C}">
                          <a14:useLocalDpi xmlns:a14="http://schemas.microsoft.com/office/drawing/2010/main" val="0"/>
                        </a:ext>
                      </a:extLst>
                    </a:blip>
                    <a:stretch>
                      <a:fillRect/>
                    </a:stretch>
                  </pic:blipFill>
                  <pic:spPr>
                    <a:xfrm>
                      <a:off x="0" y="0"/>
                      <a:ext cx="762000" cy="952500"/>
                    </a:xfrm>
                    <a:prstGeom prst="rect">
                      <a:avLst/>
                    </a:prstGeom>
                  </pic:spPr>
                </pic:pic>
              </a:graphicData>
            </a:graphic>
          </wp:inline>
        </w:drawing>
      </w:r>
    </w:p>
    <w:p w14:paraId="483899F9" w14:textId="38963DF3" w:rsidR="009624FE" w:rsidRDefault="00B62CAD" w:rsidP="00890530">
      <w:pPr>
        <w:rPr>
          <w:b/>
          <w:sz w:val="20"/>
          <w:szCs w:val="20"/>
        </w:rPr>
      </w:pPr>
      <w:r>
        <w:rPr>
          <w:noProof/>
        </w:rPr>
        <mc:AlternateContent>
          <mc:Choice Requires="wps">
            <w:drawing>
              <wp:anchor distT="0" distB="0" distL="114300" distR="114300" simplePos="0" relativeHeight="251809280" behindDoc="0" locked="0" layoutInCell="1" allowOverlap="1" wp14:anchorId="4F2D50AD" wp14:editId="76D36745">
                <wp:simplePos x="0" y="0"/>
                <wp:positionH relativeFrom="margin">
                  <wp:align>center</wp:align>
                </wp:positionH>
                <wp:positionV relativeFrom="paragraph">
                  <wp:posOffset>26670</wp:posOffset>
                </wp:positionV>
                <wp:extent cx="2032000" cy="635"/>
                <wp:effectExtent l="0" t="0" r="6350" b="8255"/>
                <wp:wrapSquare wrapText="bothSides"/>
                <wp:docPr id="1543919618" name="Text Box 1"/>
                <wp:cNvGraphicFramePr/>
                <a:graphic xmlns:a="http://schemas.openxmlformats.org/drawingml/2006/main">
                  <a:graphicData uri="http://schemas.microsoft.com/office/word/2010/wordprocessingShape">
                    <wps:wsp>
                      <wps:cNvSpPr txBox="1"/>
                      <wps:spPr>
                        <a:xfrm>
                          <a:off x="0" y="0"/>
                          <a:ext cx="2032000" cy="635"/>
                        </a:xfrm>
                        <a:prstGeom prst="rect">
                          <a:avLst/>
                        </a:prstGeom>
                        <a:solidFill>
                          <a:prstClr val="white"/>
                        </a:solidFill>
                        <a:ln>
                          <a:noFill/>
                        </a:ln>
                      </wps:spPr>
                      <wps:txbx>
                        <w:txbxContent>
                          <w:p w14:paraId="3E5512A9" w14:textId="4CC47A29" w:rsidR="00B62CAD" w:rsidRPr="00B62CAD" w:rsidRDefault="00B62CAD" w:rsidP="00B62CAD">
                            <w:pPr>
                              <w:pStyle w:val="Caption"/>
                              <w:jc w:val="center"/>
                              <w:rPr>
                                <w:b/>
                                <w:noProof/>
                                <w:color w:val="auto"/>
                                <w:sz w:val="20"/>
                                <w:szCs w:val="20"/>
                              </w:rPr>
                            </w:pPr>
                            <w:bookmarkStart w:id="97" w:name="_Toc202306651"/>
                            <w:r w:rsidRPr="00B62CAD">
                              <w:rPr>
                                <w:color w:val="auto"/>
                              </w:rPr>
                              <w:t xml:space="preserve">Gambar 3. </w:t>
                            </w:r>
                            <w:r w:rsidRPr="00B62CAD">
                              <w:rPr>
                                <w:color w:val="auto"/>
                              </w:rPr>
                              <w:fldChar w:fldCharType="begin"/>
                            </w:r>
                            <w:r w:rsidRPr="00B62CAD">
                              <w:rPr>
                                <w:color w:val="auto"/>
                              </w:rPr>
                              <w:instrText xml:space="preserve"> SEQ Gambar_3. \* ARABIC </w:instrText>
                            </w:r>
                            <w:r w:rsidRPr="00B62CAD">
                              <w:rPr>
                                <w:color w:val="auto"/>
                              </w:rPr>
                              <w:fldChar w:fldCharType="separate"/>
                            </w:r>
                            <w:r w:rsidR="00327503">
                              <w:rPr>
                                <w:noProof/>
                                <w:color w:val="auto"/>
                              </w:rPr>
                              <w:t>14</w:t>
                            </w:r>
                            <w:r w:rsidRPr="00B62CAD">
                              <w:rPr>
                                <w:color w:val="auto"/>
                              </w:rPr>
                              <w:fldChar w:fldCharType="end"/>
                            </w:r>
                            <w:r w:rsidRPr="00B62CAD">
                              <w:rPr>
                                <w:color w:val="auto"/>
                              </w:rPr>
                              <w:t xml:space="preserve"> Return Result API (.json)</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2D50AD" id="_x0000_s1036" type="#_x0000_t202" style="position:absolute;margin-left:0;margin-top:2.1pt;width:160pt;height:.05pt;z-index:2518092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" stroked="f">
                <v:textbox style="mso-fit-shape-to-text:t" inset="0,0,0,0">
                  <w:txbxContent>
                    <w:p w14:paraId="3E5512A9" w14:textId="4CC47A29" w:rsidR="00B62CAD" w:rsidRPr="00B62CAD" w:rsidRDefault="00B62CAD" w:rsidP="00B62CAD">
                      <w:pPr>
                        <w:pStyle w:val="Caption"/>
                        <w:jc w:val="center"/>
                        <w:rPr>
                          <w:b/>
                          <w:noProof/>
                          <w:color w:val="auto"/>
                          <w:sz w:val="20"/>
                          <w:szCs w:val="20"/>
                        </w:rPr>
                      </w:pPr>
                      <w:bookmarkStart w:id="98" w:name="_Toc202306651"/>
                      <w:r w:rsidRPr="00B62CAD">
                        <w:rPr>
                          <w:color w:val="auto"/>
                        </w:rPr>
                        <w:t xml:space="preserve">Gambar 3. </w:t>
                      </w:r>
                      <w:r w:rsidRPr="00B62CAD">
                        <w:rPr>
                          <w:color w:val="auto"/>
                        </w:rPr>
                        <w:fldChar w:fldCharType="begin"/>
                      </w:r>
                      <w:r w:rsidRPr="00B62CAD">
                        <w:rPr>
                          <w:color w:val="auto"/>
                        </w:rPr>
                        <w:instrText xml:space="preserve"> SEQ Gambar_3. \* ARABIC </w:instrText>
                      </w:r>
                      <w:r w:rsidRPr="00B62CAD">
                        <w:rPr>
                          <w:color w:val="auto"/>
                        </w:rPr>
                        <w:fldChar w:fldCharType="separate"/>
                      </w:r>
                      <w:r w:rsidR="00327503">
                        <w:rPr>
                          <w:noProof/>
                          <w:color w:val="auto"/>
                        </w:rPr>
                        <w:t>14</w:t>
                      </w:r>
                      <w:r w:rsidRPr="00B62CAD">
                        <w:rPr>
                          <w:color w:val="auto"/>
                        </w:rPr>
                        <w:fldChar w:fldCharType="end"/>
                      </w:r>
                      <w:r w:rsidRPr="00B62CAD">
                        <w:rPr>
                          <w:color w:val="auto"/>
                        </w:rPr>
                        <w:t xml:space="preserve"> Return Result API (.json)</w:t>
                      </w:r>
                      <w:bookmarkEnd w:id="98"/>
                    </w:p>
                  </w:txbxContent>
                </v:textbox>
                <w10:wrap type="square" anchorx="margin"/>
              </v:shape>
            </w:pict>
          </mc:Fallback>
        </mc:AlternateContent>
      </w:r>
    </w:p>
    <w:p w14:paraId="4E7341C0" w14:textId="77777777" w:rsidR="009624FE" w:rsidRDefault="009624FE" w:rsidP="00890530">
      <w:pPr>
        <w:rPr>
          <w:b/>
          <w:sz w:val="20"/>
          <w:szCs w:val="20"/>
        </w:rPr>
      </w:pPr>
    </w:p>
    <w:p w14:paraId="1F521BF6" w14:textId="77777777" w:rsidR="00B62CAD" w:rsidRPr="00510EFC" w:rsidRDefault="00B62CAD" w:rsidP="00890530">
      <w:pPr>
        <w:rPr>
          <w:b/>
          <w:sz w:val="20"/>
          <w:szCs w:val="20"/>
        </w:rPr>
      </w:pPr>
    </w:p>
    <w:p w14:paraId="4A08F1BA" w14:textId="4D1D0897" w:rsidR="00890530" w:rsidRPr="0081300D" w:rsidRDefault="00890530" w:rsidP="000F0B78">
      <w:pPr>
        <w:spacing w:line="276" w:lineRule="auto"/>
        <w:ind w:right="35"/>
        <w:jc w:val="both"/>
        <w:rPr>
          <w:sz w:val="20"/>
          <w:szCs w:val="20"/>
        </w:rPr>
      </w:pPr>
      <w:r>
        <w:tab/>
      </w:r>
      <w:proofErr w:type="spellStart"/>
      <w:r w:rsidR="00DA5081" w:rsidRPr="00DA5081">
        <w:rPr>
          <w:sz w:val="20"/>
          <w:szCs w:val="20"/>
        </w:rPr>
        <w:t>Setelah</w:t>
      </w:r>
      <w:proofErr w:type="spellEnd"/>
      <w:r w:rsidR="00DA5081" w:rsidRPr="00DA5081">
        <w:rPr>
          <w:sz w:val="20"/>
          <w:szCs w:val="20"/>
        </w:rPr>
        <w:t xml:space="preserve"> </w:t>
      </w:r>
      <w:proofErr w:type="spellStart"/>
      <w:r w:rsidR="00DA5081" w:rsidRPr="00DA5081">
        <w:rPr>
          <w:sz w:val="20"/>
          <w:szCs w:val="20"/>
        </w:rPr>
        <w:t>pemrosesan</w:t>
      </w:r>
      <w:proofErr w:type="spellEnd"/>
      <w:r w:rsidR="00DA5081" w:rsidRPr="00DA5081">
        <w:rPr>
          <w:sz w:val="20"/>
          <w:szCs w:val="20"/>
        </w:rPr>
        <w:t xml:space="preserve"> </w:t>
      </w:r>
      <w:proofErr w:type="spellStart"/>
      <w:r w:rsidR="00DA5081" w:rsidRPr="00DA5081">
        <w:rPr>
          <w:sz w:val="20"/>
          <w:szCs w:val="20"/>
        </w:rPr>
        <w:t>selesai</w:t>
      </w:r>
      <w:proofErr w:type="spellEnd"/>
      <w:r w:rsidR="00DA5081" w:rsidRPr="00DA5081">
        <w:rPr>
          <w:sz w:val="20"/>
          <w:szCs w:val="20"/>
        </w:rPr>
        <w:t xml:space="preserve">, API </w:t>
      </w:r>
      <w:proofErr w:type="spellStart"/>
      <w:r w:rsidR="00DA5081" w:rsidRPr="00DA5081">
        <w:rPr>
          <w:sz w:val="20"/>
          <w:szCs w:val="20"/>
        </w:rPr>
        <w:t>mengirimkan</w:t>
      </w:r>
      <w:proofErr w:type="spellEnd"/>
      <w:r w:rsidR="00DA5081" w:rsidRPr="00DA5081">
        <w:rPr>
          <w:sz w:val="20"/>
          <w:szCs w:val="20"/>
        </w:rPr>
        <w:t xml:space="preserve"> </w:t>
      </w:r>
      <w:proofErr w:type="spellStart"/>
      <w:r w:rsidR="00DA5081" w:rsidRPr="00DA5081">
        <w:rPr>
          <w:sz w:val="20"/>
          <w:szCs w:val="20"/>
        </w:rPr>
        <w:t>respons</w:t>
      </w:r>
      <w:proofErr w:type="spellEnd"/>
      <w:r w:rsidR="00DA5081" w:rsidRPr="00DA5081">
        <w:rPr>
          <w:sz w:val="20"/>
          <w:szCs w:val="20"/>
        </w:rPr>
        <w:t xml:space="preserve"> </w:t>
      </w:r>
      <w:proofErr w:type="spellStart"/>
      <w:r w:rsidR="00DA5081" w:rsidRPr="00DA5081">
        <w:rPr>
          <w:sz w:val="20"/>
          <w:szCs w:val="20"/>
        </w:rPr>
        <w:t>kembali</w:t>
      </w:r>
      <w:proofErr w:type="spellEnd"/>
      <w:r w:rsidR="00DA5081" w:rsidRPr="00DA5081">
        <w:rPr>
          <w:sz w:val="20"/>
          <w:szCs w:val="20"/>
        </w:rPr>
        <w:t xml:space="preserve"> </w:t>
      </w:r>
      <w:proofErr w:type="spellStart"/>
      <w:r w:rsidR="00DA5081" w:rsidRPr="00DA5081">
        <w:rPr>
          <w:sz w:val="20"/>
          <w:szCs w:val="20"/>
        </w:rPr>
        <w:t>ke</w:t>
      </w:r>
      <w:proofErr w:type="spellEnd"/>
      <w:r w:rsidR="00DA5081" w:rsidRPr="00DA5081">
        <w:rPr>
          <w:sz w:val="20"/>
          <w:szCs w:val="20"/>
        </w:rPr>
        <w:t xml:space="preserve"> </w:t>
      </w:r>
      <w:proofErr w:type="spellStart"/>
      <w:r w:rsidR="00DA5081" w:rsidRPr="00DA5081">
        <w:rPr>
          <w:sz w:val="20"/>
          <w:szCs w:val="20"/>
        </w:rPr>
        <w:t>antarmuka</w:t>
      </w:r>
      <w:proofErr w:type="spellEnd"/>
      <w:r w:rsidR="00DA5081" w:rsidRPr="00DA5081">
        <w:rPr>
          <w:sz w:val="20"/>
          <w:szCs w:val="20"/>
        </w:rPr>
        <w:t xml:space="preserve"> </w:t>
      </w:r>
      <w:proofErr w:type="spellStart"/>
      <w:r w:rsidR="00DA5081" w:rsidRPr="00DA5081">
        <w:rPr>
          <w:sz w:val="20"/>
          <w:szCs w:val="20"/>
        </w:rPr>
        <w:t>pengguna</w:t>
      </w:r>
      <w:proofErr w:type="spellEnd"/>
      <w:r w:rsidR="00DA5081" w:rsidRPr="00DA5081">
        <w:rPr>
          <w:sz w:val="20"/>
          <w:szCs w:val="20"/>
        </w:rPr>
        <w:t xml:space="preserve">, </w:t>
      </w:r>
      <w:proofErr w:type="spellStart"/>
      <w:r w:rsidR="00DA5081" w:rsidRPr="00DA5081">
        <w:rPr>
          <w:sz w:val="20"/>
          <w:szCs w:val="20"/>
        </w:rPr>
        <w:t>memberikan</w:t>
      </w:r>
      <w:proofErr w:type="spellEnd"/>
      <w:r w:rsidR="00DA5081" w:rsidRPr="00DA5081">
        <w:rPr>
          <w:sz w:val="20"/>
          <w:szCs w:val="20"/>
        </w:rPr>
        <w:t xml:space="preserve"> </w:t>
      </w:r>
      <w:proofErr w:type="spellStart"/>
      <w:r w:rsidR="00DA5081" w:rsidRPr="00DA5081">
        <w:rPr>
          <w:sz w:val="20"/>
          <w:szCs w:val="20"/>
        </w:rPr>
        <w:t>jawaban</w:t>
      </w:r>
      <w:proofErr w:type="spellEnd"/>
      <w:r w:rsidR="00DA5081" w:rsidRPr="00DA5081">
        <w:rPr>
          <w:sz w:val="20"/>
          <w:szCs w:val="20"/>
        </w:rPr>
        <w:t xml:space="preserve"> </w:t>
      </w:r>
      <w:proofErr w:type="spellStart"/>
      <w:r w:rsidR="00DA5081" w:rsidRPr="00DA5081">
        <w:rPr>
          <w:sz w:val="20"/>
          <w:szCs w:val="20"/>
        </w:rPr>
        <w:t>atau</w:t>
      </w:r>
      <w:proofErr w:type="spellEnd"/>
      <w:r w:rsidR="00DA5081" w:rsidRPr="00DA5081">
        <w:rPr>
          <w:sz w:val="20"/>
          <w:szCs w:val="20"/>
        </w:rPr>
        <w:t xml:space="preserve"> </w:t>
      </w:r>
      <w:proofErr w:type="spellStart"/>
      <w:r w:rsidR="00DA5081" w:rsidRPr="00DA5081">
        <w:rPr>
          <w:sz w:val="20"/>
          <w:szCs w:val="20"/>
        </w:rPr>
        <w:t>informasi</w:t>
      </w:r>
      <w:proofErr w:type="spellEnd"/>
      <w:r w:rsidR="00DA5081" w:rsidRPr="00DA5081">
        <w:rPr>
          <w:sz w:val="20"/>
          <w:szCs w:val="20"/>
        </w:rPr>
        <w:t xml:space="preserve"> yang </w:t>
      </w:r>
      <w:proofErr w:type="spellStart"/>
      <w:r w:rsidR="00DA5081" w:rsidRPr="00DA5081">
        <w:rPr>
          <w:sz w:val="20"/>
          <w:szCs w:val="20"/>
        </w:rPr>
        <w:t>dibutuhkan</w:t>
      </w:r>
      <w:proofErr w:type="spellEnd"/>
      <w:r w:rsidR="00DA5081" w:rsidRPr="00DA5081">
        <w:rPr>
          <w:sz w:val="20"/>
          <w:szCs w:val="20"/>
        </w:rPr>
        <w:t xml:space="preserve"> oleh </w:t>
      </w:r>
      <w:proofErr w:type="spellStart"/>
      <w:r w:rsidR="00DA5081" w:rsidRPr="00DA5081">
        <w:rPr>
          <w:sz w:val="20"/>
          <w:szCs w:val="20"/>
        </w:rPr>
        <w:t>pengguna</w:t>
      </w:r>
      <w:proofErr w:type="spellEnd"/>
      <w:r w:rsidR="00DA5081" w:rsidRPr="00DA5081">
        <w:rPr>
          <w:sz w:val="20"/>
          <w:szCs w:val="20"/>
        </w:rPr>
        <w:t>.</w:t>
      </w:r>
    </w:p>
    <w:bookmarkEnd w:id="72"/>
    <w:p w14:paraId="60338C9C" w14:textId="77777777" w:rsidR="000F0B78" w:rsidRDefault="000F0B78" w:rsidP="00A50BC5">
      <w:pPr>
        <w:ind w:right="461"/>
        <w:jc w:val="both"/>
        <w:rPr>
          <w:sz w:val="20"/>
          <w:szCs w:val="20"/>
        </w:rPr>
      </w:pPr>
    </w:p>
    <w:p w14:paraId="6C432680" w14:textId="77777777" w:rsidR="000F0B78" w:rsidRPr="009404BB" w:rsidRDefault="000F0B78" w:rsidP="00A50BC5">
      <w:pPr>
        <w:ind w:right="461"/>
        <w:jc w:val="both"/>
        <w:rPr>
          <w:sz w:val="20"/>
          <w:szCs w:val="20"/>
        </w:rPr>
      </w:pPr>
    </w:p>
    <w:p w14:paraId="72D15E66" w14:textId="3DC9F2AB" w:rsidR="00B54A3E" w:rsidRDefault="0095177D" w:rsidP="004D0EA0">
      <w:pPr>
        <w:pStyle w:val="Heading3"/>
        <w:ind w:left="426" w:right="461" w:hanging="426"/>
        <w:rPr>
          <w:rFonts w:cs="Times New Roman"/>
          <w:bCs/>
          <w:szCs w:val="20"/>
        </w:rPr>
      </w:pPr>
      <w:bookmarkStart w:id="99" w:name="_Toc176987411"/>
      <w:bookmarkStart w:id="100" w:name="_Toc202306618"/>
      <w:r w:rsidRPr="009404BB">
        <w:rPr>
          <w:rFonts w:cs="Times New Roman"/>
          <w:bCs/>
          <w:szCs w:val="20"/>
        </w:rPr>
        <w:t>3.2.</w:t>
      </w:r>
      <w:r w:rsidR="003E2B7F">
        <w:rPr>
          <w:rFonts w:cs="Times New Roman"/>
          <w:bCs/>
          <w:szCs w:val="20"/>
        </w:rPr>
        <w:t>7</w:t>
      </w:r>
      <w:r w:rsidRPr="009404BB">
        <w:rPr>
          <w:rFonts w:cs="Times New Roman"/>
          <w:bCs/>
          <w:szCs w:val="20"/>
        </w:rPr>
        <w:t xml:space="preserve"> </w:t>
      </w:r>
      <w:bookmarkEnd w:id="99"/>
      <w:r w:rsidR="00467460">
        <w:rPr>
          <w:rFonts w:cs="Times New Roman"/>
          <w:bCs/>
          <w:szCs w:val="20"/>
        </w:rPr>
        <w:t>USER EXPERIENCE</w:t>
      </w:r>
      <w:bookmarkEnd w:id="100"/>
    </w:p>
    <w:p w14:paraId="68B1CB4B" w14:textId="5CBAE8BD" w:rsidR="001A10D3" w:rsidRDefault="00E232EE" w:rsidP="00E232EE">
      <w:pPr>
        <w:ind w:firstLine="426"/>
        <w:jc w:val="both"/>
        <w:rPr>
          <w:b/>
          <w:bCs/>
          <w:color w:val="000000" w:themeColor="text1"/>
          <w:sz w:val="20"/>
          <w:szCs w:val="20"/>
        </w:rPr>
      </w:pPr>
      <w:r w:rsidRPr="00467460">
        <w:rPr>
          <w:sz w:val="20"/>
          <w:szCs w:val="20"/>
        </w:rPr>
        <w:t xml:space="preserve">User Experience (UX) </w:t>
      </w:r>
      <w:proofErr w:type="spellStart"/>
      <w:r w:rsidRPr="00467460">
        <w:rPr>
          <w:sz w:val="20"/>
          <w:szCs w:val="20"/>
        </w:rPr>
        <w:t>atau</w:t>
      </w:r>
      <w:proofErr w:type="spellEnd"/>
      <w:r w:rsidRPr="00467460">
        <w:rPr>
          <w:sz w:val="20"/>
          <w:szCs w:val="20"/>
        </w:rPr>
        <w:t xml:space="preserve"> </w:t>
      </w:r>
      <w:proofErr w:type="spellStart"/>
      <w:r w:rsidRPr="00467460">
        <w:rPr>
          <w:sz w:val="20"/>
          <w:szCs w:val="20"/>
        </w:rPr>
        <w:t>Pengalaman</w:t>
      </w:r>
      <w:proofErr w:type="spellEnd"/>
      <w:r w:rsidRPr="00467460">
        <w:rPr>
          <w:sz w:val="20"/>
          <w:szCs w:val="20"/>
        </w:rPr>
        <w:t xml:space="preserve"> </w:t>
      </w:r>
      <w:proofErr w:type="spellStart"/>
      <w:r w:rsidRPr="00467460">
        <w:rPr>
          <w:sz w:val="20"/>
          <w:szCs w:val="20"/>
        </w:rPr>
        <w:t>Pengguna</w:t>
      </w:r>
      <w:proofErr w:type="spellEnd"/>
      <w:r w:rsidRPr="00467460">
        <w:rPr>
          <w:sz w:val="20"/>
          <w:szCs w:val="20"/>
        </w:rPr>
        <w:t xml:space="preserve"> </w:t>
      </w:r>
      <w:proofErr w:type="spellStart"/>
      <w:r w:rsidRPr="00467460">
        <w:rPr>
          <w:sz w:val="20"/>
          <w:szCs w:val="20"/>
        </w:rPr>
        <w:t>adalah</w:t>
      </w:r>
      <w:proofErr w:type="spellEnd"/>
      <w:r>
        <w:rPr>
          <w:sz w:val="20"/>
          <w:szCs w:val="20"/>
        </w:rPr>
        <w:t xml:space="preserve"> </w:t>
      </w:r>
      <w:proofErr w:type="spellStart"/>
      <w:r w:rsidRPr="00467460">
        <w:rPr>
          <w:sz w:val="20"/>
          <w:szCs w:val="20"/>
        </w:rPr>
        <w:t>keseluruhan</w:t>
      </w:r>
      <w:proofErr w:type="spellEnd"/>
      <w:r w:rsidRPr="00467460">
        <w:rPr>
          <w:sz w:val="20"/>
          <w:szCs w:val="20"/>
        </w:rPr>
        <w:t xml:space="preserve"> </w:t>
      </w:r>
      <w:proofErr w:type="spellStart"/>
      <w:r w:rsidRPr="00467460">
        <w:rPr>
          <w:sz w:val="20"/>
          <w:szCs w:val="20"/>
        </w:rPr>
        <w:t>pengalaman</w:t>
      </w:r>
      <w:proofErr w:type="spellEnd"/>
      <w:r w:rsidRPr="00467460">
        <w:rPr>
          <w:sz w:val="20"/>
          <w:szCs w:val="20"/>
        </w:rPr>
        <w:t xml:space="preserve"> yang </w:t>
      </w:r>
      <w:proofErr w:type="spellStart"/>
      <w:r w:rsidRPr="00467460">
        <w:rPr>
          <w:sz w:val="20"/>
          <w:szCs w:val="20"/>
        </w:rPr>
        <w:t>dirasakan</w:t>
      </w:r>
      <w:proofErr w:type="spellEnd"/>
      <w:r w:rsidRPr="00467460">
        <w:rPr>
          <w:sz w:val="20"/>
          <w:szCs w:val="20"/>
        </w:rPr>
        <w:t xml:space="preserve"> </w:t>
      </w:r>
      <w:proofErr w:type="spellStart"/>
      <w:r w:rsidRPr="00467460">
        <w:rPr>
          <w:sz w:val="20"/>
          <w:szCs w:val="20"/>
        </w:rPr>
        <w:t>pengguna</w:t>
      </w:r>
      <w:proofErr w:type="spellEnd"/>
      <w:r w:rsidRPr="00467460">
        <w:rPr>
          <w:sz w:val="20"/>
          <w:szCs w:val="20"/>
        </w:rPr>
        <w:t xml:space="preserve"> </w:t>
      </w:r>
      <w:proofErr w:type="spellStart"/>
      <w:r w:rsidRPr="00467460">
        <w:rPr>
          <w:sz w:val="20"/>
          <w:szCs w:val="20"/>
        </w:rPr>
        <w:t>saat</w:t>
      </w:r>
      <w:proofErr w:type="spellEnd"/>
      <w:r w:rsidRPr="00467460">
        <w:rPr>
          <w:sz w:val="20"/>
          <w:szCs w:val="20"/>
        </w:rPr>
        <w:t xml:space="preserve"> </w:t>
      </w:r>
      <w:proofErr w:type="spellStart"/>
      <w:r w:rsidRPr="00467460">
        <w:rPr>
          <w:sz w:val="20"/>
          <w:szCs w:val="20"/>
        </w:rPr>
        <w:t>berinteraksi</w:t>
      </w:r>
      <w:proofErr w:type="spellEnd"/>
      <w:r w:rsidRPr="00467460">
        <w:rPr>
          <w:sz w:val="20"/>
          <w:szCs w:val="20"/>
        </w:rPr>
        <w:t xml:space="preserve"> </w:t>
      </w:r>
      <w:proofErr w:type="spellStart"/>
      <w:r w:rsidRPr="00467460">
        <w:rPr>
          <w:sz w:val="20"/>
          <w:szCs w:val="20"/>
        </w:rPr>
        <w:t>dengan</w:t>
      </w:r>
      <w:proofErr w:type="spellEnd"/>
      <w:r>
        <w:rPr>
          <w:sz w:val="20"/>
          <w:szCs w:val="20"/>
        </w:rPr>
        <w:t xml:space="preserve"> </w:t>
      </w:r>
      <w:proofErr w:type="spellStart"/>
      <w:r w:rsidRPr="00467460">
        <w:rPr>
          <w:sz w:val="20"/>
          <w:szCs w:val="20"/>
        </w:rPr>
        <w:t>produk</w:t>
      </w:r>
      <w:proofErr w:type="spellEnd"/>
      <w:r w:rsidRPr="00467460">
        <w:rPr>
          <w:sz w:val="20"/>
          <w:szCs w:val="20"/>
        </w:rPr>
        <w:t xml:space="preserve">, </w:t>
      </w:r>
      <w:proofErr w:type="spellStart"/>
      <w:r w:rsidRPr="00467460">
        <w:rPr>
          <w:sz w:val="20"/>
          <w:szCs w:val="20"/>
        </w:rPr>
        <w:t>sistem</w:t>
      </w:r>
      <w:proofErr w:type="spellEnd"/>
      <w:r w:rsidRPr="00467460">
        <w:rPr>
          <w:sz w:val="20"/>
          <w:szCs w:val="20"/>
        </w:rPr>
        <w:t xml:space="preserve">, </w:t>
      </w:r>
      <w:proofErr w:type="spellStart"/>
      <w:r w:rsidRPr="00467460">
        <w:rPr>
          <w:sz w:val="20"/>
          <w:szCs w:val="20"/>
        </w:rPr>
        <w:t>atau</w:t>
      </w:r>
      <w:proofErr w:type="spellEnd"/>
      <w:r w:rsidRPr="00467460">
        <w:rPr>
          <w:sz w:val="20"/>
          <w:szCs w:val="20"/>
        </w:rPr>
        <w:t xml:space="preserve"> </w:t>
      </w:r>
      <w:proofErr w:type="spellStart"/>
      <w:r w:rsidRPr="00467460">
        <w:rPr>
          <w:sz w:val="20"/>
          <w:szCs w:val="20"/>
        </w:rPr>
        <w:t>layanan</w:t>
      </w:r>
      <w:proofErr w:type="spellEnd"/>
      <w:r w:rsidRPr="00467460">
        <w:rPr>
          <w:sz w:val="20"/>
          <w:szCs w:val="20"/>
        </w:rPr>
        <w:t xml:space="preserve">. UX </w:t>
      </w:r>
      <w:proofErr w:type="spellStart"/>
      <w:r w:rsidRPr="00467460">
        <w:rPr>
          <w:sz w:val="20"/>
          <w:szCs w:val="20"/>
        </w:rPr>
        <w:t>mencakup</w:t>
      </w:r>
      <w:proofErr w:type="spellEnd"/>
      <w:r w:rsidRPr="00467460">
        <w:rPr>
          <w:sz w:val="20"/>
          <w:szCs w:val="20"/>
        </w:rPr>
        <w:t xml:space="preserve"> </w:t>
      </w:r>
      <w:proofErr w:type="spellStart"/>
      <w:r w:rsidRPr="00467460">
        <w:rPr>
          <w:sz w:val="20"/>
          <w:szCs w:val="20"/>
        </w:rPr>
        <w:t>berbagai</w:t>
      </w:r>
      <w:proofErr w:type="spellEnd"/>
      <w:r w:rsidRPr="00467460">
        <w:rPr>
          <w:sz w:val="20"/>
          <w:szCs w:val="20"/>
        </w:rPr>
        <w:t xml:space="preserve"> </w:t>
      </w:r>
      <w:proofErr w:type="spellStart"/>
      <w:r w:rsidRPr="00467460">
        <w:rPr>
          <w:sz w:val="20"/>
          <w:szCs w:val="20"/>
        </w:rPr>
        <w:t>aspek</w:t>
      </w:r>
      <w:proofErr w:type="spellEnd"/>
      <w:r w:rsidRPr="00467460">
        <w:rPr>
          <w:sz w:val="20"/>
          <w:szCs w:val="20"/>
        </w:rPr>
        <w:t xml:space="preserve">, </w:t>
      </w:r>
      <w:proofErr w:type="spellStart"/>
      <w:r w:rsidRPr="00467460">
        <w:rPr>
          <w:sz w:val="20"/>
          <w:szCs w:val="20"/>
        </w:rPr>
        <w:t>termasuk</w:t>
      </w:r>
      <w:proofErr w:type="spellEnd"/>
      <w:r>
        <w:rPr>
          <w:sz w:val="20"/>
          <w:szCs w:val="20"/>
        </w:rPr>
        <w:t xml:space="preserve"> </w:t>
      </w:r>
      <w:proofErr w:type="spellStart"/>
      <w:r w:rsidRPr="00467460">
        <w:rPr>
          <w:sz w:val="20"/>
          <w:szCs w:val="20"/>
        </w:rPr>
        <w:t>kegunaan</w:t>
      </w:r>
      <w:proofErr w:type="spellEnd"/>
      <w:r w:rsidRPr="00467460">
        <w:rPr>
          <w:sz w:val="20"/>
          <w:szCs w:val="20"/>
        </w:rPr>
        <w:t xml:space="preserve">, </w:t>
      </w:r>
      <w:proofErr w:type="spellStart"/>
      <w:r w:rsidRPr="00467460">
        <w:rPr>
          <w:sz w:val="20"/>
          <w:szCs w:val="20"/>
        </w:rPr>
        <w:t>aksesibilitas</w:t>
      </w:r>
      <w:proofErr w:type="spellEnd"/>
      <w:r w:rsidRPr="00467460">
        <w:rPr>
          <w:sz w:val="20"/>
          <w:szCs w:val="20"/>
        </w:rPr>
        <w:t xml:space="preserve">, </w:t>
      </w:r>
      <w:proofErr w:type="spellStart"/>
      <w:r w:rsidRPr="00467460">
        <w:rPr>
          <w:sz w:val="20"/>
          <w:szCs w:val="20"/>
        </w:rPr>
        <w:t>kinerja</w:t>
      </w:r>
      <w:proofErr w:type="spellEnd"/>
      <w:r w:rsidRPr="00467460">
        <w:rPr>
          <w:sz w:val="20"/>
          <w:szCs w:val="20"/>
        </w:rPr>
        <w:t xml:space="preserve">, </w:t>
      </w:r>
      <w:proofErr w:type="spellStart"/>
      <w:r w:rsidRPr="00467460">
        <w:rPr>
          <w:sz w:val="20"/>
          <w:szCs w:val="20"/>
        </w:rPr>
        <w:t>estetika</w:t>
      </w:r>
      <w:proofErr w:type="spellEnd"/>
      <w:r w:rsidRPr="00467460">
        <w:rPr>
          <w:sz w:val="20"/>
          <w:szCs w:val="20"/>
        </w:rPr>
        <w:t xml:space="preserve">, dan </w:t>
      </w:r>
      <w:proofErr w:type="spellStart"/>
      <w:r w:rsidRPr="00467460">
        <w:rPr>
          <w:sz w:val="20"/>
          <w:szCs w:val="20"/>
        </w:rPr>
        <w:t>emosional</w:t>
      </w:r>
      <w:proofErr w:type="spellEnd"/>
      <w:r w:rsidRPr="00467460">
        <w:rPr>
          <w:sz w:val="20"/>
          <w:szCs w:val="20"/>
        </w:rPr>
        <w:t xml:space="preserve"> yang </w:t>
      </w:r>
      <w:proofErr w:type="spellStart"/>
      <w:r w:rsidRPr="00467460">
        <w:rPr>
          <w:sz w:val="20"/>
          <w:szCs w:val="20"/>
        </w:rPr>
        <w:t>dirasakan</w:t>
      </w:r>
      <w:proofErr w:type="spellEnd"/>
      <w:r>
        <w:rPr>
          <w:sz w:val="20"/>
          <w:szCs w:val="20"/>
        </w:rPr>
        <w:t xml:space="preserve"> </w:t>
      </w:r>
      <w:proofErr w:type="spellStart"/>
      <w:r w:rsidRPr="00467460">
        <w:rPr>
          <w:sz w:val="20"/>
          <w:szCs w:val="20"/>
        </w:rPr>
        <w:t>pengguna</w:t>
      </w:r>
      <w:proofErr w:type="spellEnd"/>
      <w:r w:rsidRPr="00467460">
        <w:rPr>
          <w:sz w:val="20"/>
          <w:szCs w:val="20"/>
        </w:rPr>
        <w:t xml:space="preserve"> </w:t>
      </w:r>
      <w:proofErr w:type="spellStart"/>
      <w:r w:rsidRPr="00467460">
        <w:rPr>
          <w:sz w:val="20"/>
          <w:szCs w:val="20"/>
        </w:rPr>
        <w:t>selama</w:t>
      </w:r>
      <w:proofErr w:type="spellEnd"/>
      <w:r w:rsidRPr="00467460">
        <w:rPr>
          <w:sz w:val="20"/>
          <w:szCs w:val="20"/>
        </w:rPr>
        <w:t xml:space="preserve"> dan </w:t>
      </w:r>
      <w:proofErr w:type="spellStart"/>
      <w:r w:rsidRPr="00467460">
        <w:rPr>
          <w:sz w:val="20"/>
          <w:szCs w:val="20"/>
        </w:rPr>
        <w:t>setelah</w:t>
      </w:r>
      <w:proofErr w:type="spellEnd"/>
      <w:r w:rsidRPr="00467460">
        <w:rPr>
          <w:sz w:val="20"/>
          <w:szCs w:val="20"/>
        </w:rPr>
        <w:t xml:space="preserve"> </w:t>
      </w:r>
      <w:proofErr w:type="spellStart"/>
      <w:r w:rsidRPr="00467460">
        <w:rPr>
          <w:sz w:val="20"/>
          <w:szCs w:val="20"/>
        </w:rPr>
        <w:t>penggunaan</w:t>
      </w:r>
      <w:proofErr w:type="spellEnd"/>
      <w:r w:rsidRPr="00467460">
        <w:rPr>
          <w:sz w:val="20"/>
          <w:szCs w:val="20"/>
        </w:rPr>
        <w:t xml:space="preserve"> </w:t>
      </w:r>
      <w:proofErr w:type="spellStart"/>
      <w:r w:rsidRPr="00467460">
        <w:rPr>
          <w:sz w:val="20"/>
          <w:szCs w:val="20"/>
        </w:rPr>
        <w:t>produk</w:t>
      </w:r>
      <w:proofErr w:type="spellEnd"/>
      <w:r w:rsidRPr="00467460">
        <w:rPr>
          <w:sz w:val="20"/>
          <w:szCs w:val="20"/>
        </w:rPr>
        <w:t xml:space="preserve"> </w:t>
      </w:r>
      <w:proofErr w:type="spellStart"/>
      <w:r w:rsidRPr="00467460">
        <w:rPr>
          <w:sz w:val="20"/>
          <w:szCs w:val="20"/>
        </w:rPr>
        <w:t>tersebut</w:t>
      </w:r>
      <w:proofErr w:type="spellEnd"/>
      <w:r w:rsidRPr="00467460">
        <w:rPr>
          <w:sz w:val="20"/>
          <w:szCs w:val="20"/>
        </w:rPr>
        <w:t>.</w:t>
      </w:r>
    </w:p>
    <w:p w14:paraId="7227B65C" w14:textId="77777777" w:rsidR="001A10D3" w:rsidRDefault="001A10D3" w:rsidP="00B62CAD">
      <w:pPr>
        <w:jc w:val="center"/>
        <w:rPr>
          <w:b/>
          <w:bCs/>
          <w:color w:val="000000" w:themeColor="text1"/>
          <w:sz w:val="20"/>
          <w:szCs w:val="20"/>
        </w:rPr>
      </w:pPr>
    </w:p>
    <w:p w14:paraId="4FA309B7" w14:textId="07D0D929" w:rsidR="00467460" w:rsidRDefault="00467460" w:rsidP="00B62CAD">
      <w:pPr>
        <w:jc w:val="center"/>
        <w:rPr>
          <w:b/>
          <w:bCs/>
          <w:color w:val="000000" w:themeColor="text1"/>
          <w:sz w:val="20"/>
          <w:szCs w:val="20"/>
        </w:rPr>
      </w:pPr>
      <w:r>
        <w:rPr>
          <w:noProof/>
        </w:rPr>
        <w:drawing>
          <wp:inline distT="0" distB="0" distL="0" distR="0" wp14:anchorId="5AEC32D7" wp14:editId="2FB9B19B">
            <wp:extent cx="847725" cy="1449070"/>
            <wp:effectExtent l="0" t="0" r="9525" b="0"/>
            <wp:docPr id="941260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0914" name="Picture 941260914"/>
                    <pic:cNvPicPr/>
                  </pic:nvPicPr>
                  <pic:blipFill rotWithShape="1">
                    <a:blip r:embed="rId27">
                      <a:extLst>
                        <a:ext uri="{28A0092B-C50C-407E-A947-70E740481C1C}">
                          <a14:useLocalDpi xmlns:a14="http://schemas.microsoft.com/office/drawing/2010/main" val="0"/>
                        </a:ext>
                      </a:extLst>
                    </a:blip>
                    <a:srcRect r="7996"/>
                    <a:stretch>
                      <a:fillRect/>
                    </a:stretch>
                  </pic:blipFill>
                  <pic:spPr bwMode="auto">
                    <a:xfrm>
                      <a:off x="0" y="0"/>
                      <a:ext cx="847725" cy="1449070"/>
                    </a:xfrm>
                    <a:prstGeom prst="rect">
                      <a:avLst/>
                    </a:prstGeom>
                    <a:ln>
                      <a:noFill/>
                    </a:ln>
                    <a:extLst>
                      <a:ext uri="{53640926-AAD7-44D8-BBD7-CCE9431645EC}">
                        <a14:shadowObscured xmlns:a14="http://schemas.microsoft.com/office/drawing/2010/main"/>
                      </a:ext>
                    </a:extLst>
                  </pic:spPr>
                </pic:pic>
              </a:graphicData>
            </a:graphic>
          </wp:inline>
        </w:drawing>
      </w:r>
    </w:p>
    <w:p w14:paraId="12774FEA" w14:textId="34C0623D" w:rsidR="00467460" w:rsidRDefault="00B62CAD" w:rsidP="00467460">
      <w:pPr>
        <w:ind w:firstLine="720"/>
        <w:rPr>
          <w:b/>
          <w:bCs/>
          <w:color w:val="000000" w:themeColor="text1"/>
          <w:sz w:val="20"/>
          <w:szCs w:val="20"/>
        </w:rPr>
      </w:pPr>
      <w:r>
        <w:rPr>
          <w:noProof/>
        </w:rPr>
        <mc:AlternateContent>
          <mc:Choice Requires="wps">
            <w:drawing>
              <wp:anchor distT="0" distB="0" distL="114300" distR="114300" simplePos="0" relativeHeight="251811328" behindDoc="0" locked="0" layoutInCell="1" allowOverlap="1" wp14:anchorId="1779335D" wp14:editId="53857CA6">
                <wp:simplePos x="0" y="0"/>
                <wp:positionH relativeFrom="margin">
                  <wp:align>center</wp:align>
                </wp:positionH>
                <wp:positionV relativeFrom="paragraph">
                  <wp:posOffset>84455</wp:posOffset>
                </wp:positionV>
                <wp:extent cx="1530350" cy="635"/>
                <wp:effectExtent l="0" t="0" r="0" b="8255"/>
                <wp:wrapSquare wrapText="bothSides"/>
                <wp:docPr id="542249588" name="Text Box 1"/>
                <wp:cNvGraphicFramePr/>
                <a:graphic xmlns:a="http://schemas.openxmlformats.org/drawingml/2006/main">
                  <a:graphicData uri="http://schemas.microsoft.com/office/word/2010/wordprocessingShape">
                    <wps:wsp>
                      <wps:cNvSpPr txBox="1"/>
                      <wps:spPr>
                        <a:xfrm>
                          <a:off x="0" y="0"/>
                          <a:ext cx="1530350" cy="635"/>
                        </a:xfrm>
                        <a:prstGeom prst="rect">
                          <a:avLst/>
                        </a:prstGeom>
                        <a:solidFill>
                          <a:prstClr val="white"/>
                        </a:solidFill>
                        <a:ln>
                          <a:noFill/>
                        </a:ln>
                      </wps:spPr>
                      <wps:txbx>
                        <w:txbxContent>
                          <w:p w14:paraId="3C2BD042" w14:textId="37A30BA0" w:rsidR="00B62CAD" w:rsidRPr="00B62CAD" w:rsidRDefault="00B62CAD" w:rsidP="00B62CAD">
                            <w:pPr>
                              <w:pStyle w:val="Caption"/>
                              <w:rPr>
                                <w:i w:val="0"/>
                                <w:iCs w:val="0"/>
                                <w:noProof/>
                                <w:color w:val="auto"/>
                              </w:rPr>
                            </w:pPr>
                            <w:bookmarkStart w:id="101" w:name="_Toc202306652"/>
                            <w:r w:rsidRPr="00B62CAD">
                              <w:rPr>
                                <w:i w:val="0"/>
                                <w:iCs w:val="0"/>
                                <w:color w:val="auto"/>
                              </w:rPr>
                              <w:t xml:space="preserve">Gambar 3. </w:t>
                            </w:r>
                            <w:r w:rsidRPr="00B62CAD">
                              <w:rPr>
                                <w:i w:val="0"/>
                                <w:iCs w:val="0"/>
                                <w:color w:val="auto"/>
                              </w:rPr>
                              <w:fldChar w:fldCharType="begin"/>
                            </w:r>
                            <w:r w:rsidRPr="00B62CAD">
                              <w:rPr>
                                <w:i w:val="0"/>
                                <w:iCs w:val="0"/>
                                <w:color w:val="auto"/>
                              </w:rPr>
                              <w:instrText xml:space="preserve"> SEQ Gambar_3. \* ARABIC </w:instrText>
                            </w:r>
                            <w:r w:rsidRPr="00B62CAD">
                              <w:rPr>
                                <w:i w:val="0"/>
                                <w:iCs w:val="0"/>
                                <w:color w:val="auto"/>
                              </w:rPr>
                              <w:fldChar w:fldCharType="separate"/>
                            </w:r>
                            <w:r w:rsidR="00327503">
                              <w:rPr>
                                <w:i w:val="0"/>
                                <w:iCs w:val="0"/>
                                <w:noProof/>
                                <w:color w:val="auto"/>
                              </w:rPr>
                              <w:t>15</w:t>
                            </w:r>
                            <w:r w:rsidRPr="00B62CAD">
                              <w:rPr>
                                <w:i w:val="0"/>
                                <w:iCs w:val="0"/>
                                <w:color w:val="auto"/>
                              </w:rPr>
                              <w:fldChar w:fldCharType="end"/>
                            </w:r>
                            <w:r w:rsidRPr="00B62CAD">
                              <w:rPr>
                                <w:i w:val="0"/>
                                <w:iCs w:val="0"/>
                                <w:color w:val="auto"/>
                              </w:rPr>
                              <w:t xml:space="preserve"> User Experience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79335D" id="_x0000_s1037" type="#_x0000_t202" style="position:absolute;left:0;text-align:left;margin-left:0;margin-top:6.65pt;width:120.5pt;height:.05pt;z-index:2518113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" stroked="f">
                <v:textbox style="mso-fit-shape-to-text:t" inset="0,0,0,0">
                  <w:txbxContent>
                    <w:p w14:paraId="3C2BD042" w14:textId="37A30BA0" w:rsidR="00B62CAD" w:rsidRPr="00B62CAD" w:rsidRDefault="00B62CAD" w:rsidP="00B62CAD">
                      <w:pPr>
                        <w:pStyle w:val="Caption"/>
                        <w:rPr>
                          <w:i w:val="0"/>
                          <w:iCs w:val="0"/>
                          <w:noProof/>
                          <w:color w:val="auto"/>
                        </w:rPr>
                      </w:pPr>
                      <w:bookmarkStart w:id="102" w:name="_Toc202306652"/>
                      <w:r w:rsidRPr="00B62CAD">
                        <w:rPr>
                          <w:i w:val="0"/>
                          <w:iCs w:val="0"/>
                          <w:color w:val="auto"/>
                        </w:rPr>
                        <w:t xml:space="preserve">Gambar 3. </w:t>
                      </w:r>
                      <w:r w:rsidRPr="00B62CAD">
                        <w:rPr>
                          <w:i w:val="0"/>
                          <w:iCs w:val="0"/>
                          <w:color w:val="auto"/>
                        </w:rPr>
                        <w:fldChar w:fldCharType="begin"/>
                      </w:r>
                      <w:r w:rsidRPr="00B62CAD">
                        <w:rPr>
                          <w:i w:val="0"/>
                          <w:iCs w:val="0"/>
                          <w:color w:val="auto"/>
                        </w:rPr>
                        <w:instrText xml:space="preserve"> SEQ Gambar_3. \* ARABIC </w:instrText>
                      </w:r>
                      <w:r w:rsidRPr="00B62CAD">
                        <w:rPr>
                          <w:i w:val="0"/>
                          <w:iCs w:val="0"/>
                          <w:color w:val="auto"/>
                        </w:rPr>
                        <w:fldChar w:fldCharType="separate"/>
                      </w:r>
                      <w:r w:rsidR="00327503">
                        <w:rPr>
                          <w:i w:val="0"/>
                          <w:iCs w:val="0"/>
                          <w:noProof/>
                          <w:color w:val="auto"/>
                        </w:rPr>
                        <w:t>15</w:t>
                      </w:r>
                      <w:r w:rsidRPr="00B62CAD">
                        <w:rPr>
                          <w:i w:val="0"/>
                          <w:iCs w:val="0"/>
                          <w:color w:val="auto"/>
                        </w:rPr>
                        <w:fldChar w:fldCharType="end"/>
                      </w:r>
                      <w:r w:rsidRPr="00B62CAD">
                        <w:rPr>
                          <w:i w:val="0"/>
                          <w:iCs w:val="0"/>
                          <w:color w:val="auto"/>
                        </w:rPr>
                        <w:t xml:space="preserve"> User Experience</w:t>
                      </w:r>
                      <w:bookmarkEnd w:id="102"/>
                    </w:p>
                  </w:txbxContent>
                </v:textbox>
                <w10:wrap type="square" anchorx="margin"/>
              </v:shape>
            </w:pict>
          </mc:Fallback>
        </mc:AlternateContent>
      </w:r>
    </w:p>
    <w:p w14:paraId="7E6A32C6" w14:textId="77777777" w:rsidR="000F0B78" w:rsidRDefault="000F0B78" w:rsidP="00B62CAD">
      <w:pPr>
        <w:keepNext/>
        <w:keepLines/>
        <w:spacing w:before="40" w:line="276" w:lineRule="auto"/>
        <w:ind w:right="461"/>
        <w:jc w:val="both"/>
        <w:rPr>
          <w:b/>
          <w:bCs/>
          <w:color w:val="000000" w:themeColor="text1"/>
          <w:sz w:val="20"/>
          <w:szCs w:val="20"/>
        </w:rPr>
      </w:pPr>
    </w:p>
    <w:p w14:paraId="388BEAC8" w14:textId="77777777" w:rsidR="00B62CAD" w:rsidRDefault="00B62CAD" w:rsidP="00B62CAD">
      <w:pPr>
        <w:keepNext/>
        <w:keepLines/>
        <w:spacing w:before="40" w:line="276" w:lineRule="auto"/>
        <w:ind w:right="461"/>
        <w:jc w:val="both"/>
        <w:rPr>
          <w:sz w:val="20"/>
          <w:szCs w:val="20"/>
        </w:rPr>
      </w:pPr>
    </w:p>
    <w:p w14:paraId="1999013D" w14:textId="26F179C9" w:rsidR="008F7117" w:rsidRDefault="00467460" w:rsidP="00CF2FE8">
      <w:pPr>
        <w:keepNext/>
        <w:keepLines/>
        <w:spacing w:before="40" w:line="276" w:lineRule="auto"/>
        <w:ind w:right="35" w:firstLine="567"/>
        <w:jc w:val="both"/>
        <w:rPr>
          <w:sz w:val="20"/>
          <w:szCs w:val="20"/>
        </w:rPr>
      </w:pPr>
      <w:r w:rsidRPr="00467460">
        <w:rPr>
          <w:sz w:val="20"/>
          <w:szCs w:val="20"/>
        </w:rPr>
        <w:t>Dan pada proses</w:t>
      </w:r>
      <w:r>
        <w:rPr>
          <w:sz w:val="20"/>
          <w:szCs w:val="20"/>
        </w:rPr>
        <w:t xml:space="preserve"> </w:t>
      </w:r>
      <w:proofErr w:type="spellStart"/>
      <w:r w:rsidRPr="00467460">
        <w:rPr>
          <w:sz w:val="20"/>
          <w:szCs w:val="20"/>
        </w:rPr>
        <w:t>ini</w:t>
      </w:r>
      <w:proofErr w:type="spellEnd"/>
      <w:r w:rsidRPr="00467460">
        <w:rPr>
          <w:sz w:val="20"/>
          <w:szCs w:val="20"/>
        </w:rPr>
        <w:t xml:space="preserve"> </w:t>
      </w:r>
      <w:proofErr w:type="spellStart"/>
      <w:r w:rsidRPr="00467460">
        <w:rPr>
          <w:sz w:val="20"/>
          <w:szCs w:val="20"/>
        </w:rPr>
        <w:t>penerapan</w:t>
      </w:r>
      <w:proofErr w:type="spellEnd"/>
      <w:r w:rsidRPr="00467460">
        <w:rPr>
          <w:sz w:val="20"/>
          <w:szCs w:val="20"/>
        </w:rPr>
        <w:t xml:space="preserve"> user experience </w:t>
      </w:r>
      <w:proofErr w:type="spellStart"/>
      <w:r w:rsidRPr="00467460">
        <w:rPr>
          <w:sz w:val="20"/>
          <w:szCs w:val="20"/>
        </w:rPr>
        <w:t>yaitu</w:t>
      </w:r>
      <w:proofErr w:type="spellEnd"/>
      <w:r w:rsidRPr="00467460">
        <w:rPr>
          <w:sz w:val="20"/>
          <w:szCs w:val="20"/>
        </w:rPr>
        <w:t xml:space="preserve"> </w:t>
      </w:r>
      <w:proofErr w:type="spellStart"/>
      <w:r w:rsidRPr="00467460">
        <w:rPr>
          <w:sz w:val="20"/>
          <w:szCs w:val="20"/>
        </w:rPr>
        <w:t>ketika</w:t>
      </w:r>
      <w:proofErr w:type="spellEnd"/>
      <w:r w:rsidRPr="00467460">
        <w:rPr>
          <w:sz w:val="20"/>
          <w:szCs w:val="20"/>
        </w:rPr>
        <w:t xml:space="preserve"> </w:t>
      </w:r>
      <w:proofErr w:type="spellStart"/>
      <w:r w:rsidRPr="00467460">
        <w:rPr>
          <w:sz w:val="20"/>
          <w:szCs w:val="20"/>
        </w:rPr>
        <w:t>pengguna</w:t>
      </w:r>
      <w:proofErr w:type="spellEnd"/>
      <w:r w:rsidRPr="00467460">
        <w:rPr>
          <w:sz w:val="20"/>
          <w:szCs w:val="20"/>
        </w:rPr>
        <w:t xml:space="preserve"> </w:t>
      </w:r>
      <w:proofErr w:type="spellStart"/>
      <w:r w:rsidRPr="00467460">
        <w:rPr>
          <w:sz w:val="20"/>
          <w:szCs w:val="20"/>
        </w:rPr>
        <w:t>menggunakan</w:t>
      </w:r>
      <w:proofErr w:type="spellEnd"/>
      <w:r w:rsidRPr="00467460">
        <w:rPr>
          <w:sz w:val="20"/>
          <w:szCs w:val="20"/>
        </w:rPr>
        <w:t xml:space="preserve"> </w:t>
      </w:r>
      <w:proofErr w:type="spellStart"/>
      <w:r w:rsidRPr="00467460">
        <w:rPr>
          <w:sz w:val="20"/>
          <w:szCs w:val="20"/>
        </w:rPr>
        <w:t>aplikasi</w:t>
      </w:r>
      <w:proofErr w:type="spellEnd"/>
      <w:r>
        <w:rPr>
          <w:sz w:val="20"/>
          <w:szCs w:val="20"/>
        </w:rPr>
        <w:t xml:space="preserve"> </w:t>
      </w:r>
      <w:r w:rsidRPr="00467460">
        <w:rPr>
          <w:sz w:val="20"/>
          <w:szCs w:val="20"/>
        </w:rPr>
        <w:t xml:space="preserve">chatbot, </w:t>
      </w:r>
      <w:proofErr w:type="spellStart"/>
      <w:r w:rsidRPr="00467460">
        <w:rPr>
          <w:sz w:val="20"/>
          <w:szCs w:val="20"/>
        </w:rPr>
        <w:t>mulai</w:t>
      </w:r>
      <w:proofErr w:type="spellEnd"/>
      <w:r w:rsidRPr="00467460">
        <w:rPr>
          <w:sz w:val="20"/>
          <w:szCs w:val="20"/>
        </w:rPr>
        <w:t xml:space="preserve"> </w:t>
      </w:r>
      <w:proofErr w:type="spellStart"/>
      <w:r w:rsidRPr="00467460">
        <w:rPr>
          <w:sz w:val="20"/>
          <w:szCs w:val="20"/>
        </w:rPr>
        <w:t>dari</w:t>
      </w:r>
      <w:proofErr w:type="spellEnd"/>
      <w:r w:rsidRPr="00467460">
        <w:rPr>
          <w:sz w:val="20"/>
          <w:szCs w:val="20"/>
        </w:rPr>
        <w:t xml:space="preserve"> </w:t>
      </w:r>
      <w:proofErr w:type="spellStart"/>
      <w:r w:rsidRPr="00467460">
        <w:rPr>
          <w:sz w:val="20"/>
          <w:szCs w:val="20"/>
        </w:rPr>
        <w:t>memasukkan</w:t>
      </w:r>
      <w:proofErr w:type="spellEnd"/>
      <w:r w:rsidRPr="00467460">
        <w:rPr>
          <w:sz w:val="20"/>
          <w:szCs w:val="20"/>
        </w:rPr>
        <w:t xml:space="preserve"> input </w:t>
      </w:r>
      <w:proofErr w:type="spellStart"/>
      <w:r w:rsidRPr="00467460">
        <w:rPr>
          <w:sz w:val="20"/>
          <w:szCs w:val="20"/>
        </w:rPr>
        <w:t>hingga</w:t>
      </w:r>
      <w:proofErr w:type="spellEnd"/>
      <w:r w:rsidRPr="00467460">
        <w:rPr>
          <w:sz w:val="20"/>
          <w:szCs w:val="20"/>
        </w:rPr>
        <w:t xml:space="preserve"> </w:t>
      </w:r>
      <w:proofErr w:type="spellStart"/>
      <w:r w:rsidRPr="00467460">
        <w:rPr>
          <w:sz w:val="20"/>
          <w:szCs w:val="20"/>
        </w:rPr>
        <w:t>menerima</w:t>
      </w:r>
      <w:proofErr w:type="spellEnd"/>
      <w:r w:rsidRPr="00467460">
        <w:rPr>
          <w:sz w:val="20"/>
          <w:szCs w:val="20"/>
        </w:rPr>
        <w:t xml:space="preserve"> </w:t>
      </w:r>
      <w:proofErr w:type="spellStart"/>
      <w:r w:rsidRPr="00467460">
        <w:rPr>
          <w:sz w:val="20"/>
          <w:szCs w:val="20"/>
        </w:rPr>
        <w:t>respon</w:t>
      </w:r>
      <w:proofErr w:type="spellEnd"/>
      <w:r w:rsidRPr="00467460">
        <w:rPr>
          <w:sz w:val="20"/>
          <w:szCs w:val="20"/>
        </w:rPr>
        <w:t xml:space="preserve"> (</w:t>
      </w:r>
      <w:proofErr w:type="spellStart"/>
      <w:r w:rsidRPr="00467460">
        <w:rPr>
          <w:sz w:val="20"/>
          <w:szCs w:val="20"/>
        </w:rPr>
        <w:t>jawaban</w:t>
      </w:r>
      <w:proofErr w:type="spellEnd"/>
      <w:r w:rsidRPr="00467460">
        <w:rPr>
          <w:sz w:val="20"/>
          <w:szCs w:val="20"/>
        </w:rPr>
        <w:t>)</w:t>
      </w:r>
      <w:r>
        <w:rPr>
          <w:sz w:val="20"/>
          <w:szCs w:val="20"/>
        </w:rPr>
        <w:t xml:space="preserve"> </w:t>
      </w:r>
      <w:proofErr w:type="spellStart"/>
      <w:r w:rsidRPr="00467460">
        <w:rPr>
          <w:sz w:val="20"/>
          <w:szCs w:val="20"/>
        </w:rPr>
        <w:t>dari</w:t>
      </w:r>
      <w:proofErr w:type="spellEnd"/>
      <w:r w:rsidRPr="00467460">
        <w:rPr>
          <w:sz w:val="20"/>
          <w:szCs w:val="20"/>
        </w:rPr>
        <w:t xml:space="preserve"> chatbot.</w:t>
      </w:r>
      <w:r>
        <w:rPr>
          <w:sz w:val="20"/>
          <w:szCs w:val="20"/>
        </w:rPr>
        <w:t xml:space="preserve"> </w:t>
      </w:r>
      <w:proofErr w:type="spellStart"/>
      <w:r w:rsidR="00D012F0" w:rsidRPr="00D012F0">
        <w:rPr>
          <w:sz w:val="20"/>
          <w:szCs w:val="20"/>
        </w:rPr>
        <w:t>merupakan</w:t>
      </w:r>
      <w:proofErr w:type="spellEnd"/>
      <w:r w:rsidR="00D012F0" w:rsidRPr="00D012F0">
        <w:rPr>
          <w:sz w:val="20"/>
          <w:szCs w:val="20"/>
        </w:rPr>
        <w:t xml:space="preserve"> </w:t>
      </w:r>
      <w:proofErr w:type="spellStart"/>
      <w:r w:rsidR="00D012F0" w:rsidRPr="00D012F0">
        <w:rPr>
          <w:sz w:val="20"/>
          <w:szCs w:val="20"/>
        </w:rPr>
        <w:t>bagian</w:t>
      </w:r>
      <w:proofErr w:type="spellEnd"/>
      <w:r w:rsidR="00D012F0" w:rsidRPr="00D012F0">
        <w:rPr>
          <w:sz w:val="20"/>
          <w:szCs w:val="20"/>
        </w:rPr>
        <w:t xml:space="preserve"> </w:t>
      </w:r>
      <w:proofErr w:type="spellStart"/>
      <w:r w:rsidR="00D012F0" w:rsidRPr="00D012F0">
        <w:rPr>
          <w:sz w:val="20"/>
          <w:szCs w:val="20"/>
        </w:rPr>
        <w:t>antarmuka</w:t>
      </w:r>
      <w:proofErr w:type="spellEnd"/>
      <w:r w:rsidR="00D012F0" w:rsidRPr="00D012F0">
        <w:rPr>
          <w:sz w:val="20"/>
          <w:szCs w:val="20"/>
        </w:rPr>
        <w:t xml:space="preserve"> </w:t>
      </w:r>
      <w:proofErr w:type="spellStart"/>
      <w:r w:rsidR="00D012F0" w:rsidRPr="00D012F0">
        <w:rPr>
          <w:sz w:val="20"/>
          <w:szCs w:val="20"/>
        </w:rPr>
        <w:t>sistem</w:t>
      </w:r>
      <w:proofErr w:type="spellEnd"/>
      <w:r w:rsidR="00D012F0" w:rsidRPr="00D012F0">
        <w:rPr>
          <w:sz w:val="20"/>
          <w:szCs w:val="20"/>
        </w:rPr>
        <w:t xml:space="preserve"> yang </w:t>
      </w:r>
      <w:proofErr w:type="spellStart"/>
      <w:r w:rsidR="00D012F0" w:rsidRPr="00D012F0">
        <w:rPr>
          <w:sz w:val="20"/>
          <w:szCs w:val="20"/>
        </w:rPr>
        <w:t>secara</w:t>
      </w:r>
      <w:proofErr w:type="spellEnd"/>
      <w:r w:rsidR="00D012F0" w:rsidRPr="00D012F0">
        <w:rPr>
          <w:sz w:val="20"/>
          <w:szCs w:val="20"/>
        </w:rPr>
        <w:t xml:space="preserve"> </w:t>
      </w:r>
      <w:proofErr w:type="spellStart"/>
      <w:r w:rsidR="00D012F0" w:rsidRPr="00D012F0">
        <w:rPr>
          <w:sz w:val="20"/>
          <w:szCs w:val="20"/>
        </w:rPr>
        <w:t>langsung</w:t>
      </w:r>
      <w:proofErr w:type="spellEnd"/>
      <w:r w:rsidR="00D012F0" w:rsidRPr="00D012F0">
        <w:rPr>
          <w:sz w:val="20"/>
          <w:szCs w:val="20"/>
        </w:rPr>
        <w:t xml:space="preserve"> </w:t>
      </w:r>
      <w:proofErr w:type="spellStart"/>
      <w:r w:rsidR="00D012F0" w:rsidRPr="00D012F0">
        <w:rPr>
          <w:sz w:val="20"/>
          <w:szCs w:val="20"/>
        </w:rPr>
        <w:t>digunakan</w:t>
      </w:r>
      <w:proofErr w:type="spellEnd"/>
      <w:r w:rsidR="00D012F0" w:rsidRPr="00D012F0">
        <w:rPr>
          <w:sz w:val="20"/>
          <w:szCs w:val="20"/>
        </w:rPr>
        <w:t xml:space="preserve"> oleh </w:t>
      </w:r>
      <w:proofErr w:type="spellStart"/>
      <w:r w:rsidR="00D012F0" w:rsidRPr="00D012F0">
        <w:rPr>
          <w:sz w:val="20"/>
          <w:szCs w:val="20"/>
        </w:rPr>
        <w:t>pengguna</w:t>
      </w:r>
      <w:proofErr w:type="spellEnd"/>
      <w:r w:rsidR="00D012F0" w:rsidRPr="00D012F0">
        <w:rPr>
          <w:sz w:val="20"/>
          <w:szCs w:val="20"/>
        </w:rPr>
        <w:t xml:space="preserve">. </w:t>
      </w:r>
      <w:proofErr w:type="spellStart"/>
      <w:r w:rsidR="00D012F0" w:rsidRPr="00D012F0">
        <w:rPr>
          <w:sz w:val="20"/>
          <w:szCs w:val="20"/>
        </w:rPr>
        <w:t>Aplikasi</w:t>
      </w:r>
      <w:proofErr w:type="spellEnd"/>
      <w:r w:rsidR="00D012F0" w:rsidRPr="00D012F0">
        <w:rPr>
          <w:sz w:val="20"/>
          <w:szCs w:val="20"/>
        </w:rPr>
        <w:t xml:space="preserve"> </w:t>
      </w:r>
      <w:proofErr w:type="spellStart"/>
      <w:r w:rsidR="00D012F0" w:rsidRPr="00D012F0">
        <w:rPr>
          <w:sz w:val="20"/>
          <w:szCs w:val="20"/>
        </w:rPr>
        <w:t>ini</w:t>
      </w:r>
      <w:proofErr w:type="spellEnd"/>
      <w:r w:rsidR="00D012F0" w:rsidRPr="00D012F0">
        <w:rPr>
          <w:sz w:val="20"/>
          <w:szCs w:val="20"/>
        </w:rPr>
        <w:t xml:space="preserve"> </w:t>
      </w:r>
      <w:proofErr w:type="spellStart"/>
      <w:r w:rsidR="00D012F0" w:rsidRPr="00D012F0">
        <w:rPr>
          <w:sz w:val="20"/>
          <w:szCs w:val="20"/>
        </w:rPr>
        <w:t>dirancang</w:t>
      </w:r>
      <w:proofErr w:type="spellEnd"/>
      <w:r w:rsidR="00D012F0" w:rsidRPr="00D012F0">
        <w:rPr>
          <w:sz w:val="20"/>
          <w:szCs w:val="20"/>
        </w:rPr>
        <w:t xml:space="preserve"> </w:t>
      </w:r>
      <w:proofErr w:type="spellStart"/>
      <w:r w:rsidR="00D012F0" w:rsidRPr="00D012F0">
        <w:rPr>
          <w:sz w:val="20"/>
          <w:szCs w:val="20"/>
        </w:rPr>
        <w:t>untuk</w:t>
      </w:r>
      <w:proofErr w:type="spellEnd"/>
      <w:r w:rsidR="00D012F0" w:rsidRPr="00D012F0">
        <w:rPr>
          <w:sz w:val="20"/>
          <w:szCs w:val="20"/>
        </w:rPr>
        <w:t xml:space="preserve"> </w:t>
      </w:r>
      <w:proofErr w:type="spellStart"/>
      <w:r w:rsidR="00D012F0" w:rsidRPr="00D012F0">
        <w:rPr>
          <w:sz w:val="20"/>
          <w:szCs w:val="20"/>
        </w:rPr>
        <w:t>menerima</w:t>
      </w:r>
      <w:proofErr w:type="spellEnd"/>
      <w:r w:rsidR="00D012F0" w:rsidRPr="00D012F0">
        <w:rPr>
          <w:sz w:val="20"/>
          <w:szCs w:val="20"/>
        </w:rPr>
        <w:t xml:space="preserve"> </w:t>
      </w:r>
      <w:proofErr w:type="spellStart"/>
      <w:r w:rsidR="00D012F0" w:rsidRPr="00D012F0">
        <w:rPr>
          <w:sz w:val="20"/>
          <w:szCs w:val="20"/>
        </w:rPr>
        <w:t>masukan</w:t>
      </w:r>
      <w:proofErr w:type="spellEnd"/>
      <w:r w:rsidR="00D012F0" w:rsidRPr="00D012F0">
        <w:rPr>
          <w:sz w:val="20"/>
          <w:szCs w:val="20"/>
        </w:rPr>
        <w:t xml:space="preserve"> </w:t>
      </w:r>
      <w:proofErr w:type="spellStart"/>
      <w:r w:rsidR="00D012F0" w:rsidRPr="00D012F0">
        <w:rPr>
          <w:sz w:val="20"/>
          <w:szCs w:val="20"/>
        </w:rPr>
        <w:t>berupa</w:t>
      </w:r>
      <w:proofErr w:type="spellEnd"/>
      <w:r w:rsidR="00D012F0" w:rsidRPr="00D012F0">
        <w:rPr>
          <w:sz w:val="20"/>
          <w:szCs w:val="20"/>
        </w:rPr>
        <w:t xml:space="preserve"> </w:t>
      </w:r>
      <w:proofErr w:type="spellStart"/>
      <w:r w:rsidR="00D012F0" w:rsidRPr="00D012F0">
        <w:rPr>
          <w:sz w:val="20"/>
          <w:szCs w:val="20"/>
        </w:rPr>
        <w:t>teks</w:t>
      </w:r>
      <w:proofErr w:type="spellEnd"/>
      <w:r w:rsidR="00D012F0" w:rsidRPr="00D012F0">
        <w:rPr>
          <w:sz w:val="20"/>
          <w:szCs w:val="20"/>
        </w:rPr>
        <w:t xml:space="preserve"> </w:t>
      </w:r>
      <w:proofErr w:type="spellStart"/>
      <w:r w:rsidR="00D012F0" w:rsidRPr="00D012F0">
        <w:rPr>
          <w:sz w:val="20"/>
          <w:szCs w:val="20"/>
        </w:rPr>
        <w:t>pertanyaan</w:t>
      </w:r>
      <w:proofErr w:type="spellEnd"/>
      <w:r w:rsidR="00D012F0" w:rsidRPr="00D012F0">
        <w:rPr>
          <w:sz w:val="20"/>
          <w:szCs w:val="20"/>
        </w:rPr>
        <w:t xml:space="preserve"> </w:t>
      </w:r>
      <w:proofErr w:type="spellStart"/>
      <w:r w:rsidR="00D012F0" w:rsidRPr="00D012F0">
        <w:rPr>
          <w:sz w:val="20"/>
          <w:szCs w:val="20"/>
        </w:rPr>
        <w:t>dari</w:t>
      </w:r>
      <w:proofErr w:type="spellEnd"/>
      <w:r w:rsidR="00D012F0" w:rsidRPr="00D012F0">
        <w:rPr>
          <w:sz w:val="20"/>
          <w:szCs w:val="20"/>
        </w:rPr>
        <w:t xml:space="preserve"> </w:t>
      </w:r>
      <w:proofErr w:type="spellStart"/>
      <w:r w:rsidR="00D012F0" w:rsidRPr="00D012F0">
        <w:rPr>
          <w:sz w:val="20"/>
          <w:szCs w:val="20"/>
        </w:rPr>
        <w:t>pengguna</w:t>
      </w:r>
      <w:proofErr w:type="spellEnd"/>
      <w:r w:rsidR="00D012F0" w:rsidRPr="00D012F0">
        <w:rPr>
          <w:sz w:val="20"/>
          <w:szCs w:val="20"/>
        </w:rPr>
        <w:t xml:space="preserve"> dan </w:t>
      </w:r>
      <w:proofErr w:type="spellStart"/>
      <w:r w:rsidR="00D012F0" w:rsidRPr="00D012F0">
        <w:rPr>
          <w:sz w:val="20"/>
          <w:szCs w:val="20"/>
        </w:rPr>
        <w:t>menampilkan</w:t>
      </w:r>
      <w:proofErr w:type="spellEnd"/>
      <w:r w:rsidR="00D012F0" w:rsidRPr="00D012F0">
        <w:rPr>
          <w:sz w:val="20"/>
          <w:szCs w:val="20"/>
        </w:rPr>
        <w:t xml:space="preserve"> </w:t>
      </w:r>
      <w:proofErr w:type="spellStart"/>
      <w:r w:rsidR="00D012F0" w:rsidRPr="00D012F0">
        <w:rPr>
          <w:sz w:val="20"/>
          <w:szCs w:val="20"/>
        </w:rPr>
        <w:t>respons</w:t>
      </w:r>
      <w:proofErr w:type="spellEnd"/>
      <w:r w:rsidR="00D012F0" w:rsidRPr="00D012F0">
        <w:rPr>
          <w:sz w:val="20"/>
          <w:szCs w:val="20"/>
        </w:rPr>
        <w:t xml:space="preserve"> </w:t>
      </w:r>
      <w:proofErr w:type="spellStart"/>
      <w:r w:rsidR="00D012F0" w:rsidRPr="00D012F0">
        <w:rPr>
          <w:sz w:val="20"/>
          <w:szCs w:val="20"/>
        </w:rPr>
        <w:t>dalam</w:t>
      </w:r>
      <w:proofErr w:type="spellEnd"/>
      <w:r w:rsidR="00D012F0" w:rsidRPr="00D012F0">
        <w:rPr>
          <w:sz w:val="20"/>
          <w:szCs w:val="20"/>
        </w:rPr>
        <w:t xml:space="preserve"> </w:t>
      </w:r>
      <w:proofErr w:type="spellStart"/>
      <w:r w:rsidR="00D012F0" w:rsidRPr="00D012F0">
        <w:rPr>
          <w:sz w:val="20"/>
          <w:szCs w:val="20"/>
        </w:rPr>
        <w:t>bentuk</w:t>
      </w:r>
      <w:proofErr w:type="spellEnd"/>
      <w:r w:rsidR="00D012F0" w:rsidRPr="00D012F0">
        <w:rPr>
          <w:sz w:val="20"/>
          <w:szCs w:val="20"/>
        </w:rPr>
        <w:t xml:space="preserve"> </w:t>
      </w:r>
      <w:proofErr w:type="spellStart"/>
      <w:r w:rsidR="00D012F0" w:rsidRPr="00D012F0">
        <w:rPr>
          <w:sz w:val="20"/>
          <w:szCs w:val="20"/>
        </w:rPr>
        <w:t>jawaban</w:t>
      </w:r>
      <w:proofErr w:type="spellEnd"/>
      <w:r w:rsidR="00D012F0" w:rsidRPr="00D012F0">
        <w:rPr>
          <w:sz w:val="20"/>
          <w:szCs w:val="20"/>
        </w:rPr>
        <w:t xml:space="preserve"> yang </w:t>
      </w:r>
      <w:proofErr w:type="spellStart"/>
      <w:r w:rsidR="00D012F0" w:rsidRPr="00D012F0">
        <w:rPr>
          <w:sz w:val="20"/>
          <w:szCs w:val="20"/>
        </w:rPr>
        <w:t>relevan</w:t>
      </w:r>
      <w:proofErr w:type="spellEnd"/>
      <w:r w:rsidR="00D012F0" w:rsidRPr="00D012F0">
        <w:rPr>
          <w:sz w:val="20"/>
          <w:szCs w:val="20"/>
        </w:rPr>
        <w:t xml:space="preserve">. </w:t>
      </w:r>
      <w:proofErr w:type="spellStart"/>
      <w:r w:rsidR="00D012F0" w:rsidRPr="00D012F0">
        <w:rPr>
          <w:sz w:val="20"/>
          <w:szCs w:val="20"/>
        </w:rPr>
        <w:t>Masukan</w:t>
      </w:r>
      <w:proofErr w:type="spellEnd"/>
      <w:r w:rsidR="00D012F0" w:rsidRPr="00D012F0">
        <w:rPr>
          <w:sz w:val="20"/>
          <w:szCs w:val="20"/>
        </w:rPr>
        <w:t xml:space="preserve"> </w:t>
      </w:r>
      <w:proofErr w:type="spellStart"/>
      <w:r w:rsidR="00D012F0" w:rsidRPr="00D012F0">
        <w:rPr>
          <w:sz w:val="20"/>
          <w:szCs w:val="20"/>
        </w:rPr>
        <w:t>tersebut</w:t>
      </w:r>
      <w:proofErr w:type="spellEnd"/>
      <w:r w:rsidR="00D012F0" w:rsidRPr="00D012F0">
        <w:rPr>
          <w:sz w:val="20"/>
          <w:szCs w:val="20"/>
        </w:rPr>
        <w:t xml:space="preserve"> </w:t>
      </w:r>
      <w:proofErr w:type="spellStart"/>
      <w:r w:rsidR="00D012F0" w:rsidRPr="00D012F0">
        <w:rPr>
          <w:sz w:val="20"/>
          <w:szCs w:val="20"/>
        </w:rPr>
        <w:t>kemudian</w:t>
      </w:r>
      <w:proofErr w:type="spellEnd"/>
      <w:r w:rsidR="00D012F0" w:rsidRPr="00D012F0">
        <w:rPr>
          <w:sz w:val="20"/>
          <w:szCs w:val="20"/>
        </w:rPr>
        <w:t xml:space="preserve"> </w:t>
      </w:r>
      <w:proofErr w:type="spellStart"/>
      <w:r w:rsidR="00D012F0" w:rsidRPr="00D012F0">
        <w:rPr>
          <w:sz w:val="20"/>
          <w:szCs w:val="20"/>
        </w:rPr>
        <w:t>diteruskan</w:t>
      </w:r>
      <w:proofErr w:type="spellEnd"/>
      <w:r w:rsidR="00D012F0" w:rsidRPr="00D012F0">
        <w:rPr>
          <w:sz w:val="20"/>
          <w:szCs w:val="20"/>
        </w:rPr>
        <w:t xml:space="preserve"> </w:t>
      </w:r>
      <w:proofErr w:type="spellStart"/>
      <w:r w:rsidR="00D012F0" w:rsidRPr="00D012F0">
        <w:rPr>
          <w:sz w:val="20"/>
          <w:szCs w:val="20"/>
        </w:rPr>
        <w:t>ke</w:t>
      </w:r>
      <w:proofErr w:type="spellEnd"/>
      <w:r w:rsidR="00D012F0" w:rsidRPr="00D012F0">
        <w:rPr>
          <w:sz w:val="20"/>
          <w:szCs w:val="20"/>
        </w:rPr>
        <w:t xml:space="preserve"> backend </w:t>
      </w:r>
      <w:proofErr w:type="spellStart"/>
      <w:r w:rsidR="00D012F0" w:rsidRPr="00D012F0">
        <w:rPr>
          <w:sz w:val="20"/>
          <w:szCs w:val="20"/>
        </w:rPr>
        <w:t>melalui</w:t>
      </w:r>
      <w:proofErr w:type="spellEnd"/>
      <w:r w:rsidR="00D012F0" w:rsidRPr="00D012F0">
        <w:rPr>
          <w:sz w:val="20"/>
          <w:szCs w:val="20"/>
        </w:rPr>
        <w:t xml:space="preserve"> Application Programming Interface (API), dan </w:t>
      </w:r>
      <w:proofErr w:type="spellStart"/>
      <w:r w:rsidR="00D012F0" w:rsidRPr="00D012F0">
        <w:rPr>
          <w:sz w:val="20"/>
          <w:szCs w:val="20"/>
        </w:rPr>
        <w:t>jawaban</w:t>
      </w:r>
      <w:proofErr w:type="spellEnd"/>
      <w:r w:rsidR="00D012F0" w:rsidRPr="00D012F0">
        <w:rPr>
          <w:sz w:val="20"/>
          <w:szCs w:val="20"/>
        </w:rPr>
        <w:t xml:space="preserve"> yang </w:t>
      </w:r>
      <w:proofErr w:type="spellStart"/>
      <w:r w:rsidR="00D012F0" w:rsidRPr="00D012F0">
        <w:rPr>
          <w:sz w:val="20"/>
          <w:szCs w:val="20"/>
        </w:rPr>
        <w:t>telah</w:t>
      </w:r>
      <w:proofErr w:type="spellEnd"/>
      <w:r w:rsidR="00D012F0" w:rsidRPr="00D012F0">
        <w:rPr>
          <w:sz w:val="20"/>
          <w:szCs w:val="20"/>
        </w:rPr>
        <w:t xml:space="preserve"> </w:t>
      </w:r>
      <w:proofErr w:type="spellStart"/>
      <w:r w:rsidR="00D012F0" w:rsidRPr="00D012F0">
        <w:rPr>
          <w:sz w:val="20"/>
          <w:szCs w:val="20"/>
        </w:rPr>
        <w:t>diproses</w:t>
      </w:r>
      <w:proofErr w:type="spellEnd"/>
      <w:r w:rsidR="00D012F0" w:rsidRPr="00D012F0">
        <w:rPr>
          <w:sz w:val="20"/>
          <w:szCs w:val="20"/>
        </w:rPr>
        <w:t xml:space="preserve"> </w:t>
      </w:r>
      <w:proofErr w:type="spellStart"/>
      <w:r w:rsidR="00D012F0" w:rsidRPr="00D012F0">
        <w:rPr>
          <w:sz w:val="20"/>
          <w:szCs w:val="20"/>
        </w:rPr>
        <w:t>akan</w:t>
      </w:r>
      <w:proofErr w:type="spellEnd"/>
      <w:r w:rsidR="00D012F0" w:rsidRPr="00D012F0">
        <w:rPr>
          <w:sz w:val="20"/>
          <w:szCs w:val="20"/>
        </w:rPr>
        <w:t xml:space="preserve"> </w:t>
      </w:r>
      <w:proofErr w:type="spellStart"/>
      <w:r w:rsidR="00D012F0" w:rsidRPr="00D012F0">
        <w:rPr>
          <w:sz w:val="20"/>
          <w:szCs w:val="20"/>
        </w:rPr>
        <w:t>dikirimkan</w:t>
      </w:r>
      <w:proofErr w:type="spellEnd"/>
      <w:r w:rsidR="00D012F0" w:rsidRPr="00D012F0">
        <w:rPr>
          <w:sz w:val="20"/>
          <w:szCs w:val="20"/>
        </w:rPr>
        <w:t xml:space="preserve"> </w:t>
      </w:r>
      <w:proofErr w:type="spellStart"/>
      <w:r w:rsidR="00D012F0" w:rsidRPr="00D012F0">
        <w:rPr>
          <w:sz w:val="20"/>
          <w:szCs w:val="20"/>
        </w:rPr>
        <w:t>kembali</w:t>
      </w:r>
      <w:proofErr w:type="spellEnd"/>
      <w:r w:rsidR="00D012F0" w:rsidRPr="00D012F0">
        <w:rPr>
          <w:sz w:val="20"/>
          <w:szCs w:val="20"/>
        </w:rPr>
        <w:t xml:space="preserve"> </w:t>
      </w:r>
      <w:proofErr w:type="spellStart"/>
      <w:r w:rsidR="00D012F0" w:rsidRPr="00D012F0">
        <w:rPr>
          <w:sz w:val="20"/>
          <w:szCs w:val="20"/>
        </w:rPr>
        <w:t>ke</w:t>
      </w:r>
      <w:proofErr w:type="spellEnd"/>
      <w:r w:rsidR="00D012F0" w:rsidRPr="00D012F0">
        <w:rPr>
          <w:sz w:val="20"/>
          <w:szCs w:val="20"/>
        </w:rPr>
        <w:t xml:space="preserve"> frontend </w:t>
      </w:r>
      <w:proofErr w:type="spellStart"/>
      <w:r w:rsidR="00D012F0" w:rsidRPr="00D012F0">
        <w:rPr>
          <w:sz w:val="20"/>
          <w:szCs w:val="20"/>
        </w:rPr>
        <w:t>untuk</w:t>
      </w:r>
      <w:proofErr w:type="spellEnd"/>
      <w:r w:rsidR="00D012F0" w:rsidRPr="00D012F0">
        <w:rPr>
          <w:sz w:val="20"/>
          <w:szCs w:val="20"/>
        </w:rPr>
        <w:t xml:space="preserve"> </w:t>
      </w:r>
      <w:proofErr w:type="spellStart"/>
      <w:r w:rsidR="00D012F0" w:rsidRPr="00D012F0">
        <w:rPr>
          <w:sz w:val="20"/>
          <w:szCs w:val="20"/>
        </w:rPr>
        <w:t>ditampilkan</w:t>
      </w:r>
      <w:proofErr w:type="spellEnd"/>
      <w:r w:rsidR="00D012F0" w:rsidRPr="00D012F0">
        <w:rPr>
          <w:sz w:val="20"/>
          <w:szCs w:val="20"/>
        </w:rPr>
        <w:t xml:space="preserve"> </w:t>
      </w:r>
      <w:proofErr w:type="spellStart"/>
      <w:r w:rsidR="00D012F0" w:rsidRPr="00D012F0">
        <w:rPr>
          <w:sz w:val="20"/>
          <w:szCs w:val="20"/>
        </w:rPr>
        <w:t>kepada</w:t>
      </w:r>
      <w:proofErr w:type="spellEnd"/>
      <w:r w:rsidR="00D012F0" w:rsidRPr="00D012F0">
        <w:rPr>
          <w:sz w:val="20"/>
          <w:szCs w:val="20"/>
        </w:rPr>
        <w:t xml:space="preserve"> </w:t>
      </w:r>
      <w:proofErr w:type="spellStart"/>
      <w:r w:rsidR="00D012F0" w:rsidRPr="00D012F0">
        <w:rPr>
          <w:sz w:val="20"/>
          <w:szCs w:val="20"/>
        </w:rPr>
        <w:t>pengguna</w:t>
      </w:r>
      <w:proofErr w:type="spellEnd"/>
      <w:r w:rsidR="00D012F0" w:rsidRPr="00D012F0">
        <w:rPr>
          <w:sz w:val="20"/>
          <w:szCs w:val="20"/>
        </w:rPr>
        <w:t>.</w:t>
      </w:r>
      <w:r w:rsidR="00D012F0" w:rsidRPr="009404BB">
        <w:rPr>
          <w:sz w:val="20"/>
          <w:szCs w:val="20"/>
        </w:rPr>
        <w:t xml:space="preserve"> </w:t>
      </w:r>
    </w:p>
    <w:p w14:paraId="1D3A5504" w14:textId="77777777" w:rsidR="00B62CAD" w:rsidRDefault="00B62CAD" w:rsidP="00CF2FE8">
      <w:pPr>
        <w:keepNext/>
        <w:keepLines/>
        <w:spacing w:before="40" w:line="276" w:lineRule="auto"/>
        <w:ind w:right="35" w:firstLine="567"/>
        <w:jc w:val="both"/>
        <w:rPr>
          <w:sz w:val="20"/>
          <w:szCs w:val="20"/>
        </w:rPr>
      </w:pPr>
    </w:p>
    <w:p w14:paraId="3394CFCD" w14:textId="77777777" w:rsidR="000F0B78" w:rsidRDefault="000F0B78" w:rsidP="00D012F0"/>
    <w:p w14:paraId="3B074DFE" w14:textId="0A8CF97B" w:rsidR="00D012F0" w:rsidRDefault="00D012F0" w:rsidP="000F0B78">
      <w:pPr>
        <w:pStyle w:val="Heading3"/>
      </w:pPr>
      <w:bookmarkStart w:id="103" w:name="_Toc202306619"/>
      <w:r w:rsidRPr="00510EFC">
        <w:t>3.2.</w:t>
      </w:r>
      <w:r w:rsidR="003E2B7F">
        <w:t>8</w:t>
      </w:r>
      <w:r w:rsidRPr="00510EFC">
        <w:t xml:space="preserve"> </w:t>
      </w:r>
      <w:r w:rsidR="00467460">
        <w:t>DESAIN WEB</w:t>
      </w:r>
      <w:bookmarkEnd w:id="103"/>
    </w:p>
    <w:p w14:paraId="6995A7B1" w14:textId="77777777" w:rsidR="00B62CAD" w:rsidRPr="00B62CAD" w:rsidRDefault="00B62CAD" w:rsidP="00B62CAD"/>
    <w:p w14:paraId="73D10942" w14:textId="355D2057" w:rsidR="00CA2639" w:rsidRDefault="00CA2639" w:rsidP="00CA2639">
      <w:pPr>
        <w:keepNext/>
        <w:ind w:firstLine="720"/>
        <w:jc w:val="both"/>
        <w:rPr>
          <w:sz w:val="20"/>
          <w:szCs w:val="20"/>
        </w:rPr>
      </w:pPr>
      <w:r w:rsidRPr="009404BB">
        <w:rPr>
          <w:sz w:val="20"/>
          <w:szCs w:val="20"/>
        </w:rPr>
        <w:t>Gambar 3.1</w:t>
      </w:r>
      <w:r>
        <w:rPr>
          <w:sz w:val="20"/>
          <w:szCs w:val="20"/>
        </w:rPr>
        <w:t xml:space="preserve">5 </w:t>
      </w:r>
      <w:proofErr w:type="spellStart"/>
      <w:r>
        <w:rPr>
          <w:sz w:val="20"/>
          <w:szCs w:val="20"/>
        </w:rPr>
        <w:t>merupakan</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web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w:t>
      </w:r>
    </w:p>
    <w:p w14:paraId="4E40E8C3" w14:textId="77777777" w:rsidR="00CA2639" w:rsidRDefault="00CA2639" w:rsidP="00CA2639">
      <w:pPr>
        <w:keepNext/>
        <w:jc w:val="both"/>
      </w:pPr>
    </w:p>
    <w:p w14:paraId="71BECD69" w14:textId="462425F5" w:rsidR="00B62CAD" w:rsidRDefault="00B62CAD" w:rsidP="00B62CAD">
      <w:pPr>
        <w:keepNext/>
        <w:jc w:val="center"/>
      </w:pPr>
      <w:r w:rsidRPr="009404BB">
        <w:rPr>
          <w:noProof/>
          <w:sz w:val="20"/>
          <w:szCs w:val="20"/>
        </w:rPr>
        <w:drawing>
          <wp:inline distT="0" distB="0" distL="0" distR="0" wp14:anchorId="61C75B6E" wp14:editId="220BFA6F">
            <wp:extent cx="2888342" cy="2051926"/>
            <wp:effectExtent l="0" t="0" r="0" b="5715"/>
            <wp:docPr id="1065723730" name="Picture 9"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3730" name="Picture 9" descr="A screenshot of a chatbo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99186" cy="2059630"/>
                    </a:xfrm>
                    <a:prstGeom prst="rect">
                      <a:avLst/>
                    </a:prstGeom>
                  </pic:spPr>
                </pic:pic>
              </a:graphicData>
            </a:graphic>
          </wp:inline>
        </w:drawing>
      </w:r>
    </w:p>
    <w:p w14:paraId="13377626" w14:textId="4F8C0D8B" w:rsidR="00467460" w:rsidRPr="00B62CAD" w:rsidRDefault="00B62CAD" w:rsidP="00B62CAD">
      <w:pPr>
        <w:pStyle w:val="Caption"/>
        <w:jc w:val="center"/>
        <w:rPr>
          <w:b/>
          <w:bCs/>
          <w:i w:val="0"/>
          <w:iCs w:val="0"/>
          <w:color w:val="auto"/>
          <w:sz w:val="20"/>
          <w:szCs w:val="20"/>
        </w:rPr>
      </w:pPr>
      <w:bookmarkStart w:id="104" w:name="_Toc202306653"/>
      <w:r w:rsidRPr="00B62CAD">
        <w:rPr>
          <w:i w:val="0"/>
          <w:iCs w:val="0"/>
          <w:color w:val="auto"/>
        </w:rPr>
        <w:t xml:space="preserve">Gambar 3. </w:t>
      </w:r>
      <w:r w:rsidRPr="00B62CAD">
        <w:rPr>
          <w:i w:val="0"/>
          <w:iCs w:val="0"/>
          <w:color w:val="auto"/>
        </w:rPr>
        <w:fldChar w:fldCharType="begin"/>
      </w:r>
      <w:r w:rsidRPr="00B62CAD">
        <w:rPr>
          <w:i w:val="0"/>
          <w:iCs w:val="0"/>
          <w:color w:val="auto"/>
        </w:rPr>
        <w:instrText xml:space="preserve"> SEQ Gambar_3. \* ARABIC </w:instrText>
      </w:r>
      <w:r w:rsidRPr="00B62CAD">
        <w:rPr>
          <w:i w:val="0"/>
          <w:iCs w:val="0"/>
          <w:color w:val="auto"/>
        </w:rPr>
        <w:fldChar w:fldCharType="separate"/>
      </w:r>
      <w:r w:rsidR="00327503">
        <w:rPr>
          <w:i w:val="0"/>
          <w:iCs w:val="0"/>
          <w:noProof/>
          <w:color w:val="auto"/>
        </w:rPr>
        <w:t>16</w:t>
      </w:r>
      <w:r w:rsidRPr="00B62CAD">
        <w:rPr>
          <w:i w:val="0"/>
          <w:iCs w:val="0"/>
          <w:color w:val="auto"/>
        </w:rPr>
        <w:fldChar w:fldCharType="end"/>
      </w:r>
      <w:r w:rsidRPr="00B62CAD">
        <w:rPr>
          <w:i w:val="0"/>
          <w:iCs w:val="0"/>
          <w:color w:val="auto"/>
        </w:rPr>
        <w:t xml:space="preserve"> Gambaran Desain Web</w:t>
      </w:r>
      <w:bookmarkEnd w:id="104"/>
    </w:p>
    <w:p w14:paraId="49A101EE" w14:textId="77777777" w:rsidR="008F7117" w:rsidRDefault="008F7117" w:rsidP="00A50BC5">
      <w:pPr>
        <w:spacing w:line="276" w:lineRule="auto"/>
        <w:ind w:right="461"/>
        <w:jc w:val="both"/>
        <w:rPr>
          <w:sz w:val="20"/>
          <w:szCs w:val="20"/>
        </w:rPr>
      </w:pPr>
    </w:p>
    <w:p w14:paraId="56225405" w14:textId="0C7380E2" w:rsidR="00235B15" w:rsidRDefault="0095177D" w:rsidP="00F56F3E">
      <w:pPr>
        <w:spacing w:line="276" w:lineRule="auto"/>
        <w:ind w:right="35" w:firstLine="426"/>
        <w:jc w:val="both"/>
        <w:rPr>
          <w:sz w:val="20"/>
          <w:szCs w:val="20"/>
        </w:rPr>
      </w:pPr>
      <w:proofErr w:type="spellStart"/>
      <w:r w:rsidRPr="009404BB">
        <w:rPr>
          <w:sz w:val="20"/>
          <w:szCs w:val="20"/>
        </w:rPr>
        <w:t>Tampilan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00CF5E58" w:rsidRPr="009404BB">
        <w:rPr>
          <w:sz w:val="20"/>
          <w:szCs w:val="20"/>
        </w:rPr>
        <w:t>fitur</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dilihat</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balon</w:t>
      </w:r>
      <w:proofErr w:type="spellEnd"/>
      <w:r w:rsidRPr="009404BB">
        <w:rPr>
          <w:sz w:val="20"/>
          <w:szCs w:val="20"/>
        </w:rPr>
        <w:t xml:space="preserve"> chat di </w:t>
      </w:r>
      <w:proofErr w:type="spellStart"/>
      <w:r w:rsidRPr="009404BB">
        <w:rPr>
          <w:sz w:val="20"/>
          <w:szCs w:val="20"/>
        </w:rPr>
        <w:t>sebelah</w:t>
      </w:r>
      <w:proofErr w:type="spellEnd"/>
      <w:r w:rsidRPr="009404BB">
        <w:rPr>
          <w:sz w:val="20"/>
          <w:szCs w:val="20"/>
        </w:rPr>
        <w:t xml:space="preserve"> </w:t>
      </w:r>
      <w:proofErr w:type="spellStart"/>
      <w:r w:rsidRPr="009404BB">
        <w:rPr>
          <w:sz w:val="20"/>
          <w:szCs w:val="20"/>
        </w:rPr>
        <w:t>kanan</w:t>
      </w:r>
      <w:proofErr w:type="spellEnd"/>
      <w:r w:rsidRPr="009404BB">
        <w:rPr>
          <w:sz w:val="20"/>
          <w:szCs w:val="20"/>
        </w:rPr>
        <w:t xml:space="preserve"> yang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balon</w:t>
      </w:r>
      <w:proofErr w:type="spellEnd"/>
      <w:r w:rsidRPr="009404BB">
        <w:rPr>
          <w:sz w:val="20"/>
          <w:szCs w:val="20"/>
        </w:rPr>
        <w:t xml:space="preserve"> chat di </w:t>
      </w:r>
      <w:proofErr w:type="spellStart"/>
      <w:r w:rsidRPr="009404BB">
        <w:rPr>
          <w:sz w:val="20"/>
          <w:szCs w:val="20"/>
        </w:rPr>
        <w:t>sebelah</w:t>
      </w:r>
      <w:proofErr w:type="spellEnd"/>
      <w:r w:rsidRPr="009404BB">
        <w:rPr>
          <w:sz w:val="20"/>
          <w:szCs w:val="20"/>
        </w:rPr>
        <w:t xml:space="preserve"> kiri yang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respon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w:t>
      </w:r>
      <w:proofErr w:type="spellStart"/>
      <w:r w:rsidRPr="009404BB">
        <w:rPr>
          <w:sz w:val="20"/>
          <w:szCs w:val="20"/>
        </w:rPr>
        <w:t>formulir</w:t>
      </w:r>
      <w:proofErr w:type="spellEnd"/>
      <w:r w:rsidRPr="009404BB">
        <w:rPr>
          <w:sz w:val="20"/>
          <w:szCs w:val="20"/>
        </w:rPr>
        <w:t xml:space="preserve"> input </w:t>
      </w:r>
      <w:proofErr w:type="spellStart"/>
      <w:r w:rsidRPr="009404BB">
        <w:rPr>
          <w:sz w:val="20"/>
          <w:szCs w:val="20"/>
        </w:rPr>
        <w:t>teks</w:t>
      </w:r>
      <w:proofErr w:type="spellEnd"/>
      <w:r w:rsidRPr="009404BB">
        <w:rPr>
          <w:sz w:val="20"/>
          <w:szCs w:val="20"/>
        </w:rPr>
        <w:t xml:space="preserve"> yang </w:t>
      </w:r>
      <w:proofErr w:type="spellStart"/>
      <w:r w:rsidRPr="009404BB">
        <w:rPr>
          <w:sz w:val="20"/>
          <w:szCs w:val="20"/>
        </w:rPr>
        <w:t>memungkinkan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mengetikkan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dan ikon </w:t>
      </w:r>
      <w:proofErr w:type="spellStart"/>
      <w:r w:rsidRPr="009404BB">
        <w:rPr>
          <w:sz w:val="20"/>
          <w:szCs w:val="20"/>
        </w:rPr>
        <w:t>pesawat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mengirim</w:t>
      </w:r>
      <w:proofErr w:type="spellEnd"/>
      <w:r w:rsidRPr="009404BB">
        <w:rPr>
          <w:sz w:val="20"/>
          <w:szCs w:val="20"/>
        </w:rPr>
        <w:t xml:space="preserve"> </w:t>
      </w:r>
      <w:proofErr w:type="spellStart"/>
      <w:r w:rsidRPr="009404BB">
        <w:rPr>
          <w:sz w:val="20"/>
          <w:szCs w:val="20"/>
        </w:rPr>
        <w:t>pesan</w:t>
      </w:r>
      <w:proofErr w:type="spellEnd"/>
      <w:r w:rsidRPr="009404BB">
        <w:rPr>
          <w:sz w:val="20"/>
          <w:szCs w:val="20"/>
        </w:rPr>
        <w:t xml:space="preserve"> </w:t>
      </w:r>
      <w:proofErr w:type="spellStart"/>
      <w:r w:rsidRPr="009404BB">
        <w:rPr>
          <w:sz w:val="20"/>
          <w:szCs w:val="20"/>
        </w:rPr>
        <w:t>ke</w:t>
      </w:r>
      <w:proofErr w:type="spellEnd"/>
      <w:r w:rsidRPr="009404BB">
        <w:rPr>
          <w:sz w:val="20"/>
          <w:szCs w:val="20"/>
        </w:rPr>
        <w:t xml:space="preserve"> chatbot.</w:t>
      </w:r>
    </w:p>
    <w:p w14:paraId="1E0439C0" w14:textId="77777777" w:rsidR="00D012F0" w:rsidRPr="009404BB" w:rsidRDefault="00D012F0" w:rsidP="00A50BC5">
      <w:pPr>
        <w:spacing w:line="276" w:lineRule="auto"/>
        <w:ind w:right="461"/>
        <w:jc w:val="both"/>
        <w:rPr>
          <w:sz w:val="20"/>
          <w:szCs w:val="20"/>
        </w:rPr>
      </w:pPr>
    </w:p>
    <w:p w14:paraId="484EFB9B" w14:textId="3C38D729" w:rsidR="003B6B5F" w:rsidRPr="009404BB" w:rsidRDefault="003B6B5F" w:rsidP="00A50BC5">
      <w:pPr>
        <w:pStyle w:val="Heading3"/>
        <w:ind w:left="426" w:right="461" w:hanging="426"/>
        <w:rPr>
          <w:rFonts w:cs="Times New Roman"/>
          <w:bCs/>
          <w:szCs w:val="20"/>
        </w:rPr>
      </w:pPr>
      <w:bookmarkStart w:id="105" w:name="_Toc176987412"/>
      <w:bookmarkStart w:id="106" w:name="_Toc202306620"/>
      <w:r w:rsidRPr="009404BB">
        <w:rPr>
          <w:rFonts w:cs="Times New Roman"/>
          <w:bCs/>
          <w:szCs w:val="20"/>
        </w:rPr>
        <w:t>3.2.</w:t>
      </w:r>
      <w:r w:rsidR="003E2B7F">
        <w:rPr>
          <w:rFonts w:cs="Times New Roman"/>
          <w:bCs/>
          <w:szCs w:val="20"/>
        </w:rPr>
        <w:t>9</w:t>
      </w:r>
      <w:r w:rsidRPr="009404BB">
        <w:rPr>
          <w:rFonts w:cs="Times New Roman"/>
          <w:bCs/>
          <w:szCs w:val="20"/>
        </w:rPr>
        <w:t xml:space="preserve"> TIMELINE PENGERJAAN</w:t>
      </w:r>
      <w:bookmarkEnd w:id="105"/>
      <w:bookmarkEnd w:id="106"/>
    </w:p>
    <w:p w14:paraId="68C373D3" w14:textId="7A2EA722" w:rsidR="008F7117" w:rsidRPr="008F7117" w:rsidRDefault="008F7117" w:rsidP="00B62CAD">
      <w:pPr>
        <w:pStyle w:val="Caption"/>
        <w:keepNext/>
        <w:rPr>
          <w:i w:val="0"/>
          <w:iCs w:val="0"/>
          <w:color w:val="auto"/>
        </w:rPr>
      </w:pPr>
    </w:p>
    <w:p w14:paraId="1BDF6254" w14:textId="423F4F15" w:rsidR="00B62CAD" w:rsidRPr="00B62CAD" w:rsidRDefault="00B62CAD" w:rsidP="00B62CAD">
      <w:pPr>
        <w:pStyle w:val="Caption"/>
        <w:keepNext/>
        <w:jc w:val="center"/>
        <w:rPr>
          <w:i w:val="0"/>
          <w:iCs w:val="0"/>
          <w:color w:val="auto"/>
        </w:rPr>
      </w:pPr>
      <w:bookmarkStart w:id="107" w:name="_Toc202033919"/>
      <w:r w:rsidRPr="00B62CAD">
        <w:rPr>
          <w:i w:val="0"/>
          <w:iCs w:val="0"/>
          <w:color w:val="auto"/>
        </w:rPr>
        <w:t xml:space="preserve">Tabel 3. </w:t>
      </w:r>
      <w:r w:rsidRPr="00B62CAD">
        <w:rPr>
          <w:i w:val="0"/>
          <w:iCs w:val="0"/>
          <w:color w:val="auto"/>
        </w:rPr>
        <w:fldChar w:fldCharType="begin"/>
      </w:r>
      <w:r w:rsidRPr="00B62CAD">
        <w:rPr>
          <w:i w:val="0"/>
          <w:iCs w:val="0"/>
          <w:color w:val="auto"/>
        </w:rPr>
        <w:instrText xml:space="preserve"> SEQ Tabel_3. \* ARABIC </w:instrText>
      </w:r>
      <w:r w:rsidRPr="00B62CAD">
        <w:rPr>
          <w:i w:val="0"/>
          <w:iCs w:val="0"/>
          <w:color w:val="auto"/>
        </w:rPr>
        <w:fldChar w:fldCharType="separate"/>
      </w:r>
      <w:r w:rsidR="00327503">
        <w:rPr>
          <w:i w:val="0"/>
          <w:iCs w:val="0"/>
          <w:noProof/>
          <w:color w:val="auto"/>
        </w:rPr>
        <w:t>3</w:t>
      </w:r>
      <w:r w:rsidRPr="00B62CAD">
        <w:rPr>
          <w:i w:val="0"/>
          <w:iCs w:val="0"/>
          <w:color w:val="auto"/>
        </w:rPr>
        <w:fldChar w:fldCharType="end"/>
      </w:r>
      <w:r w:rsidRPr="00B62CAD">
        <w:rPr>
          <w:i w:val="0"/>
          <w:iCs w:val="0"/>
          <w:color w:val="auto"/>
        </w:rPr>
        <w:t xml:space="preserve"> Jadwal </w:t>
      </w:r>
      <w:proofErr w:type="spellStart"/>
      <w:r w:rsidRPr="00B62CAD">
        <w:rPr>
          <w:i w:val="0"/>
          <w:iCs w:val="0"/>
          <w:color w:val="auto"/>
        </w:rPr>
        <w:t>Pengerjaan</w:t>
      </w:r>
      <w:proofErr w:type="spellEnd"/>
      <w:r w:rsidRPr="00B62CAD">
        <w:rPr>
          <w:i w:val="0"/>
          <w:iCs w:val="0"/>
          <w:color w:val="auto"/>
        </w:rPr>
        <w:t xml:space="preserve"> PA </w:t>
      </w:r>
      <w:proofErr w:type="spellStart"/>
      <w:r w:rsidRPr="00B62CAD">
        <w:rPr>
          <w:i w:val="0"/>
          <w:iCs w:val="0"/>
          <w:color w:val="auto"/>
        </w:rPr>
        <w:t>Pembuatan</w:t>
      </w:r>
      <w:proofErr w:type="spellEnd"/>
      <w:r w:rsidRPr="00B62CAD">
        <w:rPr>
          <w:i w:val="0"/>
          <w:iCs w:val="0"/>
          <w:color w:val="auto"/>
        </w:rPr>
        <w:t xml:space="preserve"> </w:t>
      </w:r>
      <w:proofErr w:type="spellStart"/>
      <w:r w:rsidRPr="00B62CAD">
        <w:rPr>
          <w:i w:val="0"/>
          <w:iCs w:val="0"/>
          <w:color w:val="auto"/>
        </w:rPr>
        <w:t>Sistem</w:t>
      </w:r>
      <w:bookmarkEnd w:id="107"/>
      <w:proofErr w:type="spellEnd"/>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1"/>
        <w:gridCol w:w="3223"/>
        <w:gridCol w:w="1559"/>
      </w:tblGrid>
      <w:tr w:rsidR="004D0EA0" w:rsidRPr="009404BB" w14:paraId="6D7E4785" w14:textId="77777777" w:rsidTr="00A82C9E">
        <w:trPr>
          <w:trHeight w:val="452"/>
          <w:tblHeader/>
        </w:trPr>
        <w:tc>
          <w:tcPr>
            <w:tcW w:w="691" w:type="dxa"/>
          </w:tcPr>
          <w:p w14:paraId="435DFCB5" w14:textId="77777777" w:rsidR="004D0EA0" w:rsidRPr="009404BB" w:rsidRDefault="004D0EA0" w:rsidP="008073D5">
            <w:pPr>
              <w:pStyle w:val="TableParagraph"/>
              <w:spacing w:before="99"/>
              <w:ind w:left="210"/>
              <w:rPr>
                <w:sz w:val="20"/>
                <w:szCs w:val="20"/>
              </w:rPr>
            </w:pPr>
            <w:proofErr w:type="spellStart"/>
            <w:r w:rsidRPr="009404BB">
              <w:rPr>
                <w:spacing w:val="-5"/>
                <w:sz w:val="20"/>
                <w:szCs w:val="20"/>
              </w:rPr>
              <w:t>No</w:t>
            </w:r>
            <w:proofErr w:type="spellEnd"/>
          </w:p>
        </w:tc>
        <w:tc>
          <w:tcPr>
            <w:tcW w:w="3223" w:type="dxa"/>
          </w:tcPr>
          <w:p w14:paraId="07B47650" w14:textId="77777777" w:rsidR="004D0EA0" w:rsidRPr="009404BB" w:rsidRDefault="004D0EA0" w:rsidP="008073D5">
            <w:pPr>
              <w:pStyle w:val="TableParagraph"/>
              <w:spacing w:before="99"/>
              <w:ind w:left="1034"/>
              <w:rPr>
                <w:sz w:val="20"/>
                <w:szCs w:val="20"/>
              </w:rPr>
            </w:pPr>
            <w:r w:rsidRPr="009404BB">
              <w:rPr>
                <w:sz w:val="20"/>
                <w:szCs w:val="20"/>
              </w:rPr>
              <w:t>Nama</w:t>
            </w:r>
            <w:r w:rsidRPr="009404BB">
              <w:rPr>
                <w:spacing w:val="-7"/>
                <w:sz w:val="20"/>
                <w:szCs w:val="20"/>
              </w:rPr>
              <w:t xml:space="preserve"> </w:t>
            </w:r>
            <w:r w:rsidRPr="009404BB">
              <w:rPr>
                <w:spacing w:val="-2"/>
                <w:sz w:val="20"/>
                <w:szCs w:val="20"/>
              </w:rPr>
              <w:t>Kegiatan</w:t>
            </w:r>
          </w:p>
        </w:tc>
        <w:tc>
          <w:tcPr>
            <w:tcW w:w="1559" w:type="dxa"/>
          </w:tcPr>
          <w:p w14:paraId="312B8446" w14:textId="77777777" w:rsidR="004D0EA0" w:rsidRPr="009404BB" w:rsidRDefault="004D0EA0" w:rsidP="00920839">
            <w:pPr>
              <w:pStyle w:val="TableParagraph"/>
              <w:spacing w:before="99"/>
              <w:ind w:left="257" w:right="-1"/>
              <w:rPr>
                <w:sz w:val="20"/>
                <w:szCs w:val="20"/>
              </w:rPr>
            </w:pPr>
            <w:r w:rsidRPr="009404BB">
              <w:rPr>
                <w:sz w:val="20"/>
                <w:szCs w:val="20"/>
              </w:rPr>
              <w:t>Waktu</w:t>
            </w:r>
            <w:r w:rsidRPr="009404BB">
              <w:rPr>
                <w:spacing w:val="-2"/>
                <w:sz w:val="20"/>
                <w:szCs w:val="20"/>
              </w:rPr>
              <w:t xml:space="preserve"> (Bulan)</w:t>
            </w:r>
          </w:p>
        </w:tc>
      </w:tr>
      <w:tr w:rsidR="004D0EA0" w:rsidRPr="009404BB" w14:paraId="0C6E7496" w14:textId="77777777" w:rsidTr="00920839">
        <w:trPr>
          <w:trHeight w:val="431"/>
        </w:trPr>
        <w:tc>
          <w:tcPr>
            <w:tcW w:w="691" w:type="dxa"/>
          </w:tcPr>
          <w:p w14:paraId="208AAE35"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c>
          <w:tcPr>
            <w:tcW w:w="3223" w:type="dxa"/>
          </w:tcPr>
          <w:p w14:paraId="0349E885" w14:textId="77777777" w:rsidR="004D0EA0" w:rsidRPr="009404BB" w:rsidRDefault="004D0EA0" w:rsidP="008073D5">
            <w:pPr>
              <w:pStyle w:val="TableParagraph"/>
              <w:spacing w:before="101"/>
              <w:ind w:left="100"/>
              <w:rPr>
                <w:sz w:val="20"/>
                <w:szCs w:val="20"/>
              </w:rPr>
            </w:pPr>
            <w:r w:rsidRPr="009404BB">
              <w:rPr>
                <w:sz w:val="20"/>
                <w:szCs w:val="20"/>
              </w:rPr>
              <w:t>Menganalisis</w:t>
            </w:r>
            <w:r w:rsidRPr="009404BB">
              <w:rPr>
                <w:spacing w:val="-9"/>
                <w:sz w:val="20"/>
                <w:szCs w:val="20"/>
              </w:rPr>
              <w:t xml:space="preserve"> </w:t>
            </w:r>
            <w:r w:rsidRPr="009404BB">
              <w:rPr>
                <w:sz w:val="20"/>
                <w:szCs w:val="20"/>
              </w:rPr>
              <w:t>kebutuhan</w:t>
            </w:r>
            <w:r w:rsidRPr="009404BB">
              <w:rPr>
                <w:spacing w:val="-6"/>
                <w:sz w:val="20"/>
                <w:szCs w:val="20"/>
              </w:rPr>
              <w:t xml:space="preserve"> </w:t>
            </w:r>
            <w:proofErr w:type="spellStart"/>
            <w:r w:rsidRPr="009404BB">
              <w:rPr>
                <w:spacing w:val="-4"/>
                <w:sz w:val="20"/>
                <w:szCs w:val="20"/>
              </w:rPr>
              <w:t>user</w:t>
            </w:r>
            <w:proofErr w:type="spellEnd"/>
          </w:p>
        </w:tc>
        <w:tc>
          <w:tcPr>
            <w:tcW w:w="1559" w:type="dxa"/>
          </w:tcPr>
          <w:p w14:paraId="4569F1CF"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r>
      <w:tr w:rsidR="004D0EA0" w:rsidRPr="009404BB" w14:paraId="12569F2E" w14:textId="77777777" w:rsidTr="00920839">
        <w:trPr>
          <w:trHeight w:val="428"/>
        </w:trPr>
        <w:tc>
          <w:tcPr>
            <w:tcW w:w="691" w:type="dxa"/>
          </w:tcPr>
          <w:p w14:paraId="047B5592"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c>
          <w:tcPr>
            <w:tcW w:w="3223" w:type="dxa"/>
          </w:tcPr>
          <w:p w14:paraId="0A8E6290" w14:textId="77777777" w:rsidR="004D0EA0" w:rsidRPr="009404BB" w:rsidRDefault="004D0EA0" w:rsidP="008073D5">
            <w:pPr>
              <w:pStyle w:val="TableParagraph"/>
              <w:spacing w:before="98"/>
              <w:ind w:left="100"/>
              <w:rPr>
                <w:sz w:val="20"/>
                <w:szCs w:val="20"/>
              </w:rPr>
            </w:pPr>
            <w:r w:rsidRPr="009404BB">
              <w:rPr>
                <w:sz w:val="20"/>
                <w:szCs w:val="20"/>
              </w:rPr>
              <w:t>Mengumpulkan</w:t>
            </w:r>
            <w:r w:rsidRPr="009404BB">
              <w:rPr>
                <w:spacing w:val="-12"/>
                <w:sz w:val="20"/>
                <w:szCs w:val="20"/>
              </w:rPr>
              <w:t xml:space="preserve"> </w:t>
            </w:r>
            <w:proofErr w:type="spellStart"/>
            <w:r w:rsidRPr="009404BB">
              <w:rPr>
                <w:spacing w:val="-2"/>
                <w:sz w:val="20"/>
                <w:szCs w:val="20"/>
              </w:rPr>
              <w:t>dataset</w:t>
            </w:r>
            <w:proofErr w:type="spellEnd"/>
          </w:p>
        </w:tc>
        <w:tc>
          <w:tcPr>
            <w:tcW w:w="1559" w:type="dxa"/>
          </w:tcPr>
          <w:p w14:paraId="1367DB59"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r>
      <w:tr w:rsidR="004D0EA0" w:rsidRPr="009404BB" w14:paraId="0D49DB10" w14:textId="77777777" w:rsidTr="00920839">
        <w:trPr>
          <w:trHeight w:val="431"/>
        </w:trPr>
        <w:tc>
          <w:tcPr>
            <w:tcW w:w="691" w:type="dxa"/>
          </w:tcPr>
          <w:p w14:paraId="202563E1" w14:textId="77777777" w:rsidR="004D0EA0" w:rsidRPr="009404BB" w:rsidRDefault="004D0EA0" w:rsidP="004D0EA0">
            <w:pPr>
              <w:pStyle w:val="TableParagraph"/>
              <w:spacing w:before="101"/>
              <w:ind w:left="100"/>
              <w:rPr>
                <w:sz w:val="20"/>
                <w:szCs w:val="20"/>
              </w:rPr>
            </w:pPr>
            <w:r w:rsidRPr="009404BB">
              <w:rPr>
                <w:spacing w:val="-10"/>
                <w:sz w:val="20"/>
                <w:szCs w:val="20"/>
              </w:rPr>
              <w:t>3</w:t>
            </w:r>
          </w:p>
        </w:tc>
        <w:tc>
          <w:tcPr>
            <w:tcW w:w="3223" w:type="dxa"/>
          </w:tcPr>
          <w:p w14:paraId="5575831B" w14:textId="1721C8BB" w:rsidR="004D0EA0" w:rsidRPr="009404BB" w:rsidRDefault="004D0EA0" w:rsidP="004D0EA0">
            <w:pPr>
              <w:pStyle w:val="TableParagraph"/>
              <w:spacing w:before="101"/>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model</w:t>
            </w:r>
            <w:r w:rsidRPr="009404BB">
              <w:rPr>
                <w:sz w:val="20"/>
                <w:szCs w:val="20"/>
              </w:rPr>
              <w:t xml:space="preserve"> </w:t>
            </w:r>
          </w:p>
        </w:tc>
        <w:tc>
          <w:tcPr>
            <w:tcW w:w="1559" w:type="dxa"/>
          </w:tcPr>
          <w:p w14:paraId="183390E2" w14:textId="7C27A612" w:rsidR="004D0EA0" w:rsidRPr="009404BB" w:rsidRDefault="004D0EA0" w:rsidP="004D0EA0">
            <w:pPr>
              <w:pStyle w:val="TableParagraph"/>
              <w:spacing w:before="101"/>
              <w:ind w:left="100"/>
              <w:rPr>
                <w:sz w:val="20"/>
                <w:szCs w:val="20"/>
              </w:rPr>
            </w:pPr>
            <w:r w:rsidRPr="009404BB">
              <w:rPr>
                <w:sz w:val="20"/>
                <w:szCs w:val="20"/>
              </w:rPr>
              <w:t xml:space="preserve">3 – </w:t>
            </w:r>
            <w:r w:rsidRPr="009404BB">
              <w:rPr>
                <w:spacing w:val="-10"/>
                <w:sz w:val="20"/>
                <w:szCs w:val="20"/>
              </w:rPr>
              <w:t>5</w:t>
            </w:r>
          </w:p>
        </w:tc>
      </w:tr>
      <w:tr w:rsidR="004D0EA0" w:rsidRPr="009404BB" w14:paraId="4F3ED36C" w14:textId="77777777" w:rsidTr="00920839">
        <w:trPr>
          <w:trHeight w:val="429"/>
        </w:trPr>
        <w:tc>
          <w:tcPr>
            <w:tcW w:w="691" w:type="dxa"/>
          </w:tcPr>
          <w:p w14:paraId="6565A7B0" w14:textId="77777777" w:rsidR="004D0EA0" w:rsidRPr="009404BB" w:rsidRDefault="004D0EA0" w:rsidP="004D0EA0">
            <w:pPr>
              <w:pStyle w:val="TableParagraph"/>
              <w:spacing w:before="98"/>
              <w:ind w:left="100"/>
              <w:rPr>
                <w:sz w:val="20"/>
                <w:szCs w:val="20"/>
              </w:rPr>
            </w:pPr>
            <w:r w:rsidRPr="009404BB">
              <w:rPr>
                <w:spacing w:val="-10"/>
                <w:sz w:val="20"/>
                <w:szCs w:val="20"/>
              </w:rPr>
              <w:t>4</w:t>
            </w:r>
          </w:p>
        </w:tc>
        <w:tc>
          <w:tcPr>
            <w:tcW w:w="3223" w:type="dxa"/>
          </w:tcPr>
          <w:p w14:paraId="07DEF198" w14:textId="149732DD" w:rsidR="004D0EA0" w:rsidRPr="009404BB" w:rsidRDefault="004D0EA0" w:rsidP="004D0EA0">
            <w:pPr>
              <w:pStyle w:val="TableParagraph"/>
              <w:spacing w:before="98"/>
              <w:ind w:left="100"/>
              <w:rPr>
                <w:sz w:val="20"/>
                <w:szCs w:val="20"/>
              </w:rPr>
            </w:pPr>
            <w:r w:rsidRPr="009404BB">
              <w:rPr>
                <w:sz w:val="20"/>
                <w:szCs w:val="20"/>
              </w:rPr>
              <w:t>Menguji</w:t>
            </w:r>
            <w:r w:rsidRPr="009404BB">
              <w:rPr>
                <w:spacing w:val="-7"/>
                <w:sz w:val="20"/>
                <w:szCs w:val="20"/>
              </w:rPr>
              <w:t xml:space="preserve"> </w:t>
            </w:r>
            <w:r w:rsidRPr="009404BB">
              <w:rPr>
                <w:sz w:val="20"/>
                <w:szCs w:val="20"/>
              </w:rPr>
              <w:t>kinerja</w:t>
            </w:r>
            <w:r w:rsidRPr="009404BB">
              <w:rPr>
                <w:spacing w:val="-5"/>
                <w:sz w:val="20"/>
                <w:szCs w:val="20"/>
              </w:rPr>
              <w:t xml:space="preserve"> </w:t>
            </w:r>
            <w:r w:rsidRPr="009404BB">
              <w:rPr>
                <w:spacing w:val="-2"/>
                <w:sz w:val="20"/>
                <w:szCs w:val="20"/>
              </w:rPr>
              <w:t>model</w:t>
            </w:r>
            <w:r w:rsidRPr="009404BB">
              <w:rPr>
                <w:sz w:val="20"/>
                <w:szCs w:val="20"/>
              </w:rPr>
              <w:t xml:space="preserve"> </w:t>
            </w:r>
          </w:p>
        </w:tc>
        <w:tc>
          <w:tcPr>
            <w:tcW w:w="1559" w:type="dxa"/>
          </w:tcPr>
          <w:p w14:paraId="0EE701DA" w14:textId="0DBB7D22" w:rsidR="004D0EA0" w:rsidRPr="009404BB" w:rsidRDefault="004D0EA0" w:rsidP="004D0EA0">
            <w:pPr>
              <w:pStyle w:val="TableParagraph"/>
              <w:spacing w:before="98"/>
              <w:ind w:left="100"/>
              <w:rPr>
                <w:sz w:val="20"/>
                <w:szCs w:val="20"/>
              </w:rPr>
            </w:pPr>
            <w:r w:rsidRPr="009404BB">
              <w:rPr>
                <w:sz w:val="20"/>
                <w:szCs w:val="20"/>
              </w:rPr>
              <w:t>5 - 6</w:t>
            </w:r>
          </w:p>
        </w:tc>
      </w:tr>
      <w:tr w:rsidR="004D0EA0" w:rsidRPr="009404BB" w14:paraId="30B86A18" w14:textId="77777777" w:rsidTr="00920839">
        <w:trPr>
          <w:trHeight w:val="431"/>
        </w:trPr>
        <w:tc>
          <w:tcPr>
            <w:tcW w:w="691" w:type="dxa"/>
          </w:tcPr>
          <w:p w14:paraId="3841BE29" w14:textId="77777777" w:rsidR="004D0EA0" w:rsidRPr="009404BB" w:rsidRDefault="004D0EA0" w:rsidP="004D0EA0">
            <w:pPr>
              <w:pStyle w:val="TableParagraph"/>
              <w:spacing w:before="101"/>
              <w:ind w:left="100"/>
              <w:rPr>
                <w:sz w:val="20"/>
                <w:szCs w:val="20"/>
              </w:rPr>
            </w:pPr>
            <w:r w:rsidRPr="009404BB">
              <w:rPr>
                <w:spacing w:val="-10"/>
                <w:sz w:val="20"/>
                <w:szCs w:val="20"/>
              </w:rPr>
              <w:t>5</w:t>
            </w:r>
          </w:p>
        </w:tc>
        <w:tc>
          <w:tcPr>
            <w:tcW w:w="3223" w:type="dxa"/>
          </w:tcPr>
          <w:p w14:paraId="4D290243" w14:textId="078708F4" w:rsidR="004D0EA0" w:rsidRPr="009404BB" w:rsidRDefault="004D0EA0" w:rsidP="004D0EA0">
            <w:pPr>
              <w:pStyle w:val="TableParagraph"/>
              <w:spacing w:before="101"/>
              <w:ind w:left="100"/>
              <w:rPr>
                <w:sz w:val="20"/>
                <w:szCs w:val="20"/>
              </w:rPr>
            </w:pPr>
            <w:r w:rsidRPr="009404BB">
              <w:rPr>
                <w:sz w:val="20"/>
                <w:szCs w:val="20"/>
              </w:rPr>
              <w:t>Menentukan</w:t>
            </w:r>
            <w:r w:rsidRPr="009404BB">
              <w:rPr>
                <w:spacing w:val="-8"/>
                <w:sz w:val="20"/>
                <w:szCs w:val="20"/>
              </w:rPr>
              <w:t xml:space="preserve"> </w:t>
            </w:r>
            <w:proofErr w:type="spellStart"/>
            <w:r w:rsidRPr="009404BB">
              <w:rPr>
                <w:spacing w:val="-2"/>
                <w:sz w:val="20"/>
                <w:szCs w:val="20"/>
              </w:rPr>
              <w:t>Backend</w:t>
            </w:r>
            <w:proofErr w:type="spellEnd"/>
          </w:p>
        </w:tc>
        <w:tc>
          <w:tcPr>
            <w:tcW w:w="1559" w:type="dxa"/>
          </w:tcPr>
          <w:p w14:paraId="3948963D" w14:textId="1866B936" w:rsidR="004D0EA0" w:rsidRPr="009404BB" w:rsidRDefault="004D0EA0" w:rsidP="004D0EA0">
            <w:pPr>
              <w:pStyle w:val="TableParagraph"/>
              <w:spacing w:before="101"/>
              <w:ind w:left="100"/>
              <w:rPr>
                <w:sz w:val="20"/>
                <w:szCs w:val="20"/>
              </w:rPr>
            </w:pPr>
            <w:r w:rsidRPr="009404BB">
              <w:rPr>
                <w:spacing w:val="-10"/>
                <w:sz w:val="20"/>
                <w:szCs w:val="20"/>
              </w:rPr>
              <w:t>6 - 7</w:t>
            </w:r>
          </w:p>
        </w:tc>
      </w:tr>
      <w:tr w:rsidR="004D0EA0" w:rsidRPr="009404BB" w14:paraId="70AC7981" w14:textId="77777777" w:rsidTr="00920839">
        <w:trPr>
          <w:trHeight w:val="428"/>
        </w:trPr>
        <w:tc>
          <w:tcPr>
            <w:tcW w:w="691" w:type="dxa"/>
          </w:tcPr>
          <w:p w14:paraId="2DCADC95" w14:textId="77777777" w:rsidR="004D0EA0" w:rsidRPr="009404BB" w:rsidRDefault="004D0EA0" w:rsidP="004D0EA0">
            <w:pPr>
              <w:pStyle w:val="TableParagraph"/>
              <w:spacing w:before="98"/>
              <w:ind w:left="100"/>
              <w:rPr>
                <w:sz w:val="20"/>
                <w:szCs w:val="20"/>
              </w:rPr>
            </w:pPr>
            <w:r w:rsidRPr="009404BB">
              <w:rPr>
                <w:spacing w:val="-10"/>
                <w:sz w:val="20"/>
                <w:szCs w:val="20"/>
              </w:rPr>
              <w:t>6</w:t>
            </w:r>
          </w:p>
        </w:tc>
        <w:tc>
          <w:tcPr>
            <w:tcW w:w="3223" w:type="dxa"/>
          </w:tcPr>
          <w:p w14:paraId="5A7D0D01" w14:textId="77777777" w:rsidR="004D0EA0" w:rsidRPr="009404BB" w:rsidRDefault="004D0EA0" w:rsidP="004D0EA0">
            <w:pPr>
              <w:pStyle w:val="TableParagraph"/>
              <w:spacing w:before="98"/>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UI/UX</w:t>
            </w:r>
          </w:p>
        </w:tc>
        <w:tc>
          <w:tcPr>
            <w:tcW w:w="1559" w:type="dxa"/>
          </w:tcPr>
          <w:p w14:paraId="0A68C724" w14:textId="43791916" w:rsidR="004D0EA0" w:rsidRPr="009404BB" w:rsidRDefault="004D0EA0" w:rsidP="004D0EA0">
            <w:pPr>
              <w:pStyle w:val="TableParagraph"/>
              <w:spacing w:before="98"/>
              <w:ind w:left="100"/>
              <w:rPr>
                <w:sz w:val="20"/>
                <w:szCs w:val="20"/>
              </w:rPr>
            </w:pPr>
            <w:r w:rsidRPr="009404BB">
              <w:rPr>
                <w:sz w:val="20"/>
                <w:szCs w:val="20"/>
              </w:rPr>
              <w:t xml:space="preserve">7 – </w:t>
            </w:r>
            <w:r w:rsidRPr="009404BB">
              <w:rPr>
                <w:spacing w:val="-10"/>
                <w:sz w:val="20"/>
                <w:szCs w:val="20"/>
              </w:rPr>
              <w:t>9</w:t>
            </w:r>
          </w:p>
        </w:tc>
      </w:tr>
      <w:tr w:rsidR="004D0EA0" w:rsidRPr="009404BB" w14:paraId="063CA0A3" w14:textId="77777777" w:rsidTr="00920839">
        <w:trPr>
          <w:trHeight w:val="431"/>
        </w:trPr>
        <w:tc>
          <w:tcPr>
            <w:tcW w:w="691" w:type="dxa"/>
          </w:tcPr>
          <w:p w14:paraId="23BE4A5E" w14:textId="77777777" w:rsidR="004D0EA0" w:rsidRPr="009404BB" w:rsidRDefault="004D0EA0" w:rsidP="004D0EA0">
            <w:pPr>
              <w:pStyle w:val="TableParagraph"/>
              <w:spacing w:before="101"/>
              <w:ind w:left="100"/>
              <w:rPr>
                <w:sz w:val="20"/>
                <w:szCs w:val="20"/>
              </w:rPr>
            </w:pPr>
            <w:r w:rsidRPr="009404BB">
              <w:rPr>
                <w:spacing w:val="-10"/>
                <w:sz w:val="20"/>
                <w:szCs w:val="20"/>
              </w:rPr>
              <w:t>7</w:t>
            </w:r>
          </w:p>
        </w:tc>
        <w:tc>
          <w:tcPr>
            <w:tcW w:w="3223" w:type="dxa"/>
          </w:tcPr>
          <w:p w14:paraId="5637BF67" w14:textId="77777777" w:rsidR="004D0EA0" w:rsidRPr="009404BB" w:rsidRDefault="004D0EA0" w:rsidP="004D0EA0">
            <w:pPr>
              <w:pStyle w:val="TableParagraph"/>
              <w:spacing w:before="101"/>
              <w:ind w:left="100"/>
              <w:rPr>
                <w:sz w:val="20"/>
                <w:szCs w:val="20"/>
              </w:rPr>
            </w:pPr>
            <w:r w:rsidRPr="009404BB">
              <w:rPr>
                <w:sz w:val="20"/>
                <w:szCs w:val="20"/>
              </w:rPr>
              <w:t>Mengintegrasikan</w:t>
            </w:r>
            <w:r w:rsidRPr="009404BB">
              <w:rPr>
                <w:spacing w:val="-11"/>
                <w:sz w:val="20"/>
                <w:szCs w:val="20"/>
              </w:rPr>
              <w:t xml:space="preserve"> </w:t>
            </w:r>
            <w:r w:rsidRPr="009404BB">
              <w:rPr>
                <w:spacing w:val="-5"/>
                <w:sz w:val="20"/>
                <w:szCs w:val="20"/>
              </w:rPr>
              <w:t>API</w:t>
            </w:r>
          </w:p>
        </w:tc>
        <w:tc>
          <w:tcPr>
            <w:tcW w:w="1559" w:type="dxa"/>
          </w:tcPr>
          <w:p w14:paraId="33B6C8A8" w14:textId="5CCFDD89" w:rsidR="004D0EA0" w:rsidRPr="009404BB" w:rsidRDefault="004D0EA0" w:rsidP="004D0EA0">
            <w:pPr>
              <w:pStyle w:val="TableParagraph"/>
              <w:spacing w:before="101"/>
              <w:ind w:left="100"/>
              <w:rPr>
                <w:sz w:val="20"/>
                <w:szCs w:val="20"/>
              </w:rPr>
            </w:pPr>
            <w:r w:rsidRPr="009404BB">
              <w:rPr>
                <w:sz w:val="20"/>
                <w:szCs w:val="20"/>
              </w:rPr>
              <w:t xml:space="preserve">9 - </w:t>
            </w:r>
            <w:r w:rsidRPr="009404BB">
              <w:rPr>
                <w:spacing w:val="-5"/>
                <w:sz w:val="20"/>
                <w:szCs w:val="20"/>
              </w:rPr>
              <w:t>10</w:t>
            </w:r>
          </w:p>
        </w:tc>
      </w:tr>
      <w:tr w:rsidR="004D0EA0" w:rsidRPr="009404BB" w14:paraId="6A3AF3A5" w14:textId="77777777" w:rsidTr="00920839">
        <w:trPr>
          <w:trHeight w:val="428"/>
        </w:trPr>
        <w:tc>
          <w:tcPr>
            <w:tcW w:w="691" w:type="dxa"/>
          </w:tcPr>
          <w:p w14:paraId="5EEB4B41" w14:textId="77777777" w:rsidR="004D0EA0" w:rsidRPr="009404BB" w:rsidRDefault="004D0EA0" w:rsidP="004D0EA0">
            <w:pPr>
              <w:pStyle w:val="TableParagraph"/>
              <w:spacing w:before="98"/>
              <w:ind w:left="100"/>
              <w:rPr>
                <w:sz w:val="20"/>
                <w:szCs w:val="20"/>
              </w:rPr>
            </w:pPr>
            <w:r w:rsidRPr="009404BB">
              <w:rPr>
                <w:spacing w:val="-10"/>
                <w:sz w:val="20"/>
                <w:szCs w:val="20"/>
              </w:rPr>
              <w:t>8</w:t>
            </w:r>
          </w:p>
        </w:tc>
        <w:tc>
          <w:tcPr>
            <w:tcW w:w="3223" w:type="dxa"/>
          </w:tcPr>
          <w:p w14:paraId="03B2E5BE" w14:textId="3CFF0D37" w:rsidR="004D0EA0" w:rsidRPr="009404BB" w:rsidRDefault="004D0EA0" w:rsidP="004D0EA0">
            <w:pPr>
              <w:pStyle w:val="TableParagraph"/>
              <w:spacing w:before="98"/>
              <w:ind w:left="100"/>
              <w:rPr>
                <w:sz w:val="20"/>
                <w:szCs w:val="20"/>
              </w:rPr>
            </w:pPr>
            <w:r w:rsidRPr="009404BB">
              <w:rPr>
                <w:sz w:val="20"/>
                <w:szCs w:val="20"/>
              </w:rPr>
              <w:t>Memastikan</w:t>
            </w:r>
            <w:r w:rsidRPr="009404BB">
              <w:rPr>
                <w:spacing w:val="-6"/>
                <w:sz w:val="20"/>
                <w:szCs w:val="20"/>
              </w:rPr>
              <w:t xml:space="preserve"> </w:t>
            </w:r>
            <w:r w:rsidRPr="009404BB">
              <w:rPr>
                <w:sz w:val="20"/>
                <w:szCs w:val="20"/>
              </w:rPr>
              <w:t>kesiapan</w:t>
            </w:r>
            <w:r w:rsidRPr="009404BB">
              <w:rPr>
                <w:spacing w:val="-6"/>
                <w:sz w:val="20"/>
                <w:szCs w:val="20"/>
              </w:rPr>
              <w:t xml:space="preserve"> </w:t>
            </w:r>
            <w:r w:rsidRPr="009404BB">
              <w:rPr>
                <w:spacing w:val="-2"/>
                <w:sz w:val="20"/>
                <w:szCs w:val="20"/>
              </w:rPr>
              <w:t>infrastruktur</w:t>
            </w:r>
            <w:r w:rsidRPr="009404BB">
              <w:rPr>
                <w:sz w:val="20"/>
                <w:szCs w:val="20"/>
              </w:rPr>
              <w:t xml:space="preserve"> </w:t>
            </w:r>
          </w:p>
        </w:tc>
        <w:tc>
          <w:tcPr>
            <w:tcW w:w="1559" w:type="dxa"/>
          </w:tcPr>
          <w:p w14:paraId="0124576F" w14:textId="77777777" w:rsidR="004D0EA0" w:rsidRPr="009404BB" w:rsidRDefault="004D0EA0" w:rsidP="004D0EA0">
            <w:pPr>
              <w:pStyle w:val="TableParagraph"/>
              <w:spacing w:before="98"/>
              <w:ind w:left="100"/>
              <w:rPr>
                <w:sz w:val="20"/>
                <w:szCs w:val="20"/>
              </w:rPr>
            </w:pPr>
            <w:r w:rsidRPr="009404BB">
              <w:rPr>
                <w:sz w:val="20"/>
                <w:szCs w:val="20"/>
              </w:rPr>
              <w:t>10 -</w:t>
            </w:r>
            <w:r w:rsidRPr="009404BB">
              <w:rPr>
                <w:spacing w:val="-3"/>
                <w:sz w:val="20"/>
                <w:szCs w:val="20"/>
              </w:rPr>
              <w:t xml:space="preserve"> </w:t>
            </w:r>
            <w:r w:rsidRPr="009404BB">
              <w:rPr>
                <w:spacing w:val="-5"/>
                <w:sz w:val="20"/>
                <w:szCs w:val="20"/>
              </w:rPr>
              <w:t>11</w:t>
            </w:r>
          </w:p>
        </w:tc>
      </w:tr>
      <w:tr w:rsidR="004D0EA0" w:rsidRPr="009404BB" w14:paraId="2D6AA25B" w14:textId="77777777" w:rsidTr="00920839">
        <w:trPr>
          <w:trHeight w:val="431"/>
        </w:trPr>
        <w:tc>
          <w:tcPr>
            <w:tcW w:w="691" w:type="dxa"/>
          </w:tcPr>
          <w:p w14:paraId="72A1F53A" w14:textId="77777777" w:rsidR="004D0EA0" w:rsidRPr="009404BB" w:rsidRDefault="004D0EA0" w:rsidP="004D0EA0">
            <w:pPr>
              <w:pStyle w:val="TableParagraph"/>
              <w:spacing w:before="101"/>
              <w:ind w:left="100"/>
              <w:rPr>
                <w:sz w:val="20"/>
                <w:szCs w:val="20"/>
              </w:rPr>
            </w:pPr>
            <w:r w:rsidRPr="009404BB">
              <w:rPr>
                <w:spacing w:val="-10"/>
                <w:sz w:val="20"/>
                <w:szCs w:val="20"/>
              </w:rPr>
              <w:t>9</w:t>
            </w:r>
          </w:p>
        </w:tc>
        <w:tc>
          <w:tcPr>
            <w:tcW w:w="3223" w:type="dxa"/>
          </w:tcPr>
          <w:p w14:paraId="4A49BA24" w14:textId="6B3BB6ED" w:rsidR="004D0EA0" w:rsidRPr="009404BB" w:rsidRDefault="004D0EA0" w:rsidP="004D0EA0">
            <w:pPr>
              <w:pStyle w:val="TableParagraph"/>
              <w:spacing w:before="101"/>
              <w:ind w:left="100"/>
              <w:rPr>
                <w:sz w:val="20"/>
                <w:szCs w:val="20"/>
              </w:rPr>
            </w:pPr>
            <w:r w:rsidRPr="009404BB">
              <w:rPr>
                <w:sz w:val="20"/>
                <w:szCs w:val="20"/>
              </w:rPr>
              <w:t>Melakukan</w:t>
            </w:r>
            <w:r w:rsidRPr="009404BB">
              <w:rPr>
                <w:spacing w:val="-5"/>
                <w:sz w:val="20"/>
                <w:szCs w:val="20"/>
              </w:rPr>
              <w:t xml:space="preserve"> </w:t>
            </w:r>
            <w:r w:rsidRPr="009404BB">
              <w:rPr>
                <w:sz w:val="20"/>
                <w:szCs w:val="20"/>
              </w:rPr>
              <w:t>uji</w:t>
            </w:r>
            <w:r w:rsidRPr="009404BB">
              <w:rPr>
                <w:spacing w:val="-5"/>
                <w:sz w:val="20"/>
                <w:szCs w:val="20"/>
              </w:rPr>
              <w:t xml:space="preserve"> </w:t>
            </w:r>
            <w:r w:rsidRPr="009404BB">
              <w:rPr>
                <w:spacing w:val="-4"/>
                <w:sz w:val="20"/>
                <w:szCs w:val="20"/>
              </w:rPr>
              <w:t>coba keseluruhan</w:t>
            </w:r>
          </w:p>
        </w:tc>
        <w:tc>
          <w:tcPr>
            <w:tcW w:w="1559" w:type="dxa"/>
          </w:tcPr>
          <w:p w14:paraId="0976CB87" w14:textId="77777777" w:rsidR="004D0EA0" w:rsidRPr="009404BB" w:rsidRDefault="004D0EA0" w:rsidP="004D0EA0">
            <w:pPr>
              <w:pStyle w:val="TableParagraph"/>
              <w:spacing w:before="101"/>
              <w:ind w:left="100"/>
              <w:rPr>
                <w:sz w:val="20"/>
                <w:szCs w:val="20"/>
              </w:rPr>
            </w:pPr>
            <w:r w:rsidRPr="009404BB">
              <w:rPr>
                <w:sz w:val="20"/>
                <w:szCs w:val="20"/>
              </w:rPr>
              <w:t>11 -</w:t>
            </w:r>
            <w:r w:rsidRPr="009404BB">
              <w:rPr>
                <w:spacing w:val="-3"/>
                <w:sz w:val="20"/>
                <w:szCs w:val="20"/>
              </w:rPr>
              <w:t xml:space="preserve"> </w:t>
            </w:r>
            <w:r w:rsidRPr="009404BB">
              <w:rPr>
                <w:spacing w:val="-5"/>
                <w:sz w:val="20"/>
                <w:szCs w:val="20"/>
              </w:rPr>
              <w:t>12</w:t>
            </w:r>
          </w:p>
        </w:tc>
      </w:tr>
    </w:tbl>
    <w:p w14:paraId="6742E733" w14:textId="4D9178FF" w:rsidR="003B6B5F" w:rsidRPr="009404BB" w:rsidRDefault="003B6B5F" w:rsidP="00A50BC5">
      <w:pPr>
        <w:spacing w:line="276" w:lineRule="auto"/>
        <w:ind w:right="461"/>
        <w:jc w:val="both"/>
        <w:rPr>
          <w:sz w:val="20"/>
          <w:szCs w:val="20"/>
        </w:rPr>
      </w:pPr>
    </w:p>
    <w:p w14:paraId="1BFBF3EF" w14:textId="07311B24" w:rsidR="003B6B5F" w:rsidRPr="009404BB" w:rsidRDefault="003B6B5F" w:rsidP="00A50BC5">
      <w:pPr>
        <w:spacing w:line="276" w:lineRule="auto"/>
        <w:ind w:right="461"/>
        <w:jc w:val="both"/>
        <w:rPr>
          <w:sz w:val="20"/>
          <w:szCs w:val="20"/>
        </w:rPr>
      </w:pPr>
    </w:p>
    <w:p w14:paraId="7D298AD8" w14:textId="4282ADD3" w:rsidR="00A50BC5" w:rsidRPr="009404BB" w:rsidRDefault="00A50BC5" w:rsidP="00A50BC5">
      <w:pPr>
        <w:spacing w:line="276" w:lineRule="auto"/>
        <w:ind w:right="461"/>
        <w:jc w:val="both"/>
        <w:rPr>
          <w:sz w:val="20"/>
          <w:szCs w:val="20"/>
        </w:rPr>
      </w:pPr>
    </w:p>
    <w:p w14:paraId="19F31C3E" w14:textId="78E7F231" w:rsidR="00A50BC5" w:rsidRPr="009404BB" w:rsidRDefault="00A50BC5" w:rsidP="00A50BC5">
      <w:pPr>
        <w:spacing w:line="276" w:lineRule="auto"/>
        <w:ind w:right="461"/>
        <w:jc w:val="both"/>
        <w:rPr>
          <w:sz w:val="20"/>
          <w:szCs w:val="20"/>
        </w:rPr>
      </w:pPr>
    </w:p>
    <w:p w14:paraId="750EB663" w14:textId="7AA4FAA1" w:rsidR="00A50BC5" w:rsidRDefault="00A50BC5" w:rsidP="00A50BC5">
      <w:pPr>
        <w:spacing w:line="276" w:lineRule="auto"/>
        <w:ind w:right="461"/>
        <w:jc w:val="both"/>
        <w:rPr>
          <w:sz w:val="20"/>
          <w:szCs w:val="20"/>
        </w:rPr>
      </w:pPr>
    </w:p>
    <w:p w14:paraId="57A1EF9C" w14:textId="77777777" w:rsidR="00EF0D77" w:rsidRDefault="00EF0D77" w:rsidP="00A50BC5">
      <w:pPr>
        <w:spacing w:line="276" w:lineRule="auto"/>
        <w:ind w:right="461"/>
        <w:jc w:val="both"/>
        <w:rPr>
          <w:sz w:val="20"/>
          <w:szCs w:val="20"/>
        </w:rPr>
      </w:pPr>
    </w:p>
    <w:p w14:paraId="037A77E8" w14:textId="77777777" w:rsidR="00EF0D77" w:rsidRDefault="00EF0D77" w:rsidP="00A50BC5">
      <w:pPr>
        <w:spacing w:line="276" w:lineRule="auto"/>
        <w:ind w:right="461"/>
        <w:jc w:val="both"/>
        <w:rPr>
          <w:sz w:val="20"/>
          <w:szCs w:val="20"/>
        </w:rPr>
      </w:pPr>
    </w:p>
    <w:p w14:paraId="731AA4E8" w14:textId="77777777" w:rsidR="00EF0D77" w:rsidRDefault="00EF0D77" w:rsidP="00A50BC5">
      <w:pPr>
        <w:spacing w:line="276" w:lineRule="auto"/>
        <w:ind w:right="461"/>
        <w:jc w:val="both"/>
        <w:rPr>
          <w:sz w:val="20"/>
          <w:szCs w:val="20"/>
        </w:rPr>
      </w:pPr>
    </w:p>
    <w:p w14:paraId="78F525C6" w14:textId="77777777" w:rsidR="00EF0D77" w:rsidRDefault="00EF0D77" w:rsidP="00A50BC5">
      <w:pPr>
        <w:spacing w:line="276" w:lineRule="auto"/>
        <w:ind w:right="461"/>
        <w:jc w:val="both"/>
        <w:rPr>
          <w:sz w:val="20"/>
          <w:szCs w:val="20"/>
        </w:rPr>
      </w:pPr>
    </w:p>
    <w:p w14:paraId="5EBA54F6" w14:textId="77777777" w:rsidR="00EF0D77" w:rsidRDefault="00EF0D77" w:rsidP="00A50BC5">
      <w:pPr>
        <w:spacing w:line="276" w:lineRule="auto"/>
        <w:ind w:right="461"/>
        <w:jc w:val="both"/>
        <w:rPr>
          <w:sz w:val="20"/>
          <w:szCs w:val="20"/>
        </w:rPr>
      </w:pPr>
    </w:p>
    <w:p w14:paraId="7D138A17" w14:textId="77777777" w:rsidR="00EF0D77" w:rsidRDefault="00EF0D77" w:rsidP="00A50BC5">
      <w:pPr>
        <w:spacing w:line="276" w:lineRule="auto"/>
        <w:ind w:right="461"/>
        <w:jc w:val="both"/>
        <w:rPr>
          <w:sz w:val="20"/>
          <w:szCs w:val="20"/>
        </w:rPr>
      </w:pPr>
    </w:p>
    <w:p w14:paraId="77B14A29" w14:textId="77777777" w:rsidR="00EF0D77" w:rsidRDefault="00EF0D77" w:rsidP="00A50BC5">
      <w:pPr>
        <w:spacing w:line="276" w:lineRule="auto"/>
        <w:ind w:right="461"/>
        <w:jc w:val="both"/>
        <w:rPr>
          <w:sz w:val="20"/>
          <w:szCs w:val="20"/>
        </w:rPr>
      </w:pPr>
    </w:p>
    <w:p w14:paraId="59B77A17" w14:textId="77777777" w:rsidR="00EF0D77" w:rsidRPr="009404BB" w:rsidRDefault="00EF0D77" w:rsidP="00A50BC5">
      <w:pPr>
        <w:spacing w:line="276" w:lineRule="auto"/>
        <w:ind w:right="461"/>
        <w:jc w:val="both"/>
        <w:rPr>
          <w:sz w:val="20"/>
          <w:szCs w:val="20"/>
        </w:rPr>
      </w:pPr>
    </w:p>
    <w:p w14:paraId="20867958" w14:textId="6A86B65B" w:rsidR="00A50BC5" w:rsidRPr="009404BB" w:rsidRDefault="00A50BC5" w:rsidP="00A50BC5">
      <w:pPr>
        <w:spacing w:line="276" w:lineRule="auto"/>
        <w:ind w:right="461"/>
        <w:jc w:val="both"/>
        <w:rPr>
          <w:sz w:val="20"/>
          <w:szCs w:val="20"/>
        </w:rPr>
      </w:pPr>
    </w:p>
    <w:p w14:paraId="665A59F8" w14:textId="6296C152" w:rsidR="00A50BC5" w:rsidRPr="009404BB" w:rsidRDefault="00A50BC5" w:rsidP="00A50BC5">
      <w:pPr>
        <w:spacing w:line="276" w:lineRule="auto"/>
        <w:ind w:right="461"/>
        <w:jc w:val="both"/>
        <w:rPr>
          <w:sz w:val="20"/>
          <w:szCs w:val="20"/>
        </w:rPr>
      </w:pPr>
    </w:p>
    <w:p w14:paraId="615B7005" w14:textId="77777777" w:rsidR="00A50BC5" w:rsidRPr="009404BB" w:rsidRDefault="00A50BC5" w:rsidP="00A50BC5">
      <w:pPr>
        <w:spacing w:line="276" w:lineRule="auto"/>
        <w:ind w:right="461"/>
        <w:jc w:val="both"/>
        <w:rPr>
          <w:sz w:val="20"/>
          <w:szCs w:val="20"/>
        </w:rPr>
      </w:pPr>
    </w:p>
    <w:p w14:paraId="77EE10B0" w14:textId="77777777" w:rsidR="00A50BC5" w:rsidRDefault="00A50BC5" w:rsidP="00A50BC5">
      <w:pPr>
        <w:spacing w:line="276" w:lineRule="auto"/>
        <w:ind w:right="461"/>
        <w:jc w:val="both"/>
        <w:rPr>
          <w:sz w:val="20"/>
          <w:szCs w:val="20"/>
        </w:rPr>
      </w:pPr>
    </w:p>
    <w:p w14:paraId="5FF2B220" w14:textId="77777777" w:rsidR="00AE563E" w:rsidRDefault="00AE563E" w:rsidP="00A50BC5">
      <w:pPr>
        <w:spacing w:line="276" w:lineRule="auto"/>
        <w:ind w:right="461"/>
        <w:jc w:val="both"/>
        <w:rPr>
          <w:sz w:val="20"/>
          <w:szCs w:val="20"/>
        </w:rPr>
      </w:pPr>
    </w:p>
    <w:p w14:paraId="6458A7B9" w14:textId="77777777" w:rsidR="00AE563E" w:rsidRDefault="00AE563E" w:rsidP="00A50BC5">
      <w:pPr>
        <w:spacing w:line="276" w:lineRule="auto"/>
        <w:ind w:right="461"/>
        <w:jc w:val="both"/>
        <w:rPr>
          <w:sz w:val="20"/>
          <w:szCs w:val="20"/>
        </w:rPr>
      </w:pPr>
    </w:p>
    <w:p w14:paraId="56500F57" w14:textId="77777777" w:rsidR="00AE563E" w:rsidRDefault="00AE563E" w:rsidP="00A50BC5">
      <w:pPr>
        <w:spacing w:line="276" w:lineRule="auto"/>
        <w:ind w:right="461"/>
        <w:jc w:val="both"/>
        <w:rPr>
          <w:sz w:val="20"/>
          <w:szCs w:val="20"/>
        </w:rPr>
      </w:pPr>
    </w:p>
    <w:p w14:paraId="5B00F247" w14:textId="77777777" w:rsidR="00AE563E" w:rsidRDefault="00AE563E" w:rsidP="00A50BC5">
      <w:pPr>
        <w:spacing w:line="276" w:lineRule="auto"/>
        <w:ind w:right="461"/>
        <w:jc w:val="both"/>
        <w:rPr>
          <w:sz w:val="20"/>
          <w:szCs w:val="20"/>
        </w:rPr>
      </w:pPr>
    </w:p>
    <w:p w14:paraId="23530726" w14:textId="77777777" w:rsidR="00AE563E" w:rsidRDefault="00AE563E" w:rsidP="00A50BC5">
      <w:pPr>
        <w:spacing w:line="276" w:lineRule="auto"/>
        <w:ind w:right="461"/>
        <w:jc w:val="both"/>
        <w:rPr>
          <w:sz w:val="20"/>
          <w:szCs w:val="20"/>
        </w:rPr>
      </w:pPr>
    </w:p>
    <w:p w14:paraId="4B6E2EBE" w14:textId="77777777" w:rsidR="00B62CAD" w:rsidRDefault="00B62CAD" w:rsidP="00A50BC5">
      <w:pPr>
        <w:spacing w:line="276" w:lineRule="auto"/>
        <w:ind w:right="461"/>
        <w:jc w:val="both"/>
        <w:rPr>
          <w:sz w:val="20"/>
          <w:szCs w:val="20"/>
        </w:rPr>
      </w:pPr>
    </w:p>
    <w:p w14:paraId="00B2027E" w14:textId="77777777" w:rsidR="00B62CAD" w:rsidRDefault="00B62CAD" w:rsidP="00A50BC5">
      <w:pPr>
        <w:spacing w:line="276" w:lineRule="auto"/>
        <w:ind w:right="461"/>
        <w:jc w:val="both"/>
        <w:rPr>
          <w:sz w:val="20"/>
          <w:szCs w:val="20"/>
        </w:rPr>
      </w:pPr>
    </w:p>
    <w:p w14:paraId="1BD11194" w14:textId="77777777" w:rsidR="00B62CAD" w:rsidRDefault="00B62CAD" w:rsidP="00A50BC5">
      <w:pPr>
        <w:spacing w:line="276" w:lineRule="auto"/>
        <w:ind w:right="461"/>
        <w:jc w:val="both"/>
        <w:rPr>
          <w:sz w:val="20"/>
          <w:szCs w:val="20"/>
        </w:rPr>
      </w:pPr>
    </w:p>
    <w:p w14:paraId="07D7A44A" w14:textId="77777777" w:rsidR="00B62CAD" w:rsidRDefault="00B62CAD" w:rsidP="00A50BC5">
      <w:pPr>
        <w:spacing w:line="276" w:lineRule="auto"/>
        <w:ind w:right="461"/>
        <w:jc w:val="both"/>
        <w:rPr>
          <w:sz w:val="20"/>
          <w:szCs w:val="20"/>
        </w:rPr>
      </w:pPr>
    </w:p>
    <w:p w14:paraId="32472ACB" w14:textId="77777777" w:rsidR="00B62CAD" w:rsidRDefault="00B62CAD" w:rsidP="00A50BC5">
      <w:pPr>
        <w:spacing w:line="276" w:lineRule="auto"/>
        <w:ind w:right="461"/>
        <w:jc w:val="both"/>
        <w:rPr>
          <w:sz w:val="20"/>
          <w:szCs w:val="20"/>
        </w:rPr>
      </w:pPr>
    </w:p>
    <w:p w14:paraId="4040540F" w14:textId="77777777" w:rsidR="00B62CAD" w:rsidRDefault="00B62CAD" w:rsidP="00A50BC5">
      <w:pPr>
        <w:spacing w:line="276" w:lineRule="auto"/>
        <w:ind w:right="461"/>
        <w:jc w:val="both"/>
        <w:rPr>
          <w:sz w:val="20"/>
          <w:szCs w:val="20"/>
        </w:rPr>
      </w:pPr>
    </w:p>
    <w:p w14:paraId="4C315623" w14:textId="77777777" w:rsidR="00B62CAD" w:rsidRDefault="00B62CAD" w:rsidP="00A50BC5">
      <w:pPr>
        <w:spacing w:line="276" w:lineRule="auto"/>
        <w:ind w:right="461"/>
        <w:jc w:val="both"/>
        <w:rPr>
          <w:sz w:val="20"/>
          <w:szCs w:val="20"/>
        </w:rPr>
      </w:pPr>
    </w:p>
    <w:p w14:paraId="0AC148C7" w14:textId="77777777" w:rsidR="00B62CAD" w:rsidRDefault="00B62CAD" w:rsidP="00A50BC5">
      <w:pPr>
        <w:spacing w:line="276" w:lineRule="auto"/>
        <w:ind w:right="461"/>
        <w:jc w:val="both"/>
        <w:rPr>
          <w:sz w:val="20"/>
          <w:szCs w:val="20"/>
        </w:rPr>
      </w:pPr>
    </w:p>
    <w:p w14:paraId="2504F316" w14:textId="77777777" w:rsidR="00B62CAD" w:rsidRDefault="00B62CAD" w:rsidP="00A50BC5">
      <w:pPr>
        <w:spacing w:line="276" w:lineRule="auto"/>
        <w:ind w:right="461"/>
        <w:jc w:val="both"/>
        <w:rPr>
          <w:sz w:val="20"/>
          <w:szCs w:val="20"/>
        </w:rPr>
      </w:pPr>
    </w:p>
    <w:p w14:paraId="5717A3FC" w14:textId="77777777" w:rsidR="00B62CAD" w:rsidRDefault="00B62CAD" w:rsidP="00A50BC5">
      <w:pPr>
        <w:spacing w:line="276" w:lineRule="auto"/>
        <w:ind w:right="461"/>
        <w:jc w:val="both"/>
        <w:rPr>
          <w:sz w:val="20"/>
          <w:szCs w:val="20"/>
        </w:rPr>
      </w:pPr>
    </w:p>
    <w:p w14:paraId="7572C070" w14:textId="77777777" w:rsidR="00B62CAD" w:rsidRDefault="00B62CAD" w:rsidP="00A50BC5">
      <w:pPr>
        <w:spacing w:line="276" w:lineRule="auto"/>
        <w:ind w:right="461"/>
        <w:jc w:val="both"/>
        <w:rPr>
          <w:sz w:val="20"/>
          <w:szCs w:val="20"/>
        </w:rPr>
      </w:pPr>
    </w:p>
    <w:p w14:paraId="6D1A0C16" w14:textId="77777777" w:rsidR="00AE563E" w:rsidRDefault="00AE563E" w:rsidP="00A50BC5">
      <w:pPr>
        <w:spacing w:line="276" w:lineRule="auto"/>
        <w:ind w:right="461"/>
        <w:jc w:val="both"/>
        <w:rPr>
          <w:sz w:val="20"/>
          <w:szCs w:val="20"/>
        </w:rPr>
      </w:pPr>
    </w:p>
    <w:p w14:paraId="2F028CAD" w14:textId="77777777" w:rsidR="00AE563E" w:rsidRDefault="00AE563E" w:rsidP="00A50BC5">
      <w:pPr>
        <w:spacing w:line="276" w:lineRule="auto"/>
        <w:ind w:right="461"/>
        <w:jc w:val="both"/>
        <w:rPr>
          <w:sz w:val="20"/>
          <w:szCs w:val="20"/>
        </w:rPr>
      </w:pPr>
    </w:p>
    <w:p w14:paraId="74347275" w14:textId="77777777" w:rsidR="008F7117" w:rsidRDefault="008F7117" w:rsidP="00A50BC5">
      <w:pPr>
        <w:spacing w:line="276" w:lineRule="auto"/>
        <w:ind w:right="461"/>
        <w:jc w:val="both"/>
        <w:rPr>
          <w:sz w:val="20"/>
          <w:szCs w:val="20"/>
        </w:rPr>
      </w:pPr>
    </w:p>
    <w:p w14:paraId="7DD89D54" w14:textId="77777777" w:rsidR="008F7117" w:rsidRDefault="008F7117" w:rsidP="00A50BC5">
      <w:pPr>
        <w:spacing w:line="276" w:lineRule="auto"/>
        <w:ind w:right="461"/>
        <w:jc w:val="both"/>
        <w:rPr>
          <w:sz w:val="20"/>
          <w:szCs w:val="20"/>
        </w:rPr>
      </w:pPr>
    </w:p>
    <w:p w14:paraId="24D969CE" w14:textId="77777777" w:rsidR="008F7117" w:rsidRDefault="008F7117" w:rsidP="00A50BC5">
      <w:pPr>
        <w:spacing w:line="276" w:lineRule="auto"/>
        <w:ind w:right="461"/>
        <w:jc w:val="both"/>
        <w:rPr>
          <w:sz w:val="20"/>
          <w:szCs w:val="20"/>
        </w:rPr>
      </w:pPr>
    </w:p>
    <w:p w14:paraId="3CDF268F" w14:textId="77777777" w:rsidR="008F7117" w:rsidRDefault="008F7117" w:rsidP="00A50BC5">
      <w:pPr>
        <w:spacing w:line="276" w:lineRule="auto"/>
        <w:ind w:right="461"/>
        <w:jc w:val="both"/>
        <w:rPr>
          <w:sz w:val="20"/>
          <w:szCs w:val="20"/>
        </w:rPr>
      </w:pPr>
    </w:p>
    <w:p w14:paraId="70188750" w14:textId="77777777" w:rsidR="008F7117" w:rsidRDefault="008F7117" w:rsidP="00A50BC5">
      <w:pPr>
        <w:spacing w:line="276" w:lineRule="auto"/>
        <w:ind w:right="461"/>
        <w:jc w:val="both"/>
        <w:rPr>
          <w:sz w:val="20"/>
          <w:szCs w:val="20"/>
        </w:rPr>
      </w:pPr>
    </w:p>
    <w:p w14:paraId="51343E82" w14:textId="77777777" w:rsidR="00F56F3E" w:rsidRDefault="00F56F3E" w:rsidP="00A50BC5">
      <w:pPr>
        <w:spacing w:line="276" w:lineRule="auto"/>
        <w:ind w:right="461"/>
        <w:jc w:val="both"/>
        <w:rPr>
          <w:sz w:val="20"/>
          <w:szCs w:val="20"/>
        </w:rPr>
      </w:pPr>
    </w:p>
    <w:p w14:paraId="5BF701A7" w14:textId="77777777" w:rsidR="00F56F3E" w:rsidRDefault="00F56F3E" w:rsidP="00A50BC5">
      <w:pPr>
        <w:spacing w:line="276" w:lineRule="auto"/>
        <w:ind w:right="461"/>
        <w:jc w:val="both"/>
        <w:rPr>
          <w:sz w:val="20"/>
          <w:szCs w:val="20"/>
        </w:rPr>
      </w:pPr>
    </w:p>
    <w:p w14:paraId="67706EA7" w14:textId="77777777" w:rsidR="00F56F3E" w:rsidRDefault="00F56F3E" w:rsidP="00A50BC5">
      <w:pPr>
        <w:spacing w:line="276" w:lineRule="auto"/>
        <w:ind w:right="461"/>
        <w:jc w:val="both"/>
        <w:rPr>
          <w:sz w:val="20"/>
          <w:szCs w:val="20"/>
        </w:rPr>
      </w:pPr>
    </w:p>
    <w:p w14:paraId="77FA2BBC" w14:textId="77777777" w:rsidR="00AE563E" w:rsidRDefault="00AE563E" w:rsidP="00A50BC5">
      <w:pPr>
        <w:spacing w:line="276" w:lineRule="auto"/>
        <w:ind w:right="461"/>
        <w:jc w:val="both"/>
        <w:rPr>
          <w:sz w:val="20"/>
          <w:szCs w:val="20"/>
        </w:rPr>
      </w:pPr>
    </w:p>
    <w:p w14:paraId="105498D7" w14:textId="77777777" w:rsidR="00AE563E" w:rsidRDefault="00AE563E" w:rsidP="00A50BC5">
      <w:pPr>
        <w:spacing w:line="276" w:lineRule="auto"/>
        <w:ind w:right="461"/>
        <w:jc w:val="both"/>
        <w:rPr>
          <w:sz w:val="20"/>
          <w:szCs w:val="20"/>
        </w:rPr>
      </w:pPr>
    </w:p>
    <w:p w14:paraId="6ADB3E89" w14:textId="77777777" w:rsidR="00BD467D" w:rsidRPr="009404BB" w:rsidRDefault="00BD467D" w:rsidP="00BD467D">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52648F09" w14:textId="77777777" w:rsidR="00AE563E" w:rsidRDefault="00AE563E" w:rsidP="00A50BC5">
      <w:pPr>
        <w:spacing w:line="276" w:lineRule="auto"/>
        <w:ind w:right="461"/>
        <w:jc w:val="both"/>
        <w:rPr>
          <w:sz w:val="20"/>
          <w:szCs w:val="20"/>
        </w:rPr>
      </w:pPr>
    </w:p>
    <w:p w14:paraId="2B1928EC" w14:textId="77777777" w:rsidR="00AE563E" w:rsidRDefault="00AE563E" w:rsidP="00A50BC5">
      <w:pPr>
        <w:spacing w:line="276" w:lineRule="auto"/>
        <w:ind w:right="461"/>
        <w:jc w:val="both"/>
        <w:rPr>
          <w:sz w:val="20"/>
          <w:szCs w:val="20"/>
        </w:rPr>
      </w:pPr>
    </w:p>
    <w:p w14:paraId="62AC5802" w14:textId="77777777" w:rsidR="00AE563E" w:rsidRDefault="00AE563E" w:rsidP="00A50BC5">
      <w:pPr>
        <w:spacing w:line="276" w:lineRule="auto"/>
        <w:ind w:right="461"/>
        <w:jc w:val="both"/>
        <w:rPr>
          <w:sz w:val="20"/>
          <w:szCs w:val="20"/>
        </w:rPr>
      </w:pPr>
    </w:p>
    <w:p w14:paraId="41F5E56A" w14:textId="77777777" w:rsidR="00AE563E" w:rsidRDefault="00AE563E" w:rsidP="00A50BC5">
      <w:pPr>
        <w:spacing w:line="276" w:lineRule="auto"/>
        <w:ind w:right="461"/>
        <w:jc w:val="both"/>
        <w:rPr>
          <w:sz w:val="20"/>
          <w:szCs w:val="20"/>
        </w:rPr>
      </w:pPr>
    </w:p>
    <w:p w14:paraId="68FE70B5" w14:textId="77777777" w:rsidR="00AE563E" w:rsidRDefault="00AE563E" w:rsidP="00A50BC5">
      <w:pPr>
        <w:spacing w:line="276" w:lineRule="auto"/>
        <w:ind w:right="461"/>
        <w:jc w:val="both"/>
        <w:rPr>
          <w:sz w:val="20"/>
          <w:szCs w:val="20"/>
        </w:rPr>
      </w:pPr>
    </w:p>
    <w:p w14:paraId="751656EB" w14:textId="77777777" w:rsidR="00244A31" w:rsidRDefault="00244A31" w:rsidP="00A50BC5">
      <w:pPr>
        <w:spacing w:line="276" w:lineRule="auto"/>
        <w:ind w:right="461"/>
        <w:jc w:val="both"/>
        <w:rPr>
          <w:sz w:val="20"/>
          <w:szCs w:val="20"/>
        </w:rPr>
      </w:pPr>
    </w:p>
    <w:p w14:paraId="3AA19119" w14:textId="77777777" w:rsidR="00244A31" w:rsidRDefault="00244A31" w:rsidP="00A50BC5">
      <w:pPr>
        <w:spacing w:line="276" w:lineRule="auto"/>
        <w:ind w:right="461"/>
        <w:jc w:val="both"/>
        <w:rPr>
          <w:sz w:val="20"/>
          <w:szCs w:val="20"/>
        </w:rPr>
      </w:pPr>
    </w:p>
    <w:p w14:paraId="64AF976D" w14:textId="77777777" w:rsidR="00244A31" w:rsidRDefault="00244A31" w:rsidP="00A50BC5">
      <w:pPr>
        <w:spacing w:line="276" w:lineRule="auto"/>
        <w:ind w:right="461"/>
        <w:jc w:val="both"/>
        <w:rPr>
          <w:sz w:val="20"/>
          <w:szCs w:val="20"/>
        </w:rPr>
      </w:pPr>
    </w:p>
    <w:p w14:paraId="23AB351F" w14:textId="77777777" w:rsidR="00244A31" w:rsidRDefault="00244A31" w:rsidP="00A50BC5">
      <w:pPr>
        <w:spacing w:line="276" w:lineRule="auto"/>
        <w:ind w:right="461"/>
        <w:jc w:val="both"/>
        <w:rPr>
          <w:sz w:val="20"/>
          <w:szCs w:val="20"/>
        </w:rPr>
      </w:pPr>
    </w:p>
    <w:p w14:paraId="75EB7B24" w14:textId="77777777" w:rsidR="00244A31" w:rsidRDefault="00244A31" w:rsidP="00A50BC5">
      <w:pPr>
        <w:spacing w:line="276" w:lineRule="auto"/>
        <w:ind w:right="461"/>
        <w:jc w:val="both"/>
        <w:rPr>
          <w:sz w:val="20"/>
          <w:szCs w:val="20"/>
        </w:rPr>
      </w:pPr>
    </w:p>
    <w:p w14:paraId="5D8B8187" w14:textId="77777777" w:rsidR="00244A31" w:rsidRDefault="00244A31" w:rsidP="00A50BC5">
      <w:pPr>
        <w:spacing w:line="276" w:lineRule="auto"/>
        <w:ind w:right="461"/>
        <w:jc w:val="both"/>
        <w:rPr>
          <w:sz w:val="20"/>
          <w:szCs w:val="20"/>
        </w:rPr>
      </w:pPr>
    </w:p>
    <w:p w14:paraId="0F82D62E" w14:textId="77777777" w:rsidR="00244A31" w:rsidRDefault="00244A31" w:rsidP="00A50BC5">
      <w:pPr>
        <w:spacing w:line="276" w:lineRule="auto"/>
        <w:ind w:right="461"/>
        <w:jc w:val="both"/>
        <w:rPr>
          <w:sz w:val="20"/>
          <w:szCs w:val="20"/>
        </w:rPr>
      </w:pPr>
    </w:p>
    <w:p w14:paraId="4C687F5B" w14:textId="77777777" w:rsidR="00244A31" w:rsidRDefault="00244A31" w:rsidP="00A50BC5">
      <w:pPr>
        <w:spacing w:line="276" w:lineRule="auto"/>
        <w:ind w:right="461"/>
        <w:jc w:val="both"/>
        <w:rPr>
          <w:sz w:val="20"/>
          <w:szCs w:val="20"/>
        </w:rPr>
      </w:pPr>
    </w:p>
    <w:p w14:paraId="46BD2F76" w14:textId="77777777" w:rsidR="00244A31" w:rsidRDefault="00244A31" w:rsidP="00A50BC5">
      <w:pPr>
        <w:spacing w:line="276" w:lineRule="auto"/>
        <w:ind w:right="461"/>
        <w:jc w:val="both"/>
        <w:rPr>
          <w:sz w:val="20"/>
          <w:szCs w:val="20"/>
        </w:rPr>
      </w:pPr>
    </w:p>
    <w:p w14:paraId="42CC3606" w14:textId="77777777" w:rsidR="00244A31" w:rsidRDefault="00244A31" w:rsidP="00A50BC5">
      <w:pPr>
        <w:spacing w:line="276" w:lineRule="auto"/>
        <w:ind w:right="461"/>
        <w:jc w:val="both"/>
        <w:rPr>
          <w:sz w:val="20"/>
          <w:szCs w:val="20"/>
        </w:rPr>
      </w:pPr>
    </w:p>
    <w:p w14:paraId="79565C45" w14:textId="77777777" w:rsidR="00244A31" w:rsidRDefault="00244A31" w:rsidP="00A50BC5">
      <w:pPr>
        <w:spacing w:line="276" w:lineRule="auto"/>
        <w:ind w:right="461"/>
        <w:jc w:val="both"/>
        <w:rPr>
          <w:sz w:val="20"/>
          <w:szCs w:val="20"/>
        </w:rPr>
      </w:pPr>
    </w:p>
    <w:p w14:paraId="13FF6233" w14:textId="77777777" w:rsidR="00244A31" w:rsidRDefault="00244A31" w:rsidP="00A50BC5">
      <w:pPr>
        <w:spacing w:line="276" w:lineRule="auto"/>
        <w:ind w:right="461"/>
        <w:jc w:val="both"/>
        <w:rPr>
          <w:sz w:val="20"/>
          <w:szCs w:val="20"/>
        </w:rPr>
      </w:pPr>
    </w:p>
    <w:p w14:paraId="42AFDFE3" w14:textId="77777777" w:rsidR="00AE563E" w:rsidRDefault="00AE563E" w:rsidP="00A50BC5">
      <w:pPr>
        <w:spacing w:line="276" w:lineRule="auto"/>
        <w:ind w:right="461"/>
        <w:jc w:val="both"/>
        <w:rPr>
          <w:sz w:val="20"/>
          <w:szCs w:val="20"/>
        </w:rPr>
      </w:pPr>
    </w:p>
    <w:p w14:paraId="102A5D56" w14:textId="77777777" w:rsidR="00B62CAD" w:rsidRDefault="00B62CAD" w:rsidP="00A50BC5">
      <w:pPr>
        <w:spacing w:line="276" w:lineRule="auto"/>
        <w:ind w:right="461"/>
        <w:jc w:val="both"/>
        <w:rPr>
          <w:sz w:val="20"/>
          <w:szCs w:val="20"/>
        </w:rPr>
      </w:pPr>
    </w:p>
    <w:p w14:paraId="1B86FD4D" w14:textId="77777777" w:rsidR="00B62CAD" w:rsidRDefault="00B62CAD" w:rsidP="00A50BC5">
      <w:pPr>
        <w:spacing w:line="276" w:lineRule="auto"/>
        <w:ind w:right="461"/>
        <w:jc w:val="both"/>
        <w:rPr>
          <w:sz w:val="20"/>
          <w:szCs w:val="20"/>
        </w:rPr>
      </w:pPr>
    </w:p>
    <w:p w14:paraId="17A29A37" w14:textId="77777777" w:rsidR="00B62CAD" w:rsidRDefault="00B62CAD" w:rsidP="00A50BC5">
      <w:pPr>
        <w:spacing w:line="276" w:lineRule="auto"/>
        <w:ind w:right="461"/>
        <w:jc w:val="both"/>
        <w:rPr>
          <w:sz w:val="20"/>
          <w:szCs w:val="20"/>
        </w:rPr>
      </w:pPr>
    </w:p>
    <w:p w14:paraId="100D57F6" w14:textId="77777777" w:rsidR="00B62CAD" w:rsidRDefault="00B62CAD" w:rsidP="00A50BC5">
      <w:pPr>
        <w:spacing w:line="276" w:lineRule="auto"/>
        <w:ind w:right="461"/>
        <w:jc w:val="both"/>
        <w:rPr>
          <w:sz w:val="20"/>
          <w:szCs w:val="20"/>
        </w:rPr>
      </w:pPr>
    </w:p>
    <w:p w14:paraId="4A1AF936" w14:textId="77777777" w:rsidR="00B62CAD" w:rsidRDefault="00B62CAD" w:rsidP="00A50BC5">
      <w:pPr>
        <w:spacing w:line="276" w:lineRule="auto"/>
        <w:ind w:right="461"/>
        <w:jc w:val="both"/>
        <w:rPr>
          <w:sz w:val="20"/>
          <w:szCs w:val="20"/>
        </w:rPr>
      </w:pPr>
    </w:p>
    <w:p w14:paraId="6E2EE06A" w14:textId="77777777" w:rsidR="00B62CAD" w:rsidRDefault="00B62CAD" w:rsidP="00A50BC5">
      <w:pPr>
        <w:spacing w:line="276" w:lineRule="auto"/>
        <w:ind w:right="461"/>
        <w:jc w:val="both"/>
        <w:rPr>
          <w:sz w:val="20"/>
          <w:szCs w:val="20"/>
        </w:rPr>
      </w:pPr>
    </w:p>
    <w:p w14:paraId="052DFA9D" w14:textId="77777777" w:rsidR="00AE563E" w:rsidRDefault="00AE563E" w:rsidP="00A50BC5">
      <w:pPr>
        <w:spacing w:line="276" w:lineRule="auto"/>
        <w:ind w:right="461"/>
        <w:jc w:val="both"/>
        <w:rPr>
          <w:sz w:val="20"/>
          <w:szCs w:val="20"/>
        </w:rPr>
      </w:pPr>
    </w:p>
    <w:p w14:paraId="19C06223" w14:textId="77777777" w:rsidR="00CF2FE8" w:rsidRDefault="00CF2FE8" w:rsidP="00244A31">
      <w:pPr>
        <w:jc w:val="both"/>
      </w:pPr>
    </w:p>
    <w:p w14:paraId="2FA99100" w14:textId="2F2E55E4" w:rsidR="000D7904" w:rsidRDefault="000D7904" w:rsidP="00244A31">
      <w:pPr>
        <w:pStyle w:val="Heading1"/>
      </w:pPr>
      <w:bookmarkStart w:id="108" w:name="_Toc202306621"/>
      <w:r w:rsidRPr="009404BB">
        <w:t>BAB 4</w:t>
      </w:r>
      <w:r w:rsidRPr="009404BB">
        <w:br/>
        <w:t>EKSPERIMEN DAN ANALISIS</w:t>
      </w:r>
      <w:bookmarkStart w:id="109" w:name="_bookmark52"/>
      <w:bookmarkEnd w:id="108"/>
      <w:bookmarkEnd w:id="109"/>
    </w:p>
    <w:p w14:paraId="13FE1B4D" w14:textId="77777777" w:rsidR="00CF2FE8" w:rsidRPr="00CF2FE8" w:rsidRDefault="00CF2FE8" w:rsidP="00244A31">
      <w:pPr>
        <w:jc w:val="both"/>
      </w:pPr>
    </w:p>
    <w:p w14:paraId="6CBEB505" w14:textId="765A26BF" w:rsidR="000D7904" w:rsidRDefault="005B5D6B" w:rsidP="00244A31">
      <w:pPr>
        <w:pStyle w:val="Heading2"/>
        <w:jc w:val="both"/>
      </w:pPr>
      <w:bookmarkStart w:id="110" w:name="_Toc202306622"/>
      <w:r>
        <w:t xml:space="preserve">4.1 </w:t>
      </w:r>
      <w:r w:rsidR="000D7904" w:rsidRPr="009404BB">
        <w:t>PARAMETER</w:t>
      </w:r>
      <w:r w:rsidR="000D7904" w:rsidRPr="009404BB">
        <w:rPr>
          <w:spacing w:val="3"/>
        </w:rPr>
        <w:t xml:space="preserve"> </w:t>
      </w:r>
      <w:r w:rsidR="000D7904" w:rsidRPr="009404BB">
        <w:t>EKSPERIMEN</w:t>
      </w:r>
      <w:bookmarkEnd w:id="110"/>
    </w:p>
    <w:p w14:paraId="7EAB7B17" w14:textId="77777777" w:rsidR="00CF2FE8" w:rsidRPr="00CF2FE8" w:rsidRDefault="00CF2FE8" w:rsidP="00244A31">
      <w:pPr>
        <w:jc w:val="both"/>
      </w:pPr>
    </w:p>
    <w:p w14:paraId="6B336717" w14:textId="56C9C934" w:rsidR="000D7904" w:rsidRDefault="000D7904" w:rsidP="00244A31">
      <w:pPr>
        <w:pStyle w:val="BodyText"/>
        <w:spacing w:line="276" w:lineRule="auto"/>
        <w:ind w:left="167" w:right="35" w:firstLine="427"/>
        <w:jc w:val="both"/>
      </w:pPr>
      <w:r w:rsidRPr="009404BB">
        <w:t>Pada Bab ini, dilakukan identifikasi sejumlah parameter eksperimen yang akan</w:t>
      </w:r>
      <w:r w:rsidRPr="009404BB">
        <w:rPr>
          <w:spacing w:val="-8"/>
        </w:rPr>
        <w:t xml:space="preserve"> </w:t>
      </w:r>
      <w:r w:rsidRPr="009404BB">
        <w:t>diuji</w:t>
      </w:r>
      <w:r w:rsidRPr="009404BB">
        <w:rPr>
          <w:spacing w:val="-13"/>
        </w:rPr>
        <w:t xml:space="preserve"> </w:t>
      </w:r>
      <w:r w:rsidRPr="009404BB">
        <w:t>untuk</w:t>
      </w:r>
      <w:r w:rsidRPr="009404BB">
        <w:rPr>
          <w:spacing w:val="-10"/>
        </w:rPr>
        <w:t xml:space="preserve"> </w:t>
      </w:r>
      <w:r w:rsidRPr="009404BB">
        <w:t>mengukur</w:t>
      </w:r>
      <w:r w:rsidRPr="009404BB">
        <w:rPr>
          <w:spacing w:val="-9"/>
        </w:rPr>
        <w:t xml:space="preserve"> </w:t>
      </w:r>
      <w:r w:rsidRPr="009404BB">
        <w:t>tingkat</w:t>
      </w:r>
      <w:r w:rsidRPr="009404BB">
        <w:rPr>
          <w:spacing w:val="-10"/>
        </w:rPr>
        <w:t xml:space="preserve"> </w:t>
      </w:r>
      <w:r w:rsidRPr="009404BB">
        <w:t>keberhasilan</w:t>
      </w:r>
      <w:r w:rsidRPr="009404BB">
        <w:rPr>
          <w:spacing w:val="-8"/>
        </w:rPr>
        <w:t xml:space="preserve"> </w:t>
      </w:r>
      <w:r w:rsidRPr="009404BB">
        <w:t>sistem</w:t>
      </w:r>
      <w:r w:rsidRPr="009404BB">
        <w:rPr>
          <w:spacing w:val="-9"/>
        </w:rPr>
        <w:t xml:space="preserve"> </w:t>
      </w:r>
      <w:r w:rsidRPr="009404BB">
        <w:t>yang</w:t>
      </w:r>
      <w:r w:rsidRPr="009404BB">
        <w:rPr>
          <w:spacing w:val="-11"/>
        </w:rPr>
        <w:t xml:space="preserve"> </w:t>
      </w:r>
      <w:r w:rsidRPr="009404BB">
        <w:t>telah</w:t>
      </w:r>
      <w:r w:rsidRPr="009404BB">
        <w:rPr>
          <w:spacing w:val="-3"/>
        </w:rPr>
        <w:t xml:space="preserve"> </w:t>
      </w:r>
      <w:r w:rsidRPr="009404BB">
        <w:t>dikembangkan. Keberhasilan</w:t>
      </w:r>
      <w:r w:rsidRPr="009404BB">
        <w:rPr>
          <w:spacing w:val="-13"/>
        </w:rPr>
        <w:t xml:space="preserve"> </w:t>
      </w:r>
      <w:r w:rsidRPr="009404BB">
        <w:t>eksperimen</w:t>
      </w:r>
      <w:r w:rsidRPr="009404BB">
        <w:rPr>
          <w:spacing w:val="-12"/>
        </w:rPr>
        <w:t xml:space="preserve"> </w:t>
      </w:r>
      <w:r w:rsidRPr="009404BB">
        <w:t>akan</w:t>
      </w:r>
      <w:r w:rsidRPr="009404BB">
        <w:rPr>
          <w:spacing w:val="-13"/>
        </w:rPr>
        <w:t xml:space="preserve"> </w:t>
      </w:r>
      <w:r w:rsidRPr="009404BB">
        <w:t>dievaluasi</w:t>
      </w:r>
      <w:r w:rsidRPr="009404BB">
        <w:rPr>
          <w:spacing w:val="-12"/>
        </w:rPr>
        <w:t xml:space="preserve"> </w:t>
      </w:r>
      <w:r w:rsidRPr="009404BB">
        <w:t>berdasarkan</w:t>
      </w:r>
      <w:r w:rsidRPr="009404BB">
        <w:rPr>
          <w:spacing w:val="-13"/>
        </w:rPr>
        <w:t xml:space="preserve"> </w:t>
      </w:r>
      <w:r w:rsidRPr="009404BB">
        <w:t>sejauh</w:t>
      </w:r>
      <w:r w:rsidRPr="009404BB">
        <w:rPr>
          <w:spacing w:val="-12"/>
        </w:rPr>
        <w:t xml:space="preserve"> </w:t>
      </w:r>
      <w:r w:rsidRPr="009404BB">
        <w:t>mana</w:t>
      </w:r>
      <w:r w:rsidRPr="009404BB">
        <w:rPr>
          <w:spacing w:val="-13"/>
        </w:rPr>
        <w:t xml:space="preserve"> </w:t>
      </w:r>
      <w:r w:rsidRPr="009404BB">
        <w:t>sistem</w:t>
      </w:r>
      <w:r w:rsidRPr="009404BB">
        <w:rPr>
          <w:spacing w:val="-12"/>
        </w:rPr>
        <w:t xml:space="preserve"> </w:t>
      </w:r>
      <w:r w:rsidRPr="009404BB">
        <w:t>mampu melewati</w:t>
      </w:r>
      <w:r w:rsidRPr="009404BB">
        <w:rPr>
          <w:spacing w:val="-2"/>
        </w:rPr>
        <w:t xml:space="preserve"> </w:t>
      </w:r>
      <w:r w:rsidRPr="009404BB">
        <w:t>serangkaian tahapan</w:t>
      </w:r>
      <w:r w:rsidRPr="009404BB">
        <w:rPr>
          <w:spacing w:val="-3"/>
        </w:rPr>
        <w:t xml:space="preserve"> </w:t>
      </w:r>
      <w:r w:rsidRPr="009404BB">
        <w:t>yang</w:t>
      </w:r>
      <w:r w:rsidRPr="009404BB">
        <w:rPr>
          <w:spacing w:val="-3"/>
        </w:rPr>
        <w:t xml:space="preserve"> </w:t>
      </w:r>
      <w:r w:rsidRPr="009404BB">
        <w:t>telah</w:t>
      </w:r>
      <w:r w:rsidRPr="009404BB">
        <w:rPr>
          <w:spacing w:val="-1"/>
        </w:rPr>
        <w:t xml:space="preserve"> </w:t>
      </w:r>
      <w:r w:rsidRPr="009404BB">
        <w:t>ditetapkan.</w:t>
      </w:r>
      <w:r w:rsidRPr="009404BB">
        <w:rPr>
          <w:spacing w:val="-3"/>
        </w:rPr>
        <w:t xml:space="preserve"> </w:t>
      </w:r>
      <w:r w:rsidRPr="009404BB">
        <w:t>Tahap</w:t>
      </w:r>
      <w:r w:rsidRPr="009404BB">
        <w:rPr>
          <w:spacing w:val="-4"/>
        </w:rPr>
        <w:t xml:space="preserve"> </w:t>
      </w:r>
      <w:r w:rsidRPr="009404BB">
        <w:t>awal</w:t>
      </w:r>
      <w:r w:rsidRPr="009404BB">
        <w:rPr>
          <w:spacing w:val="-2"/>
        </w:rPr>
        <w:t xml:space="preserve"> </w:t>
      </w:r>
      <w:r w:rsidRPr="009404BB">
        <w:t>yang</w:t>
      </w:r>
      <w:r w:rsidRPr="009404BB">
        <w:rPr>
          <w:spacing w:val="-1"/>
        </w:rPr>
        <w:t xml:space="preserve"> </w:t>
      </w:r>
      <w:r w:rsidRPr="009404BB">
        <w:t>akan</w:t>
      </w:r>
      <w:r w:rsidRPr="009404BB">
        <w:rPr>
          <w:spacing w:val="-3"/>
        </w:rPr>
        <w:t xml:space="preserve"> </w:t>
      </w:r>
      <w:r w:rsidRPr="009404BB">
        <w:t xml:space="preserve">diuji adalah proses </w:t>
      </w:r>
      <w:proofErr w:type="spellStart"/>
      <w:r w:rsidRPr="009404BB">
        <w:t>pra</w:t>
      </w:r>
      <w:proofErr w:type="spellEnd"/>
      <w:r w:rsidRPr="009404BB">
        <w:t>-pemrosesan teks, yang mencakup langkah-langkah seperti konversi</w:t>
      </w:r>
      <w:r w:rsidRPr="009404BB">
        <w:rPr>
          <w:spacing w:val="-3"/>
        </w:rPr>
        <w:t xml:space="preserve"> </w:t>
      </w:r>
      <w:r w:rsidRPr="009404BB">
        <w:t>huruf</w:t>
      </w:r>
      <w:r w:rsidRPr="009404BB">
        <w:rPr>
          <w:spacing w:val="-3"/>
        </w:rPr>
        <w:t xml:space="preserve"> </w:t>
      </w:r>
      <w:r w:rsidRPr="009404BB">
        <w:t>besar</w:t>
      </w:r>
      <w:r w:rsidRPr="009404BB">
        <w:rPr>
          <w:spacing w:val="-3"/>
        </w:rPr>
        <w:t xml:space="preserve"> </w:t>
      </w:r>
      <w:r w:rsidRPr="009404BB">
        <w:t>menjadi</w:t>
      </w:r>
      <w:r w:rsidRPr="009404BB">
        <w:rPr>
          <w:spacing w:val="-5"/>
        </w:rPr>
        <w:t xml:space="preserve"> </w:t>
      </w:r>
      <w:r w:rsidRPr="009404BB">
        <w:t>huruf</w:t>
      </w:r>
      <w:r w:rsidRPr="009404BB">
        <w:rPr>
          <w:spacing w:val="-4"/>
        </w:rPr>
        <w:t xml:space="preserve"> </w:t>
      </w:r>
      <w:r w:rsidRPr="009404BB">
        <w:t>kecil</w:t>
      </w:r>
      <w:r w:rsidRPr="009404BB">
        <w:rPr>
          <w:spacing w:val="-3"/>
        </w:rPr>
        <w:t xml:space="preserve"> </w:t>
      </w:r>
      <w:r w:rsidRPr="009404BB">
        <w:t>(</w:t>
      </w:r>
      <w:proofErr w:type="spellStart"/>
      <w:r w:rsidRPr="009404BB">
        <w:t>case</w:t>
      </w:r>
      <w:proofErr w:type="spellEnd"/>
      <w:r w:rsidRPr="009404BB">
        <w:rPr>
          <w:spacing w:val="-3"/>
        </w:rPr>
        <w:t xml:space="preserve"> </w:t>
      </w:r>
      <w:proofErr w:type="spellStart"/>
      <w:r w:rsidRPr="009404BB">
        <w:t>folding</w:t>
      </w:r>
      <w:proofErr w:type="spellEnd"/>
      <w:r w:rsidRPr="009404BB">
        <w:t>),</w:t>
      </w:r>
      <w:r w:rsidRPr="009404BB">
        <w:rPr>
          <w:spacing w:val="-3"/>
        </w:rPr>
        <w:t xml:space="preserve"> </w:t>
      </w:r>
      <w:r w:rsidRPr="009404BB">
        <w:t>penghilangan</w:t>
      </w:r>
      <w:r w:rsidRPr="009404BB">
        <w:rPr>
          <w:spacing w:val="-2"/>
        </w:rPr>
        <w:t xml:space="preserve"> </w:t>
      </w:r>
      <w:r w:rsidRPr="009404BB">
        <w:t>tanda</w:t>
      </w:r>
      <w:r w:rsidRPr="009404BB">
        <w:rPr>
          <w:spacing w:val="-3"/>
        </w:rPr>
        <w:t xml:space="preserve"> </w:t>
      </w:r>
      <w:r w:rsidRPr="009404BB">
        <w:t>baca (</w:t>
      </w:r>
      <w:proofErr w:type="spellStart"/>
      <w:r w:rsidRPr="009404BB">
        <w:t>remove</w:t>
      </w:r>
      <w:proofErr w:type="spellEnd"/>
      <w:r w:rsidRPr="009404BB">
        <w:t xml:space="preserve"> </w:t>
      </w:r>
      <w:proofErr w:type="spellStart"/>
      <w:r w:rsidRPr="009404BB">
        <w:t>punctuation</w:t>
      </w:r>
      <w:proofErr w:type="spellEnd"/>
      <w:r w:rsidRPr="009404BB">
        <w:t xml:space="preserve">), penghilangan </w:t>
      </w:r>
      <w:proofErr w:type="spellStart"/>
      <w:r w:rsidRPr="009404BB">
        <w:t>whitespace</w:t>
      </w:r>
      <w:proofErr w:type="spellEnd"/>
      <w:r w:rsidRPr="009404BB">
        <w:t xml:space="preserve"> berlebih (</w:t>
      </w:r>
      <w:proofErr w:type="spellStart"/>
      <w:r w:rsidRPr="009404BB">
        <w:t>stripping</w:t>
      </w:r>
      <w:proofErr w:type="spellEnd"/>
      <w:r w:rsidRPr="009404BB">
        <w:t xml:space="preserve">), </w:t>
      </w:r>
      <w:proofErr w:type="spellStart"/>
      <w:r w:rsidRPr="009404BB">
        <w:t>tokenisasi</w:t>
      </w:r>
      <w:proofErr w:type="spellEnd"/>
      <w:r w:rsidRPr="009404BB">
        <w:t xml:space="preserve"> (</w:t>
      </w:r>
      <w:proofErr w:type="spellStart"/>
      <w:r w:rsidRPr="009404BB">
        <w:t>tokenizing</w:t>
      </w:r>
      <w:proofErr w:type="spellEnd"/>
      <w:r w:rsidRPr="009404BB">
        <w:t xml:space="preserve">), penghilangan stop </w:t>
      </w:r>
      <w:proofErr w:type="spellStart"/>
      <w:r w:rsidRPr="009404BB">
        <w:t>word</w:t>
      </w:r>
      <w:proofErr w:type="spellEnd"/>
      <w:r w:rsidRPr="009404BB">
        <w:t xml:space="preserve"> (</w:t>
      </w:r>
      <w:proofErr w:type="spellStart"/>
      <w:r w:rsidRPr="009404BB">
        <w:t>filtering</w:t>
      </w:r>
      <w:proofErr w:type="spellEnd"/>
      <w:r w:rsidRPr="009404BB">
        <w:t>), dan mengubah kata ke bentuk kata dasarnya (</w:t>
      </w:r>
      <w:proofErr w:type="spellStart"/>
      <w:r w:rsidRPr="009404BB">
        <w:t>stemming</w:t>
      </w:r>
      <w:proofErr w:type="spellEnd"/>
      <w:r w:rsidRPr="009404BB">
        <w:t>).</w:t>
      </w:r>
    </w:p>
    <w:p w14:paraId="65F6C1CD" w14:textId="3129C4E3" w:rsidR="00E92744" w:rsidRPr="009404BB" w:rsidRDefault="00E92744" w:rsidP="00244A31">
      <w:pPr>
        <w:pStyle w:val="BodyText"/>
        <w:spacing w:line="276" w:lineRule="auto"/>
        <w:ind w:left="167" w:right="35" w:firstLine="427"/>
        <w:jc w:val="both"/>
      </w:pPr>
      <w:r w:rsidRPr="00E92744">
        <w:t xml:space="preserve">Selanjutnya, dilakukan pengujian sistem dalam mengenali sinonim atau </w:t>
      </w:r>
      <w:proofErr w:type="spellStart"/>
      <w:r w:rsidRPr="00E92744">
        <w:t>synonym</w:t>
      </w:r>
      <w:proofErr w:type="spellEnd"/>
      <w:r w:rsidRPr="00E92744">
        <w:t xml:space="preserve"> </w:t>
      </w:r>
      <w:proofErr w:type="spellStart"/>
      <w:r w:rsidRPr="00E92744">
        <w:t>checking</w:t>
      </w:r>
      <w:proofErr w:type="spellEnd"/>
      <w:r w:rsidRPr="00E92744">
        <w:t xml:space="preserve"> sebagai bagian dari proses pencarian informasi yang lebih fleksibel. Proses ini menggunakan fungsi untuk mengambil sinonim dari kata yang dimasukkan pengguna berdasarkan data sinonim yang telah disediakan. Keberhasilan sistem akan tercermin pada hasil </w:t>
      </w:r>
      <w:r w:rsidRPr="00E92744">
        <w:lastRenderedPageBreak/>
        <w:t xml:space="preserve">eksperimen, jika sistem mampu mengidentifikasi sinonim dari kata yang digunakan dalam pertanyaan pengguna dan mencocokkannya dengan kata kunci yang ada dalam </w:t>
      </w:r>
      <w:proofErr w:type="spellStart"/>
      <w:r w:rsidRPr="00E92744">
        <w:t>dataset</w:t>
      </w:r>
      <w:proofErr w:type="spellEnd"/>
      <w:r w:rsidRPr="00E92744">
        <w:t>, maka sistem dapat dinyatakan berhasil mengenali sinonim.</w:t>
      </w:r>
    </w:p>
    <w:p w14:paraId="58184C93" w14:textId="41B64D75" w:rsidR="000D7904" w:rsidRPr="009404BB" w:rsidRDefault="000D7904" w:rsidP="00244A31">
      <w:pPr>
        <w:pStyle w:val="BodyText"/>
        <w:spacing w:before="1" w:line="276" w:lineRule="auto"/>
        <w:ind w:left="167" w:right="35" w:firstLine="427"/>
        <w:jc w:val="both"/>
      </w:pPr>
      <w:r w:rsidRPr="009404BB">
        <w:t>Se</w:t>
      </w:r>
      <w:r w:rsidR="00E92744">
        <w:t>telah itu</w:t>
      </w:r>
      <w:r w:rsidR="009C6BD6">
        <w:t xml:space="preserve"> </w:t>
      </w:r>
      <w:r w:rsidRPr="009404BB">
        <w:t xml:space="preserve">sistem </w:t>
      </w:r>
      <w:r w:rsidR="009C6BD6">
        <w:t>akan</w:t>
      </w:r>
      <w:r w:rsidRPr="009404BB">
        <w:t xml:space="preserve"> mengubah teks menjadi vektor menggunakan metode TF-IDF. Keberhasilan sistem akan tercermin pada hasil eksperimen, jika sistem berhasil mengubah teks menjadi vektor numerik, maka sistem dapat dinyatakan berhasil.</w:t>
      </w:r>
    </w:p>
    <w:p w14:paraId="373E8C4E" w14:textId="77777777" w:rsidR="000D7904" w:rsidRPr="009404BB" w:rsidRDefault="000D7904" w:rsidP="00244A31">
      <w:pPr>
        <w:pStyle w:val="BodyText"/>
        <w:spacing w:line="276" w:lineRule="auto"/>
        <w:ind w:left="167" w:right="35" w:firstLine="427"/>
        <w:jc w:val="both"/>
      </w:pPr>
      <w:r w:rsidRPr="009404BB">
        <w:t>Tahap terakhir</w:t>
      </w:r>
      <w:r w:rsidRPr="009404BB">
        <w:rPr>
          <w:spacing w:val="-1"/>
        </w:rPr>
        <w:t xml:space="preserve"> </w:t>
      </w:r>
      <w:r w:rsidRPr="009404BB">
        <w:t>berfokus</w:t>
      </w:r>
      <w:r w:rsidRPr="009404BB">
        <w:rPr>
          <w:spacing w:val="-1"/>
        </w:rPr>
        <w:t xml:space="preserve"> </w:t>
      </w:r>
      <w:r w:rsidRPr="009404BB">
        <w:t>pada</w:t>
      </w:r>
      <w:r w:rsidRPr="009404BB">
        <w:rPr>
          <w:spacing w:val="-2"/>
        </w:rPr>
        <w:t xml:space="preserve"> </w:t>
      </w:r>
      <w:r w:rsidRPr="009404BB">
        <w:t>pencarian</w:t>
      </w:r>
      <w:r w:rsidRPr="009404BB">
        <w:rPr>
          <w:spacing w:val="-1"/>
        </w:rPr>
        <w:t xml:space="preserve"> </w:t>
      </w:r>
      <w:r w:rsidRPr="009404BB">
        <w:t>jawaban,</w:t>
      </w:r>
      <w:r w:rsidRPr="009404BB">
        <w:rPr>
          <w:spacing w:val="-1"/>
        </w:rPr>
        <w:t xml:space="preserve"> </w:t>
      </w:r>
      <w:r w:rsidRPr="009404BB">
        <w:t>di</w:t>
      </w:r>
      <w:r w:rsidRPr="009404BB">
        <w:rPr>
          <w:spacing w:val="-2"/>
        </w:rPr>
        <w:t xml:space="preserve"> </w:t>
      </w:r>
      <w:r w:rsidRPr="009404BB">
        <w:t>mana</w:t>
      </w:r>
      <w:r w:rsidRPr="009404BB">
        <w:rPr>
          <w:spacing w:val="-2"/>
        </w:rPr>
        <w:t xml:space="preserve"> </w:t>
      </w:r>
      <w:r w:rsidRPr="009404BB">
        <w:t>sistem akan</w:t>
      </w:r>
      <w:r w:rsidRPr="009404BB">
        <w:rPr>
          <w:spacing w:val="-1"/>
        </w:rPr>
        <w:t xml:space="preserve"> </w:t>
      </w:r>
      <w:r w:rsidRPr="009404BB">
        <w:t xml:space="preserve">diuji </w:t>
      </w:r>
      <w:r w:rsidRPr="009404BB">
        <w:rPr>
          <w:spacing w:val="-2"/>
        </w:rPr>
        <w:t xml:space="preserve">kemampuannya dalam mencari jawaban dengan menggunakan perhitungan </w:t>
      </w:r>
      <w:proofErr w:type="spellStart"/>
      <w:r w:rsidRPr="009404BB">
        <w:rPr>
          <w:spacing w:val="-2"/>
        </w:rPr>
        <w:t>cosine</w:t>
      </w:r>
      <w:proofErr w:type="spellEnd"/>
      <w:r w:rsidRPr="009404BB">
        <w:rPr>
          <w:spacing w:val="-2"/>
        </w:rPr>
        <w:t xml:space="preserve"> </w:t>
      </w:r>
      <w:proofErr w:type="spellStart"/>
      <w:r w:rsidRPr="009404BB">
        <w:t>similarity</w:t>
      </w:r>
      <w:proofErr w:type="spellEnd"/>
      <w:r w:rsidRPr="009404BB">
        <w:t xml:space="preserve">. Keberhasilan sistem akan tercermin pada hasil eksperimen, jika kata kunci dengan nilai </w:t>
      </w:r>
      <w:proofErr w:type="spellStart"/>
      <w:r w:rsidRPr="009404BB">
        <w:t>cosine</w:t>
      </w:r>
      <w:proofErr w:type="spellEnd"/>
      <w:r w:rsidRPr="009404BB">
        <w:t xml:space="preserve"> </w:t>
      </w:r>
      <w:proofErr w:type="spellStart"/>
      <w:r w:rsidRPr="009404BB">
        <w:t>similarity</w:t>
      </w:r>
      <w:proofErr w:type="spellEnd"/>
      <w:r w:rsidRPr="009404BB">
        <w:t xml:space="preserve"> tertinggi yang dihasilkan memiliki jawaban yang</w:t>
      </w:r>
      <w:r w:rsidRPr="009404BB">
        <w:rPr>
          <w:spacing w:val="-11"/>
        </w:rPr>
        <w:t xml:space="preserve"> </w:t>
      </w:r>
      <w:r w:rsidRPr="009404BB">
        <w:t>sesuai</w:t>
      </w:r>
      <w:r w:rsidRPr="009404BB">
        <w:rPr>
          <w:spacing w:val="-11"/>
        </w:rPr>
        <w:t xml:space="preserve"> </w:t>
      </w:r>
      <w:r w:rsidRPr="009404BB">
        <w:t>dengan</w:t>
      </w:r>
      <w:r w:rsidRPr="009404BB">
        <w:rPr>
          <w:spacing w:val="-11"/>
        </w:rPr>
        <w:t xml:space="preserve"> </w:t>
      </w:r>
      <w:r w:rsidRPr="009404BB">
        <w:t>pertanyaan</w:t>
      </w:r>
      <w:r w:rsidRPr="009404BB">
        <w:rPr>
          <w:spacing w:val="-10"/>
        </w:rPr>
        <w:t xml:space="preserve"> </w:t>
      </w:r>
      <w:r w:rsidRPr="009404BB">
        <w:t>pengguna,</w:t>
      </w:r>
      <w:r w:rsidRPr="009404BB">
        <w:rPr>
          <w:spacing w:val="-10"/>
        </w:rPr>
        <w:t xml:space="preserve"> </w:t>
      </w:r>
      <w:r w:rsidRPr="009404BB">
        <w:t>maka</w:t>
      </w:r>
      <w:r w:rsidRPr="009404BB">
        <w:rPr>
          <w:spacing w:val="-11"/>
        </w:rPr>
        <w:t xml:space="preserve"> </w:t>
      </w:r>
      <w:r w:rsidRPr="009404BB">
        <w:t>sistem</w:t>
      </w:r>
      <w:r w:rsidRPr="009404BB">
        <w:rPr>
          <w:spacing w:val="-10"/>
        </w:rPr>
        <w:t xml:space="preserve"> </w:t>
      </w:r>
      <w:r w:rsidRPr="009404BB">
        <w:t>dapat</w:t>
      </w:r>
      <w:r w:rsidRPr="009404BB">
        <w:rPr>
          <w:spacing w:val="-11"/>
        </w:rPr>
        <w:t xml:space="preserve"> </w:t>
      </w:r>
      <w:r w:rsidRPr="009404BB">
        <w:t>dinyatakan</w:t>
      </w:r>
      <w:r w:rsidRPr="009404BB">
        <w:rPr>
          <w:spacing w:val="-10"/>
        </w:rPr>
        <w:t xml:space="preserve"> </w:t>
      </w:r>
      <w:r w:rsidRPr="009404BB">
        <w:rPr>
          <w:spacing w:val="-2"/>
        </w:rPr>
        <w:t>berhasil.</w:t>
      </w:r>
    </w:p>
    <w:p w14:paraId="75994B33" w14:textId="77777777" w:rsidR="000D7904" w:rsidRDefault="000D7904" w:rsidP="00244A31">
      <w:pPr>
        <w:pStyle w:val="BodyText"/>
        <w:ind w:right="461"/>
        <w:jc w:val="both"/>
      </w:pPr>
    </w:p>
    <w:p w14:paraId="5FE4ECF6" w14:textId="77777777" w:rsidR="00B62CAD" w:rsidRDefault="00B62CAD" w:rsidP="00244A31">
      <w:pPr>
        <w:pStyle w:val="BodyText"/>
        <w:ind w:right="461"/>
        <w:jc w:val="both"/>
      </w:pPr>
    </w:p>
    <w:p w14:paraId="42E7D4A5" w14:textId="77777777" w:rsidR="00B62CAD" w:rsidRPr="009404BB" w:rsidRDefault="00B62CAD" w:rsidP="00244A31">
      <w:pPr>
        <w:pStyle w:val="BodyText"/>
        <w:ind w:right="461"/>
        <w:jc w:val="both"/>
      </w:pPr>
    </w:p>
    <w:p w14:paraId="14E6CC94" w14:textId="25A1E4CE" w:rsidR="000D7904" w:rsidRDefault="005B5D6B" w:rsidP="00244A31">
      <w:pPr>
        <w:pStyle w:val="Heading2"/>
        <w:jc w:val="both"/>
        <w:rPr>
          <w:spacing w:val="-4"/>
        </w:rPr>
      </w:pPr>
      <w:bookmarkStart w:id="111" w:name="_bookmark53"/>
      <w:bookmarkStart w:id="112" w:name="_Toc202306623"/>
      <w:bookmarkEnd w:id="111"/>
      <w:r>
        <w:t xml:space="preserve">4.2 </w:t>
      </w:r>
      <w:r w:rsidR="000D7904" w:rsidRPr="009404BB">
        <w:t>KARAKTERISTIK</w:t>
      </w:r>
      <w:r w:rsidR="000D7904" w:rsidRPr="009404BB">
        <w:rPr>
          <w:spacing w:val="7"/>
        </w:rPr>
        <w:t xml:space="preserve"> </w:t>
      </w:r>
      <w:r w:rsidR="000D7904" w:rsidRPr="009404BB">
        <w:rPr>
          <w:spacing w:val="-4"/>
        </w:rPr>
        <w:t>DATA</w:t>
      </w:r>
      <w:bookmarkEnd w:id="112"/>
    </w:p>
    <w:p w14:paraId="34D9185B" w14:textId="77777777" w:rsidR="00CF2FE8" w:rsidRPr="00CF2FE8" w:rsidRDefault="00CF2FE8" w:rsidP="00244A31">
      <w:pPr>
        <w:jc w:val="both"/>
      </w:pPr>
    </w:p>
    <w:p w14:paraId="754316B7" w14:textId="54A8309B" w:rsidR="000D7904" w:rsidRPr="009404BB" w:rsidRDefault="00F1648F" w:rsidP="00244A31">
      <w:pPr>
        <w:pStyle w:val="BodyText"/>
        <w:spacing w:before="1" w:line="276" w:lineRule="auto"/>
        <w:ind w:left="167" w:right="35" w:firstLine="427"/>
        <w:jc w:val="both"/>
      </w:pPr>
      <w:r w:rsidRPr="00F1648F">
        <w:t xml:space="preserve">Dalam eksperimen ini, data masukan diperoleh dari pertanyaan teks yang </w:t>
      </w:r>
      <w:proofErr w:type="spellStart"/>
      <w:r w:rsidRPr="00F1648F">
        <w:t>diinput</w:t>
      </w:r>
      <w:proofErr w:type="spellEnd"/>
      <w:r w:rsidRPr="00F1648F">
        <w:t xml:space="preserve"> oleh pengguna melalui antarmuka web. Sementara itu, data keluaran dari percobaan ini mencakup hasil </w:t>
      </w:r>
      <w:proofErr w:type="spellStart"/>
      <w:r w:rsidRPr="00F1648F">
        <w:t>prapemrosesan</w:t>
      </w:r>
      <w:proofErr w:type="spellEnd"/>
      <w:r w:rsidRPr="00F1648F">
        <w:t xml:space="preserve"> teks dan kalkulasi jawaban. Secara spesifik, pengujian </w:t>
      </w:r>
      <w:proofErr w:type="spellStart"/>
      <w:r w:rsidRPr="00F1648F">
        <w:t>prapemrosesan</w:t>
      </w:r>
      <w:proofErr w:type="spellEnd"/>
      <w:r w:rsidRPr="00F1648F">
        <w:t xml:space="preserve"> teks menghasilkan serangkaian kata kunci. Adapun hasil pengujian pencarian jawaban berupa respons teks yang diekstrak dari basis data, yang kemudian dikirimkan kembali kepada pengguna melalui antarmuka web yang sama.</w:t>
      </w:r>
    </w:p>
    <w:p w14:paraId="29CB593A" w14:textId="77777777" w:rsidR="000D7904" w:rsidRPr="009404BB" w:rsidRDefault="000D7904" w:rsidP="00244A31">
      <w:pPr>
        <w:pStyle w:val="BodyText"/>
        <w:spacing w:before="4" w:line="276" w:lineRule="auto"/>
        <w:ind w:right="461"/>
        <w:jc w:val="both"/>
      </w:pPr>
    </w:p>
    <w:p w14:paraId="792ACB87" w14:textId="200F0947" w:rsidR="000D7904" w:rsidRDefault="005B5D6B" w:rsidP="00244A31">
      <w:pPr>
        <w:pStyle w:val="Heading2"/>
        <w:spacing w:line="276" w:lineRule="auto"/>
        <w:jc w:val="both"/>
        <w:rPr>
          <w:spacing w:val="-4"/>
        </w:rPr>
      </w:pPr>
      <w:bookmarkStart w:id="113" w:name="_bookmark54"/>
      <w:bookmarkStart w:id="114" w:name="_Toc202306624"/>
      <w:bookmarkEnd w:id="113"/>
      <w:r>
        <w:t xml:space="preserve">4.3 </w:t>
      </w:r>
      <w:r w:rsidR="000D7904" w:rsidRPr="009404BB">
        <w:t>TEMPAT</w:t>
      </w:r>
      <w:r w:rsidR="000D7904" w:rsidRPr="009404BB">
        <w:rPr>
          <w:spacing w:val="-8"/>
        </w:rPr>
        <w:t xml:space="preserve"> </w:t>
      </w:r>
      <w:r w:rsidR="000D7904" w:rsidRPr="009404BB">
        <w:t>UJI</w:t>
      </w:r>
      <w:r w:rsidR="000D7904" w:rsidRPr="009404BB">
        <w:rPr>
          <w:spacing w:val="-5"/>
        </w:rPr>
        <w:t xml:space="preserve"> </w:t>
      </w:r>
      <w:r w:rsidR="000D7904" w:rsidRPr="009404BB">
        <w:rPr>
          <w:spacing w:val="-4"/>
        </w:rPr>
        <w:t>COBA</w:t>
      </w:r>
      <w:bookmarkEnd w:id="114"/>
    </w:p>
    <w:p w14:paraId="0C2EF216" w14:textId="77777777" w:rsidR="00CF2FE8" w:rsidRPr="00CF2FE8" w:rsidRDefault="00CF2FE8" w:rsidP="00244A31">
      <w:pPr>
        <w:jc w:val="both"/>
      </w:pPr>
    </w:p>
    <w:p w14:paraId="79CEE27D" w14:textId="3C1F921C" w:rsidR="000D7904" w:rsidRDefault="000D7904" w:rsidP="00244A31">
      <w:pPr>
        <w:pStyle w:val="BodyText"/>
        <w:spacing w:before="1" w:line="276" w:lineRule="auto"/>
        <w:ind w:left="309" w:right="35" w:firstLine="424"/>
        <w:jc w:val="both"/>
      </w:pPr>
      <w:r w:rsidRPr="009404BB">
        <w:t>Uji</w:t>
      </w:r>
      <w:r w:rsidRPr="009404BB">
        <w:rPr>
          <w:spacing w:val="80"/>
        </w:rPr>
        <w:t xml:space="preserve"> </w:t>
      </w:r>
      <w:r w:rsidRPr="009404BB">
        <w:t>coba</w:t>
      </w:r>
      <w:r w:rsidR="00D42B89" w:rsidRPr="009404BB">
        <w:rPr>
          <w:spacing w:val="80"/>
        </w:rPr>
        <w:t xml:space="preserve"> </w:t>
      </w:r>
      <w:r w:rsidRPr="009404BB">
        <w:t>dilaksanakan</w:t>
      </w:r>
      <w:r w:rsidR="00D42B89" w:rsidRPr="009404BB">
        <w:t xml:space="preserve"> di rumah </w:t>
      </w:r>
      <w:r w:rsidR="00F1648F">
        <w:t xml:space="preserve">penulis </w:t>
      </w:r>
      <w:r w:rsidR="00D42B89" w:rsidRPr="009404BB">
        <w:t xml:space="preserve">dan di Laboratorium </w:t>
      </w:r>
      <w:proofErr w:type="spellStart"/>
      <w:r w:rsidR="00D42B89" w:rsidRPr="009404BB">
        <w:t>Knowladge</w:t>
      </w:r>
      <w:proofErr w:type="spellEnd"/>
      <w:r w:rsidR="00D42B89" w:rsidRPr="009404BB">
        <w:t xml:space="preserve"> Engineering PENS</w:t>
      </w:r>
      <w:r w:rsidR="00F1648F">
        <w:t>.</w:t>
      </w:r>
    </w:p>
    <w:p w14:paraId="25758693" w14:textId="48C12D33" w:rsidR="005B5D6B" w:rsidRPr="009404BB" w:rsidRDefault="005B5D6B" w:rsidP="00244A31">
      <w:pPr>
        <w:pStyle w:val="BodyText"/>
        <w:spacing w:before="1" w:line="276" w:lineRule="auto"/>
        <w:ind w:left="309" w:right="35" w:firstLine="424"/>
        <w:jc w:val="both"/>
      </w:pPr>
    </w:p>
    <w:p w14:paraId="59C04EBA" w14:textId="03BC621F" w:rsidR="002C01CC" w:rsidRDefault="005B5D6B" w:rsidP="00244A31">
      <w:pPr>
        <w:pStyle w:val="Heading2"/>
        <w:spacing w:line="276" w:lineRule="auto"/>
        <w:jc w:val="both"/>
        <w:rPr>
          <w:spacing w:val="-4"/>
        </w:rPr>
      </w:pPr>
      <w:bookmarkStart w:id="115" w:name="_Toc202306625"/>
      <w:r>
        <w:t xml:space="preserve">4.4 </w:t>
      </w:r>
      <w:r w:rsidR="002C01CC" w:rsidRPr="009404BB">
        <w:t>WAKTU</w:t>
      </w:r>
      <w:r w:rsidR="002C01CC" w:rsidRPr="009404BB">
        <w:rPr>
          <w:spacing w:val="-8"/>
        </w:rPr>
        <w:t xml:space="preserve"> </w:t>
      </w:r>
      <w:r w:rsidR="002C01CC" w:rsidRPr="009404BB">
        <w:t>UJI</w:t>
      </w:r>
      <w:r w:rsidR="002C01CC" w:rsidRPr="009404BB">
        <w:rPr>
          <w:spacing w:val="-5"/>
        </w:rPr>
        <w:t xml:space="preserve"> </w:t>
      </w:r>
      <w:r w:rsidR="002C01CC" w:rsidRPr="009404BB">
        <w:rPr>
          <w:spacing w:val="-4"/>
        </w:rPr>
        <w:t>COBA</w:t>
      </w:r>
      <w:bookmarkEnd w:id="115"/>
    </w:p>
    <w:p w14:paraId="1AC6AA4E" w14:textId="77777777" w:rsidR="00CF2FE8" w:rsidRPr="00CF2FE8" w:rsidRDefault="00CF2FE8" w:rsidP="00244A31">
      <w:pPr>
        <w:jc w:val="both"/>
      </w:pPr>
    </w:p>
    <w:p w14:paraId="419913D5" w14:textId="116EE310" w:rsidR="002C01CC" w:rsidRDefault="002C01CC" w:rsidP="00244A31">
      <w:pPr>
        <w:pStyle w:val="BodyText"/>
        <w:spacing w:before="2" w:line="276" w:lineRule="auto"/>
        <w:ind w:left="309" w:right="35" w:firstLine="441"/>
        <w:jc w:val="both"/>
      </w:pPr>
      <w:r w:rsidRPr="009404BB">
        <w:t xml:space="preserve">Uji coba dilaksanakan mulai dari bulan November 2024 sampai dengan </w:t>
      </w:r>
      <w:r w:rsidR="00EB7811">
        <w:t>Juni</w:t>
      </w:r>
      <w:r w:rsidRPr="009404BB">
        <w:t xml:space="preserve"> 2025.</w:t>
      </w:r>
    </w:p>
    <w:p w14:paraId="385C1B74" w14:textId="77777777" w:rsidR="00CF2FE8" w:rsidRPr="009404BB" w:rsidRDefault="00CF2FE8" w:rsidP="00244A31">
      <w:pPr>
        <w:pStyle w:val="BodyText"/>
        <w:spacing w:before="2" w:line="276" w:lineRule="auto"/>
        <w:ind w:left="309" w:right="35" w:firstLine="441"/>
        <w:jc w:val="both"/>
      </w:pPr>
    </w:p>
    <w:p w14:paraId="289A9930" w14:textId="2966149B" w:rsidR="002C01CC" w:rsidRDefault="002C01CC" w:rsidP="00244A31">
      <w:pPr>
        <w:pStyle w:val="Heading2"/>
        <w:numPr>
          <w:ilvl w:val="1"/>
          <w:numId w:val="42"/>
        </w:numPr>
        <w:spacing w:line="276" w:lineRule="auto"/>
        <w:jc w:val="both"/>
        <w:rPr>
          <w:spacing w:val="-4"/>
        </w:rPr>
      </w:pPr>
      <w:bookmarkStart w:id="116" w:name="_bookmark56"/>
      <w:bookmarkStart w:id="117" w:name="_Toc202306626"/>
      <w:bookmarkEnd w:id="116"/>
      <w:r w:rsidRPr="009404BB">
        <w:lastRenderedPageBreak/>
        <w:t>SPESIFIKASI</w:t>
      </w:r>
      <w:r w:rsidRPr="009404BB">
        <w:rPr>
          <w:spacing w:val="-10"/>
        </w:rPr>
        <w:t xml:space="preserve"> </w:t>
      </w:r>
      <w:r w:rsidRPr="009404BB">
        <w:t>PERALATAN</w:t>
      </w:r>
      <w:r w:rsidRPr="009404BB">
        <w:rPr>
          <w:spacing w:val="-10"/>
        </w:rPr>
        <w:t xml:space="preserve"> </w:t>
      </w:r>
      <w:r w:rsidRPr="009404BB">
        <w:t>UJI</w:t>
      </w:r>
      <w:r w:rsidRPr="009404BB">
        <w:rPr>
          <w:spacing w:val="-10"/>
        </w:rPr>
        <w:t xml:space="preserve"> </w:t>
      </w:r>
      <w:r w:rsidRPr="009404BB">
        <w:rPr>
          <w:spacing w:val="-4"/>
        </w:rPr>
        <w:t>COBA</w:t>
      </w:r>
      <w:bookmarkEnd w:id="117"/>
    </w:p>
    <w:p w14:paraId="4B3C62C8" w14:textId="77777777" w:rsidR="00CF2FE8" w:rsidRPr="00CF2FE8" w:rsidRDefault="00CF2FE8" w:rsidP="00244A31">
      <w:pPr>
        <w:jc w:val="both"/>
      </w:pPr>
    </w:p>
    <w:p w14:paraId="421C3022" w14:textId="657EA991" w:rsidR="005B5D6B" w:rsidRDefault="002C01CC" w:rsidP="00B62CAD">
      <w:pPr>
        <w:pStyle w:val="BodyText"/>
        <w:spacing w:line="276" w:lineRule="auto"/>
        <w:ind w:left="309" w:right="35" w:firstLine="424"/>
        <w:jc w:val="both"/>
      </w:pPr>
      <w:r w:rsidRPr="009404BB">
        <w:t xml:space="preserve">Proses pembuatan, implementasi, dan kompilasi aplikasi dilakukan pada PC (Personal </w:t>
      </w:r>
      <w:proofErr w:type="spellStart"/>
      <w:r w:rsidRPr="009404BB">
        <w:t>Computer</w:t>
      </w:r>
      <w:proofErr w:type="spellEnd"/>
      <w:r w:rsidRPr="009404BB">
        <w:t xml:space="preserve">). Spesifikasi PC yang digunakan serta perangkat </w:t>
      </w:r>
      <w:proofErr w:type="spellStart"/>
      <w:r w:rsidRPr="009404BB">
        <w:t>software</w:t>
      </w:r>
      <w:proofErr w:type="spellEnd"/>
      <w:r w:rsidRPr="009404BB">
        <w:t xml:space="preserve"> ditunjukkan pada tabel berikut:</w:t>
      </w:r>
    </w:p>
    <w:p w14:paraId="63B4DC0E" w14:textId="77777777" w:rsidR="00B62CAD" w:rsidRPr="00B62CAD" w:rsidRDefault="00B62CAD" w:rsidP="00B62CAD">
      <w:pPr>
        <w:pStyle w:val="BodyText"/>
        <w:spacing w:line="276" w:lineRule="auto"/>
        <w:ind w:left="309" w:right="35" w:firstLine="424"/>
        <w:jc w:val="both"/>
      </w:pPr>
    </w:p>
    <w:p w14:paraId="67F2BC3F" w14:textId="080480DA" w:rsidR="00B62CAD" w:rsidRPr="00B62CAD" w:rsidRDefault="00B62CAD" w:rsidP="00B62CAD">
      <w:pPr>
        <w:pStyle w:val="Caption"/>
        <w:keepNext/>
        <w:jc w:val="center"/>
        <w:rPr>
          <w:color w:val="auto"/>
        </w:rPr>
      </w:pPr>
      <w:bookmarkStart w:id="118" w:name="_Toc202306805"/>
      <w:r w:rsidRPr="00B62CAD">
        <w:rPr>
          <w:color w:val="auto"/>
        </w:rPr>
        <w:t xml:space="preserve">Tabel 4. </w:t>
      </w:r>
      <w:r w:rsidRPr="00B62CAD">
        <w:rPr>
          <w:color w:val="auto"/>
        </w:rPr>
        <w:fldChar w:fldCharType="begin"/>
      </w:r>
      <w:r w:rsidRPr="00B62CAD">
        <w:rPr>
          <w:color w:val="auto"/>
        </w:rPr>
        <w:instrText xml:space="preserve"> SEQ Tabel_4. \* ARABIC </w:instrText>
      </w:r>
      <w:r w:rsidRPr="00B62CAD">
        <w:rPr>
          <w:color w:val="auto"/>
        </w:rPr>
        <w:fldChar w:fldCharType="separate"/>
      </w:r>
      <w:r w:rsidR="00327503">
        <w:rPr>
          <w:noProof/>
          <w:color w:val="auto"/>
        </w:rPr>
        <w:t>1</w:t>
      </w:r>
      <w:r w:rsidRPr="00B62CAD">
        <w:rPr>
          <w:color w:val="auto"/>
        </w:rPr>
        <w:fldChar w:fldCharType="end"/>
      </w:r>
      <w:r w:rsidRPr="00B62CAD">
        <w:rPr>
          <w:color w:val="auto"/>
        </w:rPr>
        <w:t xml:space="preserve"> </w:t>
      </w:r>
      <w:proofErr w:type="spellStart"/>
      <w:r w:rsidRPr="00B62CAD">
        <w:rPr>
          <w:color w:val="auto"/>
        </w:rPr>
        <w:t>Informasi</w:t>
      </w:r>
      <w:proofErr w:type="spellEnd"/>
      <w:r w:rsidRPr="00B62CAD">
        <w:rPr>
          <w:color w:val="auto"/>
        </w:rPr>
        <w:t xml:space="preserve"> Hardware</w:t>
      </w:r>
      <w:bookmarkEnd w:id="1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1"/>
        <w:gridCol w:w="3209"/>
      </w:tblGrid>
      <w:tr w:rsidR="002C01CC" w:rsidRPr="009404BB" w14:paraId="003E8494" w14:textId="77777777" w:rsidTr="00B62CAD">
        <w:trPr>
          <w:trHeight w:val="197"/>
          <w:jc w:val="center"/>
        </w:trPr>
        <w:tc>
          <w:tcPr>
            <w:tcW w:w="0" w:type="auto"/>
          </w:tcPr>
          <w:p w14:paraId="1D71D8AB" w14:textId="77777777" w:rsidR="002C01CC" w:rsidRPr="00244A31" w:rsidRDefault="002C01CC" w:rsidP="00244A31">
            <w:pPr>
              <w:pStyle w:val="TableParagraph"/>
              <w:spacing w:line="228" w:lineRule="exact"/>
              <w:ind w:left="107" w:right="461"/>
              <w:jc w:val="both"/>
              <w:rPr>
                <w:b/>
                <w:bCs/>
                <w:sz w:val="20"/>
                <w:szCs w:val="20"/>
              </w:rPr>
            </w:pPr>
            <w:r w:rsidRPr="00244A31">
              <w:rPr>
                <w:b/>
                <w:bCs/>
                <w:spacing w:val="-5"/>
                <w:sz w:val="20"/>
                <w:szCs w:val="20"/>
              </w:rPr>
              <w:t>CPU</w:t>
            </w:r>
          </w:p>
        </w:tc>
        <w:tc>
          <w:tcPr>
            <w:tcW w:w="0" w:type="auto"/>
          </w:tcPr>
          <w:p w14:paraId="3391ED04" w14:textId="77777777" w:rsidR="002C01CC" w:rsidRPr="009404BB" w:rsidRDefault="002C01CC" w:rsidP="00244A31">
            <w:pPr>
              <w:pStyle w:val="TableParagraph"/>
              <w:spacing w:line="210" w:lineRule="exact"/>
              <w:ind w:left="105" w:right="461"/>
              <w:jc w:val="both"/>
              <w:rPr>
                <w:color w:val="000000" w:themeColor="text1"/>
                <w:sz w:val="20"/>
                <w:szCs w:val="20"/>
              </w:rPr>
            </w:pPr>
            <w:r w:rsidRPr="009404BB">
              <w:rPr>
                <w:rFonts w:eastAsia="SimSun"/>
                <w:color w:val="000000" w:themeColor="text1"/>
                <w:sz w:val="20"/>
                <w:szCs w:val="20"/>
                <w:lang w:val="en-US"/>
              </w:rPr>
              <w:t>2,3 GHz Dual-Core Intel Core i5</w:t>
            </w:r>
          </w:p>
        </w:tc>
      </w:tr>
      <w:tr w:rsidR="002C01CC" w:rsidRPr="009404BB" w14:paraId="071D5A92" w14:textId="77777777" w:rsidTr="00B62CAD">
        <w:trPr>
          <w:trHeight w:val="230"/>
          <w:jc w:val="center"/>
        </w:trPr>
        <w:tc>
          <w:tcPr>
            <w:tcW w:w="0" w:type="auto"/>
          </w:tcPr>
          <w:p w14:paraId="7970D83C" w14:textId="77777777" w:rsidR="002C01CC" w:rsidRPr="00244A31" w:rsidRDefault="002C01CC" w:rsidP="00244A31">
            <w:pPr>
              <w:pStyle w:val="TableParagraph"/>
              <w:spacing w:line="210" w:lineRule="exact"/>
              <w:ind w:left="107" w:right="461"/>
              <w:jc w:val="both"/>
              <w:rPr>
                <w:b/>
                <w:bCs/>
                <w:sz w:val="20"/>
                <w:szCs w:val="20"/>
              </w:rPr>
            </w:pPr>
            <w:r w:rsidRPr="00244A31">
              <w:rPr>
                <w:b/>
                <w:bCs/>
                <w:spacing w:val="-5"/>
                <w:sz w:val="20"/>
                <w:szCs w:val="20"/>
              </w:rPr>
              <w:t>OS</w:t>
            </w:r>
          </w:p>
        </w:tc>
        <w:tc>
          <w:tcPr>
            <w:tcW w:w="0" w:type="auto"/>
          </w:tcPr>
          <w:p w14:paraId="79247805" w14:textId="77777777" w:rsidR="002C01CC" w:rsidRPr="009404BB" w:rsidRDefault="002C01CC" w:rsidP="00244A31">
            <w:pPr>
              <w:pStyle w:val="TableParagraph"/>
              <w:spacing w:line="210" w:lineRule="exact"/>
              <w:ind w:left="105" w:right="461"/>
              <w:jc w:val="both"/>
              <w:rPr>
                <w:sz w:val="20"/>
                <w:szCs w:val="20"/>
              </w:rPr>
            </w:pPr>
            <w:r w:rsidRPr="009404BB">
              <w:rPr>
                <w:sz w:val="20"/>
                <w:szCs w:val="20"/>
              </w:rPr>
              <w:t>OS Ventura</w:t>
            </w:r>
          </w:p>
        </w:tc>
      </w:tr>
      <w:tr w:rsidR="002C01CC" w:rsidRPr="009404BB" w14:paraId="0D0BEC7C" w14:textId="77777777" w:rsidTr="00B62CAD">
        <w:trPr>
          <w:trHeight w:val="230"/>
          <w:jc w:val="center"/>
        </w:trPr>
        <w:tc>
          <w:tcPr>
            <w:tcW w:w="0" w:type="auto"/>
          </w:tcPr>
          <w:p w14:paraId="0C28452B" w14:textId="77777777" w:rsidR="002C01CC" w:rsidRPr="00244A31" w:rsidRDefault="002C01CC" w:rsidP="00244A31">
            <w:pPr>
              <w:pStyle w:val="TableParagraph"/>
              <w:spacing w:line="210" w:lineRule="exact"/>
              <w:ind w:left="107" w:right="461"/>
              <w:jc w:val="both"/>
              <w:rPr>
                <w:b/>
                <w:bCs/>
                <w:sz w:val="20"/>
                <w:szCs w:val="20"/>
              </w:rPr>
            </w:pPr>
            <w:r w:rsidRPr="00244A31">
              <w:rPr>
                <w:b/>
                <w:bCs/>
                <w:spacing w:val="-5"/>
                <w:sz w:val="20"/>
                <w:szCs w:val="20"/>
              </w:rPr>
              <w:t>RAM</w:t>
            </w:r>
          </w:p>
        </w:tc>
        <w:tc>
          <w:tcPr>
            <w:tcW w:w="0" w:type="auto"/>
          </w:tcPr>
          <w:p w14:paraId="7FF249F3" w14:textId="77777777" w:rsidR="002C01CC" w:rsidRPr="009404BB" w:rsidRDefault="002C01CC" w:rsidP="00244A31">
            <w:pPr>
              <w:pStyle w:val="TableParagraph"/>
              <w:spacing w:line="210" w:lineRule="exact"/>
              <w:ind w:left="105" w:right="461"/>
              <w:jc w:val="both"/>
              <w:rPr>
                <w:sz w:val="20"/>
                <w:szCs w:val="20"/>
              </w:rPr>
            </w:pPr>
            <w:r w:rsidRPr="009404BB">
              <w:rPr>
                <w:sz w:val="20"/>
                <w:szCs w:val="20"/>
              </w:rPr>
              <w:t xml:space="preserve">8 </w:t>
            </w:r>
            <w:r w:rsidRPr="009404BB">
              <w:rPr>
                <w:spacing w:val="-5"/>
                <w:sz w:val="20"/>
                <w:szCs w:val="20"/>
              </w:rPr>
              <w:t>GB</w:t>
            </w:r>
          </w:p>
        </w:tc>
      </w:tr>
    </w:tbl>
    <w:p w14:paraId="325F0D6F" w14:textId="55FA2868" w:rsidR="005B5D6B" w:rsidRPr="005B5D6B" w:rsidRDefault="005B5D6B" w:rsidP="00244A31">
      <w:pPr>
        <w:pStyle w:val="Caption"/>
        <w:keepNext/>
        <w:jc w:val="both"/>
        <w:rPr>
          <w:i w:val="0"/>
          <w:iCs w:val="0"/>
          <w:color w:val="auto"/>
        </w:rPr>
      </w:pPr>
    </w:p>
    <w:p w14:paraId="3ED63828" w14:textId="78AC4C06" w:rsidR="005D267D" w:rsidRPr="005D267D" w:rsidRDefault="005D267D" w:rsidP="005D267D">
      <w:pPr>
        <w:pStyle w:val="Caption"/>
        <w:keepNext/>
        <w:jc w:val="center"/>
        <w:rPr>
          <w:i w:val="0"/>
          <w:iCs w:val="0"/>
          <w:color w:val="auto"/>
        </w:rPr>
      </w:pPr>
      <w:bookmarkStart w:id="119" w:name="_Toc202306806"/>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2</w:t>
      </w:r>
      <w:r w:rsidRPr="005D267D">
        <w:rPr>
          <w:i w:val="0"/>
          <w:iCs w:val="0"/>
          <w:color w:val="auto"/>
        </w:rPr>
        <w:fldChar w:fldCharType="end"/>
      </w:r>
      <w:r w:rsidRPr="005D267D">
        <w:rPr>
          <w:i w:val="0"/>
          <w:iCs w:val="0"/>
          <w:color w:val="auto"/>
        </w:rPr>
        <w:t xml:space="preserve"> </w:t>
      </w:r>
      <w:proofErr w:type="spellStart"/>
      <w:r w:rsidRPr="005D267D">
        <w:rPr>
          <w:i w:val="0"/>
          <w:iCs w:val="0"/>
          <w:color w:val="auto"/>
        </w:rPr>
        <w:t>Informasi</w:t>
      </w:r>
      <w:proofErr w:type="spellEnd"/>
      <w:r w:rsidRPr="005D267D">
        <w:rPr>
          <w:i w:val="0"/>
          <w:iCs w:val="0"/>
          <w:color w:val="auto"/>
        </w:rPr>
        <w:t xml:space="preserve"> Software</w:t>
      </w:r>
      <w:bookmarkEnd w:id="1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4"/>
        <w:gridCol w:w="2118"/>
      </w:tblGrid>
      <w:tr w:rsidR="002C01CC" w:rsidRPr="009404BB" w14:paraId="6C8760FC" w14:textId="77777777" w:rsidTr="005D267D">
        <w:trPr>
          <w:trHeight w:val="229"/>
          <w:jc w:val="center"/>
        </w:trPr>
        <w:tc>
          <w:tcPr>
            <w:tcW w:w="0" w:type="auto"/>
          </w:tcPr>
          <w:p w14:paraId="7B3BE2C7" w14:textId="77777777" w:rsidR="002C01CC" w:rsidRPr="00244A31" w:rsidRDefault="002C01CC" w:rsidP="00244A31">
            <w:pPr>
              <w:pStyle w:val="TableParagraph"/>
              <w:spacing w:line="210" w:lineRule="exact"/>
              <w:ind w:left="107" w:right="461"/>
              <w:jc w:val="both"/>
              <w:rPr>
                <w:b/>
                <w:bCs/>
                <w:sz w:val="20"/>
                <w:szCs w:val="20"/>
              </w:rPr>
            </w:pPr>
            <w:proofErr w:type="spellStart"/>
            <w:r w:rsidRPr="00244A31">
              <w:rPr>
                <w:b/>
                <w:bCs/>
                <w:spacing w:val="-2"/>
                <w:sz w:val="20"/>
                <w:szCs w:val="20"/>
              </w:rPr>
              <w:t>Python</w:t>
            </w:r>
            <w:proofErr w:type="spellEnd"/>
          </w:p>
        </w:tc>
        <w:tc>
          <w:tcPr>
            <w:tcW w:w="0" w:type="auto"/>
          </w:tcPr>
          <w:p w14:paraId="4377F88F" w14:textId="77777777" w:rsidR="002C01CC" w:rsidRPr="009404BB" w:rsidRDefault="002C01CC" w:rsidP="00244A31">
            <w:pPr>
              <w:pStyle w:val="TableParagraph"/>
              <w:spacing w:line="210" w:lineRule="exact"/>
              <w:ind w:left="107" w:right="461"/>
              <w:jc w:val="both"/>
              <w:rPr>
                <w:sz w:val="20"/>
                <w:szCs w:val="20"/>
              </w:rPr>
            </w:pPr>
            <w:r w:rsidRPr="009404BB">
              <w:rPr>
                <w:spacing w:val="-2"/>
                <w:sz w:val="20"/>
                <w:szCs w:val="20"/>
              </w:rPr>
              <w:t>3.11.0</w:t>
            </w:r>
          </w:p>
        </w:tc>
      </w:tr>
      <w:tr w:rsidR="00381D48" w:rsidRPr="009404BB" w14:paraId="57F0AD88" w14:textId="77777777" w:rsidTr="005D267D">
        <w:trPr>
          <w:trHeight w:val="230"/>
          <w:jc w:val="center"/>
        </w:trPr>
        <w:tc>
          <w:tcPr>
            <w:tcW w:w="0" w:type="auto"/>
          </w:tcPr>
          <w:p w14:paraId="20A097FD" w14:textId="21606D8F" w:rsidR="00381D48" w:rsidRPr="00244A31" w:rsidRDefault="00381D48" w:rsidP="00244A31">
            <w:pPr>
              <w:pStyle w:val="TableParagraph"/>
              <w:spacing w:line="210" w:lineRule="exact"/>
              <w:ind w:left="107" w:right="461"/>
              <w:jc w:val="both"/>
              <w:rPr>
                <w:b/>
                <w:bCs/>
                <w:sz w:val="20"/>
                <w:szCs w:val="20"/>
              </w:rPr>
            </w:pPr>
            <w:proofErr w:type="spellStart"/>
            <w:r w:rsidRPr="00244A31">
              <w:rPr>
                <w:b/>
                <w:bCs/>
                <w:spacing w:val="-2"/>
                <w:sz w:val="20"/>
              </w:rPr>
              <w:t>Flask</w:t>
            </w:r>
            <w:proofErr w:type="spellEnd"/>
          </w:p>
        </w:tc>
        <w:tc>
          <w:tcPr>
            <w:tcW w:w="0" w:type="auto"/>
          </w:tcPr>
          <w:p w14:paraId="4BF382E0" w14:textId="4354EE34" w:rsidR="00381D48" w:rsidRPr="009404BB" w:rsidRDefault="00381D48" w:rsidP="00244A31">
            <w:pPr>
              <w:pStyle w:val="TableParagraph"/>
              <w:spacing w:line="210" w:lineRule="exact"/>
              <w:ind w:left="107" w:right="461"/>
              <w:jc w:val="both"/>
              <w:rPr>
                <w:sz w:val="20"/>
                <w:szCs w:val="20"/>
              </w:rPr>
            </w:pPr>
            <w:r>
              <w:rPr>
                <w:spacing w:val="-2"/>
                <w:sz w:val="20"/>
              </w:rPr>
              <w:t>3.0.0</w:t>
            </w:r>
          </w:p>
        </w:tc>
      </w:tr>
      <w:tr w:rsidR="00381D48" w:rsidRPr="009404BB" w14:paraId="3D5F342F" w14:textId="77777777" w:rsidTr="005D267D">
        <w:trPr>
          <w:trHeight w:val="230"/>
          <w:jc w:val="center"/>
        </w:trPr>
        <w:tc>
          <w:tcPr>
            <w:tcW w:w="0" w:type="auto"/>
          </w:tcPr>
          <w:p w14:paraId="473E124C" w14:textId="26A45B41" w:rsidR="00381D48" w:rsidRPr="00244A31" w:rsidRDefault="00381D48" w:rsidP="00244A31">
            <w:pPr>
              <w:pStyle w:val="TableParagraph"/>
              <w:spacing w:line="210" w:lineRule="exact"/>
              <w:ind w:left="107" w:right="461"/>
              <w:jc w:val="both"/>
              <w:rPr>
                <w:b/>
                <w:bCs/>
                <w:sz w:val="20"/>
                <w:szCs w:val="20"/>
              </w:rPr>
            </w:pPr>
            <w:proofErr w:type="spellStart"/>
            <w:r w:rsidRPr="00244A31">
              <w:rPr>
                <w:b/>
                <w:bCs/>
                <w:spacing w:val="-2"/>
                <w:sz w:val="20"/>
              </w:rPr>
              <w:t>Werkzeug</w:t>
            </w:r>
            <w:proofErr w:type="spellEnd"/>
          </w:p>
        </w:tc>
        <w:tc>
          <w:tcPr>
            <w:tcW w:w="0" w:type="auto"/>
          </w:tcPr>
          <w:p w14:paraId="3350C9EC" w14:textId="5A969FC2" w:rsidR="00381D48" w:rsidRPr="009404BB" w:rsidRDefault="00381D48" w:rsidP="00244A31">
            <w:pPr>
              <w:pStyle w:val="TableParagraph"/>
              <w:spacing w:line="210" w:lineRule="exact"/>
              <w:ind w:left="107" w:right="461"/>
              <w:jc w:val="both"/>
              <w:rPr>
                <w:sz w:val="20"/>
                <w:szCs w:val="20"/>
              </w:rPr>
            </w:pPr>
            <w:r>
              <w:rPr>
                <w:spacing w:val="-2"/>
                <w:sz w:val="20"/>
              </w:rPr>
              <w:t>3.0.1</w:t>
            </w:r>
          </w:p>
        </w:tc>
      </w:tr>
      <w:tr w:rsidR="00381D48" w:rsidRPr="009404BB" w14:paraId="64BB11D2" w14:textId="77777777" w:rsidTr="005D267D">
        <w:trPr>
          <w:trHeight w:val="230"/>
          <w:jc w:val="center"/>
        </w:trPr>
        <w:tc>
          <w:tcPr>
            <w:tcW w:w="0" w:type="auto"/>
          </w:tcPr>
          <w:p w14:paraId="0941F288" w14:textId="7BC65ECF" w:rsidR="00381D48" w:rsidRPr="00244A31" w:rsidRDefault="00244A31" w:rsidP="00244A31">
            <w:pPr>
              <w:pStyle w:val="TableParagraph"/>
              <w:spacing w:line="210" w:lineRule="exact"/>
              <w:ind w:left="107" w:right="461"/>
              <w:jc w:val="both"/>
              <w:rPr>
                <w:b/>
                <w:bCs/>
                <w:sz w:val="20"/>
                <w:szCs w:val="20"/>
              </w:rPr>
            </w:pPr>
            <w:r>
              <w:rPr>
                <w:b/>
                <w:bCs/>
                <w:sz w:val="20"/>
              </w:rPr>
              <w:t>C</w:t>
            </w:r>
            <w:r w:rsidR="00381D48" w:rsidRPr="00244A31">
              <w:rPr>
                <w:b/>
                <w:bCs/>
                <w:sz w:val="20"/>
              </w:rPr>
              <w:t>ode</w:t>
            </w:r>
            <w:r w:rsidR="00381D48" w:rsidRPr="00244A31">
              <w:rPr>
                <w:b/>
                <w:bCs/>
                <w:spacing w:val="-2"/>
                <w:sz w:val="20"/>
              </w:rPr>
              <w:t xml:space="preserve"> </w:t>
            </w:r>
            <w:r>
              <w:rPr>
                <w:b/>
                <w:bCs/>
                <w:spacing w:val="-2"/>
                <w:sz w:val="20"/>
              </w:rPr>
              <w:t>E</w:t>
            </w:r>
            <w:r w:rsidR="00381D48" w:rsidRPr="00244A31">
              <w:rPr>
                <w:b/>
                <w:bCs/>
                <w:spacing w:val="-2"/>
                <w:sz w:val="20"/>
              </w:rPr>
              <w:t>ditor</w:t>
            </w:r>
          </w:p>
        </w:tc>
        <w:tc>
          <w:tcPr>
            <w:tcW w:w="0" w:type="auto"/>
          </w:tcPr>
          <w:p w14:paraId="420213B6" w14:textId="298E0ABE" w:rsidR="00381D48" w:rsidRPr="009404BB" w:rsidRDefault="00381D48" w:rsidP="00244A31">
            <w:pPr>
              <w:pStyle w:val="TableParagraph"/>
              <w:spacing w:line="210" w:lineRule="exact"/>
              <w:ind w:left="107" w:right="461"/>
              <w:jc w:val="both"/>
              <w:rPr>
                <w:sz w:val="20"/>
                <w:szCs w:val="20"/>
              </w:rPr>
            </w:pPr>
            <w:r>
              <w:rPr>
                <w:sz w:val="20"/>
              </w:rPr>
              <w:t>Visual</w:t>
            </w:r>
            <w:r>
              <w:rPr>
                <w:spacing w:val="-6"/>
                <w:sz w:val="20"/>
              </w:rPr>
              <w:t xml:space="preserve"> </w:t>
            </w:r>
            <w:r>
              <w:rPr>
                <w:sz w:val="20"/>
              </w:rPr>
              <w:t>Studio</w:t>
            </w:r>
            <w:r>
              <w:rPr>
                <w:spacing w:val="-5"/>
                <w:sz w:val="20"/>
              </w:rPr>
              <w:t xml:space="preserve"> </w:t>
            </w:r>
            <w:r>
              <w:rPr>
                <w:spacing w:val="-4"/>
                <w:sz w:val="20"/>
              </w:rPr>
              <w:t>Code</w:t>
            </w:r>
          </w:p>
        </w:tc>
      </w:tr>
    </w:tbl>
    <w:p w14:paraId="56F97350" w14:textId="77777777" w:rsidR="002C01CC" w:rsidRDefault="002C01CC" w:rsidP="00244A31">
      <w:pPr>
        <w:pStyle w:val="BodyText"/>
        <w:ind w:left="309" w:right="461" w:firstLine="424"/>
        <w:jc w:val="both"/>
      </w:pPr>
    </w:p>
    <w:p w14:paraId="60FB78AD" w14:textId="045A6654" w:rsidR="00CF2FE8" w:rsidRDefault="00CF2FE8" w:rsidP="00244A31">
      <w:pPr>
        <w:tabs>
          <w:tab w:val="left" w:pos="1352"/>
        </w:tabs>
        <w:jc w:val="both"/>
        <w:rPr>
          <w:sz w:val="20"/>
          <w:szCs w:val="20"/>
          <w:lang w:val="id"/>
        </w:rPr>
      </w:pPr>
    </w:p>
    <w:p w14:paraId="15632E5D" w14:textId="77777777" w:rsidR="005D267D" w:rsidRDefault="005D267D" w:rsidP="00244A31">
      <w:pPr>
        <w:tabs>
          <w:tab w:val="left" w:pos="1352"/>
        </w:tabs>
        <w:jc w:val="both"/>
        <w:rPr>
          <w:sz w:val="20"/>
          <w:szCs w:val="20"/>
          <w:lang w:val="id"/>
        </w:rPr>
      </w:pPr>
    </w:p>
    <w:p w14:paraId="6250A1E0" w14:textId="77777777" w:rsidR="00CF2FE8" w:rsidRDefault="00CF2FE8" w:rsidP="00244A31">
      <w:pPr>
        <w:pStyle w:val="Heading2"/>
        <w:jc w:val="both"/>
      </w:pPr>
      <w:bookmarkStart w:id="120" w:name="_Toc202306627"/>
      <w:r>
        <w:t xml:space="preserve">4.6 </w:t>
      </w:r>
      <w:r w:rsidRPr="009404BB">
        <w:t>HASIL</w:t>
      </w:r>
      <w:r w:rsidRPr="009404BB">
        <w:rPr>
          <w:spacing w:val="-9"/>
        </w:rPr>
        <w:t xml:space="preserve"> </w:t>
      </w:r>
      <w:r w:rsidRPr="009404BB">
        <w:t>EKSPERIMEN</w:t>
      </w:r>
      <w:bookmarkEnd w:id="120"/>
    </w:p>
    <w:p w14:paraId="4828D2B7" w14:textId="77777777" w:rsidR="00244A31" w:rsidRPr="00244A31" w:rsidRDefault="00244A31" w:rsidP="00244A31"/>
    <w:p w14:paraId="4A5EF720" w14:textId="77777777" w:rsidR="00CF2FE8" w:rsidRPr="009404BB" w:rsidRDefault="00CF2FE8" w:rsidP="00244A31">
      <w:pPr>
        <w:pStyle w:val="BodyText"/>
        <w:spacing w:before="1" w:line="276" w:lineRule="auto"/>
        <w:ind w:right="35" w:firstLine="618"/>
        <w:jc w:val="both"/>
      </w:pPr>
      <w:r>
        <w:t xml:space="preserve">Pada bab ini, </w:t>
      </w:r>
      <w:r w:rsidRPr="00381D48">
        <w:t xml:space="preserve">akan memaparkan </w:t>
      </w:r>
      <w:r>
        <w:t>hasil</w:t>
      </w:r>
      <w:r w:rsidRPr="00381D48">
        <w:t xml:space="preserve"> dari serangkaian eksperimen yang dirancang untuk mengukur efektivitas sistem yang telah dikembangkan. Eksperimen-eksperimen ini mencakup beberapa fase krusial, di antaranya adalah </w:t>
      </w:r>
      <w:proofErr w:type="spellStart"/>
      <w:r w:rsidRPr="00381D48">
        <w:t>prapemrosesan</w:t>
      </w:r>
      <w:proofErr w:type="spellEnd"/>
      <w:r w:rsidRPr="00381D48">
        <w:t xml:space="preserve"> teks, </w:t>
      </w:r>
      <w:proofErr w:type="spellStart"/>
      <w:r w:rsidRPr="00381D48">
        <w:t>vektorisasi</w:t>
      </w:r>
      <w:proofErr w:type="spellEnd"/>
      <w:r w:rsidRPr="00381D48">
        <w:t xml:space="preserve"> teks, </w:t>
      </w:r>
      <w:proofErr w:type="spellStart"/>
      <w:r>
        <w:t>cosine</w:t>
      </w:r>
      <w:proofErr w:type="spellEnd"/>
      <w:r>
        <w:t xml:space="preserve"> </w:t>
      </w:r>
      <w:proofErr w:type="spellStart"/>
      <w:r>
        <w:t>similarity</w:t>
      </w:r>
      <w:proofErr w:type="spellEnd"/>
      <w:r w:rsidRPr="00381D48">
        <w:t xml:space="preserve">, identifikasi sinonim, dan penilaian kinerja menggunakan skor BLEU. Tujuan utama dari setiap tahapan ini adalah untuk menjamin bahwa </w:t>
      </w:r>
      <w:proofErr w:type="spellStart"/>
      <w:r w:rsidRPr="00381D48">
        <w:t>chatbot</w:t>
      </w:r>
      <w:proofErr w:type="spellEnd"/>
      <w:r w:rsidRPr="00381D48">
        <w:t xml:space="preserve"> mampu memberikan tanggapan yang relevan dan optimal terhadap beragam pertanyaan yang diajukan pengguna.</w:t>
      </w:r>
    </w:p>
    <w:p w14:paraId="383B5DEB" w14:textId="77777777" w:rsidR="00CF2FE8" w:rsidRPr="00430EBF" w:rsidRDefault="00CF2FE8" w:rsidP="00244A31">
      <w:pPr>
        <w:spacing w:line="276" w:lineRule="auto"/>
        <w:jc w:val="both"/>
      </w:pPr>
    </w:p>
    <w:p w14:paraId="588ECB4C" w14:textId="77777777" w:rsidR="00CF2FE8" w:rsidRDefault="00CF2FE8" w:rsidP="00244A31">
      <w:pPr>
        <w:pStyle w:val="Heading3"/>
        <w:numPr>
          <w:ilvl w:val="2"/>
          <w:numId w:val="44"/>
        </w:numPr>
        <w:jc w:val="both"/>
        <w:rPr>
          <w:spacing w:val="-2"/>
        </w:rPr>
      </w:pPr>
      <w:bookmarkStart w:id="121" w:name="_bookmark58"/>
      <w:bookmarkStart w:id="122" w:name="_Toc202306628"/>
      <w:bookmarkEnd w:id="121"/>
      <w:proofErr w:type="spellStart"/>
      <w:r w:rsidRPr="009404BB">
        <w:t>Eksperimen</w:t>
      </w:r>
      <w:proofErr w:type="spellEnd"/>
      <w:r w:rsidRPr="009404BB">
        <w:rPr>
          <w:spacing w:val="-9"/>
        </w:rPr>
        <w:t xml:space="preserve"> </w:t>
      </w:r>
      <w:r w:rsidRPr="009404BB">
        <w:t>Text</w:t>
      </w:r>
      <w:r w:rsidRPr="009404BB">
        <w:rPr>
          <w:spacing w:val="-8"/>
        </w:rPr>
        <w:t xml:space="preserve"> </w:t>
      </w:r>
      <w:r w:rsidRPr="009404BB">
        <w:rPr>
          <w:spacing w:val="-2"/>
        </w:rPr>
        <w:t>Preprocessing</w:t>
      </w:r>
      <w:bookmarkEnd w:id="122"/>
    </w:p>
    <w:p w14:paraId="6C328B96" w14:textId="77777777" w:rsidR="00244A31" w:rsidRPr="00244A31" w:rsidRDefault="00244A31" w:rsidP="00244A31"/>
    <w:p w14:paraId="791A1506" w14:textId="77777777" w:rsidR="00CF2FE8" w:rsidRPr="009404BB" w:rsidRDefault="00CF2FE8" w:rsidP="00244A31">
      <w:pPr>
        <w:pStyle w:val="BodyText"/>
        <w:spacing w:before="1" w:line="276" w:lineRule="auto"/>
        <w:ind w:right="35" w:firstLine="720"/>
        <w:jc w:val="both"/>
      </w:pPr>
      <w:r w:rsidRPr="009404BB">
        <w:t xml:space="preserve">Pengujian Pemrosesan Teks adalah pengujian yang dilakukan untuk mengetahui apakah masukan pengguna yang kemudian diolah menggunakan metode penambangan teks telah menghasilkan keluaran yang sesuai. Dari hasil pengujian Pemrosesan Teks tersebut terdapat beberapa tahapan, </w:t>
      </w:r>
      <w:r>
        <w:t>t</w:t>
      </w:r>
      <w:r w:rsidRPr="00381D48">
        <w:t xml:space="preserve">ahapan-tahapan yang diuji dalam proses ini meliputi konversi seluruh </w:t>
      </w:r>
      <w:r w:rsidRPr="00381D48">
        <w:lastRenderedPageBreak/>
        <w:t>karakter alfabet menjadi huruf kecil (</w:t>
      </w:r>
      <w:proofErr w:type="spellStart"/>
      <w:r w:rsidRPr="00381D48">
        <w:t>case</w:t>
      </w:r>
      <w:proofErr w:type="spellEnd"/>
      <w:r w:rsidRPr="00381D48">
        <w:t xml:space="preserve"> </w:t>
      </w:r>
      <w:proofErr w:type="spellStart"/>
      <w:r w:rsidRPr="00381D48">
        <w:t>folding</w:t>
      </w:r>
      <w:proofErr w:type="spellEnd"/>
      <w:r w:rsidRPr="00381D48">
        <w:t>), penghilangan tanda baca yang tidak relevan (</w:t>
      </w:r>
      <w:proofErr w:type="spellStart"/>
      <w:r w:rsidRPr="00381D48">
        <w:t>remove</w:t>
      </w:r>
      <w:proofErr w:type="spellEnd"/>
      <w:r w:rsidRPr="00381D48">
        <w:t xml:space="preserve"> </w:t>
      </w:r>
      <w:proofErr w:type="spellStart"/>
      <w:r w:rsidRPr="00381D48">
        <w:t>punctuation</w:t>
      </w:r>
      <w:proofErr w:type="spellEnd"/>
      <w:r w:rsidRPr="00381D48">
        <w:t>), pembersihan spasi berlebih (</w:t>
      </w:r>
      <w:proofErr w:type="spellStart"/>
      <w:r w:rsidRPr="00381D48">
        <w:t>stripping</w:t>
      </w:r>
      <w:proofErr w:type="spellEnd"/>
      <w:r w:rsidRPr="00381D48">
        <w:t>), pemecahan teks menjadi unit-unit dasar (</w:t>
      </w:r>
      <w:proofErr w:type="spellStart"/>
      <w:r w:rsidRPr="00381D48">
        <w:t>tokenizing</w:t>
      </w:r>
      <w:proofErr w:type="spellEnd"/>
      <w:r w:rsidRPr="00381D48">
        <w:t>), penyaringan kata-kata yang tidak diperlukan (</w:t>
      </w:r>
      <w:proofErr w:type="spellStart"/>
      <w:r w:rsidRPr="00381D48">
        <w:t>filtering</w:t>
      </w:r>
      <w:proofErr w:type="spellEnd"/>
      <w:r w:rsidRPr="00381D48">
        <w:t>), dan terakhir, pengubahan kata-kata menjadi bentuk dasarnya (</w:t>
      </w:r>
      <w:proofErr w:type="spellStart"/>
      <w:r w:rsidRPr="00381D48">
        <w:t>stemming</w:t>
      </w:r>
      <w:proofErr w:type="spellEnd"/>
      <w:r w:rsidRPr="00381D48">
        <w:t>).</w:t>
      </w:r>
    </w:p>
    <w:p w14:paraId="7DA15673" w14:textId="03AA4A98" w:rsidR="00CF2FE8" w:rsidRPr="005B5D6B" w:rsidRDefault="00CF2FE8" w:rsidP="005D267D">
      <w:pPr>
        <w:pStyle w:val="Caption"/>
        <w:keepNext/>
        <w:rPr>
          <w:color w:val="auto"/>
        </w:rPr>
      </w:pPr>
    </w:p>
    <w:p w14:paraId="2141C975" w14:textId="50BA567E" w:rsidR="005D267D" w:rsidRPr="005D267D" w:rsidRDefault="005D267D" w:rsidP="005D267D">
      <w:pPr>
        <w:pStyle w:val="Caption"/>
        <w:keepNext/>
        <w:jc w:val="center"/>
        <w:rPr>
          <w:i w:val="0"/>
          <w:iCs w:val="0"/>
          <w:color w:val="auto"/>
        </w:rPr>
      </w:pPr>
      <w:bookmarkStart w:id="123" w:name="_Toc202306807"/>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3</w:t>
      </w:r>
      <w:r w:rsidRPr="005D267D">
        <w:rPr>
          <w:i w:val="0"/>
          <w:iCs w:val="0"/>
          <w:color w:val="auto"/>
        </w:rPr>
        <w:fldChar w:fldCharType="end"/>
      </w:r>
      <w:r w:rsidRPr="005D267D">
        <w:rPr>
          <w:i w:val="0"/>
          <w:iCs w:val="0"/>
          <w:color w:val="auto"/>
        </w:rPr>
        <w:t xml:space="preserve"> Sampel Data </w:t>
      </w:r>
      <w:proofErr w:type="spellStart"/>
      <w:r w:rsidRPr="005D267D">
        <w:rPr>
          <w:i w:val="0"/>
          <w:iCs w:val="0"/>
          <w:color w:val="auto"/>
        </w:rPr>
        <w:t>Pengujian</w:t>
      </w:r>
      <w:proofErr w:type="spellEnd"/>
      <w:r w:rsidRPr="005D267D">
        <w:rPr>
          <w:i w:val="0"/>
          <w:iCs w:val="0"/>
          <w:color w:val="auto"/>
        </w:rPr>
        <w:t xml:space="preserve"> Case Folding</w:t>
      </w:r>
      <w:bookmarkEnd w:id="123"/>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71"/>
        <w:gridCol w:w="3240"/>
      </w:tblGrid>
      <w:tr w:rsidR="00CF2FE8" w:rsidRPr="009404BB" w14:paraId="10E0C2F4" w14:textId="77777777" w:rsidTr="00A82C9E">
        <w:trPr>
          <w:trHeight w:val="431"/>
          <w:tblHeader/>
          <w:jc w:val="center"/>
        </w:trPr>
        <w:tc>
          <w:tcPr>
            <w:tcW w:w="2349" w:type="pct"/>
          </w:tcPr>
          <w:p w14:paraId="317E842C" w14:textId="77777777" w:rsidR="00CF2FE8" w:rsidRPr="005B5D6B" w:rsidRDefault="00CF2FE8" w:rsidP="00244A31">
            <w:pPr>
              <w:pStyle w:val="TableParagraph"/>
              <w:spacing w:before="101"/>
              <w:ind w:left="16" w:right="461"/>
              <w:jc w:val="center"/>
              <w:rPr>
                <w:b/>
                <w:bCs/>
                <w:sz w:val="20"/>
                <w:szCs w:val="20"/>
              </w:rPr>
            </w:pPr>
            <w:r w:rsidRPr="005B5D6B">
              <w:rPr>
                <w:b/>
                <w:bCs/>
                <w:spacing w:val="-2"/>
                <w:sz w:val="20"/>
                <w:szCs w:val="20"/>
              </w:rPr>
              <w:t>INPUT</w:t>
            </w:r>
          </w:p>
        </w:tc>
        <w:tc>
          <w:tcPr>
            <w:tcW w:w="2651" w:type="pct"/>
          </w:tcPr>
          <w:p w14:paraId="5DA15257" w14:textId="77777777" w:rsidR="00CF2FE8" w:rsidRPr="005B5D6B" w:rsidRDefault="00CF2FE8" w:rsidP="00244A31">
            <w:pPr>
              <w:pStyle w:val="TableParagraph"/>
              <w:spacing w:before="101"/>
              <w:ind w:left="-195" w:right="461" w:firstLine="214"/>
              <w:jc w:val="center"/>
              <w:rPr>
                <w:b/>
                <w:bCs/>
                <w:sz w:val="20"/>
                <w:szCs w:val="20"/>
              </w:rPr>
            </w:pPr>
            <w:r w:rsidRPr="005B5D6B">
              <w:rPr>
                <w:b/>
                <w:bCs/>
                <w:spacing w:val="-2"/>
                <w:sz w:val="20"/>
                <w:szCs w:val="20"/>
              </w:rPr>
              <w:t>OUTPUT</w:t>
            </w:r>
          </w:p>
        </w:tc>
      </w:tr>
      <w:tr w:rsidR="00CF2FE8" w:rsidRPr="009404BB" w14:paraId="31959906" w14:textId="77777777" w:rsidTr="005D267D">
        <w:trPr>
          <w:trHeight w:val="659"/>
          <w:jc w:val="center"/>
        </w:trPr>
        <w:tc>
          <w:tcPr>
            <w:tcW w:w="2349" w:type="pct"/>
          </w:tcPr>
          <w:p w14:paraId="19A3BAF9" w14:textId="77777777" w:rsidR="00CF2FE8" w:rsidRPr="009404BB" w:rsidRDefault="00CF2FE8" w:rsidP="00244A31">
            <w:pPr>
              <w:pStyle w:val="TableParagraph"/>
              <w:spacing w:before="98"/>
              <w:ind w:left="100" w:right="461"/>
              <w:jc w:val="both"/>
              <w:rPr>
                <w:sz w:val="20"/>
                <w:szCs w:val="20"/>
              </w:rPr>
            </w:pPr>
            <w:r w:rsidRPr="00554835">
              <w:rPr>
                <w:sz w:val="20"/>
                <w:szCs w:val="20"/>
              </w:rPr>
              <w:t xml:space="preserve">Bagaimana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Pr>
                <w:sz w:val="20"/>
                <w:szCs w:val="20"/>
              </w:rPr>
              <w:t xml:space="preserve"> </w:t>
            </w:r>
            <w:r w:rsidRPr="00554835">
              <w:rPr>
                <w:sz w:val="20"/>
                <w:szCs w:val="20"/>
              </w:rPr>
              <w:t>?</w:t>
            </w:r>
          </w:p>
        </w:tc>
        <w:tc>
          <w:tcPr>
            <w:tcW w:w="2651" w:type="pct"/>
          </w:tcPr>
          <w:p w14:paraId="39489C01" w14:textId="77777777" w:rsidR="00CF2FE8" w:rsidRPr="009404BB" w:rsidRDefault="00CF2FE8" w:rsidP="00244A31">
            <w:pPr>
              <w:pStyle w:val="TableParagraph"/>
              <w:spacing w:before="98"/>
              <w:ind w:left="100" w:right="461"/>
              <w:jc w:val="both"/>
              <w:rPr>
                <w:sz w:val="20"/>
                <w:szCs w:val="20"/>
              </w:rPr>
            </w:pPr>
            <w:r>
              <w:rPr>
                <w:sz w:val="20"/>
                <w:szCs w:val="20"/>
              </w:rPr>
              <w:t>b</w:t>
            </w:r>
            <w:r w:rsidRPr="00554835">
              <w:rPr>
                <w:sz w:val="20"/>
                <w:szCs w:val="20"/>
              </w:rPr>
              <w:t xml:space="preserve">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Pr>
                <w:sz w:val="20"/>
                <w:szCs w:val="20"/>
              </w:rPr>
              <w:t xml:space="preserve"> </w:t>
            </w:r>
            <w:r w:rsidRPr="009404BB">
              <w:rPr>
                <w:sz w:val="20"/>
                <w:szCs w:val="20"/>
              </w:rPr>
              <w:t>?</w:t>
            </w:r>
          </w:p>
        </w:tc>
      </w:tr>
      <w:tr w:rsidR="00CF2FE8" w:rsidRPr="009404BB" w14:paraId="4F2E04B5" w14:textId="77777777" w:rsidTr="005D267D">
        <w:trPr>
          <w:trHeight w:val="659"/>
          <w:jc w:val="center"/>
        </w:trPr>
        <w:tc>
          <w:tcPr>
            <w:tcW w:w="2349" w:type="pct"/>
          </w:tcPr>
          <w:p w14:paraId="531C39AB"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apa yang harus diuji dalam fitur Registrasi ?</w:t>
            </w:r>
          </w:p>
        </w:tc>
        <w:tc>
          <w:tcPr>
            <w:tcW w:w="2651" w:type="pct"/>
          </w:tcPr>
          <w:p w14:paraId="7CDD41B0"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apa yang harus diuji dalam fitur registrasi ?</w:t>
            </w:r>
          </w:p>
        </w:tc>
      </w:tr>
      <w:tr w:rsidR="00CF2FE8" w:rsidRPr="009404BB" w14:paraId="719EF1C8" w14:textId="77777777" w:rsidTr="005D267D">
        <w:trPr>
          <w:trHeight w:val="662"/>
          <w:jc w:val="center"/>
        </w:trPr>
        <w:tc>
          <w:tcPr>
            <w:tcW w:w="2349" w:type="pct"/>
          </w:tcPr>
          <w:p w14:paraId="337772B0"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p>
        </w:tc>
        <w:tc>
          <w:tcPr>
            <w:tcW w:w="2651" w:type="pct"/>
          </w:tcPr>
          <w:p w14:paraId="0877A91A"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p>
        </w:tc>
      </w:tr>
    </w:tbl>
    <w:p w14:paraId="6FFE6B89" w14:textId="77777777" w:rsidR="00CF2FE8" w:rsidRDefault="00CF2FE8" w:rsidP="00244A31">
      <w:pPr>
        <w:pStyle w:val="BodyText"/>
        <w:spacing w:line="276" w:lineRule="auto"/>
        <w:ind w:right="35"/>
        <w:jc w:val="both"/>
      </w:pPr>
    </w:p>
    <w:p w14:paraId="39ED2D58" w14:textId="77777777" w:rsidR="005D267D" w:rsidRDefault="005D267D" w:rsidP="00244A31">
      <w:pPr>
        <w:pStyle w:val="BodyText"/>
        <w:spacing w:line="276" w:lineRule="auto"/>
        <w:ind w:right="35"/>
        <w:jc w:val="both"/>
      </w:pPr>
    </w:p>
    <w:p w14:paraId="0E704B8D" w14:textId="77777777" w:rsidR="00CF2FE8" w:rsidRDefault="00CF2FE8" w:rsidP="00244A31">
      <w:pPr>
        <w:pStyle w:val="BodyText"/>
        <w:spacing w:line="276" w:lineRule="auto"/>
        <w:ind w:left="167" w:right="35" w:firstLine="427"/>
        <w:jc w:val="both"/>
        <w:rPr>
          <w:spacing w:val="-4"/>
        </w:rPr>
      </w:pPr>
      <w:r w:rsidRPr="009404BB">
        <w:t>Berdasarkan Tabel 4.3, dapat diketahui bahwa proses pengubahan semua karakter alfabet menjadi huruf kecil (</w:t>
      </w:r>
      <w:proofErr w:type="spellStart"/>
      <w:r w:rsidRPr="009404BB">
        <w:t>case</w:t>
      </w:r>
      <w:proofErr w:type="spellEnd"/>
      <w:r w:rsidRPr="009404BB">
        <w:t xml:space="preserve"> </w:t>
      </w:r>
      <w:proofErr w:type="spellStart"/>
      <w:r w:rsidRPr="009404BB">
        <w:t>folding</w:t>
      </w:r>
      <w:proofErr w:type="spellEnd"/>
      <w:r w:rsidRPr="009404BB">
        <w:t xml:space="preserve">) dapat memberikan keluaran yang sesuai, di mana semua karakter alfabet dalam masukan </w:t>
      </w:r>
      <w:proofErr w:type="spellStart"/>
      <w:r w:rsidRPr="009404BB">
        <w:t>kueri</w:t>
      </w:r>
      <w:proofErr w:type="spellEnd"/>
      <w:r w:rsidRPr="009404BB">
        <w:t xml:space="preserve"> akan diubah menjadi</w:t>
      </w:r>
      <w:r w:rsidRPr="009404BB">
        <w:rPr>
          <w:spacing w:val="-5"/>
        </w:rPr>
        <w:t xml:space="preserve"> </w:t>
      </w:r>
      <w:r w:rsidRPr="009404BB">
        <w:t>huruf</w:t>
      </w:r>
      <w:r w:rsidRPr="009404BB">
        <w:rPr>
          <w:spacing w:val="-6"/>
        </w:rPr>
        <w:t xml:space="preserve"> </w:t>
      </w:r>
      <w:r w:rsidRPr="009404BB">
        <w:t>kecil.</w:t>
      </w:r>
      <w:r w:rsidRPr="009404BB">
        <w:rPr>
          <w:spacing w:val="-4"/>
        </w:rPr>
        <w:t xml:space="preserve"> </w:t>
      </w:r>
    </w:p>
    <w:p w14:paraId="3039B744" w14:textId="69DA194B" w:rsidR="00CF2FE8" w:rsidRPr="005B5D6B" w:rsidRDefault="00CF2FE8" w:rsidP="005D267D">
      <w:pPr>
        <w:pStyle w:val="Caption"/>
        <w:keepNext/>
        <w:rPr>
          <w:i w:val="0"/>
          <w:iCs w:val="0"/>
          <w:color w:val="auto"/>
        </w:rPr>
      </w:pPr>
    </w:p>
    <w:p w14:paraId="475F7883" w14:textId="691B1D9A" w:rsidR="005D267D" w:rsidRPr="005D267D" w:rsidRDefault="005D267D" w:rsidP="005D267D">
      <w:pPr>
        <w:pStyle w:val="Caption"/>
        <w:keepNext/>
        <w:jc w:val="center"/>
        <w:rPr>
          <w:i w:val="0"/>
          <w:iCs w:val="0"/>
          <w:color w:val="auto"/>
        </w:rPr>
      </w:pPr>
      <w:bookmarkStart w:id="124" w:name="_Toc202306808"/>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4</w:t>
      </w:r>
      <w:r w:rsidRPr="005D267D">
        <w:rPr>
          <w:i w:val="0"/>
          <w:iCs w:val="0"/>
          <w:color w:val="auto"/>
        </w:rPr>
        <w:fldChar w:fldCharType="end"/>
      </w:r>
      <w:r w:rsidRPr="005D267D">
        <w:rPr>
          <w:i w:val="0"/>
          <w:iCs w:val="0"/>
          <w:color w:val="auto"/>
        </w:rPr>
        <w:t xml:space="preserve"> Sampel Data </w:t>
      </w:r>
      <w:proofErr w:type="spellStart"/>
      <w:r w:rsidRPr="005D267D">
        <w:rPr>
          <w:i w:val="0"/>
          <w:iCs w:val="0"/>
          <w:color w:val="auto"/>
        </w:rPr>
        <w:t>Pengujian</w:t>
      </w:r>
      <w:proofErr w:type="spellEnd"/>
      <w:r w:rsidRPr="005D267D">
        <w:rPr>
          <w:i w:val="0"/>
          <w:iCs w:val="0"/>
          <w:color w:val="auto"/>
        </w:rPr>
        <w:t xml:space="preserve"> Remove Punctuation</w:t>
      </w:r>
      <w:bookmarkEnd w:id="124"/>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088"/>
        <w:gridCol w:w="3023"/>
      </w:tblGrid>
      <w:tr w:rsidR="00CF2FE8" w:rsidRPr="009404BB" w14:paraId="01B55524" w14:textId="77777777" w:rsidTr="005D267D">
        <w:trPr>
          <w:trHeight w:val="431"/>
          <w:jc w:val="center"/>
        </w:trPr>
        <w:tc>
          <w:tcPr>
            <w:tcW w:w="2527" w:type="pct"/>
          </w:tcPr>
          <w:p w14:paraId="31388625" w14:textId="77777777" w:rsidR="00CF2FE8" w:rsidRPr="005B5D6B" w:rsidRDefault="00CF2FE8" w:rsidP="00244A31">
            <w:pPr>
              <w:pStyle w:val="TableParagraph"/>
              <w:spacing w:before="101"/>
              <w:ind w:left="16" w:right="461"/>
              <w:jc w:val="center"/>
              <w:rPr>
                <w:b/>
                <w:bCs/>
                <w:sz w:val="20"/>
                <w:szCs w:val="20"/>
              </w:rPr>
            </w:pPr>
            <w:r w:rsidRPr="005B5D6B">
              <w:rPr>
                <w:b/>
                <w:bCs/>
                <w:spacing w:val="-2"/>
                <w:sz w:val="20"/>
                <w:szCs w:val="20"/>
              </w:rPr>
              <w:t>INPUT</w:t>
            </w:r>
          </w:p>
        </w:tc>
        <w:tc>
          <w:tcPr>
            <w:tcW w:w="2473" w:type="pct"/>
          </w:tcPr>
          <w:p w14:paraId="607EF622" w14:textId="77777777" w:rsidR="00CF2FE8" w:rsidRPr="005B5D6B" w:rsidRDefault="00CF2FE8" w:rsidP="00244A31">
            <w:pPr>
              <w:pStyle w:val="TableParagraph"/>
              <w:spacing w:before="101"/>
              <w:ind w:left="19" w:right="461"/>
              <w:jc w:val="center"/>
              <w:rPr>
                <w:b/>
                <w:bCs/>
                <w:sz w:val="20"/>
                <w:szCs w:val="20"/>
              </w:rPr>
            </w:pPr>
            <w:r w:rsidRPr="005B5D6B">
              <w:rPr>
                <w:b/>
                <w:bCs/>
                <w:spacing w:val="-2"/>
                <w:sz w:val="20"/>
                <w:szCs w:val="20"/>
              </w:rPr>
              <w:t>OUTPUT</w:t>
            </w:r>
          </w:p>
        </w:tc>
      </w:tr>
      <w:tr w:rsidR="00CF2FE8" w:rsidRPr="009404BB" w14:paraId="436DD8F1" w14:textId="77777777" w:rsidTr="005D267D">
        <w:trPr>
          <w:trHeight w:val="671"/>
          <w:jc w:val="center"/>
        </w:trPr>
        <w:tc>
          <w:tcPr>
            <w:tcW w:w="2527" w:type="pct"/>
          </w:tcPr>
          <w:p w14:paraId="248FF0F0" w14:textId="77777777" w:rsidR="00CF2FE8" w:rsidRPr="009404BB" w:rsidRDefault="00CF2FE8" w:rsidP="00244A31">
            <w:pPr>
              <w:pStyle w:val="TableParagraph"/>
              <w:spacing w:before="101"/>
              <w:ind w:left="100" w:right="461"/>
              <w:jc w:val="both"/>
              <w:rPr>
                <w:sz w:val="20"/>
                <w:szCs w:val="20"/>
              </w:rPr>
            </w:pPr>
            <w:r>
              <w:rPr>
                <w:sz w:val="20"/>
                <w:szCs w:val="20"/>
              </w:rPr>
              <w:t>b</w:t>
            </w:r>
            <w:r w:rsidRPr="00554835">
              <w:rPr>
                <w:sz w:val="20"/>
                <w:szCs w:val="20"/>
              </w:rPr>
              <w:t xml:space="preserve">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sidRPr="009404BB">
              <w:rPr>
                <w:sz w:val="20"/>
                <w:szCs w:val="20"/>
              </w:rPr>
              <w:t xml:space="preserve"> </w:t>
            </w:r>
            <w:r w:rsidRPr="009404BB">
              <w:rPr>
                <w:sz w:val="20"/>
                <w:szCs w:val="20"/>
                <w:highlight w:val="red"/>
              </w:rPr>
              <w:t>?</w:t>
            </w:r>
          </w:p>
        </w:tc>
        <w:tc>
          <w:tcPr>
            <w:tcW w:w="2473" w:type="pct"/>
          </w:tcPr>
          <w:p w14:paraId="411AFD22" w14:textId="77777777" w:rsidR="00CF2FE8" w:rsidRPr="009404BB" w:rsidRDefault="00CF2FE8" w:rsidP="00244A31">
            <w:pPr>
              <w:pStyle w:val="TableParagraph"/>
              <w:spacing w:before="101"/>
              <w:ind w:left="100" w:right="461"/>
              <w:jc w:val="both"/>
              <w:rPr>
                <w:sz w:val="20"/>
                <w:szCs w:val="20"/>
              </w:rPr>
            </w:pPr>
            <w:r>
              <w:rPr>
                <w:sz w:val="20"/>
                <w:szCs w:val="20"/>
              </w:rPr>
              <w:t>b</w:t>
            </w:r>
            <w:r w:rsidRPr="00554835">
              <w:rPr>
                <w:sz w:val="20"/>
                <w:szCs w:val="20"/>
              </w:rPr>
              <w:t xml:space="preserve">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p>
        </w:tc>
      </w:tr>
      <w:tr w:rsidR="00CF2FE8" w:rsidRPr="009404BB" w14:paraId="0D02657A" w14:textId="77777777" w:rsidTr="005D267D">
        <w:trPr>
          <w:trHeight w:val="817"/>
          <w:jc w:val="center"/>
        </w:trPr>
        <w:tc>
          <w:tcPr>
            <w:tcW w:w="2527" w:type="pct"/>
          </w:tcPr>
          <w:p w14:paraId="68287C5A" w14:textId="77777777" w:rsidR="00CF2FE8" w:rsidRPr="009404BB" w:rsidRDefault="00CF2FE8" w:rsidP="00244A31">
            <w:pPr>
              <w:pStyle w:val="TableParagraph"/>
              <w:spacing w:before="98"/>
              <w:ind w:left="100" w:right="461"/>
              <w:jc w:val="both"/>
              <w:rPr>
                <w:sz w:val="20"/>
                <w:szCs w:val="20"/>
              </w:rPr>
            </w:pPr>
            <w:r w:rsidRPr="009404BB">
              <w:rPr>
                <w:sz w:val="20"/>
                <w:szCs w:val="20"/>
              </w:rPr>
              <w:t xml:space="preserve">skenario apa yang harus diuji dalam fitur registrasi </w:t>
            </w:r>
            <w:r w:rsidRPr="009404BB">
              <w:rPr>
                <w:sz w:val="20"/>
                <w:szCs w:val="20"/>
                <w:highlight w:val="red"/>
              </w:rPr>
              <w:t>?</w:t>
            </w:r>
          </w:p>
        </w:tc>
        <w:tc>
          <w:tcPr>
            <w:tcW w:w="2473" w:type="pct"/>
          </w:tcPr>
          <w:p w14:paraId="74376AA0" w14:textId="77777777" w:rsidR="00CF2FE8" w:rsidRPr="009404BB" w:rsidRDefault="00CF2FE8" w:rsidP="00244A31">
            <w:pPr>
              <w:pStyle w:val="TableParagraph"/>
              <w:spacing w:before="98"/>
              <w:ind w:left="100" w:right="461"/>
              <w:jc w:val="both"/>
              <w:rPr>
                <w:sz w:val="20"/>
                <w:szCs w:val="20"/>
              </w:rPr>
            </w:pPr>
            <w:r w:rsidRPr="009404BB">
              <w:rPr>
                <w:sz w:val="20"/>
                <w:szCs w:val="20"/>
              </w:rPr>
              <w:t xml:space="preserve">skenario apa yang harus diuji dalam fitur registrasi </w:t>
            </w:r>
          </w:p>
        </w:tc>
      </w:tr>
      <w:tr w:rsidR="00CF2FE8" w:rsidRPr="009404BB" w14:paraId="60388F2D" w14:textId="77777777" w:rsidTr="005D267D">
        <w:trPr>
          <w:trHeight w:val="835"/>
          <w:jc w:val="center"/>
        </w:trPr>
        <w:tc>
          <w:tcPr>
            <w:tcW w:w="2527" w:type="pct"/>
          </w:tcPr>
          <w:p w14:paraId="2FFBBBC8"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r w:rsidRPr="009404BB">
              <w:rPr>
                <w:sz w:val="20"/>
                <w:szCs w:val="20"/>
                <w:highlight w:val="red"/>
              </w:rPr>
              <w:t>?</w:t>
            </w:r>
          </w:p>
        </w:tc>
        <w:tc>
          <w:tcPr>
            <w:tcW w:w="2473" w:type="pct"/>
          </w:tcPr>
          <w:p w14:paraId="675FC5EA"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p>
        </w:tc>
      </w:tr>
    </w:tbl>
    <w:p w14:paraId="74D9A423" w14:textId="77777777" w:rsidR="00CF2FE8" w:rsidRDefault="00CF2FE8" w:rsidP="00244A31">
      <w:pPr>
        <w:pStyle w:val="BodyText"/>
        <w:ind w:left="167" w:right="461" w:firstLine="427"/>
        <w:jc w:val="both"/>
      </w:pPr>
    </w:p>
    <w:p w14:paraId="5C7AB70B" w14:textId="77777777" w:rsidR="00CF2FE8" w:rsidRPr="009404BB" w:rsidRDefault="00CF2FE8" w:rsidP="00244A31">
      <w:pPr>
        <w:pStyle w:val="BodyText"/>
        <w:spacing w:line="276" w:lineRule="auto"/>
        <w:ind w:left="167" w:right="35" w:firstLine="427"/>
        <w:jc w:val="both"/>
      </w:pPr>
      <w:r w:rsidRPr="009404BB">
        <w:t>Berdasarkan Tabel 4.4, dapat diketahui bahwa proses penghapusan tanda baca (</w:t>
      </w:r>
      <w:proofErr w:type="spellStart"/>
      <w:r w:rsidRPr="009404BB">
        <w:t>remove</w:t>
      </w:r>
      <w:proofErr w:type="spellEnd"/>
      <w:r w:rsidRPr="009404BB">
        <w:t xml:space="preserve"> </w:t>
      </w:r>
      <w:proofErr w:type="spellStart"/>
      <w:r w:rsidRPr="009404BB">
        <w:t>punctuation</w:t>
      </w:r>
      <w:proofErr w:type="spellEnd"/>
      <w:r w:rsidRPr="009404BB">
        <w:t>) dapat menghasilkan keluaran yang sesuai dengan harapan, di mana semua karakter selain alfabet dan angka akan dihapus atau dihilangkan.</w:t>
      </w:r>
      <w:r w:rsidRPr="009404BB">
        <w:rPr>
          <w:spacing w:val="-13"/>
        </w:rPr>
        <w:t xml:space="preserve"> </w:t>
      </w:r>
    </w:p>
    <w:p w14:paraId="186DD0CE" w14:textId="1EBCB495" w:rsidR="00CF2FE8" w:rsidRPr="005B5D6B" w:rsidRDefault="00CF2FE8" w:rsidP="005D267D">
      <w:pPr>
        <w:pStyle w:val="Caption"/>
        <w:keepNext/>
        <w:rPr>
          <w:i w:val="0"/>
          <w:iCs w:val="0"/>
          <w:color w:val="auto"/>
        </w:rPr>
      </w:pPr>
    </w:p>
    <w:p w14:paraId="3C2C462B" w14:textId="13B033AB" w:rsidR="005D267D" w:rsidRPr="005D267D" w:rsidRDefault="005D267D" w:rsidP="005D267D">
      <w:pPr>
        <w:pStyle w:val="Caption"/>
        <w:keepNext/>
        <w:jc w:val="center"/>
        <w:rPr>
          <w:i w:val="0"/>
          <w:iCs w:val="0"/>
          <w:color w:val="auto"/>
        </w:rPr>
      </w:pPr>
      <w:bookmarkStart w:id="125" w:name="_Toc202306809"/>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5</w:t>
      </w:r>
      <w:r w:rsidRPr="005D267D">
        <w:rPr>
          <w:i w:val="0"/>
          <w:iCs w:val="0"/>
          <w:color w:val="auto"/>
        </w:rPr>
        <w:fldChar w:fldCharType="end"/>
      </w:r>
      <w:r w:rsidRPr="005D267D">
        <w:rPr>
          <w:i w:val="0"/>
          <w:iCs w:val="0"/>
          <w:color w:val="auto"/>
        </w:rPr>
        <w:t xml:space="preserve"> Sampel Data </w:t>
      </w:r>
      <w:proofErr w:type="spellStart"/>
      <w:r w:rsidRPr="005D267D">
        <w:rPr>
          <w:i w:val="0"/>
          <w:iCs w:val="0"/>
          <w:color w:val="auto"/>
        </w:rPr>
        <w:t>Pengujian</w:t>
      </w:r>
      <w:proofErr w:type="spellEnd"/>
      <w:r w:rsidRPr="005D267D">
        <w:rPr>
          <w:i w:val="0"/>
          <w:iCs w:val="0"/>
          <w:color w:val="auto"/>
        </w:rPr>
        <w:t xml:space="preserve"> Stripping</w:t>
      </w:r>
      <w:bookmarkEnd w:id="125"/>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096"/>
        <w:gridCol w:w="3015"/>
      </w:tblGrid>
      <w:tr w:rsidR="00CF2FE8" w:rsidRPr="009404BB" w14:paraId="4C1F3B0C" w14:textId="77777777" w:rsidTr="00A82C9E">
        <w:trPr>
          <w:trHeight w:val="431"/>
          <w:tblHeader/>
          <w:jc w:val="center"/>
        </w:trPr>
        <w:tc>
          <w:tcPr>
            <w:tcW w:w="2533" w:type="pct"/>
            <w:vAlign w:val="center"/>
          </w:tcPr>
          <w:p w14:paraId="47F0283B" w14:textId="77777777" w:rsidR="00CF2FE8" w:rsidRPr="00244A31" w:rsidRDefault="00CF2FE8" w:rsidP="005D267D">
            <w:pPr>
              <w:pStyle w:val="TableParagraph"/>
              <w:spacing w:before="101"/>
              <w:ind w:left="16" w:right="461"/>
              <w:jc w:val="center"/>
              <w:rPr>
                <w:b/>
                <w:bCs/>
                <w:sz w:val="20"/>
                <w:szCs w:val="20"/>
              </w:rPr>
            </w:pPr>
            <w:r w:rsidRPr="00244A31">
              <w:rPr>
                <w:b/>
                <w:bCs/>
                <w:spacing w:val="-2"/>
                <w:sz w:val="20"/>
                <w:szCs w:val="20"/>
              </w:rPr>
              <w:t>INPUT</w:t>
            </w:r>
          </w:p>
        </w:tc>
        <w:tc>
          <w:tcPr>
            <w:tcW w:w="2467" w:type="pct"/>
            <w:vAlign w:val="center"/>
          </w:tcPr>
          <w:p w14:paraId="63443E84" w14:textId="77777777" w:rsidR="00CF2FE8" w:rsidRPr="00244A31" w:rsidRDefault="00CF2FE8" w:rsidP="005D267D">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49CD1EAD" w14:textId="77777777" w:rsidTr="005D267D">
        <w:trPr>
          <w:trHeight w:val="659"/>
          <w:jc w:val="center"/>
        </w:trPr>
        <w:tc>
          <w:tcPr>
            <w:tcW w:w="2533" w:type="pct"/>
          </w:tcPr>
          <w:p w14:paraId="6529272E" w14:textId="77777777" w:rsidR="00CF2FE8" w:rsidRPr="009404BB" w:rsidRDefault="00CF2FE8" w:rsidP="00244A31">
            <w:pPr>
              <w:pStyle w:val="TableParagraph"/>
              <w:spacing w:before="98"/>
              <w:ind w:left="100" w:right="461"/>
              <w:jc w:val="both"/>
              <w:rPr>
                <w:sz w:val="20"/>
                <w:szCs w:val="20"/>
              </w:rPr>
            </w:pPr>
            <w:r>
              <w:rPr>
                <w:sz w:val="20"/>
                <w:szCs w:val="20"/>
              </w:rPr>
              <w:t>b</w:t>
            </w:r>
            <w:r w:rsidRPr="00554835">
              <w:rPr>
                <w:sz w:val="20"/>
                <w:szCs w:val="20"/>
              </w:rPr>
              <w:t xml:space="preserve">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sidRPr="009404BB">
              <w:rPr>
                <w:color w:val="FF0000"/>
                <w:sz w:val="20"/>
                <w:szCs w:val="20"/>
                <w:highlight w:val="red"/>
              </w:rPr>
              <w:t xml:space="preserve"> -</w:t>
            </w:r>
          </w:p>
        </w:tc>
        <w:tc>
          <w:tcPr>
            <w:tcW w:w="2467" w:type="pct"/>
          </w:tcPr>
          <w:p w14:paraId="76D0F828" w14:textId="77777777" w:rsidR="00CF2FE8" w:rsidRPr="009404BB" w:rsidRDefault="00CF2FE8" w:rsidP="00244A31">
            <w:pPr>
              <w:pStyle w:val="TableParagraph"/>
              <w:spacing w:before="98"/>
              <w:ind w:left="100" w:right="461"/>
              <w:jc w:val="both"/>
              <w:rPr>
                <w:sz w:val="20"/>
                <w:szCs w:val="20"/>
              </w:rPr>
            </w:pPr>
            <w:r>
              <w:rPr>
                <w:sz w:val="20"/>
                <w:szCs w:val="20"/>
              </w:rPr>
              <w:t>b</w:t>
            </w:r>
            <w:r w:rsidRPr="00554835">
              <w:rPr>
                <w:sz w:val="20"/>
                <w:szCs w:val="20"/>
              </w:rPr>
              <w:t xml:space="preserve">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p>
        </w:tc>
      </w:tr>
      <w:tr w:rsidR="00CF2FE8" w:rsidRPr="009404BB" w14:paraId="59C52CA8" w14:textId="77777777" w:rsidTr="005D267D">
        <w:trPr>
          <w:trHeight w:val="659"/>
          <w:jc w:val="center"/>
        </w:trPr>
        <w:tc>
          <w:tcPr>
            <w:tcW w:w="2533" w:type="pct"/>
          </w:tcPr>
          <w:p w14:paraId="5D1EAE55"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apa yang harus diuji dalam fitur registrasi</w:t>
            </w:r>
            <w:r w:rsidRPr="009404BB">
              <w:rPr>
                <w:color w:val="FF0000"/>
                <w:sz w:val="20"/>
                <w:szCs w:val="20"/>
                <w:highlight w:val="red"/>
              </w:rPr>
              <w:t>-</w:t>
            </w:r>
          </w:p>
        </w:tc>
        <w:tc>
          <w:tcPr>
            <w:tcW w:w="2467" w:type="pct"/>
          </w:tcPr>
          <w:p w14:paraId="7D12EAC3"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apa yang harus diuji dalam fitur registrasi</w:t>
            </w:r>
          </w:p>
        </w:tc>
      </w:tr>
      <w:tr w:rsidR="00CF2FE8" w:rsidRPr="009404BB" w14:paraId="50433DEC" w14:textId="77777777" w:rsidTr="005D267D">
        <w:trPr>
          <w:trHeight w:val="662"/>
          <w:jc w:val="center"/>
        </w:trPr>
        <w:tc>
          <w:tcPr>
            <w:tcW w:w="2533" w:type="pct"/>
          </w:tcPr>
          <w:p w14:paraId="7C4EFF92"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color w:val="FF0000"/>
                <w:sz w:val="20"/>
                <w:szCs w:val="20"/>
                <w:highlight w:val="red"/>
              </w:rPr>
              <w:t>-</w:t>
            </w:r>
          </w:p>
        </w:tc>
        <w:tc>
          <w:tcPr>
            <w:tcW w:w="2467" w:type="pct"/>
          </w:tcPr>
          <w:p w14:paraId="7DAF7C5F"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p>
        </w:tc>
      </w:tr>
    </w:tbl>
    <w:p w14:paraId="3EAB78DA" w14:textId="77777777" w:rsidR="00CF2FE8" w:rsidRPr="009404BB" w:rsidRDefault="00CF2FE8" w:rsidP="00244A31">
      <w:pPr>
        <w:pStyle w:val="BodyText"/>
        <w:spacing w:before="19"/>
        <w:ind w:right="461"/>
        <w:jc w:val="both"/>
      </w:pPr>
    </w:p>
    <w:p w14:paraId="53480F2C" w14:textId="77777777" w:rsidR="00CF2FE8" w:rsidRDefault="00CF2FE8" w:rsidP="00244A31">
      <w:pPr>
        <w:pStyle w:val="BodyText"/>
        <w:tabs>
          <w:tab w:val="left" w:pos="6096"/>
        </w:tabs>
        <w:spacing w:line="276" w:lineRule="auto"/>
        <w:ind w:left="184" w:right="35" w:firstLine="410"/>
        <w:jc w:val="both"/>
      </w:pPr>
    </w:p>
    <w:p w14:paraId="4CADE2A7" w14:textId="77777777" w:rsidR="005D267D" w:rsidRDefault="005D267D" w:rsidP="00244A31">
      <w:pPr>
        <w:pStyle w:val="BodyText"/>
        <w:tabs>
          <w:tab w:val="left" w:pos="6096"/>
        </w:tabs>
        <w:spacing w:line="276" w:lineRule="auto"/>
        <w:ind w:left="184" w:right="35" w:firstLine="410"/>
        <w:jc w:val="both"/>
      </w:pPr>
    </w:p>
    <w:p w14:paraId="47DF71C8" w14:textId="77777777" w:rsidR="005D267D" w:rsidRDefault="005D267D" w:rsidP="00244A31">
      <w:pPr>
        <w:pStyle w:val="BodyText"/>
        <w:tabs>
          <w:tab w:val="left" w:pos="6096"/>
        </w:tabs>
        <w:spacing w:line="276" w:lineRule="auto"/>
        <w:ind w:left="184" w:right="35" w:firstLine="410"/>
        <w:jc w:val="both"/>
      </w:pPr>
    </w:p>
    <w:p w14:paraId="4589DF44" w14:textId="412EC98E" w:rsidR="00CF2FE8" w:rsidRDefault="00CF2FE8" w:rsidP="005D267D">
      <w:pPr>
        <w:pStyle w:val="BodyText"/>
        <w:tabs>
          <w:tab w:val="left" w:pos="6096"/>
        </w:tabs>
        <w:spacing w:line="276" w:lineRule="auto"/>
        <w:ind w:left="184" w:right="35" w:firstLine="410"/>
        <w:jc w:val="both"/>
      </w:pPr>
      <w:r w:rsidRPr="009404BB">
        <w:t xml:space="preserve">Dari Tabel 4.5, dapat dilihat bahwa proses </w:t>
      </w:r>
      <w:proofErr w:type="spellStart"/>
      <w:r w:rsidRPr="009404BB">
        <w:t>stripping</w:t>
      </w:r>
      <w:proofErr w:type="spellEnd"/>
      <w:r w:rsidRPr="009404BB">
        <w:t xml:space="preserve"> dapat memberikan keluaran</w:t>
      </w:r>
      <w:r w:rsidRPr="009404BB">
        <w:rPr>
          <w:spacing w:val="-5"/>
        </w:rPr>
        <w:t xml:space="preserve"> </w:t>
      </w:r>
      <w:r w:rsidRPr="009404BB">
        <w:t>yang</w:t>
      </w:r>
      <w:r w:rsidRPr="009404BB">
        <w:rPr>
          <w:spacing w:val="-4"/>
        </w:rPr>
        <w:t xml:space="preserve"> </w:t>
      </w:r>
      <w:r w:rsidRPr="009404BB">
        <w:t>sesuai</w:t>
      </w:r>
      <w:r w:rsidRPr="009404BB">
        <w:rPr>
          <w:spacing w:val="-4"/>
        </w:rPr>
        <w:t xml:space="preserve"> </w:t>
      </w:r>
      <w:r w:rsidRPr="009404BB">
        <w:t>ekspektasi,</w:t>
      </w:r>
      <w:r w:rsidRPr="009404BB">
        <w:rPr>
          <w:spacing w:val="-4"/>
        </w:rPr>
        <w:t xml:space="preserve"> </w:t>
      </w:r>
      <w:proofErr w:type="spellStart"/>
      <w:r w:rsidRPr="009404BB">
        <w:t>dimana</w:t>
      </w:r>
      <w:proofErr w:type="spellEnd"/>
      <w:r w:rsidRPr="009404BB">
        <w:rPr>
          <w:spacing w:val="-4"/>
        </w:rPr>
        <w:t xml:space="preserve"> </w:t>
      </w:r>
      <w:r w:rsidRPr="009404BB">
        <w:t>semua karakter</w:t>
      </w:r>
      <w:r w:rsidRPr="009404BB">
        <w:rPr>
          <w:spacing w:val="-4"/>
        </w:rPr>
        <w:t xml:space="preserve"> </w:t>
      </w:r>
      <w:proofErr w:type="spellStart"/>
      <w:r w:rsidRPr="009404BB">
        <w:t>whitespace</w:t>
      </w:r>
      <w:proofErr w:type="spellEnd"/>
      <w:r w:rsidRPr="009404BB">
        <w:rPr>
          <w:spacing w:val="-4"/>
        </w:rPr>
        <w:t xml:space="preserve"> </w:t>
      </w:r>
      <w:r w:rsidRPr="009404BB">
        <w:t>di</w:t>
      </w:r>
      <w:r w:rsidRPr="009404BB">
        <w:rPr>
          <w:spacing w:val="-5"/>
        </w:rPr>
        <w:t xml:space="preserve"> </w:t>
      </w:r>
      <w:r w:rsidRPr="009404BB">
        <w:t>akhir</w:t>
      </w:r>
      <w:r w:rsidRPr="009404BB">
        <w:rPr>
          <w:spacing w:val="-4"/>
        </w:rPr>
        <w:t xml:space="preserve"> </w:t>
      </w:r>
      <w:r w:rsidRPr="009404BB">
        <w:t>teks akan dihapus. Langkah ini bertujuan untuk membersihkan teks dari spasi tambahan</w:t>
      </w:r>
      <w:r w:rsidRPr="009404BB">
        <w:rPr>
          <w:spacing w:val="-6"/>
        </w:rPr>
        <w:t xml:space="preserve"> </w:t>
      </w:r>
      <w:r w:rsidRPr="009404BB">
        <w:t>yang</w:t>
      </w:r>
      <w:r w:rsidRPr="009404BB">
        <w:rPr>
          <w:spacing w:val="-6"/>
        </w:rPr>
        <w:t xml:space="preserve"> </w:t>
      </w:r>
      <w:r w:rsidRPr="009404BB">
        <w:t>tidak</w:t>
      </w:r>
      <w:r w:rsidRPr="009404BB">
        <w:rPr>
          <w:spacing w:val="-6"/>
        </w:rPr>
        <w:t xml:space="preserve"> </w:t>
      </w:r>
      <w:r w:rsidRPr="009404BB">
        <w:t>diperlukan,</w:t>
      </w:r>
      <w:r w:rsidRPr="009404BB">
        <w:rPr>
          <w:spacing w:val="-7"/>
        </w:rPr>
        <w:t xml:space="preserve"> </w:t>
      </w:r>
      <w:r w:rsidRPr="009404BB">
        <w:t>memastikan</w:t>
      </w:r>
      <w:r w:rsidRPr="009404BB">
        <w:rPr>
          <w:spacing w:val="-6"/>
        </w:rPr>
        <w:t xml:space="preserve"> </w:t>
      </w:r>
      <w:r w:rsidRPr="009404BB">
        <w:t>konsistensi</w:t>
      </w:r>
      <w:r w:rsidRPr="009404BB">
        <w:rPr>
          <w:spacing w:val="-8"/>
        </w:rPr>
        <w:t xml:space="preserve"> </w:t>
      </w:r>
      <w:r w:rsidRPr="009404BB">
        <w:t>dalam</w:t>
      </w:r>
      <w:r w:rsidRPr="009404BB">
        <w:rPr>
          <w:spacing w:val="-6"/>
        </w:rPr>
        <w:t xml:space="preserve"> </w:t>
      </w:r>
      <w:r w:rsidRPr="009404BB">
        <w:t>representasi</w:t>
      </w:r>
      <w:r w:rsidRPr="009404BB">
        <w:rPr>
          <w:spacing w:val="-8"/>
        </w:rPr>
        <w:t xml:space="preserve"> </w:t>
      </w:r>
      <w:r w:rsidRPr="009404BB">
        <w:t>teks sebelum dilakukan proses selanjutnya.</w:t>
      </w:r>
    </w:p>
    <w:p w14:paraId="38F3F977" w14:textId="77777777" w:rsidR="005D267D" w:rsidRPr="005B5D6B" w:rsidRDefault="005D267D" w:rsidP="005D267D">
      <w:pPr>
        <w:pStyle w:val="BodyText"/>
        <w:tabs>
          <w:tab w:val="left" w:pos="6096"/>
        </w:tabs>
        <w:spacing w:line="276" w:lineRule="auto"/>
        <w:ind w:left="184" w:right="35" w:firstLine="410"/>
        <w:jc w:val="both"/>
      </w:pPr>
    </w:p>
    <w:p w14:paraId="41E981BF" w14:textId="17C43D54" w:rsidR="005D267D" w:rsidRPr="005D267D" w:rsidRDefault="005D267D" w:rsidP="005D267D">
      <w:pPr>
        <w:pStyle w:val="Caption"/>
        <w:keepNext/>
        <w:jc w:val="center"/>
        <w:rPr>
          <w:i w:val="0"/>
          <w:iCs w:val="0"/>
          <w:color w:val="auto"/>
        </w:rPr>
      </w:pPr>
      <w:bookmarkStart w:id="126" w:name="_Toc202306810"/>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6</w:t>
      </w:r>
      <w:r w:rsidRPr="005D267D">
        <w:rPr>
          <w:i w:val="0"/>
          <w:iCs w:val="0"/>
          <w:color w:val="auto"/>
        </w:rPr>
        <w:fldChar w:fldCharType="end"/>
      </w:r>
      <w:r w:rsidRPr="005D267D">
        <w:rPr>
          <w:i w:val="0"/>
          <w:iCs w:val="0"/>
          <w:color w:val="auto"/>
        </w:rPr>
        <w:t xml:space="preserve"> Sampel Data </w:t>
      </w:r>
      <w:proofErr w:type="spellStart"/>
      <w:r w:rsidRPr="005D267D">
        <w:rPr>
          <w:i w:val="0"/>
          <w:iCs w:val="0"/>
          <w:color w:val="auto"/>
        </w:rPr>
        <w:t>Pengujian</w:t>
      </w:r>
      <w:proofErr w:type="spellEnd"/>
      <w:r w:rsidRPr="005D267D">
        <w:rPr>
          <w:i w:val="0"/>
          <w:iCs w:val="0"/>
          <w:color w:val="auto"/>
        </w:rPr>
        <w:t xml:space="preserve"> Tokenizing</w:t>
      </w:r>
      <w:bookmarkEnd w:id="126"/>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930"/>
        <w:gridCol w:w="3181"/>
      </w:tblGrid>
      <w:tr w:rsidR="00CF2FE8" w:rsidRPr="009404BB" w14:paraId="3523518D" w14:textId="77777777" w:rsidTr="005D267D">
        <w:trPr>
          <w:trHeight w:val="431"/>
          <w:jc w:val="center"/>
        </w:trPr>
        <w:tc>
          <w:tcPr>
            <w:tcW w:w="2397" w:type="pct"/>
          </w:tcPr>
          <w:p w14:paraId="5546FEC8"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2603" w:type="pct"/>
          </w:tcPr>
          <w:p w14:paraId="1FA918A6"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46DE161F" w14:textId="77777777" w:rsidTr="005D267D">
        <w:trPr>
          <w:trHeight w:val="659"/>
          <w:jc w:val="center"/>
        </w:trPr>
        <w:tc>
          <w:tcPr>
            <w:tcW w:w="2397" w:type="pct"/>
          </w:tcPr>
          <w:p w14:paraId="26FC5F5F" w14:textId="77777777" w:rsidR="00CF2FE8" w:rsidRPr="009404BB" w:rsidRDefault="00CF2FE8" w:rsidP="005D267D">
            <w:pPr>
              <w:pStyle w:val="TableParagraph"/>
              <w:spacing w:before="98"/>
              <w:ind w:left="100" w:right="461"/>
              <w:rPr>
                <w:sz w:val="20"/>
                <w:szCs w:val="20"/>
              </w:rPr>
            </w:pPr>
            <w:r>
              <w:rPr>
                <w:sz w:val="20"/>
                <w:szCs w:val="20"/>
              </w:rPr>
              <w:t>b</w:t>
            </w:r>
            <w:r w:rsidRPr="00554835">
              <w:rPr>
                <w:sz w:val="20"/>
                <w:szCs w:val="20"/>
              </w:rPr>
              <w:t xml:space="preserve">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p>
        </w:tc>
        <w:tc>
          <w:tcPr>
            <w:tcW w:w="2603" w:type="pct"/>
          </w:tcPr>
          <w:p w14:paraId="3AE38E7D" w14:textId="77777777" w:rsidR="00CF2FE8" w:rsidRPr="009404BB" w:rsidRDefault="00CF2FE8" w:rsidP="005D267D">
            <w:pPr>
              <w:pStyle w:val="TableParagraph"/>
              <w:spacing w:before="98"/>
              <w:ind w:left="100" w:right="461"/>
              <w:rPr>
                <w:sz w:val="20"/>
                <w:szCs w:val="20"/>
              </w:rPr>
            </w:pPr>
            <w:r w:rsidRPr="009404BB">
              <w:rPr>
                <w:sz w:val="20"/>
                <w:szCs w:val="20"/>
              </w:rPr>
              <w:t>['</w:t>
            </w:r>
            <w:r>
              <w:rPr>
                <w:sz w:val="20"/>
                <w:szCs w:val="20"/>
              </w:rPr>
              <w:t>b</w:t>
            </w:r>
            <w:r w:rsidRPr="00554835">
              <w:rPr>
                <w:sz w:val="20"/>
                <w:szCs w:val="20"/>
              </w:rPr>
              <w:t>agaimana</w:t>
            </w:r>
            <w:r w:rsidRPr="009404BB">
              <w:rPr>
                <w:sz w:val="20"/>
                <w:szCs w:val="20"/>
              </w:rPr>
              <w:t>',</w:t>
            </w:r>
            <w:r w:rsidRPr="009404BB">
              <w:rPr>
                <w:spacing w:val="-13"/>
                <w:sz w:val="20"/>
                <w:szCs w:val="20"/>
              </w:rPr>
              <w:t xml:space="preserve"> </w:t>
            </w:r>
            <w:r w:rsidRPr="009404BB">
              <w:rPr>
                <w:sz w:val="20"/>
                <w:szCs w:val="20"/>
              </w:rPr>
              <w:t>'</w:t>
            </w:r>
            <w:proofErr w:type="spellStart"/>
            <w:r>
              <w:rPr>
                <w:sz w:val="20"/>
                <w:szCs w:val="20"/>
              </w:rPr>
              <w:t>test</w:t>
            </w:r>
            <w:proofErr w:type="spellEnd"/>
            <w:r w:rsidRPr="009404BB">
              <w:rPr>
                <w:sz w:val="20"/>
                <w:szCs w:val="20"/>
              </w:rPr>
              <w:t>',</w:t>
            </w:r>
            <w:r w:rsidRPr="009404BB">
              <w:rPr>
                <w:spacing w:val="-12"/>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sidRPr="009404BB">
              <w:rPr>
                <w:spacing w:val="-13"/>
                <w:sz w:val="20"/>
                <w:szCs w:val="20"/>
              </w:rPr>
              <w:t xml:space="preserve"> </w:t>
            </w:r>
            <w:r w:rsidRPr="009404BB">
              <w:rPr>
                <w:sz w:val="20"/>
                <w:szCs w:val="20"/>
              </w:rPr>
              <w:t>'</w:t>
            </w:r>
            <w:r>
              <w:rPr>
                <w:sz w:val="20"/>
                <w:szCs w:val="20"/>
              </w:rPr>
              <w:t>untuk</w:t>
            </w:r>
            <w:r w:rsidRPr="009404BB">
              <w:rPr>
                <w:sz w:val="20"/>
                <w:szCs w:val="20"/>
              </w:rPr>
              <w:t xml:space="preserve">', </w:t>
            </w:r>
            <w:r w:rsidRPr="009404BB">
              <w:rPr>
                <w:spacing w:val="-2"/>
                <w:sz w:val="20"/>
                <w:szCs w:val="20"/>
              </w:rPr>
              <w:t>'</w:t>
            </w:r>
            <w:r>
              <w:rPr>
                <w:spacing w:val="-2"/>
                <w:sz w:val="20"/>
                <w:szCs w:val="20"/>
              </w:rPr>
              <w:t>fitur</w:t>
            </w:r>
            <w:r w:rsidRPr="009404BB">
              <w:rPr>
                <w:spacing w:val="-2"/>
                <w:sz w:val="20"/>
                <w:szCs w:val="20"/>
              </w:rPr>
              <w:t>'</w:t>
            </w:r>
            <w:r w:rsidRPr="009404BB">
              <w:rPr>
                <w:sz w:val="20"/>
                <w:szCs w:val="20"/>
              </w:rPr>
              <w:t xml:space="preserve">, </w:t>
            </w:r>
            <w:r w:rsidRPr="009404BB">
              <w:rPr>
                <w:spacing w:val="-2"/>
                <w:sz w:val="20"/>
                <w:szCs w:val="20"/>
              </w:rPr>
              <w:t>'</w:t>
            </w:r>
            <w:proofErr w:type="spellStart"/>
            <w:r>
              <w:rPr>
                <w:spacing w:val="-2"/>
                <w:sz w:val="20"/>
                <w:szCs w:val="20"/>
              </w:rPr>
              <w:t>login</w:t>
            </w:r>
            <w:proofErr w:type="spellEnd"/>
            <w:r w:rsidRPr="009404BB">
              <w:rPr>
                <w:spacing w:val="-2"/>
                <w:sz w:val="20"/>
                <w:szCs w:val="20"/>
              </w:rPr>
              <w:t>']</w:t>
            </w:r>
          </w:p>
        </w:tc>
      </w:tr>
      <w:tr w:rsidR="00CF2FE8" w:rsidRPr="009404BB" w14:paraId="4DFDBAAB" w14:textId="77777777" w:rsidTr="005D267D">
        <w:trPr>
          <w:trHeight w:val="659"/>
          <w:jc w:val="center"/>
        </w:trPr>
        <w:tc>
          <w:tcPr>
            <w:tcW w:w="2397" w:type="pct"/>
          </w:tcPr>
          <w:p w14:paraId="51036C64" w14:textId="77777777" w:rsidR="00CF2FE8" w:rsidRPr="009404BB" w:rsidRDefault="00CF2FE8" w:rsidP="005D267D">
            <w:pPr>
              <w:pStyle w:val="TableParagraph"/>
              <w:spacing w:before="101"/>
              <w:ind w:left="100" w:right="461"/>
              <w:rPr>
                <w:sz w:val="20"/>
                <w:szCs w:val="20"/>
              </w:rPr>
            </w:pPr>
            <w:r w:rsidRPr="009404BB">
              <w:rPr>
                <w:sz w:val="20"/>
                <w:szCs w:val="20"/>
              </w:rPr>
              <w:t>skenario apa yang harus diuji dalam fitur registrasi</w:t>
            </w:r>
          </w:p>
        </w:tc>
        <w:tc>
          <w:tcPr>
            <w:tcW w:w="2603" w:type="pct"/>
          </w:tcPr>
          <w:p w14:paraId="0B621CF6" w14:textId="77777777" w:rsidR="00CF2FE8" w:rsidRPr="009404BB" w:rsidRDefault="00CF2FE8" w:rsidP="005D267D">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'apa',</w:t>
            </w:r>
            <w:r w:rsidRPr="009404BB">
              <w:rPr>
                <w:spacing w:val="-12"/>
                <w:sz w:val="20"/>
                <w:szCs w:val="20"/>
              </w:rPr>
              <w:t xml:space="preserve"> </w:t>
            </w:r>
            <w:r w:rsidRPr="009404BB">
              <w:rPr>
                <w:sz w:val="20"/>
                <w:szCs w:val="20"/>
              </w:rPr>
              <w:t>'yang',</w:t>
            </w:r>
            <w:r w:rsidRPr="009404BB">
              <w:rPr>
                <w:spacing w:val="-13"/>
                <w:sz w:val="20"/>
                <w:szCs w:val="20"/>
              </w:rPr>
              <w:t xml:space="preserve"> </w:t>
            </w:r>
            <w:r w:rsidRPr="009404BB">
              <w:rPr>
                <w:sz w:val="20"/>
                <w:szCs w:val="20"/>
              </w:rPr>
              <w:t>'harus', 'diuji', 'dalam', 'fitur', 'registrasi']</w:t>
            </w:r>
          </w:p>
        </w:tc>
      </w:tr>
      <w:tr w:rsidR="00CF2FE8" w:rsidRPr="009404BB" w14:paraId="6A3DFD57" w14:textId="77777777" w:rsidTr="005D267D">
        <w:trPr>
          <w:trHeight w:val="662"/>
          <w:jc w:val="center"/>
        </w:trPr>
        <w:tc>
          <w:tcPr>
            <w:tcW w:w="2397" w:type="pct"/>
          </w:tcPr>
          <w:p w14:paraId="19EF1FE5" w14:textId="77777777" w:rsidR="00CF2FE8" w:rsidRPr="009404BB" w:rsidRDefault="00CF2FE8" w:rsidP="005D267D">
            <w:pPr>
              <w:pStyle w:val="TableParagraph"/>
              <w:spacing w:before="101"/>
              <w:ind w:left="100" w:right="461"/>
              <w:rPr>
                <w:sz w:val="20"/>
                <w:szCs w:val="20"/>
              </w:rPr>
            </w:pPr>
            <w:r w:rsidRPr="009404BB">
              <w:rPr>
                <w:sz w:val="20"/>
                <w:szCs w:val="20"/>
              </w:rPr>
              <w:lastRenderedPageBreak/>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p>
        </w:tc>
        <w:tc>
          <w:tcPr>
            <w:tcW w:w="2603" w:type="pct"/>
          </w:tcPr>
          <w:p w14:paraId="05A74BA4" w14:textId="77777777" w:rsidR="00CF2FE8" w:rsidRPr="009404BB" w:rsidRDefault="00CF2FE8" w:rsidP="005D267D">
            <w:pPr>
              <w:pStyle w:val="TableParagraph"/>
              <w:spacing w:before="101"/>
              <w:ind w:left="100" w:right="461"/>
              <w:rPr>
                <w:sz w:val="20"/>
                <w:szCs w:val="20"/>
              </w:rPr>
            </w:pPr>
            <w:r w:rsidRPr="009404BB">
              <w:rPr>
                <w:sz w:val="20"/>
                <w:szCs w:val="20"/>
              </w:rPr>
              <w:t>['apa',</w:t>
            </w:r>
            <w:r w:rsidRPr="009404BB">
              <w:rPr>
                <w:spacing w:val="-10"/>
                <w:sz w:val="20"/>
                <w:szCs w:val="20"/>
              </w:rPr>
              <w:t xml:space="preserve"> </w:t>
            </w:r>
            <w:r w:rsidRPr="009404BB">
              <w:rPr>
                <w:sz w:val="20"/>
                <w:szCs w:val="20"/>
              </w:rPr>
              <w:t>'saja',</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rPr>
              <w:t>'dalam',</w:t>
            </w:r>
          </w:p>
          <w:p w14:paraId="7E0D95EF" w14:textId="77777777" w:rsidR="00CF2FE8" w:rsidRPr="009404BB" w:rsidRDefault="00CF2FE8" w:rsidP="005D267D">
            <w:pPr>
              <w:pStyle w:val="TableParagraph"/>
              <w:ind w:left="100" w:right="461"/>
              <w:rPr>
                <w:sz w:val="20"/>
                <w:szCs w:val="20"/>
              </w:rPr>
            </w:pPr>
            <w:r w:rsidRPr="009404BB">
              <w:rPr>
                <w:sz w:val="20"/>
                <w:szCs w:val="20"/>
              </w:rPr>
              <w:t>'menguji',</w:t>
            </w:r>
            <w:r w:rsidRPr="009404BB">
              <w:rPr>
                <w:spacing w:val="-8"/>
                <w:sz w:val="20"/>
                <w:szCs w:val="20"/>
              </w:rPr>
              <w:t xml:space="preserve"> </w:t>
            </w:r>
            <w:r w:rsidRPr="009404BB">
              <w:rPr>
                <w:sz w:val="20"/>
                <w:szCs w:val="20"/>
              </w:rPr>
              <w:t>'</w:t>
            </w:r>
            <w:proofErr w:type="spellStart"/>
            <w:r w:rsidRPr="009404BB">
              <w:rPr>
                <w:sz w:val="20"/>
                <w:szCs w:val="20"/>
              </w:rPr>
              <w:t>test</w:t>
            </w:r>
            <w:proofErr w:type="spellEnd"/>
            <w:r w:rsidRPr="009404BB">
              <w:rPr>
                <w:sz w:val="20"/>
                <w:szCs w:val="20"/>
              </w:rPr>
              <w:t>',</w:t>
            </w:r>
            <w:r w:rsidRPr="009404BB">
              <w:rPr>
                <w:spacing w:val="-9"/>
                <w:sz w:val="20"/>
                <w:szCs w:val="20"/>
              </w:rPr>
              <w:t xml:space="preserve"> </w:t>
            </w:r>
            <w:r w:rsidRPr="009404BB">
              <w:rPr>
                <w:sz w:val="20"/>
                <w:szCs w:val="20"/>
              </w:rPr>
              <w:t>'</w:t>
            </w:r>
            <w:proofErr w:type="spellStart"/>
            <w:r w:rsidRPr="009404BB">
              <w:rPr>
                <w:sz w:val="20"/>
                <w:szCs w:val="20"/>
              </w:rPr>
              <w:t>case</w:t>
            </w:r>
            <w:proofErr w:type="spellEnd"/>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672CD4D6" w14:textId="77777777" w:rsidR="00CF2FE8" w:rsidRPr="009404BB" w:rsidRDefault="00CF2FE8" w:rsidP="00244A31">
      <w:pPr>
        <w:pStyle w:val="BodyText"/>
        <w:spacing w:before="19"/>
        <w:ind w:right="461"/>
        <w:jc w:val="both"/>
      </w:pPr>
    </w:p>
    <w:p w14:paraId="3DEDF49A" w14:textId="77777777" w:rsidR="00CF2FE8" w:rsidRDefault="00CF2FE8" w:rsidP="00244A31">
      <w:pPr>
        <w:pStyle w:val="BodyText"/>
        <w:spacing w:line="276" w:lineRule="auto"/>
        <w:ind w:right="35" w:firstLine="720"/>
        <w:jc w:val="both"/>
      </w:pPr>
      <w:r w:rsidRPr="009404BB">
        <w:t xml:space="preserve">Dari Tabel 4.6, dapat dilihat bahwa proses </w:t>
      </w:r>
      <w:proofErr w:type="spellStart"/>
      <w:r w:rsidRPr="009404BB">
        <w:t>tokenizing</w:t>
      </w:r>
      <w:proofErr w:type="spellEnd"/>
      <w:r w:rsidRPr="009404BB">
        <w:t xml:space="preserve"> dapat memberikan keluaran</w:t>
      </w:r>
      <w:r w:rsidRPr="009404BB">
        <w:rPr>
          <w:spacing w:val="-7"/>
        </w:rPr>
        <w:t xml:space="preserve"> </w:t>
      </w:r>
      <w:r w:rsidRPr="009404BB">
        <w:t>yang</w:t>
      </w:r>
      <w:r w:rsidRPr="009404BB">
        <w:rPr>
          <w:spacing w:val="-8"/>
        </w:rPr>
        <w:t xml:space="preserve"> </w:t>
      </w:r>
      <w:r w:rsidRPr="009404BB">
        <w:t>sesuai</w:t>
      </w:r>
      <w:r w:rsidRPr="009404BB">
        <w:rPr>
          <w:spacing w:val="-6"/>
        </w:rPr>
        <w:t xml:space="preserve"> </w:t>
      </w:r>
      <w:r w:rsidRPr="009404BB">
        <w:t>ekspektasi,</w:t>
      </w:r>
      <w:r w:rsidRPr="009404BB">
        <w:rPr>
          <w:spacing w:val="-6"/>
        </w:rPr>
        <w:t xml:space="preserve"> </w:t>
      </w:r>
      <w:proofErr w:type="spellStart"/>
      <w:r w:rsidRPr="009404BB">
        <w:t>dimana</w:t>
      </w:r>
      <w:proofErr w:type="spellEnd"/>
      <w:r w:rsidRPr="009404BB">
        <w:rPr>
          <w:spacing w:val="-6"/>
        </w:rPr>
        <w:t xml:space="preserve"> </w:t>
      </w:r>
      <w:r w:rsidRPr="009404BB">
        <w:t>teks</w:t>
      </w:r>
      <w:r w:rsidRPr="009404BB">
        <w:rPr>
          <w:spacing w:val="-7"/>
        </w:rPr>
        <w:t xml:space="preserve"> </w:t>
      </w:r>
      <w:r w:rsidRPr="009404BB">
        <w:t>akan</w:t>
      </w:r>
      <w:r w:rsidRPr="009404BB">
        <w:rPr>
          <w:spacing w:val="-5"/>
        </w:rPr>
        <w:t xml:space="preserve"> </w:t>
      </w:r>
      <w:r w:rsidRPr="009404BB">
        <w:t>dipecah</w:t>
      </w:r>
      <w:r w:rsidRPr="009404BB">
        <w:rPr>
          <w:spacing w:val="-7"/>
        </w:rPr>
        <w:t xml:space="preserve"> </w:t>
      </w:r>
      <w:r w:rsidRPr="009404BB">
        <w:t>menjadi</w:t>
      </w:r>
      <w:r w:rsidRPr="009404BB">
        <w:rPr>
          <w:spacing w:val="-7"/>
        </w:rPr>
        <w:t xml:space="preserve"> </w:t>
      </w:r>
      <w:r w:rsidRPr="009404BB">
        <w:t>per</w:t>
      </w:r>
      <w:r w:rsidRPr="009404BB">
        <w:rPr>
          <w:spacing w:val="-8"/>
        </w:rPr>
        <w:t xml:space="preserve"> </w:t>
      </w:r>
      <w:r w:rsidRPr="009404BB">
        <w:t>kata</w:t>
      </w:r>
      <w:r w:rsidRPr="009404BB">
        <w:rPr>
          <w:spacing w:val="-8"/>
        </w:rPr>
        <w:t xml:space="preserve"> </w:t>
      </w:r>
      <w:r w:rsidRPr="009404BB">
        <w:t xml:space="preserve">yang kemudian disimpan dalam bentuk </w:t>
      </w:r>
      <w:proofErr w:type="spellStart"/>
      <w:r w:rsidRPr="009404BB">
        <w:t>array</w:t>
      </w:r>
      <w:proofErr w:type="spellEnd"/>
      <w:r w:rsidRPr="009404BB">
        <w:t>.</w:t>
      </w:r>
    </w:p>
    <w:p w14:paraId="64644822" w14:textId="18C3F7C8" w:rsidR="005D267D" w:rsidRPr="005D267D" w:rsidRDefault="005D267D" w:rsidP="005D267D">
      <w:pPr>
        <w:pStyle w:val="Caption"/>
        <w:keepNext/>
        <w:rPr>
          <w:i w:val="0"/>
          <w:iCs w:val="0"/>
          <w:color w:val="auto"/>
        </w:rPr>
      </w:pPr>
    </w:p>
    <w:p w14:paraId="52D5A535" w14:textId="62FB4FE3" w:rsidR="005D267D" w:rsidRPr="005D267D" w:rsidRDefault="005D267D" w:rsidP="005D267D">
      <w:pPr>
        <w:pStyle w:val="Caption"/>
        <w:keepNext/>
        <w:jc w:val="center"/>
        <w:rPr>
          <w:i w:val="0"/>
          <w:iCs w:val="0"/>
          <w:color w:val="auto"/>
        </w:rPr>
      </w:pPr>
      <w:bookmarkStart w:id="127" w:name="_Toc202306811"/>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7</w:t>
      </w:r>
      <w:r w:rsidRPr="005D267D">
        <w:rPr>
          <w:i w:val="0"/>
          <w:iCs w:val="0"/>
          <w:color w:val="auto"/>
        </w:rPr>
        <w:fldChar w:fldCharType="end"/>
      </w:r>
      <w:r w:rsidRPr="005D267D">
        <w:rPr>
          <w:i w:val="0"/>
          <w:iCs w:val="0"/>
          <w:color w:val="auto"/>
        </w:rPr>
        <w:t xml:space="preserve"> Sampel Data </w:t>
      </w:r>
      <w:proofErr w:type="spellStart"/>
      <w:r w:rsidRPr="005D267D">
        <w:rPr>
          <w:i w:val="0"/>
          <w:iCs w:val="0"/>
          <w:color w:val="auto"/>
        </w:rPr>
        <w:t>Pengujian</w:t>
      </w:r>
      <w:proofErr w:type="spellEnd"/>
      <w:r w:rsidRPr="005D267D">
        <w:rPr>
          <w:i w:val="0"/>
          <w:iCs w:val="0"/>
          <w:color w:val="auto"/>
        </w:rPr>
        <w:t xml:space="preserve"> Filtering</w:t>
      </w:r>
      <w:bookmarkEnd w:id="127"/>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109"/>
        <w:gridCol w:w="3002"/>
      </w:tblGrid>
      <w:tr w:rsidR="00CF2FE8" w:rsidRPr="009404BB" w14:paraId="0D9DB0AE" w14:textId="77777777" w:rsidTr="00A82C9E">
        <w:trPr>
          <w:trHeight w:val="431"/>
          <w:tblHeader/>
          <w:jc w:val="center"/>
        </w:trPr>
        <w:tc>
          <w:tcPr>
            <w:tcW w:w="2544" w:type="pct"/>
          </w:tcPr>
          <w:p w14:paraId="3FC74F19"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2456" w:type="pct"/>
          </w:tcPr>
          <w:p w14:paraId="5C323810"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58F14DA9" w14:textId="77777777" w:rsidTr="005D267D">
        <w:trPr>
          <w:trHeight w:val="903"/>
          <w:jc w:val="center"/>
        </w:trPr>
        <w:tc>
          <w:tcPr>
            <w:tcW w:w="2544" w:type="pct"/>
          </w:tcPr>
          <w:p w14:paraId="758FC824" w14:textId="77777777" w:rsidR="00CF2FE8" w:rsidRPr="009404BB" w:rsidRDefault="00CF2FE8" w:rsidP="00244A31">
            <w:pPr>
              <w:pStyle w:val="TableParagraph"/>
              <w:spacing w:before="98"/>
              <w:ind w:left="100" w:right="461"/>
              <w:jc w:val="both"/>
              <w:rPr>
                <w:sz w:val="20"/>
                <w:szCs w:val="20"/>
              </w:rPr>
            </w:pPr>
            <w:r w:rsidRPr="009404BB">
              <w:rPr>
                <w:sz w:val="20"/>
                <w:szCs w:val="20"/>
              </w:rPr>
              <w:t>[</w:t>
            </w:r>
            <w:r w:rsidRPr="009404BB">
              <w:rPr>
                <w:sz w:val="20"/>
                <w:szCs w:val="20"/>
                <w:highlight w:val="red"/>
              </w:rPr>
              <w:t>'</w:t>
            </w:r>
            <w:r>
              <w:rPr>
                <w:sz w:val="20"/>
                <w:szCs w:val="20"/>
                <w:highlight w:val="red"/>
              </w:rPr>
              <w:t>bagaimana</w:t>
            </w:r>
            <w:r w:rsidRPr="009404BB">
              <w:rPr>
                <w:sz w:val="20"/>
                <w:szCs w:val="20"/>
                <w:highlight w:val="red"/>
              </w:rPr>
              <w:t>'</w:t>
            </w:r>
            <w:r w:rsidRPr="009404BB">
              <w:rPr>
                <w:sz w:val="20"/>
                <w:szCs w:val="20"/>
              </w:rPr>
              <w:t>,</w:t>
            </w:r>
            <w:r w:rsidRPr="009404BB">
              <w:rPr>
                <w:spacing w:val="-13"/>
                <w:sz w:val="20"/>
                <w:szCs w:val="20"/>
              </w:rPr>
              <w:t xml:space="preserve"> </w:t>
            </w:r>
            <w:r w:rsidRPr="00554835">
              <w:rPr>
                <w:sz w:val="20"/>
                <w:szCs w:val="20"/>
              </w:rPr>
              <w:t>'</w:t>
            </w:r>
            <w:proofErr w:type="spellStart"/>
            <w:r w:rsidRPr="00554835">
              <w:rPr>
                <w:sz w:val="20"/>
                <w:szCs w:val="20"/>
              </w:rPr>
              <w:t>test</w:t>
            </w:r>
            <w:proofErr w:type="spellEnd"/>
            <w:r w:rsidRPr="00554835">
              <w:rPr>
                <w:sz w:val="20"/>
                <w:szCs w:val="20"/>
              </w:rPr>
              <w:t>'</w:t>
            </w:r>
            <w:r w:rsidRPr="009404BB">
              <w:rPr>
                <w:sz w:val="20"/>
                <w:szCs w:val="20"/>
              </w:rPr>
              <w:t>,</w:t>
            </w:r>
            <w:r w:rsidRPr="009404BB">
              <w:rPr>
                <w:spacing w:val="-12"/>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sidRPr="009404BB">
              <w:rPr>
                <w:spacing w:val="-13"/>
                <w:sz w:val="20"/>
                <w:szCs w:val="20"/>
              </w:rPr>
              <w:t xml:space="preserve"> </w:t>
            </w:r>
            <w:r w:rsidRPr="00541803">
              <w:rPr>
                <w:sz w:val="20"/>
                <w:szCs w:val="20"/>
                <w:highlight w:val="red"/>
              </w:rPr>
              <w:t>'untuk'</w:t>
            </w:r>
            <w:r w:rsidRPr="009404BB">
              <w:rPr>
                <w:sz w:val="20"/>
                <w:szCs w:val="20"/>
              </w:rPr>
              <w:t xml:space="preserve">, </w:t>
            </w:r>
            <w:r w:rsidRPr="00541803">
              <w:rPr>
                <w:spacing w:val="-2"/>
                <w:sz w:val="20"/>
                <w:szCs w:val="20"/>
              </w:rPr>
              <w:t>'fitur'</w:t>
            </w:r>
            <w:r w:rsidRPr="009404BB">
              <w:rPr>
                <w:sz w:val="20"/>
                <w:szCs w:val="20"/>
              </w:rPr>
              <w:t xml:space="preserve">, </w:t>
            </w:r>
            <w:r w:rsidRPr="009404BB">
              <w:rPr>
                <w:spacing w:val="-2"/>
                <w:sz w:val="20"/>
                <w:szCs w:val="20"/>
              </w:rPr>
              <w:t>'</w:t>
            </w:r>
            <w:proofErr w:type="spellStart"/>
            <w:r>
              <w:rPr>
                <w:spacing w:val="-2"/>
                <w:sz w:val="20"/>
                <w:szCs w:val="20"/>
              </w:rPr>
              <w:t>login</w:t>
            </w:r>
            <w:proofErr w:type="spellEnd"/>
            <w:r w:rsidRPr="009404BB">
              <w:rPr>
                <w:spacing w:val="-2"/>
                <w:sz w:val="20"/>
                <w:szCs w:val="20"/>
              </w:rPr>
              <w:t>']</w:t>
            </w:r>
          </w:p>
        </w:tc>
        <w:tc>
          <w:tcPr>
            <w:tcW w:w="2456" w:type="pct"/>
          </w:tcPr>
          <w:p w14:paraId="27FE117A" w14:textId="77777777" w:rsidR="00CF2FE8" w:rsidRPr="009404BB" w:rsidRDefault="00CF2FE8" w:rsidP="00244A31">
            <w:pPr>
              <w:pStyle w:val="TableParagraph"/>
              <w:spacing w:before="98"/>
              <w:ind w:left="100" w:right="461"/>
              <w:jc w:val="both"/>
              <w:rPr>
                <w:sz w:val="20"/>
                <w:szCs w:val="20"/>
              </w:rPr>
            </w:pPr>
            <w:r w:rsidRPr="009404BB">
              <w:rPr>
                <w:sz w:val="20"/>
                <w:szCs w:val="20"/>
              </w:rPr>
              <w:t>['</w:t>
            </w:r>
            <w:proofErr w:type="spellStart"/>
            <w:r>
              <w:rPr>
                <w:sz w:val="20"/>
                <w:szCs w:val="20"/>
              </w:rPr>
              <w:t>test</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Pr>
                <w:sz w:val="20"/>
                <w:szCs w:val="20"/>
              </w:rPr>
              <w:t xml:space="preserve"> </w:t>
            </w:r>
            <w:r w:rsidRPr="009404BB">
              <w:rPr>
                <w:sz w:val="20"/>
                <w:szCs w:val="20"/>
              </w:rPr>
              <w:t>'</w:t>
            </w:r>
            <w:r>
              <w:rPr>
                <w:sz w:val="20"/>
                <w:szCs w:val="20"/>
              </w:rPr>
              <w:t>fitur</w:t>
            </w:r>
            <w:r w:rsidRPr="009404BB">
              <w:rPr>
                <w:sz w:val="20"/>
                <w:szCs w:val="20"/>
              </w:rPr>
              <w:t xml:space="preserve">', </w:t>
            </w:r>
            <w:r w:rsidRPr="009404BB">
              <w:rPr>
                <w:spacing w:val="-2"/>
                <w:sz w:val="20"/>
                <w:szCs w:val="20"/>
              </w:rPr>
              <w:t>'</w:t>
            </w:r>
            <w:proofErr w:type="spellStart"/>
            <w:r>
              <w:rPr>
                <w:spacing w:val="-2"/>
                <w:sz w:val="20"/>
                <w:szCs w:val="20"/>
              </w:rPr>
              <w:t>login</w:t>
            </w:r>
            <w:proofErr w:type="spellEnd"/>
            <w:r w:rsidRPr="009404BB">
              <w:rPr>
                <w:spacing w:val="-2"/>
                <w:sz w:val="20"/>
                <w:szCs w:val="20"/>
              </w:rPr>
              <w:t>']</w:t>
            </w:r>
          </w:p>
        </w:tc>
      </w:tr>
      <w:tr w:rsidR="00CF2FE8" w:rsidRPr="009404BB" w14:paraId="01908B5A" w14:textId="77777777" w:rsidTr="005D267D">
        <w:trPr>
          <w:trHeight w:val="931"/>
          <w:jc w:val="center"/>
        </w:trPr>
        <w:tc>
          <w:tcPr>
            <w:tcW w:w="2544" w:type="pct"/>
          </w:tcPr>
          <w:p w14:paraId="3C3D2C27"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w:t>
            </w:r>
            <w:r w:rsidRPr="009404BB">
              <w:rPr>
                <w:spacing w:val="-13"/>
                <w:sz w:val="20"/>
                <w:szCs w:val="20"/>
              </w:rPr>
              <w:t xml:space="preserve"> </w:t>
            </w:r>
            <w:r w:rsidRPr="009404BB">
              <w:rPr>
                <w:sz w:val="20"/>
                <w:szCs w:val="20"/>
                <w:highlight w:val="red"/>
              </w:rPr>
              <w:t>'apa'</w:t>
            </w:r>
            <w:r w:rsidRPr="009404BB">
              <w:rPr>
                <w:sz w:val="20"/>
                <w:szCs w:val="20"/>
              </w:rPr>
              <w:t>,</w:t>
            </w:r>
            <w:r w:rsidRPr="009404BB">
              <w:rPr>
                <w:spacing w:val="-12"/>
                <w:sz w:val="20"/>
                <w:szCs w:val="20"/>
              </w:rPr>
              <w:t xml:space="preserve"> </w:t>
            </w:r>
            <w:r w:rsidRPr="009404BB">
              <w:rPr>
                <w:sz w:val="20"/>
                <w:szCs w:val="20"/>
                <w:highlight w:val="red"/>
              </w:rPr>
              <w:t>'yang'</w:t>
            </w:r>
            <w:r w:rsidRPr="009404BB">
              <w:rPr>
                <w:sz w:val="20"/>
                <w:szCs w:val="20"/>
              </w:rPr>
              <w:t>,</w:t>
            </w:r>
            <w:r w:rsidRPr="009404BB">
              <w:rPr>
                <w:spacing w:val="-13"/>
                <w:sz w:val="20"/>
                <w:szCs w:val="20"/>
              </w:rPr>
              <w:t xml:space="preserve"> </w:t>
            </w:r>
            <w:r w:rsidRPr="009404BB">
              <w:rPr>
                <w:sz w:val="20"/>
                <w:szCs w:val="20"/>
                <w:highlight w:val="red"/>
              </w:rPr>
              <w:t>'harus'</w:t>
            </w:r>
            <w:r w:rsidRPr="009404BB">
              <w:rPr>
                <w:sz w:val="20"/>
                <w:szCs w:val="20"/>
              </w:rPr>
              <w:t xml:space="preserve">, </w:t>
            </w:r>
            <w:r w:rsidRPr="009404BB">
              <w:rPr>
                <w:sz w:val="20"/>
                <w:szCs w:val="20"/>
                <w:highlight w:val="red"/>
              </w:rPr>
              <w:t>'diuji'</w:t>
            </w:r>
            <w:r w:rsidRPr="009404BB">
              <w:rPr>
                <w:sz w:val="20"/>
                <w:szCs w:val="20"/>
              </w:rPr>
              <w:t xml:space="preserve">, </w:t>
            </w:r>
            <w:r w:rsidRPr="009404BB">
              <w:rPr>
                <w:sz w:val="20"/>
                <w:szCs w:val="20"/>
                <w:highlight w:val="red"/>
              </w:rPr>
              <w:t>'dalam'</w:t>
            </w:r>
            <w:r w:rsidRPr="009404BB">
              <w:rPr>
                <w:sz w:val="20"/>
                <w:szCs w:val="20"/>
              </w:rPr>
              <w:t>, 'fitur', 'registrasi']</w:t>
            </w:r>
          </w:p>
        </w:tc>
        <w:tc>
          <w:tcPr>
            <w:tcW w:w="2456" w:type="pct"/>
          </w:tcPr>
          <w:p w14:paraId="11D3B341"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CF2FE8" w:rsidRPr="009404BB" w14:paraId="67290C91" w14:textId="77777777" w:rsidTr="005D267D">
        <w:trPr>
          <w:trHeight w:val="860"/>
          <w:jc w:val="center"/>
        </w:trPr>
        <w:tc>
          <w:tcPr>
            <w:tcW w:w="2544" w:type="pct"/>
          </w:tcPr>
          <w:p w14:paraId="213E9ACB" w14:textId="77777777" w:rsidR="00CF2FE8" w:rsidRPr="009404BB" w:rsidRDefault="00CF2FE8" w:rsidP="00244A31">
            <w:pPr>
              <w:pStyle w:val="TableParagraph"/>
              <w:spacing w:before="101"/>
              <w:ind w:left="100" w:right="461"/>
              <w:jc w:val="both"/>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0"/>
                <w:sz w:val="20"/>
                <w:szCs w:val="20"/>
              </w:rPr>
              <w:t xml:space="preserve"> </w:t>
            </w:r>
            <w:r w:rsidRPr="009404BB">
              <w:rPr>
                <w:sz w:val="20"/>
                <w:szCs w:val="20"/>
                <w:highlight w:val="red"/>
              </w:rPr>
              <w:t>'saja'</w:t>
            </w:r>
            <w:r w:rsidRPr="009404BB">
              <w:rPr>
                <w:sz w:val="20"/>
                <w:szCs w:val="20"/>
              </w:rPr>
              <w:t>,</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highlight w:val="red"/>
              </w:rPr>
              <w:t>'dalam'</w:t>
            </w:r>
            <w:r w:rsidRPr="009404BB">
              <w:rPr>
                <w:spacing w:val="-2"/>
                <w:sz w:val="20"/>
                <w:szCs w:val="20"/>
              </w:rPr>
              <w:t>,</w:t>
            </w:r>
          </w:p>
          <w:p w14:paraId="79C51FD5" w14:textId="77777777" w:rsidR="00CF2FE8" w:rsidRPr="009404BB" w:rsidRDefault="00CF2FE8" w:rsidP="00244A31">
            <w:pPr>
              <w:pStyle w:val="TableParagraph"/>
              <w:spacing w:line="229" w:lineRule="exact"/>
              <w:ind w:left="100" w:right="461"/>
              <w:jc w:val="both"/>
              <w:rPr>
                <w:sz w:val="20"/>
                <w:szCs w:val="20"/>
              </w:rPr>
            </w:pPr>
            <w:r w:rsidRPr="006D221C">
              <w:rPr>
                <w:sz w:val="20"/>
                <w:szCs w:val="20"/>
                <w:highlight w:val="red"/>
              </w:rPr>
              <w:t>'menguji'</w:t>
            </w:r>
            <w:r w:rsidRPr="006D221C">
              <w:rPr>
                <w:sz w:val="20"/>
                <w:szCs w:val="20"/>
              </w:rPr>
              <w:t>,</w:t>
            </w:r>
            <w:r w:rsidRPr="006D221C">
              <w:rPr>
                <w:spacing w:val="-8"/>
                <w:sz w:val="20"/>
                <w:szCs w:val="20"/>
              </w:rPr>
              <w:t xml:space="preserve"> </w:t>
            </w:r>
            <w:r w:rsidRPr="006D221C">
              <w:rPr>
                <w:sz w:val="20"/>
                <w:szCs w:val="20"/>
              </w:rPr>
              <w:t>'</w:t>
            </w:r>
            <w:proofErr w:type="spellStart"/>
            <w:r w:rsidRPr="006D221C">
              <w:rPr>
                <w:sz w:val="20"/>
                <w:szCs w:val="20"/>
              </w:rPr>
              <w:t>test</w:t>
            </w:r>
            <w:proofErr w:type="spellEnd"/>
            <w:r w:rsidRPr="006D221C">
              <w:rPr>
                <w:sz w:val="20"/>
                <w:szCs w:val="20"/>
              </w:rPr>
              <w:t>',</w:t>
            </w:r>
            <w:r w:rsidRPr="006D221C">
              <w:rPr>
                <w:spacing w:val="-9"/>
                <w:sz w:val="20"/>
                <w:szCs w:val="20"/>
              </w:rPr>
              <w:t xml:space="preserve"> </w:t>
            </w:r>
            <w:r w:rsidRPr="006D221C">
              <w:rPr>
                <w:sz w:val="20"/>
                <w:szCs w:val="20"/>
              </w:rPr>
              <w:t>'</w:t>
            </w:r>
            <w:proofErr w:type="spellStart"/>
            <w:r w:rsidRPr="006D221C">
              <w:rPr>
                <w:sz w:val="20"/>
                <w:szCs w:val="20"/>
              </w:rPr>
              <w:t>case</w:t>
            </w:r>
            <w:proofErr w:type="spellEnd"/>
            <w:r w:rsidRPr="006D221C">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6D221C">
              <w:rPr>
                <w:spacing w:val="-2"/>
                <w:sz w:val="20"/>
                <w:szCs w:val="20"/>
                <w:highlight w:val="red"/>
              </w:rPr>
              <w:t>'berhasil'</w:t>
            </w:r>
            <w:r w:rsidRPr="009404BB">
              <w:rPr>
                <w:spacing w:val="-2"/>
                <w:sz w:val="20"/>
                <w:szCs w:val="20"/>
              </w:rPr>
              <w:t>]</w:t>
            </w:r>
          </w:p>
        </w:tc>
        <w:tc>
          <w:tcPr>
            <w:tcW w:w="2456" w:type="pct"/>
          </w:tcPr>
          <w:p w14:paraId="1A631BAA" w14:textId="77777777" w:rsidR="00CF2FE8" w:rsidRPr="009404BB" w:rsidRDefault="00CF2FE8" w:rsidP="00244A31">
            <w:pPr>
              <w:pStyle w:val="TableParagraph"/>
              <w:spacing w:before="101"/>
              <w:ind w:left="100" w:right="461"/>
              <w:jc w:val="both"/>
              <w:rPr>
                <w:sz w:val="20"/>
                <w:szCs w:val="20"/>
              </w:rPr>
            </w:pPr>
            <w:r w:rsidRPr="009404BB">
              <w:rPr>
                <w:sz w:val="20"/>
                <w:szCs w:val="20"/>
              </w:rPr>
              <w:t>['step',</w:t>
            </w:r>
            <w:r w:rsidRPr="006D221C">
              <w:rPr>
                <w:spacing w:val="-8"/>
                <w:sz w:val="20"/>
                <w:szCs w:val="20"/>
              </w:rPr>
              <w:t xml:space="preserve"> </w:t>
            </w:r>
            <w:r w:rsidRPr="006D221C">
              <w:rPr>
                <w:sz w:val="20"/>
                <w:szCs w:val="20"/>
              </w:rPr>
              <w:t>'</w:t>
            </w:r>
            <w:proofErr w:type="spellStart"/>
            <w:r w:rsidRPr="006D221C">
              <w:rPr>
                <w:sz w:val="20"/>
                <w:szCs w:val="20"/>
              </w:rPr>
              <w:t>test</w:t>
            </w:r>
            <w:proofErr w:type="spellEnd"/>
            <w:r w:rsidRPr="006D221C">
              <w:rPr>
                <w:sz w:val="20"/>
                <w:szCs w:val="20"/>
              </w:rPr>
              <w:t>',</w:t>
            </w:r>
            <w:r w:rsidRPr="006D221C">
              <w:rPr>
                <w:spacing w:val="-9"/>
                <w:sz w:val="20"/>
                <w:szCs w:val="20"/>
              </w:rPr>
              <w:t xml:space="preserve"> </w:t>
            </w:r>
            <w:r w:rsidRPr="006D221C">
              <w:rPr>
                <w:sz w:val="20"/>
                <w:szCs w:val="20"/>
              </w:rPr>
              <w:t>'</w:t>
            </w:r>
            <w:proofErr w:type="spellStart"/>
            <w:r w:rsidRPr="006D221C">
              <w:rPr>
                <w:sz w:val="20"/>
                <w:szCs w:val="20"/>
              </w:rPr>
              <w:t>case</w:t>
            </w:r>
            <w:proofErr w:type="spellEnd"/>
            <w:r w:rsidRPr="006D221C">
              <w:rPr>
                <w:sz w:val="20"/>
                <w:szCs w:val="20"/>
              </w:rPr>
              <w:t>'</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p>
        </w:tc>
      </w:tr>
    </w:tbl>
    <w:p w14:paraId="2CD3FF47" w14:textId="77777777" w:rsidR="00CF2FE8" w:rsidRPr="009404BB" w:rsidRDefault="00CF2FE8" w:rsidP="00244A31">
      <w:pPr>
        <w:pStyle w:val="BodyText"/>
        <w:spacing w:before="20"/>
        <w:ind w:right="461"/>
        <w:jc w:val="both"/>
      </w:pPr>
    </w:p>
    <w:p w14:paraId="5BF51025" w14:textId="77777777" w:rsidR="00CF2FE8" w:rsidRPr="009404BB" w:rsidRDefault="00CF2FE8" w:rsidP="00244A31">
      <w:pPr>
        <w:pStyle w:val="BodyText"/>
        <w:spacing w:line="276" w:lineRule="auto"/>
        <w:ind w:left="167" w:right="35" w:firstLine="427"/>
        <w:jc w:val="both"/>
      </w:pPr>
      <w:r w:rsidRPr="009404BB">
        <w:t xml:space="preserve">Dari Tabel 4.7, dapat dilihat bahwa proses </w:t>
      </w:r>
      <w:proofErr w:type="spellStart"/>
      <w:r w:rsidRPr="009404BB">
        <w:t>filtering</w:t>
      </w:r>
      <w:proofErr w:type="spellEnd"/>
      <w:r w:rsidRPr="009404BB">
        <w:t xml:space="preserve"> dapat memberikan keluaran yang sesuai ekspektasi, </w:t>
      </w:r>
      <w:proofErr w:type="spellStart"/>
      <w:r w:rsidRPr="009404BB">
        <w:t>dimana</w:t>
      </w:r>
      <w:proofErr w:type="spellEnd"/>
      <w:r w:rsidRPr="009404BB">
        <w:t xml:space="preserve"> kata-kata yang berada dalam daftar </w:t>
      </w:r>
      <w:proofErr w:type="spellStart"/>
      <w:r w:rsidRPr="009404BB">
        <w:t>stopword</w:t>
      </w:r>
      <w:proofErr w:type="spellEnd"/>
      <w:r w:rsidRPr="009404BB">
        <w:t xml:space="preserve"> akan dihapus.</w:t>
      </w:r>
    </w:p>
    <w:p w14:paraId="40BDC620" w14:textId="6D031C7A" w:rsidR="00CF2FE8" w:rsidRPr="005B5D6B" w:rsidRDefault="00CF2FE8" w:rsidP="00244A31">
      <w:pPr>
        <w:pStyle w:val="Caption"/>
        <w:keepNext/>
        <w:jc w:val="center"/>
        <w:rPr>
          <w:i w:val="0"/>
          <w:iCs w:val="0"/>
          <w:color w:val="auto"/>
        </w:rPr>
      </w:pPr>
      <w:bookmarkStart w:id="128" w:name="_Toc200422262"/>
      <w:r w:rsidRPr="005B5D6B">
        <w:rPr>
          <w:i w:val="0"/>
          <w:iCs w:val="0"/>
          <w:color w:val="auto"/>
        </w:rPr>
        <w:t xml:space="preserve"> </w:t>
      </w:r>
      <w:bookmarkEnd w:id="128"/>
    </w:p>
    <w:p w14:paraId="096F2A95" w14:textId="65D5A504" w:rsidR="005D267D" w:rsidRPr="005D267D" w:rsidRDefault="005D267D" w:rsidP="005D267D">
      <w:pPr>
        <w:pStyle w:val="Caption"/>
        <w:keepNext/>
        <w:jc w:val="center"/>
        <w:rPr>
          <w:i w:val="0"/>
          <w:iCs w:val="0"/>
          <w:color w:val="auto"/>
        </w:rPr>
      </w:pPr>
      <w:bookmarkStart w:id="129" w:name="_Toc202306812"/>
      <w:r w:rsidRPr="005D267D">
        <w:rPr>
          <w:i w:val="0"/>
          <w:iCs w:val="0"/>
          <w:color w:val="auto"/>
        </w:rPr>
        <w:t xml:space="preserve">Tabel 4. </w:t>
      </w:r>
      <w:r w:rsidRPr="005D267D">
        <w:rPr>
          <w:i w:val="0"/>
          <w:iCs w:val="0"/>
          <w:color w:val="auto"/>
        </w:rPr>
        <w:fldChar w:fldCharType="begin"/>
      </w:r>
      <w:r w:rsidRPr="005D267D">
        <w:rPr>
          <w:i w:val="0"/>
          <w:iCs w:val="0"/>
          <w:color w:val="auto"/>
        </w:rPr>
        <w:instrText xml:space="preserve"> SEQ Tabel_4. \* ARABIC </w:instrText>
      </w:r>
      <w:r w:rsidRPr="005D267D">
        <w:rPr>
          <w:i w:val="0"/>
          <w:iCs w:val="0"/>
          <w:color w:val="auto"/>
        </w:rPr>
        <w:fldChar w:fldCharType="separate"/>
      </w:r>
      <w:r w:rsidR="00327503">
        <w:rPr>
          <w:i w:val="0"/>
          <w:iCs w:val="0"/>
          <w:noProof/>
          <w:color w:val="auto"/>
        </w:rPr>
        <w:t>8</w:t>
      </w:r>
      <w:r w:rsidRPr="005D267D">
        <w:rPr>
          <w:i w:val="0"/>
          <w:iCs w:val="0"/>
          <w:color w:val="auto"/>
        </w:rPr>
        <w:fldChar w:fldCharType="end"/>
      </w:r>
      <w:r w:rsidRPr="005D267D">
        <w:rPr>
          <w:i w:val="0"/>
          <w:iCs w:val="0"/>
          <w:color w:val="auto"/>
        </w:rPr>
        <w:t xml:space="preserve"> Sampel Data </w:t>
      </w:r>
      <w:proofErr w:type="spellStart"/>
      <w:r w:rsidRPr="005D267D">
        <w:rPr>
          <w:i w:val="0"/>
          <w:iCs w:val="0"/>
          <w:color w:val="auto"/>
        </w:rPr>
        <w:t>Pengujian</w:t>
      </w:r>
      <w:proofErr w:type="spellEnd"/>
      <w:r w:rsidRPr="005D267D">
        <w:rPr>
          <w:i w:val="0"/>
          <w:iCs w:val="0"/>
          <w:color w:val="auto"/>
        </w:rPr>
        <w:t xml:space="preserve"> Stemming</w:t>
      </w:r>
      <w:bookmarkEnd w:id="129"/>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930"/>
        <w:gridCol w:w="3181"/>
      </w:tblGrid>
      <w:tr w:rsidR="00CF2FE8" w:rsidRPr="009404BB" w14:paraId="1B7CA391" w14:textId="77777777" w:rsidTr="005D267D">
        <w:trPr>
          <w:trHeight w:val="428"/>
          <w:jc w:val="center"/>
        </w:trPr>
        <w:tc>
          <w:tcPr>
            <w:tcW w:w="2397" w:type="pct"/>
          </w:tcPr>
          <w:p w14:paraId="4B668228"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2603" w:type="pct"/>
          </w:tcPr>
          <w:p w14:paraId="369C0BC7"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1D397ECA" w14:textId="77777777" w:rsidTr="005D267D">
        <w:trPr>
          <w:trHeight w:val="687"/>
          <w:jc w:val="center"/>
        </w:trPr>
        <w:tc>
          <w:tcPr>
            <w:tcW w:w="2397" w:type="pct"/>
          </w:tcPr>
          <w:p w14:paraId="179BB617" w14:textId="77777777" w:rsidR="00CF2FE8" w:rsidRPr="009404BB" w:rsidRDefault="00CF2FE8" w:rsidP="00244A31">
            <w:pPr>
              <w:pStyle w:val="TableParagraph"/>
              <w:spacing w:before="101"/>
              <w:ind w:left="100" w:right="461"/>
              <w:jc w:val="both"/>
              <w:rPr>
                <w:sz w:val="20"/>
                <w:szCs w:val="20"/>
              </w:rPr>
            </w:pPr>
            <w:r w:rsidRPr="009404BB">
              <w:rPr>
                <w:sz w:val="20"/>
                <w:szCs w:val="20"/>
              </w:rPr>
              <w:t>['</w:t>
            </w:r>
            <w:proofErr w:type="spellStart"/>
            <w:r>
              <w:rPr>
                <w:sz w:val="20"/>
                <w:szCs w:val="20"/>
              </w:rPr>
              <w:t>test</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Pr>
                <w:sz w:val="20"/>
                <w:szCs w:val="20"/>
              </w:rPr>
              <w:t xml:space="preserve"> </w:t>
            </w:r>
            <w:r w:rsidRPr="009404BB">
              <w:rPr>
                <w:sz w:val="20"/>
                <w:szCs w:val="20"/>
              </w:rPr>
              <w:t>'</w:t>
            </w:r>
            <w:r>
              <w:rPr>
                <w:sz w:val="20"/>
                <w:szCs w:val="20"/>
              </w:rPr>
              <w:t>fitur</w:t>
            </w:r>
            <w:r w:rsidRPr="009404BB">
              <w:rPr>
                <w:sz w:val="20"/>
                <w:szCs w:val="20"/>
              </w:rPr>
              <w:t xml:space="preserve">', </w:t>
            </w:r>
            <w:r w:rsidRPr="009404BB">
              <w:rPr>
                <w:spacing w:val="-2"/>
                <w:sz w:val="20"/>
                <w:szCs w:val="20"/>
              </w:rPr>
              <w:t>'</w:t>
            </w:r>
            <w:proofErr w:type="spellStart"/>
            <w:r>
              <w:rPr>
                <w:spacing w:val="-2"/>
                <w:sz w:val="20"/>
                <w:szCs w:val="20"/>
              </w:rPr>
              <w:t>login</w:t>
            </w:r>
            <w:proofErr w:type="spellEnd"/>
            <w:r w:rsidRPr="009404BB">
              <w:rPr>
                <w:spacing w:val="-2"/>
                <w:sz w:val="20"/>
                <w:szCs w:val="20"/>
              </w:rPr>
              <w:t>']</w:t>
            </w:r>
          </w:p>
        </w:tc>
        <w:tc>
          <w:tcPr>
            <w:tcW w:w="2603" w:type="pct"/>
          </w:tcPr>
          <w:p w14:paraId="4BA53D9D" w14:textId="77777777" w:rsidR="00CF2FE8" w:rsidRPr="009404BB" w:rsidRDefault="00CF2FE8" w:rsidP="00244A31">
            <w:pPr>
              <w:pStyle w:val="TableParagraph"/>
              <w:spacing w:before="101"/>
              <w:ind w:left="100" w:right="461"/>
              <w:jc w:val="both"/>
              <w:rPr>
                <w:sz w:val="20"/>
                <w:szCs w:val="20"/>
              </w:rPr>
            </w:pPr>
            <w:r w:rsidRPr="009404BB">
              <w:rPr>
                <w:sz w:val="20"/>
                <w:szCs w:val="20"/>
              </w:rPr>
              <w:t>['</w:t>
            </w:r>
            <w:proofErr w:type="spellStart"/>
            <w:r>
              <w:rPr>
                <w:sz w:val="20"/>
                <w:szCs w:val="20"/>
              </w:rPr>
              <w:t>test</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Pr>
                <w:sz w:val="20"/>
                <w:szCs w:val="20"/>
              </w:rPr>
              <w:t xml:space="preserve"> </w:t>
            </w:r>
            <w:r w:rsidRPr="009404BB">
              <w:rPr>
                <w:sz w:val="20"/>
                <w:szCs w:val="20"/>
              </w:rPr>
              <w:t>'</w:t>
            </w:r>
            <w:r>
              <w:rPr>
                <w:sz w:val="20"/>
                <w:szCs w:val="20"/>
              </w:rPr>
              <w:t>fitur</w:t>
            </w:r>
            <w:r w:rsidRPr="009404BB">
              <w:rPr>
                <w:sz w:val="20"/>
                <w:szCs w:val="20"/>
              </w:rPr>
              <w:t>',</w:t>
            </w:r>
            <w:r w:rsidRPr="009404BB">
              <w:rPr>
                <w:spacing w:val="-2"/>
                <w:sz w:val="20"/>
                <w:szCs w:val="20"/>
              </w:rPr>
              <w:t>'</w:t>
            </w:r>
            <w:proofErr w:type="spellStart"/>
            <w:r>
              <w:rPr>
                <w:spacing w:val="-2"/>
                <w:sz w:val="20"/>
                <w:szCs w:val="20"/>
              </w:rPr>
              <w:t>login</w:t>
            </w:r>
            <w:proofErr w:type="spellEnd"/>
            <w:r w:rsidRPr="009404BB">
              <w:rPr>
                <w:spacing w:val="-2"/>
                <w:sz w:val="20"/>
                <w:szCs w:val="20"/>
              </w:rPr>
              <w:t>']</w:t>
            </w:r>
          </w:p>
        </w:tc>
      </w:tr>
      <w:tr w:rsidR="00CF2FE8" w:rsidRPr="009404BB" w14:paraId="17858EF8" w14:textId="77777777" w:rsidTr="005D267D">
        <w:trPr>
          <w:trHeight w:val="652"/>
          <w:jc w:val="center"/>
        </w:trPr>
        <w:tc>
          <w:tcPr>
            <w:tcW w:w="2397" w:type="pct"/>
          </w:tcPr>
          <w:p w14:paraId="41C1BB30"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c>
          <w:tcPr>
            <w:tcW w:w="2603" w:type="pct"/>
          </w:tcPr>
          <w:p w14:paraId="4036F5EE"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CF2FE8" w:rsidRPr="009404BB" w14:paraId="3FD86869" w14:textId="77777777" w:rsidTr="005D267D">
        <w:trPr>
          <w:trHeight w:val="863"/>
          <w:jc w:val="center"/>
        </w:trPr>
        <w:tc>
          <w:tcPr>
            <w:tcW w:w="2397" w:type="pct"/>
          </w:tcPr>
          <w:p w14:paraId="79CA7BF5" w14:textId="77777777" w:rsidR="00CF2FE8" w:rsidRPr="009404BB" w:rsidRDefault="00CF2FE8" w:rsidP="00244A31">
            <w:pPr>
              <w:pStyle w:val="TableParagraph"/>
              <w:spacing w:before="101"/>
              <w:ind w:left="100" w:right="461"/>
              <w:jc w:val="both"/>
              <w:rPr>
                <w:sz w:val="20"/>
                <w:szCs w:val="20"/>
              </w:rPr>
            </w:pPr>
            <w:r w:rsidRPr="009404BB">
              <w:rPr>
                <w:sz w:val="20"/>
                <w:szCs w:val="20"/>
              </w:rPr>
              <w:lastRenderedPageBreak/>
              <w:t>['step',</w:t>
            </w:r>
            <w:r w:rsidRPr="006D221C">
              <w:rPr>
                <w:spacing w:val="-8"/>
                <w:sz w:val="20"/>
                <w:szCs w:val="20"/>
              </w:rPr>
              <w:t xml:space="preserve"> </w:t>
            </w:r>
            <w:r w:rsidRPr="006D221C">
              <w:rPr>
                <w:sz w:val="20"/>
                <w:szCs w:val="20"/>
              </w:rPr>
              <w:t>'</w:t>
            </w:r>
            <w:proofErr w:type="spellStart"/>
            <w:r w:rsidRPr="006D221C">
              <w:rPr>
                <w:sz w:val="20"/>
                <w:szCs w:val="20"/>
              </w:rPr>
              <w:t>test</w:t>
            </w:r>
            <w:proofErr w:type="spellEnd"/>
            <w:r w:rsidRPr="006D221C">
              <w:rPr>
                <w:sz w:val="20"/>
                <w:szCs w:val="20"/>
              </w:rPr>
              <w:t>',</w:t>
            </w:r>
            <w:r w:rsidRPr="006D221C">
              <w:rPr>
                <w:spacing w:val="-9"/>
                <w:sz w:val="20"/>
                <w:szCs w:val="20"/>
              </w:rPr>
              <w:t xml:space="preserve"> </w:t>
            </w:r>
            <w:r w:rsidRPr="006D221C">
              <w:rPr>
                <w:sz w:val="20"/>
                <w:szCs w:val="20"/>
              </w:rPr>
              <w:t>'</w:t>
            </w:r>
            <w:proofErr w:type="spellStart"/>
            <w:r w:rsidRPr="006D221C">
              <w:rPr>
                <w:sz w:val="20"/>
                <w:szCs w:val="20"/>
              </w:rPr>
              <w:t>case</w:t>
            </w:r>
            <w:proofErr w:type="spellEnd"/>
            <w:r w:rsidRPr="006D221C">
              <w:rPr>
                <w:sz w:val="20"/>
                <w:szCs w:val="20"/>
              </w:rPr>
              <w:t>'</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p>
        </w:tc>
        <w:tc>
          <w:tcPr>
            <w:tcW w:w="2603" w:type="pct"/>
          </w:tcPr>
          <w:p w14:paraId="68026B39" w14:textId="77777777" w:rsidR="00CF2FE8" w:rsidRPr="009404BB" w:rsidRDefault="00CF2FE8" w:rsidP="00244A31">
            <w:pPr>
              <w:pStyle w:val="TableParagraph"/>
              <w:spacing w:before="101"/>
              <w:ind w:left="100" w:right="461"/>
              <w:jc w:val="both"/>
              <w:rPr>
                <w:sz w:val="20"/>
                <w:szCs w:val="20"/>
              </w:rPr>
            </w:pPr>
            <w:r w:rsidRPr="009404BB">
              <w:rPr>
                <w:sz w:val="20"/>
                <w:szCs w:val="20"/>
              </w:rPr>
              <w:t>['step',</w:t>
            </w:r>
            <w:r w:rsidRPr="006D221C">
              <w:rPr>
                <w:spacing w:val="-8"/>
                <w:sz w:val="20"/>
                <w:szCs w:val="20"/>
              </w:rPr>
              <w:t xml:space="preserve"> </w:t>
            </w:r>
            <w:r w:rsidRPr="006D221C">
              <w:rPr>
                <w:sz w:val="20"/>
                <w:szCs w:val="20"/>
              </w:rPr>
              <w:t>'</w:t>
            </w:r>
            <w:proofErr w:type="spellStart"/>
            <w:r w:rsidRPr="006D221C">
              <w:rPr>
                <w:sz w:val="20"/>
                <w:szCs w:val="20"/>
              </w:rPr>
              <w:t>test</w:t>
            </w:r>
            <w:proofErr w:type="spellEnd"/>
            <w:r w:rsidRPr="006D221C">
              <w:rPr>
                <w:sz w:val="20"/>
                <w:szCs w:val="20"/>
              </w:rPr>
              <w:t>',</w:t>
            </w:r>
            <w:r w:rsidRPr="006D221C">
              <w:rPr>
                <w:spacing w:val="-9"/>
                <w:sz w:val="20"/>
                <w:szCs w:val="20"/>
              </w:rPr>
              <w:t xml:space="preserve"> </w:t>
            </w:r>
            <w:r w:rsidRPr="006D221C">
              <w:rPr>
                <w:sz w:val="20"/>
                <w:szCs w:val="20"/>
              </w:rPr>
              <w:t>'</w:t>
            </w:r>
            <w:proofErr w:type="spellStart"/>
            <w:r w:rsidRPr="006D221C">
              <w:rPr>
                <w:sz w:val="20"/>
                <w:szCs w:val="20"/>
              </w:rPr>
              <w:t>case</w:t>
            </w:r>
            <w:proofErr w:type="spellEnd"/>
            <w:r w:rsidRPr="006D221C">
              <w:rPr>
                <w:sz w:val="20"/>
                <w:szCs w:val="20"/>
              </w:rPr>
              <w:t>'</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p>
        </w:tc>
      </w:tr>
    </w:tbl>
    <w:p w14:paraId="6C2A63E7" w14:textId="77777777" w:rsidR="00CF2FE8" w:rsidRPr="009404BB" w:rsidRDefault="00CF2FE8" w:rsidP="00244A31">
      <w:pPr>
        <w:pStyle w:val="BodyText"/>
        <w:spacing w:before="21"/>
        <w:ind w:right="461"/>
        <w:jc w:val="both"/>
      </w:pPr>
    </w:p>
    <w:p w14:paraId="31477401" w14:textId="77777777" w:rsidR="00CF2FE8" w:rsidRPr="009404BB" w:rsidRDefault="00CF2FE8" w:rsidP="00244A31">
      <w:pPr>
        <w:pStyle w:val="BodyText"/>
        <w:spacing w:line="276" w:lineRule="auto"/>
        <w:ind w:left="184" w:right="35" w:firstLine="410"/>
        <w:jc w:val="both"/>
      </w:pPr>
      <w:r w:rsidRPr="009404BB">
        <w:t xml:space="preserve">Dari Tabel 4.8, dapat dilihat bahwa proses </w:t>
      </w:r>
      <w:proofErr w:type="spellStart"/>
      <w:r w:rsidRPr="009404BB">
        <w:t>stemming</w:t>
      </w:r>
      <w:proofErr w:type="spellEnd"/>
      <w:r w:rsidRPr="009404BB">
        <w:t xml:space="preserve"> dapat memberikan keluaran sesuai ekspektasi, </w:t>
      </w:r>
      <w:proofErr w:type="spellStart"/>
      <w:r w:rsidRPr="009404BB">
        <w:t>dimana</w:t>
      </w:r>
      <w:proofErr w:type="spellEnd"/>
      <w:r w:rsidRPr="009404BB">
        <w:t xml:space="preserve"> masing-masing kata akan diubah menjadi bentuk dasarnya. </w:t>
      </w:r>
    </w:p>
    <w:p w14:paraId="57B19169" w14:textId="66E6EED9" w:rsidR="00CF2FE8" w:rsidRPr="005B5D6B" w:rsidRDefault="00CF2FE8" w:rsidP="00E71FD5">
      <w:pPr>
        <w:pStyle w:val="Caption"/>
        <w:keepNext/>
        <w:rPr>
          <w:i w:val="0"/>
          <w:iCs w:val="0"/>
          <w:color w:val="auto"/>
        </w:rPr>
      </w:pPr>
    </w:p>
    <w:p w14:paraId="207D8615" w14:textId="0A75B682" w:rsidR="00E71FD5" w:rsidRPr="00E71FD5" w:rsidRDefault="00E71FD5" w:rsidP="00E71FD5">
      <w:pPr>
        <w:pStyle w:val="Caption"/>
        <w:keepNext/>
        <w:jc w:val="center"/>
        <w:rPr>
          <w:i w:val="0"/>
          <w:iCs w:val="0"/>
          <w:color w:val="auto"/>
        </w:rPr>
      </w:pPr>
      <w:bookmarkStart w:id="130" w:name="_Toc202306813"/>
      <w:r w:rsidRPr="00E71FD5">
        <w:rPr>
          <w:i w:val="0"/>
          <w:iCs w:val="0"/>
          <w:color w:val="auto"/>
        </w:rPr>
        <w:t xml:space="preserve">Tabel 4. </w:t>
      </w:r>
      <w:r w:rsidRPr="00E71FD5">
        <w:rPr>
          <w:i w:val="0"/>
          <w:iCs w:val="0"/>
          <w:color w:val="auto"/>
        </w:rPr>
        <w:fldChar w:fldCharType="begin"/>
      </w:r>
      <w:r w:rsidRPr="00E71FD5">
        <w:rPr>
          <w:i w:val="0"/>
          <w:iCs w:val="0"/>
          <w:color w:val="auto"/>
        </w:rPr>
        <w:instrText xml:space="preserve"> SEQ Tabel_4. \* ARABIC </w:instrText>
      </w:r>
      <w:r w:rsidRPr="00E71FD5">
        <w:rPr>
          <w:i w:val="0"/>
          <w:iCs w:val="0"/>
          <w:color w:val="auto"/>
        </w:rPr>
        <w:fldChar w:fldCharType="separate"/>
      </w:r>
      <w:r w:rsidR="00327503">
        <w:rPr>
          <w:i w:val="0"/>
          <w:iCs w:val="0"/>
          <w:noProof/>
          <w:color w:val="auto"/>
        </w:rPr>
        <w:t>9</w:t>
      </w:r>
      <w:r w:rsidRPr="00E71FD5">
        <w:rPr>
          <w:i w:val="0"/>
          <w:iCs w:val="0"/>
          <w:color w:val="auto"/>
        </w:rPr>
        <w:fldChar w:fldCharType="end"/>
      </w:r>
      <w:r w:rsidRPr="00E71FD5">
        <w:rPr>
          <w:i w:val="0"/>
          <w:iCs w:val="0"/>
          <w:color w:val="auto"/>
        </w:rPr>
        <w:t xml:space="preserve"> Summary Data Preprocessing</w:t>
      </w:r>
      <w:bookmarkEnd w:id="130"/>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930"/>
        <w:gridCol w:w="3181"/>
      </w:tblGrid>
      <w:tr w:rsidR="00CF2FE8" w:rsidRPr="009404BB" w14:paraId="4E47196D" w14:textId="77777777" w:rsidTr="00A82C9E">
        <w:trPr>
          <w:trHeight w:val="431"/>
          <w:tblHeader/>
          <w:jc w:val="center"/>
        </w:trPr>
        <w:tc>
          <w:tcPr>
            <w:tcW w:w="2397" w:type="pct"/>
          </w:tcPr>
          <w:p w14:paraId="52244D79"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2603" w:type="pct"/>
          </w:tcPr>
          <w:p w14:paraId="55BCFD1D"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25539F35" w14:textId="77777777" w:rsidTr="00E71FD5">
        <w:trPr>
          <w:trHeight w:val="659"/>
          <w:jc w:val="center"/>
        </w:trPr>
        <w:tc>
          <w:tcPr>
            <w:tcW w:w="2397" w:type="pct"/>
          </w:tcPr>
          <w:p w14:paraId="18A746E9" w14:textId="77777777" w:rsidR="00CF2FE8" w:rsidRPr="009404BB" w:rsidRDefault="00CF2FE8" w:rsidP="00244A31">
            <w:pPr>
              <w:pStyle w:val="TableParagraph"/>
              <w:spacing w:before="98"/>
              <w:ind w:left="100" w:right="461"/>
              <w:jc w:val="both"/>
              <w:rPr>
                <w:sz w:val="20"/>
                <w:szCs w:val="20"/>
              </w:rPr>
            </w:pPr>
            <w:r w:rsidRPr="00554835">
              <w:rPr>
                <w:sz w:val="20"/>
                <w:szCs w:val="20"/>
              </w:rPr>
              <w:t xml:space="preserve">Bagaimana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Pr>
                <w:sz w:val="20"/>
                <w:szCs w:val="20"/>
              </w:rPr>
              <w:t xml:space="preserve"> </w:t>
            </w:r>
            <w:r w:rsidRPr="00554835">
              <w:rPr>
                <w:sz w:val="20"/>
                <w:szCs w:val="20"/>
              </w:rPr>
              <w:t>?</w:t>
            </w:r>
          </w:p>
        </w:tc>
        <w:tc>
          <w:tcPr>
            <w:tcW w:w="2603" w:type="pct"/>
          </w:tcPr>
          <w:p w14:paraId="64582A17" w14:textId="77777777" w:rsidR="00CF2FE8" w:rsidRPr="009404BB" w:rsidRDefault="00CF2FE8" w:rsidP="00244A31">
            <w:pPr>
              <w:pStyle w:val="TableParagraph"/>
              <w:spacing w:before="98"/>
              <w:ind w:left="100" w:right="461"/>
              <w:jc w:val="both"/>
              <w:rPr>
                <w:sz w:val="20"/>
                <w:szCs w:val="20"/>
              </w:rPr>
            </w:pPr>
            <w:proofErr w:type="spellStart"/>
            <w:r>
              <w:rPr>
                <w:sz w:val="20"/>
                <w:szCs w:val="20"/>
              </w:rPr>
              <w:t>test</w:t>
            </w:r>
            <w:proofErr w:type="spellEnd"/>
            <w:r>
              <w:rPr>
                <w:sz w:val="20"/>
                <w:szCs w:val="20"/>
              </w:rPr>
              <w:t xml:space="preserve"> </w:t>
            </w:r>
            <w:proofErr w:type="spellStart"/>
            <w:r>
              <w:rPr>
                <w:sz w:val="20"/>
                <w:szCs w:val="20"/>
              </w:rPr>
              <w:t>case</w:t>
            </w:r>
            <w:proofErr w:type="spellEnd"/>
            <w:r>
              <w:rPr>
                <w:sz w:val="20"/>
                <w:szCs w:val="20"/>
              </w:rPr>
              <w:t xml:space="preserve"> fitur </w:t>
            </w:r>
            <w:proofErr w:type="spellStart"/>
            <w:r>
              <w:rPr>
                <w:sz w:val="20"/>
                <w:szCs w:val="20"/>
              </w:rPr>
              <w:t>login</w:t>
            </w:r>
            <w:proofErr w:type="spellEnd"/>
          </w:p>
        </w:tc>
      </w:tr>
      <w:tr w:rsidR="00CF2FE8" w:rsidRPr="009404BB" w14:paraId="4FC7309B" w14:textId="77777777" w:rsidTr="00E71FD5">
        <w:trPr>
          <w:trHeight w:val="659"/>
          <w:jc w:val="center"/>
        </w:trPr>
        <w:tc>
          <w:tcPr>
            <w:tcW w:w="2397" w:type="pct"/>
          </w:tcPr>
          <w:p w14:paraId="140F687B"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apa yang harus diuji dalam fitur Registrasi ?</w:t>
            </w:r>
          </w:p>
        </w:tc>
        <w:tc>
          <w:tcPr>
            <w:tcW w:w="2603" w:type="pct"/>
          </w:tcPr>
          <w:p w14:paraId="2E280150"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fitur registrasi</w:t>
            </w:r>
          </w:p>
        </w:tc>
      </w:tr>
      <w:tr w:rsidR="00CF2FE8" w:rsidRPr="009404BB" w14:paraId="0FE4EE32" w14:textId="77777777" w:rsidTr="00E71FD5">
        <w:trPr>
          <w:trHeight w:val="662"/>
          <w:jc w:val="center"/>
        </w:trPr>
        <w:tc>
          <w:tcPr>
            <w:tcW w:w="2397" w:type="pct"/>
          </w:tcPr>
          <w:p w14:paraId="27A07C48"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p>
        </w:tc>
        <w:tc>
          <w:tcPr>
            <w:tcW w:w="2603" w:type="pct"/>
          </w:tcPr>
          <w:p w14:paraId="52CCA50E"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step </w:t>
            </w:r>
            <w:proofErr w:type="spellStart"/>
            <w:r>
              <w:rPr>
                <w:sz w:val="20"/>
                <w:szCs w:val="20"/>
              </w:rPr>
              <w:t>test</w:t>
            </w:r>
            <w:proofErr w:type="spellEnd"/>
            <w:r>
              <w:rPr>
                <w:sz w:val="20"/>
                <w:szCs w:val="20"/>
              </w:rPr>
              <w:t xml:space="preserve"> </w:t>
            </w:r>
            <w:proofErr w:type="spellStart"/>
            <w:r>
              <w:rPr>
                <w:sz w:val="20"/>
                <w:szCs w:val="20"/>
              </w:rPr>
              <w:t>case</w:t>
            </w:r>
            <w:proofErr w:type="spellEnd"/>
            <w:r>
              <w:rPr>
                <w:sz w:val="20"/>
                <w:szCs w:val="20"/>
              </w:rPr>
              <w:t xml:space="preserve"> lupa </w:t>
            </w:r>
            <w:proofErr w:type="spellStart"/>
            <w:r>
              <w:rPr>
                <w:sz w:val="20"/>
                <w:szCs w:val="20"/>
              </w:rPr>
              <w:t>password</w:t>
            </w:r>
            <w:proofErr w:type="spellEnd"/>
          </w:p>
        </w:tc>
      </w:tr>
    </w:tbl>
    <w:p w14:paraId="18BBCEB2" w14:textId="77777777" w:rsidR="00E71FD5" w:rsidRDefault="00E71FD5" w:rsidP="00E71FD5">
      <w:pPr>
        <w:pStyle w:val="BodyText"/>
        <w:spacing w:before="120" w:line="276" w:lineRule="auto"/>
        <w:ind w:left="184" w:right="35" w:firstLine="410"/>
        <w:jc w:val="both"/>
      </w:pPr>
    </w:p>
    <w:p w14:paraId="44FB7591" w14:textId="49D558C8" w:rsidR="00CF2FE8" w:rsidRDefault="00CF2FE8" w:rsidP="00E71FD5">
      <w:pPr>
        <w:pStyle w:val="BodyText"/>
        <w:spacing w:before="120" w:line="276" w:lineRule="auto"/>
        <w:ind w:left="184" w:right="35" w:firstLine="410"/>
        <w:jc w:val="both"/>
      </w:pPr>
      <w:r w:rsidRPr="009404BB">
        <w:t>Berdasarkan Tabel</w:t>
      </w:r>
      <w:r w:rsidRPr="009404BB">
        <w:rPr>
          <w:spacing w:val="-3"/>
        </w:rPr>
        <w:t xml:space="preserve"> </w:t>
      </w:r>
      <w:r w:rsidRPr="009404BB">
        <w:t>4.9,</w:t>
      </w:r>
      <w:r w:rsidRPr="009404BB">
        <w:rPr>
          <w:spacing w:val="-3"/>
        </w:rPr>
        <w:t xml:space="preserve"> </w:t>
      </w:r>
      <w:r w:rsidRPr="009404BB">
        <w:t>dapat</w:t>
      </w:r>
      <w:r w:rsidRPr="009404BB">
        <w:rPr>
          <w:spacing w:val="-5"/>
        </w:rPr>
        <w:t xml:space="preserve"> </w:t>
      </w:r>
      <w:r w:rsidRPr="009404BB">
        <w:t>diketahui</w:t>
      </w:r>
      <w:r w:rsidRPr="009404BB">
        <w:rPr>
          <w:spacing w:val="-3"/>
        </w:rPr>
        <w:t xml:space="preserve"> </w:t>
      </w:r>
      <w:r w:rsidRPr="009404BB">
        <w:t>bahwa</w:t>
      </w:r>
      <w:r w:rsidRPr="009404BB">
        <w:rPr>
          <w:spacing w:val="-2"/>
        </w:rPr>
        <w:t xml:space="preserve"> </w:t>
      </w:r>
      <w:r w:rsidRPr="009404BB">
        <w:t>proses</w:t>
      </w:r>
      <w:r w:rsidRPr="009404BB">
        <w:rPr>
          <w:spacing w:val="-3"/>
        </w:rPr>
        <w:t xml:space="preserve"> </w:t>
      </w:r>
      <w:proofErr w:type="spellStart"/>
      <w:r w:rsidRPr="009404BB">
        <w:t>prapengeolahan</w:t>
      </w:r>
      <w:proofErr w:type="spellEnd"/>
      <w:r w:rsidRPr="009404BB">
        <w:rPr>
          <w:spacing w:val="-2"/>
        </w:rPr>
        <w:t xml:space="preserve"> </w:t>
      </w:r>
      <w:r w:rsidRPr="009404BB">
        <w:t>yang meliputi pengubahan semua karakter alfabet menjadi huruf kecil (</w:t>
      </w:r>
      <w:proofErr w:type="spellStart"/>
      <w:r w:rsidRPr="009404BB">
        <w:t>case</w:t>
      </w:r>
      <w:proofErr w:type="spellEnd"/>
      <w:r w:rsidRPr="009404BB">
        <w:t xml:space="preserve"> </w:t>
      </w:r>
      <w:proofErr w:type="spellStart"/>
      <w:r w:rsidRPr="009404BB">
        <w:t>folding</w:t>
      </w:r>
      <w:proofErr w:type="spellEnd"/>
      <w:r w:rsidRPr="009404BB">
        <w:t>), penghapusan tanda baca yang tidak sesuai (</w:t>
      </w:r>
      <w:proofErr w:type="spellStart"/>
      <w:r w:rsidRPr="009404BB">
        <w:t>remove</w:t>
      </w:r>
      <w:proofErr w:type="spellEnd"/>
      <w:r w:rsidRPr="009404BB">
        <w:t xml:space="preserve"> </w:t>
      </w:r>
      <w:proofErr w:type="spellStart"/>
      <w:r w:rsidRPr="009404BB">
        <w:t>punctuation</w:t>
      </w:r>
      <w:proofErr w:type="spellEnd"/>
      <w:r w:rsidRPr="009404BB">
        <w:t>), penghapusan spasi berlebih (</w:t>
      </w:r>
      <w:proofErr w:type="spellStart"/>
      <w:r w:rsidRPr="009404BB">
        <w:t>stripping</w:t>
      </w:r>
      <w:proofErr w:type="spellEnd"/>
      <w:r w:rsidRPr="009404BB">
        <w:t xml:space="preserve">), pemecahan teks menjadi </w:t>
      </w:r>
      <w:proofErr w:type="spellStart"/>
      <w:r w:rsidRPr="009404BB">
        <w:t>token</w:t>
      </w:r>
      <w:proofErr w:type="spellEnd"/>
      <w:r w:rsidRPr="009404BB">
        <w:t xml:space="preserve"> (</w:t>
      </w:r>
      <w:proofErr w:type="spellStart"/>
      <w:r w:rsidRPr="009404BB">
        <w:t>tokenizing</w:t>
      </w:r>
      <w:proofErr w:type="spellEnd"/>
      <w:r w:rsidRPr="009404BB">
        <w:t>), penyaringan kata-kata yang tidak dibutuhkan (</w:t>
      </w:r>
      <w:proofErr w:type="spellStart"/>
      <w:r w:rsidRPr="009404BB">
        <w:t>filtering</w:t>
      </w:r>
      <w:proofErr w:type="spellEnd"/>
      <w:r w:rsidRPr="009404BB">
        <w:t>), dan pengubahan kata- kata menjadi kata dasar (</w:t>
      </w:r>
      <w:proofErr w:type="spellStart"/>
      <w:r w:rsidRPr="009404BB">
        <w:t>stemming</w:t>
      </w:r>
      <w:proofErr w:type="spellEnd"/>
      <w:r w:rsidRPr="009404BB">
        <w:t xml:space="preserve">), dapat menghasilkan keluaran yang sesuai dengan harapan. </w:t>
      </w:r>
    </w:p>
    <w:p w14:paraId="1E1CA2BD" w14:textId="77777777" w:rsidR="00E71FD5" w:rsidRPr="00E71FD5" w:rsidRDefault="00E71FD5" w:rsidP="00E71FD5">
      <w:pPr>
        <w:pStyle w:val="BodyText"/>
        <w:spacing w:before="120" w:line="276" w:lineRule="auto"/>
        <w:ind w:left="184" w:right="35" w:firstLine="410"/>
        <w:jc w:val="both"/>
      </w:pPr>
    </w:p>
    <w:p w14:paraId="7F5325F9" w14:textId="77777777" w:rsidR="00CF2FE8" w:rsidRDefault="00CF2FE8" w:rsidP="00244A31">
      <w:pPr>
        <w:pStyle w:val="Heading3"/>
        <w:jc w:val="both"/>
      </w:pPr>
      <w:bookmarkStart w:id="131" w:name="_Toc202306629"/>
      <w:r>
        <w:t>4.6.2 Check Synonym</w:t>
      </w:r>
      <w:bookmarkEnd w:id="131"/>
      <w:r>
        <w:t xml:space="preserve"> </w:t>
      </w:r>
    </w:p>
    <w:p w14:paraId="0277B179" w14:textId="52254CF0" w:rsidR="00CF2FE8" w:rsidRDefault="00CF2FE8" w:rsidP="00E71FD5">
      <w:pPr>
        <w:spacing w:line="276" w:lineRule="auto"/>
        <w:ind w:left="142" w:firstLine="720"/>
        <w:jc w:val="both"/>
        <w:rPr>
          <w:sz w:val="20"/>
          <w:szCs w:val="20"/>
          <w:lang w:val="id"/>
        </w:rPr>
      </w:pPr>
      <w:r w:rsidRPr="00AA4208">
        <w:rPr>
          <w:sz w:val="20"/>
          <w:szCs w:val="20"/>
          <w:lang w:val="id"/>
        </w:rPr>
        <w:t xml:space="preserve">Pengujian </w:t>
      </w:r>
      <w:proofErr w:type="spellStart"/>
      <w:r w:rsidRPr="00AA4208">
        <w:rPr>
          <w:sz w:val="20"/>
          <w:szCs w:val="20"/>
          <w:lang w:val="id"/>
        </w:rPr>
        <w:t>Check</w:t>
      </w:r>
      <w:proofErr w:type="spellEnd"/>
      <w:r w:rsidRPr="00AA4208">
        <w:rPr>
          <w:sz w:val="20"/>
          <w:szCs w:val="20"/>
          <w:lang w:val="id"/>
        </w:rPr>
        <w:t xml:space="preserve"> </w:t>
      </w:r>
      <w:proofErr w:type="spellStart"/>
      <w:r w:rsidRPr="00AA4208">
        <w:rPr>
          <w:sz w:val="20"/>
          <w:szCs w:val="20"/>
          <w:lang w:val="id"/>
        </w:rPr>
        <w:t>Synonym</w:t>
      </w:r>
      <w:proofErr w:type="spellEnd"/>
      <w:r w:rsidRPr="00AA4208">
        <w:rPr>
          <w:sz w:val="20"/>
          <w:szCs w:val="20"/>
          <w:lang w:val="id"/>
        </w:rPr>
        <w:t xml:space="preserve"> adalah pengujian yang dilakukan untuk melihat tingkat keberhasilan sistem dalam mendeteksi kata sinonim yang ada dalam sebuah kalimat.</w:t>
      </w:r>
    </w:p>
    <w:p w14:paraId="7B1FC114" w14:textId="77777777" w:rsidR="00E71FD5" w:rsidRPr="00E71FD5" w:rsidRDefault="00E71FD5" w:rsidP="00E71FD5">
      <w:pPr>
        <w:spacing w:line="276" w:lineRule="auto"/>
        <w:ind w:left="142" w:firstLine="720"/>
        <w:jc w:val="both"/>
        <w:rPr>
          <w:sz w:val="20"/>
          <w:szCs w:val="20"/>
          <w:lang w:val="id"/>
        </w:rPr>
      </w:pPr>
    </w:p>
    <w:p w14:paraId="7836A754" w14:textId="64413842" w:rsidR="00E71FD5" w:rsidRPr="00E71FD5" w:rsidRDefault="00E71FD5" w:rsidP="00E71FD5">
      <w:pPr>
        <w:pStyle w:val="Caption"/>
        <w:keepNext/>
        <w:jc w:val="center"/>
        <w:rPr>
          <w:i w:val="0"/>
          <w:iCs w:val="0"/>
          <w:color w:val="auto"/>
        </w:rPr>
      </w:pPr>
      <w:bookmarkStart w:id="132" w:name="_Toc202306814"/>
      <w:r w:rsidRPr="00E71FD5">
        <w:rPr>
          <w:i w:val="0"/>
          <w:iCs w:val="0"/>
          <w:color w:val="auto"/>
        </w:rPr>
        <w:lastRenderedPageBreak/>
        <w:t xml:space="preserve">Tabel 4. </w:t>
      </w:r>
      <w:r w:rsidRPr="00E71FD5">
        <w:rPr>
          <w:i w:val="0"/>
          <w:iCs w:val="0"/>
          <w:color w:val="auto"/>
        </w:rPr>
        <w:fldChar w:fldCharType="begin"/>
      </w:r>
      <w:r w:rsidRPr="00E71FD5">
        <w:rPr>
          <w:i w:val="0"/>
          <w:iCs w:val="0"/>
          <w:color w:val="auto"/>
        </w:rPr>
        <w:instrText xml:space="preserve"> SEQ Tabel_4. \* ARABIC </w:instrText>
      </w:r>
      <w:r w:rsidRPr="00E71FD5">
        <w:rPr>
          <w:i w:val="0"/>
          <w:iCs w:val="0"/>
          <w:color w:val="auto"/>
        </w:rPr>
        <w:fldChar w:fldCharType="separate"/>
      </w:r>
      <w:r w:rsidR="00327503">
        <w:rPr>
          <w:i w:val="0"/>
          <w:iCs w:val="0"/>
          <w:noProof/>
          <w:color w:val="auto"/>
        </w:rPr>
        <w:t>10</w:t>
      </w:r>
      <w:r w:rsidRPr="00E71FD5">
        <w:rPr>
          <w:i w:val="0"/>
          <w:iCs w:val="0"/>
          <w:color w:val="auto"/>
        </w:rPr>
        <w:fldChar w:fldCharType="end"/>
      </w:r>
      <w:r w:rsidRPr="00E71FD5">
        <w:rPr>
          <w:i w:val="0"/>
          <w:iCs w:val="0"/>
          <w:color w:val="auto"/>
        </w:rPr>
        <w:t xml:space="preserve"> Sampel Data </w:t>
      </w:r>
      <w:proofErr w:type="spellStart"/>
      <w:r w:rsidRPr="00E71FD5">
        <w:rPr>
          <w:i w:val="0"/>
          <w:iCs w:val="0"/>
          <w:color w:val="auto"/>
        </w:rPr>
        <w:t>Pengujian</w:t>
      </w:r>
      <w:proofErr w:type="spellEnd"/>
      <w:r w:rsidRPr="00E71FD5">
        <w:rPr>
          <w:i w:val="0"/>
          <w:iCs w:val="0"/>
          <w:color w:val="auto"/>
        </w:rPr>
        <w:t xml:space="preserve"> </w:t>
      </w:r>
      <w:proofErr w:type="spellStart"/>
      <w:r w:rsidRPr="00E71FD5">
        <w:rPr>
          <w:i w:val="0"/>
          <w:iCs w:val="0"/>
          <w:color w:val="auto"/>
        </w:rPr>
        <w:t>Sinonim</w:t>
      </w:r>
      <w:bookmarkEnd w:id="132"/>
      <w:proofErr w:type="spellEnd"/>
    </w:p>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94"/>
        <w:gridCol w:w="2977"/>
      </w:tblGrid>
      <w:tr w:rsidR="00CF2FE8" w:rsidRPr="009404BB" w14:paraId="0E0AFD27" w14:textId="77777777" w:rsidTr="00B13DE8">
        <w:trPr>
          <w:trHeight w:val="431"/>
        </w:trPr>
        <w:tc>
          <w:tcPr>
            <w:tcW w:w="2694" w:type="dxa"/>
          </w:tcPr>
          <w:p w14:paraId="44E01971"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2977" w:type="dxa"/>
          </w:tcPr>
          <w:p w14:paraId="643CDD84"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4CBC6F04" w14:textId="77777777" w:rsidTr="00B13DE8">
        <w:trPr>
          <w:trHeight w:val="659"/>
        </w:trPr>
        <w:tc>
          <w:tcPr>
            <w:tcW w:w="2694" w:type="dxa"/>
          </w:tcPr>
          <w:p w14:paraId="569E7FBB" w14:textId="77777777" w:rsidR="00CF2FE8" w:rsidRDefault="00CF2FE8" w:rsidP="00244A31">
            <w:pPr>
              <w:pStyle w:val="TableParagraph"/>
              <w:spacing w:before="101"/>
              <w:ind w:left="100" w:right="461"/>
              <w:jc w:val="both"/>
              <w:rPr>
                <w:spacing w:val="-2"/>
                <w:sz w:val="20"/>
                <w:szCs w:val="20"/>
              </w:rPr>
            </w:pPr>
            <w:r w:rsidRPr="009404BB">
              <w:rPr>
                <w:sz w:val="20"/>
                <w:szCs w:val="20"/>
              </w:rPr>
              <w:t>[</w:t>
            </w:r>
            <w:r w:rsidRPr="004D54C6">
              <w:rPr>
                <w:sz w:val="20"/>
                <w:szCs w:val="20"/>
              </w:rPr>
              <w:t>'</w:t>
            </w:r>
            <w:r>
              <w:rPr>
                <w:sz w:val="20"/>
                <w:szCs w:val="20"/>
              </w:rPr>
              <w:t>bagaimana</w:t>
            </w:r>
            <w:r w:rsidRPr="004D54C6">
              <w:rPr>
                <w:sz w:val="20"/>
                <w:szCs w:val="20"/>
              </w:rPr>
              <w:t>'</w:t>
            </w:r>
            <w:r w:rsidRPr="009404BB">
              <w:rPr>
                <w:sz w:val="20"/>
                <w:szCs w:val="20"/>
              </w:rPr>
              <w:t>,</w:t>
            </w:r>
            <w:r w:rsidRPr="009404BB">
              <w:rPr>
                <w:spacing w:val="-13"/>
                <w:sz w:val="20"/>
                <w:szCs w:val="20"/>
              </w:rPr>
              <w:t xml:space="preserve"> </w:t>
            </w:r>
            <w:r w:rsidRPr="004D54C6">
              <w:rPr>
                <w:sz w:val="20"/>
                <w:szCs w:val="20"/>
              </w:rPr>
              <w:t>'</w:t>
            </w:r>
            <w:proofErr w:type="spellStart"/>
            <w:r>
              <w:rPr>
                <w:sz w:val="20"/>
                <w:szCs w:val="20"/>
              </w:rPr>
              <w:t>test</w:t>
            </w:r>
            <w:proofErr w:type="spellEnd"/>
            <w:r w:rsidRPr="004D54C6">
              <w:rPr>
                <w:sz w:val="20"/>
                <w:szCs w:val="20"/>
              </w:rPr>
              <w:t>'</w:t>
            </w:r>
            <w:r w:rsidRPr="009404BB">
              <w:rPr>
                <w:sz w:val="20"/>
                <w:szCs w:val="20"/>
              </w:rPr>
              <w:t>,</w:t>
            </w:r>
            <w:r w:rsidRPr="009404BB">
              <w:rPr>
                <w:spacing w:val="-12"/>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sidRPr="009404BB">
              <w:rPr>
                <w:spacing w:val="-12"/>
                <w:sz w:val="20"/>
                <w:szCs w:val="20"/>
              </w:rPr>
              <w:t xml:space="preserve"> </w:t>
            </w:r>
            <w:r w:rsidRPr="009404BB">
              <w:rPr>
                <w:sz w:val="20"/>
                <w:szCs w:val="20"/>
              </w:rPr>
              <w:t>'</w:t>
            </w:r>
            <w:r>
              <w:rPr>
                <w:sz w:val="20"/>
                <w:szCs w:val="20"/>
              </w:rPr>
              <w:t>untuk</w:t>
            </w:r>
            <w:r w:rsidRPr="009404BB">
              <w:rPr>
                <w:sz w:val="20"/>
                <w:szCs w:val="20"/>
              </w:rPr>
              <w:t>',</w:t>
            </w:r>
            <w:r w:rsidRPr="009404BB">
              <w:rPr>
                <w:spacing w:val="-12"/>
                <w:sz w:val="20"/>
                <w:szCs w:val="20"/>
              </w:rPr>
              <w:t xml:space="preserve"> </w:t>
            </w:r>
            <w:r w:rsidRPr="009404BB">
              <w:rPr>
                <w:sz w:val="20"/>
                <w:szCs w:val="20"/>
              </w:rPr>
              <w:t>'</w:t>
            </w:r>
            <w:r>
              <w:rPr>
                <w:sz w:val="20"/>
                <w:szCs w:val="20"/>
              </w:rPr>
              <w:t>fitur</w:t>
            </w:r>
            <w:r w:rsidRPr="009404BB">
              <w:rPr>
                <w:sz w:val="20"/>
                <w:szCs w:val="20"/>
              </w:rPr>
              <w:t>',</w:t>
            </w:r>
            <w:r w:rsidRPr="009404BB">
              <w:rPr>
                <w:spacing w:val="-13"/>
                <w:sz w:val="20"/>
                <w:szCs w:val="20"/>
              </w:rPr>
              <w:t xml:space="preserve"> </w:t>
            </w:r>
            <w:r w:rsidRPr="003C70C5">
              <w:rPr>
                <w:sz w:val="20"/>
                <w:szCs w:val="20"/>
                <w:highlight w:val="yellow"/>
              </w:rPr>
              <w:t>'</w:t>
            </w:r>
            <w:r>
              <w:rPr>
                <w:sz w:val="20"/>
                <w:szCs w:val="20"/>
                <w:highlight w:val="yellow"/>
              </w:rPr>
              <w:t>masuk</w:t>
            </w:r>
            <w:r w:rsidRPr="003C70C5">
              <w:rPr>
                <w:sz w:val="20"/>
                <w:szCs w:val="20"/>
                <w:highlight w:val="yellow"/>
              </w:rPr>
              <w:t>'</w:t>
            </w:r>
            <w:r w:rsidRPr="009404BB">
              <w:rPr>
                <w:spacing w:val="-2"/>
                <w:sz w:val="20"/>
                <w:szCs w:val="20"/>
              </w:rPr>
              <w:t>]</w:t>
            </w:r>
          </w:p>
          <w:p w14:paraId="19971C7A" w14:textId="77777777" w:rsidR="00CF2FE8" w:rsidRPr="009404BB" w:rsidRDefault="00CF2FE8" w:rsidP="00244A31">
            <w:pPr>
              <w:pStyle w:val="TableParagraph"/>
              <w:spacing w:before="101"/>
              <w:ind w:left="100" w:right="461"/>
              <w:jc w:val="both"/>
              <w:rPr>
                <w:sz w:val="20"/>
                <w:szCs w:val="20"/>
              </w:rPr>
            </w:pPr>
          </w:p>
        </w:tc>
        <w:tc>
          <w:tcPr>
            <w:tcW w:w="2977" w:type="dxa"/>
          </w:tcPr>
          <w:p w14:paraId="552C2B3E" w14:textId="77777777" w:rsidR="00CF2FE8" w:rsidRDefault="00CF2FE8" w:rsidP="00244A31">
            <w:pPr>
              <w:pStyle w:val="TableParagraph"/>
              <w:spacing w:before="101"/>
              <w:ind w:left="100" w:right="461"/>
              <w:jc w:val="both"/>
              <w:rPr>
                <w:spacing w:val="-2"/>
                <w:sz w:val="20"/>
                <w:szCs w:val="20"/>
              </w:rPr>
            </w:pPr>
            <w:r w:rsidRPr="009404BB">
              <w:rPr>
                <w:sz w:val="20"/>
                <w:szCs w:val="20"/>
              </w:rPr>
              <w:t>[</w:t>
            </w:r>
            <w:r w:rsidRPr="004D54C6">
              <w:rPr>
                <w:sz w:val="20"/>
                <w:szCs w:val="20"/>
              </w:rPr>
              <w:t>'</w:t>
            </w:r>
            <w:r>
              <w:rPr>
                <w:sz w:val="20"/>
                <w:szCs w:val="20"/>
              </w:rPr>
              <w:t>bagaimana</w:t>
            </w:r>
            <w:r w:rsidRPr="004D54C6">
              <w:rPr>
                <w:sz w:val="20"/>
                <w:szCs w:val="20"/>
              </w:rPr>
              <w:t>'</w:t>
            </w:r>
            <w:r w:rsidRPr="009404BB">
              <w:rPr>
                <w:sz w:val="20"/>
                <w:szCs w:val="20"/>
              </w:rPr>
              <w:t>,</w:t>
            </w:r>
            <w:r w:rsidRPr="009404BB">
              <w:rPr>
                <w:spacing w:val="-13"/>
                <w:sz w:val="20"/>
                <w:szCs w:val="20"/>
              </w:rPr>
              <w:t xml:space="preserve"> </w:t>
            </w:r>
            <w:r w:rsidRPr="004D54C6">
              <w:rPr>
                <w:sz w:val="20"/>
                <w:szCs w:val="20"/>
              </w:rPr>
              <w:t>'</w:t>
            </w:r>
            <w:proofErr w:type="spellStart"/>
            <w:r>
              <w:rPr>
                <w:sz w:val="20"/>
                <w:szCs w:val="20"/>
              </w:rPr>
              <w:t>test</w:t>
            </w:r>
            <w:proofErr w:type="spellEnd"/>
            <w:r w:rsidRPr="004D54C6">
              <w:rPr>
                <w:sz w:val="20"/>
                <w:szCs w:val="20"/>
              </w:rPr>
              <w:t>'</w:t>
            </w:r>
            <w:r w:rsidRPr="009404BB">
              <w:rPr>
                <w:sz w:val="20"/>
                <w:szCs w:val="20"/>
              </w:rPr>
              <w:t>,</w:t>
            </w:r>
            <w:r w:rsidRPr="009404BB">
              <w:rPr>
                <w:spacing w:val="-12"/>
                <w:sz w:val="20"/>
                <w:szCs w:val="20"/>
              </w:rPr>
              <w:t xml:space="preserve"> </w:t>
            </w:r>
            <w:r w:rsidRPr="009404BB">
              <w:rPr>
                <w:sz w:val="20"/>
                <w:szCs w:val="20"/>
              </w:rPr>
              <w:t>'</w:t>
            </w:r>
            <w:proofErr w:type="spellStart"/>
            <w:r>
              <w:rPr>
                <w:sz w:val="20"/>
                <w:szCs w:val="20"/>
              </w:rPr>
              <w:t>case</w:t>
            </w:r>
            <w:proofErr w:type="spellEnd"/>
            <w:r w:rsidRPr="009404BB">
              <w:rPr>
                <w:sz w:val="20"/>
                <w:szCs w:val="20"/>
              </w:rPr>
              <w:t>',</w:t>
            </w:r>
            <w:r w:rsidRPr="009404BB">
              <w:rPr>
                <w:spacing w:val="-12"/>
                <w:sz w:val="20"/>
                <w:szCs w:val="20"/>
              </w:rPr>
              <w:t xml:space="preserve"> </w:t>
            </w:r>
            <w:r w:rsidRPr="009404BB">
              <w:rPr>
                <w:sz w:val="20"/>
                <w:szCs w:val="20"/>
              </w:rPr>
              <w:t>'</w:t>
            </w:r>
            <w:r>
              <w:rPr>
                <w:sz w:val="20"/>
                <w:szCs w:val="20"/>
              </w:rPr>
              <w:t>untuk</w:t>
            </w:r>
            <w:r w:rsidRPr="009404BB">
              <w:rPr>
                <w:sz w:val="20"/>
                <w:szCs w:val="20"/>
              </w:rPr>
              <w:t>',</w:t>
            </w:r>
            <w:r w:rsidRPr="009404BB">
              <w:rPr>
                <w:spacing w:val="-12"/>
                <w:sz w:val="20"/>
                <w:szCs w:val="20"/>
              </w:rPr>
              <w:t xml:space="preserve"> </w:t>
            </w:r>
            <w:r w:rsidRPr="009404BB">
              <w:rPr>
                <w:sz w:val="20"/>
                <w:szCs w:val="20"/>
              </w:rPr>
              <w:t>'</w:t>
            </w:r>
            <w:r>
              <w:rPr>
                <w:sz w:val="20"/>
                <w:szCs w:val="20"/>
              </w:rPr>
              <w:t>fitur</w:t>
            </w:r>
            <w:r w:rsidRPr="009404BB">
              <w:rPr>
                <w:sz w:val="20"/>
                <w:szCs w:val="20"/>
              </w:rPr>
              <w:t>',</w:t>
            </w:r>
            <w:r w:rsidRPr="009404BB">
              <w:rPr>
                <w:spacing w:val="-13"/>
                <w:sz w:val="20"/>
                <w:szCs w:val="20"/>
              </w:rPr>
              <w:t xml:space="preserve"> </w:t>
            </w:r>
            <w:r w:rsidRPr="003C70C5">
              <w:rPr>
                <w:sz w:val="20"/>
                <w:szCs w:val="20"/>
                <w:highlight w:val="yellow"/>
              </w:rPr>
              <w:t>'</w:t>
            </w:r>
            <w:proofErr w:type="spellStart"/>
            <w:r>
              <w:rPr>
                <w:sz w:val="20"/>
                <w:szCs w:val="20"/>
                <w:highlight w:val="yellow"/>
              </w:rPr>
              <w:t>login</w:t>
            </w:r>
            <w:proofErr w:type="spellEnd"/>
            <w:r w:rsidRPr="003C70C5">
              <w:rPr>
                <w:sz w:val="20"/>
                <w:szCs w:val="20"/>
                <w:highlight w:val="yellow"/>
              </w:rPr>
              <w:t>'</w:t>
            </w:r>
            <w:r w:rsidRPr="009404BB">
              <w:rPr>
                <w:spacing w:val="-2"/>
                <w:sz w:val="20"/>
                <w:szCs w:val="20"/>
              </w:rPr>
              <w:t>]</w:t>
            </w:r>
          </w:p>
          <w:p w14:paraId="1A83C8D6" w14:textId="77777777" w:rsidR="00CF2FE8" w:rsidRPr="009404BB" w:rsidRDefault="00CF2FE8" w:rsidP="00244A31">
            <w:pPr>
              <w:pStyle w:val="TableParagraph"/>
              <w:ind w:left="201" w:right="461"/>
              <w:jc w:val="both"/>
              <w:rPr>
                <w:sz w:val="20"/>
                <w:szCs w:val="20"/>
              </w:rPr>
            </w:pPr>
          </w:p>
        </w:tc>
      </w:tr>
      <w:tr w:rsidR="00CF2FE8" w:rsidRPr="009404BB" w14:paraId="38321225" w14:textId="77777777" w:rsidTr="00B13DE8">
        <w:trPr>
          <w:trHeight w:val="889"/>
        </w:trPr>
        <w:tc>
          <w:tcPr>
            <w:tcW w:w="2694" w:type="dxa"/>
          </w:tcPr>
          <w:p w14:paraId="73FBCBE9" w14:textId="77777777" w:rsidR="00CF2FE8" w:rsidRPr="004D54C6" w:rsidRDefault="00CF2FE8" w:rsidP="00244A31">
            <w:pPr>
              <w:pStyle w:val="TableParagraph"/>
              <w:spacing w:before="101"/>
              <w:ind w:left="100" w:right="461"/>
              <w:jc w:val="both"/>
              <w:rPr>
                <w:sz w:val="20"/>
                <w:szCs w:val="20"/>
              </w:rPr>
            </w:pPr>
            <w:r w:rsidRPr="004D54C6">
              <w:rPr>
                <w:sz w:val="20"/>
                <w:szCs w:val="20"/>
              </w:rPr>
              <w:t>['skenario',</w:t>
            </w:r>
            <w:r w:rsidRPr="004D54C6">
              <w:rPr>
                <w:spacing w:val="-13"/>
                <w:sz w:val="20"/>
                <w:szCs w:val="20"/>
              </w:rPr>
              <w:t xml:space="preserve"> </w:t>
            </w:r>
            <w:r w:rsidRPr="004D54C6">
              <w:rPr>
                <w:sz w:val="20"/>
                <w:szCs w:val="20"/>
              </w:rPr>
              <w:t>'apa',</w:t>
            </w:r>
            <w:r w:rsidRPr="004D54C6">
              <w:rPr>
                <w:spacing w:val="-12"/>
                <w:sz w:val="20"/>
                <w:szCs w:val="20"/>
              </w:rPr>
              <w:t xml:space="preserve"> </w:t>
            </w:r>
            <w:r w:rsidRPr="004D54C6">
              <w:rPr>
                <w:sz w:val="20"/>
                <w:szCs w:val="20"/>
              </w:rPr>
              <w:t>'yang',</w:t>
            </w:r>
            <w:r w:rsidRPr="004D54C6">
              <w:rPr>
                <w:spacing w:val="-13"/>
                <w:sz w:val="20"/>
                <w:szCs w:val="20"/>
              </w:rPr>
              <w:t xml:space="preserve"> </w:t>
            </w:r>
            <w:r w:rsidRPr="004D54C6">
              <w:rPr>
                <w:sz w:val="20"/>
                <w:szCs w:val="20"/>
              </w:rPr>
              <w:t xml:space="preserve">'harus', 'diuji', 'dalam', 'fitur', </w:t>
            </w:r>
            <w:r w:rsidRPr="003C70C5">
              <w:rPr>
                <w:sz w:val="20"/>
                <w:szCs w:val="20"/>
                <w:highlight w:val="yellow"/>
              </w:rPr>
              <w:t>'</w:t>
            </w:r>
            <w:r>
              <w:rPr>
                <w:sz w:val="20"/>
                <w:szCs w:val="20"/>
                <w:highlight w:val="yellow"/>
              </w:rPr>
              <w:t>pendaftaran akun</w:t>
            </w:r>
            <w:r w:rsidRPr="003C70C5">
              <w:rPr>
                <w:sz w:val="20"/>
                <w:szCs w:val="20"/>
                <w:highlight w:val="yellow"/>
              </w:rPr>
              <w:t>'</w:t>
            </w:r>
            <w:r w:rsidRPr="004D54C6">
              <w:rPr>
                <w:sz w:val="20"/>
                <w:szCs w:val="20"/>
              </w:rPr>
              <w:t>]</w:t>
            </w:r>
          </w:p>
          <w:p w14:paraId="1DCA9339" w14:textId="77777777" w:rsidR="00CF2FE8" w:rsidRPr="004D54C6" w:rsidRDefault="00CF2FE8" w:rsidP="00244A31">
            <w:pPr>
              <w:pStyle w:val="TableParagraph"/>
              <w:spacing w:before="101"/>
              <w:ind w:left="100" w:right="461"/>
              <w:jc w:val="both"/>
              <w:rPr>
                <w:sz w:val="20"/>
                <w:szCs w:val="20"/>
              </w:rPr>
            </w:pPr>
          </w:p>
        </w:tc>
        <w:tc>
          <w:tcPr>
            <w:tcW w:w="2977" w:type="dxa"/>
          </w:tcPr>
          <w:p w14:paraId="7F7EA2A2" w14:textId="77777777" w:rsidR="00CF2FE8" w:rsidRPr="004D54C6" w:rsidRDefault="00CF2FE8" w:rsidP="00244A31">
            <w:pPr>
              <w:pStyle w:val="TableParagraph"/>
              <w:ind w:left="201" w:right="461"/>
              <w:jc w:val="both"/>
              <w:rPr>
                <w:sz w:val="20"/>
                <w:szCs w:val="20"/>
              </w:rPr>
            </w:pPr>
            <w:r w:rsidRPr="004D54C6">
              <w:rPr>
                <w:sz w:val="20"/>
                <w:szCs w:val="20"/>
              </w:rPr>
              <w:t>['skenario',</w:t>
            </w:r>
            <w:r w:rsidRPr="004D54C6">
              <w:rPr>
                <w:spacing w:val="-13"/>
                <w:sz w:val="20"/>
                <w:szCs w:val="20"/>
              </w:rPr>
              <w:t xml:space="preserve"> </w:t>
            </w:r>
            <w:r w:rsidRPr="004D54C6">
              <w:rPr>
                <w:sz w:val="20"/>
                <w:szCs w:val="20"/>
              </w:rPr>
              <w:t>'apa',</w:t>
            </w:r>
            <w:r w:rsidRPr="004D54C6">
              <w:rPr>
                <w:spacing w:val="-12"/>
                <w:sz w:val="20"/>
                <w:szCs w:val="20"/>
              </w:rPr>
              <w:t xml:space="preserve"> </w:t>
            </w:r>
            <w:r w:rsidRPr="004D54C6">
              <w:rPr>
                <w:sz w:val="20"/>
                <w:szCs w:val="20"/>
              </w:rPr>
              <w:t>'yang',</w:t>
            </w:r>
            <w:r w:rsidRPr="004D54C6">
              <w:rPr>
                <w:spacing w:val="-13"/>
                <w:sz w:val="20"/>
                <w:szCs w:val="20"/>
              </w:rPr>
              <w:t xml:space="preserve"> </w:t>
            </w:r>
            <w:r w:rsidRPr="004D54C6">
              <w:rPr>
                <w:sz w:val="20"/>
                <w:szCs w:val="20"/>
              </w:rPr>
              <w:t xml:space="preserve">'harus', 'diuji', 'dalam', 'fitur', </w:t>
            </w:r>
            <w:r w:rsidRPr="003C70C5">
              <w:rPr>
                <w:sz w:val="20"/>
                <w:szCs w:val="20"/>
                <w:highlight w:val="yellow"/>
              </w:rPr>
              <w:t>'registrasi'</w:t>
            </w:r>
            <w:r w:rsidRPr="004D54C6">
              <w:rPr>
                <w:sz w:val="20"/>
                <w:szCs w:val="20"/>
              </w:rPr>
              <w:t>]</w:t>
            </w:r>
          </w:p>
        </w:tc>
      </w:tr>
      <w:tr w:rsidR="00CF2FE8" w:rsidRPr="009404BB" w14:paraId="4E9DA884" w14:textId="77777777" w:rsidTr="00B13DE8">
        <w:trPr>
          <w:trHeight w:val="1122"/>
        </w:trPr>
        <w:tc>
          <w:tcPr>
            <w:tcW w:w="2694" w:type="dxa"/>
          </w:tcPr>
          <w:p w14:paraId="73EEE17E" w14:textId="77777777" w:rsidR="00CF2FE8" w:rsidRPr="003C70C5" w:rsidRDefault="00CF2FE8" w:rsidP="00244A31">
            <w:pPr>
              <w:pStyle w:val="TableParagraph"/>
              <w:spacing w:before="101"/>
              <w:ind w:left="100" w:right="461"/>
              <w:jc w:val="both"/>
              <w:rPr>
                <w:sz w:val="20"/>
                <w:szCs w:val="20"/>
              </w:rPr>
            </w:pPr>
            <w:r w:rsidRPr="004D54C6">
              <w:rPr>
                <w:sz w:val="20"/>
                <w:szCs w:val="20"/>
              </w:rPr>
              <w:t>['apa',</w:t>
            </w:r>
            <w:r w:rsidRPr="004D54C6">
              <w:rPr>
                <w:spacing w:val="-10"/>
                <w:sz w:val="20"/>
                <w:szCs w:val="20"/>
              </w:rPr>
              <w:t xml:space="preserve"> </w:t>
            </w:r>
            <w:r w:rsidRPr="004D54C6">
              <w:rPr>
                <w:sz w:val="20"/>
                <w:szCs w:val="20"/>
              </w:rPr>
              <w:t>'saja',</w:t>
            </w:r>
            <w:r w:rsidRPr="004D54C6">
              <w:rPr>
                <w:spacing w:val="-9"/>
                <w:sz w:val="20"/>
                <w:szCs w:val="20"/>
              </w:rPr>
              <w:t xml:space="preserve"> </w:t>
            </w:r>
            <w:r w:rsidRPr="004D54C6">
              <w:rPr>
                <w:sz w:val="20"/>
                <w:szCs w:val="20"/>
              </w:rPr>
              <w:t>'step',</w:t>
            </w:r>
            <w:r w:rsidRPr="004D54C6">
              <w:rPr>
                <w:spacing w:val="-7"/>
                <w:sz w:val="20"/>
                <w:szCs w:val="20"/>
              </w:rPr>
              <w:t xml:space="preserve"> </w:t>
            </w:r>
            <w:r w:rsidRPr="004D54C6">
              <w:rPr>
                <w:spacing w:val="-2"/>
                <w:sz w:val="20"/>
                <w:szCs w:val="20"/>
              </w:rPr>
              <w:t>'dalam',</w:t>
            </w:r>
            <w:r>
              <w:rPr>
                <w:sz w:val="20"/>
                <w:szCs w:val="20"/>
              </w:rPr>
              <w:t xml:space="preserve"> </w:t>
            </w:r>
            <w:r w:rsidRPr="004D54C6">
              <w:rPr>
                <w:sz w:val="20"/>
                <w:szCs w:val="20"/>
              </w:rPr>
              <w:t>'menguji',</w:t>
            </w:r>
            <w:r w:rsidRPr="004D54C6">
              <w:rPr>
                <w:spacing w:val="-8"/>
                <w:sz w:val="20"/>
                <w:szCs w:val="20"/>
              </w:rPr>
              <w:t xml:space="preserve"> </w:t>
            </w:r>
            <w:r w:rsidRPr="004D54C6">
              <w:rPr>
                <w:sz w:val="20"/>
                <w:szCs w:val="20"/>
              </w:rPr>
              <w:t>'</w:t>
            </w:r>
            <w:proofErr w:type="spellStart"/>
            <w:r w:rsidRPr="004D54C6">
              <w:rPr>
                <w:sz w:val="20"/>
                <w:szCs w:val="20"/>
              </w:rPr>
              <w:t>test</w:t>
            </w:r>
            <w:proofErr w:type="spellEnd"/>
            <w:r w:rsidRPr="004D54C6">
              <w:rPr>
                <w:sz w:val="20"/>
                <w:szCs w:val="20"/>
              </w:rPr>
              <w:t>',</w:t>
            </w:r>
            <w:r w:rsidRPr="004D54C6">
              <w:rPr>
                <w:spacing w:val="-9"/>
                <w:sz w:val="20"/>
                <w:szCs w:val="20"/>
              </w:rPr>
              <w:t xml:space="preserve"> </w:t>
            </w:r>
            <w:r w:rsidRPr="004D54C6">
              <w:rPr>
                <w:sz w:val="20"/>
                <w:szCs w:val="20"/>
              </w:rPr>
              <w:t>'</w:t>
            </w:r>
            <w:proofErr w:type="spellStart"/>
            <w:r w:rsidRPr="004D54C6">
              <w:rPr>
                <w:sz w:val="20"/>
                <w:szCs w:val="20"/>
              </w:rPr>
              <w:t>case</w:t>
            </w:r>
            <w:proofErr w:type="spellEnd"/>
            <w:r w:rsidRPr="004D54C6">
              <w:rPr>
                <w:sz w:val="20"/>
                <w:szCs w:val="20"/>
              </w:rPr>
              <w:t>',</w:t>
            </w:r>
            <w:r w:rsidRPr="004D54C6">
              <w:rPr>
                <w:spacing w:val="-8"/>
                <w:sz w:val="20"/>
                <w:szCs w:val="20"/>
              </w:rPr>
              <w:t xml:space="preserve"> </w:t>
            </w:r>
            <w:r w:rsidRPr="00814E14">
              <w:rPr>
                <w:spacing w:val="-2"/>
                <w:sz w:val="20"/>
                <w:szCs w:val="20"/>
                <w:highlight w:val="yellow"/>
              </w:rPr>
              <w:t>'</w:t>
            </w:r>
            <w:proofErr w:type="spellStart"/>
            <w:r w:rsidRPr="00814E14">
              <w:rPr>
                <w:spacing w:val="-2"/>
                <w:sz w:val="20"/>
                <w:szCs w:val="20"/>
                <w:highlight w:val="yellow"/>
              </w:rPr>
              <w:t>forgot</w:t>
            </w:r>
            <w:proofErr w:type="spellEnd"/>
            <w:r w:rsidRPr="00814E14">
              <w:rPr>
                <w:spacing w:val="-2"/>
                <w:sz w:val="20"/>
                <w:szCs w:val="20"/>
                <w:highlight w:val="yellow"/>
              </w:rPr>
              <w:t>'</w:t>
            </w:r>
            <w:r w:rsidRPr="004D54C6">
              <w:rPr>
                <w:sz w:val="20"/>
                <w:szCs w:val="20"/>
              </w:rPr>
              <w:t>,</w:t>
            </w:r>
            <w:r w:rsidRPr="004D54C6">
              <w:rPr>
                <w:spacing w:val="-8"/>
                <w:sz w:val="20"/>
                <w:szCs w:val="20"/>
              </w:rPr>
              <w:t xml:space="preserve"> </w:t>
            </w:r>
            <w:r w:rsidRPr="00814E14">
              <w:rPr>
                <w:spacing w:val="-2"/>
                <w:sz w:val="20"/>
                <w:szCs w:val="20"/>
              </w:rPr>
              <w:t>'kata sandi'</w:t>
            </w:r>
            <w:r w:rsidRPr="004D54C6">
              <w:rPr>
                <w:spacing w:val="-2"/>
                <w:sz w:val="20"/>
                <w:szCs w:val="20"/>
              </w:rPr>
              <w:t>]</w:t>
            </w:r>
          </w:p>
          <w:p w14:paraId="2E4D86A0" w14:textId="77777777" w:rsidR="00CF2FE8" w:rsidRPr="004D54C6" w:rsidRDefault="00CF2FE8" w:rsidP="00244A31">
            <w:pPr>
              <w:pStyle w:val="TableParagraph"/>
              <w:spacing w:before="101"/>
              <w:ind w:left="100" w:right="461"/>
              <w:jc w:val="both"/>
              <w:rPr>
                <w:sz w:val="20"/>
                <w:szCs w:val="20"/>
              </w:rPr>
            </w:pPr>
          </w:p>
        </w:tc>
        <w:tc>
          <w:tcPr>
            <w:tcW w:w="2977" w:type="dxa"/>
          </w:tcPr>
          <w:p w14:paraId="6F3278AC" w14:textId="77777777" w:rsidR="00CF2FE8" w:rsidRPr="004D54C6" w:rsidRDefault="00CF2FE8" w:rsidP="00244A31">
            <w:pPr>
              <w:pStyle w:val="TableParagraph"/>
              <w:spacing w:before="101"/>
              <w:ind w:left="100" w:right="461"/>
              <w:jc w:val="both"/>
              <w:rPr>
                <w:sz w:val="20"/>
                <w:szCs w:val="20"/>
              </w:rPr>
            </w:pPr>
            <w:r w:rsidRPr="004D54C6">
              <w:rPr>
                <w:sz w:val="20"/>
                <w:szCs w:val="20"/>
              </w:rPr>
              <w:t>['apa',</w:t>
            </w:r>
            <w:r w:rsidRPr="004D54C6">
              <w:rPr>
                <w:spacing w:val="-10"/>
                <w:sz w:val="20"/>
                <w:szCs w:val="20"/>
              </w:rPr>
              <w:t xml:space="preserve"> </w:t>
            </w:r>
            <w:r w:rsidRPr="004D54C6">
              <w:rPr>
                <w:sz w:val="20"/>
                <w:szCs w:val="20"/>
              </w:rPr>
              <w:t>'saja',</w:t>
            </w:r>
            <w:r w:rsidRPr="004D54C6">
              <w:rPr>
                <w:spacing w:val="-9"/>
                <w:sz w:val="20"/>
                <w:szCs w:val="20"/>
              </w:rPr>
              <w:t xml:space="preserve"> </w:t>
            </w:r>
            <w:r w:rsidRPr="004D54C6">
              <w:rPr>
                <w:sz w:val="20"/>
                <w:szCs w:val="20"/>
              </w:rPr>
              <w:t>'step',</w:t>
            </w:r>
            <w:r w:rsidRPr="004D54C6">
              <w:rPr>
                <w:spacing w:val="-7"/>
                <w:sz w:val="20"/>
                <w:szCs w:val="20"/>
              </w:rPr>
              <w:t xml:space="preserve"> </w:t>
            </w:r>
            <w:r w:rsidRPr="004D54C6">
              <w:rPr>
                <w:spacing w:val="-2"/>
                <w:sz w:val="20"/>
                <w:szCs w:val="20"/>
              </w:rPr>
              <w:t>'dalam',</w:t>
            </w:r>
          </w:p>
          <w:p w14:paraId="7E4C426F" w14:textId="77777777" w:rsidR="00CF2FE8" w:rsidRPr="004D54C6" w:rsidRDefault="00CF2FE8" w:rsidP="00244A31">
            <w:pPr>
              <w:pStyle w:val="TableParagraph"/>
              <w:keepNext/>
              <w:spacing w:before="1"/>
              <w:ind w:left="201" w:right="461"/>
              <w:jc w:val="both"/>
              <w:rPr>
                <w:sz w:val="20"/>
                <w:szCs w:val="20"/>
              </w:rPr>
            </w:pPr>
            <w:r w:rsidRPr="004D54C6">
              <w:rPr>
                <w:sz w:val="20"/>
                <w:szCs w:val="20"/>
              </w:rPr>
              <w:t>'menguji',</w:t>
            </w:r>
            <w:r w:rsidRPr="004D54C6">
              <w:rPr>
                <w:spacing w:val="-8"/>
                <w:sz w:val="20"/>
                <w:szCs w:val="20"/>
              </w:rPr>
              <w:t xml:space="preserve"> </w:t>
            </w:r>
            <w:r w:rsidRPr="004D54C6">
              <w:rPr>
                <w:sz w:val="20"/>
                <w:szCs w:val="20"/>
              </w:rPr>
              <w:t>'</w:t>
            </w:r>
            <w:proofErr w:type="spellStart"/>
            <w:r w:rsidRPr="004D54C6">
              <w:rPr>
                <w:sz w:val="20"/>
                <w:szCs w:val="20"/>
              </w:rPr>
              <w:t>test</w:t>
            </w:r>
            <w:proofErr w:type="spellEnd"/>
            <w:r w:rsidRPr="004D54C6">
              <w:rPr>
                <w:sz w:val="20"/>
                <w:szCs w:val="20"/>
              </w:rPr>
              <w:t>',</w:t>
            </w:r>
            <w:r w:rsidRPr="004D54C6">
              <w:rPr>
                <w:spacing w:val="-9"/>
                <w:sz w:val="20"/>
                <w:szCs w:val="20"/>
              </w:rPr>
              <w:t xml:space="preserve"> </w:t>
            </w:r>
            <w:r w:rsidRPr="004D54C6">
              <w:rPr>
                <w:sz w:val="20"/>
                <w:szCs w:val="20"/>
              </w:rPr>
              <w:t>'</w:t>
            </w:r>
            <w:proofErr w:type="spellStart"/>
            <w:r w:rsidRPr="004D54C6">
              <w:rPr>
                <w:sz w:val="20"/>
                <w:szCs w:val="20"/>
              </w:rPr>
              <w:t>case</w:t>
            </w:r>
            <w:proofErr w:type="spellEnd"/>
            <w:r w:rsidRPr="004D54C6">
              <w:rPr>
                <w:sz w:val="20"/>
                <w:szCs w:val="20"/>
              </w:rPr>
              <w:t>',</w:t>
            </w:r>
            <w:r w:rsidRPr="004D54C6">
              <w:rPr>
                <w:spacing w:val="-8"/>
                <w:sz w:val="20"/>
                <w:szCs w:val="20"/>
              </w:rPr>
              <w:t xml:space="preserve"> </w:t>
            </w:r>
            <w:r w:rsidRPr="00814E14">
              <w:rPr>
                <w:spacing w:val="-2"/>
                <w:sz w:val="20"/>
                <w:szCs w:val="20"/>
                <w:highlight w:val="yellow"/>
              </w:rPr>
              <w:t>'lupa</w:t>
            </w:r>
            <w:r w:rsidRPr="00814E14">
              <w:rPr>
                <w:spacing w:val="-2"/>
                <w:sz w:val="20"/>
                <w:szCs w:val="20"/>
              </w:rPr>
              <w:t>'</w:t>
            </w:r>
            <w:r w:rsidRPr="004D54C6">
              <w:rPr>
                <w:sz w:val="20"/>
                <w:szCs w:val="20"/>
              </w:rPr>
              <w:t>,</w:t>
            </w:r>
            <w:r w:rsidRPr="004D54C6">
              <w:rPr>
                <w:spacing w:val="-8"/>
                <w:sz w:val="20"/>
                <w:szCs w:val="20"/>
              </w:rPr>
              <w:t xml:space="preserve"> </w:t>
            </w:r>
            <w:r w:rsidRPr="00814E14">
              <w:rPr>
                <w:spacing w:val="-2"/>
                <w:sz w:val="20"/>
                <w:szCs w:val="20"/>
              </w:rPr>
              <w:t>'</w:t>
            </w:r>
            <w:proofErr w:type="spellStart"/>
            <w:r w:rsidRPr="00814E14">
              <w:rPr>
                <w:spacing w:val="-2"/>
                <w:sz w:val="20"/>
                <w:szCs w:val="20"/>
              </w:rPr>
              <w:t>password</w:t>
            </w:r>
            <w:proofErr w:type="spellEnd"/>
            <w:r w:rsidRPr="00814E14">
              <w:rPr>
                <w:spacing w:val="-2"/>
                <w:sz w:val="20"/>
                <w:szCs w:val="20"/>
              </w:rPr>
              <w:t>']</w:t>
            </w:r>
          </w:p>
        </w:tc>
      </w:tr>
    </w:tbl>
    <w:p w14:paraId="1156A41A" w14:textId="77777777" w:rsidR="00CF2FE8" w:rsidRDefault="00CF2FE8" w:rsidP="00244A31">
      <w:pPr>
        <w:ind w:firstLine="720"/>
        <w:jc w:val="both"/>
        <w:rPr>
          <w:sz w:val="20"/>
          <w:szCs w:val="20"/>
          <w:lang w:val="id"/>
        </w:rPr>
      </w:pPr>
    </w:p>
    <w:p w14:paraId="08C91594" w14:textId="18134ECC" w:rsidR="00244A31" w:rsidRDefault="00CF2FE8" w:rsidP="00E71FD5">
      <w:pPr>
        <w:spacing w:line="276" w:lineRule="auto"/>
        <w:ind w:firstLine="720"/>
        <w:jc w:val="both"/>
        <w:rPr>
          <w:sz w:val="20"/>
          <w:szCs w:val="20"/>
          <w:lang w:val="id"/>
        </w:rPr>
      </w:pPr>
      <w:r w:rsidRPr="00AA4208">
        <w:rPr>
          <w:sz w:val="20"/>
          <w:szCs w:val="20"/>
          <w:lang w:val="id"/>
        </w:rPr>
        <w:t>Dari hasil eksperimen pada Tabel 4.1</w:t>
      </w:r>
      <w:r w:rsidR="00E71FD5">
        <w:rPr>
          <w:sz w:val="20"/>
          <w:szCs w:val="20"/>
          <w:lang w:val="id"/>
        </w:rPr>
        <w:t>0</w:t>
      </w:r>
      <w:r w:rsidRPr="00AA4208">
        <w:rPr>
          <w:sz w:val="20"/>
          <w:szCs w:val="20"/>
          <w:lang w:val="id"/>
        </w:rPr>
        <w:t xml:space="preserve">, terlihat bahwa sistem pada </w:t>
      </w:r>
      <w:proofErr w:type="spellStart"/>
      <w:r w:rsidRPr="00AA4208">
        <w:rPr>
          <w:sz w:val="20"/>
          <w:szCs w:val="20"/>
          <w:lang w:val="id"/>
        </w:rPr>
        <w:t>chatbot</w:t>
      </w:r>
      <w:proofErr w:type="spellEnd"/>
      <w:r w:rsidRPr="00AA4208">
        <w:rPr>
          <w:sz w:val="20"/>
          <w:szCs w:val="20"/>
          <w:lang w:val="id"/>
        </w:rPr>
        <w:t xml:space="preserve"> yang digunakan untuk mendeteksi kata sinonim dalam pertanyaan pengguna dapat berjalan dengan baik. Hal ini terbukti dari kosakata yang ditandai dengan warna kuning pada </w:t>
      </w:r>
      <w:proofErr w:type="spellStart"/>
      <w:r w:rsidRPr="00AA4208">
        <w:rPr>
          <w:sz w:val="20"/>
          <w:szCs w:val="20"/>
          <w:lang w:val="id"/>
        </w:rPr>
        <w:t>token</w:t>
      </w:r>
      <w:proofErr w:type="spellEnd"/>
      <w:r w:rsidRPr="00AA4208">
        <w:rPr>
          <w:sz w:val="20"/>
          <w:szCs w:val="20"/>
          <w:lang w:val="id"/>
        </w:rPr>
        <w:t xml:space="preserve"> di Tabel 4.1</w:t>
      </w:r>
      <w:r w:rsidR="00E71FD5">
        <w:rPr>
          <w:sz w:val="20"/>
          <w:szCs w:val="20"/>
          <w:lang w:val="id"/>
        </w:rPr>
        <w:t>0</w:t>
      </w:r>
      <w:r w:rsidRPr="00AA4208">
        <w:rPr>
          <w:sz w:val="20"/>
          <w:szCs w:val="20"/>
          <w:lang w:val="id"/>
        </w:rPr>
        <w:t>, di mana kata "masuk" diubah menjadi "</w:t>
      </w:r>
      <w:proofErr w:type="spellStart"/>
      <w:r w:rsidRPr="00AA4208">
        <w:rPr>
          <w:sz w:val="20"/>
          <w:szCs w:val="20"/>
          <w:lang w:val="id"/>
        </w:rPr>
        <w:t>login</w:t>
      </w:r>
      <w:proofErr w:type="spellEnd"/>
      <w:r w:rsidRPr="00AA4208">
        <w:rPr>
          <w:sz w:val="20"/>
          <w:szCs w:val="20"/>
          <w:lang w:val="id"/>
        </w:rPr>
        <w:t>", kata "</w:t>
      </w:r>
      <w:proofErr w:type="spellStart"/>
      <w:r w:rsidRPr="00AA4208">
        <w:rPr>
          <w:sz w:val="20"/>
          <w:szCs w:val="20"/>
          <w:lang w:val="id"/>
        </w:rPr>
        <w:t>regis</w:t>
      </w:r>
      <w:proofErr w:type="spellEnd"/>
      <w:r w:rsidRPr="00AA4208">
        <w:rPr>
          <w:sz w:val="20"/>
          <w:szCs w:val="20"/>
          <w:lang w:val="id"/>
        </w:rPr>
        <w:t>" menjadi "registrasi", dan kata "</w:t>
      </w:r>
      <w:proofErr w:type="spellStart"/>
      <w:r w:rsidRPr="00AA4208">
        <w:rPr>
          <w:sz w:val="20"/>
          <w:szCs w:val="20"/>
          <w:lang w:val="id"/>
        </w:rPr>
        <w:t>forgot</w:t>
      </w:r>
      <w:proofErr w:type="spellEnd"/>
      <w:r w:rsidRPr="00AA4208">
        <w:rPr>
          <w:sz w:val="20"/>
          <w:szCs w:val="20"/>
          <w:lang w:val="id"/>
        </w:rPr>
        <w:t xml:space="preserve">" diubah menjadi "lupa", serta kata-kata lainnya sesuai dengan daftar </w:t>
      </w:r>
      <w:proofErr w:type="spellStart"/>
      <w:r w:rsidRPr="00AA4208">
        <w:rPr>
          <w:sz w:val="20"/>
          <w:szCs w:val="20"/>
          <w:lang w:val="id"/>
        </w:rPr>
        <w:t>synonym</w:t>
      </w:r>
      <w:proofErr w:type="spellEnd"/>
      <w:r w:rsidRPr="00AA4208">
        <w:rPr>
          <w:sz w:val="20"/>
          <w:szCs w:val="20"/>
          <w:lang w:val="id"/>
        </w:rPr>
        <w:t xml:space="preserve"> yang ada dalam sistem. Proses deteksi </w:t>
      </w:r>
      <w:proofErr w:type="spellStart"/>
      <w:r w:rsidRPr="00AA4208">
        <w:rPr>
          <w:sz w:val="20"/>
          <w:szCs w:val="20"/>
          <w:lang w:val="id"/>
        </w:rPr>
        <w:t>synonym</w:t>
      </w:r>
      <w:proofErr w:type="spellEnd"/>
      <w:r w:rsidRPr="00AA4208">
        <w:rPr>
          <w:sz w:val="20"/>
          <w:szCs w:val="20"/>
          <w:lang w:val="id"/>
        </w:rPr>
        <w:t xml:space="preserve"> ini dilakukan tepat setelah langkah </w:t>
      </w:r>
      <w:proofErr w:type="spellStart"/>
      <w:r w:rsidRPr="00AA4208">
        <w:rPr>
          <w:sz w:val="20"/>
          <w:szCs w:val="20"/>
          <w:lang w:val="id"/>
        </w:rPr>
        <w:t>tokenisasi</w:t>
      </w:r>
      <w:proofErr w:type="spellEnd"/>
      <w:r w:rsidRPr="00AA4208">
        <w:rPr>
          <w:sz w:val="20"/>
          <w:szCs w:val="20"/>
          <w:lang w:val="id"/>
        </w:rPr>
        <w:t xml:space="preserve"> teks dalam proses </w:t>
      </w:r>
      <w:proofErr w:type="spellStart"/>
      <w:r w:rsidRPr="00AA4208">
        <w:rPr>
          <w:sz w:val="20"/>
          <w:szCs w:val="20"/>
          <w:lang w:val="id"/>
        </w:rPr>
        <w:t>preprocessing</w:t>
      </w:r>
      <w:proofErr w:type="spellEnd"/>
      <w:r w:rsidRPr="00AA4208">
        <w:rPr>
          <w:sz w:val="20"/>
          <w:szCs w:val="20"/>
          <w:lang w:val="id"/>
        </w:rPr>
        <w:t xml:space="preserve"> teks, sehingga kalimat </w:t>
      </w:r>
      <w:proofErr w:type="spellStart"/>
      <w:r w:rsidRPr="00AA4208">
        <w:rPr>
          <w:sz w:val="20"/>
          <w:szCs w:val="20"/>
          <w:lang w:val="id"/>
        </w:rPr>
        <w:t>input</w:t>
      </w:r>
      <w:proofErr w:type="spellEnd"/>
      <w:r w:rsidRPr="00AA4208">
        <w:rPr>
          <w:sz w:val="20"/>
          <w:szCs w:val="20"/>
          <w:lang w:val="id"/>
        </w:rPr>
        <w:t xml:space="preserve"> telah diubah ke dalam bentuk </w:t>
      </w:r>
      <w:proofErr w:type="spellStart"/>
      <w:r w:rsidRPr="00AA4208">
        <w:rPr>
          <w:sz w:val="20"/>
          <w:szCs w:val="20"/>
          <w:lang w:val="id"/>
        </w:rPr>
        <w:t>token</w:t>
      </w:r>
      <w:proofErr w:type="spellEnd"/>
      <w:r w:rsidRPr="00AA4208">
        <w:rPr>
          <w:sz w:val="20"/>
          <w:szCs w:val="20"/>
          <w:lang w:val="id"/>
        </w:rPr>
        <w:t xml:space="preserve"> untuk memudahkan proses pengecekan kata per kata. Jika ada kata sinonim yang ditemukan, </w:t>
      </w:r>
      <w:proofErr w:type="spellStart"/>
      <w:r w:rsidRPr="00AA4208">
        <w:rPr>
          <w:sz w:val="20"/>
          <w:szCs w:val="20"/>
          <w:lang w:val="id"/>
        </w:rPr>
        <w:t>output</w:t>
      </w:r>
      <w:proofErr w:type="spellEnd"/>
      <w:r w:rsidRPr="00AA4208">
        <w:rPr>
          <w:sz w:val="20"/>
          <w:szCs w:val="20"/>
          <w:lang w:val="id"/>
        </w:rPr>
        <w:t xml:space="preserve"> dari proses ini akan disimpan dalam sebuah </w:t>
      </w:r>
      <w:proofErr w:type="spellStart"/>
      <w:r w:rsidRPr="00AA4208">
        <w:rPr>
          <w:sz w:val="20"/>
          <w:szCs w:val="20"/>
          <w:lang w:val="id"/>
        </w:rPr>
        <w:t>array</w:t>
      </w:r>
      <w:proofErr w:type="spellEnd"/>
      <w:r w:rsidRPr="00AA4208">
        <w:rPr>
          <w:sz w:val="20"/>
          <w:szCs w:val="20"/>
          <w:lang w:val="id"/>
        </w:rPr>
        <w:t xml:space="preserve"> baru. Selanjutnya, </w:t>
      </w:r>
      <w:proofErr w:type="spellStart"/>
      <w:r w:rsidRPr="00AA4208">
        <w:rPr>
          <w:sz w:val="20"/>
          <w:szCs w:val="20"/>
          <w:lang w:val="id"/>
        </w:rPr>
        <w:t>token</w:t>
      </w:r>
      <w:proofErr w:type="spellEnd"/>
      <w:r w:rsidRPr="00AA4208">
        <w:rPr>
          <w:sz w:val="20"/>
          <w:szCs w:val="20"/>
          <w:lang w:val="id"/>
        </w:rPr>
        <w:t xml:space="preserve"> </w:t>
      </w:r>
      <w:proofErr w:type="spellStart"/>
      <w:r w:rsidRPr="00AA4208">
        <w:rPr>
          <w:sz w:val="20"/>
          <w:szCs w:val="20"/>
          <w:lang w:val="id"/>
        </w:rPr>
        <w:t>input</w:t>
      </w:r>
      <w:proofErr w:type="spellEnd"/>
      <w:r w:rsidRPr="00AA4208">
        <w:rPr>
          <w:sz w:val="20"/>
          <w:szCs w:val="20"/>
          <w:lang w:val="id"/>
        </w:rPr>
        <w:t xml:space="preserve"> dan </w:t>
      </w:r>
      <w:proofErr w:type="spellStart"/>
      <w:r w:rsidRPr="00AA4208">
        <w:rPr>
          <w:sz w:val="20"/>
          <w:szCs w:val="20"/>
          <w:lang w:val="id"/>
        </w:rPr>
        <w:t>token</w:t>
      </w:r>
      <w:proofErr w:type="spellEnd"/>
      <w:r w:rsidRPr="00AA4208">
        <w:rPr>
          <w:sz w:val="20"/>
          <w:szCs w:val="20"/>
          <w:lang w:val="id"/>
        </w:rPr>
        <w:t xml:space="preserve"> sinonim akan diproses sesuai dengan langkah-langkah selanjutnya, yaitu </w:t>
      </w:r>
      <w:proofErr w:type="spellStart"/>
      <w:r w:rsidRPr="00AA4208">
        <w:rPr>
          <w:sz w:val="20"/>
          <w:szCs w:val="20"/>
          <w:lang w:val="id"/>
        </w:rPr>
        <w:t>filtering</w:t>
      </w:r>
      <w:proofErr w:type="spellEnd"/>
      <w:r w:rsidRPr="00AA4208">
        <w:rPr>
          <w:sz w:val="20"/>
          <w:szCs w:val="20"/>
          <w:lang w:val="id"/>
        </w:rPr>
        <w:t xml:space="preserve">, </w:t>
      </w:r>
      <w:proofErr w:type="spellStart"/>
      <w:r w:rsidRPr="00AA4208">
        <w:rPr>
          <w:sz w:val="20"/>
          <w:szCs w:val="20"/>
          <w:lang w:val="id"/>
        </w:rPr>
        <w:t>stemming</w:t>
      </w:r>
      <w:proofErr w:type="spellEnd"/>
      <w:r w:rsidRPr="00AA4208">
        <w:rPr>
          <w:sz w:val="20"/>
          <w:szCs w:val="20"/>
          <w:lang w:val="id"/>
        </w:rPr>
        <w:t>, dan seterusnya.</w:t>
      </w:r>
    </w:p>
    <w:p w14:paraId="417B4848" w14:textId="77777777" w:rsidR="00E71FD5" w:rsidRPr="00E71FD5" w:rsidRDefault="00E71FD5" w:rsidP="00E71FD5">
      <w:pPr>
        <w:spacing w:line="276" w:lineRule="auto"/>
        <w:ind w:firstLine="720"/>
        <w:jc w:val="both"/>
        <w:rPr>
          <w:sz w:val="20"/>
          <w:szCs w:val="20"/>
          <w:lang w:val="id"/>
        </w:rPr>
      </w:pPr>
    </w:p>
    <w:p w14:paraId="5585AA62" w14:textId="77777777" w:rsidR="00CF2FE8" w:rsidRDefault="00CF2FE8" w:rsidP="00244A31">
      <w:pPr>
        <w:pStyle w:val="Heading3"/>
        <w:jc w:val="both"/>
        <w:rPr>
          <w:spacing w:val="-4"/>
        </w:rPr>
      </w:pPr>
      <w:bookmarkStart w:id="133" w:name="_Toc202306630"/>
      <w:r>
        <w:t xml:space="preserve">4.6.3 </w:t>
      </w:r>
      <w:proofErr w:type="spellStart"/>
      <w:r w:rsidRPr="009404BB">
        <w:t>Eksperimen</w:t>
      </w:r>
      <w:proofErr w:type="spellEnd"/>
      <w:r w:rsidRPr="009404BB">
        <w:rPr>
          <w:spacing w:val="-9"/>
        </w:rPr>
        <w:t xml:space="preserve"> </w:t>
      </w:r>
      <w:r w:rsidRPr="009404BB">
        <w:t>Text</w:t>
      </w:r>
      <w:r w:rsidRPr="009404BB">
        <w:rPr>
          <w:spacing w:val="-8"/>
        </w:rPr>
        <w:t xml:space="preserve"> </w:t>
      </w:r>
      <w:r w:rsidRPr="009404BB">
        <w:t>Vectorizing</w:t>
      </w:r>
      <w:r w:rsidRPr="009404BB">
        <w:rPr>
          <w:spacing w:val="-7"/>
        </w:rPr>
        <w:t xml:space="preserve"> </w:t>
      </w:r>
      <w:r w:rsidRPr="009404BB">
        <w:t>(TF-</w:t>
      </w:r>
      <w:r w:rsidRPr="009404BB">
        <w:rPr>
          <w:spacing w:val="-4"/>
        </w:rPr>
        <w:t>IDF)</w:t>
      </w:r>
      <w:bookmarkEnd w:id="133"/>
    </w:p>
    <w:p w14:paraId="5E31C963" w14:textId="77777777" w:rsidR="00244A31" w:rsidRPr="00244A31" w:rsidRDefault="00244A31" w:rsidP="00244A31"/>
    <w:p w14:paraId="03E65D0D" w14:textId="77777777" w:rsidR="00CF2FE8" w:rsidRDefault="00CF2FE8" w:rsidP="00244A31">
      <w:pPr>
        <w:pStyle w:val="BodyText"/>
        <w:spacing w:line="276" w:lineRule="auto"/>
        <w:ind w:right="461" w:firstLine="720"/>
        <w:jc w:val="both"/>
        <w:rPr>
          <w:spacing w:val="-2"/>
        </w:rPr>
      </w:pPr>
      <w:r w:rsidRPr="009404BB">
        <w:t xml:space="preserve">Pengujian </w:t>
      </w:r>
      <w:proofErr w:type="spellStart"/>
      <w:r w:rsidRPr="009404BB">
        <w:t>Text</w:t>
      </w:r>
      <w:proofErr w:type="spellEnd"/>
      <w:r w:rsidRPr="009404BB">
        <w:t xml:space="preserve"> </w:t>
      </w:r>
      <w:proofErr w:type="spellStart"/>
      <w:r w:rsidRPr="009404BB">
        <w:t>Vectorizing</w:t>
      </w:r>
      <w:proofErr w:type="spellEnd"/>
      <w:r w:rsidRPr="009404BB">
        <w:t xml:space="preserve"> adalah pengujian yang dilakukan untuk mengetahui</w:t>
      </w:r>
      <w:r w:rsidRPr="009404BB">
        <w:rPr>
          <w:spacing w:val="-8"/>
        </w:rPr>
        <w:t xml:space="preserve"> </w:t>
      </w:r>
      <w:r w:rsidRPr="009404BB">
        <w:t>apakah</w:t>
      </w:r>
      <w:r w:rsidRPr="009404BB">
        <w:rPr>
          <w:spacing w:val="-5"/>
        </w:rPr>
        <w:t xml:space="preserve"> </w:t>
      </w:r>
      <w:r w:rsidRPr="009404BB">
        <w:t>sistem</w:t>
      </w:r>
      <w:r w:rsidRPr="009404BB">
        <w:rPr>
          <w:spacing w:val="-5"/>
        </w:rPr>
        <w:t xml:space="preserve"> </w:t>
      </w:r>
      <w:r w:rsidRPr="009404BB">
        <w:t>berhasil</w:t>
      </w:r>
      <w:r w:rsidRPr="009404BB">
        <w:rPr>
          <w:spacing w:val="-6"/>
        </w:rPr>
        <w:t xml:space="preserve"> </w:t>
      </w:r>
      <w:r w:rsidRPr="009404BB">
        <w:t>mengubah</w:t>
      </w:r>
      <w:r w:rsidRPr="009404BB">
        <w:rPr>
          <w:spacing w:val="-5"/>
        </w:rPr>
        <w:t xml:space="preserve"> </w:t>
      </w:r>
      <w:r w:rsidRPr="009404BB">
        <w:t>teks</w:t>
      </w:r>
      <w:r w:rsidRPr="009404BB">
        <w:rPr>
          <w:spacing w:val="-6"/>
        </w:rPr>
        <w:t xml:space="preserve"> </w:t>
      </w:r>
      <w:proofErr w:type="spellStart"/>
      <w:r w:rsidRPr="009404BB">
        <w:t>input</w:t>
      </w:r>
      <w:proofErr w:type="spellEnd"/>
      <w:r w:rsidRPr="009404BB">
        <w:rPr>
          <w:spacing w:val="-6"/>
        </w:rPr>
        <w:t xml:space="preserve"> </w:t>
      </w:r>
      <w:r w:rsidRPr="009404BB">
        <w:t>menjadi</w:t>
      </w:r>
      <w:r w:rsidRPr="009404BB">
        <w:rPr>
          <w:spacing w:val="-6"/>
        </w:rPr>
        <w:t xml:space="preserve"> </w:t>
      </w:r>
      <w:r w:rsidRPr="009404BB">
        <w:t>vektor</w:t>
      </w:r>
      <w:r w:rsidRPr="009404BB">
        <w:rPr>
          <w:spacing w:val="-5"/>
        </w:rPr>
        <w:t xml:space="preserve"> </w:t>
      </w:r>
      <w:r w:rsidRPr="009404BB">
        <w:t xml:space="preserve">bilangan </w:t>
      </w:r>
      <w:r w:rsidRPr="009404BB">
        <w:rPr>
          <w:spacing w:val="-2"/>
        </w:rPr>
        <w:t>desimal.</w:t>
      </w:r>
    </w:p>
    <w:p w14:paraId="244A69E8" w14:textId="58D63C3E" w:rsidR="00CF2FE8" w:rsidRPr="00244A31" w:rsidRDefault="00CF2FE8" w:rsidP="00E71FD5">
      <w:pPr>
        <w:pStyle w:val="Caption"/>
        <w:keepNext/>
        <w:rPr>
          <w:color w:val="auto"/>
        </w:rPr>
      </w:pPr>
    </w:p>
    <w:p w14:paraId="2CFB1EDE" w14:textId="16E33253" w:rsidR="00E71FD5" w:rsidRPr="00E71FD5" w:rsidRDefault="00E71FD5" w:rsidP="00E71FD5">
      <w:pPr>
        <w:pStyle w:val="Caption"/>
        <w:keepNext/>
        <w:jc w:val="center"/>
        <w:rPr>
          <w:i w:val="0"/>
          <w:iCs w:val="0"/>
          <w:color w:val="auto"/>
        </w:rPr>
      </w:pPr>
      <w:bookmarkStart w:id="134" w:name="_Toc202306815"/>
      <w:r w:rsidRPr="00E71FD5">
        <w:rPr>
          <w:i w:val="0"/>
          <w:iCs w:val="0"/>
          <w:color w:val="auto"/>
        </w:rPr>
        <w:t xml:space="preserve">Tabel 4. </w:t>
      </w:r>
      <w:r w:rsidRPr="00E71FD5">
        <w:rPr>
          <w:i w:val="0"/>
          <w:iCs w:val="0"/>
          <w:color w:val="auto"/>
        </w:rPr>
        <w:fldChar w:fldCharType="begin"/>
      </w:r>
      <w:r w:rsidRPr="00E71FD5">
        <w:rPr>
          <w:i w:val="0"/>
          <w:iCs w:val="0"/>
          <w:color w:val="auto"/>
        </w:rPr>
        <w:instrText xml:space="preserve"> SEQ Tabel_4. \* ARABIC </w:instrText>
      </w:r>
      <w:r w:rsidRPr="00E71FD5">
        <w:rPr>
          <w:i w:val="0"/>
          <w:iCs w:val="0"/>
          <w:color w:val="auto"/>
        </w:rPr>
        <w:fldChar w:fldCharType="separate"/>
      </w:r>
      <w:r w:rsidR="00327503">
        <w:rPr>
          <w:i w:val="0"/>
          <w:iCs w:val="0"/>
          <w:noProof/>
          <w:color w:val="auto"/>
        </w:rPr>
        <w:t>11</w:t>
      </w:r>
      <w:r w:rsidRPr="00E71FD5">
        <w:rPr>
          <w:i w:val="0"/>
          <w:iCs w:val="0"/>
          <w:color w:val="auto"/>
        </w:rPr>
        <w:fldChar w:fldCharType="end"/>
      </w:r>
      <w:r w:rsidRPr="00E71FD5">
        <w:rPr>
          <w:i w:val="0"/>
          <w:iCs w:val="0"/>
          <w:color w:val="auto"/>
        </w:rPr>
        <w:t xml:space="preserve"> Sampel Data Vectorizing </w:t>
      </w:r>
      <w:proofErr w:type="spellStart"/>
      <w:r w:rsidRPr="00E71FD5">
        <w:rPr>
          <w:i w:val="0"/>
          <w:iCs w:val="0"/>
          <w:color w:val="auto"/>
        </w:rPr>
        <w:t>dengan</w:t>
      </w:r>
      <w:proofErr w:type="spellEnd"/>
      <w:r w:rsidRPr="00E71FD5">
        <w:rPr>
          <w:i w:val="0"/>
          <w:iCs w:val="0"/>
          <w:color w:val="auto"/>
        </w:rPr>
        <w:t xml:space="preserve"> TF-IDF</w:t>
      </w:r>
      <w:bookmarkEnd w:id="134"/>
    </w:p>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514"/>
        <w:gridCol w:w="1612"/>
      </w:tblGrid>
      <w:tr w:rsidR="00CF2FE8" w:rsidRPr="00244A31" w14:paraId="06A433A3" w14:textId="77777777" w:rsidTr="00E71FD5">
        <w:trPr>
          <w:trHeight w:val="431"/>
        </w:trPr>
        <w:tc>
          <w:tcPr>
            <w:tcW w:w="0" w:type="auto"/>
          </w:tcPr>
          <w:p w14:paraId="55CD9C75"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0" w:type="auto"/>
          </w:tcPr>
          <w:p w14:paraId="4BF810AA"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VEKTOR</w:t>
            </w:r>
          </w:p>
        </w:tc>
      </w:tr>
      <w:tr w:rsidR="00CF2FE8" w:rsidRPr="009404BB" w14:paraId="1DF4F372" w14:textId="77777777" w:rsidTr="00E71FD5">
        <w:trPr>
          <w:trHeight w:val="659"/>
        </w:trPr>
        <w:tc>
          <w:tcPr>
            <w:tcW w:w="0" w:type="auto"/>
          </w:tcPr>
          <w:p w14:paraId="645D9A94" w14:textId="77777777" w:rsidR="00CF2FE8" w:rsidRPr="009404BB" w:rsidRDefault="00CF2FE8" w:rsidP="00244A31">
            <w:pPr>
              <w:pStyle w:val="TableParagraph"/>
              <w:spacing w:before="101"/>
              <w:ind w:left="100" w:right="461"/>
              <w:jc w:val="both"/>
              <w:rPr>
                <w:sz w:val="20"/>
                <w:szCs w:val="20"/>
              </w:rPr>
            </w:pPr>
            <w:proofErr w:type="spellStart"/>
            <w:r>
              <w:rPr>
                <w:sz w:val="20"/>
                <w:szCs w:val="20"/>
              </w:rPr>
              <w:t>test</w:t>
            </w:r>
            <w:proofErr w:type="spellEnd"/>
            <w:r>
              <w:rPr>
                <w:sz w:val="20"/>
                <w:szCs w:val="20"/>
              </w:rPr>
              <w:t xml:space="preserve"> </w:t>
            </w:r>
            <w:proofErr w:type="spellStart"/>
            <w:r>
              <w:rPr>
                <w:sz w:val="20"/>
                <w:szCs w:val="20"/>
              </w:rPr>
              <w:t>case</w:t>
            </w:r>
            <w:proofErr w:type="spellEnd"/>
            <w:r>
              <w:rPr>
                <w:sz w:val="20"/>
                <w:szCs w:val="20"/>
              </w:rPr>
              <w:t xml:space="preserve"> </w:t>
            </w:r>
            <w:proofErr w:type="spellStart"/>
            <w:r>
              <w:rPr>
                <w:sz w:val="20"/>
                <w:szCs w:val="20"/>
              </w:rPr>
              <w:t>login</w:t>
            </w:r>
            <w:proofErr w:type="spellEnd"/>
          </w:p>
        </w:tc>
        <w:tc>
          <w:tcPr>
            <w:tcW w:w="0" w:type="auto"/>
          </w:tcPr>
          <w:p w14:paraId="75FFF99A" w14:textId="77777777" w:rsidR="00CF2FE8" w:rsidRPr="009404BB" w:rsidRDefault="00CF2FE8" w:rsidP="00244A31">
            <w:pPr>
              <w:pStyle w:val="TableParagraph"/>
              <w:spacing w:before="101"/>
              <w:ind w:left="201" w:right="461"/>
              <w:jc w:val="both"/>
              <w:rPr>
                <w:sz w:val="20"/>
                <w:szCs w:val="20"/>
              </w:rPr>
            </w:pPr>
            <w:r w:rsidRPr="009404BB">
              <w:rPr>
                <w:spacing w:val="-2"/>
                <w:sz w:val="20"/>
                <w:szCs w:val="20"/>
              </w:rPr>
              <w:t>0.57735027</w:t>
            </w:r>
          </w:p>
          <w:p w14:paraId="781780FA" w14:textId="77777777" w:rsidR="00CF2FE8" w:rsidRPr="009404BB" w:rsidRDefault="00CF2FE8" w:rsidP="00244A31">
            <w:pPr>
              <w:pStyle w:val="TableParagraph"/>
              <w:ind w:left="201" w:right="461"/>
              <w:jc w:val="both"/>
              <w:rPr>
                <w:spacing w:val="-2"/>
                <w:sz w:val="20"/>
                <w:szCs w:val="20"/>
              </w:rPr>
            </w:pPr>
            <w:r w:rsidRPr="009404BB">
              <w:rPr>
                <w:spacing w:val="-2"/>
                <w:sz w:val="20"/>
                <w:szCs w:val="20"/>
              </w:rPr>
              <w:t>0.57735027</w:t>
            </w:r>
          </w:p>
          <w:p w14:paraId="38BBF6B9" w14:textId="77777777" w:rsidR="00CF2FE8" w:rsidRPr="009404BB" w:rsidRDefault="00CF2FE8" w:rsidP="00244A31">
            <w:pPr>
              <w:pStyle w:val="TableParagraph"/>
              <w:ind w:left="201" w:right="461"/>
              <w:jc w:val="both"/>
              <w:rPr>
                <w:sz w:val="20"/>
                <w:szCs w:val="20"/>
              </w:rPr>
            </w:pPr>
            <w:r w:rsidRPr="009404BB">
              <w:rPr>
                <w:spacing w:val="-2"/>
                <w:sz w:val="20"/>
                <w:szCs w:val="20"/>
              </w:rPr>
              <w:t>0.57735027</w:t>
            </w:r>
          </w:p>
        </w:tc>
      </w:tr>
      <w:tr w:rsidR="00CF2FE8" w:rsidRPr="009404BB" w14:paraId="4A6F373B" w14:textId="77777777" w:rsidTr="00E71FD5">
        <w:trPr>
          <w:trHeight w:val="889"/>
        </w:trPr>
        <w:tc>
          <w:tcPr>
            <w:tcW w:w="0" w:type="auto"/>
          </w:tcPr>
          <w:p w14:paraId="592C26E4"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uji fitur registrasi</w:t>
            </w:r>
          </w:p>
        </w:tc>
        <w:tc>
          <w:tcPr>
            <w:tcW w:w="0" w:type="auto"/>
          </w:tcPr>
          <w:p w14:paraId="0DDCE7CD" w14:textId="77777777" w:rsidR="00CF2FE8" w:rsidRPr="009404BB" w:rsidRDefault="00CF2FE8" w:rsidP="00244A31">
            <w:pPr>
              <w:pStyle w:val="TableParagraph"/>
              <w:spacing w:before="101"/>
              <w:ind w:left="201" w:right="461"/>
              <w:jc w:val="both"/>
              <w:rPr>
                <w:sz w:val="20"/>
                <w:szCs w:val="20"/>
              </w:rPr>
            </w:pPr>
            <w:r w:rsidRPr="009404BB">
              <w:rPr>
                <w:spacing w:val="-2"/>
                <w:sz w:val="20"/>
                <w:szCs w:val="20"/>
              </w:rPr>
              <w:t>0.54658127</w:t>
            </w:r>
          </w:p>
          <w:p w14:paraId="6EB55752" w14:textId="77777777" w:rsidR="00CF2FE8" w:rsidRPr="009404BB" w:rsidRDefault="00CF2FE8" w:rsidP="00244A31">
            <w:pPr>
              <w:pStyle w:val="TableParagraph"/>
              <w:ind w:left="201" w:right="461"/>
              <w:jc w:val="both"/>
              <w:rPr>
                <w:sz w:val="20"/>
                <w:szCs w:val="20"/>
              </w:rPr>
            </w:pPr>
            <w:r w:rsidRPr="009404BB">
              <w:rPr>
                <w:spacing w:val="-2"/>
                <w:sz w:val="20"/>
                <w:szCs w:val="20"/>
              </w:rPr>
              <w:t>0.43337383</w:t>
            </w:r>
          </w:p>
          <w:p w14:paraId="3DE3D94E" w14:textId="77777777" w:rsidR="00CF2FE8" w:rsidRPr="009404BB" w:rsidRDefault="00CF2FE8" w:rsidP="00244A31">
            <w:pPr>
              <w:pStyle w:val="TableParagraph"/>
              <w:ind w:left="201" w:right="461"/>
              <w:jc w:val="both"/>
              <w:rPr>
                <w:spacing w:val="-2"/>
                <w:sz w:val="20"/>
                <w:szCs w:val="20"/>
              </w:rPr>
            </w:pPr>
            <w:r w:rsidRPr="009404BB">
              <w:rPr>
                <w:spacing w:val="-2"/>
                <w:sz w:val="20"/>
                <w:szCs w:val="20"/>
              </w:rPr>
              <w:t>0.63643908</w:t>
            </w:r>
          </w:p>
          <w:p w14:paraId="69144A31" w14:textId="77777777" w:rsidR="00CF2FE8" w:rsidRPr="009404BB" w:rsidRDefault="00CF2FE8" w:rsidP="00244A31">
            <w:pPr>
              <w:pStyle w:val="TableParagraph"/>
              <w:ind w:left="201" w:right="461"/>
              <w:jc w:val="both"/>
              <w:rPr>
                <w:sz w:val="20"/>
                <w:szCs w:val="20"/>
              </w:rPr>
            </w:pPr>
            <w:r w:rsidRPr="009404BB">
              <w:rPr>
                <w:spacing w:val="-2"/>
                <w:sz w:val="20"/>
                <w:szCs w:val="20"/>
              </w:rPr>
              <w:t>0.32921321</w:t>
            </w:r>
          </w:p>
        </w:tc>
      </w:tr>
      <w:tr w:rsidR="00CF2FE8" w:rsidRPr="009404BB" w14:paraId="19E79172" w14:textId="77777777" w:rsidTr="00E71FD5">
        <w:trPr>
          <w:trHeight w:val="1122"/>
        </w:trPr>
        <w:tc>
          <w:tcPr>
            <w:tcW w:w="0" w:type="auto"/>
          </w:tcPr>
          <w:p w14:paraId="27A6AED2"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step 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hasil</w:t>
            </w:r>
          </w:p>
        </w:tc>
        <w:tc>
          <w:tcPr>
            <w:tcW w:w="0" w:type="auto"/>
          </w:tcPr>
          <w:p w14:paraId="408D86B4" w14:textId="77777777" w:rsidR="00CF2FE8" w:rsidRPr="009404BB" w:rsidRDefault="00CF2FE8" w:rsidP="00244A31">
            <w:pPr>
              <w:pStyle w:val="TableParagraph"/>
              <w:spacing w:before="101"/>
              <w:ind w:left="201" w:right="461"/>
              <w:jc w:val="both"/>
              <w:rPr>
                <w:sz w:val="20"/>
                <w:szCs w:val="20"/>
              </w:rPr>
            </w:pPr>
            <w:r w:rsidRPr="009404BB">
              <w:rPr>
                <w:spacing w:val="-2"/>
                <w:sz w:val="20"/>
                <w:szCs w:val="20"/>
              </w:rPr>
              <w:t>0.45204249</w:t>
            </w:r>
          </w:p>
          <w:p w14:paraId="10758E1F" w14:textId="77777777" w:rsidR="00CF2FE8" w:rsidRPr="009404BB" w:rsidRDefault="00CF2FE8" w:rsidP="00244A31">
            <w:pPr>
              <w:pStyle w:val="TableParagraph"/>
              <w:ind w:left="201" w:right="461"/>
              <w:jc w:val="both"/>
              <w:rPr>
                <w:sz w:val="20"/>
                <w:szCs w:val="20"/>
              </w:rPr>
            </w:pPr>
            <w:r w:rsidRPr="009404BB">
              <w:rPr>
                <w:spacing w:val="-2"/>
                <w:sz w:val="20"/>
                <w:szCs w:val="20"/>
              </w:rPr>
              <w:t>0.38821934</w:t>
            </w:r>
          </w:p>
          <w:p w14:paraId="08D9EFDD" w14:textId="77777777" w:rsidR="00CF2FE8" w:rsidRPr="009404BB" w:rsidRDefault="00CF2FE8" w:rsidP="00244A31">
            <w:pPr>
              <w:pStyle w:val="TableParagraph"/>
              <w:ind w:left="201" w:right="461"/>
              <w:jc w:val="both"/>
              <w:rPr>
                <w:sz w:val="20"/>
                <w:szCs w:val="20"/>
              </w:rPr>
            </w:pPr>
            <w:r w:rsidRPr="009404BB">
              <w:rPr>
                <w:spacing w:val="-2"/>
                <w:sz w:val="20"/>
                <w:szCs w:val="20"/>
              </w:rPr>
              <w:t>0.3429361</w:t>
            </w:r>
          </w:p>
          <w:p w14:paraId="2BD3B865" w14:textId="77777777" w:rsidR="00CF2FE8" w:rsidRPr="009404BB" w:rsidRDefault="00CF2FE8" w:rsidP="00244A31">
            <w:pPr>
              <w:pStyle w:val="TableParagraph"/>
              <w:spacing w:before="1"/>
              <w:ind w:left="201" w:right="461"/>
              <w:jc w:val="both"/>
              <w:rPr>
                <w:spacing w:val="-2"/>
                <w:sz w:val="20"/>
                <w:szCs w:val="20"/>
              </w:rPr>
            </w:pPr>
            <w:r w:rsidRPr="009404BB">
              <w:rPr>
                <w:spacing w:val="-2"/>
                <w:sz w:val="20"/>
                <w:szCs w:val="20"/>
              </w:rPr>
              <w:t>0.3429361</w:t>
            </w:r>
          </w:p>
          <w:p w14:paraId="7455BCA0" w14:textId="77777777" w:rsidR="00CF2FE8" w:rsidRPr="009404BB" w:rsidRDefault="00CF2FE8" w:rsidP="00244A31">
            <w:pPr>
              <w:pStyle w:val="TableParagraph"/>
              <w:spacing w:before="1"/>
              <w:ind w:left="201" w:right="461"/>
              <w:jc w:val="both"/>
              <w:rPr>
                <w:spacing w:val="-2"/>
                <w:sz w:val="20"/>
                <w:szCs w:val="20"/>
              </w:rPr>
            </w:pPr>
            <w:r w:rsidRPr="009404BB">
              <w:rPr>
                <w:spacing w:val="-2"/>
                <w:sz w:val="20"/>
                <w:szCs w:val="20"/>
              </w:rPr>
              <w:t>0.38821934</w:t>
            </w:r>
          </w:p>
          <w:p w14:paraId="18324056" w14:textId="77777777" w:rsidR="00CF2FE8" w:rsidRPr="009404BB" w:rsidRDefault="00CF2FE8" w:rsidP="00244A31">
            <w:pPr>
              <w:pStyle w:val="TableParagraph"/>
              <w:spacing w:before="1"/>
              <w:ind w:left="201" w:right="461"/>
              <w:jc w:val="both"/>
              <w:rPr>
                <w:spacing w:val="-2"/>
                <w:sz w:val="20"/>
                <w:szCs w:val="20"/>
              </w:rPr>
            </w:pPr>
            <w:r w:rsidRPr="009404BB">
              <w:rPr>
                <w:spacing w:val="-2"/>
                <w:sz w:val="20"/>
                <w:szCs w:val="20"/>
              </w:rPr>
              <w:t>0.45204249</w:t>
            </w:r>
          </w:p>
          <w:p w14:paraId="5ADAE09B" w14:textId="77777777" w:rsidR="00CF2FE8" w:rsidRPr="009404BB" w:rsidRDefault="00CF2FE8" w:rsidP="00244A31">
            <w:pPr>
              <w:pStyle w:val="TableParagraph"/>
              <w:spacing w:before="1"/>
              <w:ind w:left="201" w:right="461"/>
              <w:jc w:val="both"/>
              <w:rPr>
                <w:sz w:val="20"/>
                <w:szCs w:val="20"/>
              </w:rPr>
            </w:pPr>
            <w:r w:rsidRPr="009404BB">
              <w:rPr>
                <w:spacing w:val="-2"/>
                <w:sz w:val="20"/>
                <w:szCs w:val="20"/>
              </w:rPr>
              <w:t>0.2338297</w:t>
            </w:r>
          </w:p>
        </w:tc>
      </w:tr>
    </w:tbl>
    <w:p w14:paraId="63C394E9" w14:textId="77777777" w:rsidR="00CF2FE8" w:rsidRPr="009404BB" w:rsidRDefault="00CF2FE8" w:rsidP="00244A31">
      <w:pPr>
        <w:pStyle w:val="BodyText"/>
        <w:spacing w:before="1" w:line="230" w:lineRule="auto"/>
        <w:ind w:right="461"/>
        <w:jc w:val="both"/>
      </w:pPr>
    </w:p>
    <w:p w14:paraId="613487F5" w14:textId="77777777" w:rsidR="00CF2FE8" w:rsidRDefault="00CF2FE8" w:rsidP="00244A31">
      <w:pPr>
        <w:pStyle w:val="BodyText"/>
        <w:tabs>
          <w:tab w:val="left" w:pos="5245"/>
          <w:tab w:val="left" w:pos="5387"/>
        </w:tabs>
        <w:spacing w:before="1" w:line="276" w:lineRule="auto"/>
        <w:ind w:right="35" w:firstLine="515"/>
        <w:jc w:val="both"/>
      </w:pPr>
      <w:r w:rsidRPr="009404BB">
        <w:t xml:space="preserve">Berdasarkan </w:t>
      </w:r>
      <w:r w:rsidRPr="00E71FD5">
        <w:t>Tabel 4.11</w:t>
      </w:r>
      <w:r w:rsidRPr="009404BB">
        <w:t>,</w:t>
      </w:r>
      <w:r>
        <w:t xml:space="preserve"> h</w:t>
      </w:r>
      <w:r w:rsidRPr="008B3F11">
        <w:t xml:space="preserve">asil menunjukkan bahwa proses </w:t>
      </w:r>
      <w:proofErr w:type="spellStart"/>
      <w:r w:rsidRPr="008B3F11">
        <w:t>vektorisasi</w:t>
      </w:r>
      <w:proofErr w:type="spellEnd"/>
      <w:r w:rsidRPr="008B3F11">
        <w:t xml:space="preserve"> teks menggunakan metode Term </w:t>
      </w:r>
      <w:proofErr w:type="spellStart"/>
      <w:r w:rsidRPr="008B3F11">
        <w:t>Frequency-Inverse</w:t>
      </w:r>
      <w:proofErr w:type="spellEnd"/>
      <w:r w:rsidRPr="008B3F11">
        <w:t xml:space="preserve"> </w:t>
      </w:r>
      <w:proofErr w:type="spellStart"/>
      <w:r w:rsidRPr="008B3F11">
        <w:t>Document</w:t>
      </w:r>
      <w:proofErr w:type="spellEnd"/>
      <w:r w:rsidRPr="008B3F11">
        <w:t xml:space="preserve"> </w:t>
      </w:r>
      <w:proofErr w:type="spellStart"/>
      <w:r w:rsidRPr="008B3F11">
        <w:t>Frequency</w:t>
      </w:r>
      <w:proofErr w:type="spellEnd"/>
      <w:r w:rsidRPr="008B3F11">
        <w:t xml:space="preserve"> (TF-IDF) berfungsi secara </w:t>
      </w:r>
      <w:r>
        <w:t>baik</w:t>
      </w:r>
      <w:r w:rsidRPr="008B3F11">
        <w:t>. Ini dibuktikan oleh keberhasilan sistem dalam mengonversi masukan teks menjadi representasi vektor yang sesuai.</w:t>
      </w:r>
      <w:r w:rsidRPr="009404BB">
        <w:t xml:space="preserve"> Proses konversi data masukan yang bertipe </w:t>
      </w:r>
      <w:proofErr w:type="spellStart"/>
      <w:r w:rsidRPr="009404BB">
        <w:t>string</w:t>
      </w:r>
      <w:proofErr w:type="spellEnd"/>
      <w:r w:rsidRPr="009404BB">
        <w:t xml:space="preserve"> menjadi bilangan desimal dilakukan dengan langkah-langkah sebagai berikut:</w:t>
      </w:r>
    </w:p>
    <w:p w14:paraId="3750AFA0" w14:textId="77777777" w:rsidR="00CF2FE8" w:rsidRPr="009404BB" w:rsidRDefault="00CF2FE8" w:rsidP="00244A31">
      <w:pPr>
        <w:pStyle w:val="BodyText"/>
        <w:spacing w:before="1" w:line="230" w:lineRule="auto"/>
        <w:ind w:left="184" w:right="461" w:firstLine="331"/>
        <w:jc w:val="both"/>
      </w:pPr>
    </w:p>
    <w:p w14:paraId="5A0F2BDF" w14:textId="1941927B" w:rsidR="00244A31" w:rsidRPr="00E71FD5" w:rsidRDefault="00770C77" w:rsidP="00E71FD5">
      <w:pPr>
        <w:pStyle w:val="Heading4"/>
        <w:jc w:val="both"/>
        <w:rPr>
          <w:spacing w:val="-4"/>
        </w:rPr>
      </w:pPr>
      <w:r>
        <w:t>1.</w:t>
      </w:r>
      <w:r w:rsidR="00CF2FE8">
        <w:t xml:space="preserve"> </w:t>
      </w:r>
      <w:r w:rsidR="00CF2FE8" w:rsidRPr="009404BB">
        <w:t>Term</w:t>
      </w:r>
      <w:r w:rsidR="00CF2FE8" w:rsidRPr="009404BB">
        <w:rPr>
          <w:spacing w:val="10"/>
        </w:rPr>
        <w:t xml:space="preserve"> </w:t>
      </w:r>
      <w:r w:rsidR="00CF2FE8" w:rsidRPr="009404BB">
        <w:t>Frequency</w:t>
      </w:r>
      <w:r w:rsidR="00CF2FE8" w:rsidRPr="009404BB">
        <w:rPr>
          <w:spacing w:val="11"/>
        </w:rPr>
        <w:t xml:space="preserve"> </w:t>
      </w:r>
      <w:r w:rsidR="00CF2FE8" w:rsidRPr="009404BB">
        <w:rPr>
          <w:spacing w:val="-4"/>
        </w:rPr>
        <w:t>(TF)</w:t>
      </w:r>
    </w:p>
    <w:p w14:paraId="7DF29499" w14:textId="77777777" w:rsidR="00CF2FE8" w:rsidRDefault="00CF2FE8" w:rsidP="00244A31">
      <w:pPr>
        <w:pStyle w:val="BodyText"/>
        <w:spacing w:before="1" w:line="276" w:lineRule="auto"/>
        <w:ind w:right="35" w:firstLine="720"/>
        <w:jc w:val="both"/>
      </w:pPr>
      <w:r w:rsidRPr="008B3F11">
        <w:t xml:space="preserve">Untuk setiap kata dalam teks yang dimasukkan, frekuensi kemunculannya dihitung, menghasilkan nilai Frekuensi Istilah (TF). Nilai TF ini umumnya dinormalisasi, yaitu dibagi dengan total kata dalam dokumen. Proses normalisasi TF ini bertujuan untuk mengeliminasi bias yang mungkin timbul dari panjang dokumen yang berbeda, dan disebut sebagai Frekuensi Istilah </w:t>
      </w:r>
      <w:r w:rsidRPr="009404BB">
        <w:t>(</w:t>
      </w:r>
      <w:proofErr w:type="spellStart"/>
      <w:r w:rsidRPr="009404BB">
        <w:t>Normalized</w:t>
      </w:r>
      <w:proofErr w:type="spellEnd"/>
      <w:r w:rsidRPr="009404BB">
        <w:t xml:space="preserve"> Term </w:t>
      </w:r>
      <w:proofErr w:type="spellStart"/>
      <w:r w:rsidRPr="009404BB">
        <w:t>Frequency</w:t>
      </w:r>
      <w:proofErr w:type="spellEnd"/>
      <w:r w:rsidRPr="009404BB">
        <w:t>)</w:t>
      </w:r>
      <w:r w:rsidRPr="008B3F11">
        <w:t>.</w:t>
      </w:r>
    </w:p>
    <w:p w14:paraId="3438A674" w14:textId="77777777" w:rsidR="00CF2FE8" w:rsidRPr="009404BB" w:rsidRDefault="00CF2FE8" w:rsidP="00244A31">
      <w:pPr>
        <w:pStyle w:val="BodyText"/>
        <w:spacing w:before="1" w:line="276" w:lineRule="auto"/>
        <w:ind w:right="35" w:firstLine="720"/>
        <w:jc w:val="both"/>
      </w:pPr>
    </w:p>
    <w:p w14:paraId="57B8E87C" w14:textId="039D47F6" w:rsidR="00244A31" w:rsidRPr="00E71FD5" w:rsidRDefault="00770C77" w:rsidP="00E71FD5">
      <w:pPr>
        <w:pStyle w:val="Heading4"/>
        <w:jc w:val="both"/>
        <w:rPr>
          <w:spacing w:val="-2"/>
        </w:rPr>
      </w:pPr>
      <w:r>
        <w:t>2.</w:t>
      </w:r>
      <w:r w:rsidR="00CF2FE8">
        <w:t xml:space="preserve"> </w:t>
      </w:r>
      <w:r w:rsidR="00CF2FE8" w:rsidRPr="009404BB">
        <w:t>Inverse</w:t>
      </w:r>
      <w:r w:rsidR="00CF2FE8" w:rsidRPr="009404BB">
        <w:rPr>
          <w:spacing w:val="9"/>
        </w:rPr>
        <w:t xml:space="preserve"> </w:t>
      </w:r>
      <w:r w:rsidR="00CF2FE8" w:rsidRPr="009404BB">
        <w:t>Document</w:t>
      </w:r>
      <w:r w:rsidR="00CF2FE8" w:rsidRPr="009404BB">
        <w:rPr>
          <w:spacing w:val="10"/>
        </w:rPr>
        <w:t xml:space="preserve"> </w:t>
      </w:r>
      <w:r w:rsidR="00CF2FE8" w:rsidRPr="009404BB">
        <w:t>Frequency</w:t>
      </w:r>
      <w:r w:rsidR="00CF2FE8" w:rsidRPr="009404BB">
        <w:rPr>
          <w:spacing w:val="11"/>
        </w:rPr>
        <w:t xml:space="preserve"> </w:t>
      </w:r>
      <w:r w:rsidR="00CF2FE8" w:rsidRPr="009404BB">
        <w:rPr>
          <w:spacing w:val="-2"/>
        </w:rPr>
        <w:t>(IDF)</w:t>
      </w:r>
    </w:p>
    <w:p w14:paraId="1A91668E" w14:textId="77777777" w:rsidR="00CF2FE8" w:rsidRDefault="00CF2FE8" w:rsidP="00244A31">
      <w:pPr>
        <w:pStyle w:val="BodyText"/>
        <w:tabs>
          <w:tab w:val="left" w:pos="5387"/>
        </w:tabs>
        <w:spacing w:before="2" w:line="276" w:lineRule="auto"/>
        <w:ind w:right="35" w:firstLine="594"/>
        <w:jc w:val="both"/>
      </w:pPr>
      <w:r w:rsidRPr="009404BB">
        <w:t xml:space="preserve">Hitung jumlah total dokumen dalam korpus. Untuk setiap kata dalam masukan teks, hitung berapa banyak dokumen dalam korpus yang mengandung kata tersebut. Hitung nilai Frekuensi Dokumen Terbalik </w:t>
      </w:r>
      <w:r w:rsidRPr="009404BB">
        <w:lastRenderedPageBreak/>
        <w:t>(</w:t>
      </w:r>
      <w:proofErr w:type="spellStart"/>
      <w:r w:rsidRPr="009404BB">
        <w:t>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IDF) untuk setiap kata dengan menggunakan rumus IDF = log(total dokumen / jumlah dokumen yang mengandung kata tersebut)</w:t>
      </w:r>
    </w:p>
    <w:p w14:paraId="34B58B75" w14:textId="7C566C9B" w:rsidR="00CF2FE8" w:rsidRPr="009404BB" w:rsidRDefault="00CF2FE8" w:rsidP="00244A31">
      <w:pPr>
        <w:pStyle w:val="BodyText"/>
        <w:tabs>
          <w:tab w:val="left" w:pos="5387"/>
        </w:tabs>
        <w:spacing w:before="2" w:line="276" w:lineRule="auto"/>
        <w:ind w:right="35" w:firstLine="594"/>
        <w:jc w:val="both"/>
      </w:pPr>
      <w:r w:rsidRPr="009404BB">
        <w:t>.</w:t>
      </w:r>
    </w:p>
    <w:p w14:paraId="1E7790B4" w14:textId="43DE6296" w:rsidR="00244A31" w:rsidRPr="00E71FD5" w:rsidRDefault="00770C77" w:rsidP="00E71FD5">
      <w:pPr>
        <w:pStyle w:val="Heading4"/>
        <w:jc w:val="both"/>
        <w:rPr>
          <w:spacing w:val="-4"/>
        </w:rPr>
      </w:pPr>
      <w:r>
        <w:t xml:space="preserve">3. </w:t>
      </w:r>
      <w:r w:rsidR="00CF2FE8">
        <w:t xml:space="preserve"> </w:t>
      </w:r>
      <w:r w:rsidR="00CF2FE8" w:rsidRPr="009404BB">
        <w:t>TF-IDF</w:t>
      </w:r>
      <w:r w:rsidR="00CF2FE8" w:rsidRPr="009404BB">
        <w:rPr>
          <w:spacing w:val="8"/>
        </w:rPr>
        <w:t xml:space="preserve"> </w:t>
      </w:r>
      <w:r w:rsidR="00CF2FE8" w:rsidRPr="009404BB">
        <w:rPr>
          <w:spacing w:val="-4"/>
        </w:rPr>
        <w:t>Score</w:t>
      </w:r>
    </w:p>
    <w:p w14:paraId="15EFE91E" w14:textId="77777777" w:rsidR="00CF2FE8" w:rsidRDefault="00CF2FE8" w:rsidP="00244A31">
      <w:pPr>
        <w:pStyle w:val="BodyText"/>
        <w:spacing w:before="2" w:line="276" w:lineRule="auto"/>
        <w:ind w:right="35" w:firstLine="720"/>
        <w:jc w:val="both"/>
      </w:pPr>
      <w:r w:rsidRPr="009404BB">
        <w:t xml:space="preserve">Kalikan nilai Frekuensi Istilah (Term </w:t>
      </w:r>
      <w:proofErr w:type="spellStart"/>
      <w:r w:rsidRPr="009404BB">
        <w:t>Frequency</w:t>
      </w:r>
      <w:proofErr w:type="spellEnd"/>
      <w:r w:rsidRPr="009404BB">
        <w:t xml:space="preserve"> atau TF) dengan nilai Frekuensi Dokumen Terbalik (</w:t>
      </w:r>
      <w:proofErr w:type="spellStart"/>
      <w:r w:rsidRPr="009404BB">
        <w:t>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IDF) untuk setiap</w:t>
      </w:r>
      <w:r w:rsidRPr="009404BB">
        <w:rPr>
          <w:spacing w:val="-3"/>
        </w:rPr>
        <w:t xml:space="preserve"> </w:t>
      </w:r>
      <w:r w:rsidRPr="009404BB">
        <w:t>kata</w:t>
      </w:r>
      <w:r w:rsidRPr="009404BB">
        <w:rPr>
          <w:spacing w:val="-4"/>
        </w:rPr>
        <w:t xml:space="preserve"> </w:t>
      </w:r>
      <w:r w:rsidRPr="009404BB">
        <w:t>dalam</w:t>
      </w:r>
      <w:r w:rsidRPr="009404BB">
        <w:rPr>
          <w:spacing w:val="-5"/>
        </w:rPr>
        <w:t xml:space="preserve"> </w:t>
      </w:r>
      <w:r w:rsidRPr="009404BB">
        <w:t>masukan</w:t>
      </w:r>
      <w:r w:rsidRPr="009404BB">
        <w:rPr>
          <w:spacing w:val="-5"/>
        </w:rPr>
        <w:t xml:space="preserve"> </w:t>
      </w:r>
      <w:r w:rsidRPr="009404BB">
        <w:t>teks.</w:t>
      </w:r>
      <w:r w:rsidRPr="009404BB">
        <w:rPr>
          <w:spacing w:val="-4"/>
        </w:rPr>
        <w:t xml:space="preserve"> </w:t>
      </w:r>
      <w:r w:rsidRPr="009404BB">
        <w:t>Hal</w:t>
      </w:r>
      <w:r w:rsidRPr="009404BB">
        <w:rPr>
          <w:spacing w:val="-4"/>
        </w:rPr>
        <w:t xml:space="preserve"> </w:t>
      </w:r>
      <w:r w:rsidRPr="009404BB">
        <w:t>ini</w:t>
      </w:r>
      <w:r w:rsidRPr="009404BB">
        <w:rPr>
          <w:spacing w:val="-5"/>
        </w:rPr>
        <w:t xml:space="preserve"> </w:t>
      </w:r>
      <w:r w:rsidRPr="009404BB">
        <w:t>akan</w:t>
      </w:r>
      <w:r w:rsidRPr="009404BB">
        <w:rPr>
          <w:spacing w:val="-3"/>
        </w:rPr>
        <w:t xml:space="preserve"> </w:t>
      </w:r>
      <w:r w:rsidRPr="009404BB">
        <w:t>memberikan</w:t>
      </w:r>
      <w:r w:rsidRPr="009404BB">
        <w:rPr>
          <w:spacing w:val="-3"/>
        </w:rPr>
        <w:t xml:space="preserve"> </w:t>
      </w:r>
      <w:r w:rsidRPr="009404BB">
        <w:t>nilai</w:t>
      </w:r>
      <w:r w:rsidRPr="009404BB">
        <w:rPr>
          <w:spacing w:val="-4"/>
        </w:rPr>
        <w:t xml:space="preserve"> </w:t>
      </w:r>
      <w:r w:rsidRPr="009404BB">
        <w:t>Frekuensi</w:t>
      </w:r>
      <w:r w:rsidRPr="009404BB">
        <w:rPr>
          <w:spacing w:val="-5"/>
        </w:rPr>
        <w:t xml:space="preserve"> </w:t>
      </w:r>
      <w:r w:rsidRPr="009404BB">
        <w:t xml:space="preserve">Istilah- Frekuensi Dokumen Terbalik (Term </w:t>
      </w:r>
      <w:proofErr w:type="spellStart"/>
      <w:r w:rsidRPr="009404BB">
        <w:t>Frequency-Inverse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w:t>
      </w:r>
      <w:r w:rsidRPr="009404BB">
        <w:rPr>
          <w:spacing w:val="-13"/>
        </w:rPr>
        <w:t xml:space="preserve"> </w:t>
      </w:r>
      <w:r w:rsidRPr="009404BB">
        <w:t>TF-IDF)</w:t>
      </w:r>
      <w:r w:rsidRPr="009404BB">
        <w:rPr>
          <w:spacing w:val="-12"/>
        </w:rPr>
        <w:t xml:space="preserve"> </w:t>
      </w:r>
      <w:r w:rsidRPr="009404BB">
        <w:t>untuk</w:t>
      </w:r>
      <w:r w:rsidRPr="009404BB">
        <w:rPr>
          <w:spacing w:val="-13"/>
        </w:rPr>
        <w:t xml:space="preserve"> </w:t>
      </w:r>
      <w:r w:rsidRPr="009404BB">
        <w:t>setiap</w:t>
      </w:r>
      <w:r w:rsidRPr="009404BB">
        <w:rPr>
          <w:spacing w:val="-12"/>
        </w:rPr>
        <w:t xml:space="preserve"> </w:t>
      </w:r>
      <w:r w:rsidRPr="009404BB">
        <w:t>kata</w:t>
      </w:r>
      <w:r w:rsidRPr="009404BB">
        <w:rPr>
          <w:spacing w:val="-13"/>
        </w:rPr>
        <w:t xml:space="preserve"> </w:t>
      </w:r>
      <w:r w:rsidRPr="009404BB">
        <w:t>dalam</w:t>
      </w:r>
      <w:r w:rsidRPr="009404BB">
        <w:rPr>
          <w:spacing w:val="-12"/>
        </w:rPr>
        <w:t xml:space="preserve"> </w:t>
      </w:r>
      <w:r w:rsidRPr="009404BB">
        <w:t>dokumen.</w:t>
      </w:r>
      <w:r w:rsidRPr="009404BB">
        <w:rPr>
          <w:spacing w:val="-13"/>
        </w:rPr>
        <w:t xml:space="preserve"> </w:t>
      </w:r>
      <w:r w:rsidRPr="009404BB">
        <w:t>Hal</w:t>
      </w:r>
      <w:r w:rsidRPr="009404BB">
        <w:rPr>
          <w:spacing w:val="-12"/>
        </w:rPr>
        <w:t xml:space="preserve"> </w:t>
      </w:r>
      <w:r w:rsidRPr="009404BB">
        <w:t>ini</w:t>
      </w:r>
      <w:r w:rsidRPr="009404BB">
        <w:rPr>
          <w:spacing w:val="-13"/>
        </w:rPr>
        <w:t xml:space="preserve"> </w:t>
      </w:r>
      <w:r w:rsidRPr="009404BB">
        <w:t>menghasilkan</w:t>
      </w:r>
      <w:r w:rsidRPr="009404BB">
        <w:rPr>
          <w:spacing w:val="-12"/>
        </w:rPr>
        <w:t xml:space="preserve"> </w:t>
      </w:r>
      <w:r w:rsidRPr="009404BB">
        <w:t>matriks</w:t>
      </w:r>
      <w:r w:rsidRPr="009404BB">
        <w:rPr>
          <w:spacing w:val="-13"/>
        </w:rPr>
        <w:t xml:space="preserve"> </w:t>
      </w:r>
      <w:r w:rsidRPr="009404BB">
        <w:t>TF- IDF, di mana setiap baris mewakili dokumen dan setiap kolom mewakili kata dalam</w:t>
      </w:r>
      <w:r w:rsidRPr="009404BB">
        <w:rPr>
          <w:spacing w:val="-5"/>
        </w:rPr>
        <w:t xml:space="preserve"> </w:t>
      </w:r>
      <w:r w:rsidRPr="009404BB">
        <w:t>kosakata,</w:t>
      </w:r>
      <w:r w:rsidRPr="009404BB">
        <w:rPr>
          <w:spacing w:val="-7"/>
        </w:rPr>
        <w:t xml:space="preserve"> </w:t>
      </w:r>
      <w:r w:rsidRPr="009404BB">
        <w:t>serta</w:t>
      </w:r>
      <w:r w:rsidRPr="009404BB">
        <w:rPr>
          <w:spacing w:val="-6"/>
        </w:rPr>
        <w:t xml:space="preserve"> </w:t>
      </w:r>
      <w:r w:rsidRPr="009404BB">
        <w:t>entri</w:t>
      </w:r>
      <w:r w:rsidRPr="009404BB">
        <w:rPr>
          <w:spacing w:val="-7"/>
        </w:rPr>
        <w:t xml:space="preserve"> </w:t>
      </w:r>
      <w:r w:rsidRPr="009404BB">
        <w:t>matriks</w:t>
      </w:r>
      <w:r w:rsidRPr="009404BB">
        <w:rPr>
          <w:spacing w:val="-7"/>
        </w:rPr>
        <w:t xml:space="preserve"> </w:t>
      </w:r>
      <w:r w:rsidRPr="009404BB">
        <w:t>tersebut</w:t>
      </w:r>
      <w:r w:rsidRPr="009404BB">
        <w:rPr>
          <w:spacing w:val="-7"/>
        </w:rPr>
        <w:t xml:space="preserve"> </w:t>
      </w:r>
      <w:r w:rsidRPr="009404BB">
        <w:t>adalah</w:t>
      </w:r>
      <w:r w:rsidRPr="009404BB">
        <w:rPr>
          <w:spacing w:val="-7"/>
        </w:rPr>
        <w:t xml:space="preserve"> </w:t>
      </w:r>
      <w:r w:rsidRPr="009404BB">
        <w:t>skor</w:t>
      </w:r>
      <w:r w:rsidRPr="009404BB">
        <w:rPr>
          <w:spacing w:val="-7"/>
        </w:rPr>
        <w:t xml:space="preserve"> </w:t>
      </w:r>
      <w:r w:rsidRPr="009404BB">
        <w:t>TF-IDF</w:t>
      </w:r>
      <w:r w:rsidRPr="009404BB">
        <w:rPr>
          <w:spacing w:val="-7"/>
        </w:rPr>
        <w:t xml:space="preserve"> </w:t>
      </w:r>
      <w:r w:rsidRPr="009404BB">
        <w:t>dari</w:t>
      </w:r>
      <w:r w:rsidRPr="009404BB">
        <w:rPr>
          <w:spacing w:val="-6"/>
        </w:rPr>
        <w:t xml:space="preserve"> </w:t>
      </w:r>
      <w:r w:rsidRPr="009404BB">
        <w:t>kata</w:t>
      </w:r>
      <w:r w:rsidRPr="009404BB">
        <w:rPr>
          <w:spacing w:val="-6"/>
        </w:rPr>
        <w:t xml:space="preserve"> </w:t>
      </w:r>
      <w:r w:rsidRPr="009404BB">
        <w:t>tersebut dalam dokumen tersebut.</w:t>
      </w:r>
    </w:p>
    <w:p w14:paraId="2FCEF1D3" w14:textId="77777777" w:rsidR="00CF2FE8" w:rsidRPr="009404BB" w:rsidRDefault="00CF2FE8" w:rsidP="00244A31">
      <w:pPr>
        <w:pStyle w:val="BodyText"/>
        <w:spacing w:before="2" w:line="276" w:lineRule="auto"/>
        <w:ind w:left="167" w:right="35" w:firstLine="427"/>
        <w:jc w:val="both"/>
      </w:pPr>
    </w:p>
    <w:p w14:paraId="007FFD99" w14:textId="4578F380" w:rsidR="00244A31" w:rsidRPr="00E71FD5" w:rsidRDefault="00CF2FE8" w:rsidP="00E71FD5">
      <w:pPr>
        <w:pStyle w:val="Heading3"/>
        <w:jc w:val="both"/>
        <w:rPr>
          <w:spacing w:val="-2"/>
        </w:rPr>
      </w:pPr>
      <w:bookmarkStart w:id="135" w:name="_Toc202306631"/>
      <w:r w:rsidRPr="009404BB">
        <w:t>4.6.</w:t>
      </w:r>
      <w:r>
        <w:t>4</w:t>
      </w:r>
      <w:r w:rsidRPr="009404BB">
        <w:t xml:space="preserve"> </w:t>
      </w:r>
      <w:proofErr w:type="spellStart"/>
      <w:r w:rsidRPr="009404BB">
        <w:t>Eksperimen</w:t>
      </w:r>
      <w:proofErr w:type="spellEnd"/>
      <w:r w:rsidRPr="009404BB">
        <w:rPr>
          <w:spacing w:val="-8"/>
        </w:rPr>
        <w:t xml:space="preserve"> </w:t>
      </w:r>
      <w:r w:rsidRPr="009404BB">
        <w:t>Cosine</w:t>
      </w:r>
      <w:r w:rsidRPr="009404BB">
        <w:rPr>
          <w:spacing w:val="-9"/>
        </w:rPr>
        <w:t xml:space="preserve"> </w:t>
      </w:r>
      <w:r w:rsidRPr="009404BB">
        <w:rPr>
          <w:spacing w:val="-2"/>
        </w:rPr>
        <w:t>Similarity</w:t>
      </w:r>
      <w:bookmarkEnd w:id="135"/>
    </w:p>
    <w:p w14:paraId="33F58AA7" w14:textId="77777777" w:rsidR="00CF2FE8" w:rsidRDefault="00CF2FE8" w:rsidP="00244A31">
      <w:pPr>
        <w:pStyle w:val="BodyText"/>
        <w:spacing w:line="276" w:lineRule="auto"/>
        <w:ind w:right="35" w:firstLine="720"/>
        <w:jc w:val="both"/>
      </w:pPr>
      <w:r w:rsidRPr="009404BB">
        <w:t>Pengujian Kesamaan Kosinus (</w:t>
      </w:r>
      <w:proofErr w:type="spellStart"/>
      <w:r w:rsidRPr="009404BB">
        <w:t>Cosine</w:t>
      </w:r>
      <w:proofErr w:type="spellEnd"/>
      <w:r w:rsidRPr="009404BB">
        <w:t xml:space="preserve"> </w:t>
      </w:r>
      <w:proofErr w:type="spellStart"/>
      <w:r w:rsidRPr="009404BB">
        <w:t>Similarity</w:t>
      </w:r>
      <w:proofErr w:type="spellEnd"/>
      <w:r w:rsidRPr="009404BB">
        <w:t>) adalah pengujian yang dilakukan untuk mengetahui apakah sistem berhasil melakukan pencocokan antara dua vektor yang ada.</w:t>
      </w:r>
    </w:p>
    <w:p w14:paraId="20A2BD55" w14:textId="366D218E" w:rsidR="00CF2FE8" w:rsidRPr="00E71FD5" w:rsidRDefault="00CF2FE8" w:rsidP="00E71FD5">
      <w:pPr>
        <w:pStyle w:val="Caption"/>
        <w:keepNext/>
        <w:rPr>
          <w:i w:val="0"/>
          <w:iCs w:val="0"/>
          <w:color w:val="auto"/>
        </w:rPr>
      </w:pPr>
    </w:p>
    <w:p w14:paraId="52D59CB9" w14:textId="07793ADD" w:rsidR="00E71FD5" w:rsidRPr="00E71FD5" w:rsidRDefault="00E71FD5" w:rsidP="00E71FD5">
      <w:pPr>
        <w:pStyle w:val="Caption"/>
        <w:keepNext/>
        <w:jc w:val="center"/>
        <w:rPr>
          <w:i w:val="0"/>
          <w:iCs w:val="0"/>
          <w:color w:val="auto"/>
        </w:rPr>
      </w:pPr>
      <w:bookmarkStart w:id="136" w:name="_Toc202306816"/>
      <w:r w:rsidRPr="00E71FD5">
        <w:rPr>
          <w:i w:val="0"/>
          <w:iCs w:val="0"/>
          <w:color w:val="auto"/>
        </w:rPr>
        <w:t xml:space="preserve">Tabel 4. </w:t>
      </w:r>
      <w:r w:rsidRPr="00E71FD5">
        <w:rPr>
          <w:i w:val="0"/>
          <w:iCs w:val="0"/>
          <w:color w:val="auto"/>
        </w:rPr>
        <w:fldChar w:fldCharType="begin"/>
      </w:r>
      <w:r w:rsidRPr="00E71FD5">
        <w:rPr>
          <w:i w:val="0"/>
          <w:iCs w:val="0"/>
          <w:color w:val="auto"/>
        </w:rPr>
        <w:instrText xml:space="preserve"> SEQ Tabel_4. \* ARABIC </w:instrText>
      </w:r>
      <w:r w:rsidRPr="00E71FD5">
        <w:rPr>
          <w:i w:val="0"/>
          <w:iCs w:val="0"/>
          <w:color w:val="auto"/>
        </w:rPr>
        <w:fldChar w:fldCharType="separate"/>
      </w:r>
      <w:r w:rsidR="00327503">
        <w:rPr>
          <w:i w:val="0"/>
          <w:iCs w:val="0"/>
          <w:noProof/>
          <w:color w:val="auto"/>
        </w:rPr>
        <w:t>12</w:t>
      </w:r>
      <w:r w:rsidRPr="00E71FD5">
        <w:rPr>
          <w:i w:val="0"/>
          <w:iCs w:val="0"/>
          <w:color w:val="auto"/>
        </w:rPr>
        <w:fldChar w:fldCharType="end"/>
      </w:r>
      <w:r w:rsidRPr="00E71FD5">
        <w:rPr>
          <w:i w:val="0"/>
          <w:iCs w:val="0"/>
          <w:color w:val="auto"/>
        </w:rPr>
        <w:t xml:space="preserve"> Cosine Similarity</w:t>
      </w:r>
      <w:bookmarkEnd w:id="13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06"/>
        <w:gridCol w:w="3305"/>
      </w:tblGrid>
      <w:tr w:rsidR="00CF2FE8" w:rsidRPr="009404BB" w14:paraId="2AFBEA23" w14:textId="77777777" w:rsidTr="00E71FD5">
        <w:trPr>
          <w:trHeight w:val="428"/>
        </w:trPr>
        <w:tc>
          <w:tcPr>
            <w:tcW w:w="2296" w:type="pct"/>
          </w:tcPr>
          <w:p w14:paraId="1E461ADB" w14:textId="77777777" w:rsidR="00CF2FE8" w:rsidRPr="00244A31" w:rsidRDefault="00CF2FE8" w:rsidP="00244A31">
            <w:pPr>
              <w:pStyle w:val="TableParagraph"/>
              <w:spacing w:before="101"/>
              <w:ind w:left="16" w:right="461"/>
              <w:jc w:val="center"/>
              <w:rPr>
                <w:b/>
                <w:bCs/>
                <w:sz w:val="20"/>
                <w:szCs w:val="20"/>
              </w:rPr>
            </w:pPr>
            <w:r w:rsidRPr="00244A31">
              <w:rPr>
                <w:b/>
                <w:bCs/>
                <w:spacing w:val="-2"/>
                <w:sz w:val="20"/>
                <w:szCs w:val="20"/>
              </w:rPr>
              <w:t>INPUT</w:t>
            </w:r>
          </w:p>
        </w:tc>
        <w:tc>
          <w:tcPr>
            <w:tcW w:w="2704" w:type="pct"/>
          </w:tcPr>
          <w:p w14:paraId="02810726" w14:textId="77777777" w:rsidR="00CF2FE8" w:rsidRPr="00244A31" w:rsidRDefault="00CF2FE8" w:rsidP="00244A31">
            <w:pPr>
              <w:pStyle w:val="TableParagraph"/>
              <w:spacing w:before="101"/>
              <w:ind w:left="19" w:right="461"/>
              <w:jc w:val="center"/>
              <w:rPr>
                <w:b/>
                <w:bCs/>
                <w:sz w:val="20"/>
                <w:szCs w:val="20"/>
              </w:rPr>
            </w:pPr>
            <w:r w:rsidRPr="00244A31">
              <w:rPr>
                <w:b/>
                <w:bCs/>
                <w:spacing w:val="-2"/>
                <w:sz w:val="20"/>
                <w:szCs w:val="20"/>
              </w:rPr>
              <w:t>OUTPUT</w:t>
            </w:r>
          </w:p>
        </w:tc>
      </w:tr>
      <w:tr w:rsidR="00CF2FE8" w:rsidRPr="009404BB" w14:paraId="219C71BB" w14:textId="77777777" w:rsidTr="00E71FD5">
        <w:trPr>
          <w:trHeight w:val="1120"/>
        </w:trPr>
        <w:tc>
          <w:tcPr>
            <w:tcW w:w="2296" w:type="pct"/>
          </w:tcPr>
          <w:p w14:paraId="1D521670" w14:textId="77777777" w:rsidR="00CF2FE8" w:rsidRPr="009404BB" w:rsidRDefault="00CF2FE8" w:rsidP="00244A31">
            <w:pPr>
              <w:pStyle w:val="TableParagraph"/>
              <w:spacing w:before="101"/>
              <w:ind w:left="100" w:right="461"/>
              <w:jc w:val="both"/>
              <w:rPr>
                <w:sz w:val="20"/>
                <w:szCs w:val="20"/>
              </w:rPr>
            </w:pPr>
            <w:r w:rsidRPr="00554835">
              <w:rPr>
                <w:sz w:val="20"/>
                <w:szCs w:val="20"/>
              </w:rPr>
              <w:t xml:space="preserve">Bagaimana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Pr>
                <w:sz w:val="20"/>
                <w:szCs w:val="20"/>
              </w:rPr>
              <w:t xml:space="preserve"> </w:t>
            </w:r>
            <w:r w:rsidRPr="00554835">
              <w:rPr>
                <w:sz w:val="20"/>
                <w:szCs w:val="20"/>
              </w:rPr>
              <w:t>?</w:t>
            </w:r>
          </w:p>
        </w:tc>
        <w:tc>
          <w:tcPr>
            <w:tcW w:w="2704" w:type="pct"/>
          </w:tcPr>
          <w:p w14:paraId="7133895F" w14:textId="77777777" w:rsidR="00CF2FE8" w:rsidRPr="009404BB" w:rsidRDefault="00CF2FE8" w:rsidP="00E71FD5">
            <w:pPr>
              <w:pStyle w:val="TableParagraph"/>
              <w:spacing w:before="101"/>
              <w:ind w:left="151" w:right="461"/>
              <w:rPr>
                <w:sz w:val="20"/>
                <w:szCs w:val="20"/>
              </w:rPr>
            </w:pPr>
            <w:r w:rsidRPr="009404BB">
              <w:rPr>
                <w:sz w:val="20"/>
                <w:szCs w:val="20"/>
              </w:rPr>
              <w:t xml:space="preserve">[[0.         0.         0.         </w:t>
            </w:r>
            <w:r w:rsidRPr="009404BB">
              <w:rPr>
                <w:sz w:val="20"/>
                <w:szCs w:val="20"/>
                <w:highlight w:val="green"/>
              </w:rPr>
              <w:t>1.</w:t>
            </w:r>
            <w:r w:rsidRPr="009404BB">
              <w:rPr>
                <w:sz w:val="20"/>
                <w:szCs w:val="20"/>
              </w:rPr>
              <w:t xml:space="preserve">         0.         0.</w:t>
            </w:r>
          </w:p>
          <w:p w14:paraId="6129F4AD" w14:textId="6E0A645E" w:rsidR="00CF2FE8" w:rsidRPr="009404BB" w:rsidRDefault="00CF2FE8" w:rsidP="00E71FD5">
            <w:pPr>
              <w:pStyle w:val="TableParagraph"/>
              <w:ind w:left="151" w:right="461"/>
              <w:rPr>
                <w:sz w:val="20"/>
                <w:szCs w:val="20"/>
              </w:rPr>
            </w:pPr>
            <w:r w:rsidRPr="009404BB">
              <w:rPr>
                <w:sz w:val="20"/>
                <w:szCs w:val="20"/>
              </w:rPr>
              <w:t>0.         0.         0.         0.         0.         0.        ]</w:t>
            </w:r>
          </w:p>
        </w:tc>
      </w:tr>
      <w:tr w:rsidR="00CF2FE8" w:rsidRPr="009404BB" w14:paraId="1D034D13" w14:textId="77777777" w:rsidTr="00E71FD5">
        <w:trPr>
          <w:trHeight w:val="1120"/>
        </w:trPr>
        <w:tc>
          <w:tcPr>
            <w:tcW w:w="2296" w:type="pct"/>
          </w:tcPr>
          <w:p w14:paraId="09C3E775" w14:textId="77777777" w:rsidR="00CF2FE8" w:rsidRPr="009404BB" w:rsidRDefault="00CF2FE8" w:rsidP="00244A31">
            <w:pPr>
              <w:pStyle w:val="TableParagraph"/>
              <w:spacing w:before="101"/>
              <w:ind w:left="100" w:right="461"/>
              <w:jc w:val="both"/>
              <w:rPr>
                <w:sz w:val="20"/>
                <w:szCs w:val="20"/>
              </w:rPr>
            </w:pPr>
            <w:r w:rsidRPr="009404BB">
              <w:rPr>
                <w:sz w:val="20"/>
                <w:szCs w:val="20"/>
              </w:rPr>
              <w:t>Skenario apa yang harus diuji dalam fitur Registrasi ?</w:t>
            </w:r>
          </w:p>
        </w:tc>
        <w:tc>
          <w:tcPr>
            <w:tcW w:w="2704" w:type="pct"/>
          </w:tcPr>
          <w:p w14:paraId="3B9322C9" w14:textId="77777777" w:rsidR="00CF2FE8" w:rsidRPr="009404BB" w:rsidRDefault="00CF2FE8" w:rsidP="00E71FD5">
            <w:pPr>
              <w:pStyle w:val="TableParagraph"/>
              <w:spacing w:before="101"/>
              <w:ind w:left="151" w:right="461"/>
              <w:rPr>
                <w:sz w:val="20"/>
                <w:szCs w:val="20"/>
              </w:rPr>
            </w:pPr>
            <w:r w:rsidRPr="009404BB">
              <w:rPr>
                <w:sz w:val="20"/>
                <w:szCs w:val="20"/>
              </w:rPr>
              <w:t>[0.13776935 0.         0.35670706 0.         0.21836473 0.1352117</w:t>
            </w:r>
          </w:p>
          <w:p w14:paraId="16AA441A" w14:textId="1FB95E97" w:rsidR="00CF2FE8" w:rsidRPr="009404BB" w:rsidRDefault="00CF2FE8" w:rsidP="00E71FD5">
            <w:pPr>
              <w:pStyle w:val="TableParagraph"/>
              <w:spacing w:line="229" w:lineRule="exact"/>
              <w:ind w:left="201" w:right="461"/>
              <w:rPr>
                <w:sz w:val="20"/>
                <w:szCs w:val="20"/>
              </w:rPr>
            </w:pPr>
            <w:r w:rsidRPr="009404BB">
              <w:rPr>
                <w:sz w:val="20"/>
                <w:szCs w:val="20"/>
              </w:rPr>
              <w:t xml:space="preserve">0.10434567 0.08612374 0.39367235 0.         </w:t>
            </w:r>
            <w:r w:rsidRPr="009404BB">
              <w:rPr>
                <w:sz w:val="20"/>
                <w:szCs w:val="20"/>
                <w:highlight w:val="green"/>
              </w:rPr>
              <w:t>1.</w:t>
            </w:r>
            <w:r w:rsidRPr="009404BB">
              <w:rPr>
                <w:sz w:val="20"/>
                <w:szCs w:val="20"/>
              </w:rPr>
              <w:t xml:space="preserve">         0.07962735]</w:t>
            </w:r>
          </w:p>
        </w:tc>
      </w:tr>
      <w:tr w:rsidR="00CF2FE8" w:rsidRPr="009404BB" w14:paraId="64BABE1B" w14:textId="77777777" w:rsidTr="00E71FD5">
        <w:trPr>
          <w:trHeight w:val="1120"/>
        </w:trPr>
        <w:tc>
          <w:tcPr>
            <w:tcW w:w="2296" w:type="pct"/>
          </w:tcPr>
          <w:p w14:paraId="22B08B26" w14:textId="77777777" w:rsidR="00CF2FE8" w:rsidRPr="009404BB" w:rsidRDefault="00CF2FE8" w:rsidP="00244A31">
            <w:pPr>
              <w:pStyle w:val="TableParagraph"/>
              <w:spacing w:before="101"/>
              <w:ind w:left="100" w:right="461"/>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p>
        </w:tc>
        <w:tc>
          <w:tcPr>
            <w:tcW w:w="2704" w:type="pct"/>
          </w:tcPr>
          <w:p w14:paraId="69D701F3" w14:textId="77777777" w:rsidR="00CF2FE8" w:rsidRPr="009404BB" w:rsidRDefault="00CF2FE8" w:rsidP="00E71FD5">
            <w:pPr>
              <w:pStyle w:val="TableParagraph"/>
              <w:spacing w:before="101"/>
              <w:ind w:left="201" w:right="461"/>
              <w:rPr>
                <w:sz w:val="20"/>
                <w:szCs w:val="20"/>
              </w:rPr>
            </w:pPr>
            <w:r w:rsidRPr="009404BB">
              <w:rPr>
                <w:sz w:val="20"/>
                <w:szCs w:val="20"/>
              </w:rPr>
              <w:t>[0.10582123 0.5334578  0.11299314 0.         0.59928863 0.</w:t>
            </w:r>
          </w:p>
          <w:p w14:paraId="7872BC9D" w14:textId="256E84D3" w:rsidR="00CF2FE8" w:rsidRPr="009404BB" w:rsidRDefault="00CF2FE8" w:rsidP="00E71FD5">
            <w:pPr>
              <w:pStyle w:val="TableParagraph"/>
              <w:spacing w:line="229" w:lineRule="exact"/>
              <w:ind w:left="201" w:right="461"/>
              <w:rPr>
                <w:sz w:val="20"/>
                <w:szCs w:val="20"/>
              </w:rPr>
            </w:pPr>
            <w:r w:rsidRPr="009404BB">
              <w:rPr>
                <w:sz w:val="20"/>
                <w:szCs w:val="20"/>
              </w:rPr>
              <w:t xml:space="preserve">0.         </w:t>
            </w:r>
            <w:r w:rsidRPr="009404BB">
              <w:rPr>
                <w:sz w:val="20"/>
                <w:szCs w:val="20"/>
                <w:highlight w:val="green"/>
              </w:rPr>
              <w:t>1.</w:t>
            </w:r>
            <w:r w:rsidRPr="009404BB">
              <w:rPr>
                <w:sz w:val="20"/>
                <w:szCs w:val="20"/>
              </w:rPr>
              <w:t xml:space="preserve">         0.42677878 0.         0.08612374 0.45582909]</w:t>
            </w:r>
          </w:p>
        </w:tc>
      </w:tr>
    </w:tbl>
    <w:p w14:paraId="6B1C0160" w14:textId="77777777" w:rsidR="00CF2FE8" w:rsidRPr="009404BB" w:rsidRDefault="00CF2FE8" w:rsidP="00244A31">
      <w:pPr>
        <w:pStyle w:val="TableParagraph"/>
        <w:spacing w:line="229" w:lineRule="exact"/>
        <w:ind w:right="461"/>
        <w:jc w:val="both"/>
        <w:rPr>
          <w:sz w:val="20"/>
          <w:szCs w:val="20"/>
        </w:rPr>
      </w:pPr>
    </w:p>
    <w:p w14:paraId="2C6DAB79" w14:textId="77777777" w:rsidR="00CF2FE8" w:rsidRDefault="00CF2FE8" w:rsidP="00244A31">
      <w:pPr>
        <w:pStyle w:val="BodyText"/>
        <w:spacing w:before="62" w:line="276" w:lineRule="auto"/>
        <w:ind w:right="35" w:firstLine="449"/>
        <w:jc w:val="both"/>
      </w:pPr>
      <w:r w:rsidRPr="00AA4208">
        <w:lastRenderedPageBreak/>
        <w:t>Berdasarkan Tabel 4.12</w:t>
      </w:r>
      <w:r w:rsidRPr="009404BB">
        <w:t xml:space="preserve">, terlihat bahwa </w:t>
      </w:r>
      <w:proofErr w:type="spellStart"/>
      <w:r w:rsidRPr="009404BB">
        <w:t>consine</w:t>
      </w:r>
      <w:proofErr w:type="spellEnd"/>
      <w:r w:rsidRPr="009404BB">
        <w:t xml:space="preserve"> </w:t>
      </w:r>
      <w:proofErr w:type="spellStart"/>
      <w:r w:rsidRPr="009404BB">
        <w:t>similarity</w:t>
      </w:r>
      <w:proofErr w:type="spellEnd"/>
      <w:r w:rsidRPr="009404BB">
        <w:t xml:space="preserve"> berhasil dijalankan dengan menemukan indeks yang sesuai dengan pertanyaan, hasil yang menunjukkan angka 1 menandakan bahwa kesesuaian vektor antara pertanyaan dan </w:t>
      </w:r>
      <w:proofErr w:type="spellStart"/>
      <w:r w:rsidRPr="009404BB">
        <w:t>dataset</w:t>
      </w:r>
      <w:proofErr w:type="spellEnd"/>
      <w:r w:rsidRPr="009404BB">
        <w:t xml:space="preserve"> </w:t>
      </w:r>
      <w:proofErr w:type="spellStart"/>
      <w:r>
        <w:t>QnA</w:t>
      </w:r>
      <w:proofErr w:type="spellEnd"/>
      <w:r w:rsidRPr="009404BB">
        <w:t>.</w:t>
      </w:r>
      <w:r>
        <w:t xml:space="preserve"> </w:t>
      </w:r>
      <w:proofErr w:type="spellStart"/>
      <w:r>
        <w:t>Output</w:t>
      </w:r>
      <w:proofErr w:type="spellEnd"/>
      <w:r>
        <w:t xml:space="preserve"> yang dihasilkan berupa sebuah </w:t>
      </w:r>
      <w:proofErr w:type="spellStart"/>
      <w:r>
        <w:t>array</w:t>
      </w:r>
      <w:proofErr w:type="spellEnd"/>
      <w:r>
        <w:t xml:space="preserve"> dengan</w:t>
      </w:r>
      <w:r>
        <w:rPr>
          <w:spacing w:val="-5"/>
        </w:rPr>
        <w:t xml:space="preserve"> </w:t>
      </w:r>
      <w:r>
        <w:t>nilai</w:t>
      </w:r>
      <w:r>
        <w:rPr>
          <w:spacing w:val="-7"/>
        </w:rPr>
        <w:t xml:space="preserve"> </w:t>
      </w:r>
      <w:r>
        <w:t>antara</w:t>
      </w:r>
      <w:r>
        <w:rPr>
          <w:spacing w:val="-6"/>
        </w:rPr>
        <w:t xml:space="preserve"> </w:t>
      </w:r>
      <w:r>
        <w:t>0</w:t>
      </w:r>
      <w:r>
        <w:rPr>
          <w:spacing w:val="-5"/>
        </w:rPr>
        <w:t xml:space="preserve"> </w:t>
      </w:r>
      <w:r>
        <w:t>hingga</w:t>
      </w:r>
      <w:r>
        <w:rPr>
          <w:spacing w:val="-6"/>
        </w:rPr>
        <w:t xml:space="preserve"> </w:t>
      </w:r>
      <w:r>
        <w:t>1.</w:t>
      </w:r>
      <w:r>
        <w:rPr>
          <w:spacing w:val="-6"/>
        </w:rPr>
        <w:t xml:space="preserve"> </w:t>
      </w:r>
      <w:r>
        <w:t>Angka</w:t>
      </w:r>
      <w:r>
        <w:rPr>
          <w:spacing w:val="-6"/>
        </w:rPr>
        <w:t xml:space="preserve"> </w:t>
      </w:r>
      <w:r>
        <w:t>0</w:t>
      </w:r>
      <w:r>
        <w:rPr>
          <w:spacing w:val="-5"/>
        </w:rPr>
        <w:t xml:space="preserve"> </w:t>
      </w:r>
      <w:r>
        <w:t>merepresentasikan</w:t>
      </w:r>
      <w:r>
        <w:rPr>
          <w:spacing w:val="-5"/>
        </w:rPr>
        <w:t xml:space="preserve"> </w:t>
      </w:r>
      <w:r>
        <w:t>ketidakcocokan</w:t>
      </w:r>
      <w:r>
        <w:rPr>
          <w:spacing w:val="-5"/>
        </w:rPr>
        <w:t xml:space="preserve"> </w:t>
      </w:r>
      <w:r>
        <w:t>total, sementara</w:t>
      </w:r>
      <w:r>
        <w:rPr>
          <w:spacing w:val="-2"/>
        </w:rPr>
        <w:t xml:space="preserve"> </w:t>
      </w:r>
      <w:r>
        <w:t>angka</w:t>
      </w:r>
      <w:r>
        <w:rPr>
          <w:spacing w:val="-4"/>
        </w:rPr>
        <w:t xml:space="preserve"> </w:t>
      </w:r>
      <w:r>
        <w:t>1</w:t>
      </w:r>
      <w:r>
        <w:rPr>
          <w:spacing w:val="-2"/>
        </w:rPr>
        <w:t xml:space="preserve"> </w:t>
      </w:r>
      <w:r>
        <w:t>mengindikasikan</w:t>
      </w:r>
      <w:r>
        <w:rPr>
          <w:spacing w:val="-2"/>
        </w:rPr>
        <w:t xml:space="preserve"> </w:t>
      </w:r>
      <w:r>
        <w:t>kecocokan</w:t>
      </w:r>
      <w:r>
        <w:rPr>
          <w:spacing w:val="-3"/>
        </w:rPr>
        <w:t xml:space="preserve"> </w:t>
      </w:r>
      <w:r>
        <w:t>total</w:t>
      </w:r>
      <w:r>
        <w:rPr>
          <w:spacing w:val="-2"/>
        </w:rPr>
        <w:t xml:space="preserve"> </w:t>
      </w:r>
      <w:r>
        <w:t>antara</w:t>
      </w:r>
      <w:r>
        <w:rPr>
          <w:spacing w:val="-4"/>
        </w:rPr>
        <w:t xml:space="preserve"> </w:t>
      </w:r>
      <w:r>
        <w:t>hasil</w:t>
      </w:r>
      <w:r>
        <w:rPr>
          <w:spacing w:val="-2"/>
        </w:rPr>
        <w:t xml:space="preserve"> </w:t>
      </w:r>
      <w:proofErr w:type="spellStart"/>
      <w:r>
        <w:t>input</w:t>
      </w:r>
      <w:proofErr w:type="spellEnd"/>
      <w:r>
        <w:rPr>
          <w:spacing w:val="-5"/>
        </w:rPr>
        <w:t xml:space="preserve"> </w:t>
      </w:r>
      <w:r>
        <w:t xml:space="preserve">pengguna dan data dalam </w:t>
      </w:r>
      <w:proofErr w:type="spellStart"/>
      <w:r>
        <w:t>dataset</w:t>
      </w:r>
      <w:proofErr w:type="spellEnd"/>
      <w:r>
        <w:t xml:space="preserve">. Posisi nilai tersebut juga mencerminkan indeks data di dalam </w:t>
      </w:r>
      <w:proofErr w:type="spellStart"/>
      <w:r>
        <w:t>dataset</w:t>
      </w:r>
      <w:proofErr w:type="spellEnd"/>
      <w:r>
        <w:t>. Sebagai contoh, pada eksperimen pertama, data terletak pada indeks 3, pada eksperimen kedua, data terletak pada indeks 11, dan pada eksperimen</w:t>
      </w:r>
      <w:r>
        <w:rPr>
          <w:spacing w:val="-13"/>
        </w:rPr>
        <w:t xml:space="preserve"> </w:t>
      </w:r>
      <w:r>
        <w:t>ketiga,</w:t>
      </w:r>
      <w:r>
        <w:rPr>
          <w:spacing w:val="-12"/>
        </w:rPr>
        <w:t xml:space="preserve"> </w:t>
      </w:r>
      <w:r>
        <w:t>data</w:t>
      </w:r>
      <w:r>
        <w:rPr>
          <w:spacing w:val="-13"/>
        </w:rPr>
        <w:t xml:space="preserve"> </w:t>
      </w:r>
      <w:r>
        <w:t>terletak</w:t>
      </w:r>
      <w:r>
        <w:rPr>
          <w:spacing w:val="-12"/>
        </w:rPr>
        <w:t xml:space="preserve"> </w:t>
      </w:r>
      <w:r>
        <w:t>pada</w:t>
      </w:r>
      <w:r>
        <w:rPr>
          <w:spacing w:val="-13"/>
        </w:rPr>
        <w:t xml:space="preserve"> </w:t>
      </w:r>
      <w:r>
        <w:t>indeks</w:t>
      </w:r>
      <w:r>
        <w:rPr>
          <w:spacing w:val="-12"/>
        </w:rPr>
        <w:t xml:space="preserve"> </w:t>
      </w:r>
      <w:r>
        <w:t>8.</w:t>
      </w:r>
      <w:r>
        <w:rPr>
          <w:spacing w:val="-13"/>
        </w:rPr>
        <w:t xml:space="preserve"> </w:t>
      </w:r>
      <w:r>
        <w:t>Proses</w:t>
      </w:r>
      <w:r>
        <w:rPr>
          <w:spacing w:val="-12"/>
        </w:rPr>
        <w:t xml:space="preserve"> </w:t>
      </w:r>
      <w:r>
        <w:t>pencarian</w:t>
      </w:r>
      <w:r>
        <w:rPr>
          <w:spacing w:val="-13"/>
        </w:rPr>
        <w:t xml:space="preserve"> </w:t>
      </w:r>
      <w:r>
        <w:t>jawaban</w:t>
      </w:r>
      <w:r>
        <w:rPr>
          <w:spacing w:val="-12"/>
        </w:rPr>
        <w:t xml:space="preserve"> </w:t>
      </w:r>
      <w:r>
        <w:t xml:space="preserve">dengan </w:t>
      </w:r>
      <w:proofErr w:type="spellStart"/>
      <w:r>
        <w:t>cosine</w:t>
      </w:r>
      <w:proofErr w:type="spellEnd"/>
      <w:r>
        <w:t xml:space="preserve"> </w:t>
      </w:r>
      <w:proofErr w:type="spellStart"/>
      <w:r>
        <w:t>similarity</w:t>
      </w:r>
      <w:proofErr w:type="spellEnd"/>
      <w:r>
        <w:t xml:space="preserve"> dilakukan dengan langkah-langkah sebagai berikut:</w:t>
      </w:r>
    </w:p>
    <w:p w14:paraId="63365543" w14:textId="77777777" w:rsidR="00244A31" w:rsidRDefault="00244A31" w:rsidP="00244A31">
      <w:pPr>
        <w:pStyle w:val="BodyText"/>
        <w:spacing w:before="62" w:line="276" w:lineRule="auto"/>
        <w:ind w:right="35" w:firstLine="449"/>
        <w:jc w:val="both"/>
      </w:pPr>
    </w:p>
    <w:p w14:paraId="20F9CAA0" w14:textId="1BEA4E73" w:rsidR="00244A31" w:rsidRPr="00E71FD5" w:rsidRDefault="00244A31" w:rsidP="00E71FD5">
      <w:pPr>
        <w:pStyle w:val="Heading4"/>
        <w:jc w:val="both"/>
        <w:rPr>
          <w:spacing w:val="-4"/>
        </w:rPr>
      </w:pPr>
      <w:r>
        <w:t xml:space="preserve">1. </w:t>
      </w:r>
      <w:r w:rsidR="00CF2FE8">
        <w:t xml:space="preserve"> </w:t>
      </w:r>
      <w:proofErr w:type="spellStart"/>
      <w:r w:rsidR="00CF2FE8" w:rsidRPr="0055221A">
        <w:rPr>
          <w:rFonts w:hint="cs"/>
        </w:rPr>
        <w:t>Pemahaman</w:t>
      </w:r>
      <w:proofErr w:type="spellEnd"/>
      <w:r w:rsidR="00CF2FE8" w:rsidRPr="0055221A">
        <w:rPr>
          <w:rFonts w:hint="cs"/>
          <w:spacing w:val="8"/>
        </w:rPr>
        <w:t xml:space="preserve"> </w:t>
      </w:r>
      <w:proofErr w:type="spellStart"/>
      <w:r w:rsidR="00CF2FE8" w:rsidRPr="0055221A">
        <w:rPr>
          <w:rFonts w:hint="cs"/>
        </w:rPr>
        <w:t>Representasi</w:t>
      </w:r>
      <w:proofErr w:type="spellEnd"/>
      <w:r w:rsidR="00CF2FE8" w:rsidRPr="0055221A">
        <w:rPr>
          <w:rFonts w:hint="cs"/>
          <w:spacing w:val="8"/>
        </w:rPr>
        <w:t xml:space="preserve"> </w:t>
      </w:r>
      <w:r w:rsidR="00CF2FE8" w:rsidRPr="0055221A">
        <w:rPr>
          <w:rFonts w:hint="cs"/>
          <w:spacing w:val="-4"/>
        </w:rPr>
        <w:t>Teks</w:t>
      </w:r>
    </w:p>
    <w:p w14:paraId="7C1760A4" w14:textId="77777777" w:rsidR="00CF2FE8" w:rsidRDefault="00CF2FE8" w:rsidP="00E71FD5">
      <w:pPr>
        <w:pStyle w:val="BodyText"/>
        <w:tabs>
          <w:tab w:val="left" w:pos="5387"/>
        </w:tabs>
        <w:spacing w:before="34" w:line="276" w:lineRule="auto"/>
        <w:ind w:right="35" w:firstLine="426"/>
        <w:jc w:val="both"/>
      </w:pPr>
      <w:r>
        <w:t>Teks</w:t>
      </w:r>
      <w:r>
        <w:rPr>
          <w:spacing w:val="-3"/>
        </w:rPr>
        <w:t xml:space="preserve"> </w:t>
      </w:r>
      <w:proofErr w:type="spellStart"/>
      <w:r>
        <w:t>input</w:t>
      </w:r>
      <w:proofErr w:type="spellEnd"/>
      <w:r>
        <w:rPr>
          <w:spacing w:val="-3"/>
        </w:rPr>
        <w:t xml:space="preserve"> </w:t>
      </w:r>
      <w:r>
        <w:t>telah</w:t>
      </w:r>
      <w:r>
        <w:rPr>
          <w:spacing w:val="-2"/>
        </w:rPr>
        <w:t xml:space="preserve"> </w:t>
      </w:r>
      <w:r>
        <w:t>diubah</w:t>
      </w:r>
      <w:r>
        <w:rPr>
          <w:spacing w:val="-2"/>
        </w:rPr>
        <w:t xml:space="preserve"> </w:t>
      </w:r>
      <w:r>
        <w:t>menjadi</w:t>
      </w:r>
      <w:r>
        <w:rPr>
          <w:spacing w:val="-3"/>
        </w:rPr>
        <w:t xml:space="preserve"> </w:t>
      </w:r>
      <w:r>
        <w:t>representasi</w:t>
      </w:r>
      <w:r>
        <w:rPr>
          <w:spacing w:val="-3"/>
        </w:rPr>
        <w:t xml:space="preserve"> </w:t>
      </w:r>
      <w:r>
        <w:t>numerik menggunakan</w:t>
      </w:r>
      <w:r>
        <w:rPr>
          <w:spacing w:val="-2"/>
        </w:rPr>
        <w:t xml:space="preserve"> </w:t>
      </w:r>
      <w:r>
        <w:t>TF-IDF. Setiap</w:t>
      </w:r>
      <w:r>
        <w:rPr>
          <w:spacing w:val="-9"/>
        </w:rPr>
        <w:t xml:space="preserve"> </w:t>
      </w:r>
      <w:r>
        <w:t>dokumen</w:t>
      </w:r>
      <w:r>
        <w:rPr>
          <w:spacing w:val="-11"/>
        </w:rPr>
        <w:t xml:space="preserve"> </w:t>
      </w:r>
      <w:r>
        <w:t>direpresentasikan</w:t>
      </w:r>
      <w:r>
        <w:rPr>
          <w:spacing w:val="-8"/>
        </w:rPr>
        <w:t xml:space="preserve"> </w:t>
      </w:r>
      <w:r>
        <w:t>sebagai</w:t>
      </w:r>
      <w:r>
        <w:rPr>
          <w:spacing w:val="-10"/>
        </w:rPr>
        <w:t xml:space="preserve"> </w:t>
      </w:r>
      <w:r>
        <w:t>vektor</w:t>
      </w:r>
      <w:r>
        <w:rPr>
          <w:spacing w:val="-11"/>
        </w:rPr>
        <w:t xml:space="preserve"> </w:t>
      </w:r>
      <w:r>
        <w:t>di</w:t>
      </w:r>
      <w:r>
        <w:rPr>
          <w:spacing w:val="-12"/>
        </w:rPr>
        <w:t xml:space="preserve"> </w:t>
      </w:r>
      <w:r>
        <w:t>dalam</w:t>
      </w:r>
      <w:r>
        <w:rPr>
          <w:spacing w:val="-11"/>
        </w:rPr>
        <w:t xml:space="preserve"> </w:t>
      </w:r>
      <w:r>
        <w:t>ruang</w:t>
      </w:r>
      <w:r>
        <w:rPr>
          <w:spacing w:val="-11"/>
        </w:rPr>
        <w:t xml:space="preserve"> </w:t>
      </w:r>
      <w:r>
        <w:t>kosinus,</w:t>
      </w:r>
      <w:r>
        <w:rPr>
          <w:spacing w:val="-12"/>
        </w:rPr>
        <w:t xml:space="preserve"> </w:t>
      </w:r>
      <w:proofErr w:type="spellStart"/>
      <w:r>
        <w:t>dimana</w:t>
      </w:r>
      <w:proofErr w:type="spellEnd"/>
      <w:r>
        <w:t xml:space="preserve"> setiap dimensi vektor mewakili skor TF-IDF dari kata-kata dalam korpus.</w:t>
      </w:r>
    </w:p>
    <w:p w14:paraId="6F660198" w14:textId="77777777" w:rsidR="00244A31" w:rsidRDefault="00244A31" w:rsidP="00244A31">
      <w:pPr>
        <w:pStyle w:val="BodyText"/>
        <w:tabs>
          <w:tab w:val="left" w:pos="5387"/>
        </w:tabs>
        <w:spacing w:before="34" w:line="276" w:lineRule="auto"/>
        <w:ind w:right="35" w:firstLine="720"/>
        <w:jc w:val="both"/>
      </w:pPr>
    </w:p>
    <w:p w14:paraId="2B236F05" w14:textId="06D0434F" w:rsidR="00244A31" w:rsidRPr="00E71FD5" w:rsidRDefault="00CF2FE8" w:rsidP="00E71FD5">
      <w:pPr>
        <w:pStyle w:val="Heading4"/>
        <w:jc w:val="both"/>
        <w:rPr>
          <w:spacing w:val="-2"/>
        </w:rPr>
      </w:pPr>
      <w:r>
        <w:t>2</w:t>
      </w:r>
      <w:r w:rsidR="00244A31">
        <w:t>.</w:t>
      </w:r>
      <w:r>
        <w:t xml:space="preserve"> </w:t>
      </w:r>
      <w:proofErr w:type="spellStart"/>
      <w:r w:rsidRPr="0055221A">
        <w:t>Perhitungan</w:t>
      </w:r>
      <w:proofErr w:type="spellEnd"/>
      <w:r w:rsidRPr="0055221A">
        <w:rPr>
          <w:spacing w:val="9"/>
        </w:rPr>
        <w:t xml:space="preserve"> </w:t>
      </w:r>
      <w:r w:rsidRPr="0055221A">
        <w:t>Cosine</w:t>
      </w:r>
      <w:r w:rsidRPr="0055221A">
        <w:rPr>
          <w:spacing w:val="9"/>
        </w:rPr>
        <w:t xml:space="preserve"> </w:t>
      </w:r>
      <w:r w:rsidRPr="0055221A">
        <w:rPr>
          <w:spacing w:val="-2"/>
        </w:rPr>
        <w:t>Similarity</w:t>
      </w:r>
    </w:p>
    <w:p w14:paraId="5BEED0A0" w14:textId="77777777" w:rsidR="00CF2FE8" w:rsidRDefault="00CF2FE8" w:rsidP="00244A31">
      <w:pPr>
        <w:pStyle w:val="BodyText"/>
        <w:spacing w:before="1" w:line="276" w:lineRule="auto"/>
        <w:ind w:right="35" w:firstLine="449"/>
        <w:jc w:val="both"/>
      </w:pPr>
      <w:r>
        <w:t xml:space="preserve">Pada langkah ini, dilakukan perhitungan </w:t>
      </w:r>
      <w:proofErr w:type="spellStart"/>
      <w:r>
        <w:t>cosine</w:t>
      </w:r>
      <w:proofErr w:type="spellEnd"/>
      <w:r>
        <w:t xml:space="preserve"> </w:t>
      </w:r>
      <w:proofErr w:type="spellStart"/>
      <w:r>
        <w:t>similarity</w:t>
      </w:r>
      <w:proofErr w:type="spellEnd"/>
      <w:r>
        <w:t xml:space="preserve"> antara dua vektor, </w:t>
      </w:r>
      <w:r>
        <w:rPr>
          <w:spacing w:val="-2"/>
        </w:rPr>
        <w:t>yaitu</w:t>
      </w:r>
      <w:r>
        <w:rPr>
          <w:spacing w:val="-3"/>
        </w:rPr>
        <w:t xml:space="preserve"> </w:t>
      </w:r>
      <w:r>
        <w:rPr>
          <w:spacing w:val="-2"/>
        </w:rPr>
        <w:t>vektor</w:t>
      </w:r>
      <w:r>
        <w:rPr>
          <w:spacing w:val="-3"/>
        </w:rPr>
        <w:t xml:space="preserve"> </w:t>
      </w:r>
      <w:r>
        <w:rPr>
          <w:spacing w:val="-2"/>
        </w:rPr>
        <w:t>yang</w:t>
      </w:r>
      <w:r>
        <w:rPr>
          <w:spacing w:val="-3"/>
        </w:rPr>
        <w:t xml:space="preserve"> </w:t>
      </w:r>
      <w:r>
        <w:rPr>
          <w:spacing w:val="-2"/>
        </w:rPr>
        <w:t>mewakili</w:t>
      </w:r>
      <w:r>
        <w:rPr>
          <w:spacing w:val="-5"/>
        </w:rPr>
        <w:t xml:space="preserve"> </w:t>
      </w:r>
      <w:r>
        <w:rPr>
          <w:spacing w:val="-2"/>
        </w:rPr>
        <w:t>teks</w:t>
      </w:r>
      <w:r>
        <w:rPr>
          <w:spacing w:val="-5"/>
        </w:rPr>
        <w:t xml:space="preserve"> </w:t>
      </w:r>
      <w:proofErr w:type="spellStart"/>
      <w:r>
        <w:rPr>
          <w:spacing w:val="-2"/>
        </w:rPr>
        <w:t>input</w:t>
      </w:r>
      <w:proofErr w:type="spellEnd"/>
      <w:r>
        <w:rPr>
          <w:spacing w:val="-4"/>
        </w:rPr>
        <w:t xml:space="preserve"> </w:t>
      </w:r>
      <w:r>
        <w:rPr>
          <w:spacing w:val="-2"/>
        </w:rPr>
        <w:t>dan</w:t>
      </w:r>
      <w:r>
        <w:rPr>
          <w:spacing w:val="-5"/>
        </w:rPr>
        <w:t xml:space="preserve"> </w:t>
      </w:r>
      <w:r>
        <w:rPr>
          <w:spacing w:val="-2"/>
        </w:rPr>
        <w:t>vektor</w:t>
      </w:r>
      <w:r>
        <w:rPr>
          <w:spacing w:val="-7"/>
        </w:rPr>
        <w:t xml:space="preserve"> </w:t>
      </w:r>
      <w:r>
        <w:rPr>
          <w:spacing w:val="-2"/>
        </w:rPr>
        <w:t>yang</w:t>
      </w:r>
      <w:r>
        <w:rPr>
          <w:spacing w:val="-5"/>
        </w:rPr>
        <w:t xml:space="preserve"> </w:t>
      </w:r>
      <w:r>
        <w:rPr>
          <w:spacing w:val="-2"/>
        </w:rPr>
        <w:t>mewakili</w:t>
      </w:r>
      <w:r>
        <w:rPr>
          <w:spacing w:val="-5"/>
        </w:rPr>
        <w:t xml:space="preserve"> </w:t>
      </w:r>
      <w:proofErr w:type="spellStart"/>
      <w:r>
        <w:rPr>
          <w:spacing w:val="-2"/>
        </w:rPr>
        <w:t>dataset</w:t>
      </w:r>
      <w:proofErr w:type="spellEnd"/>
      <w:r>
        <w:rPr>
          <w:spacing w:val="-4"/>
        </w:rPr>
        <w:t xml:space="preserve"> </w:t>
      </w:r>
      <w:r>
        <w:rPr>
          <w:spacing w:val="-2"/>
        </w:rPr>
        <w:t>yang</w:t>
      </w:r>
      <w:r>
        <w:rPr>
          <w:spacing w:val="-3"/>
        </w:rPr>
        <w:t xml:space="preserve"> </w:t>
      </w:r>
      <w:r>
        <w:rPr>
          <w:spacing w:val="-2"/>
        </w:rPr>
        <w:t xml:space="preserve">telah </w:t>
      </w:r>
      <w:r>
        <w:t>ada sebelumnya.</w:t>
      </w:r>
    </w:p>
    <w:p w14:paraId="2FA25B67" w14:textId="77777777" w:rsidR="00244A31" w:rsidRDefault="00244A31" w:rsidP="00E71FD5">
      <w:pPr>
        <w:pStyle w:val="BodyText"/>
        <w:spacing w:before="1" w:line="276" w:lineRule="auto"/>
        <w:ind w:right="35"/>
        <w:jc w:val="both"/>
      </w:pPr>
    </w:p>
    <w:p w14:paraId="73C6781E" w14:textId="284553E9" w:rsidR="00CF2FE8" w:rsidRDefault="00244A31" w:rsidP="00244A31">
      <w:pPr>
        <w:pStyle w:val="Heading4"/>
        <w:jc w:val="both"/>
        <w:rPr>
          <w:spacing w:val="-4"/>
        </w:rPr>
      </w:pPr>
      <w:r>
        <w:t xml:space="preserve">3. </w:t>
      </w:r>
      <w:proofErr w:type="spellStart"/>
      <w:r w:rsidR="00CF2FE8" w:rsidRPr="0055221A">
        <w:t>Interpretasi</w:t>
      </w:r>
      <w:proofErr w:type="spellEnd"/>
      <w:r w:rsidR="00CF2FE8" w:rsidRPr="0055221A">
        <w:rPr>
          <w:spacing w:val="5"/>
        </w:rPr>
        <w:t xml:space="preserve"> </w:t>
      </w:r>
      <w:r w:rsidR="00CF2FE8" w:rsidRPr="0055221A">
        <w:rPr>
          <w:spacing w:val="-4"/>
        </w:rPr>
        <w:t>Hasil</w:t>
      </w:r>
    </w:p>
    <w:p w14:paraId="7F2D04A6" w14:textId="2FD428C1" w:rsidR="00CF2FE8" w:rsidRPr="00CF2FE8" w:rsidRDefault="00CF2FE8" w:rsidP="00E71FD5">
      <w:pPr>
        <w:pStyle w:val="BodyText"/>
        <w:spacing w:before="3" w:line="276" w:lineRule="auto"/>
        <w:ind w:right="35" w:firstLine="426"/>
        <w:jc w:val="both"/>
      </w:pPr>
      <w:r>
        <w:t xml:space="preserve">Hasil </w:t>
      </w:r>
      <w:proofErr w:type="spellStart"/>
      <w:r>
        <w:t>cosine</w:t>
      </w:r>
      <w:proofErr w:type="spellEnd"/>
      <w:r>
        <w:t xml:space="preserve"> </w:t>
      </w:r>
      <w:proofErr w:type="spellStart"/>
      <w:r>
        <w:t>similarity</w:t>
      </w:r>
      <w:proofErr w:type="spellEnd"/>
      <w:r>
        <w:t xml:space="preserve"> adalah angka antara 0 dan 1, di mana nilai 1 menunjukkan bahwa dua vektor identik, dan nilai 0 menunjukkan bahwa dua vektor memiliki ketidakcocokan total. Semakin tinggi nilai </w:t>
      </w:r>
      <w:proofErr w:type="spellStart"/>
      <w:r>
        <w:t>cosine</w:t>
      </w:r>
      <w:proofErr w:type="spellEnd"/>
      <w:r>
        <w:t xml:space="preserve"> </w:t>
      </w:r>
      <w:proofErr w:type="spellStart"/>
      <w:r>
        <w:t>similarity</w:t>
      </w:r>
      <w:proofErr w:type="spellEnd"/>
      <w:r>
        <w:t xml:space="preserve"> antara dua vektor, semakin serupa atau mendekati nilai vektor-vektor tersebut.</w:t>
      </w:r>
    </w:p>
    <w:p w14:paraId="26BA1038" w14:textId="07522E84" w:rsidR="00CF2FE8" w:rsidRPr="008A2F6E" w:rsidRDefault="00CF2FE8" w:rsidP="00E71FD5">
      <w:pPr>
        <w:pStyle w:val="Caption"/>
        <w:keepNext/>
        <w:rPr>
          <w:i w:val="0"/>
          <w:iCs w:val="0"/>
          <w:color w:val="auto"/>
        </w:rPr>
      </w:pPr>
    </w:p>
    <w:p w14:paraId="10663FDC" w14:textId="74D5D028" w:rsidR="00E71FD5" w:rsidRPr="00E71FD5" w:rsidRDefault="00E71FD5" w:rsidP="00E71FD5">
      <w:pPr>
        <w:pStyle w:val="Caption"/>
        <w:keepNext/>
        <w:jc w:val="center"/>
        <w:rPr>
          <w:i w:val="0"/>
          <w:iCs w:val="0"/>
          <w:color w:val="auto"/>
        </w:rPr>
      </w:pPr>
      <w:bookmarkStart w:id="137" w:name="_Toc202306817"/>
      <w:r w:rsidRPr="00E71FD5">
        <w:rPr>
          <w:i w:val="0"/>
          <w:iCs w:val="0"/>
          <w:color w:val="auto"/>
        </w:rPr>
        <w:t xml:space="preserve">Tabel 4. </w:t>
      </w:r>
      <w:r w:rsidRPr="00E71FD5">
        <w:rPr>
          <w:i w:val="0"/>
          <w:iCs w:val="0"/>
          <w:color w:val="auto"/>
        </w:rPr>
        <w:fldChar w:fldCharType="begin"/>
      </w:r>
      <w:r w:rsidRPr="00E71FD5">
        <w:rPr>
          <w:i w:val="0"/>
          <w:iCs w:val="0"/>
          <w:color w:val="auto"/>
        </w:rPr>
        <w:instrText xml:space="preserve"> SEQ Tabel_4. \* ARABIC </w:instrText>
      </w:r>
      <w:r w:rsidRPr="00E71FD5">
        <w:rPr>
          <w:i w:val="0"/>
          <w:iCs w:val="0"/>
          <w:color w:val="auto"/>
        </w:rPr>
        <w:fldChar w:fldCharType="separate"/>
      </w:r>
      <w:r w:rsidR="00327503">
        <w:rPr>
          <w:i w:val="0"/>
          <w:iCs w:val="0"/>
          <w:noProof/>
          <w:color w:val="auto"/>
        </w:rPr>
        <w:t>13</w:t>
      </w:r>
      <w:r w:rsidRPr="00E71FD5">
        <w:rPr>
          <w:i w:val="0"/>
          <w:iCs w:val="0"/>
          <w:color w:val="auto"/>
        </w:rPr>
        <w:fldChar w:fldCharType="end"/>
      </w:r>
      <w:r w:rsidRPr="00E71FD5">
        <w:rPr>
          <w:i w:val="0"/>
          <w:iCs w:val="0"/>
          <w:color w:val="auto"/>
        </w:rPr>
        <w:t xml:space="preserve"> </w:t>
      </w:r>
      <w:proofErr w:type="spellStart"/>
      <w:r w:rsidRPr="00E71FD5">
        <w:rPr>
          <w:i w:val="0"/>
          <w:iCs w:val="0"/>
          <w:color w:val="auto"/>
        </w:rPr>
        <w:t>Eksperimen</w:t>
      </w:r>
      <w:proofErr w:type="spellEnd"/>
      <w:r w:rsidRPr="00E71FD5">
        <w:rPr>
          <w:i w:val="0"/>
          <w:iCs w:val="0"/>
          <w:color w:val="auto"/>
        </w:rPr>
        <w:t xml:space="preserve"> Score Cosine Similarity</w:t>
      </w:r>
      <w:bookmarkEnd w:id="13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33"/>
        <w:gridCol w:w="1781"/>
        <w:gridCol w:w="2275"/>
        <w:gridCol w:w="1722"/>
      </w:tblGrid>
      <w:tr w:rsidR="00CF2FE8" w14:paraId="604B60E6" w14:textId="77777777" w:rsidTr="00A82C9E">
        <w:trPr>
          <w:trHeight w:val="702"/>
          <w:tblHeader/>
          <w:jc w:val="center"/>
        </w:trPr>
        <w:tc>
          <w:tcPr>
            <w:tcW w:w="0" w:type="auto"/>
            <w:vAlign w:val="center"/>
          </w:tcPr>
          <w:p w14:paraId="4B0CF11C" w14:textId="77777777" w:rsidR="00CF2FE8" w:rsidRDefault="00CF2FE8" w:rsidP="00E71FD5">
            <w:pPr>
              <w:pStyle w:val="TableParagraph"/>
              <w:spacing w:before="101"/>
              <w:ind w:left="20" w:right="2"/>
              <w:jc w:val="center"/>
              <w:rPr>
                <w:b/>
                <w:sz w:val="20"/>
              </w:rPr>
            </w:pPr>
            <w:r>
              <w:rPr>
                <w:b/>
                <w:spacing w:val="-5"/>
                <w:sz w:val="20"/>
              </w:rPr>
              <w:t>NO</w:t>
            </w:r>
          </w:p>
        </w:tc>
        <w:tc>
          <w:tcPr>
            <w:tcW w:w="0" w:type="auto"/>
            <w:vAlign w:val="center"/>
          </w:tcPr>
          <w:p w14:paraId="4A8AA4ED" w14:textId="77777777" w:rsidR="00CF2FE8" w:rsidRDefault="00CF2FE8" w:rsidP="00E71FD5">
            <w:pPr>
              <w:pStyle w:val="TableParagraph"/>
              <w:spacing w:before="101"/>
              <w:ind w:left="499"/>
              <w:rPr>
                <w:b/>
                <w:sz w:val="20"/>
              </w:rPr>
            </w:pPr>
            <w:r>
              <w:rPr>
                <w:b/>
                <w:spacing w:val="-2"/>
                <w:sz w:val="20"/>
              </w:rPr>
              <w:t>INPUT</w:t>
            </w:r>
          </w:p>
        </w:tc>
        <w:tc>
          <w:tcPr>
            <w:tcW w:w="0" w:type="auto"/>
            <w:vAlign w:val="center"/>
          </w:tcPr>
          <w:p w14:paraId="43E5E533" w14:textId="77777777" w:rsidR="00CF2FE8" w:rsidRDefault="00CF2FE8" w:rsidP="00E71FD5">
            <w:pPr>
              <w:pStyle w:val="TableParagraph"/>
              <w:spacing w:before="101"/>
              <w:ind w:left="175" w:hanging="48"/>
              <w:jc w:val="center"/>
              <w:rPr>
                <w:b/>
                <w:sz w:val="20"/>
              </w:rPr>
            </w:pPr>
            <w:r>
              <w:rPr>
                <w:b/>
                <w:spacing w:val="-2"/>
                <w:sz w:val="20"/>
              </w:rPr>
              <w:t>PERTANYAAN TERDETEKSI</w:t>
            </w:r>
          </w:p>
        </w:tc>
        <w:tc>
          <w:tcPr>
            <w:tcW w:w="0" w:type="auto"/>
            <w:vAlign w:val="center"/>
          </w:tcPr>
          <w:p w14:paraId="6596ABD8" w14:textId="77777777" w:rsidR="00CF2FE8" w:rsidRDefault="00CF2FE8" w:rsidP="00E71FD5">
            <w:pPr>
              <w:pStyle w:val="TableParagraph"/>
              <w:spacing w:before="101"/>
              <w:ind w:left="161" w:right="136" w:firstLine="2"/>
              <w:jc w:val="center"/>
              <w:rPr>
                <w:b/>
                <w:sz w:val="20"/>
              </w:rPr>
            </w:pPr>
            <w:r>
              <w:rPr>
                <w:b/>
                <w:spacing w:val="-2"/>
                <w:sz w:val="20"/>
              </w:rPr>
              <w:t>NILAI COSINE SIMILARI</w:t>
            </w:r>
            <w:r>
              <w:rPr>
                <w:b/>
                <w:spacing w:val="-6"/>
                <w:sz w:val="20"/>
              </w:rPr>
              <w:t>TY</w:t>
            </w:r>
          </w:p>
        </w:tc>
      </w:tr>
      <w:tr w:rsidR="00CF2FE8" w14:paraId="710D412A" w14:textId="77777777" w:rsidTr="00E71FD5">
        <w:trPr>
          <w:trHeight w:val="980"/>
          <w:jc w:val="center"/>
        </w:trPr>
        <w:tc>
          <w:tcPr>
            <w:tcW w:w="0" w:type="auto"/>
            <w:vMerge w:val="restart"/>
            <w:vAlign w:val="center"/>
          </w:tcPr>
          <w:p w14:paraId="46D132D1" w14:textId="77777777" w:rsidR="00CF2FE8" w:rsidRDefault="00CF2FE8" w:rsidP="00244A31">
            <w:pPr>
              <w:pStyle w:val="TableParagraph"/>
              <w:spacing w:before="101"/>
              <w:ind w:left="20"/>
              <w:jc w:val="both"/>
              <w:rPr>
                <w:sz w:val="20"/>
              </w:rPr>
            </w:pPr>
            <w:r>
              <w:rPr>
                <w:spacing w:val="-10"/>
                <w:sz w:val="20"/>
              </w:rPr>
              <w:t>1</w:t>
            </w:r>
          </w:p>
        </w:tc>
        <w:tc>
          <w:tcPr>
            <w:tcW w:w="0" w:type="auto"/>
            <w:vMerge w:val="restart"/>
            <w:vAlign w:val="center"/>
          </w:tcPr>
          <w:p w14:paraId="62975EE7" w14:textId="77777777" w:rsidR="00CF2FE8" w:rsidRDefault="00CF2FE8" w:rsidP="00244A31">
            <w:pPr>
              <w:pStyle w:val="TableParagraph"/>
              <w:spacing w:before="101"/>
              <w:ind w:left="100" w:right="265"/>
              <w:jc w:val="both"/>
              <w:rPr>
                <w:sz w:val="20"/>
              </w:rPr>
            </w:pPr>
            <w:r w:rsidRPr="00554835">
              <w:rPr>
                <w:sz w:val="20"/>
                <w:szCs w:val="20"/>
              </w:rPr>
              <w:t xml:space="preserve">Bagaimana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Pr>
                <w:sz w:val="20"/>
                <w:szCs w:val="20"/>
              </w:rPr>
              <w:t xml:space="preserve"> </w:t>
            </w:r>
            <w:r w:rsidRPr="00554835">
              <w:rPr>
                <w:sz w:val="20"/>
                <w:szCs w:val="20"/>
              </w:rPr>
              <w:t>?</w:t>
            </w:r>
          </w:p>
        </w:tc>
        <w:tc>
          <w:tcPr>
            <w:tcW w:w="0" w:type="auto"/>
            <w:vAlign w:val="center"/>
          </w:tcPr>
          <w:p w14:paraId="6420C218" w14:textId="77777777" w:rsidR="00CF2FE8" w:rsidRDefault="00CF2FE8" w:rsidP="00244A31">
            <w:pPr>
              <w:pStyle w:val="TableParagraph"/>
              <w:spacing w:before="101"/>
              <w:ind w:left="101" w:right="295"/>
              <w:jc w:val="both"/>
              <w:rPr>
                <w:sz w:val="20"/>
              </w:rPr>
            </w:pPr>
            <w:r w:rsidRPr="00E90495">
              <w:rPr>
                <w:sz w:val="20"/>
              </w:rPr>
              <w:t xml:space="preserve">Bagaimana </w:t>
            </w:r>
            <w:proofErr w:type="spellStart"/>
            <w:r w:rsidRPr="00E90495">
              <w:rPr>
                <w:sz w:val="20"/>
              </w:rPr>
              <w:t>test</w:t>
            </w:r>
            <w:proofErr w:type="spellEnd"/>
            <w:r w:rsidRPr="00E90495">
              <w:rPr>
                <w:sz w:val="20"/>
              </w:rPr>
              <w:t xml:space="preserve"> </w:t>
            </w:r>
            <w:proofErr w:type="spellStart"/>
            <w:r w:rsidRPr="00E90495">
              <w:rPr>
                <w:sz w:val="20"/>
              </w:rPr>
              <w:t>case</w:t>
            </w:r>
            <w:proofErr w:type="spellEnd"/>
            <w:r w:rsidRPr="00E90495">
              <w:rPr>
                <w:sz w:val="20"/>
              </w:rPr>
              <w:t xml:space="preserve"> untuk fitur </w:t>
            </w:r>
            <w:proofErr w:type="spellStart"/>
            <w:r w:rsidRPr="00E90495">
              <w:rPr>
                <w:sz w:val="20"/>
              </w:rPr>
              <w:t>login</w:t>
            </w:r>
            <w:proofErr w:type="spellEnd"/>
            <w:r w:rsidRPr="00E90495">
              <w:rPr>
                <w:sz w:val="20"/>
              </w:rPr>
              <w:t>?</w:t>
            </w:r>
          </w:p>
        </w:tc>
        <w:tc>
          <w:tcPr>
            <w:tcW w:w="0" w:type="auto"/>
            <w:vAlign w:val="center"/>
          </w:tcPr>
          <w:p w14:paraId="57C30E6D" w14:textId="77777777" w:rsidR="00CF2FE8" w:rsidRDefault="00CF2FE8" w:rsidP="00244A31">
            <w:pPr>
              <w:pStyle w:val="TableParagraph"/>
              <w:spacing w:before="101"/>
              <w:ind w:left="101"/>
              <w:jc w:val="both"/>
              <w:rPr>
                <w:sz w:val="20"/>
              </w:rPr>
            </w:pPr>
            <w:r>
              <w:rPr>
                <w:spacing w:val="-5"/>
                <w:sz w:val="20"/>
              </w:rPr>
              <w:t>1.0</w:t>
            </w:r>
          </w:p>
        </w:tc>
      </w:tr>
      <w:tr w:rsidR="00CF2FE8" w14:paraId="4C4AE83A" w14:textId="77777777" w:rsidTr="00E71FD5">
        <w:trPr>
          <w:trHeight w:val="980"/>
          <w:jc w:val="center"/>
        </w:trPr>
        <w:tc>
          <w:tcPr>
            <w:tcW w:w="0" w:type="auto"/>
            <w:vMerge/>
            <w:vAlign w:val="center"/>
          </w:tcPr>
          <w:p w14:paraId="2489D2BC" w14:textId="77777777" w:rsidR="00CF2FE8" w:rsidRDefault="00CF2FE8" w:rsidP="00244A31">
            <w:pPr>
              <w:pStyle w:val="TableParagraph"/>
              <w:spacing w:before="101"/>
              <w:ind w:left="20"/>
              <w:jc w:val="both"/>
              <w:rPr>
                <w:spacing w:val="-10"/>
                <w:sz w:val="20"/>
              </w:rPr>
            </w:pPr>
          </w:p>
        </w:tc>
        <w:tc>
          <w:tcPr>
            <w:tcW w:w="0" w:type="auto"/>
            <w:vMerge/>
            <w:vAlign w:val="center"/>
          </w:tcPr>
          <w:p w14:paraId="56662E1E" w14:textId="77777777" w:rsidR="00CF2FE8" w:rsidRPr="00554835" w:rsidRDefault="00CF2FE8" w:rsidP="00244A31">
            <w:pPr>
              <w:pStyle w:val="TableParagraph"/>
              <w:spacing w:before="101"/>
              <w:ind w:left="100" w:right="265"/>
              <w:jc w:val="both"/>
              <w:rPr>
                <w:sz w:val="20"/>
                <w:szCs w:val="20"/>
              </w:rPr>
            </w:pPr>
          </w:p>
        </w:tc>
        <w:tc>
          <w:tcPr>
            <w:tcW w:w="0" w:type="auto"/>
            <w:vAlign w:val="center"/>
          </w:tcPr>
          <w:p w14:paraId="29041B1A" w14:textId="77777777" w:rsidR="00CF2FE8" w:rsidRPr="00E90495" w:rsidRDefault="00CF2FE8" w:rsidP="00244A31">
            <w:pPr>
              <w:pStyle w:val="TableParagraph"/>
              <w:spacing w:before="101"/>
              <w:ind w:left="101" w:right="295"/>
              <w:jc w:val="both"/>
              <w:rPr>
                <w:sz w:val="20"/>
              </w:rPr>
            </w:pPr>
            <w:r w:rsidRPr="00E90495">
              <w:rPr>
                <w:sz w:val="20"/>
              </w:rPr>
              <w:t xml:space="preserve">Bagaimana menguji fitur </w:t>
            </w:r>
            <w:proofErr w:type="spellStart"/>
            <w:r w:rsidRPr="00E90495">
              <w:rPr>
                <w:sz w:val="20"/>
              </w:rPr>
              <w:t>Login</w:t>
            </w:r>
            <w:proofErr w:type="spellEnd"/>
            <w:r w:rsidRPr="00E90495">
              <w:rPr>
                <w:sz w:val="20"/>
              </w:rPr>
              <w:t>?</w:t>
            </w:r>
          </w:p>
        </w:tc>
        <w:tc>
          <w:tcPr>
            <w:tcW w:w="0" w:type="auto"/>
            <w:vAlign w:val="center"/>
          </w:tcPr>
          <w:p w14:paraId="1D9084FF" w14:textId="77777777" w:rsidR="00CF2FE8" w:rsidRDefault="00CF2FE8" w:rsidP="00244A31">
            <w:pPr>
              <w:pStyle w:val="TableParagraph"/>
              <w:spacing w:before="101"/>
              <w:ind w:left="101"/>
              <w:jc w:val="both"/>
              <w:rPr>
                <w:spacing w:val="-5"/>
                <w:sz w:val="20"/>
              </w:rPr>
            </w:pPr>
            <w:r w:rsidRPr="00E90495">
              <w:rPr>
                <w:sz w:val="20"/>
              </w:rPr>
              <w:t>0.9285</w:t>
            </w:r>
          </w:p>
        </w:tc>
      </w:tr>
      <w:tr w:rsidR="00CF2FE8" w14:paraId="7C6F0A2A" w14:textId="77777777" w:rsidTr="00E71FD5">
        <w:trPr>
          <w:trHeight w:val="980"/>
          <w:jc w:val="center"/>
        </w:trPr>
        <w:tc>
          <w:tcPr>
            <w:tcW w:w="0" w:type="auto"/>
            <w:vMerge/>
            <w:vAlign w:val="center"/>
          </w:tcPr>
          <w:p w14:paraId="70BBDEBF" w14:textId="77777777" w:rsidR="00CF2FE8" w:rsidRDefault="00CF2FE8" w:rsidP="00244A31">
            <w:pPr>
              <w:pStyle w:val="TableParagraph"/>
              <w:spacing w:before="101"/>
              <w:ind w:left="20"/>
              <w:jc w:val="both"/>
              <w:rPr>
                <w:spacing w:val="-10"/>
                <w:sz w:val="20"/>
              </w:rPr>
            </w:pPr>
          </w:p>
        </w:tc>
        <w:tc>
          <w:tcPr>
            <w:tcW w:w="0" w:type="auto"/>
            <w:vMerge/>
            <w:vAlign w:val="center"/>
          </w:tcPr>
          <w:p w14:paraId="725D31E1" w14:textId="77777777" w:rsidR="00CF2FE8" w:rsidRPr="00554835" w:rsidRDefault="00CF2FE8" w:rsidP="00244A31">
            <w:pPr>
              <w:pStyle w:val="TableParagraph"/>
              <w:spacing w:before="101"/>
              <w:ind w:left="100" w:right="265"/>
              <w:jc w:val="both"/>
              <w:rPr>
                <w:sz w:val="20"/>
                <w:szCs w:val="20"/>
              </w:rPr>
            </w:pPr>
          </w:p>
        </w:tc>
        <w:tc>
          <w:tcPr>
            <w:tcW w:w="0" w:type="auto"/>
            <w:vAlign w:val="center"/>
          </w:tcPr>
          <w:p w14:paraId="7C4F8589" w14:textId="77777777" w:rsidR="00CF2FE8" w:rsidRPr="00E90495" w:rsidRDefault="00CF2FE8" w:rsidP="00244A31">
            <w:pPr>
              <w:pStyle w:val="TableParagraph"/>
              <w:spacing w:before="101"/>
              <w:ind w:left="101" w:right="295"/>
              <w:jc w:val="both"/>
              <w:rPr>
                <w:sz w:val="20"/>
              </w:rPr>
            </w:pPr>
            <w:r w:rsidRPr="00283F48">
              <w:rPr>
                <w:sz w:val="20"/>
              </w:rPr>
              <w:t xml:space="preserve">Bagaimana skenario fitur </w:t>
            </w:r>
            <w:proofErr w:type="spellStart"/>
            <w:r w:rsidRPr="00283F48">
              <w:rPr>
                <w:sz w:val="20"/>
              </w:rPr>
              <w:t>Login</w:t>
            </w:r>
            <w:proofErr w:type="spellEnd"/>
            <w:r w:rsidRPr="00283F48">
              <w:rPr>
                <w:sz w:val="20"/>
              </w:rPr>
              <w:t>?</w:t>
            </w:r>
          </w:p>
        </w:tc>
        <w:tc>
          <w:tcPr>
            <w:tcW w:w="0" w:type="auto"/>
            <w:vAlign w:val="center"/>
          </w:tcPr>
          <w:p w14:paraId="11C2E244" w14:textId="77777777" w:rsidR="00CF2FE8" w:rsidRPr="00E90495" w:rsidRDefault="00CF2FE8" w:rsidP="00244A31">
            <w:pPr>
              <w:pStyle w:val="TableParagraph"/>
              <w:spacing w:before="101"/>
              <w:ind w:left="101"/>
              <w:jc w:val="both"/>
              <w:rPr>
                <w:sz w:val="20"/>
              </w:rPr>
            </w:pPr>
            <w:r w:rsidRPr="00283F48">
              <w:rPr>
                <w:sz w:val="20"/>
              </w:rPr>
              <w:t>0.8987</w:t>
            </w:r>
          </w:p>
        </w:tc>
      </w:tr>
      <w:tr w:rsidR="00CF2FE8" w14:paraId="4A933EC5" w14:textId="77777777" w:rsidTr="00E71FD5">
        <w:trPr>
          <w:trHeight w:val="980"/>
          <w:jc w:val="center"/>
        </w:trPr>
        <w:tc>
          <w:tcPr>
            <w:tcW w:w="0" w:type="auto"/>
            <w:vMerge/>
            <w:vAlign w:val="center"/>
          </w:tcPr>
          <w:p w14:paraId="4AE5E7B1" w14:textId="77777777" w:rsidR="00CF2FE8" w:rsidRDefault="00CF2FE8" w:rsidP="00244A31">
            <w:pPr>
              <w:pStyle w:val="TableParagraph"/>
              <w:spacing w:before="101"/>
              <w:ind w:left="20"/>
              <w:jc w:val="both"/>
              <w:rPr>
                <w:spacing w:val="-10"/>
                <w:sz w:val="20"/>
              </w:rPr>
            </w:pPr>
          </w:p>
        </w:tc>
        <w:tc>
          <w:tcPr>
            <w:tcW w:w="0" w:type="auto"/>
            <w:vMerge/>
            <w:vAlign w:val="center"/>
          </w:tcPr>
          <w:p w14:paraId="70F643A5" w14:textId="77777777" w:rsidR="00CF2FE8" w:rsidRPr="00554835" w:rsidRDefault="00CF2FE8" w:rsidP="00244A31">
            <w:pPr>
              <w:pStyle w:val="TableParagraph"/>
              <w:spacing w:before="101"/>
              <w:ind w:left="100" w:right="265"/>
              <w:jc w:val="both"/>
              <w:rPr>
                <w:sz w:val="20"/>
                <w:szCs w:val="20"/>
              </w:rPr>
            </w:pPr>
          </w:p>
        </w:tc>
        <w:tc>
          <w:tcPr>
            <w:tcW w:w="0" w:type="auto"/>
            <w:vAlign w:val="center"/>
          </w:tcPr>
          <w:p w14:paraId="328E02AF" w14:textId="77777777" w:rsidR="00CF2FE8" w:rsidRPr="00283F48" w:rsidRDefault="00CF2FE8" w:rsidP="00244A31">
            <w:pPr>
              <w:pStyle w:val="TableParagraph"/>
              <w:spacing w:before="101"/>
              <w:ind w:left="101" w:right="295"/>
              <w:jc w:val="both"/>
              <w:rPr>
                <w:sz w:val="20"/>
              </w:rPr>
            </w:pPr>
            <w:r w:rsidRPr="00283F48">
              <w:rPr>
                <w:sz w:val="20"/>
              </w:rPr>
              <w:t xml:space="preserve">Apa saja </w:t>
            </w:r>
            <w:proofErr w:type="spellStart"/>
            <w:r w:rsidRPr="00283F48">
              <w:rPr>
                <w:sz w:val="20"/>
              </w:rPr>
              <w:t>test</w:t>
            </w:r>
            <w:proofErr w:type="spellEnd"/>
            <w:r w:rsidRPr="00283F48">
              <w:rPr>
                <w:sz w:val="20"/>
              </w:rPr>
              <w:t xml:space="preserve"> </w:t>
            </w:r>
            <w:proofErr w:type="spellStart"/>
            <w:r w:rsidRPr="00283F48">
              <w:rPr>
                <w:sz w:val="20"/>
              </w:rPr>
              <w:t>case</w:t>
            </w:r>
            <w:proofErr w:type="spellEnd"/>
            <w:r w:rsidRPr="00283F48">
              <w:rPr>
                <w:sz w:val="20"/>
              </w:rPr>
              <w:t xml:space="preserve"> untuk fitur </w:t>
            </w:r>
            <w:proofErr w:type="spellStart"/>
            <w:r w:rsidRPr="00283F48">
              <w:rPr>
                <w:sz w:val="20"/>
              </w:rPr>
              <w:t>Login</w:t>
            </w:r>
            <w:proofErr w:type="spellEnd"/>
            <w:r w:rsidRPr="00283F48">
              <w:rPr>
                <w:sz w:val="20"/>
              </w:rPr>
              <w:t>?</w:t>
            </w:r>
          </w:p>
        </w:tc>
        <w:tc>
          <w:tcPr>
            <w:tcW w:w="0" w:type="auto"/>
            <w:vAlign w:val="center"/>
          </w:tcPr>
          <w:p w14:paraId="0D09C33A" w14:textId="77777777" w:rsidR="00CF2FE8" w:rsidRPr="00283F48" w:rsidRDefault="00CF2FE8" w:rsidP="00244A31">
            <w:pPr>
              <w:pStyle w:val="TableParagraph"/>
              <w:spacing w:before="101"/>
              <w:ind w:left="101"/>
              <w:jc w:val="both"/>
              <w:rPr>
                <w:sz w:val="20"/>
              </w:rPr>
            </w:pPr>
            <w:r w:rsidRPr="00283F48">
              <w:rPr>
                <w:sz w:val="20"/>
              </w:rPr>
              <w:t>0.8768</w:t>
            </w:r>
          </w:p>
        </w:tc>
      </w:tr>
      <w:tr w:rsidR="00CF2FE8" w14:paraId="35BA2298" w14:textId="77777777" w:rsidTr="00E71FD5">
        <w:trPr>
          <w:trHeight w:val="980"/>
          <w:jc w:val="center"/>
        </w:trPr>
        <w:tc>
          <w:tcPr>
            <w:tcW w:w="0" w:type="auto"/>
            <w:vMerge w:val="restart"/>
            <w:vAlign w:val="center"/>
          </w:tcPr>
          <w:p w14:paraId="0DDBD5F9" w14:textId="77777777" w:rsidR="00CF2FE8" w:rsidRDefault="00CF2FE8" w:rsidP="00244A31">
            <w:pPr>
              <w:pStyle w:val="TableParagraph"/>
              <w:spacing w:before="101"/>
              <w:ind w:left="20"/>
              <w:jc w:val="both"/>
              <w:rPr>
                <w:spacing w:val="-10"/>
                <w:sz w:val="20"/>
              </w:rPr>
            </w:pPr>
            <w:r>
              <w:rPr>
                <w:spacing w:val="-10"/>
                <w:sz w:val="20"/>
              </w:rPr>
              <w:t>2</w:t>
            </w:r>
          </w:p>
        </w:tc>
        <w:tc>
          <w:tcPr>
            <w:tcW w:w="0" w:type="auto"/>
            <w:vMerge w:val="restart"/>
            <w:vAlign w:val="center"/>
          </w:tcPr>
          <w:p w14:paraId="45AC7318" w14:textId="77777777" w:rsidR="00CF2FE8" w:rsidRPr="00554835" w:rsidRDefault="00CF2FE8" w:rsidP="00244A31">
            <w:pPr>
              <w:pStyle w:val="TableParagraph"/>
              <w:spacing w:before="101"/>
              <w:ind w:left="100" w:right="265"/>
              <w:jc w:val="both"/>
              <w:rPr>
                <w:sz w:val="20"/>
                <w:szCs w:val="20"/>
              </w:rPr>
            </w:pPr>
            <w:r w:rsidRPr="009404BB">
              <w:rPr>
                <w:sz w:val="20"/>
                <w:szCs w:val="20"/>
              </w:rPr>
              <w:t>Skenario apa yang harus diuji dalam fitur Registrasi</w:t>
            </w:r>
            <w:r>
              <w:rPr>
                <w:sz w:val="20"/>
                <w:szCs w:val="20"/>
              </w:rPr>
              <w:t>?</w:t>
            </w:r>
          </w:p>
        </w:tc>
        <w:tc>
          <w:tcPr>
            <w:tcW w:w="0" w:type="auto"/>
            <w:vAlign w:val="center"/>
          </w:tcPr>
          <w:p w14:paraId="03C83E0F" w14:textId="77777777" w:rsidR="00CF2FE8" w:rsidRPr="00283F48" w:rsidRDefault="00CF2FE8" w:rsidP="00244A31">
            <w:pPr>
              <w:pStyle w:val="TableParagraph"/>
              <w:spacing w:before="101"/>
              <w:ind w:left="101" w:right="295"/>
              <w:jc w:val="both"/>
              <w:rPr>
                <w:sz w:val="20"/>
              </w:rPr>
            </w:pPr>
            <w:r w:rsidRPr="009404BB">
              <w:rPr>
                <w:sz w:val="20"/>
                <w:szCs w:val="20"/>
              </w:rPr>
              <w:t>Skenario apa yang harus diuji dalam fitur Registrasi?</w:t>
            </w:r>
          </w:p>
        </w:tc>
        <w:tc>
          <w:tcPr>
            <w:tcW w:w="0" w:type="auto"/>
            <w:vAlign w:val="center"/>
          </w:tcPr>
          <w:p w14:paraId="34016CDD" w14:textId="77777777" w:rsidR="00CF2FE8" w:rsidRPr="00283F48" w:rsidRDefault="00CF2FE8" w:rsidP="00244A31">
            <w:pPr>
              <w:pStyle w:val="TableParagraph"/>
              <w:spacing w:before="101"/>
              <w:ind w:left="101"/>
              <w:jc w:val="both"/>
              <w:rPr>
                <w:sz w:val="20"/>
              </w:rPr>
            </w:pPr>
            <w:r>
              <w:rPr>
                <w:spacing w:val="-5"/>
                <w:sz w:val="20"/>
              </w:rPr>
              <w:t>1.0</w:t>
            </w:r>
          </w:p>
        </w:tc>
      </w:tr>
      <w:tr w:rsidR="00CF2FE8" w14:paraId="394C8E86" w14:textId="77777777" w:rsidTr="00E71FD5">
        <w:trPr>
          <w:trHeight w:val="980"/>
          <w:jc w:val="center"/>
        </w:trPr>
        <w:tc>
          <w:tcPr>
            <w:tcW w:w="0" w:type="auto"/>
            <w:vMerge/>
            <w:vAlign w:val="center"/>
          </w:tcPr>
          <w:p w14:paraId="40CDDF8F" w14:textId="77777777" w:rsidR="00CF2FE8" w:rsidRDefault="00CF2FE8" w:rsidP="00244A31">
            <w:pPr>
              <w:pStyle w:val="TableParagraph"/>
              <w:spacing w:before="101"/>
              <w:ind w:left="20"/>
              <w:jc w:val="both"/>
              <w:rPr>
                <w:spacing w:val="-10"/>
                <w:sz w:val="20"/>
              </w:rPr>
            </w:pPr>
          </w:p>
        </w:tc>
        <w:tc>
          <w:tcPr>
            <w:tcW w:w="0" w:type="auto"/>
            <w:vMerge/>
            <w:vAlign w:val="center"/>
          </w:tcPr>
          <w:p w14:paraId="35064F96" w14:textId="77777777" w:rsidR="00CF2FE8" w:rsidRPr="009404BB" w:rsidRDefault="00CF2FE8" w:rsidP="00244A31">
            <w:pPr>
              <w:pStyle w:val="TableParagraph"/>
              <w:spacing w:before="101"/>
              <w:ind w:left="100" w:right="265"/>
              <w:jc w:val="both"/>
              <w:rPr>
                <w:sz w:val="20"/>
                <w:szCs w:val="20"/>
              </w:rPr>
            </w:pPr>
          </w:p>
        </w:tc>
        <w:tc>
          <w:tcPr>
            <w:tcW w:w="0" w:type="auto"/>
            <w:vAlign w:val="center"/>
          </w:tcPr>
          <w:p w14:paraId="4E27F0C7" w14:textId="77777777" w:rsidR="00CF2FE8" w:rsidRPr="00011446" w:rsidRDefault="00CF2FE8" w:rsidP="00244A31">
            <w:pPr>
              <w:pStyle w:val="TableParagraph"/>
              <w:spacing w:line="210" w:lineRule="exact"/>
              <w:ind w:left="82"/>
              <w:jc w:val="both"/>
              <w:rPr>
                <w:sz w:val="20"/>
              </w:rPr>
            </w:pPr>
            <w:r w:rsidRPr="00283F48">
              <w:rPr>
                <w:sz w:val="20"/>
              </w:rPr>
              <w:t>Apa yang perlu diuji dalam skenario pengujian fitur registrasi?</w:t>
            </w:r>
          </w:p>
        </w:tc>
        <w:tc>
          <w:tcPr>
            <w:tcW w:w="0" w:type="auto"/>
            <w:vAlign w:val="center"/>
          </w:tcPr>
          <w:p w14:paraId="6D4CE07A" w14:textId="77777777" w:rsidR="00CF2FE8" w:rsidRDefault="00CF2FE8" w:rsidP="00244A31">
            <w:pPr>
              <w:pStyle w:val="TableParagraph"/>
              <w:spacing w:before="101"/>
              <w:ind w:left="101"/>
              <w:jc w:val="both"/>
              <w:rPr>
                <w:spacing w:val="-5"/>
                <w:sz w:val="20"/>
              </w:rPr>
            </w:pPr>
            <w:r w:rsidRPr="00283F48">
              <w:rPr>
                <w:sz w:val="20"/>
              </w:rPr>
              <w:t>0.9563</w:t>
            </w:r>
          </w:p>
        </w:tc>
      </w:tr>
      <w:tr w:rsidR="00CF2FE8" w14:paraId="238DB087" w14:textId="77777777" w:rsidTr="00E71FD5">
        <w:trPr>
          <w:trHeight w:val="980"/>
          <w:jc w:val="center"/>
        </w:trPr>
        <w:tc>
          <w:tcPr>
            <w:tcW w:w="0" w:type="auto"/>
            <w:vMerge/>
            <w:vAlign w:val="center"/>
          </w:tcPr>
          <w:p w14:paraId="49047B3A" w14:textId="77777777" w:rsidR="00CF2FE8" w:rsidRDefault="00CF2FE8" w:rsidP="00244A31">
            <w:pPr>
              <w:pStyle w:val="TableParagraph"/>
              <w:spacing w:before="101"/>
              <w:ind w:left="20"/>
              <w:jc w:val="both"/>
              <w:rPr>
                <w:spacing w:val="-10"/>
                <w:sz w:val="20"/>
              </w:rPr>
            </w:pPr>
          </w:p>
        </w:tc>
        <w:tc>
          <w:tcPr>
            <w:tcW w:w="0" w:type="auto"/>
            <w:vMerge/>
            <w:vAlign w:val="center"/>
          </w:tcPr>
          <w:p w14:paraId="4BF84406" w14:textId="77777777" w:rsidR="00CF2FE8" w:rsidRPr="009404BB" w:rsidRDefault="00CF2FE8" w:rsidP="00244A31">
            <w:pPr>
              <w:pStyle w:val="TableParagraph"/>
              <w:spacing w:before="101"/>
              <w:ind w:left="100" w:right="265"/>
              <w:jc w:val="both"/>
              <w:rPr>
                <w:sz w:val="20"/>
                <w:szCs w:val="20"/>
              </w:rPr>
            </w:pPr>
          </w:p>
        </w:tc>
        <w:tc>
          <w:tcPr>
            <w:tcW w:w="0" w:type="auto"/>
            <w:vAlign w:val="center"/>
          </w:tcPr>
          <w:p w14:paraId="0E567FDC" w14:textId="77777777" w:rsidR="00CF2FE8" w:rsidRPr="009404BB" w:rsidRDefault="00CF2FE8" w:rsidP="00244A31">
            <w:pPr>
              <w:pStyle w:val="TableParagraph"/>
              <w:spacing w:before="101"/>
              <w:ind w:left="101" w:right="295"/>
              <w:jc w:val="both"/>
              <w:rPr>
                <w:sz w:val="20"/>
                <w:szCs w:val="20"/>
              </w:rPr>
            </w:pPr>
            <w:r w:rsidRPr="00283F48">
              <w:rPr>
                <w:sz w:val="20"/>
              </w:rPr>
              <w:t>Bagaimana cara menguji skenario Registrasi?</w:t>
            </w:r>
          </w:p>
        </w:tc>
        <w:tc>
          <w:tcPr>
            <w:tcW w:w="0" w:type="auto"/>
            <w:vAlign w:val="center"/>
          </w:tcPr>
          <w:p w14:paraId="2773E10E" w14:textId="77777777" w:rsidR="00CF2FE8" w:rsidRDefault="00CF2FE8" w:rsidP="00244A31">
            <w:pPr>
              <w:pStyle w:val="TableParagraph"/>
              <w:spacing w:before="101"/>
              <w:ind w:left="101"/>
              <w:jc w:val="both"/>
              <w:rPr>
                <w:spacing w:val="-5"/>
                <w:sz w:val="20"/>
              </w:rPr>
            </w:pPr>
            <w:r w:rsidRPr="00846E34">
              <w:rPr>
                <w:sz w:val="20"/>
              </w:rPr>
              <w:t>0.8955</w:t>
            </w:r>
          </w:p>
        </w:tc>
      </w:tr>
      <w:tr w:rsidR="00CF2FE8" w14:paraId="5801F6BD" w14:textId="77777777" w:rsidTr="00E71FD5">
        <w:trPr>
          <w:trHeight w:val="980"/>
          <w:jc w:val="center"/>
        </w:trPr>
        <w:tc>
          <w:tcPr>
            <w:tcW w:w="0" w:type="auto"/>
            <w:vMerge/>
            <w:vAlign w:val="center"/>
          </w:tcPr>
          <w:p w14:paraId="0DB9E7BD" w14:textId="77777777" w:rsidR="00CF2FE8" w:rsidRDefault="00CF2FE8" w:rsidP="00244A31">
            <w:pPr>
              <w:pStyle w:val="TableParagraph"/>
              <w:spacing w:before="101"/>
              <w:ind w:left="20"/>
              <w:jc w:val="both"/>
              <w:rPr>
                <w:spacing w:val="-10"/>
                <w:sz w:val="20"/>
              </w:rPr>
            </w:pPr>
          </w:p>
        </w:tc>
        <w:tc>
          <w:tcPr>
            <w:tcW w:w="0" w:type="auto"/>
            <w:vMerge/>
            <w:vAlign w:val="center"/>
          </w:tcPr>
          <w:p w14:paraId="2FFBF615" w14:textId="77777777" w:rsidR="00CF2FE8" w:rsidRPr="009404BB" w:rsidRDefault="00CF2FE8" w:rsidP="00244A31">
            <w:pPr>
              <w:pStyle w:val="TableParagraph"/>
              <w:spacing w:before="101"/>
              <w:ind w:left="100" w:right="265"/>
              <w:jc w:val="both"/>
              <w:rPr>
                <w:sz w:val="20"/>
                <w:szCs w:val="20"/>
              </w:rPr>
            </w:pPr>
          </w:p>
        </w:tc>
        <w:tc>
          <w:tcPr>
            <w:tcW w:w="0" w:type="auto"/>
            <w:vAlign w:val="center"/>
          </w:tcPr>
          <w:p w14:paraId="701C54D9" w14:textId="77777777" w:rsidR="00CF2FE8" w:rsidRPr="00283F48" w:rsidRDefault="00CF2FE8" w:rsidP="00244A31">
            <w:pPr>
              <w:pStyle w:val="TableParagraph"/>
              <w:spacing w:before="101"/>
              <w:ind w:left="101" w:right="295"/>
              <w:jc w:val="both"/>
              <w:rPr>
                <w:sz w:val="20"/>
              </w:rPr>
            </w:pPr>
            <w:r w:rsidRPr="00846E34">
              <w:rPr>
                <w:sz w:val="20"/>
              </w:rPr>
              <w:t>Apa saja skenario dasar dalam pengujian fitur registrasi?</w:t>
            </w:r>
          </w:p>
        </w:tc>
        <w:tc>
          <w:tcPr>
            <w:tcW w:w="0" w:type="auto"/>
            <w:vAlign w:val="center"/>
          </w:tcPr>
          <w:p w14:paraId="09F00524" w14:textId="77777777" w:rsidR="00CF2FE8" w:rsidRPr="00846E34" w:rsidRDefault="00CF2FE8" w:rsidP="00244A31">
            <w:pPr>
              <w:pStyle w:val="TableParagraph"/>
              <w:spacing w:before="101"/>
              <w:ind w:left="101"/>
              <w:jc w:val="both"/>
              <w:rPr>
                <w:sz w:val="20"/>
              </w:rPr>
            </w:pPr>
            <w:r w:rsidRPr="00846E34">
              <w:rPr>
                <w:sz w:val="20"/>
              </w:rPr>
              <w:t>0.8906</w:t>
            </w:r>
          </w:p>
        </w:tc>
      </w:tr>
      <w:tr w:rsidR="00244A31" w14:paraId="7B205FAF" w14:textId="77777777" w:rsidTr="00E71FD5">
        <w:trPr>
          <w:trHeight w:val="980"/>
          <w:jc w:val="center"/>
        </w:trPr>
        <w:tc>
          <w:tcPr>
            <w:tcW w:w="0" w:type="auto"/>
            <w:vMerge w:val="restart"/>
            <w:vAlign w:val="center"/>
          </w:tcPr>
          <w:p w14:paraId="4C6D8844" w14:textId="790A7FFC" w:rsidR="00244A31" w:rsidRDefault="00244A31" w:rsidP="00244A31">
            <w:pPr>
              <w:pStyle w:val="TableParagraph"/>
              <w:spacing w:before="101"/>
              <w:ind w:left="20"/>
              <w:jc w:val="both"/>
              <w:rPr>
                <w:spacing w:val="-10"/>
                <w:sz w:val="20"/>
              </w:rPr>
            </w:pPr>
            <w:r>
              <w:rPr>
                <w:spacing w:val="-10"/>
                <w:sz w:val="20"/>
              </w:rPr>
              <w:lastRenderedPageBreak/>
              <w:t>3</w:t>
            </w:r>
          </w:p>
        </w:tc>
        <w:tc>
          <w:tcPr>
            <w:tcW w:w="0" w:type="auto"/>
            <w:vMerge w:val="restart"/>
            <w:vAlign w:val="center"/>
          </w:tcPr>
          <w:p w14:paraId="21116C66" w14:textId="22DCCFC0" w:rsidR="00244A31" w:rsidRPr="009404BB" w:rsidRDefault="00244A31" w:rsidP="00244A31">
            <w:pPr>
              <w:pStyle w:val="TableParagraph"/>
              <w:spacing w:before="101"/>
              <w:ind w:left="100" w:right="265"/>
              <w:jc w:val="both"/>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 xml:space="preserve"> ?</w:t>
            </w:r>
          </w:p>
        </w:tc>
        <w:tc>
          <w:tcPr>
            <w:tcW w:w="0" w:type="auto"/>
          </w:tcPr>
          <w:p w14:paraId="34785AC6" w14:textId="0C1AAD21" w:rsidR="00244A31" w:rsidRPr="00846E34" w:rsidRDefault="00244A31" w:rsidP="00244A31">
            <w:pPr>
              <w:pStyle w:val="TableParagraph"/>
              <w:spacing w:before="101"/>
              <w:ind w:left="101" w:right="295"/>
              <w:jc w:val="both"/>
              <w:rPr>
                <w:sz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r>
              <w:rPr>
                <w:sz w:val="20"/>
                <w:szCs w:val="20"/>
              </w:rPr>
              <w:t xml:space="preserve">Lupa </w:t>
            </w:r>
            <w:proofErr w:type="spellStart"/>
            <w:r>
              <w:rPr>
                <w:sz w:val="20"/>
                <w:szCs w:val="20"/>
              </w:rPr>
              <w:t>password</w:t>
            </w:r>
            <w:proofErr w:type="spellEnd"/>
            <w:r w:rsidRPr="009404BB">
              <w:rPr>
                <w:sz w:val="20"/>
                <w:szCs w:val="20"/>
              </w:rPr>
              <w:t>?</w:t>
            </w:r>
          </w:p>
        </w:tc>
        <w:tc>
          <w:tcPr>
            <w:tcW w:w="0" w:type="auto"/>
            <w:vAlign w:val="center"/>
          </w:tcPr>
          <w:p w14:paraId="083F2FFB" w14:textId="76707D30" w:rsidR="00244A31" w:rsidRPr="00846E34" w:rsidRDefault="00244A31" w:rsidP="00244A31">
            <w:pPr>
              <w:pStyle w:val="TableParagraph"/>
              <w:spacing w:before="101"/>
              <w:ind w:left="101"/>
              <w:jc w:val="both"/>
              <w:rPr>
                <w:sz w:val="20"/>
              </w:rPr>
            </w:pPr>
            <w:r>
              <w:rPr>
                <w:spacing w:val="-5"/>
                <w:sz w:val="20"/>
              </w:rPr>
              <w:t>1.0</w:t>
            </w:r>
          </w:p>
        </w:tc>
      </w:tr>
      <w:tr w:rsidR="00244A31" w14:paraId="2034D67E" w14:textId="77777777" w:rsidTr="00E71FD5">
        <w:trPr>
          <w:trHeight w:val="980"/>
          <w:jc w:val="center"/>
        </w:trPr>
        <w:tc>
          <w:tcPr>
            <w:tcW w:w="0" w:type="auto"/>
            <w:vMerge/>
            <w:vAlign w:val="center"/>
          </w:tcPr>
          <w:p w14:paraId="3638E5ED" w14:textId="77777777" w:rsidR="00244A31" w:rsidRDefault="00244A31" w:rsidP="00244A31">
            <w:pPr>
              <w:pStyle w:val="TableParagraph"/>
              <w:spacing w:before="101"/>
              <w:ind w:left="20"/>
              <w:jc w:val="both"/>
              <w:rPr>
                <w:spacing w:val="-10"/>
                <w:sz w:val="20"/>
              </w:rPr>
            </w:pPr>
          </w:p>
        </w:tc>
        <w:tc>
          <w:tcPr>
            <w:tcW w:w="0" w:type="auto"/>
            <w:vMerge/>
            <w:vAlign w:val="center"/>
          </w:tcPr>
          <w:p w14:paraId="3FD98F03" w14:textId="77777777" w:rsidR="00244A31" w:rsidRPr="009404BB" w:rsidRDefault="00244A31" w:rsidP="00244A31">
            <w:pPr>
              <w:pStyle w:val="TableParagraph"/>
              <w:spacing w:before="101"/>
              <w:ind w:left="100" w:right="265"/>
              <w:jc w:val="both"/>
              <w:rPr>
                <w:sz w:val="20"/>
                <w:szCs w:val="20"/>
              </w:rPr>
            </w:pPr>
          </w:p>
        </w:tc>
        <w:tc>
          <w:tcPr>
            <w:tcW w:w="0" w:type="auto"/>
          </w:tcPr>
          <w:p w14:paraId="18503EBC" w14:textId="547F8F1A" w:rsidR="00244A31" w:rsidRPr="00846E34" w:rsidRDefault="00244A31" w:rsidP="00244A31">
            <w:pPr>
              <w:pStyle w:val="TableParagraph"/>
              <w:spacing w:before="101"/>
              <w:ind w:left="101" w:right="295"/>
              <w:jc w:val="both"/>
              <w:rPr>
                <w:sz w:val="20"/>
              </w:rPr>
            </w:pPr>
            <w:r w:rsidRPr="00846E34">
              <w:rPr>
                <w:sz w:val="20"/>
              </w:rPr>
              <w:t xml:space="preserve">Bagaimana step menguji </w:t>
            </w:r>
            <w:proofErr w:type="spellStart"/>
            <w:r w:rsidRPr="00846E34">
              <w:rPr>
                <w:sz w:val="20"/>
              </w:rPr>
              <w:t>test</w:t>
            </w:r>
            <w:proofErr w:type="spellEnd"/>
            <w:r w:rsidRPr="00846E34">
              <w:rPr>
                <w:sz w:val="20"/>
              </w:rPr>
              <w:t xml:space="preserve"> </w:t>
            </w:r>
            <w:proofErr w:type="spellStart"/>
            <w:r w:rsidRPr="00846E34">
              <w:rPr>
                <w:sz w:val="20"/>
              </w:rPr>
              <w:t>case</w:t>
            </w:r>
            <w:proofErr w:type="spellEnd"/>
            <w:r w:rsidRPr="00846E34">
              <w:rPr>
                <w:sz w:val="20"/>
              </w:rPr>
              <w:t xml:space="preserve"> lupa </w:t>
            </w:r>
            <w:proofErr w:type="spellStart"/>
            <w:r w:rsidRPr="00846E34">
              <w:rPr>
                <w:sz w:val="20"/>
              </w:rPr>
              <w:t>Password</w:t>
            </w:r>
            <w:proofErr w:type="spellEnd"/>
            <w:r w:rsidRPr="00846E34">
              <w:rPr>
                <w:sz w:val="20"/>
              </w:rPr>
              <w:t>?</w:t>
            </w:r>
          </w:p>
        </w:tc>
        <w:tc>
          <w:tcPr>
            <w:tcW w:w="0" w:type="auto"/>
            <w:vAlign w:val="center"/>
          </w:tcPr>
          <w:p w14:paraId="59836133" w14:textId="3CA1AB3E" w:rsidR="00244A31" w:rsidRPr="00846E34" w:rsidRDefault="00244A31" w:rsidP="00244A31">
            <w:pPr>
              <w:pStyle w:val="TableParagraph"/>
              <w:spacing w:before="101"/>
              <w:ind w:left="101"/>
              <w:jc w:val="both"/>
              <w:rPr>
                <w:sz w:val="20"/>
              </w:rPr>
            </w:pPr>
            <w:r w:rsidRPr="00846E34">
              <w:rPr>
                <w:sz w:val="20"/>
              </w:rPr>
              <w:t>0.8694</w:t>
            </w:r>
          </w:p>
        </w:tc>
      </w:tr>
      <w:tr w:rsidR="00244A31" w14:paraId="6F9EACD7" w14:textId="77777777" w:rsidTr="00E71FD5">
        <w:trPr>
          <w:trHeight w:val="980"/>
          <w:jc w:val="center"/>
        </w:trPr>
        <w:tc>
          <w:tcPr>
            <w:tcW w:w="0" w:type="auto"/>
            <w:vMerge/>
            <w:vAlign w:val="center"/>
          </w:tcPr>
          <w:p w14:paraId="00450F2A" w14:textId="77777777" w:rsidR="00244A31" w:rsidRDefault="00244A31" w:rsidP="00244A31">
            <w:pPr>
              <w:pStyle w:val="TableParagraph"/>
              <w:spacing w:before="101"/>
              <w:ind w:left="20"/>
              <w:jc w:val="both"/>
              <w:rPr>
                <w:spacing w:val="-10"/>
                <w:sz w:val="20"/>
              </w:rPr>
            </w:pPr>
          </w:p>
        </w:tc>
        <w:tc>
          <w:tcPr>
            <w:tcW w:w="0" w:type="auto"/>
            <w:vMerge/>
            <w:vAlign w:val="center"/>
          </w:tcPr>
          <w:p w14:paraId="74636C56" w14:textId="77777777" w:rsidR="00244A31" w:rsidRPr="009404BB" w:rsidRDefault="00244A31" w:rsidP="00244A31">
            <w:pPr>
              <w:pStyle w:val="TableParagraph"/>
              <w:spacing w:before="101"/>
              <w:ind w:left="100" w:right="265"/>
              <w:jc w:val="both"/>
              <w:rPr>
                <w:sz w:val="20"/>
                <w:szCs w:val="20"/>
              </w:rPr>
            </w:pPr>
          </w:p>
        </w:tc>
        <w:tc>
          <w:tcPr>
            <w:tcW w:w="0" w:type="auto"/>
          </w:tcPr>
          <w:p w14:paraId="25401449" w14:textId="2133385A" w:rsidR="00244A31" w:rsidRPr="00846E34" w:rsidRDefault="00244A31" w:rsidP="00244A31">
            <w:pPr>
              <w:pStyle w:val="TableParagraph"/>
              <w:spacing w:before="101"/>
              <w:ind w:left="101" w:right="295"/>
              <w:jc w:val="both"/>
              <w:rPr>
                <w:sz w:val="20"/>
              </w:rPr>
            </w:pPr>
            <w:r w:rsidRPr="00846E34">
              <w:rPr>
                <w:sz w:val="20"/>
              </w:rPr>
              <w:t xml:space="preserve">Apa saja </w:t>
            </w:r>
            <w:proofErr w:type="spellStart"/>
            <w:r w:rsidRPr="00846E34">
              <w:rPr>
                <w:sz w:val="20"/>
              </w:rPr>
              <w:t>test</w:t>
            </w:r>
            <w:proofErr w:type="spellEnd"/>
            <w:r w:rsidRPr="00846E34">
              <w:rPr>
                <w:sz w:val="20"/>
              </w:rPr>
              <w:t xml:space="preserve"> </w:t>
            </w:r>
            <w:proofErr w:type="spellStart"/>
            <w:r w:rsidRPr="00846E34">
              <w:rPr>
                <w:sz w:val="20"/>
              </w:rPr>
              <w:t>case</w:t>
            </w:r>
            <w:proofErr w:type="spellEnd"/>
            <w:r w:rsidRPr="00846E34">
              <w:rPr>
                <w:sz w:val="20"/>
              </w:rPr>
              <w:t xml:space="preserve"> yang harus diuji dalam skenario keberhasilan Lupa </w:t>
            </w:r>
            <w:proofErr w:type="spellStart"/>
            <w:r w:rsidRPr="00846E34">
              <w:rPr>
                <w:sz w:val="20"/>
              </w:rPr>
              <w:t>Password</w:t>
            </w:r>
            <w:proofErr w:type="spellEnd"/>
            <w:r w:rsidRPr="00846E34">
              <w:rPr>
                <w:sz w:val="20"/>
              </w:rPr>
              <w:t>?</w:t>
            </w:r>
          </w:p>
        </w:tc>
        <w:tc>
          <w:tcPr>
            <w:tcW w:w="0" w:type="auto"/>
            <w:vAlign w:val="center"/>
          </w:tcPr>
          <w:p w14:paraId="2656EBBE" w14:textId="45058B78" w:rsidR="00244A31" w:rsidRPr="00846E34" w:rsidRDefault="00244A31" w:rsidP="00244A31">
            <w:pPr>
              <w:pStyle w:val="TableParagraph"/>
              <w:spacing w:before="101"/>
              <w:ind w:left="101"/>
              <w:jc w:val="both"/>
              <w:rPr>
                <w:sz w:val="20"/>
              </w:rPr>
            </w:pPr>
            <w:r w:rsidRPr="00846E34">
              <w:rPr>
                <w:sz w:val="20"/>
              </w:rPr>
              <w:t>0.8354</w:t>
            </w:r>
          </w:p>
        </w:tc>
      </w:tr>
      <w:tr w:rsidR="00244A31" w14:paraId="0FFE8EBC" w14:textId="77777777" w:rsidTr="00E71FD5">
        <w:trPr>
          <w:trHeight w:val="980"/>
          <w:jc w:val="center"/>
        </w:trPr>
        <w:tc>
          <w:tcPr>
            <w:tcW w:w="0" w:type="auto"/>
            <w:vMerge/>
            <w:vAlign w:val="center"/>
          </w:tcPr>
          <w:p w14:paraId="4FA3B813" w14:textId="77777777" w:rsidR="00244A31" w:rsidRDefault="00244A31" w:rsidP="00244A31">
            <w:pPr>
              <w:pStyle w:val="TableParagraph"/>
              <w:spacing w:before="101"/>
              <w:ind w:left="20"/>
              <w:jc w:val="both"/>
              <w:rPr>
                <w:spacing w:val="-10"/>
                <w:sz w:val="20"/>
              </w:rPr>
            </w:pPr>
          </w:p>
        </w:tc>
        <w:tc>
          <w:tcPr>
            <w:tcW w:w="0" w:type="auto"/>
            <w:vMerge/>
            <w:vAlign w:val="center"/>
          </w:tcPr>
          <w:p w14:paraId="56D983D9" w14:textId="77777777" w:rsidR="00244A31" w:rsidRPr="009404BB" w:rsidRDefault="00244A31" w:rsidP="00244A31">
            <w:pPr>
              <w:pStyle w:val="TableParagraph"/>
              <w:spacing w:before="101"/>
              <w:ind w:left="100" w:right="265"/>
              <w:jc w:val="both"/>
              <w:rPr>
                <w:sz w:val="20"/>
                <w:szCs w:val="20"/>
              </w:rPr>
            </w:pPr>
          </w:p>
        </w:tc>
        <w:tc>
          <w:tcPr>
            <w:tcW w:w="0" w:type="auto"/>
          </w:tcPr>
          <w:p w14:paraId="71A3F897" w14:textId="00C44BF8" w:rsidR="00244A31" w:rsidRPr="00846E34" w:rsidRDefault="00244A31" w:rsidP="00244A31">
            <w:pPr>
              <w:pStyle w:val="TableParagraph"/>
              <w:spacing w:before="101"/>
              <w:ind w:left="101" w:right="295"/>
              <w:jc w:val="both"/>
              <w:rPr>
                <w:sz w:val="20"/>
              </w:rPr>
            </w:pPr>
            <w:r w:rsidRPr="00846E34">
              <w:rPr>
                <w:sz w:val="20"/>
              </w:rPr>
              <w:t xml:space="preserve">Apa saja </w:t>
            </w:r>
            <w:proofErr w:type="spellStart"/>
            <w:r w:rsidRPr="00846E34">
              <w:rPr>
                <w:sz w:val="20"/>
              </w:rPr>
              <w:t>test</w:t>
            </w:r>
            <w:proofErr w:type="spellEnd"/>
            <w:r w:rsidRPr="00846E34">
              <w:rPr>
                <w:sz w:val="20"/>
              </w:rPr>
              <w:t xml:space="preserve"> </w:t>
            </w:r>
            <w:proofErr w:type="spellStart"/>
            <w:r w:rsidRPr="00846E34">
              <w:rPr>
                <w:sz w:val="20"/>
              </w:rPr>
              <w:t>case</w:t>
            </w:r>
            <w:proofErr w:type="spellEnd"/>
            <w:r w:rsidRPr="00846E34">
              <w:rPr>
                <w:sz w:val="20"/>
              </w:rPr>
              <w:t xml:space="preserve"> menguji lupa </w:t>
            </w:r>
            <w:proofErr w:type="spellStart"/>
            <w:r w:rsidRPr="00846E34">
              <w:rPr>
                <w:sz w:val="20"/>
              </w:rPr>
              <w:t>password</w:t>
            </w:r>
            <w:proofErr w:type="spellEnd"/>
            <w:r w:rsidRPr="00846E34">
              <w:rPr>
                <w:sz w:val="20"/>
              </w:rPr>
              <w:t>?</w:t>
            </w:r>
          </w:p>
        </w:tc>
        <w:tc>
          <w:tcPr>
            <w:tcW w:w="0" w:type="auto"/>
            <w:vAlign w:val="center"/>
          </w:tcPr>
          <w:p w14:paraId="3A84B41D" w14:textId="05A3269D" w:rsidR="00244A31" w:rsidRPr="00846E34" w:rsidRDefault="00244A31" w:rsidP="00244A31">
            <w:pPr>
              <w:pStyle w:val="TableParagraph"/>
              <w:spacing w:before="101"/>
              <w:ind w:left="101"/>
              <w:jc w:val="both"/>
              <w:rPr>
                <w:sz w:val="20"/>
              </w:rPr>
            </w:pPr>
            <w:r w:rsidRPr="00846E34">
              <w:rPr>
                <w:sz w:val="20"/>
              </w:rPr>
              <w:t>0.8332</w:t>
            </w:r>
          </w:p>
        </w:tc>
      </w:tr>
      <w:tr w:rsidR="00244A31" w14:paraId="12A86F48" w14:textId="77777777" w:rsidTr="00E71FD5">
        <w:trPr>
          <w:trHeight w:val="980"/>
          <w:jc w:val="center"/>
        </w:trPr>
        <w:tc>
          <w:tcPr>
            <w:tcW w:w="0" w:type="auto"/>
            <w:vMerge w:val="restart"/>
            <w:vAlign w:val="center"/>
          </w:tcPr>
          <w:p w14:paraId="5F02C32A" w14:textId="5F0D0D61" w:rsidR="00244A31" w:rsidRDefault="00244A31" w:rsidP="00244A31">
            <w:pPr>
              <w:pStyle w:val="TableParagraph"/>
              <w:spacing w:before="101"/>
              <w:ind w:left="20"/>
              <w:jc w:val="both"/>
              <w:rPr>
                <w:spacing w:val="-10"/>
                <w:sz w:val="20"/>
              </w:rPr>
            </w:pPr>
            <w:r>
              <w:rPr>
                <w:sz w:val="18"/>
              </w:rPr>
              <w:t>4</w:t>
            </w:r>
          </w:p>
        </w:tc>
        <w:tc>
          <w:tcPr>
            <w:tcW w:w="0" w:type="auto"/>
            <w:vMerge w:val="restart"/>
            <w:vAlign w:val="center"/>
          </w:tcPr>
          <w:p w14:paraId="0805FBCD" w14:textId="12C73E5B" w:rsidR="00244A31" w:rsidRPr="009404BB" w:rsidRDefault="00244A31" w:rsidP="00244A31">
            <w:pPr>
              <w:pStyle w:val="TableParagraph"/>
              <w:spacing w:before="101"/>
              <w:ind w:left="100" w:right="265"/>
              <w:jc w:val="both"/>
              <w:rPr>
                <w:sz w:val="20"/>
                <w:szCs w:val="20"/>
              </w:rPr>
            </w:pPr>
            <w:r w:rsidRPr="00011446">
              <w:rPr>
                <w:sz w:val="20"/>
                <w:szCs w:val="20"/>
              </w:rPr>
              <w:t xml:space="preserve">Apa prasyarat menguji fitur </w:t>
            </w:r>
            <w:proofErr w:type="spellStart"/>
            <w:r w:rsidRPr="00011446">
              <w:rPr>
                <w:sz w:val="20"/>
                <w:szCs w:val="20"/>
              </w:rPr>
              <w:t>login</w:t>
            </w:r>
            <w:proofErr w:type="spellEnd"/>
            <w:r w:rsidRPr="00011446">
              <w:rPr>
                <w:sz w:val="20"/>
                <w:szCs w:val="20"/>
              </w:rPr>
              <w:t xml:space="preserve"> </w:t>
            </w:r>
            <w:proofErr w:type="spellStart"/>
            <w:r w:rsidRPr="00011446">
              <w:rPr>
                <w:sz w:val="20"/>
                <w:szCs w:val="20"/>
              </w:rPr>
              <w:t>Agree</w:t>
            </w:r>
            <w:proofErr w:type="spellEnd"/>
            <w:r w:rsidRPr="00011446">
              <w:rPr>
                <w:sz w:val="20"/>
                <w:szCs w:val="20"/>
              </w:rPr>
              <w:t>?</w:t>
            </w:r>
          </w:p>
        </w:tc>
        <w:tc>
          <w:tcPr>
            <w:tcW w:w="0" w:type="auto"/>
          </w:tcPr>
          <w:p w14:paraId="68999D45" w14:textId="00AFE3CE" w:rsidR="00244A31" w:rsidRPr="00846E34" w:rsidRDefault="00244A31" w:rsidP="00244A31">
            <w:pPr>
              <w:pStyle w:val="TableParagraph"/>
              <w:spacing w:before="101"/>
              <w:ind w:left="101" w:right="295"/>
              <w:jc w:val="both"/>
              <w:rPr>
                <w:sz w:val="20"/>
              </w:rPr>
            </w:pPr>
            <w:r w:rsidRPr="00011446">
              <w:rPr>
                <w:sz w:val="20"/>
                <w:szCs w:val="20"/>
              </w:rPr>
              <w:t xml:space="preserve">Apa prasyarat menguji fitur </w:t>
            </w:r>
            <w:proofErr w:type="spellStart"/>
            <w:r w:rsidRPr="00011446">
              <w:rPr>
                <w:sz w:val="20"/>
                <w:szCs w:val="20"/>
              </w:rPr>
              <w:t>login</w:t>
            </w:r>
            <w:proofErr w:type="spellEnd"/>
            <w:r w:rsidRPr="00011446">
              <w:rPr>
                <w:sz w:val="20"/>
                <w:szCs w:val="20"/>
              </w:rPr>
              <w:t xml:space="preserve"> </w:t>
            </w:r>
            <w:proofErr w:type="spellStart"/>
            <w:r w:rsidRPr="00011446">
              <w:rPr>
                <w:sz w:val="20"/>
                <w:szCs w:val="20"/>
              </w:rPr>
              <w:t>agree</w:t>
            </w:r>
            <w:proofErr w:type="spellEnd"/>
            <w:r w:rsidRPr="00011446">
              <w:rPr>
                <w:sz w:val="20"/>
                <w:szCs w:val="20"/>
              </w:rPr>
              <w:t>?</w:t>
            </w:r>
          </w:p>
        </w:tc>
        <w:tc>
          <w:tcPr>
            <w:tcW w:w="0" w:type="auto"/>
            <w:vAlign w:val="center"/>
          </w:tcPr>
          <w:p w14:paraId="683349F0" w14:textId="76C318E5" w:rsidR="00244A31" w:rsidRPr="00846E34" w:rsidRDefault="00244A31" w:rsidP="00244A31">
            <w:pPr>
              <w:pStyle w:val="TableParagraph"/>
              <w:spacing w:before="101"/>
              <w:ind w:left="101"/>
              <w:jc w:val="both"/>
              <w:rPr>
                <w:sz w:val="20"/>
              </w:rPr>
            </w:pPr>
            <w:r w:rsidRPr="00011446">
              <w:rPr>
                <w:spacing w:val="-5"/>
                <w:sz w:val="20"/>
                <w:szCs w:val="20"/>
              </w:rPr>
              <w:t>1.0</w:t>
            </w:r>
          </w:p>
        </w:tc>
      </w:tr>
      <w:tr w:rsidR="00244A31" w14:paraId="3849AA4F" w14:textId="77777777" w:rsidTr="00E71FD5">
        <w:trPr>
          <w:trHeight w:val="980"/>
          <w:jc w:val="center"/>
        </w:trPr>
        <w:tc>
          <w:tcPr>
            <w:tcW w:w="0" w:type="auto"/>
            <w:vMerge/>
          </w:tcPr>
          <w:p w14:paraId="50C0D0F4" w14:textId="77777777" w:rsidR="00244A31" w:rsidRDefault="00244A31" w:rsidP="00244A31">
            <w:pPr>
              <w:pStyle w:val="TableParagraph"/>
              <w:spacing w:before="101"/>
              <w:ind w:left="20"/>
              <w:jc w:val="both"/>
              <w:rPr>
                <w:spacing w:val="-10"/>
                <w:sz w:val="20"/>
              </w:rPr>
            </w:pPr>
          </w:p>
        </w:tc>
        <w:tc>
          <w:tcPr>
            <w:tcW w:w="0" w:type="auto"/>
            <w:vMerge/>
          </w:tcPr>
          <w:p w14:paraId="101D12FC" w14:textId="77777777" w:rsidR="00244A31" w:rsidRPr="009404BB" w:rsidRDefault="00244A31" w:rsidP="00244A31">
            <w:pPr>
              <w:pStyle w:val="TableParagraph"/>
              <w:spacing w:before="101"/>
              <w:ind w:left="100" w:right="265"/>
              <w:jc w:val="both"/>
              <w:rPr>
                <w:sz w:val="20"/>
                <w:szCs w:val="20"/>
              </w:rPr>
            </w:pPr>
          </w:p>
        </w:tc>
        <w:tc>
          <w:tcPr>
            <w:tcW w:w="0" w:type="auto"/>
          </w:tcPr>
          <w:p w14:paraId="466E0811" w14:textId="359EF8D6" w:rsidR="00244A31" w:rsidRPr="00846E34" w:rsidRDefault="00244A31" w:rsidP="00244A31">
            <w:pPr>
              <w:pStyle w:val="TableParagraph"/>
              <w:spacing w:before="101"/>
              <w:ind w:left="101" w:right="295"/>
              <w:jc w:val="both"/>
              <w:rPr>
                <w:sz w:val="20"/>
              </w:rPr>
            </w:pPr>
            <w:r w:rsidRPr="005B1BC7">
              <w:rPr>
                <w:sz w:val="20"/>
              </w:rPr>
              <w:t xml:space="preserve">Apa prasyarat menguji fitur </w:t>
            </w:r>
            <w:proofErr w:type="spellStart"/>
            <w:r w:rsidRPr="005B1BC7">
              <w:rPr>
                <w:sz w:val="20"/>
              </w:rPr>
              <w:t>login</w:t>
            </w:r>
            <w:proofErr w:type="spellEnd"/>
            <w:r>
              <w:rPr>
                <w:sz w:val="20"/>
              </w:rPr>
              <w:t xml:space="preserve"> </w:t>
            </w:r>
            <w:r w:rsidRPr="005B1BC7">
              <w:rPr>
                <w:sz w:val="20"/>
              </w:rPr>
              <w:t>?</w:t>
            </w:r>
          </w:p>
        </w:tc>
        <w:tc>
          <w:tcPr>
            <w:tcW w:w="0" w:type="auto"/>
            <w:vAlign w:val="center"/>
          </w:tcPr>
          <w:p w14:paraId="063848B3" w14:textId="2EBD017C" w:rsidR="00244A31" w:rsidRPr="00846E34" w:rsidRDefault="00244A31" w:rsidP="00244A31">
            <w:pPr>
              <w:pStyle w:val="TableParagraph"/>
              <w:spacing w:before="101"/>
              <w:ind w:left="101"/>
              <w:jc w:val="both"/>
              <w:rPr>
                <w:sz w:val="20"/>
              </w:rPr>
            </w:pPr>
            <w:r w:rsidRPr="005B1BC7">
              <w:rPr>
                <w:sz w:val="20"/>
              </w:rPr>
              <w:t>0.9785</w:t>
            </w:r>
          </w:p>
        </w:tc>
      </w:tr>
      <w:tr w:rsidR="00244A31" w14:paraId="294C7766" w14:textId="77777777" w:rsidTr="00E71FD5">
        <w:trPr>
          <w:trHeight w:val="980"/>
          <w:jc w:val="center"/>
        </w:trPr>
        <w:tc>
          <w:tcPr>
            <w:tcW w:w="0" w:type="auto"/>
            <w:vMerge/>
          </w:tcPr>
          <w:p w14:paraId="0A4F0590" w14:textId="77777777" w:rsidR="00244A31" w:rsidRDefault="00244A31" w:rsidP="00244A31">
            <w:pPr>
              <w:pStyle w:val="TableParagraph"/>
              <w:spacing w:before="101"/>
              <w:ind w:left="20"/>
              <w:jc w:val="both"/>
              <w:rPr>
                <w:spacing w:val="-10"/>
                <w:sz w:val="20"/>
              </w:rPr>
            </w:pPr>
          </w:p>
        </w:tc>
        <w:tc>
          <w:tcPr>
            <w:tcW w:w="0" w:type="auto"/>
            <w:vMerge/>
          </w:tcPr>
          <w:p w14:paraId="14952A79" w14:textId="77777777" w:rsidR="00244A31" w:rsidRPr="009404BB" w:rsidRDefault="00244A31" w:rsidP="00244A31">
            <w:pPr>
              <w:pStyle w:val="TableParagraph"/>
              <w:spacing w:before="101"/>
              <w:ind w:left="100" w:right="265"/>
              <w:jc w:val="both"/>
              <w:rPr>
                <w:sz w:val="20"/>
                <w:szCs w:val="20"/>
              </w:rPr>
            </w:pPr>
          </w:p>
        </w:tc>
        <w:tc>
          <w:tcPr>
            <w:tcW w:w="0" w:type="auto"/>
          </w:tcPr>
          <w:p w14:paraId="398B3089" w14:textId="23EEC06D" w:rsidR="00244A31" w:rsidRPr="00846E34" w:rsidRDefault="00244A31" w:rsidP="00244A31">
            <w:pPr>
              <w:pStyle w:val="TableParagraph"/>
              <w:spacing w:before="101"/>
              <w:ind w:left="101" w:right="295"/>
              <w:jc w:val="both"/>
              <w:rPr>
                <w:sz w:val="20"/>
              </w:rPr>
            </w:pPr>
            <w:r w:rsidRPr="005B1BC7">
              <w:rPr>
                <w:sz w:val="20"/>
              </w:rPr>
              <w:t xml:space="preserve">Apa saja prasyarat penting untuk pengujian </w:t>
            </w:r>
            <w:proofErr w:type="spellStart"/>
            <w:r w:rsidRPr="005B1BC7">
              <w:rPr>
                <w:sz w:val="20"/>
              </w:rPr>
              <w:t>login</w:t>
            </w:r>
            <w:proofErr w:type="spellEnd"/>
            <w:r w:rsidRPr="005B1BC7">
              <w:rPr>
                <w:sz w:val="20"/>
              </w:rPr>
              <w:t xml:space="preserve"> berhasil?</w:t>
            </w:r>
          </w:p>
        </w:tc>
        <w:tc>
          <w:tcPr>
            <w:tcW w:w="0" w:type="auto"/>
            <w:vAlign w:val="center"/>
          </w:tcPr>
          <w:p w14:paraId="2BD1C3AC" w14:textId="1958C8ED" w:rsidR="00244A31" w:rsidRPr="00846E34" w:rsidRDefault="00244A31" w:rsidP="00244A31">
            <w:pPr>
              <w:pStyle w:val="TableParagraph"/>
              <w:spacing w:before="101"/>
              <w:ind w:left="101"/>
              <w:jc w:val="both"/>
              <w:rPr>
                <w:sz w:val="20"/>
              </w:rPr>
            </w:pPr>
            <w:r w:rsidRPr="005B1BC7">
              <w:rPr>
                <w:sz w:val="20"/>
              </w:rPr>
              <w:t>0.8713</w:t>
            </w:r>
          </w:p>
        </w:tc>
      </w:tr>
      <w:tr w:rsidR="00244A31" w14:paraId="2996425C" w14:textId="77777777" w:rsidTr="00E71FD5">
        <w:trPr>
          <w:trHeight w:val="980"/>
          <w:jc w:val="center"/>
        </w:trPr>
        <w:tc>
          <w:tcPr>
            <w:tcW w:w="0" w:type="auto"/>
            <w:vMerge/>
          </w:tcPr>
          <w:p w14:paraId="639BF3AC" w14:textId="77777777" w:rsidR="00244A31" w:rsidRDefault="00244A31" w:rsidP="00244A31">
            <w:pPr>
              <w:pStyle w:val="TableParagraph"/>
              <w:spacing w:before="101"/>
              <w:ind w:left="20"/>
              <w:jc w:val="both"/>
              <w:rPr>
                <w:spacing w:val="-10"/>
                <w:sz w:val="20"/>
              </w:rPr>
            </w:pPr>
          </w:p>
        </w:tc>
        <w:tc>
          <w:tcPr>
            <w:tcW w:w="0" w:type="auto"/>
            <w:vMerge/>
          </w:tcPr>
          <w:p w14:paraId="70DFEB11" w14:textId="77777777" w:rsidR="00244A31" w:rsidRPr="009404BB" w:rsidRDefault="00244A31" w:rsidP="00244A31">
            <w:pPr>
              <w:pStyle w:val="TableParagraph"/>
              <w:spacing w:before="101"/>
              <w:ind w:left="100" w:right="265"/>
              <w:jc w:val="both"/>
              <w:rPr>
                <w:sz w:val="20"/>
                <w:szCs w:val="20"/>
              </w:rPr>
            </w:pPr>
          </w:p>
        </w:tc>
        <w:tc>
          <w:tcPr>
            <w:tcW w:w="0" w:type="auto"/>
          </w:tcPr>
          <w:p w14:paraId="5949E65B" w14:textId="047C9EEA" w:rsidR="00244A31" w:rsidRPr="005B1BC7" w:rsidRDefault="00244A31" w:rsidP="00244A31">
            <w:pPr>
              <w:pStyle w:val="TableParagraph"/>
              <w:spacing w:before="101"/>
              <w:ind w:left="101" w:right="295"/>
              <w:jc w:val="both"/>
              <w:rPr>
                <w:sz w:val="20"/>
              </w:rPr>
            </w:pPr>
            <w:r w:rsidRPr="005B1BC7">
              <w:rPr>
                <w:sz w:val="20"/>
              </w:rPr>
              <w:t xml:space="preserve">Prasyarat apa saja yang diperlukan untuk memastikan </w:t>
            </w:r>
            <w:proofErr w:type="spellStart"/>
            <w:r w:rsidRPr="005B1BC7">
              <w:rPr>
                <w:sz w:val="20"/>
              </w:rPr>
              <w:t>login</w:t>
            </w:r>
            <w:proofErr w:type="spellEnd"/>
            <w:r w:rsidRPr="005B1BC7">
              <w:rPr>
                <w:sz w:val="20"/>
              </w:rPr>
              <w:t xml:space="preserve"> berhasil?</w:t>
            </w:r>
          </w:p>
        </w:tc>
        <w:tc>
          <w:tcPr>
            <w:tcW w:w="0" w:type="auto"/>
            <w:vAlign w:val="center"/>
          </w:tcPr>
          <w:p w14:paraId="03172294" w14:textId="3BE9392C" w:rsidR="00244A31" w:rsidRPr="005B1BC7" w:rsidRDefault="00244A31" w:rsidP="00244A31">
            <w:pPr>
              <w:pStyle w:val="TableParagraph"/>
              <w:spacing w:before="101"/>
              <w:ind w:left="101"/>
              <w:jc w:val="both"/>
              <w:rPr>
                <w:sz w:val="20"/>
              </w:rPr>
            </w:pPr>
            <w:r w:rsidRPr="005B1BC7">
              <w:rPr>
                <w:sz w:val="20"/>
              </w:rPr>
              <w:t>0.8694</w:t>
            </w:r>
          </w:p>
        </w:tc>
      </w:tr>
    </w:tbl>
    <w:p w14:paraId="5E63A77F" w14:textId="77777777" w:rsidR="00CF2FE8" w:rsidRDefault="00CF2FE8" w:rsidP="00244A31">
      <w:pPr>
        <w:pStyle w:val="BodyText"/>
        <w:spacing w:before="5"/>
        <w:jc w:val="both"/>
        <w:rPr>
          <w:b/>
          <w:sz w:val="19"/>
        </w:rPr>
      </w:pPr>
    </w:p>
    <w:p w14:paraId="062A59A8" w14:textId="77777777" w:rsidR="00244A31" w:rsidRDefault="00244A31" w:rsidP="00244A31">
      <w:pPr>
        <w:pStyle w:val="TableParagraph"/>
        <w:jc w:val="both"/>
        <w:rPr>
          <w:sz w:val="20"/>
        </w:rPr>
      </w:pPr>
    </w:p>
    <w:p w14:paraId="2977D026" w14:textId="1222A365" w:rsidR="00244A31" w:rsidRDefault="00244A31" w:rsidP="00244A31">
      <w:pPr>
        <w:pStyle w:val="BodyText"/>
        <w:spacing w:after="4" w:line="276" w:lineRule="auto"/>
        <w:ind w:right="35" w:firstLine="720"/>
        <w:jc w:val="both"/>
      </w:pPr>
      <w:r>
        <w:t>Dari</w:t>
      </w:r>
      <w:r>
        <w:rPr>
          <w:spacing w:val="-13"/>
        </w:rPr>
        <w:t xml:space="preserve"> </w:t>
      </w:r>
      <w:r w:rsidRPr="008406CE">
        <w:rPr>
          <w:bCs/>
        </w:rPr>
        <w:t>Tabel</w:t>
      </w:r>
      <w:r w:rsidRPr="008406CE">
        <w:rPr>
          <w:bCs/>
          <w:spacing w:val="-12"/>
        </w:rPr>
        <w:t xml:space="preserve"> </w:t>
      </w:r>
      <w:r w:rsidRPr="008406CE">
        <w:rPr>
          <w:bCs/>
        </w:rPr>
        <w:t>4.13</w:t>
      </w:r>
      <w:r>
        <w:t>,</w:t>
      </w:r>
      <w:r>
        <w:rPr>
          <w:spacing w:val="-13"/>
        </w:rPr>
        <w:t xml:space="preserve"> </w:t>
      </w:r>
      <w:r>
        <w:t>terlihat</w:t>
      </w:r>
      <w:r>
        <w:rPr>
          <w:spacing w:val="-12"/>
        </w:rPr>
        <w:t xml:space="preserve"> </w:t>
      </w:r>
      <w:r w:rsidRPr="005B1BC7">
        <w:t xml:space="preserve">bahwa hasil perhitungan </w:t>
      </w:r>
      <w:proofErr w:type="spellStart"/>
      <w:r w:rsidRPr="005B1BC7">
        <w:t>cosine</w:t>
      </w:r>
      <w:proofErr w:type="spellEnd"/>
      <w:r w:rsidRPr="005B1BC7">
        <w:t xml:space="preserve"> </w:t>
      </w:r>
      <w:proofErr w:type="spellStart"/>
      <w:r w:rsidRPr="005B1BC7">
        <w:t>similarity</w:t>
      </w:r>
      <w:proofErr w:type="spellEnd"/>
      <w:r w:rsidRPr="005B1BC7">
        <w:t xml:space="preserve"> dalam proses pencarian jawaban yang tepat bagi pengguna menunjukkan, semakin tinggi nilainya, semakin identik vektor tersebut. Skor </w:t>
      </w:r>
      <w:proofErr w:type="spellStart"/>
      <w:r w:rsidRPr="005B1BC7">
        <w:t>cosine</w:t>
      </w:r>
      <w:proofErr w:type="spellEnd"/>
      <w:r w:rsidRPr="005B1BC7">
        <w:t xml:space="preserve"> </w:t>
      </w:r>
      <w:proofErr w:type="spellStart"/>
      <w:r w:rsidRPr="005B1BC7">
        <w:lastRenderedPageBreak/>
        <w:t>similarity</w:t>
      </w:r>
      <w:proofErr w:type="spellEnd"/>
      <w:r w:rsidRPr="005B1BC7">
        <w:t xml:space="preserve"> sendiri berkisar antara 0 hingga</w:t>
      </w:r>
      <w:r>
        <w:t xml:space="preserve"> 1, </w:t>
      </w:r>
      <w:r w:rsidRPr="005B1BC7">
        <w:t xml:space="preserve">nilai 0 berarti tidak ada kesamaan, sementara 1 menunjukkan kesamaan sempurna. Dalam eksperimen penghitungan skor </w:t>
      </w:r>
      <w:proofErr w:type="spellStart"/>
      <w:r w:rsidRPr="005B1BC7">
        <w:t>cosine</w:t>
      </w:r>
      <w:proofErr w:type="spellEnd"/>
      <w:r w:rsidRPr="005B1BC7">
        <w:t xml:space="preserve"> </w:t>
      </w:r>
      <w:proofErr w:type="spellStart"/>
      <w:r w:rsidRPr="005B1BC7">
        <w:t>similarity</w:t>
      </w:r>
      <w:proofErr w:type="spellEnd"/>
      <w:r w:rsidRPr="005B1BC7">
        <w:t xml:space="preserve"> ini, </w:t>
      </w:r>
      <w:proofErr w:type="spellStart"/>
      <w:r w:rsidRPr="005B1BC7">
        <w:t>dataset</w:t>
      </w:r>
      <w:proofErr w:type="spellEnd"/>
      <w:r w:rsidRPr="005B1BC7">
        <w:t xml:space="preserve"> berjumlah 1.050 data digunakan, agar proses pengamatan lebih sesuai situasi sebenarnya. Dari sampel data di atas, hanya 4 skor terbesar yang ditampilkan dari hasil perhitungan untuk setiap </w:t>
      </w:r>
      <w:proofErr w:type="spellStart"/>
      <w:r w:rsidRPr="005B1BC7">
        <w:t>input</w:t>
      </w:r>
      <w:proofErr w:type="spellEnd"/>
      <w:r w:rsidRPr="005B1BC7">
        <w:t xml:space="preserve"> pengguna. Keempat skor terbesar tersebut diambil setelah pengurutan nilai </w:t>
      </w:r>
      <w:proofErr w:type="spellStart"/>
      <w:r w:rsidRPr="005B1BC7">
        <w:t>cosine</w:t>
      </w:r>
      <w:proofErr w:type="spellEnd"/>
      <w:r w:rsidRPr="005B1BC7">
        <w:t xml:space="preserve"> </w:t>
      </w:r>
      <w:proofErr w:type="spellStart"/>
      <w:r w:rsidRPr="005B1BC7">
        <w:t>similarity</w:t>
      </w:r>
      <w:proofErr w:type="spellEnd"/>
      <w:r w:rsidRPr="005B1BC7">
        <w:t xml:space="preserve"> dari yang paling besar, lalu nilai tertinggi akan dipilih sebagai jawaban.</w:t>
      </w:r>
    </w:p>
    <w:p w14:paraId="6554588B" w14:textId="77777777" w:rsidR="00244A31" w:rsidRDefault="00244A31" w:rsidP="00244A31">
      <w:pPr>
        <w:pStyle w:val="BodyText"/>
        <w:spacing w:after="4" w:line="276" w:lineRule="auto"/>
        <w:ind w:right="35"/>
        <w:jc w:val="both"/>
      </w:pPr>
    </w:p>
    <w:p w14:paraId="02A81A5B" w14:textId="17477290" w:rsidR="00244A31" w:rsidRDefault="00244A31" w:rsidP="008406CE">
      <w:pPr>
        <w:pStyle w:val="Heading3"/>
        <w:jc w:val="both"/>
      </w:pPr>
      <w:bookmarkStart w:id="138" w:name="_Toc202306632"/>
      <w:r>
        <w:t xml:space="preserve">4.6.5 </w:t>
      </w:r>
      <w:proofErr w:type="spellStart"/>
      <w:r>
        <w:t>Skenario</w:t>
      </w:r>
      <w:proofErr w:type="spellEnd"/>
      <w:r>
        <w:t xml:space="preserve"> Uji Coba</w:t>
      </w:r>
      <w:bookmarkEnd w:id="138"/>
    </w:p>
    <w:p w14:paraId="2137A662" w14:textId="77777777" w:rsidR="008406CE" w:rsidRPr="008406CE" w:rsidRDefault="008406CE" w:rsidP="008406CE"/>
    <w:p w14:paraId="73ED70CE" w14:textId="77777777" w:rsidR="00244A31" w:rsidRPr="009404BB" w:rsidRDefault="00244A31" w:rsidP="00244A31">
      <w:pPr>
        <w:pStyle w:val="BodyText"/>
        <w:ind w:right="35" w:firstLine="720"/>
        <w:jc w:val="both"/>
      </w:pPr>
      <w:r w:rsidRPr="009404BB">
        <w:t xml:space="preserve">Berikut Pengujian sistem akan dilakukan dengan menggunakan </w:t>
      </w:r>
      <w:r>
        <w:t xml:space="preserve">5 </w:t>
      </w:r>
      <w:r w:rsidRPr="009404BB">
        <w:t xml:space="preserve"> tipe pengujian antara lain adalah sebagai berikut:</w:t>
      </w:r>
    </w:p>
    <w:p w14:paraId="770D8D3D" w14:textId="77777777" w:rsidR="00244A31" w:rsidRPr="009404BB" w:rsidRDefault="00244A31" w:rsidP="00244A31">
      <w:pPr>
        <w:pStyle w:val="BodyText"/>
        <w:ind w:right="35"/>
        <w:jc w:val="both"/>
      </w:pPr>
    </w:p>
    <w:p w14:paraId="174582B3" w14:textId="53656C60" w:rsidR="00244A31" w:rsidRPr="00244A31" w:rsidRDefault="00244A31" w:rsidP="008406CE">
      <w:pPr>
        <w:pStyle w:val="Heading4"/>
        <w:jc w:val="both"/>
      </w:pPr>
      <w:r>
        <w:t xml:space="preserve">1. </w:t>
      </w:r>
      <w:proofErr w:type="spellStart"/>
      <w:r w:rsidRPr="009404BB">
        <w:t>Pengujian</w:t>
      </w:r>
      <w:proofErr w:type="spellEnd"/>
      <w:r w:rsidRPr="009404BB">
        <w:t xml:space="preserve"> </w:t>
      </w:r>
      <w:proofErr w:type="spellStart"/>
      <w:r w:rsidR="00781992">
        <w:t>D</w:t>
      </w:r>
      <w:r w:rsidRPr="009404BB">
        <w:t>engan</w:t>
      </w:r>
      <w:proofErr w:type="spellEnd"/>
      <w:r w:rsidRPr="009404BB">
        <w:t xml:space="preserve"> </w:t>
      </w:r>
      <w:proofErr w:type="spellStart"/>
      <w:r w:rsidR="00781992">
        <w:t>M</w:t>
      </w:r>
      <w:r w:rsidRPr="009404BB">
        <w:t>enggunakan</w:t>
      </w:r>
      <w:proofErr w:type="spellEnd"/>
      <w:r w:rsidRPr="009404BB">
        <w:t xml:space="preserve"> </w:t>
      </w:r>
      <w:proofErr w:type="spellStart"/>
      <w:r w:rsidR="00781992">
        <w:t>P</w:t>
      </w:r>
      <w:r w:rsidRPr="009404BB">
        <w:t>emilihan</w:t>
      </w:r>
      <w:proofErr w:type="spellEnd"/>
      <w:r w:rsidRPr="009404BB">
        <w:t xml:space="preserve"> </w:t>
      </w:r>
      <w:proofErr w:type="spellStart"/>
      <w:r w:rsidR="00781992">
        <w:t>K</w:t>
      </w:r>
      <w:r w:rsidRPr="009404BB">
        <w:t>osakata</w:t>
      </w:r>
      <w:proofErr w:type="spellEnd"/>
      <w:r w:rsidRPr="009404BB">
        <w:t xml:space="preserve"> </w:t>
      </w:r>
      <w:proofErr w:type="spellStart"/>
      <w:r w:rsidR="00781992">
        <w:t>S</w:t>
      </w:r>
      <w:r w:rsidRPr="009404BB">
        <w:t>esuai</w:t>
      </w:r>
      <w:proofErr w:type="spellEnd"/>
      <w:r w:rsidRPr="009404BB">
        <w:t xml:space="preserve"> </w:t>
      </w:r>
      <w:r w:rsidR="00781992">
        <w:t>D</w:t>
      </w:r>
      <w:r w:rsidRPr="009404BB">
        <w:t>ataset</w:t>
      </w:r>
    </w:p>
    <w:p w14:paraId="65F3304B" w14:textId="6E967688" w:rsidR="00244A31" w:rsidRDefault="00244A31" w:rsidP="00244A31">
      <w:pPr>
        <w:pStyle w:val="BodyText"/>
        <w:ind w:right="35" w:firstLine="720"/>
        <w:jc w:val="both"/>
      </w:pPr>
      <w:r w:rsidRPr="00407BA4">
        <w:t xml:space="preserve">Skenario ini menguji kemampuan </w:t>
      </w:r>
      <w:proofErr w:type="spellStart"/>
      <w:r w:rsidRPr="00407BA4">
        <w:t>chatbot</w:t>
      </w:r>
      <w:proofErr w:type="spellEnd"/>
      <w:r w:rsidRPr="00407BA4">
        <w:t xml:space="preserve"> dalam merespons pertanyaan yang menggunakan kalimat langsung dan umum</w:t>
      </w:r>
      <w:r>
        <w:t xml:space="preserve"> sesuai pada </w:t>
      </w:r>
      <w:proofErr w:type="spellStart"/>
      <w:r>
        <w:t>dataset</w:t>
      </w:r>
      <w:proofErr w:type="spellEnd"/>
      <w:r w:rsidRPr="00407BA4">
        <w:t>. Pertanyaan seperti “</w:t>
      </w:r>
      <w:r w:rsidR="00A2741C">
        <w:t>Apa</w:t>
      </w:r>
      <w:r w:rsidR="00A2741C" w:rsidRPr="00554835">
        <w:t xml:space="preserve"> </w:t>
      </w:r>
      <w:proofErr w:type="spellStart"/>
      <w:r w:rsidR="00A2741C" w:rsidRPr="00554835">
        <w:t>test</w:t>
      </w:r>
      <w:proofErr w:type="spellEnd"/>
      <w:r w:rsidR="00A2741C" w:rsidRPr="00554835">
        <w:t xml:space="preserve"> </w:t>
      </w:r>
      <w:proofErr w:type="spellStart"/>
      <w:r w:rsidR="00A2741C" w:rsidRPr="00554835">
        <w:t>case</w:t>
      </w:r>
      <w:proofErr w:type="spellEnd"/>
      <w:r w:rsidR="00A2741C" w:rsidRPr="00554835">
        <w:t xml:space="preserve"> untuk fitur </w:t>
      </w:r>
      <w:proofErr w:type="spellStart"/>
      <w:r w:rsidR="00A2741C" w:rsidRPr="00554835">
        <w:t>login</w:t>
      </w:r>
      <w:proofErr w:type="spellEnd"/>
      <w:r w:rsidR="00A2741C" w:rsidRPr="00554835">
        <w:t>?</w:t>
      </w:r>
      <w:r w:rsidRPr="00407BA4">
        <w:t xml:space="preserve">” digunakan untuk melihat apakah </w:t>
      </w:r>
      <w:proofErr w:type="spellStart"/>
      <w:r w:rsidRPr="00407BA4">
        <w:t>chatbot</w:t>
      </w:r>
      <w:proofErr w:type="spellEnd"/>
      <w:r w:rsidRPr="00407BA4">
        <w:t xml:space="preserve"> dapat langsung mengenali kata kunci utama dan memberikan jawaban yang tepat sesuai dengan data yang ada di dalam </w:t>
      </w:r>
      <w:proofErr w:type="spellStart"/>
      <w:r w:rsidR="00853AC9">
        <w:t>dataset</w:t>
      </w:r>
      <w:proofErr w:type="spellEnd"/>
      <w:r w:rsidRPr="00407BA4">
        <w:t>.</w:t>
      </w:r>
    </w:p>
    <w:p w14:paraId="0D179B15" w14:textId="1A93D5FA" w:rsidR="00244A31" w:rsidRPr="00254E31" w:rsidRDefault="00244A31" w:rsidP="008406CE">
      <w:pPr>
        <w:pStyle w:val="Caption"/>
        <w:keepNext/>
        <w:rPr>
          <w:i w:val="0"/>
          <w:iCs w:val="0"/>
          <w:color w:val="auto"/>
        </w:rPr>
      </w:pPr>
    </w:p>
    <w:p w14:paraId="7E5CAC0C" w14:textId="146EA66C" w:rsidR="008406CE" w:rsidRPr="008406CE" w:rsidRDefault="008406CE" w:rsidP="008406CE">
      <w:pPr>
        <w:pStyle w:val="Caption"/>
        <w:keepNext/>
        <w:jc w:val="center"/>
        <w:rPr>
          <w:i w:val="0"/>
          <w:iCs w:val="0"/>
          <w:color w:val="auto"/>
        </w:rPr>
      </w:pPr>
      <w:bookmarkStart w:id="139" w:name="_Toc202306818"/>
      <w:r w:rsidRPr="008406CE">
        <w:rPr>
          <w:i w:val="0"/>
          <w:iCs w:val="0"/>
          <w:color w:val="auto"/>
        </w:rPr>
        <w:t xml:space="preserve">Tabel 4. </w:t>
      </w:r>
      <w:r w:rsidRPr="008406CE">
        <w:rPr>
          <w:i w:val="0"/>
          <w:iCs w:val="0"/>
          <w:color w:val="auto"/>
        </w:rPr>
        <w:fldChar w:fldCharType="begin"/>
      </w:r>
      <w:r w:rsidRPr="008406CE">
        <w:rPr>
          <w:i w:val="0"/>
          <w:iCs w:val="0"/>
          <w:color w:val="auto"/>
        </w:rPr>
        <w:instrText xml:space="preserve"> SEQ Tabel_4. \* ARABIC </w:instrText>
      </w:r>
      <w:r w:rsidRPr="008406CE">
        <w:rPr>
          <w:i w:val="0"/>
          <w:iCs w:val="0"/>
          <w:color w:val="auto"/>
        </w:rPr>
        <w:fldChar w:fldCharType="separate"/>
      </w:r>
      <w:r w:rsidR="00327503">
        <w:rPr>
          <w:i w:val="0"/>
          <w:iCs w:val="0"/>
          <w:noProof/>
          <w:color w:val="auto"/>
        </w:rPr>
        <w:t>14</w:t>
      </w:r>
      <w:r w:rsidRPr="008406CE">
        <w:rPr>
          <w:i w:val="0"/>
          <w:iCs w:val="0"/>
          <w:color w:val="auto"/>
        </w:rPr>
        <w:fldChar w:fldCharType="end"/>
      </w:r>
      <w:r w:rsidRPr="008406CE">
        <w:rPr>
          <w:i w:val="0"/>
          <w:iCs w:val="0"/>
          <w:color w:val="auto"/>
        </w:rPr>
        <w:t xml:space="preserve"> </w:t>
      </w:r>
      <w:proofErr w:type="spellStart"/>
      <w:r w:rsidRPr="008406CE">
        <w:rPr>
          <w:i w:val="0"/>
          <w:iCs w:val="0"/>
          <w:color w:val="auto"/>
        </w:rPr>
        <w:t>Pertanyaan</w:t>
      </w:r>
      <w:proofErr w:type="spellEnd"/>
      <w:r w:rsidRPr="008406CE">
        <w:rPr>
          <w:i w:val="0"/>
          <w:iCs w:val="0"/>
          <w:color w:val="auto"/>
        </w:rPr>
        <w:t xml:space="preserve"> </w:t>
      </w:r>
      <w:proofErr w:type="spellStart"/>
      <w:r w:rsidRPr="008406CE">
        <w:rPr>
          <w:i w:val="0"/>
          <w:iCs w:val="0"/>
          <w:color w:val="auto"/>
        </w:rPr>
        <w:t>dengan</w:t>
      </w:r>
      <w:proofErr w:type="spellEnd"/>
      <w:r w:rsidRPr="008406CE">
        <w:rPr>
          <w:i w:val="0"/>
          <w:iCs w:val="0"/>
          <w:color w:val="auto"/>
        </w:rPr>
        <w:t xml:space="preserve"> </w:t>
      </w:r>
      <w:proofErr w:type="spellStart"/>
      <w:r w:rsidRPr="008406CE">
        <w:rPr>
          <w:i w:val="0"/>
          <w:iCs w:val="0"/>
          <w:color w:val="auto"/>
        </w:rPr>
        <w:t>kosakata</w:t>
      </w:r>
      <w:proofErr w:type="spellEnd"/>
      <w:r w:rsidRPr="008406CE">
        <w:rPr>
          <w:i w:val="0"/>
          <w:iCs w:val="0"/>
          <w:color w:val="auto"/>
        </w:rPr>
        <w:t xml:space="preserve"> </w:t>
      </w:r>
      <w:proofErr w:type="spellStart"/>
      <w:r w:rsidRPr="008406CE">
        <w:rPr>
          <w:i w:val="0"/>
          <w:iCs w:val="0"/>
          <w:color w:val="auto"/>
        </w:rPr>
        <w:t>sesuai</w:t>
      </w:r>
      <w:bookmarkEnd w:id="139"/>
      <w:proofErr w:type="spellEnd"/>
    </w:p>
    <w:tbl>
      <w:tblPr>
        <w:tblpPr w:leftFromText="180" w:rightFromText="180" w:vertAnchor="text" w:tblpY="1"/>
        <w:tblOverlap w:val="never"/>
        <w:tblW w:w="65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8"/>
        <w:gridCol w:w="1843"/>
        <w:gridCol w:w="1842"/>
        <w:gridCol w:w="1418"/>
      </w:tblGrid>
      <w:tr w:rsidR="00246500" w:rsidRPr="009404BB" w14:paraId="0A6A83E0" w14:textId="77777777" w:rsidTr="0021199B">
        <w:trPr>
          <w:trHeight w:val="237"/>
          <w:tblHeader/>
        </w:trPr>
        <w:tc>
          <w:tcPr>
            <w:tcW w:w="1408" w:type="dxa"/>
            <w:shd w:val="clear" w:color="auto" w:fill="auto"/>
            <w:vAlign w:val="center"/>
          </w:tcPr>
          <w:p w14:paraId="5DA536CA" w14:textId="77777777" w:rsidR="00246500" w:rsidRPr="00750145" w:rsidRDefault="00246500" w:rsidP="00AD417B">
            <w:pPr>
              <w:pStyle w:val="TableParagraph"/>
              <w:spacing w:before="98"/>
              <w:ind w:left="98"/>
              <w:jc w:val="center"/>
              <w:rPr>
                <w:b/>
                <w:bCs/>
                <w:sz w:val="20"/>
                <w:szCs w:val="20"/>
              </w:rPr>
            </w:pPr>
            <w:r w:rsidRPr="00750145">
              <w:rPr>
                <w:b/>
                <w:bCs/>
                <w:spacing w:val="-2"/>
                <w:sz w:val="20"/>
                <w:szCs w:val="20"/>
              </w:rPr>
              <w:t>Pertanyaan</w:t>
            </w:r>
          </w:p>
        </w:tc>
        <w:tc>
          <w:tcPr>
            <w:tcW w:w="1843" w:type="dxa"/>
            <w:shd w:val="clear" w:color="auto" w:fill="auto"/>
            <w:vAlign w:val="center"/>
          </w:tcPr>
          <w:p w14:paraId="2633CC22" w14:textId="286549F1" w:rsidR="00246500" w:rsidRPr="00750145" w:rsidRDefault="00246500" w:rsidP="00AD417B">
            <w:pPr>
              <w:pStyle w:val="TableParagraph"/>
              <w:spacing w:before="98"/>
              <w:ind w:left="98"/>
              <w:jc w:val="center"/>
              <w:rPr>
                <w:b/>
                <w:bCs/>
                <w:sz w:val="20"/>
                <w:szCs w:val="20"/>
              </w:rPr>
            </w:pPr>
            <w:r w:rsidRPr="00246500">
              <w:rPr>
                <w:b/>
                <w:bCs/>
                <w:spacing w:val="-2"/>
                <w:sz w:val="20"/>
                <w:szCs w:val="20"/>
              </w:rPr>
              <w:t>Hasil yang Diharapkan</w:t>
            </w:r>
          </w:p>
        </w:tc>
        <w:tc>
          <w:tcPr>
            <w:tcW w:w="1842" w:type="dxa"/>
            <w:vAlign w:val="center"/>
          </w:tcPr>
          <w:p w14:paraId="54F2F202" w14:textId="5C2C7186" w:rsidR="00246500" w:rsidRPr="00750145" w:rsidRDefault="00246500" w:rsidP="00AD417B">
            <w:pPr>
              <w:pStyle w:val="TableParagraph"/>
              <w:spacing w:before="98"/>
              <w:ind w:left="98"/>
              <w:jc w:val="center"/>
              <w:rPr>
                <w:b/>
                <w:bCs/>
                <w:spacing w:val="-2"/>
                <w:sz w:val="20"/>
                <w:szCs w:val="20"/>
              </w:rPr>
            </w:pPr>
            <w:r w:rsidRPr="00246500">
              <w:rPr>
                <w:b/>
                <w:bCs/>
                <w:spacing w:val="-2"/>
                <w:sz w:val="20"/>
                <w:szCs w:val="20"/>
              </w:rPr>
              <w:t xml:space="preserve">Hasil Aktual </w:t>
            </w:r>
            <w:proofErr w:type="spellStart"/>
            <w:r w:rsidRPr="00246500">
              <w:rPr>
                <w:b/>
                <w:bCs/>
                <w:spacing w:val="-2"/>
                <w:sz w:val="20"/>
                <w:szCs w:val="20"/>
              </w:rPr>
              <w:t>Chatbot</w:t>
            </w:r>
            <w:proofErr w:type="spellEnd"/>
          </w:p>
        </w:tc>
        <w:tc>
          <w:tcPr>
            <w:tcW w:w="1418" w:type="dxa"/>
            <w:vAlign w:val="center"/>
          </w:tcPr>
          <w:p w14:paraId="2C2B0BA5" w14:textId="1A694E71" w:rsidR="00246500" w:rsidRPr="00750145" w:rsidRDefault="00246500" w:rsidP="00AD417B">
            <w:pPr>
              <w:pStyle w:val="TableParagraph"/>
              <w:spacing w:before="98"/>
              <w:ind w:left="98"/>
              <w:jc w:val="center"/>
              <w:rPr>
                <w:b/>
                <w:bCs/>
                <w:spacing w:val="-2"/>
                <w:sz w:val="20"/>
                <w:szCs w:val="20"/>
              </w:rPr>
            </w:pPr>
            <w:r w:rsidRPr="00750145">
              <w:rPr>
                <w:b/>
                <w:bCs/>
                <w:spacing w:val="-2"/>
                <w:sz w:val="20"/>
                <w:szCs w:val="20"/>
              </w:rPr>
              <w:t xml:space="preserve">Skor </w:t>
            </w:r>
            <w:proofErr w:type="spellStart"/>
            <w:r w:rsidRPr="00750145">
              <w:rPr>
                <w:b/>
                <w:bCs/>
                <w:spacing w:val="-2"/>
                <w:sz w:val="20"/>
                <w:szCs w:val="20"/>
              </w:rPr>
              <w:t>Similarity</w:t>
            </w:r>
            <w:proofErr w:type="spellEnd"/>
          </w:p>
        </w:tc>
      </w:tr>
      <w:tr w:rsidR="0021199B" w:rsidRPr="009404BB" w14:paraId="585D318C" w14:textId="77777777" w:rsidTr="0021199B">
        <w:trPr>
          <w:trHeight w:val="689"/>
        </w:trPr>
        <w:tc>
          <w:tcPr>
            <w:tcW w:w="1408" w:type="dxa"/>
            <w:vAlign w:val="center"/>
          </w:tcPr>
          <w:p w14:paraId="3351CE11" w14:textId="53ADEC2C" w:rsidR="0021199B" w:rsidRPr="009404BB" w:rsidRDefault="0021199B" w:rsidP="0021199B">
            <w:pPr>
              <w:pStyle w:val="TableParagraph"/>
              <w:spacing w:before="98"/>
              <w:ind w:left="98"/>
              <w:rPr>
                <w:sz w:val="20"/>
                <w:szCs w:val="20"/>
              </w:rPr>
            </w:pPr>
            <w:r>
              <w:rPr>
                <w:sz w:val="20"/>
                <w:szCs w:val="20"/>
              </w:rPr>
              <w:t>Apa</w:t>
            </w:r>
            <w:r w:rsidRPr="00554835">
              <w:rPr>
                <w:sz w:val="20"/>
                <w:szCs w:val="20"/>
              </w:rPr>
              <w:t xml:space="preserve"> </w:t>
            </w:r>
            <w:proofErr w:type="spellStart"/>
            <w:r w:rsidRPr="00554835">
              <w:rPr>
                <w:sz w:val="20"/>
                <w:szCs w:val="20"/>
              </w:rPr>
              <w:t>test</w:t>
            </w:r>
            <w:proofErr w:type="spellEnd"/>
            <w:r w:rsidRPr="00554835">
              <w:rPr>
                <w:sz w:val="20"/>
                <w:szCs w:val="20"/>
              </w:rPr>
              <w:t xml:space="preserve"> </w:t>
            </w:r>
            <w:proofErr w:type="spellStart"/>
            <w:r w:rsidRPr="00554835">
              <w:rPr>
                <w:sz w:val="20"/>
                <w:szCs w:val="20"/>
              </w:rPr>
              <w:t>case</w:t>
            </w:r>
            <w:proofErr w:type="spellEnd"/>
            <w:r w:rsidRPr="00554835">
              <w:rPr>
                <w:sz w:val="20"/>
                <w:szCs w:val="20"/>
              </w:rPr>
              <w:t xml:space="preserve"> untuk fitur </w:t>
            </w:r>
            <w:proofErr w:type="spellStart"/>
            <w:r w:rsidRPr="00554835">
              <w:rPr>
                <w:sz w:val="20"/>
                <w:szCs w:val="20"/>
              </w:rPr>
              <w:t>login</w:t>
            </w:r>
            <w:proofErr w:type="spellEnd"/>
            <w:r>
              <w:rPr>
                <w:sz w:val="20"/>
                <w:szCs w:val="20"/>
              </w:rPr>
              <w:t xml:space="preserve"> </w:t>
            </w:r>
            <w:r w:rsidRPr="00554835">
              <w:rPr>
                <w:sz w:val="20"/>
                <w:szCs w:val="20"/>
              </w:rPr>
              <w:t>?</w:t>
            </w:r>
          </w:p>
        </w:tc>
        <w:tc>
          <w:tcPr>
            <w:tcW w:w="1843" w:type="dxa"/>
            <w:vAlign w:val="center"/>
          </w:tcPr>
          <w:p w14:paraId="08028825" w14:textId="77777777" w:rsidR="0021199B" w:rsidRDefault="0021199B" w:rsidP="0021199B">
            <w:pPr>
              <w:pStyle w:val="TableParagraph"/>
              <w:spacing w:before="98"/>
              <w:ind w:left="98" w:right="148"/>
              <w:rPr>
                <w:sz w:val="20"/>
                <w:szCs w:val="20"/>
              </w:rPr>
            </w:pPr>
            <w:r w:rsidRPr="00E92878">
              <w:rPr>
                <w:sz w:val="20"/>
                <w:szCs w:val="20"/>
              </w:rPr>
              <w:t xml:space="preserve">Berikut adalah beberapa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yang dapat digunakan untuk menguji skenario </w:t>
            </w:r>
            <w:proofErr w:type="spellStart"/>
            <w:r w:rsidRPr="00E92878">
              <w:rPr>
                <w:sz w:val="20"/>
                <w:szCs w:val="20"/>
              </w:rPr>
              <w:t>login</w:t>
            </w:r>
            <w:proofErr w:type="spellEnd"/>
            <w:r w:rsidRPr="00E92878">
              <w:rPr>
                <w:sz w:val="20"/>
                <w:szCs w:val="20"/>
              </w:rPr>
              <w:t xml:space="preserve"> pada layanan </w:t>
            </w:r>
            <w:proofErr w:type="spellStart"/>
            <w:r w:rsidRPr="00E92878">
              <w:rPr>
                <w:sz w:val="20"/>
                <w:szCs w:val="20"/>
              </w:rPr>
              <w:t>Agree</w:t>
            </w:r>
            <w:proofErr w:type="spellEnd"/>
            <w:r w:rsidRPr="00E92878">
              <w:rPr>
                <w:sz w:val="20"/>
                <w:szCs w:val="20"/>
              </w:rPr>
              <w:t xml:space="preserve">, yang mencakup pengujian </w:t>
            </w:r>
            <w:proofErr w:type="spellStart"/>
            <w:r w:rsidRPr="00E92878">
              <w:rPr>
                <w:sz w:val="20"/>
                <w:szCs w:val="20"/>
              </w:rPr>
              <w:t>Positive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dan </w:t>
            </w:r>
            <w:proofErr w:type="spellStart"/>
            <w:r w:rsidRPr="00E92878">
              <w:rPr>
                <w:sz w:val="20"/>
                <w:szCs w:val="20"/>
              </w:rPr>
              <w:t>Negative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Positive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bertujuan untuk memastikan sistem dapat menangani </w:t>
            </w:r>
            <w:proofErr w:type="spellStart"/>
            <w:r w:rsidRPr="00E92878">
              <w:rPr>
                <w:sz w:val="20"/>
                <w:szCs w:val="20"/>
              </w:rPr>
              <w:lastRenderedPageBreak/>
              <w:t>input</w:t>
            </w:r>
            <w:proofErr w:type="spellEnd"/>
            <w:r w:rsidRPr="00E92878">
              <w:rPr>
                <w:sz w:val="20"/>
                <w:szCs w:val="20"/>
              </w:rPr>
              <w:t xml:space="preserve"> yang benar sesuai alur yang diharapkan, sementara </w:t>
            </w:r>
            <w:proofErr w:type="spellStart"/>
            <w:r w:rsidRPr="00E92878">
              <w:rPr>
                <w:sz w:val="20"/>
                <w:szCs w:val="20"/>
              </w:rPr>
              <w:t>Negative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bertujuan untuk memastikan sistem dapat merespons dengan tepat terhadap </w:t>
            </w:r>
            <w:proofErr w:type="spellStart"/>
            <w:r w:rsidRPr="00E92878">
              <w:rPr>
                <w:sz w:val="20"/>
                <w:szCs w:val="20"/>
              </w:rPr>
              <w:t>input</w:t>
            </w:r>
            <w:proofErr w:type="spellEnd"/>
            <w:r w:rsidRPr="00E92878">
              <w:rPr>
                <w:sz w:val="20"/>
                <w:szCs w:val="20"/>
              </w:rPr>
              <w:t xml:space="preserve"> yang salah atau kondisi tidak normal.</w:t>
            </w:r>
            <w:r>
              <w:rPr>
                <w:sz w:val="20"/>
                <w:szCs w:val="20"/>
              </w:rPr>
              <w:t xml:space="preserve"> </w:t>
            </w:r>
          </w:p>
          <w:p w14:paraId="138EE6AE" w14:textId="16D1C1BF" w:rsidR="0021199B" w:rsidRPr="00484E2E" w:rsidRDefault="0021199B" w:rsidP="0021199B">
            <w:pPr>
              <w:pStyle w:val="TableParagraph"/>
              <w:spacing w:before="98"/>
              <w:ind w:left="98" w:right="148"/>
              <w:rPr>
                <w:sz w:val="20"/>
                <w:szCs w:val="20"/>
              </w:rPr>
            </w:pPr>
            <w:r w:rsidRPr="00484E2E">
              <w:rPr>
                <w:sz w:val="20"/>
                <w:szCs w:val="20"/>
              </w:rPr>
              <w:t xml:space="preserve">Untuk </w:t>
            </w:r>
            <w:proofErr w:type="spellStart"/>
            <w:r w:rsidRPr="00484E2E">
              <w:rPr>
                <w:sz w:val="20"/>
                <w:szCs w:val="20"/>
              </w:rPr>
              <w:t>Positive</w:t>
            </w:r>
            <w:proofErr w:type="spellEnd"/>
            <w:r w:rsidRPr="00484E2E">
              <w:rPr>
                <w:sz w:val="20"/>
                <w:szCs w:val="20"/>
              </w:rPr>
              <w:t xml:space="preserve"> </w:t>
            </w:r>
            <w:proofErr w:type="spellStart"/>
            <w:r w:rsidRPr="00484E2E">
              <w:rPr>
                <w:sz w:val="20"/>
                <w:szCs w:val="20"/>
              </w:rPr>
              <w:t>Case</w:t>
            </w:r>
            <w:proofErr w:type="spellEnd"/>
            <w:r w:rsidRPr="00484E2E">
              <w:rPr>
                <w:sz w:val="20"/>
                <w:szCs w:val="20"/>
              </w:rPr>
              <w:t xml:space="preserve">: </w:t>
            </w:r>
          </w:p>
          <w:p w14:paraId="474414C4" w14:textId="07F17D82" w:rsidR="0021199B" w:rsidRDefault="0021199B" w:rsidP="0021199B">
            <w:pPr>
              <w:pStyle w:val="TableParagraph"/>
              <w:spacing w:before="98"/>
              <w:ind w:left="98" w:right="148"/>
              <w:rPr>
                <w:sz w:val="20"/>
                <w:szCs w:val="20"/>
              </w:rPr>
            </w:pPr>
            <w:r w:rsidRPr="00E92878">
              <w:rPr>
                <w:sz w:val="20"/>
                <w:szCs w:val="20"/>
              </w:rPr>
              <w:t xml:space="preserve">1.)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w:t>
            </w:r>
            <w:proofErr w:type="spellStart"/>
            <w:r w:rsidRPr="00E92878">
              <w:rPr>
                <w:sz w:val="20"/>
                <w:szCs w:val="20"/>
              </w:rPr>
              <w:t>username</w:t>
            </w:r>
            <w:proofErr w:type="spellEnd"/>
            <w:r w:rsidRPr="00E92878">
              <w:rPr>
                <w:sz w:val="20"/>
                <w:szCs w:val="20"/>
              </w:rPr>
              <w:t xml:space="preserve"> dan </w:t>
            </w:r>
            <w:proofErr w:type="spellStart"/>
            <w:r w:rsidRPr="00E92878">
              <w:rPr>
                <w:sz w:val="20"/>
                <w:szCs w:val="20"/>
              </w:rPr>
              <w:t>password</w:t>
            </w:r>
            <w:proofErr w:type="spellEnd"/>
            <w:r w:rsidRPr="00E92878">
              <w:rPr>
                <w:sz w:val="20"/>
                <w:szCs w:val="20"/>
              </w:rPr>
              <w:t xml:space="preserve"> yang valid </w:t>
            </w:r>
            <w:r>
              <w:rPr>
                <w:sz w:val="20"/>
                <w:szCs w:val="20"/>
              </w:rPr>
              <w:br/>
            </w:r>
            <w:r w:rsidRPr="00E92878">
              <w:rPr>
                <w:sz w:val="20"/>
                <w:szCs w:val="20"/>
              </w:rPr>
              <w:t xml:space="preserve">2.)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Verifikasi UI dan tombol </w:t>
            </w:r>
            <w:proofErr w:type="spellStart"/>
            <w:r w:rsidRPr="00E92878">
              <w:rPr>
                <w:sz w:val="20"/>
                <w:szCs w:val="20"/>
              </w:rPr>
              <w:t>login</w:t>
            </w:r>
            <w:proofErr w:type="spellEnd"/>
            <w:r w:rsidRPr="00E92878">
              <w:rPr>
                <w:sz w:val="20"/>
                <w:szCs w:val="20"/>
              </w:rPr>
              <w:t xml:space="preserve"> berfungsi dengan benar </w:t>
            </w:r>
            <w:r>
              <w:rPr>
                <w:sz w:val="20"/>
                <w:szCs w:val="20"/>
              </w:rPr>
              <w:br/>
            </w:r>
            <w:r w:rsidRPr="00E92878">
              <w:rPr>
                <w:sz w:val="20"/>
                <w:szCs w:val="20"/>
              </w:rPr>
              <w:t xml:space="preserve">3.)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opsi '</w:t>
            </w:r>
            <w:proofErr w:type="spellStart"/>
            <w:r w:rsidRPr="00E92878">
              <w:rPr>
                <w:sz w:val="20"/>
                <w:szCs w:val="20"/>
              </w:rPr>
              <w:t>Remember</w:t>
            </w:r>
            <w:proofErr w:type="spellEnd"/>
            <w:r w:rsidRPr="00E92878">
              <w:rPr>
                <w:sz w:val="20"/>
                <w:szCs w:val="20"/>
              </w:rPr>
              <w:t xml:space="preserve"> </w:t>
            </w:r>
            <w:proofErr w:type="spellStart"/>
            <w:r w:rsidRPr="00E92878">
              <w:rPr>
                <w:sz w:val="20"/>
                <w:szCs w:val="20"/>
              </w:rPr>
              <w:t>Me</w:t>
            </w:r>
            <w:proofErr w:type="spellEnd"/>
            <w:r w:rsidRPr="00E92878">
              <w:rPr>
                <w:sz w:val="20"/>
                <w:szCs w:val="20"/>
              </w:rPr>
              <w:t xml:space="preserve">' </w:t>
            </w:r>
            <w:r>
              <w:rPr>
                <w:sz w:val="20"/>
                <w:szCs w:val="20"/>
              </w:rPr>
              <w:br/>
            </w:r>
            <w:r w:rsidRPr="00E92878">
              <w:rPr>
                <w:sz w:val="20"/>
                <w:szCs w:val="20"/>
              </w:rPr>
              <w:t xml:space="preserve">4.)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setelah </w:t>
            </w:r>
            <w:proofErr w:type="spellStart"/>
            <w:r w:rsidRPr="00E92878">
              <w:rPr>
                <w:sz w:val="20"/>
                <w:szCs w:val="20"/>
              </w:rPr>
              <w:t>logout</w:t>
            </w:r>
            <w:proofErr w:type="spellEnd"/>
            <w:r w:rsidRPr="00E92878">
              <w:rPr>
                <w:sz w:val="20"/>
                <w:szCs w:val="20"/>
              </w:rPr>
              <w:t xml:space="preserve"> </w:t>
            </w:r>
            <w:r>
              <w:rPr>
                <w:sz w:val="20"/>
                <w:szCs w:val="20"/>
              </w:rPr>
              <w:br/>
            </w:r>
            <w:r w:rsidRPr="00E92878">
              <w:rPr>
                <w:sz w:val="20"/>
                <w:szCs w:val="20"/>
              </w:rPr>
              <w:t xml:space="preserve">5.)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di berbagai browser (</w:t>
            </w:r>
            <w:proofErr w:type="spellStart"/>
            <w:r w:rsidRPr="00E92878">
              <w:rPr>
                <w:sz w:val="20"/>
                <w:szCs w:val="20"/>
              </w:rPr>
              <w:t>Cross</w:t>
            </w:r>
            <w:proofErr w:type="spellEnd"/>
            <w:r w:rsidRPr="00E92878">
              <w:rPr>
                <w:sz w:val="20"/>
                <w:szCs w:val="20"/>
              </w:rPr>
              <w:t xml:space="preserve"> Browser Testing). </w:t>
            </w:r>
          </w:p>
          <w:p w14:paraId="5EF678FB" w14:textId="77777777" w:rsidR="0021199B" w:rsidRPr="00484E2E" w:rsidRDefault="0021199B" w:rsidP="0021199B">
            <w:pPr>
              <w:pStyle w:val="TableParagraph"/>
              <w:spacing w:before="98"/>
              <w:ind w:left="98" w:right="148"/>
              <w:rPr>
                <w:sz w:val="20"/>
                <w:szCs w:val="20"/>
              </w:rPr>
            </w:pPr>
            <w:r w:rsidRPr="00484E2E">
              <w:rPr>
                <w:sz w:val="20"/>
                <w:szCs w:val="20"/>
              </w:rPr>
              <w:t xml:space="preserve">Sedangkan untuk </w:t>
            </w:r>
            <w:proofErr w:type="spellStart"/>
            <w:r w:rsidRPr="00484E2E">
              <w:rPr>
                <w:sz w:val="20"/>
                <w:szCs w:val="20"/>
              </w:rPr>
              <w:t>Negative</w:t>
            </w:r>
            <w:proofErr w:type="spellEnd"/>
            <w:r w:rsidRPr="00484E2E">
              <w:rPr>
                <w:sz w:val="20"/>
                <w:szCs w:val="20"/>
              </w:rPr>
              <w:t xml:space="preserve"> </w:t>
            </w:r>
            <w:proofErr w:type="spellStart"/>
            <w:r w:rsidRPr="00484E2E">
              <w:rPr>
                <w:sz w:val="20"/>
                <w:szCs w:val="20"/>
              </w:rPr>
              <w:t>Case</w:t>
            </w:r>
            <w:proofErr w:type="spellEnd"/>
            <w:r w:rsidRPr="00484E2E">
              <w:rPr>
                <w:sz w:val="20"/>
                <w:szCs w:val="20"/>
              </w:rPr>
              <w:t xml:space="preserve">: </w:t>
            </w:r>
          </w:p>
          <w:p w14:paraId="645B23A9" w14:textId="03BC1B26" w:rsidR="0021199B" w:rsidRPr="009404BB" w:rsidRDefault="0021199B" w:rsidP="0021199B">
            <w:pPr>
              <w:pStyle w:val="TableParagraph"/>
              <w:spacing w:before="98"/>
              <w:ind w:left="98" w:right="148"/>
              <w:rPr>
                <w:sz w:val="20"/>
                <w:szCs w:val="20"/>
              </w:rPr>
            </w:pPr>
            <w:r w:rsidRPr="00E92878">
              <w:rPr>
                <w:sz w:val="20"/>
                <w:szCs w:val="20"/>
              </w:rPr>
              <w:t xml:space="preserve">1.)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w:t>
            </w:r>
            <w:proofErr w:type="spellStart"/>
            <w:r w:rsidRPr="00E92878">
              <w:rPr>
                <w:sz w:val="20"/>
                <w:szCs w:val="20"/>
              </w:rPr>
              <w:lastRenderedPageBreak/>
              <w:t>password</w:t>
            </w:r>
            <w:proofErr w:type="spellEnd"/>
            <w:r w:rsidRPr="00E92878">
              <w:rPr>
                <w:sz w:val="20"/>
                <w:szCs w:val="20"/>
              </w:rPr>
              <w:t xml:space="preserve"> yang salah </w:t>
            </w:r>
            <w:r>
              <w:rPr>
                <w:sz w:val="20"/>
                <w:szCs w:val="20"/>
              </w:rPr>
              <w:br/>
            </w:r>
            <w:r w:rsidRPr="00E92878">
              <w:rPr>
                <w:sz w:val="20"/>
                <w:szCs w:val="20"/>
              </w:rPr>
              <w:t xml:space="preserve">2.)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w:t>
            </w:r>
            <w:proofErr w:type="spellStart"/>
            <w:r w:rsidRPr="00E92878">
              <w:rPr>
                <w:sz w:val="20"/>
                <w:szCs w:val="20"/>
              </w:rPr>
              <w:t>username</w:t>
            </w:r>
            <w:proofErr w:type="spellEnd"/>
            <w:r w:rsidRPr="00E92878">
              <w:rPr>
                <w:sz w:val="20"/>
                <w:szCs w:val="20"/>
              </w:rPr>
              <w:t>/email yang tidak terdaftar</w:t>
            </w:r>
            <w:r>
              <w:rPr>
                <w:sz w:val="20"/>
                <w:szCs w:val="20"/>
              </w:rPr>
              <w:t>.</w:t>
            </w:r>
          </w:p>
        </w:tc>
        <w:tc>
          <w:tcPr>
            <w:tcW w:w="1842" w:type="dxa"/>
            <w:vAlign w:val="center"/>
          </w:tcPr>
          <w:p w14:paraId="3E701F0A" w14:textId="77777777" w:rsidR="0021199B" w:rsidRDefault="0021199B" w:rsidP="0021199B">
            <w:pPr>
              <w:pStyle w:val="TableParagraph"/>
              <w:spacing w:before="98"/>
              <w:ind w:left="98" w:right="148"/>
              <w:rPr>
                <w:sz w:val="20"/>
                <w:szCs w:val="20"/>
              </w:rPr>
            </w:pPr>
            <w:r w:rsidRPr="00E92878">
              <w:rPr>
                <w:sz w:val="20"/>
                <w:szCs w:val="20"/>
              </w:rPr>
              <w:lastRenderedPageBreak/>
              <w:t xml:space="preserve">Berikut adalah beberapa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yang dapat digunakan untuk menguji skenario </w:t>
            </w:r>
            <w:proofErr w:type="spellStart"/>
            <w:r w:rsidRPr="00E92878">
              <w:rPr>
                <w:sz w:val="20"/>
                <w:szCs w:val="20"/>
              </w:rPr>
              <w:t>login</w:t>
            </w:r>
            <w:proofErr w:type="spellEnd"/>
            <w:r w:rsidRPr="00E92878">
              <w:rPr>
                <w:sz w:val="20"/>
                <w:szCs w:val="20"/>
              </w:rPr>
              <w:t xml:space="preserve"> pada layanan </w:t>
            </w:r>
            <w:proofErr w:type="spellStart"/>
            <w:r w:rsidRPr="00E92878">
              <w:rPr>
                <w:sz w:val="20"/>
                <w:szCs w:val="20"/>
              </w:rPr>
              <w:t>Agree</w:t>
            </w:r>
            <w:proofErr w:type="spellEnd"/>
            <w:r w:rsidRPr="00E92878">
              <w:rPr>
                <w:sz w:val="20"/>
                <w:szCs w:val="20"/>
              </w:rPr>
              <w:t xml:space="preserve">, yang mencakup pengujian </w:t>
            </w:r>
            <w:proofErr w:type="spellStart"/>
            <w:r w:rsidRPr="00E92878">
              <w:rPr>
                <w:sz w:val="20"/>
                <w:szCs w:val="20"/>
              </w:rPr>
              <w:t>Positive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dan </w:t>
            </w:r>
            <w:proofErr w:type="spellStart"/>
            <w:r w:rsidRPr="00E92878">
              <w:rPr>
                <w:sz w:val="20"/>
                <w:szCs w:val="20"/>
              </w:rPr>
              <w:t>Negative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Positive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bertujuan untuk memastikan sistem dapat menangani </w:t>
            </w:r>
            <w:proofErr w:type="spellStart"/>
            <w:r w:rsidRPr="00E92878">
              <w:rPr>
                <w:sz w:val="20"/>
                <w:szCs w:val="20"/>
              </w:rPr>
              <w:lastRenderedPageBreak/>
              <w:t>input</w:t>
            </w:r>
            <w:proofErr w:type="spellEnd"/>
            <w:r w:rsidRPr="00E92878">
              <w:rPr>
                <w:sz w:val="20"/>
                <w:szCs w:val="20"/>
              </w:rPr>
              <w:t xml:space="preserve"> yang benar sesuai alur yang diharapkan, sementara </w:t>
            </w:r>
            <w:proofErr w:type="spellStart"/>
            <w:r w:rsidRPr="00E92878">
              <w:rPr>
                <w:sz w:val="20"/>
                <w:szCs w:val="20"/>
              </w:rPr>
              <w:t>Negative</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bertujuan untuk memastikan sistem dapat merespons dengan tepat terhadap </w:t>
            </w:r>
            <w:proofErr w:type="spellStart"/>
            <w:r w:rsidRPr="00E92878">
              <w:rPr>
                <w:sz w:val="20"/>
                <w:szCs w:val="20"/>
              </w:rPr>
              <w:t>input</w:t>
            </w:r>
            <w:proofErr w:type="spellEnd"/>
            <w:r w:rsidRPr="00E92878">
              <w:rPr>
                <w:sz w:val="20"/>
                <w:szCs w:val="20"/>
              </w:rPr>
              <w:t xml:space="preserve"> yang salah atau kondisi tidak normal.</w:t>
            </w:r>
            <w:r>
              <w:rPr>
                <w:sz w:val="20"/>
                <w:szCs w:val="20"/>
              </w:rPr>
              <w:t xml:space="preserve"> </w:t>
            </w:r>
          </w:p>
          <w:p w14:paraId="6E63A84F" w14:textId="77777777" w:rsidR="0021199B" w:rsidRPr="00484E2E" w:rsidRDefault="0021199B" w:rsidP="0021199B">
            <w:pPr>
              <w:pStyle w:val="TableParagraph"/>
              <w:spacing w:before="98"/>
              <w:ind w:left="98" w:right="148"/>
              <w:rPr>
                <w:sz w:val="20"/>
                <w:szCs w:val="20"/>
              </w:rPr>
            </w:pPr>
            <w:r w:rsidRPr="00484E2E">
              <w:rPr>
                <w:sz w:val="20"/>
                <w:szCs w:val="20"/>
              </w:rPr>
              <w:t xml:space="preserve">Untuk </w:t>
            </w:r>
            <w:proofErr w:type="spellStart"/>
            <w:r w:rsidRPr="00484E2E">
              <w:rPr>
                <w:sz w:val="20"/>
                <w:szCs w:val="20"/>
              </w:rPr>
              <w:t>Positive</w:t>
            </w:r>
            <w:proofErr w:type="spellEnd"/>
            <w:r w:rsidRPr="00484E2E">
              <w:rPr>
                <w:sz w:val="20"/>
                <w:szCs w:val="20"/>
              </w:rPr>
              <w:t xml:space="preserve"> </w:t>
            </w:r>
            <w:proofErr w:type="spellStart"/>
            <w:r w:rsidRPr="00484E2E">
              <w:rPr>
                <w:sz w:val="20"/>
                <w:szCs w:val="20"/>
              </w:rPr>
              <w:t>Case</w:t>
            </w:r>
            <w:proofErr w:type="spellEnd"/>
            <w:r w:rsidRPr="00484E2E">
              <w:rPr>
                <w:sz w:val="20"/>
                <w:szCs w:val="20"/>
              </w:rPr>
              <w:t xml:space="preserve">: </w:t>
            </w:r>
          </w:p>
          <w:p w14:paraId="003CCB33" w14:textId="77777777" w:rsidR="0021199B" w:rsidRDefault="0021199B" w:rsidP="0021199B">
            <w:pPr>
              <w:pStyle w:val="TableParagraph"/>
              <w:spacing w:before="98"/>
              <w:ind w:left="98" w:right="148"/>
              <w:rPr>
                <w:sz w:val="20"/>
                <w:szCs w:val="20"/>
              </w:rPr>
            </w:pPr>
            <w:r w:rsidRPr="00E92878">
              <w:rPr>
                <w:sz w:val="20"/>
                <w:szCs w:val="20"/>
              </w:rPr>
              <w:t xml:space="preserve">1.)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w:t>
            </w:r>
            <w:proofErr w:type="spellStart"/>
            <w:r w:rsidRPr="00E92878">
              <w:rPr>
                <w:sz w:val="20"/>
                <w:szCs w:val="20"/>
              </w:rPr>
              <w:t>username</w:t>
            </w:r>
            <w:proofErr w:type="spellEnd"/>
            <w:r w:rsidRPr="00E92878">
              <w:rPr>
                <w:sz w:val="20"/>
                <w:szCs w:val="20"/>
              </w:rPr>
              <w:t xml:space="preserve"> dan </w:t>
            </w:r>
            <w:proofErr w:type="spellStart"/>
            <w:r w:rsidRPr="00E92878">
              <w:rPr>
                <w:sz w:val="20"/>
                <w:szCs w:val="20"/>
              </w:rPr>
              <w:t>password</w:t>
            </w:r>
            <w:proofErr w:type="spellEnd"/>
            <w:r w:rsidRPr="00E92878">
              <w:rPr>
                <w:sz w:val="20"/>
                <w:szCs w:val="20"/>
              </w:rPr>
              <w:t xml:space="preserve"> yang valid </w:t>
            </w:r>
            <w:r>
              <w:rPr>
                <w:sz w:val="20"/>
                <w:szCs w:val="20"/>
              </w:rPr>
              <w:br/>
            </w:r>
            <w:r w:rsidRPr="00E92878">
              <w:rPr>
                <w:sz w:val="20"/>
                <w:szCs w:val="20"/>
              </w:rPr>
              <w:t xml:space="preserve">2.)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Verifikasi UI dan tombol </w:t>
            </w:r>
            <w:proofErr w:type="spellStart"/>
            <w:r w:rsidRPr="00E92878">
              <w:rPr>
                <w:sz w:val="20"/>
                <w:szCs w:val="20"/>
              </w:rPr>
              <w:t>login</w:t>
            </w:r>
            <w:proofErr w:type="spellEnd"/>
            <w:r w:rsidRPr="00E92878">
              <w:rPr>
                <w:sz w:val="20"/>
                <w:szCs w:val="20"/>
              </w:rPr>
              <w:t xml:space="preserve"> berfungsi dengan benar </w:t>
            </w:r>
            <w:r>
              <w:rPr>
                <w:sz w:val="20"/>
                <w:szCs w:val="20"/>
              </w:rPr>
              <w:br/>
            </w:r>
            <w:r w:rsidRPr="00E92878">
              <w:rPr>
                <w:sz w:val="20"/>
                <w:szCs w:val="20"/>
              </w:rPr>
              <w:t xml:space="preserve">3.)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opsi '</w:t>
            </w:r>
            <w:proofErr w:type="spellStart"/>
            <w:r w:rsidRPr="00E92878">
              <w:rPr>
                <w:sz w:val="20"/>
                <w:szCs w:val="20"/>
              </w:rPr>
              <w:t>Remember</w:t>
            </w:r>
            <w:proofErr w:type="spellEnd"/>
            <w:r w:rsidRPr="00E92878">
              <w:rPr>
                <w:sz w:val="20"/>
                <w:szCs w:val="20"/>
              </w:rPr>
              <w:t xml:space="preserve"> </w:t>
            </w:r>
            <w:proofErr w:type="spellStart"/>
            <w:r w:rsidRPr="00E92878">
              <w:rPr>
                <w:sz w:val="20"/>
                <w:szCs w:val="20"/>
              </w:rPr>
              <w:t>Me</w:t>
            </w:r>
            <w:proofErr w:type="spellEnd"/>
            <w:r w:rsidRPr="00E92878">
              <w:rPr>
                <w:sz w:val="20"/>
                <w:szCs w:val="20"/>
              </w:rPr>
              <w:t xml:space="preserve">' </w:t>
            </w:r>
            <w:r>
              <w:rPr>
                <w:sz w:val="20"/>
                <w:szCs w:val="20"/>
              </w:rPr>
              <w:br/>
            </w:r>
            <w:r w:rsidRPr="00E92878">
              <w:rPr>
                <w:sz w:val="20"/>
                <w:szCs w:val="20"/>
              </w:rPr>
              <w:t xml:space="preserve">4.)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setelah </w:t>
            </w:r>
            <w:proofErr w:type="spellStart"/>
            <w:r w:rsidRPr="00E92878">
              <w:rPr>
                <w:sz w:val="20"/>
                <w:szCs w:val="20"/>
              </w:rPr>
              <w:t>logout</w:t>
            </w:r>
            <w:proofErr w:type="spellEnd"/>
            <w:r w:rsidRPr="00E92878">
              <w:rPr>
                <w:sz w:val="20"/>
                <w:szCs w:val="20"/>
              </w:rPr>
              <w:t xml:space="preserve"> </w:t>
            </w:r>
            <w:r>
              <w:rPr>
                <w:sz w:val="20"/>
                <w:szCs w:val="20"/>
              </w:rPr>
              <w:br/>
            </w:r>
            <w:r w:rsidRPr="00E92878">
              <w:rPr>
                <w:sz w:val="20"/>
                <w:szCs w:val="20"/>
              </w:rPr>
              <w:t xml:space="preserve">5.)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di berbagai browser (</w:t>
            </w:r>
            <w:proofErr w:type="spellStart"/>
            <w:r w:rsidRPr="00E92878">
              <w:rPr>
                <w:sz w:val="20"/>
                <w:szCs w:val="20"/>
              </w:rPr>
              <w:t>Cross</w:t>
            </w:r>
            <w:proofErr w:type="spellEnd"/>
            <w:r w:rsidRPr="00E92878">
              <w:rPr>
                <w:sz w:val="20"/>
                <w:szCs w:val="20"/>
              </w:rPr>
              <w:t xml:space="preserve"> Browser Testing). </w:t>
            </w:r>
          </w:p>
          <w:p w14:paraId="374C179A" w14:textId="77777777" w:rsidR="0021199B" w:rsidRPr="00484E2E" w:rsidRDefault="0021199B" w:rsidP="0021199B">
            <w:pPr>
              <w:pStyle w:val="TableParagraph"/>
              <w:spacing w:before="98"/>
              <w:ind w:left="98" w:right="148"/>
              <w:rPr>
                <w:sz w:val="20"/>
                <w:szCs w:val="20"/>
              </w:rPr>
            </w:pPr>
            <w:r w:rsidRPr="00484E2E">
              <w:rPr>
                <w:sz w:val="20"/>
                <w:szCs w:val="20"/>
              </w:rPr>
              <w:t xml:space="preserve">Sedangkan untuk </w:t>
            </w:r>
            <w:proofErr w:type="spellStart"/>
            <w:r w:rsidRPr="00484E2E">
              <w:rPr>
                <w:sz w:val="20"/>
                <w:szCs w:val="20"/>
              </w:rPr>
              <w:t>Negative</w:t>
            </w:r>
            <w:proofErr w:type="spellEnd"/>
            <w:r w:rsidRPr="00484E2E">
              <w:rPr>
                <w:sz w:val="20"/>
                <w:szCs w:val="20"/>
              </w:rPr>
              <w:t xml:space="preserve"> </w:t>
            </w:r>
            <w:proofErr w:type="spellStart"/>
            <w:r w:rsidRPr="00484E2E">
              <w:rPr>
                <w:sz w:val="20"/>
                <w:szCs w:val="20"/>
              </w:rPr>
              <w:t>Case</w:t>
            </w:r>
            <w:proofErr w:type="spellEnd"/>
            <w:r w:rsidRPr="00484E2E">
              <w:rPr>
                <w:sz w:val="20"/>
                <w:szCs w:val="20"/>
              </w:rPr>
              <w:t xml:space="preserve">: </w:t>
            </w:r>
          </w:p>
          <w:p w14:paraId="7FE05D61" w14:textId="7D325200" w:rsidR="0021199B" w:rsidRDefault="0021199B" w:rsidP="0021199B">
            <w:pPr>
              <w:pStyle w:val="TableParagraph"/>
              <w:spacing w:before="98"/>
              <w:ind w:left="98" w:right="148"/>
              <w:rPr>
                <w:sz w:val="20"/>
                <w:szCs w:val="20"/>
              </w:rPr>
            </w:pPr>
            <w:r w:rsidRPr="00E92878">
              <w:rPr>
                <w:sz w:val="20"/>
                <w:szCs w:val="20"/>
              </w:rPr>
              <w:t xml:space="preserve">1.)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w:t>
            </w:r>
            <w:proofErr w:type="spellStart"/>
            <w:r w:rsidRPr="00E92878">
              <w:rPr>
                <w:sz w:val="20"/>
                <w:szCs w:val="20"/>
              </w:rPr>
              <w:lastRenderedPageBreak/>
              <w:t>password</w:t>
            </w:r>
            <w:proofErr w:type="spellEnd"/>
            <w:r w:rsidRPr="00E92878">
              <w:rPr>
                <w:sz w:val="20"/>
                <w:szCs w:val="20"/>
              </w:rPr>
              <w:t xml:space="preserve"> yang salah </w:t>
            </w:r>
            <w:r>
              <w:rPr>
                <w:sz w:val="20"/>
                <w:szCs w:val="20"/>
              </w:rPr>
              <w:br/>
            </w:r>
            <w:r w:rsidRPr="00E92878">
              <w:rPr>
                <w:sz w:val="20"/>
                <w:szCs w:val="20"/>
              </w:rPr>
              <w:t xml:space="preserve">2.) </w:t>
            </w:r>
            <w:proofErr w:type="spellStart"/>
            <w:r w:rsidRPr="00E92878">
              <w:rPr>
                <w:sz w:val="20"/>
                <w:szCs w:val="20"/>
              </w:rPr>
              <w:t>Test</w:t>
            </w:r>
            <w:proofErr w:type="spellEnd"/>
            <w:r w:rsidRPr="00E92878">
              <w:rPr>
                <w:sz w:val="20"/>
                <w:szCs w:val="20"/>
              </w:rPr>
              <w:t xml:space="preserve"> </w:t>
            </w:r>
            <w:proofErr w:type="spellStart"/>
            <w:r w:rsidRPr="00E92878">
              <w:rPr>
                <w:sz w:val="20"/>
                <w:szCs w:val="20"/>
              </w:rPr>
              <w:t>Case</w:t>
            </w:r>
            <w:proofErr w:type="spellEnd"/>
            <w:r w:rsidRPr="00E92878">
              <w:rPr>
                <w:sz w:val="20"/>
                <w:szCs w:val="20"/>
              </w:rPr>
              <w:t xml:space="preserve">: </w:t>
            </w:r>
            <w:proofErr w:type="spellStart"/>
            <w:r w:rsidRPr="00E92878">
              <w:rPr>
                <w:sz w:val="20"/>
                <w:szCs w:val="20"/>
              </w:rPr>
              <w:t>Login</w:t>
            </w:r>
            <w:proofErr w:type="spellEnd"/>
            <w:r w:rsidRPr="00E92878">
              <w:rPr>
                <w:sz w:val="20"/>
                <w:szCs w:val="20"/>
              </w:rPr>
              <w:t xml:space="preserve"> dengan </w:t>
            </w:r>
            <w:proofErr w:type="spellStart"/>
            <w:r w:rsidRPr="00E92878">
              <w:rPr>
                <w:sz w:val="20"/>
                <w:szCs w:val="20"/>
              </w:rPr>
              <w:t>username</w:t>
            </w:r>
            <w:proofErr w:type="spellEnd"/>
            <w:r w:rsidRPr="00E92878">
              <w:rPr>
                <w:sz w:val="20"/>
                <w:szCs w:val="20"/>
              </w:rPr>
              <w:t>/email yang tidak terdaftar</w:t>
            </w:r>
            <w:r>
              <w:rPr>
                <w:sz w:val="20"/>
                <w:szCs w:val="20"/>
              </w:rPr>
              <w:t>.</w:t>
            </w:r>
          </w:p>
        </w:tc>
        <w:tc>
          <w:tcPr>
            <w:tcW w:w="1418" w:type="dxa"/>
            <w:vAlign w:val="center"/>
          </w:tcPr>
          <w:p w14:paraId="3B5AEA0E" w14:textId="0D7B110C" w:rsidR="0021199B" w:rsidRPr="006D20BD" w:rsidRDefault="0021199B" w:rsidP="0021199B">
            <w:pPr>
              <w:pStyle w:val="TableParagraph"/>
              <w:spacing w:before="98"/>
              <w:ind w:right="148"/>
              <w:jc w:val="both"/>
              <w:rPr>
                <w:sz w:val="20"/>
                <w:szCs w:val="20"/>
                <w:highlight w:val="green"/>
              </w:rPr>
            </w:pPr>
            <w:r w:rsidRPr="006D20BD">
              <w:rPr>
                <w:sz w:val="20"/>
                <w:szCs w:val="20"/>
              </w:rPr>
              <w:lastRenderedPageBreak/>
              <w:t xml:space="preserve"> </w:t>
            </w:r>
            <w:r w:rsidRPr="006D20BD">
              <w:rPr>
                <w:sz w:val="20"/>
                <w:szCs w:val="20"/>
                <w:highlight w:val="green"/>
              </w:rPr>
              <w:t xml:space="preserve">1."pertanyaan": "Apa saja </w:t>
            </w:r>
            <w:proofErr w:type="spellStart"/>
            <w:r w:rsidRPr="006D20BD">
              <w:rPr>
                <w:sz w:val="20"/>
                <w:szCs w:val="20"/>
                <w:highlight w:val="green"/>
              </w:rPr>
              <w:t>test</w:t>
            </w:r>
            <w:proofErr w:type="spellEnd"/>
            <w:r w:rsidRPr="006D20BD">
              <w:rPr>
                <w:sz w:val="20"/>
                <w:szCs w:val="20"/>
                <w:highlight w:val="green"/>
              </w:rPr>
              <w:t xml:space="preserve"> </w:t>
            </w:r>
            <w:proofErr w:type="spellStart"/>
            <w:r w:rsidRPr="006D20BD">
              <w:rPr>
                <w:sz w:val="20"/>
                <w:szCs w:val="20"/>
                <w:highlight w:val="green"/>
              </w:rPr>
              <w:t>case</w:t>
            </w:r>
            <w:proofErr w:type="spellEnd"/>
            <w:r w:rsidRPr="006D20BD">
              <w:rPr>
                <w:sz w:val="20"/>
                <w:szCs w:val="20"/>
                <w:highlight w:val="green"/>
              </w:rPr>
              <w:t xml:space="preserve"> untuk fitur </w:t>
            </w:r>
            <w:proofErr w:type="spellStart"/>
            <w:r w:rsidRPr="006D20BD">
              <w:rPr>
                <w:sz w:val="20"/>
                <w:szCs w:val="20"/>
                <w:highlight w:val="green"/>
              </w:rPr>
              <w:t>Login</w:t>
            </w:r>
            <w:proofErr w:type="spellEnd"/>
            <w:r w:rsidRPr="006D20BD">
              <w:rPr>
                <w:sz w:val="20"/>
                <w:szCs w:val="20"/>
                <w:highlight w:val="green"/>
              </w:rPr>
              <w:t>?",</w:t>
            </w:r>
          </w:p>
          <w:p w14:paraId="29D1EABD" w14:textId="7F426C82" w:rsidR="0021199B" w:rsidRPr="006D20BD" w:rsidRDefault="0021199B" w:rsidP="0021199B">
            <w:pPr>
              <w:pStyle w:val="TableParagraph"/>
              <w:spacing w:before="98"/>
              <w:ind w:left="98" w:right="148"/>
              <w:jc w:val="both"/>
              <w:rPr>
                <w:sz w:val="20"/>
                <w:szCs w:val="20"/>
              </w:rPr>
            </w:pPr>
            <w:r w:rsidRPr="006D20BD">
              <w:rPr>
                <w:sz w:val="20"/>
                <w:szCs w:val="20"/>
                <w:highlight w:val="green"/>
              </w:rPr>
              <w:t xml:space="preserve">      "skor": </w:t>
            </w:r>
            <w:r w:rsidRPr="00D85BB0">
              <w:rPr>
                <w:sz w:val="20"/>
                <w:szCs w:val="20"/>
                <w:highlight w:val="green"/>
              </w:rPr>
              <w:t>1</w:t>
            </w:r>
            <w:r w:rsidR="00D85BB0" w:rsidRPr="00D85BB0">
              <w:rPr>
                <w:sz w:val="20"/>
                <w:szCs w:val="20"/>
                <w:highlight w:val="green"/>
              </w:rPr>
              <w:t>.0</w:t>
            </w:r>
          </w:p>
          <w:p w14:paraId="696C90BA" w14:textId="43855FA0" w:rsidR="0021199B" w:rsidRPr="006D20BD" w:rsidRDefault="0021199B" w:rsidP="0021199B">
            <w:pPr>
              <w:pStyle w:val="TableParagraph"/>
              <w:spacing w:before="98"/>
              <w:ind w:left="98" w:right="148"/>
              <w:jc w:val="both"/>
              <w:rPr>
                <w:sz w:val="20"/>
                <w:szCs w:val="20"/>
              </w:rPr>
            </w:pPr>
            <w:r>
              <w:rPr>
                <w:sz w:val="20"/>
                <w:szCs w:val="20"/>
              </w:rPr>
              <w:t>2.</w:t>
            </w:r>
            <w:r w:rsidRPr="006D20BD">
              <w:rPr>
                <w:sz w:val="20"/>
                <w:szCs w:val="20"/>
              </w:rPr>
              <w:t xml:space="preserve">"pertanyaan": "Bagaimana </w:t>
            </w:r>
            <w:proofErr w:type="spellStart"/>
            <w:r w:rsidRPr="006D20BD">
              <w:rPr>
                <w:sz w:val="20"/>
                <w:szCs w:val="20"/>
              </w:rPr>
              <w:t>test</w:t>
            </w:r>
            <w:proofErr w:type="spellEnd"/>
            <w:r w:rsidRPr="006D20BD">
              <w:rPr>
                <w:sz w:val="20"/>
                <w:szCs w:val="20"/>
              </w:rPr>
              <w:t xml:space="preserve"> </w:t>
            </w:r>
            <w:proofErr w:type="spellStart"/>
            <w:r w:rsidRPr="006D20BD">
              <w:rPr>
                <w:sz w:val="20"/>
                <w:szCs w:val="20"/>
              </w:rPr>
              <w:t>case</w:t>
            </w:r>
            <w:proofErr w:type="spellEnd"/>
            <w:r w:rsidRPr="006D20BD">
              <w:rPr>
                <w:sz w:val="20"/>
                <w:szCs w:val="20"/>
              </w:rPr>
              <w:t xml:space="preserve"> fitur </w:t>
            </w:r>
            <w:proofErr w:type="spellStart"/>
            <w:r w:rsidRPr="006D20BD">
              <w:rPr>
                <w:sz w:val="20"/>
                <w:szCs w:val="20"/>
              </w:rPr>
              <w:t>login</w:t>
            </w:r>
            <w:proofErr w:type="spellEnd"/>
            <w:r w:rsidRPr="006D20BD">
              <w:rPr>
                <w:sz w:val="20"/>
                <w:szCs w:val="20"/>
              </w:rPr>
              <w:t>?",</w:t>
            </w:r>
          </w:p>
          <w:p w14:paraId="04F914F4" w14:textId="3B8E4EF2" w:rsidR="0021199B" w:rsidRPr="006D20BD" w:rsidRDefault="0021199B" w:rsidP="0021199B">
            <w:pPr>
              <w:pStyle w:val="TableParagraph"/>
              <w:spacing w:before="98"/>
              <w:ind w:left="98" w:right="148"/>
              <w:jc w:val="both"/>
              <w:rPr>
                <w:sz w:val="20"/>
                <w:szCs w:val="20"/>
              </w:rPr>
            </w:pPr>
            <w:r w:rsidRPr="006D20BD">
              <w:rPr>
                <w:sz w:val="20"/>
                <w:szCs w:val="20"/>
              </w:rPr>
              <w:t xml:space="preserve">      "skor": 0.</w:t>
            </w:r>
            <w:r>
              <w:rPr>
                <w:sz w:val="20"/>
                <w:szCs w:val="20"/>
              </w:rPr>
              <w:t>8</w:t>
            </w:r>
            <w:r w:rsidRPr="006D20BD">
              <w:rPr>
                <w:sz w:val="20"/>
                <w:szCs w:val="20"/>
              </w:rPr>
              <w:t>259</w:t>
            </w:r>
          </w:p>
          <w:p w14:paraId="62A57EE6" w14:textId="77315B4D" w:rsidR="0021199B" w:rsidRDefault="0021199B" w:rsidP="0021199B">
            <w:pPr>
              <w:pStyle w:val="TableParagraph"/>
              <w:spacing w:before="98"/>
              <w:ind w:right="148"/>
              <w:jc w:val="both"/>
              <w:rPr>
                <w:sz w:val="20"/>
                <w:szCs w:val="20"/>
              </w:rPr>
            </w:pPr>
          </w:p>
          <w:p w14:paraId="27D7B1E1" w14:textId="5DA27F22" w:rsidR="0021199B" w:rsidRPr="006D20BD" w:rsidRDefault="0021199B" w:rsidP="0021199B">
            <w:pPr>
              <w:pStyle w:val="TableParagraph"/>
              <w:spacing w:before="98"/>
              <w:ind w:left="98" w:right="148"/>
              <w:jc w:val="both"/>
              <w:rPr>
                <w:sz w:val="20"/>
                <w:szCs w:val="20"/>
              </w:rPr>
            </w:pPr>
            <w:r>
              <w:rPr>
                <w:sz w:val="20"/>
                <w:szCs w:val="20"/>
              </w:rPr>
              <w:t>3.</w:t>
            </w:r>
            <w:r w:rsidRPr="006D20BD">
              <w:rPr>
                <w:sz w:val="20"/>
                <w:szCs w:val="20"/>
              </w:rPr>
              <w:t xml:space="preserve">"pertanyaan": "Bagaimana </w:t>
            </w:r>
            <w:proofErr w:type="spellStart"/>
            <w:r w:rsidRPr="006D20BD">
              <w:rPr>
                <w:sz w:val="20"/>
                <w:szCs w:val="20"/>
              </w:rPr>
              <w:t>test</w:t>
            </w:r>
            <w:proofErr w:type="spellEnd"/>
            <w:r w:rsidRPr="006D20BD">
              <w:rPr>
                <w:sz w:val="20"/>
                <w:szCs w:val="20"/>
              </w:rPr>
              <w:t xml:space="preserve"> </w:t>
            </w:r>
            <w:proofErr w:type="spellStart"/>
            <w:r w:rsidRPr="006D20BD">
              <w:rPr>
                <w:sz w:val="20"/>
                <w:szCs w:val="20"/>
              </w:rPr>
              <w:t>case</w:t>
            </w:r>
            <w:proofErr w:type="spellEnd"/>
            <w:r w:rsidRPr="006D20BD">
              <w:rPr>
                <w:sz w:val="20"/>
                <w:szCs w:val="20"/>
              </w:rPr>
              <w:t xml:space="preserve"> untuk fitur </w:t>
            </w:r>
            <w:proofErr w:type="spellStart"/>
            <w:r w:rsidRPr="006D20BD">
              <w:rPr>
                <w:sz w:val="20"/>
                <w:szCs w:val="20"/>
              </w:rPr>
              <w:t>login</w:t>
            </w:r>
            <w:proofErr w:type="spellEnd"/>
            <w:r w:rsidRPr="006D20BD">
              <w:rPr>
                <w:sz w:val="20"/>
                <w:szCs w:val="20"/>
              </w:rPr>
              <w:t>?",</w:t>
            </w:r>
          </w:p>
          <w:p w14:paraId="18CFCB40" w14:textId="48C63A20" w:rsidR="0021199B" w:rsidRPr="006D20BD" w:rsidRDefault="0021199B" w:rsidP="0021199B">
            <w:pPr>
              <w:pStyle w:val="TableParagraph"/>
              <w:spacing w:before="98"/>
              <w:ind w:left="98" w:right="148"/>
              <w:jc w:val="both"/>
              <w:rPr>
                <w:sz w:val="20"/>
                <w:szCs w:val="20"/>
              </w:rPr>
            </w:pPr>
            <w:r w:rsidRPr="006D20BD">
              <w:rPr>
                <w:sz w:val="20"/>
                <w:szCs w:val="20"/>
              </w:rPr>
              <w:t xml:space="preserve">      "skor": 0.</w:t>
            </w:r>
            <w:r>
              <w:rPr>
                <w:sz w:val="20"/>
                <w:szCs w:val="20"/>
              </w:rPr>
              <w:t>7</w:t>
            </w:r>
            <w:r w:rsidRPr="006D20BD">
              <w:rPr>
                <w:sz w:val="20"/>
                <w:szCs w:val="20"/>
              </w:rPr>
              <w:t>259</w:t>
            </w:r>
          </w:p>
          <w:p w14:paraId="07A45CC4" w14:textId="676828ED" w:rsidR="0021199B" w:rsidRPr="006D20BD" w:rsidRDefault="0021199B" w:rsidP="0021199B">
            <w:pPr>
              <w:pStyle w:val="TableParagraph"/>
              <w:spacing w:before="98"/>
              <w:ind w:left="98" w:right="148"/>
              <w:jc w:val="both"/>
              <w:rPr>
                <w:sz w:val="20"/>
                <w:szCs w:val="20"/>
              </w:rPr>
            </w:pPr>
            <w:r w:rsidRPr="006D20BD">
              <w:rPr>
                <w:sz w:val="20"/>
                <w:szCs w:val="20"/>
              </w:rPr>
              <w:t xml:space="preserve">      </w:t>
            </w:r>
            <w:r>
              <w:rPr>
                <w:sz w:val="20"/>
                <w:szCs w:val="20"/>
              </w:rPr>
              <w:t>4.</w:t>
            </w:r>
            <w:r w:rsidRPr="006D20BD">
              <w:rPr>
                <w:sz w:val="20"/>
                <w:szCs w:val="20"/>
              </w:rPr>
              <w:t xml:space="preserve">"pertanyaan": "Bagaimana menguji </w:t>
            </w:r>
            <w:proofErr w:type="spellStart"/>
            <w:r w:rsidRPr="006D20BD">
              <w:rPr>
                <w:sz w:val="20"/>
                <w:szCs w:val="20"/>
              </w:rPr>
              <w:t>test</w:t>
            </w:r>
            <w:proofErr w:type="spellEnd"/>
            <w:r w:rsidRPr="006D20BD">
              <w:rPr>
                <w:sz w:val="20"/>
                <w:szCs w:val="20"/>
              </w:rPr>
              <w:t xml:space="preserve"> </w:t>
            </w:r>
            <w:proofErr w:type="spellStart"/>
            <w:r w:rsidRPr="006D20BD">
              <w:rPr>
                <w:sz w:val="20"/>
                <w:szCs w:val="20"/>
              </w:rPr>
              <w:t>case</w:t>
            </w:r>
            <w:proofErr w:type="spellEnd"/>
            <w:r w:rsidRPr="006D20BD">
              <w:rPr>
                <w:sz w:val="20"/>
                <w:szCs w:val="20"/>
              </w:rPr>
              <w:t xml:space="preserve"> fitur Registrasi",</w:t>
            </w:r>
          </w:p>
          <w:p w14:paraId="32396039" w14:textId="4AF2BF52" w:rsidR="0021199B" w:rsidRPr="006D20BD" w:rsidRDefault="0021199B" w:rsidP="0021199B">
            <w:pPr>
              <w:pStyle w:val="TableParagraph"/>
              <w:spacing w:before="98"/>
              <w:ind w:left="98" w:right="148"/>
              <w:jc w:val="both"/>
              <w:rPr>
                <w:sz w:val="20"/>
                <w:szCs w:val="20"/>
              </w:rPr>
            </w:pPr>
            <w:r w:rsidRPr="006D20BD">
              <w:rPr>
                <w:sz w:val="20"/>
                <w:szCs w:val="20"/>
              </w:rPr>
              <w:t xml:space="preserve">      "skor": 0.5767</w:t>
            </w:r>
          </w:p>
          <w:p w14:paraId="0804F38C" w14:textId="4A87D1D4" w:rsidR="0021199B" w:rsidRPr="006D20BD" w:rsidRDefault="0021199B" w:rsidP="0021199B">
            <w:pPr>
              <w:pStyle w:val="TableParagraph"/>
              <w:spacing w:before="98"/>
              <w:ind w:left="98" w:right="148"/>
              <w:jc w:val="both"/>
              <w:rPr>
                <w:sz w:val="20"/>
                <w:szCs w:val="20"/>
              </w:rPr>
            </w:pPr>
            <w:r w:rsidRPr="006D20BD">
              <w:rPr>
                <w:sz w:val="20"/>
                <w:szCs w:val="20"/>
              </w:rPr>
              <w:t xml:space="preserve">   </w:t>
            </w:r>
            <w:r>
              <w:rPr>
                <w:sz w:val="20"/>
                <w:szCs w:val="20"/>
              </w:rPr>
              <w:t>5.</w:t>
            </w:r>
            <w:r w:rsidRPr="006D20BD">
              <w:rPr>
                <w:sz w:val="20"/>
                <w:szCs w:val="20"/>
              </w:rPr>
              <w:t xml:space="preserve">"pertanyaan": "Apa saja langkah-langkah untuk menguji </w:t>
            </w:r>
            <w:proofErr w:type="spellStart"/>
            <w:r w:rsidRPr="006D20BD">
              <w:rPr>
                <w:sz w:val="20"/>
                <w:szCs w:val="20"/>
              </w:rPr>
              <w:t>test</w:t>
            </w:r>
            <w:proofErr w:type="spellEnd"/>
            <w:r w:rsidRPr="006D20BD">
              <w:rPr>
                <w:sz w:val="20"/>
                <w:szCs w:val="20"/>
              </w:rPr>
              <w:t xml:space="preserve"> </w:t>
            </w:r>
            <w:proofErr w:type="spellStart"/>
            <w:r w:rsidRPr="006D20BD">
              <w:rPr>
                <w:sz w:val="20"/>
                <w:szCs w:val="20"/>
              </w:rPr>
              <w:t>case</w:t>
            </w:r>
            <w:proofErr w:type="spellEnd"/>
            <w:r w:rsidRPr="006D20BD">
              <w:rPr>
                <w:sz w:val="20"/>
                <w:szCs w:val="20"/>
              </w:rPr>
              <w:t xml:space="preserve"> Fitur Artikel </w:t>
            </w:r>
            <w:proofErr w:type="spellStart"/>
            <w:r w:rsidRPr="006D20BD">
              <w:rPr>
                <w:sz w:val="20"/>
                <w:szCs w:val="20"/>
              </w:rPr>
              <w:t>Agreepedia</w:t>
            </w:r>
            <w:proofErr w:type="spellEnd"/>
            <w:r w:rsidRPr="006D20BD">
              <w:rPr>
                <w:sz w:val="20"/>
                <w:szCs w:val="20"/>
              </w:rPr>
              <w:t>?",</w:t>
            </w:r>
          </w:p>
          <w:p w14:paraId="40FFECDE" w14:textId="77777777" w:rsidR="0021199B" w:rsidRPr="006D20BD" w:rsidRDefault="0021199B" w:rsidP="0021199B">
            <w:pPr>
              <w:pStyle w:val="TableParagraph"/>
              <w:spacing w:before="98"/>
              <w:ind w:left="98" w:right="148"/>
              <w:jc w:val="both"/>
              <w:rPr>
                <w:sz w:val="20"/>
                <w:szCs w:val="20"/>
              </w:rPr>
            </w:pPr>
            <w:r w:rsidRPr="006D20BD">
              <w:rPr>
                <w:sz w:val="20"/>
                <w:szCs w:val="20"/>
              </w:rPr>
              <w:t xml:space="preserve">      "skor": 0.4657</w:t>
            </w:r>
          </w:p>
          <w:p w14:paraId="17740129" w14:textId="77B0AC72" w:rsidR="0021199B" w:rsidRPr="009404BB" w:rsidRDefault="0021199B" w:rsidP="0021199B">
            <w:pPr>
              <w:pStyle w:val="TableParagraph"/>
              <w:spacing w:before="98"/>
              <w:ind w:left="98" w:right="148"/>
              <w:jc w:val="both"/>
              <w:rPr>
                <w:sz w:val="20"/>
                <w:szCs w:val="20"/>
              </w:rPr>
            </w:pPr>
            <w:r w:rsidRPr="006D20BD">
              <w:rPr>
                <w:sz w:val="20"/>
                <w:szCs w:val="20"/>
              </w:rPr>
              <w:t xml:space="preserve">    </w:t>
            </w:r>
          </w:p>
        </w:tc>
      </w:tr>
      <w:tr w:rsidR="00D85BB0" w:rsidRPr="009404BB" w14:paraId="363B3270" w14:textId="77777777" w:rsidTr="00CB23C5">
        <w:trPr>
          <w:trHeight w:val="1580"/>
        </w:trPr>
        <w:tc>
          <w:tcPr>
            <w:tcW w:w="1408" w:type="dxa"/>
            <w:vAlign w:val="center"/>
          </w:tcPr>
          <w:p w14:paraId="0A42B5C8" w14:textId="77777777" w:rsidR="00D85BB0" w:rsidRPr="009404BB" w:rsidRDefault="00D85BB0" w:rsidP="00D85BB0">
            <w:pPr>
              <w:pStyle w:val="TableParagraph"/>
              <w:spacing w:before="100" w:line="237" w:lineRule="auto"/>
              <w:ind w:left="98"/>
              <w:rPr>
                <w:sz w:val="20"/>
                <w:szCs w:val="20"/>
              </w:rPr>
            </w:pPr>
            <w:r w:rsidRPr="009404BB">
              <w:rPr>
                <w:sz w:val="20"/>
                <w:szCs w:val="20"/>
              </w:rPr>
              <w:lastRenderedPageBreak/>
              <w:t>Apa saja skenario dasar dalam pengujian fitur registrasi?</w:t>
            </w:r>
          </w:p>
        </w:tc>
        <w:tc>
          <w:tcPr>
            <w:tcW w:w="1843" w:type="dxa"/>
            <w:vAlign w:val="center"/>
          </w:tcPr>
          <w:p w14:paraId="3C447F0A" w14:textId="18E2CACB" w:rsidR="00D85BB0" w:rsidRPr="009404BB" w:rsidRDefault="00D85BB0" w:rsidP="00D85BB0">
            <w:pPr>
              <w:pStyle w:val="TableParagraph"/>
              <w:ind w:left="98" w:right="859"/>
              <w:jc w:val="both"/>
              <w:rPr>
                <w:sz w:val="20"/>
                <w:szCs w:val="20"/>
              </w:rPr>
            </w:pPr>
            <w:r w:rsidRPr="009404BB">
              <w:rPr>
                <w:sz w:val="20"/>
                <w:szCs w:val="20"/>
              </w:rPr>
              <w:t>Skenario testing</w:t>
            </w:r>
            <w:r>
              <w:rPr>
                <w:sz w:val="20"/>
                <w:szCs w:val="20"/>
              </w:rPr>
              <w:t xml:space="preserve"> </w:t>
            </w:r>
            <w:r w:rsidRPr="009404BB">
              <w:rPr>
                <w:sz w:val="20"/>
                <w:szCs w:val="20"/>
              </w:rPr>
              <w:t>untuk fitur registrasi secara dasar terbagi menjadi 2 yaitu: Register Berhasil (</w:t>
            </w:r>
            <w:proofErr w:type="spellStart"/>
            <w:r w:rsidRPr="009404BB">
              <w:rPr>
                <w:sz w:val="20"/>
                <w:szCs w:val="20"/>
              </w:rPr>
              <w:t>Success</w:t>
            </w:r>
            <w:proofErr w:type="spellEnd"/>
            <w:r w:rsidRPr="009404BB">
              <w:rPr>
                <w:sz w:val="20"/>
                <w:szCs w:val="20"/>
              </w:rPr>
              <w:t>) &amp;</w:t>
            </w:r>
            <w:r>
              <w:rPr>
                <w:sz w:val="20"/>
                <w:szCs w:val="20"/>
              </w:rPr>
              <w:t xml:space="preserve"> </w:t>
            </w:r>
            <w:r w:rsidRPr="009404BB">
              <w:rPr>
                <w:sz w:val="20"/>
                <w:szCs w:val="20"/>
              </w:rPr>
              <w:t>Register Gagal (</w:t>
            </w:r>
            <w:proofErr w:type="spellStart"/>
            <w:r w:rsidRPr="009404BB">
              <w:rPr>
                <w:sz w:val="20"/>
                <w:szCs w:val="20"/>
              </w:rPr>
              <w:t>Failed</w:t>
            </w:r>
            <w:proofErr w:type="spellEnd"/>
            <w:r w:rsidRPr="009404BB">
              <w:rPr>
                <w:sz w:val="20"/>
                <w:szCs w:val="20"/>
              </w:rPr>
              <w:t>).</w:t>
            </w:r>
          </w:p>
        </w:tc>
        <w:tc>
          <w:tcPr>
            <w:tcW w:w="1842" w:type="dxa"/>
            <w:vAlign w:val="center"/>
          </w:tcPr>
          <w:p w14:paraId="055A75A5" w14:textId="77777777" w:rsidR="00D85BB0" w:rsidRDefault="00D85BB0" w:rsidP="00D85BB0">
            <w:pPr>
              <w:pStyle w:val="TableParagraph"/>
              <w:ind w:right="-7"/>
              <w:rPr>
                <w:sz w:val="20"/>
                <w:szCs w:val="20"/>
              </w:rPr>
            </w:pPr>
            <w:r w:rsidRPr="009404BB">
              <w:rPr>
                <w:sz w:val="20"/>
                <w:szCs w:val="20"/>
              </w:rPr>
              <w:t xml:space="preserve">Skenario </w:t>
            </w:r>
          </w:p>
          <w:p w14:paraId="4E2A8674" w14:textId="77777777" w:rsidR="00D85BB0" w:rsidRDefault="00D85BB0" w:rsidP="00D85BB0">
            <w:pPr>
              <w:pStyle w:val="TableParagraph"/>
              <w:ind w:right="-7"/>
              <w:rPr>
                <w:sz w:val="20"/>
                <w:szCs w:val="20"/>
              </w:rPr>
            </w:pPr>
            <w:r w:rsidRPr="009404BB">
              <w:rPr>
                <w:sz w:val="20"/>
                <w:szCs w:val="20"/>
              </w:rPr>
              <w:t>testing</w:t>
            </w:r>
            <w:r>
              <w:rPr>
                <w:sz w:val="20"/>
                <w:szCs w:val="20"/>
              </w:rPr>
              <w:t xml:space="preserve"> </w:t>
            </w:r>
            <w:r w:rsidRPr="009404BB">
              <w:rPr>
                <w:sz w:val="20"/>
                <w:szCs w:val="20"/>
              </w:rPr>
              <w:t xml:space="preserve">untuk fitur registrasi </w:t>
            </w:r>
          </w:p>
          <w:p w14:paraId="33C1EB82" w14:textId="77777777" w:rsidR="00D85BB0" w:rsidRDefault="00D85BB0" w:rsidP="00D85BB0">
            <w:pPr>
              <w:pStyle w:val="TableParagraph"/>
              <w:ind w:right="-7"/>
              <w:rPr>
                <w:sz w:val="20"/>
                <w:szCs w:val="20"/>
              </w:rPr>
            </w:pPr>
            <w:r w:rsidRPr="009404BB">
              <w:rPr>
                <w:sz w:val="20"/>
                <w:szCs w:val="20"/>
              </w:rPr>
              <w:t xml:space="preserve">secara </w:t>
            </w:r>
          </w:p>
          <w:p w14:paraId="6224A4C4" w14:textId="77777777" w:rsidR="00D85BB0" w:rsidRDefault="00D85BB0" w:rsidP="00D85BB0">
            <w:pPr>
              <w:pStyle w:val="TableParagraph"/>
              <w:ind w:right="-7"/>
              <w:rPr>
                <w:sz w:val="20"/>
                <w:szCs w:val="20"/>
              </w:rPr>
            </w:pPr>
            <w:r w:rsidRPr="009404BB">
              <w:rPr>
                <w:sz w:val="20"/>
                <w:szCs w:val="20"/>
              </w:rPr>
              <w:t xml:space="preserve">dasar </w:t>
            </w:r>
          </w:p>
          <w:p w14:paraId="35A87130" w14:textId="77777777" w:rsidR="00D85BB0" w:rsidRDefault="00D85BB0" w:rsidP="00D85BB0">
            <w:pPr>
              <w:pStyle w:val="TableParagraph"/>
              <w:ind w:right="-7"/>
              <w:rPr>
                <w:sz w:val="20"/>
                <w:szCs w:val="20"/>
              </w:rPr>
            </w:pPr>
            <w:r w:rsidRPr="009404BB">
              <w:rPr>
                <w:sz w:val="20"/>
                <w:szCs w:val="20"/>
              </w:rPr>
              <w:t xml:space="preserve">terbagi menjadi 2 yaitu: </w:t>
            </w:r>
          </w:p>
          <w:p w14:paraId="33569401" w14:textId="77777777" w:rsidR="00D85BB0" w:rsidRDefault="00D85BB0" w:rsidP="00D85BB0">
            <w:pPr>
              <w:pStyle w:val="TableParagraph"/>
              <w:ind w:right="-7"/>
              <w:rPr>
                <w:sz w:val="20"/>
                <w:szCs w:val="20"/>
              </w:rPr>
            </w:pPr>
            <w:r w:rsidRPr="009404BB">
              <w:rPr>
                <w:sz w:val="20"/>
                <w:szCs w:val="20"/>
              </w:rPr>
              <w:t xml:space="preserve">Register </w:t>
            </w:r>
          </w:p>
          <w:p w14:paraId="030BD091" w14:textId="77777777" w:rsidR="00D85BB0" w:rsidRDefault="00D85BB0" w:rsidP="00D85BB0">
            <w:pPr>
              <w:pStyle w:val="TableParagraph"/>
              <w:ind w:right="-7"/>
              <w:rPr>
                <w:sz w:val="20"/>
                <w:szCs w:val="20"/>
              </w:rPr>
            </w:pPr>
            <w:r w:rsidRPr="009404BB">
              <w:rPr>
                <w:sz w:val="20"/>
                <w:szCs w:val="20"/>
              </w:rPr>
              <w:t>Berhasil (</w:t>
            </w:r>
            <w:proofErr w:type="spellStart"/>
            <w:r w:rsidRPr="009404BB">
              <w:rPr>
                <w:sz w:val="20"/>
                <w:szCs w:val="20"/>
              </w:rPr>
              <w:t>Success</w:t>
            </w:r>
            <w:proofErr w:type="spellEnd"/>
            <w:r w:rsidRPr="009404BB">
              <w:rPr>
                <w:sz w:val="20"/>
                <w:szCs w:val="20"/>
              </w:rPr>
              <w:t xml:space="preserve">) </w:t>
            </w:r>
          </w:p>
          <w:p w14:paraId="5FADB09E" w14:textId="77777777" w:rsidR="00D85BB0" w:rsidRDefault="00D85BB0" w:rsidP="00D85BB0">
            <w:pPr>
              <w:pStyle w:val="TableParagraph"/>
              <w:ind w:right="-7"/>
              <w:rPr>
                <w:sz w:val="20"/>
                <w:szCs w:val="20"/>
              </w:rPr>
            </w:pPr>
            <w:r w:rsidRPr="009404BB">
              <w:rPr>
                <w:sz w:val="20"/>
                <w:szCs w:val="20"/>
              </w:rPr>
              <w:t>&amp;</w:t>
            </w:r>
            <w:r>
              <w:rPr>
                <w:sz w:val="20"/>
                <w:szCs w:val="20"/>
              </w:rPr>
              <w:t xml:space="preserve"> </w:t>
            </w:r>
          </w:p>
          <w:p w14:paraId="786654E2" w14:textId="774CFDB3" w:rsidR="00D85BB0" w:rsidRDefault="00D85BB0" w:rsidP="00D85BB0">
            <w:pPr>
              <w:pStyle w:val="TableParagraph"/>
              <w:ind w:right="-7"/>
              <w:rPr>
                <w:sz w:val="20"/>
                <w:szCs w:val="20"/>
              </w:rPr>
            </w:pPr>
            <w:r w:rsidRPr="009404BB">
              <w:rPr>
                <w:sz w:val="20"/>
                <w:szCs w:val="20"/>
              </w:rPr>
              <w:t>Register Gagal (</w:t>
            </w:r>
            <w:proofErr w:type="spellStart"/>
            <w:r w:rsidRPr="009404BB">
              <w:rPr>
                <w:sz w:val="20"/>
                <w:szCs w:val="20"/>
              </w:rPr>
              <w:t>Failed</w:t>
            </w:r>
            <w:proofErr w:type="spellEnd"/>
            <w:r w:rsidRPr="009404BB">
              <w:rPr>
                <w:sz w:val="20"/>
                <w:szCs w:val="20"/>
              </w:rPr>
              <w:t>).</w:t>
            </w:r>
          </w:p>
        </w:tc>
        <w:tc>
          <w:tcPr>
            <w:tcW w:w="1418" w:type="dxa"/>
            <w:vAlign w:val="center"/>
          </w:tcPr>
          <w:p w14:paraId="725E0513" w14:textId="77777777" w:rsidR="00D85BB0" w:rsidRPr="00D85BB0" w:rsidRDefault="00D85BB0" w:rsidP="00D85BB0">
            <w:pPr>
              <w:pStyle w:val="TableParagraph"/>
              <w:ind w:right="-7"/>
              <w:jc w:val="both"/>
              <w:rPr>
                <w:sz w:val="20"/>
                <w:szCs w:val="20"/>
                <w:highlight w:val="green"/>
              </w:rPr>
            </w:pPr>
            <w:r w:rsidRPr="00D85BB0">
              <w:rPr>
                <w:sz w:val="20"/>
                <w:szCs w:val="20"/>
                <w:highlight w:val="green"/>
              </w:rPr>
              <w:t>1."pertanyaan": "Apa saja skenario dasar dalam pengujian fitur registrasi?",</w:t>
            </w:r>
          </w:p>
          <w:p w14:paraId="1BF595BA" w14:textId="35A003B6" w:rsidR="00D85BB0" w:rsidRPr="00D85BB0" w:rsidRDefault="00D85BB0" w:rsidP="00D85BB0">
            <w:pPr>
              <w:pStyle w:val="TableParagraph"/>
              <w:ind w:right="-7"/>
              <w:jc w:val="both"/>
              <w:rPr>
                <w:sz w:val="20"/>
                <w:szCs w:val="20"/>
              </w:rPr>
            </w:pPr>
            <w:r w:rsidRPr="00D85BB0">
              <w:rPr>
                <w:sz w:val="20"/>
                <w:szCs w:val="20"/>
                <w:highlight w:val="green"/>
              </w:rPr>
              <w:t xml:space="preserve">      "skor": 1.0</w:t>
            </w:r>
          </w:p>
          <w:p w14:paraId="377DC2BC" w14:textId="77777777" w:rsidR="00D85BB0" w:rsidRPr="00D85BB0" w:rsidRDefault="00D85BB0" w:rsidP="00D85BB0">
            <w:pPr>
              <w:pStyle w:val="TableParagraph"/>
              <w:ind w:right="-7"/>
              <w:jc w:val="both"/>
              <w:rPr>
                <w:sz w:val="20"/>
                <w:szCs w:val="20"/>
              </w:rPr>
            </w:pPr>
          </w:p>
          <w:p w14:paraId="6EA468AE" w14:textId="27F8EB94" w:rsidR="00D85BB0" w:rsidRPr="00D85BB0" w:rsidRDefault="00D85BB0" w:rsidP="00D85BB0">
            <w:pPr>
              <w:pStyle w:val="TableParagraph"/>
              <w:ind w:right="-7"/>
              <w:jc w:val="both"/>
              <w:rPr>
                <w:sz w:val="20"/>
                <w:szCs w:val="20"/>
              </w:rPr>
            </w:pPr>
            <w:r w:rsidRPr="00D85BB0">
              <w:rPr>
                <w:sz w:val="20"/>
                <w:szCs w:val="20"/>
              </w:rPr>
              <w:t xml:space="preserve">2."pertanyaan": "Apa saja skenario dasar fitur </w:t>
            </w:r>
            <w:proofErr w:type="spellStart"/>
            <w:r w:rsidRPr="00D85BB0">
              <w:rPr>
                <w:sz w:val="20"/>
                <w:szCs w:val="20"/>
              </w:rPr>
              <w:t>login</w:t>
            </w:r>
            <w:proofErr w:type="spellEnd"/>
            <w:r w:rsidRPr="00D85BB0">
              <w:rPr>
                <w:sz w:val="20"/>
                <w:szCs w:val="20"/>
              </w:rPr>
              <w:t>?",</w:t>
            </w:r>
          </w:p>
          <w:p w14:paraId="3450D8DE" w14:textId="77777777" w:rsidR="00D85BB0" w:rsidRPr="00D85BB0" w:rsidRDefault="00D85BB0" w:rsidP="00D85BB0">
            <w:pPr>
              <w:pStyle w:val="TableParagraph"/>
              <w:ind w:right="-7"/>
              <w:jc w:val="both"/>
              <w:rPr>
                <w:sz w:val="20"/>
                <w:szCs w:val="20"/>
              </w:rPr>
            </w:pPr>
            <w:r w:rsidRPr="00D85BB0">
              <w:rPr>
                <w:sz w:val="20"/>
                <w:szCs w:val="20"/>
              </w:rPr>
              <w:t xml:space="preserve">      "skor": 0.8676</w:t>
            </w:r>
          </w:p>
          <w:p w14:paraId="1C9C87A7" w14:textId="77777777" w:rsidR="00D85BB0" w:rsidRPr="00D85BB0" w:rsidRDefault="00D85BB0" w:rsidP="00D85BB0">
            <w:pPr>
              <w:pStyle w:val="TableParagraph"/>
              <w:ind w:right="-7"/>
              <w:jc w:val="both"/>
              <w:rPr>
                <w:sz w:val="20"/>
                <w:szCs w:val="20"/>
              </w:rPr>
            </w:pPr>
          </w:p>
          <w:p w14:paraId="3C0CE4B0" w14:textId="77777777" w:rsidR="00D85BB0" w:rsidRPr="00D85BB0" w:rsidRDefault="00D85BB0" w:rsidP="00D85BB0">
            <w:pPr>
              <w:pStyle w:val="TableParagraph"/>
              <w:ind w:right="-7"/>
              <w:jc w:val="both"/>
              <w:rPr>
                <w:sz w:val="20"/>
                <w:szCs w:val="20"/>
              </w:rPr>
            </w:pPr>
            <w:r w:rsidRPr="00D85BB0">
              <w:rPr>
                <w:sz w:val="20"/>
                <w:szCs w:val="20"/>
              </w:rPr>
              <w:t xml:space="preserve">3."pertanyaan": "Apa saja tipe skenario dasar dalam pengujian </w:t>
            </w:r>
            <w:proofErr w:type="spellStart"/>
            <w:r w:rsidRPr="00D85BB0">
              <w:rPr>
                <w:sz w:val="20"/>
                <w:szCs w:val="20"/>
              </w:rPr>
              <w:t>login</w:t>
            </w:r>
            <w:proofErr w:type="spellEnd"/>
            <w:r w:rsidRPr="00D85BB0">
              <w:rPr>
                <w:sz w:val="20"/>
                <w:szCs w:val="20"/>
              </w:rPr>
              <w:t>?",</w:t>
            </w:r>
          </w:p>
          <w:p w14:paraId="55AE17AB" w14:textId="25222DA4" w:rsidR="00D85BB0" w:rsidRPr="00D85BB0" w:rsidRDefault="00D85BB0" w:rsidP="00D85BB0">
            <w:pPr>
              <w:pStyle w:val="TableParagraph"/>
              <w:ind w:right="-7"/>
              <w:jc w:val="both"/>
              <w:rPr>
                <w:sz w:val="20"/>
                <w:szCs w:val="20"/>
              </w:rPr>
            </w:pPr>
            <w:r w:rsidRPr="00D85BB0">
              <w:rPr>
                <w:sz w:val="20"/>
                <w:szCs w:val="20"/>
              </w:rPr>
              <w:t xml:space="preserve">      "skor": 0.</w:t>
            </w:r>
            <w:r w:rsidR="00A2741C">
              <w:rPr>
                <w:sz w:val="20"/>
                <w:szCs w:val="20"/>
              </w:rPr>
              <w:t>7</w:t>
            </w:r>
            <w:r w:rsidRPr="00D85BB0">
              <w:rPr>
                <w:sz w:val="20"/>
                <w:szCs w:val="20"/>
              </w:rPr>
              <w:t>415</w:t>
            </w:r>
          </w:p>
          <w:p w14:paraId="12CECBE6" w14:textId="77777777" w:rsidR="00D85BB0" w:rsidRPr="00D85BB0" w:rsidRDefault="00D85BB0" w:rsidP="00D85BB0">
            <w:pPr>
              <w:pStyle w:val="TableParagraph"/>
              <w:ind w:right="-7"/>
              <w:jc w:val="both"/>
              <w:rPr>
                <w:sz w:val="20"/>
                <w:szCs w:val="20"/>
              </w:rPr>
            </w:pPr>
          </w:p>
          <w:p w14:paraId="2270E2B1" w14:textId="77777777" w:rsidR="00D85BB0" w:rsidRPr="00D85BB0" w:rsidRDefault="00D85BB0" w:rsidP="00D85BB0">
            <w:pPr>
              <w:pStyle w:val="TableParagraph"/>
              <w:ind w:right="-7"/>
              <w:jc w:val="both"/>
              <w:rPr>
                <w:sz w:val="20"/>
                <w:szCs w:val="20"/>
              </w:rPr>
            </w:pPr>
            <w:r w:rsidRPr="00D85BB0">
              <w:rPr>
                <w:sz w:val="20"/>
                <w:szCs w:val="20"/>
              </w:rPr>
              <w:t>4."pertanyaan": "Apa saja skenario dasar fitur pendaftaran akun?",</w:t>
            </w:r>
          </w:p>
          <w:p w14:paraId="5FB55340" w14:textId="77777777" w:rsidR="00D85BB0" w:rsidRPr="00D85BB0" w:rsidRDefault="00D85BB0" w:rsidP="00D85BB0">
            <w:pPr>
              <w:pStyle w:val="TableParagraph"/>
              <w:ind w:right="-7"/>
              <w:jc w:val="both"/>
              <w:rPr>
                <w:sz w:val="20"/>
                <w:szCs w:val="20"/>
              </w:rPr>
            </w:pPr>
            <w:r w:rsidRPr="00D85BB0">
              <w:rPr>
                <w:sz w:val="20"/>
                <w:szCs w:val="20"/>
              </w:rPr>
              <w:t xml:space="preserve">      "skor": 0.5008</w:t>
            </w:r>
          </w:p>
          <w:p w14:paraId="4A47ABDF" w14:textId="77777777" w:rsidR="00D85BB0" w:rsidRPr="00D85BB0" w:rsidRDefault="00D85BB0" w:rsidP="00D85BB0">
            <w:pPr>
              <w:pStyle w:val="TableParagraph"/>
              <w:ind w:right="-7"/>
              <w:jc w:val="both"/>
              <w:rPr>
                <w:sz w:val="20"/>
                <w:szCs w:val="20"/>
              </w:rPr>
            </w:pPr>
          </w:p>
          <w:p w14:paraId="3A9959E3" w14:textId="77777777" w:rsidR="00D85BB0" w:rsidRPr="00D85BB0" w:rsidRDefault="00D85BB0" w:rsidP="00D85BB0">
            <w:pPr>
              <w:pStyle w:val="TableParagraph"/>
              <w:ind w:right="-7"/>
              <w:jc w:val="both"/>
              <w:rPr>
                <w:sz w:val="20"/>
                <w:szCs w:val="20"/>
              </w:rPr>
            </w:pPr>
            <w:r w:rsidRPr="00D85BB0">
              <w:rPr>
                <w:sz w:val="20"/>
                <w:szCs w:val="20"/>
              </w:rPr>
              <w:t xml:space="preserve">5."pertanyaan": "Apa Skenario dalam menguji fitur </w:t>
            </w:r>
            <w:proofErr w:type="spellStart"/>
            <w:r w:rsidRPr="00D85BB0">
              <w:rPr>
                <w:sz w:val="20"/>
                <w:szCs w:val="20"/>
              </w:rPr>
              <w:t>Login</w:t>
            </w:r>
            <w:proofErr w:type="spellEnd"/>
            <w:r w:rsidRPr="00D85BB0">
              <w:rPr>
                <w:sz w:val="20"/>
                <w:szCs w:val="20"/>
              </w:rPr>
              <w:t>?",</w:t>
            </w:r>
          </w:p>
          <w:p w14:paraId="2ACA841E" w14:textId="281A2512" w:rsidR="00D85BB0" w:rsidRPr="009404BB" w:rsidRDefault="00D85BB0" w:rsidP="00D85BB0">
            <w:pPr>
              <w:pStyle w:val="TableParagraph"/>
              <w:ind w:right="-7"/>
              <w:jc w:val="both"/>
              <w:rPr>
                <w:sz w:val="20"/>
                <w:szCs w:val="20"/>
              </w:rPr>
            </w:pPr>
            <w:r w:rsidRPr="00D85BB0">
              <w:rPr>
                <w:sz w:val="20"/>
                <w:szCs w:val="20"/>
              </w:rPr>
              <w:lastRenderedPageBreak/>
              <w:t xml:space="preserve">      "skor": 0.445</w:t>
            </w:r>
          </w:p>
        </w:tc>
      </w:tr>
      <w:tr w:rsidR="00D85BB0" w:rsidRPr="009404BB" w14:paraId="5A36B58E" w14:textId="77777777" w:rsidTr="0021199B">
        <w:trPr>
          <w:trHeight w:val="1120"/>
        </w:trPr>
        <w:tc>
          <w:tcPr>
            <w:tcW w:w="1408" w:type="dxa"/>
            <w:vAlign w:val="center"/>
          </w:tcPr>
          <w:p w14:paraId="180ACDBA" w14:textId="77777777" w:rsidR="00D85BB0" w:rsidRPr="009404BB" w:rsidRDefault="00D85BB0" w:rsidP="00D85BB0">
            <w:pPr>
              <w:pStyle w:val="TableParagraph"/>
              <w:spacing w:before="98"/>
              <w:ind w:left="98" w:right="239"/>
              <w:jc w:val="both"/>
              <w:rPr>
                <w:sz w:val="20"/>
                <w:szCs w:val="20"/>
              </w:rPr>
            </w:pPr>
            <w:r w:rsidRPr="009404BB">
              <w:rPr>
                <w:sz w:val="20"/>
                <w:szCs w:val="20"/>
              </w:rPr>
              <w:lastRenderedPageBreak/>
              <w:t>Apa saja Step untuk menguji fitur Registrasi?</w:t>
            </w:r>
          </w:p>
        </w:tc>
        <w:tc>
          <w:tcPr>
            <w:tcW w:w="1843" w:type="dxa"/>
            <w:vAlign w:val="center"/>
          </w:tcPr>
          <w:p w14:paraId="256C0E08" w14:textId="77777777" w:rsidR="00D85BB0" w:rsidRDefault="00D85BB0" w:rsidP="00D85BB0">
            <w:pPr>
              <w:pStyle w:val="TableParagraph"/>
              <w:spacing w:before="98"/>
              <w:ind w:left="98"/>
              <w:rPr>
                <w:sz w:val="20"/>
                <w:szCs w:val="20"/>
              </w:rPr>
            </w:pPr>
            <w:r w:rsidRPr="00183B14">
              <w:rPr>
                <w:sz w:val="20"/>
                <w:szCs w:val="20"/>
              </w:rPr>
              <w:t xml:space="preserve">Berikut adalah step yang perlu dilakukan dalam menguji fitur Registrasi untuk </w:t>
            </w:r>
            <w:proofErr w:type="spellStart"/>
            <w:r w:rsidRPr="00183B14">
              <w:rPr>
                <w:sz w:val="20"/>
                <w:szCs w:val="20"/>
              </w:rPr>
              <w:t>test</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w:t>
            </w:r>
            <w:proofErr w:type="spellStart"/>
            <w:r w:rsidRPr="00183B14">
              <w:rPr>
                <w:sz w:val="20"/>
                <w:szCs w:val="20"/>
              </w:rPr>
              <w:t>Positive</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dan </w:t>
            </w:r>
            <w:proofErr w:type="spellStart"/>
            <w:r w:rsidRPr="00183B14">
              <w:rPr>
                <w:sz w:val="20"/>
                <w:szCs w:val="20"/>
              </w:rPr>
              <w:t>Negative</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pada layanan </w:t>
            </w:r>
            <w:proofErr w:type="spellStart"/>
            <w:r w:rsidRPr="00183B14">
              <w:rPr>
                <w:sz w:val="20"/>
                <w:szCs w:val="20"/>
              </w:rPr>
              <w:t>Agree</w:t>
            </w:r>
            <w:proofErr w:type="spellEnd"/>
            <w:r w:rsidRPr="00183B14">
              <w:rPr>
                <w:sz w:val="20"/>
                <w:szCs w:val="20"/>
              </w:rPr>
              <w:t xml:space="preserve">. Untuk </w:t>
            </w:r>
            <w:proofErr w:type="spellStart"/>
            <w:r w:rsidRPr="00183B14">
              <w:rPr>
                <w:sz w:val="20"/>
                <w:szCs w:val="20"/>
              </w:rPr>
              <w:t>Positive</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w:t>
            </w:r>
          </w:p>
          <w:p w14:paraId="718326A5" w14:textId="24FDFB2E" w:rsidR="00D85BB0" w:rsidRPr="009404BB" w:rsidRDefault="00D85BB0" w:rsidP="00D85BB0">
            <w:pPr>
              <w:pStyle w:val="TableParagraph"/>
              <w:spacing w:before="98"/>
              <w:ind w:left="98"/>
              <w:rPr>
                <w:sz w:val="20"/>
                <w:szCs w:val="20"/>
              </w:rPr>
            </w:pPr>
            <w:r w:rsidRPr="00183B14">
              <w:rPr>
                <w:sz w:val="20"/>
                <w:szCs w:val="20"/>
              </w:rPr>
              <w:t xml:space="preserve">1.) Buka halaman registrasi 2.) Masukkan data pendaftaran yang valid sesuai format (email, </w:t>
            </w:r>
            <w:proofErr w:type="spellStart"/>
            <w:r w:rsidRPr="00183B14">
              <w:rPr>
                <w:sz w:val="20"/>
                <w:szCs w:val="20"/>
              </w:rPr>
              <w:t>password</w:t>
            </w:r>
            <w:proofErr w:type="spellEnd"/>
            <w:r w:rsidRPr="00183B14">
              <w:rPr>
                <w:sz w:val="20"/>
                <w:szCs w:val="20"/>
              </w:rPr>
              <w:t xml:space="preserve">, nama lengkap, dll.) </w:t>
            </w:r>
            <w:r>
              <w:rPr>
                <w:sz w:val="20"/>
                <w:szCs w:val="20"/>
              </w:rPr>
              <w:br/>
            </w:r>
            <w:r w:rsidRPr="00183B14">
              <w:rPr>
                <w:sz w:val="20"/>
                <w:szCs w:val="20"/>
              </w:rPr>
              <w:t xml:space="preserve">3.) Klik tombol 'Daftar' atau 'Registrasi' </w:t>
            </w:r>
            <w:r>
              <w:rPr>
                <w:sz w:val="20"/>
                <w:szCs w:val="20"/>
              </w:rPr>
              <w:br/>
            </w:r>
            <w:r w:rsidRPr="00183B14">
              <w:rPr>
                <w:sz w:val="20"/>
                <w:szCs w:val="20"/>
              </w:rPr>
              <w:t xml:space="preserve">4.) Verifikasi validasi </w:t>
            </w:r>
            <w:proofErr w:type="spellStart"/>
            <w:r w:rsidRPr="00183B14">
              <w:rPr>
                <w:sz w:val="20"/>
                <w:szCs w:val="20"/>
              </w:rPr>
              <w:t>form</w:t>
            </w:r>
            <w:proofErr w:type="spellEnd"/>
            <w:r w:rsidRPr="00183B14">
              <w:rPr>
                <w:sz w:val="20"/>
                <w:szCs w:val="20"/>
              </w:rPr>
              <w:t xml:space="preserve">, pastikan sistem memvalidasi setiap </w:t>
            </w:r>
            <w:proofErr w:type="spellStart"/>
            <w:r w:rsidRPr="00183B14">
              <w:rPr>
                <w:sz w:val="20"/>
                <w:szCs w:val="20"/>
              </w:rPr>
              <w:t>input</w:t>
            </w:r>
            <w:proofErr w:type="spellEnd"/>
            <w:r>
              <w:rPr>
                <w:sz w:val="20"/>
                <w:szCs w:val="20"/>
              </w:rPr>
              <w:br/>
            </w:r>
            <w:r w:rsidRPr="00183B14">
              <w:rPr>
                <w:sz w:val="20"/>
                <w:szCs w:val="20"/>
              </w:rPr>
              <w:t xml:space="preserve">5.) Jika data valid, sistem memproses registrasi dan menyimpan data pengguna ke </w:t>
            </w:r>
            <w:proofErr w:type="spellStart"/>
            <w:r w:rsidRPr="00183B14">
              <w:rPr>
                <w:sz w:val="20"/>
                <w:szCs w:val="20"/>
              </w:rPr>
              <w:t>database</w:t>
            </w:r>
            <w:proofErr w:type="spellEnd"/>
            <w:r>
              <w:rPr>
                <w:sz w:val="20"/>
                <w:szCs w:val="20"/>
              </w:rPr>
              <w:br/>
            </w:r>
            <w:r w:rsidRPr="00183B14">
              <w:rPr>
                <w:sz w:val="20"/>
                <w:szCs w:val="20"/>
              </w:rPr>
              <w:t>6.) Sistem mengirimkan kode OTP (One-</w:t>
            </w:r>
            <w:proofErr w:type="spellStart"/>
            <w:r w:rsidRPr="00183B14">
              <w:rPr>
                <w:sz w:val="20"/>
                <w:szCs w:val="20"/>
              </w:rPr>
              <w:t>Time</w:t>
            </w:r>
            <w:proofErr w:type="spellEnd"/>
            <w:r w:rsidRPr="00183B14">
              <w:rPr>
                <w:sz w:val="20"/>
                <w:szCs w:val="20"/>
              </w:rPr>
              <w:t xml:space="preserve"> </w:t>
            </w:r>
            <w:proofErr w:type="spellStart"/>
            <w:r w:rsidRPr="00183B14">
              <w:rPr>
                <w:sz w:val="20"/>
                <w:szCs w:val="20"/>
              </w:rPr>
              <w:t>Password</w:t>
            </w:r>
            <w:proofErr w:type="spellEnd"/>
            <w:r w:rsidRPr="00183B14">
              <w:rPr>
                <w:sz w:val="20"/>
                <w:szCs w:val="20"/>
              </w:rPr>
              <w:t xml:space="preserve">) ke email </w:t>
            </w:r>
            <w:r w:rsidRPr="00183B14">
              <w:rPr>
                <w:sz w:val="20"/>
                <w:szCs w:val="20"/>
              </w:rPr>
              <w:lastRenderedPageBreak/>
              <w:t>atau nomor HP</w:t>
            </w:r>
            <w:r>
              <w:rPr>
                <w:sz w:val="20"/>
                <w:szCs w:val="20"/>
              </w:rPr>
              <w:br/>
            </w:r>
            <w:r w:rsidRPr="00183B14">
              <w:rPr>
                <w:sz w:val="20"/>
                <w:szCs w:val="20"/>
              </w:rPr>
              <w:t xml:space="preserve">7.) </w:t>
            </w:r>
            <w:proofErr w:type="spellStart"/>
            <w:r w:rsidRPr="00183B14">
              <w:rPr>
                <w:sz w:val="20"/>
                <w:szCs w:val="20"/>
              </w:rPr>
              <w:t>User</w:t>
            </w:r>
            <w:proofErr w:type="spellEnd"/>
            <w:r w:rsidRPr="00183B14">
              <w:rPr>
                <w:sz w:val="20"/>
                <w:szCs w:val="20"/>
              </w:rPr>
              <w:t xml:space="preserve"> diarahkan ke halaman verifikasi akun</w:t>
            </w:r>
            <w:r>
              <w:rPr>
                <w:sz w:val="20"/>
                <w:szCs w:val="20"/>
              </w:rPr>
              <w:br/>
            </w:r>
            <w:r w:rsidRPr="00183B14">
              <w:rPr>
                <w:sz w:val="20"/>
                <w:szCs w:val="20"/>
              </w:rPr>
              <w:t>8.) Masukkan kode OTP yang valid</w:t>
            </w:r>
            <w:r>
              <w:rPr>
                <w:sz w:val="20"/>
                <w:szCs w:val="20"/>
              </w:rPr>
              <w:br/>
            </w:r>
            <w:r w:rsidRPr="00183B14">
              <w:rPr>
                <w:sz w:val="20"/>
                <w:szCs w:val="20"/>
              </w:rPr>
              <w:t>9.) Sistem memverifikasi OTP 10.) Sistem menampilkan notifikasi bahwa registrasi berhasil</w:t>
            </w:r>
            <w:r>
              <w:rPr>
                <w:sz w:val="20"/>
                <w:szCs w:val="20"/>
              </w:rPr>
              <w:br/>
            </w:r>
            <w:r w:rsidRPr="00183B14">
              <w:rPr>
                <w:sz w:val="20"/>
                <w:szCs w:val="20"/>
              </w:rPr>
              <w:t xml:space="preserve">11.) Verifikasi data pengguna tersimpan di </w:t>
            </w:r>
            <w:proofErr w:type="spellStart"/>
            <w:r w:rsidRPr="00183B14">
              <w:rPr>
                <w:sz w:val="20"/>
                <w:szCs w:val="20"/>
              </w:rPr>
              <w:t>database</w:t>
            </w:r>
            <w:proofErr w:type="spellEnd"/>
            <w:r>
              <w:rPr>
                <w:sz w:val="20"/>
                <w:szCs w:val="20"/>
              </w:rPr>
              <w:br/>
            </w:r>
            <w:r w:rsidRPr="00183B14">
              <w:rPr>
                <w:sz w:val="20"/>
                <w:szCs w:val="20"/>
              </w:rPr>
              <w:t xml:space="preserve">12.) Lakukan </w:t>
            </w:r>
            <w:proofErr w:type="spellStart"/>
            <w:r w:rsidRPr="00183B14">
              <w:rPr>
                <w:sz w:val="20"/>
                <w:szCs w:val="20"/>
              </w:rPr>
              <w:t>login</w:t>
            </w:r>
            <w:proofErr w:type="spellEnd"/>
            <w:r w:rsidRPr="00183B14">
              <w:rPr>
                <w:sz w:val="20"/>
                <w:szCs w:val="20"/>
              </w:rPr>
              <w:t xml:space="preserve"> untuk memastikan akun aktif.</w:t>
            </w:r>
          </w:p>
        </w:tc>
        <w:tc>
          <w:tcPr>
            <w:tcW w:w="1842" w:type="dxa"/>
          </w:tcPr>
          <w:p w14:paraId="6CBBF395" w14:textId="77777777" w:rsidR="00D85BB0" w:rsidRDefault="00D85BB0" w:rsidP="00D85BB0">
            <w:pPr>
              <w:pStyle w:val="TableParagraph"/>
              <w:spacing w:before="98"/>
              <w:ind w:left="98"/>
              <w:rPr>
                <w:sz w:val="20"/>
                <w:szCs w:val="20"/>
              </w:rPr>
            </w:pPr>
            <w:r w:rsidRPr="00183B14">
              <w:rPr>
                <w:sz w:val="20"/>
                <w:szCs w:val="20"/>
              </w:rPr>
              <w:lastRenderedPageBreak/>
              <w:t xml:space="preserve">Berikut adalah step yang perlu dilakukan dalam menguji fitur Registrasi untuk </w:t>
            </w:r>
            <w:proofErr w:type="spellStart"/>
            <w:r w:rsidRPr="00183B14">
              <w:rPr>
                <w:sz w:val="20"/>
                <w:szCs w:val="20"/>
              </w:rPr>
              <w:t>test</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w:t>
            </w:r>
            <w:proofErr w:type="spellStart"/>
            <w:r w:rsidRPr="00183B14">
              <w:rPr>
                <w:sz w:val="20"/>
                <w:szCs w:val="20"/>
              </w:rPr>
              <w:t>Positive</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dan </w:t>
            </w:r>
            <w:proofErr w:type="spellStart"/>
            <w:r w:rsidRPr="00183B14">
              <w:rPr>
                <w:sz w:val="20"/>
                <w:szCs w:val="20"/>
              </w:rPr>
              <w:t>Negative</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pada layanan </w:t>
            </w:r>
            <w:proofErr w:type="spellStart"/>
            <w:r w:rsidRPr="00183B14">
              <w:rPr>
                <w:sz w:val="20"/>
                <w:szCs w:val="20"/>
              </w:rPr>
              <w:t>Agree</w:t>
            </w:r>
            <w:proofErr w:type="spellEnd"/>
            <w:r w:rsidRPr="00183B14">
              <w:rPr>
                <w:sz w:val="20"/>
                <w:szCs w:val="20"/>
              </w:rPr>
              <w:t xml:space="preserve">. Untuk </w:t>
            </w:r>
            <w:proofErr w:type="spellStart"/>
            <w:r w:rsidRPr="00183B14">
              <w:rPr>
                <w:sz w:val="20"/>
                <w:szCs w:val="20"/>
              </w:rPr>
              <w:t>Positive</w:t>
            </w:r>
            <w:proofErr w:type="spellEnd"/>
            <w:r w:rsidRPr="00183B14">
              <w:rPr>
                <w:sz w:val="20"/>
                <w:szCs w:val="20"/>
              </w:rPr>
              <w:t xml:space="preserve"> </w:t>
            </w:r>
            <w:proofErr w:type="spellStart"/>
            <w:r w:rsidRPr="00183B14">
              <w:rPr>
                <w:sz w:val="20"/>
                <w:szCs w:val="20"/>
              </w:rPr>
              <w:t>Case</w:t>
            </w:r>
            <w:proofErr w:type="spellEnd"/>
            <w:r w:rsidRPr="00183B14">
              <w:rPr>
                <w:sz w:val="20"/>
                <w:szCs w:val="20"/>
              </w:rPr>
              <w:t xml:space="preserve">: </w:t>
            </w:r>
          </w:p>
          <w:p w14:paraId="2DD719E2" w14:textId="017C8A8D" w:rsidR="00D85BB0" w:rsidRDefault="00D85BB0" w:rsidP="00D85BB0">
            <w:pPr>
              <w:pStyle w:val="TableParagraph"/>
              <w:spacing w:before="98"/>
              <w:ind w:left="98"/>
              <w:jc w:val="both"/>
              <w:rPr>
                <w:sz w:val="20"/>
                <w:szCs w:val="20"/>
              </w:rPr>
            </w:pPr>
            <w:r w:rsidRPr="00183B14">
              <w:rPr>
                <w:sz w:val="20"/>
                <w:szCs w:val="20"/>
              </w:rPr>
              <w:t xml:space="preserve">1.) Buka halaman registrasi 2.) Masukkan data pendaftaran yang valid sesuai format (email, </w:t>
            </w:r>
            <w:proofErr w:type="spellStart"/>
            <w:r w:rsidRPr="00183B14">
              <w:rPr>
                <w:sz w:val="20"/>
                <w:szCs w:val="20"/>
              </w:rPr>
              <w:t>password</w:t>
            </w:r>
            <w:proofErr w:type="spellEnd"/>
            <w:r w:rsidRPr="00183B14">
              <w:rPr>
                <w:sz w:val="20"/>
                <w:szCs w:val="20"/>
              </w:rPr>
              <w:t xml:space="preserve">, nama lengkap, dll.) </w:t>
            </w:r>
            <w:r>
              <w:rPr>
                <w:sz w:val="20"/>
                <w:szCs w:val="20"/>
              </w:rPr>
              <w:br/>
            </w:r>
            <w:r w:rsidRPr="00183B14">
              <w:rPr>
                <w:sz w:val="20"/>
                <w:szCs w:val="20"/>
              </w:rPr>
              <w:t xml:space="preserve">3.) Klik tombol 'Daftar' atau 'Registrasi' </w:t>
            </w:r>
            <w:r>
              <w:rPr>
                <w:sz w:val="20"/>
                <w:szCs w:val="20"/>
              </w:rPr>
              <w:br/>
            </w:r>
            <w:r w:rsidRPr="00183B14">
              <w:rPr>
                <w:sz w:val="20"/>
                <w:szCs w:val="20"/>
              </w:rPr>
              <w:t xml:space="preserve">4.) Verifikasi validasi </w:t>
            </w:r>
            <w:proofErr w:type="spellStart"/>
            <w:r w:rsidRPr="00183B14">
              <w:rPr>
                <w:sz w:val="20"/>
                <w:szCs w:val="20"/>
              </w:rPr>
              <w:t>form</w:t>
            </w:r>
            <w:proofErr w:type="spellEnd"/>
            <w:r w:rsidRPr="00183B14">
              <w:rPr>
                <w:sz w:val="20"/>
                <w:szCs w:val="20"/>
              </w:rPr>
              <w:t xml:space="preserve">, pastikan sistem memvalidasi setiap </w:t>
            </w:r>
            <w:proofErr w:type="spellStart"/>
            <w:r w:rsidRPr="00183B14">
              <w:rPr>
                <w:sz w:val="20"/>
                <w:szCs w:val="20"/>
              </w:rPr>
              <w:t>input</w:t>
            </w:r>
            <w:proofErr w:type="spellEnd"/>
            <w:r>
              <w:rPr>
                <w:sz w:val="20"/>
                <w:szCs w:val="20"/>
              </w:rPr>
              <w:br/>
            </w:r>
            <w:r w:rsidRPr="00183B14">
              <w:rPr>
                <w:sz w:val="20"/>
                <w:szCs w:val="20"/>
              </w:rPr>
              <w:t xml:space="preserve">5.) Jika data valid, sistem memproses registrasi dan menyimpan data pengguna ke </w:t>
            </w:r>
            <w:proofErr w:type="spellStart"/>
            <w:r w:rsidRPr="00183B14">
              <w:rPr>
                <w:sz w:val="20"/>
                <w:szCs w:val="20"/>
              </w:rPr>
              <w:t>database</w:t>
            </w:r>
            <w:proofErr w:type="spellEnd"/>
            <w:r>
              <w:rPr>
                <w:sz w:val="20"/>
                <w:szCs w:val="20"/>
              </w:rPr>
              <w:br/>
            </w:r>
            <w:r w:rsidRPr="00183B14">
              <w:rPr>
                <w:sz w:val="20"/>
                <w:szCs w:val="20"/>
              </w:rPr>
              <w:t>6.) Sistem mengirimkan kode OTP (One-</w:t>
            </w:r>
            <w:proofErr w:type="spellStart"/>
            <w:r w:rsidRPr="00183B14">
              <w:rPr>
                <w:sz w:val="20"/>
                <w:szCs w:val="20"/>
              </w:rPr>
              <w:t>Time</w:t>
            </w:r>
            <w:proofErr w:type="spellEnd"/>
            <w:r w:rsidRPr="00183B14">
              <w:rPr>
                <w:sz w:val="20"/>
                <w:szCs w:val="20"/>
              </w:rPr>
              <w:t xml:space="preserve"> </w:t>
            </w:r>
            <w:proofErr w:type="spellStart"/>
            <w:r w:rsidRPr="00183B14">
              <w:rPr>
                <w:sz w:val="20"/>
                <w:szCs w:val="20"/>
              </w:rPr>
              <w:t>Password</w:t>
            </w:r>
            <w:proofErr w:type="spellEnd"/>
            <w:r w:rsidRPr="00183B14">
              <w:rPr>
                <w:sz w:val="20"/>
                <w:szCs w:val="20"/>
              </w:rPr>
              <w:t>) ke email atau nomor HP</w:t>
            </w:r>
            <w:r>
              <w:rPr>
                <w:sz w:val="20"/>
                <w:szCs w:val="20"/>
              </w:rPr>
              <w:br/>
            </w:r>
            <w:r w:rsidRPr="00183B14">
              <w:rPr>
                <w:sz w:val="20"/>
                <w:szCs w:val="20"/>
              </w:rPr>
              <w:lastRenderedPageBreak/>
              <w:t xml:space="preserve">7.) </w:t>
            </w:r>
            <w:proofErr w:type="spellStart"/>
            <w:r w:rsidRPr="00183B14">
              <w:rPr>
                <w:sz w:val="20"/>
                <w:szCs w:val="20"/>
              </w:rPr>
              <w:t>User</w:t>
            </w:r>
            <w:proofErr w:type="spellEnd"/>
            <w:r w:rsidRPr="00183B14">
              <w:rPr>
                <w:sz w:val="20"/>
                <w:szCs w:val="20"/>
              </w:rPr>
              <w:t xml:space="preserve"> diarahkan ke halaman verifikasi akun</w:t>
            </w:r>
            <w:r>
              <w:rPr>
                <w:sz w:val="20"/>
                <w:szCs w:val="20"/>
              </w:rPr>
              <w:br/>
            </w:r>
            <w:r w:rsidRPr="00183B14">
              <w:rPr>
                <w:sz w:val="20"/>
                <w:szCs w:val="20"/>
              </w:rPr>
              <w:t>8.) Masukkan kode OTP yang valid</w:t>
            </w:r>
            <w:r>
              <w:rPr>
                <w:sz w:val="20"/>
                <w:szCs w:val="20"/>
              </w:rPr>
              <w:br/>
            </w:r>
            <w:r w:rsidRPr="00183B14">
              <w:rPr>
                <w:sz w:val="20"/>
                <w:szCs w:val="20"/>
              </w:rPr>
              <w:t>9.) Sistem memverifikasi OTP 10.) Sistem menampilkan notifikasi bahwa registrasi berhasil</w:t>
            </w:r>
            <w:r>
              <w:rPr>
                <w:sz w:val="20"/>
                <w:szCs w:val="20"/>
              </w:rPr>
              <w:br/>
            </w:r>
            <w:r w:rsidRPr="00183B14">
              <w:rPr>
                <w:sz w:val="20"/>
                <w:szCs w:val="20"/>
              </w:rPr>
              <w:t xml:space="preserve">11.) Verifikasi data pengguna tersimpan di </w:t>
            </w:r>
            <w:proofErr w:type="spellStart"/>
            <w:r w:rsidRPr="00183B14">
              <w:rPr>
                <w:sz w:val="20"/>
                <w:szCs w:val="20"/>
              </w:rPr>
              <w:t>database</w:t>
            </w:r>
            <w:proofErr w:type="spellEnd"/>
            <w:r>
              <w:rPr>
                <w:sz w:val="20"/>
                <w:szCs w:val="20"/>
              </w:rPr>
              <w:br/>
            </w:r>
            <w:r w:rsidRPr="00183B14">
              <w:rPr>
                <w:sz w:val="20"/>
                <w:szCs w:val="20"/>
              </w:rPr>
              <w:t xml:space="preserve">12.) Lakukan </w:t>
            </w:r>
            <w:proofErr w:type="spellStart"/>
            <w:r w:rsidRPr="00183B14">
              <w:rPr>
                <w:sz w:val="20"/>
                <w:szCs w:val="20"/>
              </w:rPr>
              <w:t>login</w:t>
            </w:r>
            <w:proofErr w:type="spellEnd"/>
            <w:r w:rsidRPr="00183B14">
              <w:rPr>
                <w:sz w:val="20"/>
                <w:szCs w:val="20"/>
              </w:rPr>
              <w:t xml:space="preserve"> untuk memastikan akun aktif.</w:t>
            </w:r>
          </w:p>
        </w:tc>
        <w:tc>
          <w:tcPr>
            <w:tcW w:w="1418" w:type="dxa"/>
            <w:vAlign w:val="center"/>
          </w:tcPr>
          <w:p w14:paraId="53A94C21" w14:textId="3331C9B0" w:rsidR="00D85BB0" w:rsidRPr="00D85BB0" w:rsidRDefault="00D85BB0" w:rsidP="00D85BB0">
            <w:pPr>
              <w:pStyle w:val="TableParagraph"/>
              <w:spacing w:before="98"/>
              <w:ind w:left="98"/>
              <w:jc w:val="both"/>
              <w:rPr>
                <w:sz w:val="20"/>
                <w:szCs w:val="20"/>
                <w:highlight w:val="green"/>
              </w:rPr>
            </w:pPr>
            <w:r w:rsidRPr="00D85BB0">
              <w:rPr>
                <w:sz w:val="20"/>
                <w:szCs w:val="20"/>
                <w:highlight w:val="green"/>
              </w:rPr>
              <w:lastRenderedPageBreak/>
              <w:t>1."pertanyaan": "Apa saja Step untuk menguji fitur Registrasi?",</w:t>
            </w:r>
          </w:p>
          <w:p w14:paraId="20DA680E" w14:textId="644986E7" w:rsidR="00D85BB0" w:rsidRPr="00D85BB0" w:rsidRDefault="00D85BB0" w:rsidP="00D85BB0">
            <w:pPr>
              <w:pStyle w:val="TableParagraph"/>
              <w:spacing w:before="98"/>
              <w:ind w:left="98"/>
              <w:jc w:val="both"/>
              <w:rPr>
                <w:sz w:val="20"/>
                <w:szCs w:val="20"/>
              </w:rPr>
            </w:pPr>
            <w:r w:rsidRPr="00D85BB0">
              <w:rPr>
                <w:sz w:val="20"/>
                <w:szCs w:val="20"/>
                <w:highlight w:val="green"/>
              </w:rPr>
              <w:t xml:space="preserve">      "skor": 1.0</w:t>
            </w:r>
          </w:p>
          <w:p w14:paraId="75D6A14C" w14:textId="77777777" w:rsidR="00D85BB0" w:rsidRPr="00D85BB0" w:rsidRDefault="00D85BB0" w:rsidP="00D85BB0">
            <w:pPr>
              <w:pStyle w:val="TableParagraph"/>
              <w:spacing w:before="98"/>
              <w:ind w:left="98"/>
              <w:jc w:val="both"/>
              <w:rPr>
                <w:sz w:val="20"/>
                <w:szCs w:val="20"/>
              </w:rPr>
            </w:pPr>
          </w:p>
          <w:p w14:paraId="45F6D400" w14:textId="4797A41D" w:rsidR="00D85BB0" w:rsidRPr="00D85BB0" w:rsidRDefault="00D85BB0" w:rsidP="00D85BB0">
            <w:pPr>
              <w:pStyle w:val="TableParagraph"/>
              <w:spacing w:before="98"/>
              <w:ind w:left="98"/>
              <w:jc w:val="both"/>
              <w:rPr>
                <w:sz w:val="20"/>
                <w:szCs w:val="20"/>
              </w:rPr>
            </w:pPr>
            <w:r w:rsidRPr="00D85BB0">
              <w:rPr>
                <w:sz w:val="20"/>
                <w:szCs w:val="20"/>
              </w:rPr>
              <w:t>2."pertanyaan": " Apa saja langkah untuk menguji registrasi?",</w:t>
            </w:r>
          </w:p>
          <w:p w14:paraId="292FD35A" w14:textId="1F1EB044" w:rsidR="00D85BB0" w:rsidRPr="00D85BB0" w:rsidRDefault="00D85BB0" w:rsidP="00D85BB0">
            <w:pPr>
              <w:pStyle w:val="TableParagraph"/>
              <w:spacing w:before="98"/>
              <w:ind w:left="98"/>
              <w:jc w:val="both"/>
              <w:rPr>
                <w:sz w:val="20"/>
                <w:szCs w:val="20"/>
              </w:rPr>
            </w:pPr>
            <w:r w:rsidRPr="00D85BB0">
              <w:rPr>
                <w:sz w:val="20"/>
                <w:szCs w:val="20"/>
              </w:rPr>
              <w:t xml:space="preserve">      "skor": 0.</w:t>
            </w:r>
            <w:r w:rsidR="00A2741C">
              <w:rPr>
                <w:sz w:val="20"/>
                <w:szCs w:val="20"/>
              </w:rPr>
              <w:t>91</w:t>
            </w:r>
            <w:r w:rsidRPr="00D85BB0">
              <w:rPr>
                <w:sz w:val="20"/>
                <w:szCs w:val="20"/>
              </w:rPr>
              <w:t>5</w:t>
            </w:r>
          </w:p>
          <w:p w14:paraId="2ACBE4E2" w14:textId="77777777" w:rsidR="00D85BB0" w:rsidRPr="00D85BB0" w:rsidRDefault="00D85BB0" w:rsidP="00D85BB0">
            <w:pPr>
              <w:pStyle w:val="TableParagraph"/>
              <w:spacing w:before="98"/>
              <w:ind w:left="98"/>
              <w:jc w:val="both"/>
              <w:rPr>
                <w:sz w:val="20"/>
                <w:szCs w:val="20"/>
              </w:rPr>
            </w:pPr>
          </w:p>
          <w:p w14:paraId="6B188CFD" w14:textId="31B5A887" w:rsidR="00D85BB0" w:rsidRPr="00D85BB0" w:rsidRDefault="00D85BB0" w:rsidP="00D85BB0">
            <w:pPr>
              <w:pStyle w:val="TableParagraph"/>
              <w:spacing w:before="98"/>
              <w:ind w:left="98"/>
              <w:jc w:val="both"/>
              <w:rPr>
                <w:sz w:val="20"/>
                <w:szCs w:val="20"/>
              </w:rPr>
            </w:pPr>
            <w:r w:rsidRPr="00D85BB0">
              <w:rPr>
                <w:sz w:val="20"/>
                <w:szCs w:val="20"/>
              </w:rPr>
              <w:t>3."pertanyaan": "Langkah menguji registrasi?",</w:t>
            </w:r>
          </w:p>
          <w:p w14:paraId="27E5AC6A" w14:textId="4415E2E7" w:rsidR="00D85BB0" w:rsidRPr="00D85BB0" w:rsidRDefault="00D85BB0" w:rsidP="00D85BB0">
            <w:pPr>
              <w:pStyle w:val="TableParagraph"/>
              <w:spacing w:before="98"/>
              <w:ind w:left="98"/>
              <w:jc w:val="both"/>
              <w:rPr>
                <w:sz w:val="20"/>
                <w:szCs w:val="20"/>
              </w:rPr>
            </w:pPr>
            <w:r w:rsidRPr="00D85BB0">
              <w:rPr>
                <w:sz w:val="20"/>
                <w:szCs w:val="20"/>
              </w:rPr>
              <w:t xml:space="preserve">      "skor": 0.</w:t>
            </w:r>
            <w:r w:rsidR="00A2741C">
              <w:rPr>
                <w:sz w:val="20"/>
                <w:szCs w:val="20"/>
              </w:rPr>
              <w:t>7</w:t>
            </w:r>
            <w:r w:rsidRPr="00D85BB0">
              <w:rPr>
                <w:sz w:val="20"/>
                <w:szCs w:val="20"/>
              </w:rPr>
              <w:t>586</w:t>
            </w:r>
          </w:p>
          <w:p w14:paraId="31142491" w14:textId="77777777" w:rsidR="00D85BB0" w:rsidRPr="00D85BB0" w:rsidRDefault="00D85BB0" w:rsidP="00D85BB0">
            <w:pPr>
              <w:pStyle w:val="TableParagraph"/>
              <w:spacing w:before="98"/>
              <w:ind w:left="98"/>
              <w:jc w:val="both"/>
              <w:rPr>
                <w:sz w:val="20"/>
                <w:szCs w:val="20"/>
              </w:rPr>
            </w:pPr>
          </w:p>
          <w:p w14:paraId="6CCBA225" w14:textId="77777777" w:rsidR="00D85BB0" w:rsidRPr="00D85BB0" w:rsidRDefault="00D85BB0" w:rsidP="00D85BB0">
            <w:pPr>
              <w:pStyle w:val="TableParagraph"/>
              <w:spacing w:before="98"/>
              <w:ind w:left="98"/>
              <w:jc w:val="both"/>
              <w:rPr>
                <w:sz w:val="20"/>
                <w:szCs w:val="20"/>
              </w:rPr>
            </w:pPr>
            <w:r w:rsidRPr="00D85BB0">
              <w:rPr>
                <w:sz w:val="20"/>
                <w:szCs w:val="20"/>
              </w:rPr>
              <w:t>4."pertanyaan": "Apa langkah untuk menguji registrasi?",</w:t>
            </w:r>
          </w:p>
          <w:p w14:paraId="5B184C9E" w14:textId="4190975B" w:rsidR="00D85BB0" w:rsidRPr="00D85BB0" w:rsidRDefault="00D85BB0" w:rsidP="00D85BB0">
            <w:pPr>
              <w:pStyle w:val="TableParagraph"/>
              <w:spacing w:before="98"/>
              <w:ind w:left="98"/>
              <w:jc w:val="both"/>
              <w:rPr>
                <w:sz w:val="20"/>
                <w:szCs w:val="20"/>
              </w:rPr>
            </w:pPr>
            <w:r w:rsidRPr="00D85BB0">
              <w:rPr>
                <w:sz w:val="20"/>
                <w:szCs w:val="20"/>
              </w:rPr>
              <w:t xml:space="preserve">      "skor": 0.</w:t>
            </w:r>
            <w:r w:rsidR="00A2741C">
              <w:rPr>
                <w:sz w:val="20"/>
                <w:szCs w:val="20"/>
              </w:rPr>
              <w:t>6</w:t>
            </w:r>
            <w:r w:rsidRPr="00D85BB0">
              <w:rPr>
                <w:sz w:val="20"/>
                <w:szCs w:val="20"/>
              </w:rPr>
              <w:t>586</w:t>
            </w:r>
          </w:p>
          <w:p w14:paraId="4E4027E2" w14:textId="77777777" w:rsidR="00D85BB0" w:rsidRPr="00D85BB0" w:rsidRDefault="00D85BB0" w:rsidP="00D85BB0">
            <w:pPr>
              <w:pStyle w:val="TableParagraph"/>
              <w:spacing w:before="98"/>
              <w:ind w:left="98"/>
              <w:jc w:val="both"/>
              <w:rPr>
                <w:sz w:val="20"/>
                <w:szCs w:val="20"/>
              </w:rPr>
            </w:pPr>
          </w:p>
          <w:p w14:paraId="0E46E4D1" w14:textId="77777777" w:rsidR="00D85BB0" w:rsidRPr="00D85BB0" w:rsidRDefault="00D85BB0" w:rsidP="00D85BB0">
            <w:pPr>
              <w:pStyle w:val="TableParagraph"/>
              <w:spacing w:before="98"/>
              <w:ind w:left="98"/>
              <w:jc w:val="both"/>
              <w:rPr>
                <w:sz w:val="20"/>
                <w:szCs w:val="20"/>
              </w:rPr>
            </w:pPr>
            <w:r w:rsidRPr="00D85BB0">
              <w:rPr>
                <w:sz w:val="20"/>
                <w:szCs w:val="20"/>
              </w:rPr>
              <w:lastRenderedPageBreak/>
              <w:t>5."pertanyaan": "Apa saja Step untuk pengujian registrasi?",</w:t>
            </w:r>
          </w:p>
          <w:p w14:paraId="4F6E6C1F" w14:textId="460C9AA8" w:rsidR="00D85BB0" w:rsidRPr="009404BB" w:rsidRDefault="00D85BB0" w:rsidP="00D85BB0">
            <w:pPr>
              <w:pStyle w:val="TableParagraph"/>
              <w:spacing w:before="98"/>
              <w:ind w:left="98"/>
              <w:jc w:val="both"/>
              <w:rPr>
                <w:sz w:val="20"/>
                <w:szCs w:val="20"/>
              </w:rPr>
            </w:pPr>
            <w:r w:rsidRPr="00D85BB0">
              <w:rPr>
                <w:sz w:val="20"/>
                <w:szCs w:val="20"/>
              </w:rPr>
              <w:t xml:space="preserve">      "skor": 0.</w:t>
            </w:r>
            <w:r w:rsidR="00A2741C">
              <w:rPr>
                <w:sz w:val="20"/>
                <w:szCs w:val="20"/>
              </w:rPr>
              <w:t>6</w:t>
            </w:r>
            <w:r w:rsidRPr="00D85BB0">
              <w:rPr>
                <w:sz w:val="20"/>
                <w:szCs w:val="20"/>
              </w:rPr>
              <w:t>053</w:t>
            </w:r>
          </w:p>
        </w:tc>
      </w:tr>
    </w:tbl>
    <w:p w14:paraId="4CFB0A61" w14:textId="06AD3BE7" w:rsidR="00244A31" w:rsidRPr="00254E31" w:rsidRDefault="00AD417B" w:rsidP="00333947">
      <w:pPr>
        <w:tabs>
          <w:tab w:val="left" w:pos="913"/>
        </w:tabs>
        <w:jc w:val="both"/>
        <w:rPr>
          <w:sz w:val="18"/>
          <w:szCs w:val="22"/>
          <w:lang w:val="id"/>
        </w:rPr>
      </w:pPr>
      <w:r>
        <w:rPr>
          <w:sz w:val="18"/>
          <w:szCs w:val="22"/>
          <w:lang w:val="id"/>
        </w:rPr>
        <w:lastRenderedPageBreak/>
        <w:br w:type="textWrapping" w:clear="all"/>
      </w:r>
    </w:p>
    <w:p w14:paraId="55CA042D" w14:textId="7A2F870E" w:rsidR="00244A31" w:rsidRDefault="00244A31" w:rsidP="00244A31">
      <w:pPr>
        <w:pStyle w:val="BodyText"/>
        <w:spacing w:line="276" w:lineRule="auto"/>
        <w:ind w:right="35" w:firstLine="450"/>
        <w:jc w:val="both"/>
      </w:pPr>
      <w:r w:rsidRPr="009404BB">
        <w:t>Berdasarkan Tabel 4.1</w:t>
      </w:r>
      <w:r w:rsidR="008406CE">
        <w:t>4</w:t>
      </w:r>
      <w:r w:rsidRPr="009404BB">
        <w:t xml:space="preserve">, dapat disimpulkan bahwa </w:t>
      </w:r>
      <w:proofErr w:type="spellStart"/>
      <w:r w:rsidRPr="009404BB">
        <w:t>chatbot</w:t>
      </w:r>
      <w:proofErr w:type="spellEnd"/>
      <w:r w:rsidRPr="009404BB">
        <w:t xml:space="preserve"> mampu memahami pertanyaan yang diajukan oleh pengguna apabila pertanyaan tersebut disampaikan persis seperti pada </w:t>
      </w:r>
      <w:proofErr w:type="spellStart"/>
      <w:r w:rsidRPr="009404BB">
        <w:t>dat</w:t>
      </w:r>
      <w:r>
        <w:t>a</w:t>
      </w:r>
      <w:r w:rsidRPr="009404BB">
        <w:t>set</w:t>
      </w:r>
      <w:proofErr w:type="spellEnd"/>
      <w:r w:rsidRPr="009404BB">
        <w:t xml:space="preserve">. Hal ini menunjukkan bahwa sistem telah dirancang dengan baik untuk mengenali pertanyaan yang memiliki tingkat kesamaan tinggi dengan </w:t>
      </w:r>
      <w:proofErr w:type="spellStart"/>
      <w:r w:rsidRPr="009404BB">
        <w:t>dataset</w:t>
      </w:r>
      <w:proofErr w:type="spellEnd"/>
      <w:r w:rsidRPr="009404BB">
        <w:t>.</w:t>
      </w:r>
    </w:p>
    <w:p w14:paraId="420F237D" w14:textId="77777777" w:rsidR="00244A31" w:rsidRPr="009404BB" w:rsidRDefault="00244A31" w:rsidP="00244A31">
      <w:pPr>
        <w:pStyle w:val="BodyText"/>
        <w:ind w:right="461"/>
        <w:jc w:val="both"/>
      </w:pPr>
    </w:p>
    <w:p w14:paraId="59D156E3" w14:textId="1F2A20A5" w:rsidR="00244A31" w:rsidRDefault="00484E2E" w:rsidP="00244A31">
      <w:pPr>
        <w:pStyle w:val="Heading4"/>
        <w:jc w:val="both"/>
      </w:pPr>
      <w:r>
        <w:t xml:space="preserve">2. </w:t>
      </w:r>
      <w:proofErr w:type="spellStart"/>
      <w:r w:rsidR="00244A31" w:rsidRPr="009404BB">
        <w:t>Pengujian</w:t>
      </w:r>
      <w:proofErr w:type="spellEnd"/>
      <w:r w:rsidR="00244A31" w:rsidRPr="009404BB">
        <w:t xml:space="preserve"> </w:t>
      </w:r>
      <w:proofErr w:type="spellStart"/>
      <w:r w:rsidR="00781992">
        <w:t>D</w:t>
      </w:r>
      <w:r w:rsidR="00244A31" w:rsidRPr="009404BB">
        <w:t>engan</w:t>
      </w:r>
      <w:proofErr w:type="spellEnd"/>
      <w:r w:rsidR="00244A31" w:rsidRPr="009404BB">
        <w:t xml:space="preserve"> </w:t>
      </w:r>
      <w:proofErr w:type="spellStart"/>
      <w:r w:rsidR="00781992">
        <w:t>M</w:t>
      </w:r>
      <w:r w:rsidR="00244A31" w:rsidRPr="009404BB">
        <w:t>enggunakan</w:t>
      </w:r>
      <w:proofErr w:type="spellEnd"/>
      <w:r w:rsidR="00244A31" w:rsidRPr="009404BB">
        <w:t xml:space="preserve"> </w:t>
      </w:r>
      <w:proofErr w:type="spellStart"/>
      <w:r w:rsidR="00781992">
        <w:t>P</w:t>
      </w:r>
      <w:r w:rsidR="00244A31" w:rsidRPr="009404BB">
        <w:t>emilihan</w:t>
      </w:r>
      <w:proofErr w:type="spellEnd"/>
      <w:r w:rsidR="00244A31" w:rsidRPr="009404BB">
        <w:t xml:space="preserve"> </w:t>
      </w:r>
      <w:proofErr w:type="spellStart"/>
      <w:r w:rsidR="00781992">
        <w:t>K</w:t>
      </w:r>
      <w:r w:rsidR="00244A31" w:rsidRPr="009404BB">
        <w:t>alimat</w:t>
      </w:r>
      <w:proofErr w:type="spellEnd"/>
      <w:r w:rsidR="00244A31" w:rsidRPr="009404BB">
        <w:t xml:space="preserve"> </w:t>
      </w:r>
      <w:proofErr w:type="spellStart"/>
      <w:r w:rsidR="00781992">
        <w:t>K</w:t>
      </w:r>
      <w:r w:rsidR="00244A31" w:rsidRPr="009404BB">
        <w:t>ompleks</w:t>
      </w:r>
      <w:proofErr w:type="spellEnd"/>
    </w:p>
    <w:p w14:paraId="4EFF328F" w14:textId="0D4A5582" w:rsidR="00244A31" w:rsidRDefault="00244A31" w:rsidP="00244A31">
      <w:pPr>
        <w:pStyle w:val="BodyText"/>
        <w:spacing w:line="276" w:lineRule="auto"/>
        <w:ind w:right="35" w:firstLine="720"/>
        <w:jc w:val="both"/>
      </w:pPr>
      <w:r w:rsidRPr="00D244A9">
        <w:t>Skenario ini bertujuan untuk menilai sejauh mana sistem dapat memahami maksud utama dari pertanyaan yang panjang dan mengandung penjelasan tambahan. Misalnya, pertanyaan seperti “</w:t>
      </w:r>
      <w:r w:rsidR="002E7E45" w:rsidRPr="00770C77">
        <w:rPr>
          <w:lang w:val="id-ID"/>
        </w:rPr>
        <w:t>Saya bingung skenario dasar dalam pengujian registrasi apa saja ya?</w:t>
      </w:r>
      <w:r w:rsidRPr="00D244A9">
        <w:t xml:space="preserve">” digunakan untuk mengetahui apakah </w:t>
      </w:r>
      <w:proofErr w:type="spellStart"/>
      <w:r w:rsidRPr="00D244A9">
        <w:t>chatbot</w:t>
      </w:r>
      <w:proofErr w:type="spellEnd"/>
      <w:r w:rsidRPr="00D244A9">
        <w:t xml:space="preserve"> tetap dapat menangkap konteks utama, yaitu "</w:t>
      </w:r>
      <w:r>
        <w:t>registrasi</w:t>
      </w:r>
      <w:r w:rsidRPr="00D244A9">
        <w:t>", dan memberikan jawaban yang sesuai.</w:t>
      </w:r>
    </w:p>
    <w:p w14:paraId="7DBEE3DA" w14:textId="77777777" w:rsidR="008406CE" w:rsidRDefault="008406CE" w:rsidP="00A82C9E">
      <w:pPr>
        <w:pStyle w:val="BodyText"/>
        <w:spacing w:line="276" w:lineRule="auto"/>
        <w:ind w:right="35"/>
        <w:rPr>
          <w:lang w:val="en-ID"/>
        </w:rPr>
      </w:pPr>
    </w:p>
    <w:p w14:paraId="46E5BC4D" w14:textId="77777777" w:rsidR="008406CE" w:rsidRPr="00770C77" w:rsidRDefault="008406CE" w:rsidP="00484E2E">
      <w:pPr>
        <w:pStyle w:val="BodyText"/>
        <w:spacing w:line="276" w:lineRule="auto"/>
        <w:ind w:right="35"/>
        <w:jc w:val="center"/>
        <w:rPr>
          <w:lang w:val="en-ID"/>
        </w:rPr>
      </w:pPr>
    </w:p>
    <w:p w14:paraId="5FA63DEE" w14:textId="60AD6D28" w:rsidR="008406CE" w:rsidRPr="008406CE" w:rsidRDefault="008406CE" w:rsidP="008406CE">
      <w:pPr>
        <w:pStyle w:val="Caption"/>
        <w:keepNext/>
        <w:jc w:val="center"/>
        <w:rPr>
          <w:i w:val="0"/>
          <w:iCs w:val="0"/>
          <w:color w:val="auto"/>
        </w:rPr>
      </w:pPr>
      <w:bookmarkStart w:id="140" w:name="_Toc202306819"/>
      <w:r w:rsidRPr="008406CE">
        <w:rPr>
          <w:i w:val="0"/>
          <w:iCs w:val="0"/>
          <w:color w:val="auto"/>
        </w:rPr>
        <w:lastRenderedPageBreak/>
        <w:t xml:space="preserve">Tabel 4. </w:t>
      </w:r>
      <w:r w:rsidRPr="008406CE">
        <w:rPr>
          <w:i w:val="0"/>
          <w:iCs w:val="0"/>
          <w:color w:val="auto"/>
        </w:rPr>
        <w:fldChar w:fldCharType="begin"/>
      </w:r>
      <w:r w:rsidRPr="008406CE">
        <w:rPr>
          <w:i w:val="0"/>
          <w:iCs w:val="0"/>
          <w:color w:val="auto"/>
        </w:rPr>
        <w:instrText xml:space="preserve"> SEQ Tabel_4. \* ARABIC </w:instrText>
      </w:r>
      <w:r w:rsidRPr="008406CE">
        <w:rPr>
          <w:i w:val="0"/>
          <w:iCs w:val="0"/>
          <w:color w:val="auto"/>
        </w:rPr>
        <w:fldChar w:fldCharType="separate"/>
      </w:r>
      <w:r w:rsidR="00327503">
        <w:rPr>
          <w:i w:val="0"/>
          <w:iCs w:val="0"/>
          <w:noProof/>
          <w:color w:val="auto"/>
        </w:rPr>
        <w:t>15</w:t>
      </w:r>
      <w:r w:rsidRPr="008406CE">
        <w:rPr>
          <w:i w:val="0"/>
          <w:iCs w:val="0"/>
          <w:color w:val="auto"/>
        </w:rPr>
        <w:fldChar w:fldCharType="end"/>
      </w:r>
      <w:r w:rsidRPr="008406CE">
        <w:rPr>
          <w:i w:val="0"/>
          <w:iCs w:val="0"/>
          <w:color w:val="auto"/>
        </w:rPr>
        <w:t xml:space="preserve"> </w:t>
      </w:r>
      <w:proofErr w:type="spellStart"/>
      <w:r w:rsidRPr="008406CE">
        <w:rPr>
          <w:i w:val="0"/>
          <w:iCs w:val="0"/>
          <w:color w:val="auto"/>
        </w:rPr>
        <w:t>Pertanyaan</w:t>
      </w:r>
      <w:proofErr w:type="spellEnd"/>
      <w:r w:rsidRPr="008406CE">
        <w:rPr>
          <w:i w:val="0"/>
          <w:iCs w:val="0"/>
          <w:color w:val="auto"/>
        </w:rPr>
        <w:t xml:space="preserve"> </w:t>
      </w:r>
      <w:proofErr w:type="spellStart"/>
      <w:r w:rsidRPr="008406CE">
        <w:rPr>
          <w:i w:val="0"/>
          <w:iCs w:val="0"/>
          <w:color w:val="auto"/>
        </w:rPr>
        <w:t>dengan</w:t>
      </w:r>
      <w:proofErr w:type="spellEnd"/>
      <w:r w:rsidRPr="008406CE">
        <w:rPr>
          <w:i w:val="0"/>
          <w:iCs w:val="0"/>
          <w:color w:val="auto"/>
        </w:rPr>
        <w:t xml:space="preserve"> </w:t>
      </w:r>
      <w:proofErr w:type="spellStart"/>
      <w:r w:rsidRPr="008406CE">
        <w:rPr>
          <w:i w:val="0"/>
          <w:iCs w:val="0"/>
          <w:color w:val="auto"/>
        </w:rPr>
        <w:t>kalimat</w:t>
      </w:r>
      <w:proofErr w:type="spellEnd"/>
      <w:r w:rsidRPr="008406CE">
        <w:rPr>
          <w:i w:val="0"/>
          <w:iCs w:val="0"/>
          <w:color w:val="auto"/>
        </w:rPr>
        <w:t xml:space="preserve"> </w:t>
      </w:r>
      <w:proofErr w:type="spellStart"/>
      <w:r w:rsidRPr="008406CE">
        <w:rPr>
          <w:i w:val="0"/>
          <w:iCs w:val="0"/>
          <w:color w:val="auto"/>
        </w:rPr>
        <w:t>kompleks</w:t>
      </w:r>
      <w:bookmarkEnd w:id="140"/>
      <w:proofErr w:type="spellEnd"/>
    </w:p>
    <w:tbl>
      <w:tblPr>
        <w:tblW w:w="5335"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13" w:type="dxa"/>
          <w:right w:w="0" w:type="dxa"/>
        </w:tblCellMar>
        <w:tblLook w:val="01E0" w:firstRow="1" w:lastRow="1" w:firstColumn="1" w:lastColumn="1" w:noHBand="0" w:noVBand="0"/>
      </w:tblPr>
      <w:tblGrid>
        <w:gridCol w:w="1416"/>
        <w:gridCol w:w="1843"/>
        <w:gridCol w:w="1844"/>
        <w:gridCol w:w="1417"/>
      </w:tblGrid>
      <w:tr w:rsidR="00A2741C" w:rsidRPr="00770C77" w14:paraId="48CC0FD6" w14:textId="77777777" w:rsidTr="00A2741C">
        <w:trPr>
          <w:trHeight w:val="431"/>
          <w:tblHeader/>
          <w:jc w:val="center"/>
        </w:trPr>
        <w:tc>
          <w:tcPr>
            <w:tcW w:w="1086" w:type="pct"/>
            <w:tcBorders>
              <w:top w:val="single" w:sz="8" w:space="0" w:color="000000"/>
              <w:left w:val="single" w:sz="8" w:space="0" w:color="000000"/>
              <w:bottom w:val="single" w:sz="8" w:space="0" w:color="000000"/>
              <w:right w:val="single" w:sz="8" w:space="0" w:color="000000"/>
            </w:tcBorders>
            <w:vAlign w:val="center"/>
            <w:hideMark/>
          </w:tcPr>
          <w:p w14:paraId="7457A8F7" w14:textId="77777777" w:rsidR="00AD417B" w:rsidRPr="00770C77" w:rsidRDefault="00AD417B" w:rsidP="00AD417B">
            <w:pPr>
              <w:pStyle w:val="BodyText"/>
              <w:spacing w:line="276" w:lineRule="auto"/>
              <w:ind w:right="35"/>
              <w:jc w:val="center"/>
              <w:rPr>
                <w:b/>
                <w:bCs/>
                <w:lang w:val="id-ID"/>
              </w:rPr>
            </w:pPr>
            <w:r w:rsidRPr="00770C77">
              <w:rPr>
                <w:b/>
                <w:bCs/>
                <w:lang w:val="id-ID"/>
              </w:rPr>
              <w:t>Pertanyaan</w:t>
            </w:r>
          </w:p>
        </w:tc>
        <w:tc>
          <w:tcPr>
            <w:tcW w:w="1413" w:type="pct"/>
            <w:tcBorders>
              <w:top w:val="single" w:sz="8" w:space="0" w:color="000000"/>
              <w:left w:val="single" w:sz="8" w:space="0" w:color="000000"/>
              <w:bottom w:val="single" w:sz="8" w:space="0" w:color="000000"/>
              <w:right w:val="single" w:sz="8" w:space="0" w:color="000000"/>
            </w:tcBorders>
            <w:vAlign w:val="center"/>
            <w:hideMark/>
          </w:tcPr>
          <w:p w14:paraId="61FA106D" w14:textId="56FC775B" w:rsidR="00AD417B" w:rsidRPr="00770C77" w:rsidRDefault="00AD417B" w:rsidP="00AD417B">
            <w:pPr>
              <w:pStyle w:val="BodyText"/>
              <w:spacing w:line="276" w:lineRule="auto"/>
              <w:ind w:right="35"/>
              <w:jc w:val="center"/>
              <w:rPr>
                <w:b/>
                <w:bCs/>
                <w:lang w:val="id-ID"/>
              </w:rPr>
            </w:pPr>
            <w:r w:rsidRPr="00246500">
              <w:rPr>
                <w:b/>
                <w:bCs/>
                <w:spacing w:val="-2"/>
              </w:rPr>
              <w:t>Hasil yang Diharapkan</w:t>
            </w:r>
          </w:p>
        </w:tc>
        <w:tc>
          <w:tcPr>
            <w:tcW w:w="1414" w:type="pct"/>
            <w:tcBorders>
              <w:top w:val="single" w:sz="8" w:space="0" w:color="000000"/>
              <w:left w:val="single" w:sz="8" w:space="0" w:color="000000"/>
              <w:bottom w:val="single" w:sz="8" w:space="0" w:color="000000"/>
              <w:right w:val="single" w:sz="8" w:space="0" w:color="000000"/>
            </w:tcBorders>
            <w:vAlign w:val="center"/>
          </w:tcPr>
          <w:p w14:paraId="7D3C140C" w14:textId="4303C34A" w:rsidR="00AD417B" w:rsidRPr="00770C77" w:rsidRDefault="00AD417B" w:rsidP="00AD417B">
            <w:pPr>
              <w:pStyle w:val="BodyText"/>
              <w:spacing w:line="276" w:lineRule="auto"/>
              <w:ind w:right="35"/>
              <w:jc w:val="center"/>
              <w:rPr>
                <w:b/>
                <w:bCs/>
                <w:lang w:val="id-ID"/>
              </w:rPr>
            </w:pPr>
            <w:r w:rsidRPr="00246500">
              <w:rPr>
                <w:b/>
                <w:bCs/>
                <w:spacing w:val="-2"/>
              </w:rPr>
              <w:t xml:space="preserve">Hasil Aktual </w:t>
            </w:r>
            <w:proofErr w:type="spellStart"/>
            <w:r w:rsidRPr="00246500">
              <w:rPr>
                <w:b/>
                <w:bCs/>
                <w:spacing w:val="-2"/>
              </w:rPr>
              <w:t>Chatbot</w:t>
            </w:r>
            <w:proofErr w:type="spellEnd"/>
          </w:p>
        </w:tc>
        <w:tc>
          <w:tcPr>
            <w:tcW w:w="1087" w:type="pct"/>
            <w:tcBorders>
              <w:top w:val="single" w:sz="8" w:space="0" w:color="000000"/>
              <w:left w:val="single" w:sz="8" w:space="0" w:color="000000"/>
              <w:bottom w:val="single" w:sz="8" w:space="0" w:color="000000"/>
              <w:right w:val="single" w:sz="8" w:space="0" w:color="000000"/>
            </w:tcBorders>
            <w:vAlign w:val="center"/>
            <w:hideMark/>
          </w:tcPr>
          <w:p w14:paraId="515519D0" w14:textId="7FAF256F" w:rsidR="00AD417B" w:rsidRPr="00770C77" w:rsidRDefault="00AD417B" w:rsidP="00AD417B">
            <w:pPr>
              <w:pStyle w:val="BodyText"/>
              <w:spacing w:line="276" w:lineRule="auto"/>
              <w:ind w:right="35"/>
              <w:jc w:val="center"/>
              <w:rPr>
                <w:b/>
                <w:bCs/>
                <w:lang w:val="id-ID"/>
              </w:rPr>
            </w:pPr>
            <w:r w:rsidRPr="00770C77">
              <w:rPr>
                <w:b/>
                <w:bCs/>
                <w:lang w:val="id-ID"/>
              </w:rPr>
              <w:t xml:space="preserve">Skor </w:t>
            </w:r>
            <w:proofErr w:type="spellStart"/>
            <w:r w:rsidRPr="00770C77">
              <w:rPr>
                <w:b/>
                <w:bCs/>
                <w:lang w:val="id-ID"/>
              </w:rPr>
              <w:t>Similarity</w:t>
            </w:r>
            <w:proofErr w:type="spellEnd"/>
          </w:p>
        </w:tc>
      </w:tr>
      <w:tr w:rsidR="00A2741C" w:rsidRPr="00770C77" w14:paraId="2F5EAEC3" w14:textId="77777777" w:rsidTr="00A2741C">
        <w:trPr>
          <w:trHeight w:val="889"/>
          <w:jc w:val="center"/>
        </w:trPr>
        <w:tc>
          <w:tcPr>
            <w:tcW w:w="1086" w:type="pct"/>
            <w:tcBorders>
              <w:top w:val="single" w:sz="8" w:space="0" w:color="000000"/>
              <w:left w:val="single" w:sz="8" w:space="0" w:color="000000"/>
              <w:bottom w:val="single" w:sz="8" w:space="0" w:color="000000"/>
              <w:right w:val="single" w:sz="8" w:space="0" w:color="000000"/>
            </w:tcBorders>
            <w:vAlign w:val="center"/>
            <w:hideMark/>
          </w:tcPr>
          <w:p w14:paraId="57886553" w14:textId="36AB0E89" w:rsidR="00AD417B" w:rsidRPr="00770C77" w:rsidRDefault="002E7E45" w:rsidP="00AD417B">
            <w:pPr>
              <w:pStyle w:val="BodyText"/>
              <w:spacing w:line="276" w:lineRule="auto"/>
              <w:ind w:right="35"/>
              <w:rPr>
                <w:lang w:val="id-ID"/>
              </w:rPr>
            </w:pPr>
            <w:r w:rsidRPr="002E7E45">
              <w:rPr>
                <w:lang w:val="id-ID"/>
              </w:rPr>
              <w:t xml:space="preserve">Beritahu aku </w:t>
            </w:r>
            <w:proofErr w:type="spellStart"/>
            <w:r w:rsidRPr="002E7E45">
              <w:rPr>
                <w:lang w:val="id-ID"/>
              </w:rPr>
              <w:t>test</w:t>
            </w:r>
            <w:proofErr w:type="spellEnd"/>
            <w:r w:rsidRPr="002E7E45">
              <w:rPr>
                <w:lang w:val="id-ID"/>
              </w:rPr>
              <w:t xml:space="preserve"> </w:t>
            </w:r>
            <w:proofErr w:type="spellStart"/>
            <w:r w:rsidRPr="002E7E45">
              <w:rPr>
                <w:lang w:val="id-ID"/>
              </w:rPr>
              <w:t>case</w:t>
            </w:r>
            <w:proofErr w:type="spellEnd"/>
            <w:r w:rsidRPr="002E7E45">
              <w:rPr>
                <w:lang w:val="id-ID"/>
              </w:rPr>
              <w:t xml:space="preserve"> untuk menguji fitur </w:t>
            </w:r>
            <w:proofErr w:type="spellStart"/>
            <w:r w:rsidRPr="002E7E45">
              <w:rPr>
                <w:lang w:val="id-ID"/>
              </w:rPr>
              <w:t>login</w:t>
            </w:r>
            <w:proofErr w:type="spellEnd"/>
            <w:r w:rsidRPr="002E7E45">
              <w:rPr>
                <w:lang w:val="id-ID"/>
              </w:rPr>
              <w:t xml:space="preserve"> ?</w:t>
            </w:r>
          </w:p>
        </w:tc>
        <w:tc>
          <w:tcPr>
            <w:tcW w:w="1413" w:type="pct"/>
            <w:tcBorders>
              <w:top w:val="single" w:sz="8" w:space="0" w:color="000000"/>
              <w:left w:val="single" w:sz="8" w:space="0" w:color="000000"/>
              <w:bottom w:val="single" w:sz="8" w:space="0" w:color="000000"/>
              <w:right w:val="single" w:sz="8" w:space="0" w:color="000000"/>
            </w:tcBorders>
            <w:vAlign w:val="center"/>
            <w:hideMark/>
          </w:tcPr>
          <w:p w14:paraId="26A4002A" w14:textId="30C1B344" w:rsidR="00AD417B" w:rsidRPr="00770C77" w:rsidRDefault="00AD417B" w:rsidP="00AD417B">
            <w:pPr>
              <w:pStyle w:val="BodyText"/>
              <w:spacing w:line="276" w:lineRule="auto"/>
              <w:ind w:right="35"/>
              <w:rPr>
                <w:lang w:val="id-ID"/>
              </w:rPr>
            </w:pPr>
            <w:r w:rsidRPr="00770C77">
              <w:rPr>
                <w:lang w:val="id-ID"/>
              </w:rPr>
              <w:t xml:space="preserve">Berikut adalah beberapa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dapat digunakan untuk menguji skenario </w:t>
            </w:r>
            <w:proofErr w:type="spellStart"/>
            <w:r w:rsidRPr="00770C77">
              <w:rPr>
                <w:lang w:val="id-ID"/>
              </w:rPr>
              <w:t>login</w:t>
            </w:r>
            <w:proofErr w:type="spellEnd"/>
            <w:r w:rsidRPr="00770C77">
              <w:rPr>
                <w:lang w:val="id-ID"/>
              </w:rPr>
              <w:t xml:space="preserve"> pada layanan </w:t>
            </w:r>
            <w:proofErr w:type="spellStart"/>
            <w:r w:rsidRPr="00770C77">
              <w:rPr>
                <w:lang w:val="id-ID"/>
              </w:rPr>
              <w:t>Agree</w:t>
            </w:r>
            <w:proofErr w:type="spellEnd"/>
            <w:r w:rsidRPr="00770C77">
              <w:rPr>
                <w:lang w:val="id-ID"/>
              </w:rPr>
              <w:t xml:space="preserve">, yang mencakup pengujian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menangani </w:t>
            </w:r>
            <w:proofErr w:type="spellStart"/>
            <w:r w:rsidRPr="00770C77">
              <w:rPr>
                <w:lang w:val="id-ID"/>
              </w:rPr>
              <w:t>input</w:t>
            </w:r>
            <w:proofErr w:type="spellEnd"/>
            <w:r w:rsidRPr="00770C77">
              <w:rPr>
                <w:lang w:val="id-ID"/>
              </w:rPr>
              <w:t xml:space="preserve"> yang benar sesuai alur yang diharapkan, sementara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merespons dengan tepat terhadap </w:t>
            </w:r>
            <w:proofErr w:type="spellStart"/>
            <w:r w:rsidRPr="00770C77">
              <w:rPr>
                <w:lang w:val="id-ID"/>
              </w:rPr>
              <w:t>input</w:t>
            </w:r>
            <w:proofErr w:type="spellEnd"/>
            <w:r w:rsidRPr="00770C77">
              <w:rPr>
                <w:lang w:val="id-ID"/>
              </w:rPr>
              <w:t xml:space="preserve"> yang salah atau kondisi tidak normal.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r>
              <w:rPr>
                <w:lang w:val="id-ID"/>
              </w:rPr>
              <w:br/>
            </w:r>
            <w:r w:rsidRPr="00770C77">
              <w:rPr>
                <w:lang w:val="id-ID"/>
              </w:rPr>
              <w:t xml:space="preserve">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 dan </w:t>
            </w:r>
            <w:proofErr w:type="spellStart"/>
            <w:r w:rsidRPr="00770C77">
              <w:rPr>
                <w:lang w:val="id-ID"/>
              </w:rPr>
              <w:t>password</w:t>
            </w:r>
            <w:proofErr w:type="spellEnd"/>
            <w:r w:rsidRPr="00770C77">
              <w:rPr>
                <w:lang w:val="id-ID"/>
              </w:rPr>
              <w:t xml:space="preserve"> yang valid</w:t>
            </w:r>
            <w:r>
              <w:rPr>
                <w:lang w:val="id-ID"/>
              </w:rPr>
              <w:br/>
            </w:r>
            <w:r w:rsidRPr="00770C77">
              <w:rPr>
                <w:lang w:val="id-ID"/>
              </w:rPr>
              <w:t xml:space="preserve">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Verifikasi UI dan tombol </w:t>
            </w:r>
            <w:proofErr w:type="spellStart"/>
            <w:r w:rsidRPr="00770C77">
              <w:rPr>
                <w:lang w:val="id-ID"/>
              </w:rPr>
              <w:t>login</w:t>
            </w:r>
            <w:proofErr w:type="spellEnd"/>
            <w:r w:rsidRPr="00770C77">
              <w:rPr>
                <w:lang w:val="id-ID"/>
              </w:rPr>
              <w:t xml:space="preserve"> </w:t>
            </w:r>
            <w:r w:rsidRPr="00770C77">
              <w:rPr>
                <w:lang w:val="id-ID"/>
              </w:rPr>
              <w:lastRenderedPageBreak/>
              <w:t>berfungsi dengan benar</w:t>
            </w:r>
            <w:r>
              <w:rPr>
                <w:lang w:val="id-ID"/>
              </w:rPr>
              <w:br/>
            </w:r>
            <w:r w:rsidRPr="00770C77">
              <w:rPr>
                <w:lang w:val="id-ID"/>
              </w:rPr>
              <w:t xml:space="preserve">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opsi '</w:t>
            </w:r>
            <w:proofErr w:type="spellStart"/>
            <w:r w:rsidRPr="00770C77">
              <w:rPr>
                <w:lang w:val="id-ID"/>
              </w:rPr>
              <w:t>Remember</w:t>
            </w:r>
            <w:proofErr w:type="spellEnd"/>
            <w:r w:rsidRPr="00770C77">
              <w:rPr>
                <w:lang w:val="id-ID"/>
              </w:rPr>
              <w:t xml:space="preserve"> </w:t>
            </w:r>
            <w:proofErr w:type="spellStart"/>
            <w:r w:rsidRPr="00770C77">
              <w:rPr>
                <w:lang w:val="id-ID"/>
              </w:rPr>
              <w:t>Me</w:t>
            </w:r>
            <w:proofErr w:type="spellEnd"/>
            <w:r w:rsidRPr="00770C77">
              <w:rPr>
                <w:lang w:val="id-ID"/>
              </w:rPr>
              <w:t>'</w:t>
            </w:r>
            <w:r>
              <w:rPr>
                <w:lang w:val="id-ID"/>
              </w:rPr>
              <w:br/>
            </w:r>
            <w:r w:rsidRPr="00770C77">
              <w:rPr>
                <w:lang w:val="id-ID"/>
              </w:rPr>
              <w:t xml:space="preserve">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setelah </w:t>
            </w:r>
            <w:proofErr w:type="spellStart"/>
            <w:r w:rsidRPr="00770C77">
              <w:rPr>
                <w:lang w:val="id-ID"/>
              </w:rPr>
              <w:t>logout</w:t>
            </w:r>
            <w:proofErr w:type="spellEnd"/>
            <w:r>
              <w:rPr>
                <w:lang w:val="id-ID"/>
              </w:rPr>
              <w:br/>
            </w:r>
            <w:r w:rsidRPr="00770C77">
              <w:rPr>
                <w:lang w:val="id-ID"/>
              </w:rPr>
              <w:t xml:space="preserve">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di berbagai browser (</w:t>
            </w:r>
            <w:proofErr w:type="spellStart"/>
            <w:r w:rsidRPr="00770C77">
              <w:rPr>
                <w:lang w:val="id-ID"/>
              </w:rPr>
              <w:t>Cross</w:t>
            </w:r>
            <w:proofErr w:type="spellEnd"/>
            <w:r w:rsidRPr="00770C77">
              <w:rPr>
                <w:lang w:val="id-ID"/>
              </w:rPr>
              <w:t xml:space="preserve"> Browser Testing). </w:t>
            </w:r>
          </w:p>
        </w:tc>
        <w:tc>
          <w:tcPr>
            <w:tcW w:w="1414" w:type="pct"/>
            <w:tcBorders>
              <w:top w:val="single" w:sz="8" w:space="0" w:color="000000"/>
              <w:left w:val="single" w:sz="8" w:space="0" w:color="000000"/>
              <w:bottom w:val="single" w:sz="8" w:space="0" w:color="000000"/>
              <w:right w:val="single" w:sz="8" w:space="0" w:color="000000"/>
            </w:tcBorders>
          </w:tcPr>
          <w:p w14:paraId="2195BCD0" w14:textId="77777777" w:rsidR="002E7E45" w:rsidRDefault="002E7E45" w:rsidP="002E7E45">
            <w:pPr>
              <w:pStyle w:val="BodyText"/>
              <w:spacing w:line="276" w:lineRule="auto"/>
              <w:ind w:right="35"/>
              <w:rPr>
                <w:lang w:val="id-ID"/>
              </w:rPr>
            </w:pPr>
            <w:r w:rsidRPr="00770C77">
              <w:rPr>
                <w:lang w:val="id-ID"/>
              </w:rPr>
              <w:lastRenderedPageBreak/>
              <w:t xml:space="preserve">Berikut adalah beberapa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dapat digunakan untuk menguji skenario </w:t>
            </w:r>
            <w:proofErr w:type="spellStart"/>
            <w:r w:rsidRPr="00770C77">
              <w:rPr>
                <w:lang w:val="id-ID"/>
              </w:rPr>
              <w:t>login</w:t>
            </w:r>
            <w:proofErr w:type="spellEnd"/>
            <w:r w:rsidRPr="00770C77">
              <w:rPr>
                <w:lang w:val="id-ID"/>
              </w:rPr>
              <w:t xml:space="preserve"> pada layanan </w:t>
            </w:r>
            <w:proofErr w:type="spellStart"/>
            <w:r w:rsidRPr="00770C77">
              <w:rPr>
                <w:lang w:val="id-ID"/>
              </w:rPr>
              <w:t>Agree</w:t>
            </w:r>
            <w:proofErr w:type="spellEnd"/>
            <w:r w:rsidRPr="00770C77">
              <w:rPr>
                <w:lang w:val="id-ID"/>
              </w:rPr>
              <w:t xml:space="preserve">, yang mencakup pengujian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menangani </w:t>
            </w:r>
            <w:proofErr w:type="spellStart"/>
            <w:r w:rsidRPr="00770C77">
              <w:rPr>
                <w:lang w:val="id-ID"/>
              </w:rPr>
              <w:t>input</w:t>
            </w:r>
            <w:proofErr w:type="spellEnd"/>
            <w:r w:rsidRPr="00770C77">
              <w:rPr>
                <w:lang w:val="id-ID"/>
              </w:rPr>
              <w:t xml:space="preserve"> yang benar sesuai alur yang diharapkan, sementara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merespons dengan tepat terhadap </w:t>
            </w:r>
            <w:proofErr w:type="spellStart"/>
            <w:r w:rsidRPr="00770C77">
              <w:rPr>
                <w:lang w:val="id-ID"/>
              </w:rPr>
              <w:t>input</w:t>
            </w:r>
            <w:proofErr w:type="spellEnd"/>
            <w:r w:rsidRPr="00770C77">
              <w:rPr>
                <w:lang w:val="id-ID"/>
              </w:rPr>
              <w:t xml:space="preserve"> yang salah atau kondisi tidak normal.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r>
              <w:rPr>
                <w:lang w:val="id-ID"/>
              </w:rPr>
              <w:br/>
            </w:r>
            <w:r w:rsidRPr="00770C77">
              <w:rPr>
                <w:lang w:val="id-ID"/>
              </w:rPr>
              <w:t xml:space="preserve">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 dan </w:t>
            </w:r>
            <w:proofErr w:type="spellStart"/>
            <w:r w:rsidRPr="00770C77">
              <w:rPr>
                <w:lang w:val="id-ID"/>
              </w:rPr>
              <w:t>password</w:t>
            </w:r>
            <w:proofErr w:type="spellEnd"/>
            <w:r w:rsidRPr="00770C77">
              <w:rPr>
                <w:lang w:val="id-ID"/>
              </w:rPr>
              <w:t xml:space="preserve"> yang valid</w:t>
            </w:r>
            <w:r>
              <w:rPr>
                <w:lang w:val="id-ID"/>
              </w:rPr>
              <w:br/>
            </w:r>
            <w:r w:rsidRPr="00770C77">
              <w:rPr>
                <w:lang w:val="id-ID"/>
              </w:rPr>
              <w:t xml:space="preserve">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Verifikasi UI dan tombol </w:t>
            </w:r>
            <w:proofErr w:type="spellStart"/>
            <w:r w:rsidRPr="00770C77">
              <w:rPr>
                <w:lang w:val="id-ID"/>
              </w:rPr>
              <w:t>login</w:t>
            </w:r>
            <w:proofErr w:type="spellEnd"/>
            <w:r w:rsidRPr="00770C77">
              <w:rPr>
                <w:lang w:val="id-ID"/>
              </w:rPr>
              <w:t xml:space="preserve"> </w:t>
            </w:r>
            <w:r w:rsidRPr="00770C77">
              <w:rPr>
                <w:lang w:val="id-ID"/>
              </w:rPr>
              <w:lastRenderedPageBreak/>
              <w:t>berfungsi dengan benar</w:t>
            </w:r>
            <w:r>
              <w:rPr>
                <w:lang w:val="id-ID"/>
              </w:rPr>
              <w:br/>
            </w:r>
            <w:r w:rsidRPr="00770C77">
              <w:rPr>
                <w:lang w:val="id-ID"/>
              </w:rPr>
              <w:t xml:space="preserve">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opsi '</w:t>
            </w:r>
            <w:proofErr w:type="spellStart"/>
            <w:r w:rsidRPr="00770C77">
              <w:rPr>
                <w:lang w:val="id-ID"/>
              </w:rPr>
              <w:t>Remember</w:t>
            </w:r>
            <w:proofErr w:type="spellEnd"/>
            <w:r w:rsidRPr="00770C77">
              <w:rPr>
                <w:lang w:val="id-ID"/>
              </w:rPr>
              <w:t xml:space="preserve"> </w:t>
            </w:r>
            <w:proofErr w:type="spellStart"/>
            <w:r w:rsidRPr="00770C77">
              <w:rPr>
                <w:lang w:val="id-ID"/>
              </w:rPr>
              <w:t>Me</w:t>
            </w:r>
            <w:proofErr w:type="spellEnd"/>
            <w:r w:rsidRPr="00770C77">
              <w:rPr>
                <w:lang w:val="id-ID"/>
              </w:rPr>
              <w:t>'</w:t>
            </w:r>
            <w:r>
              <w:rPr>
                <w:lang w:val="id-ID"/>
              </w:rPr>
              <w:br/>
            </w:r>
            <w:r w:rsidRPr="00770C77">
              <w:rPr>
                <w:lang w:val="id-ID"/>
              </w:rPr>
              <w:t xml:space="preserve">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setelah </w:t>
            </w:r>
            <w:proofErr w:type="spellStart"/>
            <w:r w:rsidRPr="00770C77">
              <w:rPr>
                <w:lang w:val="id-ID"/>
              </w:rPr>
              <w:t>logout</w:t>
            </w:r>
            <w:proofErr w:type="spellEnd"/>
            <w:r>
              <w:rPr>
                <w:lang w:val="id-ID"/>
              </w:rPr>
              <w:br/>
            </w:r>
            <w:r w:rsidRPr="00770C77">
              <w:rPr>
                <w:lang w:val="id-ID"/>
              </w:rPr>
              <w:t xml:space="preserve">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di berbagai browser (</w:t>
            </w:r>
            <w:proofErr w:type="spellStart"/>
            <w:r w:rsidRPr="00770C77">
              <w:rPr>
                <w:lang w:val="id-ID"/>
              </w:rPr>
              <w:t>Cross</w:t>
            </w:r>
            <w:proofErr w:type="spellEnd"/>
            <w:r w:rsidRPr="00770C77">
              <w:rPr>
                <w:lang w:val="id-ID"/>
              </w:rPr>
              <w:t xml:space="preserve"> Browser Testing). </w:t>
            </w:r>
          </w:p>
          <w:p w14:paraId="3D1631EC" w14:textId="77777777" w:rsidR="00AD417B" w:rsidRPr="00770C77" w:rsidRDefault="00AD417B" w:rsidP="00AD417B">
            <w:pPr>
              <w:pStyle w:val="BodyText"/>
              <w:spacing w:line="276" w:lineRule="auto"/>
              <w:ind w:right="35"/>
              <w:jc w:val="center"/>
              <w:rPr>
                <w:lang w:val="id-ID"/>
              </w:rPr>
            </w:pPr>
          </w:p>
        </w:tc>
        <w:tc>
          <w:tcPr>
            <w:tcW w:w="1087" w:type="pct"/>
            <w:tcBorders>
              <w:top w:val="single" w:sz="8" w:space="0" w:color="000000"/>
              <w:left w:val="single" w:sz="8" w:space="0" w:color="000000"/>
              <w:bottom w:val="single" w:sz="8" w:space="0" w:color="000000"/>
              <w:right w:val="single" w:sz="8" w:space="0" w:color="000000"/>
            </w:tcBorders>
            <w:vAlign w:val="center"/>
            <w:hideMark/>
          </w:tcPr>
          <w:p w14:paraId="098DBAE2" w14:textId="77777777" w:rsidR="00A2741C" w:rsidRPr="002E7E45" w:rsidRDefault="00A2741C" w:rsidP="00A2741C">
            <w:pPr>
              <w:pStyle w:val="BodyText"/>
              <w:spacing w:line="276" w:lineRule="auto"/>
              <w:ind w:right="35"/>
              <w:rPr>
                <w:highlight w:val="green"/>
                <w:lang w:val="id-ID"/>
              </w:rPr>
            </w:pPr>
            <w:r w:rsidRPr="002E7E45">
              <w:rPr>
                <w:highlight w:val="green"/>
                <w:lang w:val="id-ID"/>
              </w:rPr>
              <w:lastRenderedPageBreak/>
              <w:t xml:space="preserve">1."pertanyaan": "Apa saja </w:t>
            </w:r>
            <w:proofErr w:type="spellStart"/>
            <w:r w:rsidRPr="002E7E45">
              <w:rPr>
                <w:highlight w:val="green"/>
                <w:lang w:val="id-ID"/>
              </w:rPr>
              <w:t>test</w:t>
            </w:r>
            <w:proofErr w:type="spellEnd"/>
            <w:r w:rsidRPr="002E7E45">
              <w:rPr>
                <w:highlight w:val="green"/>
                <w:lang w:val="id-ID"/>
              </w:rPr>
              <w:t xml:space="preserve"> </w:t>
            </w:r>
            <w:proofErr w:type="spellStart"/>
            <w:r w:rsidRPr="002E7E45">
              <w:rPr>
                <w:highlight w:val="green"/>
                <w:lang w:val="id-ID"/>
              </w:rPr>
              <w:t>case</w:t>
            </w:r>
            <w:proofErr w:type="spellEnd"/>
            <w:r w:rsidRPr="002E7E45">
              <w:rPr>
                <w:highlight w:val="green"/>
                <w:lang w:val="id-ID"/>
              </w:rPr>
              <w:t xml:space="preserve"> menguji </w:t>
            </w:r>
            <w:proofErr w:type="spellStart"/>
            <w:r w:rsidRPr="002E7E45">
              <w:rPr>
                <w:highlight w:val="green"/>
                <w:lang w:val="id-ID"/>
              </w:rPr>
              <w:t>Login</w:t>
            </w:r>
            <w:proofErr w:type="spellEnd"/>
            <w:r w:rsidRPr="002E7E45">
              <w:rPr>
                <w:highlight w:val="green"/>
                <w:lang w:val="id-ID"/>
              </w:rPr>
              <w:t>?",</w:t>
            </w:r>
          </w:p>
          <w:p w14:paraId="1D471737" w14:textId="77777777" w:rsidR="00A2741C" w:rsidRPr="00A2741C" w:rsidRDefault="00A2741C" w:rsidP="00A2741C">
            <w:pPr>
              <w:pStyle w:val="BodyText"/>
              <w:spacing w:line="276" w:lineRule="auto"/>
              <w:ind w:right="35"/>
              <w:rPr>
                <w:lang w:val="id-ID"/>
              </w:rPr>
            </w:pPr>
            <w:r w:rsidRPr="002E7E45">
              <w:rPr>
                <w:highlight w:val="green"/>
                <w:lang w:val="id-ID"/>
              </w:rPr>
              <w:t xml:space="preserve">      "skor": 0.6076</w:t>
            </w:r>
          </w:p>
          <w:p w14:paraId="4B526BC7" w14:textId="77777777" w:rsidR="00A2741C" w:rsidRPr="00A2741C" w:rsidRDefault="00A2741C" w:rsidP="00A2741C">
            <w:pPr>
              <w:pStyle w:val="BodyText"/>
              <w:spacing w:line="276" w:lineRule="auto"/>
              <w:ind w:right="35"/>
              <w:rPr>
                <w:lang w:val="id-ID"/>
              </w:rPr>
            </w:pPr>
          </w:p>
          <w:p w14:paraId="33FD801E" w14:textId="77777777" w:rsidR="00A2741C" w:rsidRPr="00A2741C" w:rsidRDefault="00A2741C" w:rsidP="00A2741C">
            <w:pPr>
              <w:pStyle w:val="BodyText"/>
              <w:spacing w:line="276" w:lineRule="auto"/>
              <w:ind w:right="35"/>
              <w:rPr>
                <w:lang w:val="id-ID"/>
              </w:rPr>
            </w:pPr>
            <w:r w:rsidRPr="00A2741C">
              <w:rPr>
                <w:lang w:val="id-ID"/>
              </w:rPr>
              <w:t xml:space="preserve">2."pertanyaan": "Apa saja </w:t>
            </w:r>
            <w:proofErr w:type="spellStart"/>
            <w:r w:rsidRPr="00A2741C">
              <w:rPr>
                <w:lang w:val="id-ID"/>
              </w:rPr>
              <w:t>test</w:t>
            </w:r>
            <w:proofErr w:type="spellEnd"/>
            <w:r w:rsidRPr="00A2741C">
              <w:rPr>
                <w:lang w:val="id-ID"/>
              </w:rPr>
              <w:t xml:space="preserve"> menguji fitur </w:t>
            </w:r>
            <w:proofErr w:type="spellStart"/>
            <w:r w:rsidRPr="00A2741C">
              <w:rPr>
                <w:lang w:val="id-ID"/>
              </w:rPr>
              <w:t>login</w:t>
            </w:r>
            <w:proofErr w:type="spellEnd"/>
            <w:r w:rsidRPr="00A2741C">
              <w:rPr>
                <w:lang w:val="id-ID"/>
              </w:rPr>
              <w:t>?",</w:t>
            </w:r>
          </w:p>
          <w:p w14:paraId="1F28DC09" w14:textId="77777777" w:rsidR="00A2741C" w:rsidRPr="00A2741C" w:rsidRDefault="00A2741C" w:rsidP="00A2741C">
            <w:pPr>
              <w:pStyle w:val="BodyText"/>
              <w:spacing w:line="276" w:lineRule="auto"/>
              <w:ind w:right="35"/>
              <w:rPr>
                <w:lang w:val="id-ID"/>
              </w:rPr>
            </w:pPr>
            <w:r w:rsidRPr="00A2741C">
              <w:rPr>
                <w:lang w:val="id-ID"/>
              </w:rPr>
              <w:t xml:space="preserve">      "skor": 0.5495</w:t>
            </w:r>
          </w:p>
          <w:p w14:paraId="7D8E16A3" w14:textId="77777777" w:rsidR="00A2741C" w:rsidRPr="00A2741C" w:rsidRDefault="00A2741C" w:rsidP="00A2741C">
            <w:pPr>
              <w:pStyle w:val="BodyText"/>
              <w:spacing w:line="276" w:lineRule="auto"/>
              <w:ind w:right="35"/>
              <w:rPr>
                <w:lang w:val="id-ID"/>
              </w:rPr>
            </w:pPr>
          </w:p>
          <w:p w14:paraId="4F077575" w14:textId="77777777" w:rsidR="00A2741C" w:rsidRPr="00A2741C" w:rsidRDefault="00A2741C" w:rsidP="00A2741C">
            <w:pPr>
              <w:pStyle w:val="BodyText"/>
              <w:spacing w:line="276" w:lineRule="auto"/>
              <w:ind w:right="35"/>
              <w:rPr>
                <w:lang w:val="id-ID"/>
              </w:rPr>
            </w:pPr>
            <w:r w:rsidRPr="00A2741C">
              <w:rPr>
                <w:lang w:val="id-ID"/>
              </w:rPr>
              <w:t xml:space="preserve">3."pertanyaan": "Apa saja </w:t>
            </w:r>
            <w:proofErr w:type="spellStart"/>
            <w:r w:rsidRPr="00A2741C">
              <w:rPr>
                <w:lang w:val="id-ID"/>
              </w:rPr>
              <w:t>test</w:t>
            </w:r>
            <w:proofErr w:type="spellEnd"/>
            <w:r w:rsidRPr="00A2741C">
              <w:rPr>
                <w:lang w:val="id-ID"/>
              </w:rPr>
              <w:t xml:space="preserve"> </w:t>
            </w:r>
            <w:proofErr w:type="spellStart"/>
            <w:r w:rsidRPr="00A2741C">
              <w:rPr>
                <w:lang w:val="id-ID"/>
              </w:rPr>
              <w:t>case</w:t>
            </w:r>
            <w:proofErr w:type="spellEnd"/>
            <w:r w:rsidRPr="00A2741C">
              <w:rPr>
                <w:lang w:val="id-ID"/>
              </w:rPr>
              <w:t xml:space="preserve"> menguji fitur Registrasi?",</w:t>
            </w:r>
          </w:p>
          <w:p w14:paraId="6C31E849" w14:textId="77777777" w:rsidR="00A2741C" w:rsidRPr="00A2741C" w:rsidRDefault="00A2741C" w:rsidP="00A2741C">
            <w:pPr>
              <w:pStyle w:val="BodyText"/>
              <w:spacing w:line="276" w:lineRule="auto"/>
              <w:ind w:right="35"/>
              <w:rPr>
                <w:lang w:val="id-ID"/>
              </w:rPr>
            </w:pPr>
            <w:r w:rsidRPr="00A2741C">
              <w:rPr>
                <w:lang w:val="id-ID"/>
              </w:rPr>
              <w:t xml:space="preserve">      "skor": 0.5052</w:t>
            </w:r>
          </w:p>
          <w:p w14:paraId="51A9301B" w14:textId="77777777" w:rsidR="00A2741C" w:rsidRPr="00A2741C" w:rsidRDefault="00A2741C" w:rsidP="00A2741C">
            <w:pPr>
              <w:pStyle w:val="BodyText"/>
              <w:spacing w:line="276" w:lineRule="auto"/>
              <w:ind w:right="35"/>
              <w:rPr>
                <w:lang w:val="id-ID"/>
              </w:rPr>
            </w:pPr>
          </w:p>
          <w:p w14:paraId="62A751C0" w14:textId="77777777" w:rsidR="00A2741C" w:rsidRPr="00A2741C" w:rsidRDefault="00A2741C" w:rsidP="00A2741C">
            <w:pPr>
              <w:pStyle w:val="BodyText"/>
              <w:spacing w:line="276" w:lineRule="auto"/>
              <w:ind w:right="35"/>
              <w:rPr>
                <w:lang w:val="id-ID"/>
              </w:rPr>
            </w:pPr>
            <w:r w:rsidRPr="00A2741C">
              <w:rPr>
                <w:lang w:val="id-ID"/>
              </w:rPr>
              <w:t xml:space="preserve">4."pertanyaan": "Apa saja </w:t>
            </w:r>
            <w:proofErr w:type="spellStart"/>
            <w:r w:rsidRPr="00A2741C">
              <w:rPr>
                <w:lang w:val="id-ID"/>
              </w:rPr>
              <w:t>test</w:t>
            </w:r>
            <w:proofErr w:type="spellEnd"/>
            <w:r w:rsidRPr="00A2741C">
              <w:rPr>
                <w:lang w:val="id-ID"/>
              </w:rPr>
              <w:t xml:space="preserve"> </w:t>
            </w:r>
            <w:proofErr w:type="spellStart"/>
            <w:r w:rsidRPr="00A2741C">
              <w:rPr>
                <w:lang w:val="id-ID"/>
              </w:rPr>
              <w:t>case</w:t>
            </w:r>
            <w:proofErr w:type="spellEnd"/>
            <w:r w:rsidRPr="00A2741C">
              <w:rPr>
                <w:lang w:val="id-ID"/>
              </w:rPr>
              <w:t xml:space="preserve"> menguji fitur registrasi?",</w:t>
            </w:r>
          </w:p>
          <w:p w14:paraId="47F819B4" w14:textId="77777777" w:rsidR="00A2741C" w:rsidRPr="00A2741C" w:rsidRDefault="00A2741C" w:rsidP="00A2741C">
            <w:pPr>
              <w:pStyle w:val="BodyText"/>
              <w:spacing w:line="276" w:lineRule="auto"/>
              <w:ind w:right="35"/>
              <w:rPr>
                <w:lang w:val="id-ID"/>
              </w:rPr>
            </w:pPr>
            <w:r w:rsidRPr="00A2741C">
              <w:rPr>
                <w:lang w:val="id-ID"/>
              </w:rPr>
              <w:t xml:space="preserve">      "skor": 0.5052</w:t>
            </w:r>
          </w:p>
          <w:p w14:paraId="13FED7E6" w14:textId="77777777" w:rsidR="00A2741C" w:rsidRPr="00A2741C" w:rsidRDefault="00A2741C" w:rsidP="00A2741C">
            <w:pPr>
              <w:pStyle w:val="BodyText"/>
              <w:spacing w:line="276" w:lineRule="auto"/>
              <w:ind w:right="35"/>
              <w:rPr>
                <w:lang w:val="id-ID"/>
              </w:rPr>
            </w:pPr>
          </w:p>
          <w:p w14:paraId="32AD4D4D" w14:textId="77777777" w:rsidR="00A2741C" w:rsidRPr="00A2741C" w:rsidRDefault="00A2741C" w:rsidP="00A2741C">
            <w:pPr>
              <w:pStyle w:val="BodyText"/>
              <w:spacing w:line="276" w:lineRule="auto"/>
              <w:ind w:right="35"/>
              <w:rPr>
                <w:lang w:val="id-ID"/>
              </w:rPr>
            </w:pPr>
            <w:r w:rsidRPr="00A2741C">
              <w:rPr>
                <w:lang w:val="id-ID"/>
              </w:rPr>
              <w:t xml:space="preserve">5."pertanyaan": "Bagaimana langkah menguji </w:t>
            </w:r>
            <w:proofErr w:type="spellStart"/>
            <w:r w:rsidRPr="00A2741C">
              <w:rPr>
                <w:lang w:val="id-ID"/>
              </w:rPr>
              <w:t>test</w:t>
            </w:r>
            <w:proofErr w:type="spellEnd"/>
            <w:r w:rsidRPr="00A2741C">
              <w:rPr>
                <w:lang w:val="id-ID"/>
              </w:rPr>
              <w:t xml:space="preserve"> </w:t>
            </w:r>
            <w:proofErr w:type="spellStart"/>
            <w:r w:rsidRPr="00A2741C">
              <w:rPr>
                <w:lang w:val="id-ID"/>
              </w:rPr>
              <w:lastRenderedPageBreak/>
              <w:t>case</w:t>
            </w:r>
            <w:proofErr w:type="spellEnd"/>
            <w:r w:rsidRPr="00A2741C">
              <w:rPr>
                <w:lang w:val="id-ID"/>
              </w:rPr>
              <w:t xml:space="preserve"> </w:t>
            </w:r>
            <w:proofErr w:type="spellStart"/>
            <w:r w:rsidRPr="00A2741C">
              <w:rPr>
                <w:lang w:val="id-ID"/>
              </w:rPr>
              <w:t>Login</w:t>
            </w:r>
            <w:proofErr w:type="spellEnd"/>
            <w:r w:rsidRPr="00A2741C">
              <w:rPr>
                <w:lang w:val="id-ID"/>
              </w:rPr>
              <w:t>?",</w:t>
            </w:r>
          </w:p>
          <w:p w14:paraId="7CA70B05" w14:textId="3D7B4609" w:rsidR="00AD417B" w:rsidRPr="00770C77" w:rsidRDefault="00A2741C" w:rsidP="00A2741C">
            <w:pPr>
              <w:pStyle w:val="BodyText"/>
              <w:spacing w:line="276" w:lineRule="auto"/>
              <w:ind w:right="35"/>
              <w:rPr>
                <w:lang w:val="id-ID"/>
              </w:rPr>
            </w:pPr>
            <w:r w:rsidRPr="00A2741C">
              <w:rPr>
                <w:lang w:val="id-ID"/>
              </w:rPr>
              <w:t xml:space="preserve">      "skor": 0.492</w:t>
            </w:r>
          </w:p>
        </w:tc>
      </w:tr>
      <w:tr w:rsidR="00A2741C" w:rsidRPr="00770C77" w14:paraId="2EEB561D" w14:textId="77777777" w:rsidTr="00A2741C">
        <w:trPr>
          <w:trHeight w:val="1580"/>
          <w:jc w:val="center"/>
        </w:trPr>
        <w:tc>
          <w:tcPr>
            <w:tcW w:w="1086" w:type="pct"/>
            <w:tcBorders>
              <w:top w:val="single" w:sz="8" w:space="0" w:color="000000"/>
              <w:left w:val="single" w:sz="8" w:space="0" w:color="000000"/>
              <w:bottom w:val="single" w:sz="8" w:space="0" w:color="000000"/>
              <w:right w:val="single" w:sz="8" w:space="0" w:color="000000"/>
            </w:tcBorders>
            <w:vAlign w:val="center"/>
            <w:hideMark/>
          </w:tcPr>
          <w:p w14:paraId="5E6330B3" w14:textId="77777777" w:rsidR="00AD417B" w:rsidRPr="00770C77" w:rsidRDefault="00AD417B" w:rsidP="00AD417B">
            <w:pPr>
              <w:pStyle w:val="BodyText"/>
              <w:spacing w:line="276" w:lineRule="auto"/>
              <w:ind w:right="35"/>
              <w:rPr>
                <w:lang w:val="id-ID"/>
              </w:rPr>
            </w:pPr>
            <w:r w:rsidRPr="00770C77">
              <w:rPr>
                <w:lang w:val="id-ID"/>
              </w:rPr>
              <w:lastRenderedPageBreak/>
              <w:t>Saya bingung skenario dasar dalam pengujian registrasi apa saja ya?</w:t>
            </w:r>
          </w:p>
        </w:tc>
        <w:tc>
          <w:tcPr>
            <w:tcW w:w="1413" w:type="pct"/>
            <w:tcBorders>
              <w:top w:val="single" w:sz="8" w:space="0" w:color="000000"/>
              <w:left w:val="single" w:sz="8" w:space="0" w:color="000000"/>
              <w:bottom w:val="single" w:sz="8" w:space="0" w:color="000000"/>
              <w:right w:val="single" w:sz="8" w:space="0" w:color="000000"/>
            </w:tcBorders>
            <w:vAlign w:val="center"/>
            <w:hideMark/>
          </w:tcPr>
          <w:p w14:paraId="00D91350" w14:textId="68F3541E" w:rsidR="006F3E2F" w:rsidRPr="006F3E2F" w:rsidRDefault="006F3E2F" w:rsidP="006F3E2F">
            <w:pPr>
              <w:pStyle w:val="BodyText"/>
              <w:spacing w:line="276" w:lineRule="auto"/>
              <w:ind w:right="35"/>
              <w:rPr>
                <w:lang w:val="id-ID"/>
              </w:rPr>
            </w:pPr>
            <w:r w:rsidRPr="006F3E2F">
              <w:rPr>
                <w:lang w:val="id-ID"/>
              </w:rPr>
              <w:t>Skenario pengujian untuk fitur registrasi secara umum terbagi menjadi dua kategori, yaitu:</w:t>
            </w:r>
          </w:p>
          <w:p w14:paraId="22C68508" w14:textId="77777777" w:rsidR="006F3E2F" w:rsidRPr="006F3E2F" w:rsidRDefault="006F3E2F" w:rsidP="006F3E2F">
            <w:pPr>
              <w:pStyle w:val="BodyText"/>
              <w:spacing w:line="276" w:lineRule="auto"/>
              <w:ind w:right="35"/>
              <w:rPr>
                <w:lang w:val="id-ID"/>
              </w:rPr>
            </w:pPr>
            <w:r w:rsidRPr="006F3E2F">
              <w:rPr>
                <w:lang w:val="id-ID"/>
              </w:rPr>
              <w:t>Registrasi Berhasil (</w:t>
            </w:r>
            <w:proofErr w:type="spellStart"/>
            <w:r w:rsidRPr="006F3E2F">
              <w:rPr>
                <w:lang w:val="id-ID"/>
              </w:rPr>
              <w:t>Success</w:t>
            </w:r>
            <w:proofErr w:type="spellEnd"/>
            <w:r w:rsidRPr="006F3E2F">
              <w:rPr>
                <w:lang w:val="id-ID"/>
              </w:rPr>
              <w:t>)</w:t>
            </w:r>
          </w:p>
          <w:p w14:paraId="34EA5AC0" w14:textId="77777777" w:rsidR="006F3E2F" w:rsidRPr="006F3E2F" w:rsidRDefault="006F3E2F" w:rsidP="006F3E2F">
            <w:pPr>
              <w:pStyle w:val="BodyText"/>
              <w:spacing w:line="276" w:lineRule="auto"/>
              <w:ind w:right="35"/>
              <w:rPr>
                <w:lang w:val="id-ID"/>
              </w:rPr>
            </w:pPr>
            <w:r w:rsidRPr="006F3E2F">
              <w:rPr>
                <w:lang w:val="id-ID"/>
              </w:rPr>
              <w:t>Registrasi Gagal (</w:t>
            </w:r>
            <w:proofErr w:type="spellStart"/>
            <w:r w:rsidRPr="006F3E2F">
              <w:rPr>
                <w:lang w:val="id-ID"/>
              </w:rPr>
              <w:t>Failed</w:t>
            </w:r>
            <w:proofErr w:type="spellEnd"/>
            <w:r w:rsidRPr="006F3E2F">
              <w:rPr>
                <w:lang w:val="id-ID"/>
              </w:rPr>
              <w:t>)</w:t>
            </w:r>
          </w:p>
          <w:p w14:paraId="5C47DB5C" w14:textId="59EEE4FA" w:rsidR="006F3E2F" w:rsidRPr="006F3E2F" w:rsidRDefault="006F3E2F" w:rsidP="006F3E2F">
            <w:pPr>
              <w:pStyle w:val="BodyText"/>
              <w:spacing w:line="276" w:lineRule="auto"/>
              <w:ind w:right="35"/>
              <w:rPr>
                <w:lang w:val="id-ID"/>
              </w:rPr>
            </w:pPr>
            <w:r w:rsidRPr="006F3E2F">
              <w:rPr>
                <w:lang w:val="id-ID"/>
              </w:rPr>
              <w:t>Pengujian ini mencakup dua pendekatan utama:</w:t>
            </w:r>
          </w:p>
          <w:p w14:paraId="4FE320F5" w14:textId="3CD3421B" w:rsidR="006F3E2F" w:rsidRPr="006F3E2F" w:rsidRDefault="006F3E2F" w:rsidP="006F3E2F">
            <w:pPr>
              <w:pStyle w:val="BodyText"/>
              <w:spacing w:line="276" w:lineRule="auto"/>
              <w:ind w:right="35"/>
              <w:rPr>
                <w:lang w:val="id-ID"/>
              </w:rPr>
            </w:pPr>
            <w:r w:rsidRPr="006F3E2F">
              <w:rPr>
                <w:lang w:val="id-ID"/>
              </w:rPr>
              <w:t xml:space="preserve">Registrasi Berhasil termasuk dalam pengujian </w:t>
            </w:r>
            <w:proofErr w:type="spellStart"/>
            <w:r w:rsidRPr="006F3E2F">
              <w:rPr>
                <w:lang w:val="id-ID"/>
              </w:rPr>
              <w:t>Positive</w:t>
            </w:r>
            <w:proofErr w:type="spellEnd"/>
            <w:r w:rsidRPr="006F3E2F">
              <w:rPr>
                <w:lang w:val="id-ID"/>
              </w:rPr>
              <w:t xml:space="preserve"> </w:t>
            </w:r>
            <w:proofErr w:type="spellStart"/>
            <w:r w:rsidRPr="006F3E2F">
              <w:rPr>
                <w:lang w:val="id-ID"/>
              </w:rPr>
              <w:t>Case</w:t>
            </w:r>
            <w:proofErr w:type="spellEnd"/>
            <w:r w:rsidRPr="006F3E2F">
              <w:rPr>
                <w:lang w:val="id-ID"/>
              </w:rPr>
              <w:t xml:space="preserve">, bertujuan untuk memastikan sistem berfungsi sesuai harapan saat pengguna memasukkan data yang valid, seperti mengisi seluruh </w:t>
            </w:r>
            <w:r w:rsidRPr="006F3E2F">
              <w:rPr>
                <w:lang w:val="id-ID"/>
              </w:rPr>
              <w:lastRenderedPageBreak/>
              <w:t>formulir dengan benar.</w:t>
            </w:r>
          </w:p>
          <w:p w14:paraId="1E503645" w14:textId="577441C7" w:rsidR="00AD417B" w:rsidRPr="00770C77" w:rsidRDefault="006F3E2F" w:rsidP="006F3E2F">
            <w:pPr>
              <w:pStyle w:val="BodyText"/>
              <w:spacing w:line="276" w:lineRule="auto"/>
              <w:ind w:right="35"/>
              <w:rPr>
                <w:lang w:val="id-ID"/>
              </w:rPr>
            </w:pPr>
            <w:r w:rsidRPr="006F3E2F">
              <w:rPr>
                <w:lang w:val="id-ID"/>
              </w:rPr>
              <w:t xml:space="preserve">Sebaliknya, Registrasi Gagal termasuk dalam pengujian </w:t>
            </w:r>
            <w:proofErr w:type="spellStart"/>
            <w:r w:rsidRPr="006F3E2F">
              <w:rPr>
                <w:lang w:val="id-ID"/>
              </w:rPr>
              <w:t>Negative</w:t>
            </w:r>
            <w:proofErr w:type="spellEnd"/>
            <w:r w:rsidRPr="006F3E2F">
              <w:rPr>
                <w:lang w:val="id-ID"/>
              </w:rPr>
              <w:t xml:space="preserve"> </w:t>
            </w:r>
            <w:proofErr w:type="spellStart"/>
            <w:r w:rsidRPr="006F3E2F">
              <w:rPr>
                <w:lang w:val="id-ID"/>
              </w:rPr>
              <w:t>Case</w:t>
            </w:r>
            <w:proofErr w:type="spellEnd"/>
            <w:r w:rsidRPr="006F3E2F">
              <w:rPr>
                <w:lang w:val="id-ID"/>
              </w:rPr>
              <w:t xml:space="preserve">, digunakan untuk menguji sistem ketika pengguna melakukan kesalahan, seperti memasukkan email yang tidak valid atau membiarkan </w:t>
            </w:r>
            <w:proofErr w:type="spellStart"/>
            <w:r w:rsidRPr="006F3E2F">
              <w:rPr>
                <w:lang w:val="id-ID"/>
              </w:rPr>
              <w:t>field</w:t>
            </w:r>
            <w:proofErr w:type="spellEnd"/>
            <w:r w:rsidRPr="006F3E2F">
              <w:rPr>
                <w:lang w:val="id-ID"/>
              </w:rPr>
              <w:t xml:space="preserve"> kosong, guna memastikan sistem dapat menangani </w:t>
            </w:r>
            <w:proofErr w:type="spellStart"/>
            <w:r w:rsidRPr="006F3E2F">
              <w:rPr>
                <w:lang w:val="id-ID"/>
              </w:rPr>
              <w:t>error</w:t>
            </w:r>
            <w:proofErr w:type="spellEnd"/>
            <w:r w:rsidRPr="006F3E2F">
              <w:rPr>
                <w:lang w:val="id-ID"/>
              </w:rPr>
              <w:t xml:space="preserve"> dengan tepat.</w:t>
            </w:r>
          </w:p>
        </w:tc>
        <w:tc>
          <w:tcPr>
            <w:tcW w:w="1414" w:type="pct"/>
            <w:tcBorders>
              <w:top w:val="single" w:sz="8" w:space="0" w:color="000000"/>
              <w:left w:val="single" w:sz="8" w:space="0" w:color="000000"/>
              <w:bottom w:val="single" w:sz="8" w:space="0" w:color="000000"/>
              <w:right w:val="single" w:sz="8" w:space="0" w:color="000000"/>
            </w:tcBorders>
          </w:tcPr>
          <w:p w14:paraId="59EAADEE" w14:textId="77777777" w:rsidR="006F3E2F" w:rsidRPr="006F3E2F" w:rsidRDefault="006F3E2F" w:rsidP="006F3E2F">
            <w:pPr>
              <w:pStyle w:val="BodyText"/>
              <w:spacing w:line="276" w:lineRule="auto"/>
              <w:ind w:right="35"/>
              <w:jc w:val="center"/>
              <w:rPr>
                <w:lang w:val="id-ID"/>
              </w:rPr>
            </w:pPr>
            <w:r w:rsidRPr="006F3E2F">
              <w:rPr>
                <w:lang w:val="id-ID"/>
              </w:rPr>
              <w:lastRenderedPageBreak/>
              <w:t>Skenario pengujian untuk fitur registrasi secara umum terbagi menjadi dua kategori, yaitu:</w:t>
            </w:r>
          </w:p>
          <w:p w14:paraId="1B1F6EC3" w14:textId="77777777" w:rsidR="006F3E2F" w:rsidRPr="006F3E2F" w:rsidRDefault="006F3E2F" w:rsidP="006F3E2F">
            <w:pPr>
              <w:pStyle w:val="BodyText"/>
              <w:spacing w:line="276" w:lineRule="auto"/>
              <w:ind w:right="35"/>
              <w:jc w:val="center"/>
              <w:rPr>
                <w:lang w:val="id-ID"/>
              </w:rPr>
            </w:pPr>
          </w:p>
          <w:p w14:paraId="1FE8F1FA" w14:textId="77777777" w:rsidR="006F3E2F" w:rsidRPr="006F3E2F" w:rsidRDefault="006F3E2F" w:rsidP="006F3E2F">
            <w:pPr>
              <w:pStyle w:val="BodyText"/>
              <w:spacing w:line="276" w:lineRule="auto"/>
              <w:ind w:right="35"/>
              <w:jc w:val="center"/>
              <w:rPr>
                <w:lang w:val="id-ID"/>
              </w:rPr>
            </w:pPr>
            <w:r w:rsidRPr="006F3E2F">
              <w:rPr>
                <w:lang w:val="id-ID"/>
              </w:rPr>
              <w:t>Registrasi Berhasil (</w:t>
            </w:r>
            <w:proofErr w:type="spellStart"/>
            <w:r w:rsidRPr="006F3E2F">
              <w:rPr>
                <w:lang w:val="id-ID"/>
              </w:rPr>
              <w:t>Success</w:t>
            </w:r>
            <w:proofErr w:type="spellEnd"/>
            <w:r w:rsidRPr="006F3E2F">
              <w:rPr>
                <w:lang w:val="id-ID"/>
              </w:rPr>
              <w:t>)</w:t>
            </w:r>
          </w:p>
          <w:p w14:paraId="4697D412" w14:textId="77777777" w:rsidR="006F3E2F" w:rsidRPr="006F3E2F" w:rsidRDefault="006F3E2F" w:rsidP="006F3E2F">
            <w:pPr>
              <w:pStyle w:val="BodyText"/>
              <w:spacing w:line="276" w:lineRule="auto"/>
              <w:ind w:right="35"/>
              <w:jc w:val="center"/>
              <w:rPr>
                <w:lang w:val="id-ID"/>
              </w:rPr>
            </w:pPr>
            <w:r w:rsidRPr="006F3E2F">
              <w:rPr>
                <w:lang w:val="id-ID"/>
              </w:rPr>
              <w:t>Registrasi Gagal (</w:t>
            </w:r>
            <w:proofErr w:type="spellStart"/>
            <w:r w:rsidRPr="006F3E2F">
              <w:rPr>
                <w:lang w:val="id-ID"/>
              </w:rPr>
              <w:t>Failed</w:t>
            </w:r>
            <w:proofErr w:type="spellEnd"/>
            <w:r w:rsidRPr="006F3E2F">
              <w:rPr>
                <w:lang w:val="id-ID"/>
              </w:rPr>
              <w:t>)</w:t>
            </w:r>
          </w:p>
          <w:p w14:paraId="49AF7E9F" w14:textId="77777777" w:rsidR="006F3E2F" w:rsidRPr="006F3E2F" w:rsidRDefault="006F3E2F" w:rsidP="006F3E2F">
            <w:pPr>
              <w:pStyle w:val="BodyText"/>
              <w:spacing w:line="276" w:lineRule="auto"/>
              <w:ind w:right="35"/>
              <w:jc w:val="center"/>
              <w:rPr>
                <w:lang w:val="id-ID"/>
              </w:rPr>
            </w:pPr>
            <w:r w:rsidRPr="006F3E2F">
              <w:rPr>
                <w:lang w:val="id-ID"/>
              </w:rPr>
              <w:t>Pengujian ini mencakup dua pendekatan utama:</w:t>
            </w:r>
          </w:p>
          <w:p w14:paraId="6C99698F" w14:textId="77777777" w:rsidR="006F3E2F" w:rsidRPr="006F3E2F" w:rsidRDefault="006F3E2F" w:rsidP="006F3E2F">
            <w:pPr>
              <w:pStyle w:val="BodyText"/>
              <w:spacing w:line="276" w:lineRule="auto"/>
              <w:ind w:right="35"/>
              <w:jc w:val="center"/>
              <w:rPr>
                <w:lang w:val="id-ID"/>
              </w:rPr>
            </w:pPr>
          </w:p>
          <w:p w14:paraId="54737DF2" w14:textId="77777777" w:rsidR="006F3E2F" w:rsidRPr="006F3E2F" w:rsidRDefault="006F3E2F" w:rsidP="006F3E2F">
            <w:pPr>
              <w:pStyle w:val="BodyText"/>
              <w:spacing w:line="276" w:lineRule="auto"/>
              <w:ind w:right="35"/>
              <w:jc w:val="center"/>
              <w:rPr>
                <w:lang w:val="id-ID"/>
              </w:rPr>
            </w:pPr>
            <w:r w:rsidRPr="006F3E2F">
              <w:rPr>
                <w:lang w:val="id-ID"/>
              </w:rPr>
              <w:t xml:space="preserve">Registrasi Berhasil termasuk dalam pengujian </w:t>
            </w:r>
            <w:proofErr w:type="spellStart"/>
            <w:r w:rsidRPr="006F3E2F">
              <w:rPr>
                <w:lang w:val="id-ID"/>
              </w:rPr>
              <w:t>Positive</w:t>
            </w:r>
            <w:proofErr w:type="spellEnd"/>
            <w:r w:rsidRPr="006F3E2F">
              <w:rPr>
                <w:lang w:val="id-ID"/>
              </w:rPr>
              <w:t xml:space="preserve"> </w:t>
            </w:r>
            <w:proofErr w:type="spellStart"/>
            <w:r w:rsidRPr="006F3E2F">
              <w:rPr>
                <w:lang w:val="id-ID"/>
              </w:rPr>
              <w:t>Case</w:t>
            </w:r>
            <w:proofErr w:type="spellEnd"/>
            <w:r w:rsidRPr="006F3E2F">
              <w:rPr>
                <w:lang w:val="id-ID"/>
              </w:rPr>
              <w:t xml:space="preserve">, bertujuan untuk memastikan sistem berfungsi sesuai harapan saat pengguna memasukkan data </w:t>
            </w:r>
            <w:r w:rsidRPr="006F3E2F">
              <w:rPr>
                <w:lang w:val="id-ID"/>
              </w:rPr>
              <w:lastRenderedPageBreak/>
              <w:t>yang valid, seperti mengisi seluruh formulir dengan benar.</w:t>
            </w:r>
          </w:p>
          <w:p w14:paraId="6DB39570" w14:textId="77777777" w:rsidR="006F3E2F" w:rsidRPr="006F3E2F" w:rsidRDefault="006F3E2F" w:rsidP="006F3E2F">
            <w:pPr>
              <w:pStyle w:val="BodyText"/>
              <w:spacing w:line="276" w:lineRule="auto"/>
              <w:ind w:right="35"/>
              <w:jc w:val="center"/>
              <w:rPr>
                <w:lang w:val="id-ID"/>
              </w:rPr>
            </w:pPr>
          </w:p>
          <w:p w14:paraId="09E07ECC" w14:textId="1D78D271" w:rsidR="00AD417B" w:rsidRPr="00770C77" w:rsidRDefault="006F3E2F" w:rsidP="006F3E2F">
            <w:pPr>
              <w:pStyle w:val="BodyText"/>
              <w:spacing w:line="276" w:lineRule="auto"/>
              <w:ind w:right="35"/>
              <w:jc w:val="center"/>
              <w:rPr>
                <w:lang w:val="id-ID"/>
              </w:rPr>
            </w:pPr>
            <w:r w:rsidRPr="006F3E2F">
              <w:rPr>
                <w:lang w:val="id-ID"/>
              </w:rPr>
              <w:t xml:space="preserve">Sebaliknya, Registrasi Gagal termasuk dalam pengujian </w:t>
            </w:r>
            <w:proofErr w:type="spellStart"/>
            <w:r w:rsidRPr="006F3E2F">
              <w:rPr>
                <w:lang w:val="id-ID"/>
              </w:rPr>
              <w:t>Negative</w:t>
            </w:r>
            <w:proofErr w:type="spellEnd"/>
            <w:r w:rsidRPr="006F3E2F">
              <w:rPr>
                <w:lang w:val="id-ID"/>
              </w:rPr>
              <w:t xml:space="preserve"> </w:t>
            </w:r>
            <w:proofErr w:type="spellStart"/>
            <w:r w:rsidRPr="006F3E2F">
              <w:rPr>
                <w:lang w:val="id-ID"/>
              </w:rPr>
              <w:t>Case</w:t>
            </w:r>
            <w:proofErr w:type="spellEnd"/>
            <w:r w:rsidRPr="006F3E2F">
              <w:rPr>
                <w:lang w:val="id-ID"/>
              </w:rPr>
              <w:t xml:space="preserve">, digunakan untuk menguji sistem ketika pengguna melakukan kesalahan, seperti memasukkan email yang tidak valid atau membiarkan </w:t>
            </w:r>
            <w:proofErr w:type="spellStart"/>
            <w:r w:rsidRPr="006F3E2F">
              <w:rPr>
                <w:lang w:val="id-ID"/>
              </w:rPr>
              <w:t>field</w:t>
            </w:r>
            <w:proofErr w:type="spellEnd"/>
            <w:r w:rsidRPr="006F3E2F">
              <w:rPr>
                <w:lang w:val="id-ID"/>
              </w:rPr>
              <w:t xml:space="preserve"> kosong, guna memastikan sistem dapat menangani </w:t>
            </w:r>
            <w:proofErr w:type="spellStart"/>
            <w:r w:rsidRPr="006F3E2F">
              <w:rPr>
                <w:lang w:val="id-ID"/>
              </w:rPr>
              <w:t>error</w:t>
            </w:r>
            <w:proofErr w:type="spellEnd"/>
            <w:r w:rsidRPr="006F3E2F">
              <w:rPr>
                <w:lang w:val="id-ID"/>
              </w:rPr>
              <w:t xml:space="preserve"> dengan tepat.</w:t>
            </w:r>
          </w:p>
        </w:tc>
        <w:tc>
          <w:tcPr>
            <w:tcW w:w="1087" w:type="pct"/>
            <w:tcBorders>
              <w:top w:val="single" w:sz="8" w:space="0" w:color="000000"/>
              <w:left w:val="single" w:sz="8" w:space="0" w:color="000000"/>
              <w:bottom w:val="single" w:sz="8" w:space="0" w:color="000000"/>
              <w:right w:val="single" w:sz="8" w:space="0" w:color="000000"/>
            </w:tcBorders>
            <w:vAlign w:val="center"/>
            <w:hideMark/>
          </w:tcPr>
          <w:p w14:paraId="3D075D69" w14:textId="77777777" w:rsidR="002E7E45" w:rsidRPr="002E7E45" w:rsidRDefault="002E7E45" w:rsidP="002E7E45">
            <w:pPr>
              <w:pStyle w:val="BodyText"/>
              <w:spacing w:line="276" w:lineRule="auto"/>
              <w:ind w:right="35"/>
              <w:rPr>
                <w:highlight w:val="green"/>
                <w:lang w:val="id-ID"/>
              </w:rPr>
            </w:pPr>
            <w:r w:rsidRPr="002E7E45">
              <w:rPr>
                <w:highlight w:val="green"/>
                <w:lang w:val="id-ID"/>
              </w:rPr>
              <w:lastRenderedPageBreak/>
              <w:t>1."pertanyaan": "Apa saja skenario dasar dalam pengujian fitur registrasi?",</w:t>
            </w:r>
          </w:p>
          <w:p w14:paraId="5E9763B4" w14:textId="77777777" w:rsidR="002E7E45" w:rsidRPr="002E7E45" w:rsidRDefault="002E7E45" w:rsidP="002E7E45">
            <w:pPr>
              <w:pStyle w:val="BodyText"/>
              <w:spacing w:line="276" w:lineRule="auto"/>
              <w:ind w:right="35"/>
              <w:rPr>
                <w:lang w:val="id-ID"/>
              </w:rPr>
            </w:pPr>
            <w:r w:rsidRPr="002E7E45">
              <w:rPr>
                <w:highlight w:val="green"/>
                <w:lang w:val="id-ID"/>
              </w:rPr>
              <w:t xml:space="preserve">      "skor": 0.8752</w:t>
            </w:r>
          </w:p>
          <w:p w14:paraId="70D8D312" w14:textId="77777777" w:rsidR="002E7E45" w:rsidRPr="002E7E45" w:rsidRDefault="002E7E45" w:rsidP="002E7E45">
            <w:pPr>
              <w:pStyle w:val="BodyText"/>
              <w:spacing w:line="276" w:lineRule="auto"/>
              <w:ind w:right="35"/>
              <w:rPr>
                <w:lang w:val="id-ID"/>
              </w:rPr>
            </w:pPr>
          </w:p>
          <w:p w14:paraId="49263BD8" w14:textId="77777777" w:rsidR="002E7E45" w:rsidRPr="002E7E45" w:rsidRDefault="002E7E45" w:rsidP="002E7E45">
            <w:pPr>
              <w:pStyle w:val="BodyText"/>
              <w:spacing w:line="276" w:lineRule="auto"/>
              <w:ind w:right="35"/>
              <w:rPr>
                <w:lang w:val="id-ID"/>
              </w:rPr>
            </w:pPr>
            <w:r w:rsidRPr="002E7E45">
              <w:rPr>
                <w:lang w:val="id-ID"/>
              </w:rPr>
              <w:t xml:space="preserve">2."pertanyaan": "Apa saja tipe skenario dasar dalam pengujian </w:t>
            </w:r>
            <w:proofErr w:type="spellStart"/>
            <w:r w:rsidRPr="002E7E45">
              <w:rPr>
                <w:lang w:val="id-ID"/>
              </w:rPr>
              <w:t>login</w:t>
            </w:r>
            <w:proofErr w:type="spellEnd"/>
            <w:r w:rsidRPr="002E7E45">
              <w:rPr>
                <w:lang w:val="id-ID"/>
              </w:rPr>
              <w:t>?",</w:t>
            </w:r>
          </w:p>
          <w:p w14:paraId="5AD2B34C" w14:textId="77777777" w:rsidR="002E7E45" w:rsidRPr="002E7E45" w:rsidRDefault="002E7E45" w:rsidP="002E7E45">
            <w:pPr>
              <w:pStyle w:val="BodyText"/>
              <w:spacing w:line="276" w:lineRule="auto"/>
              <w:ind w:right="35"/>
              <w:rPr>
                <w:lang w:val="id-ID"/>
              </w:rPr>
            </w:pPr>
            <w:r w:rsidRPr="002E7E45">
              <w:rPr>
                <w:lang w:val="id-ID"/>
              </w:rPr>
              <w:t xml:space="preserve">      "skor": 0.8173</w:t>
            </w:r>
          </w:p>
          <w:p w14:paraId="60353EAD" w14:textId="77777777" w:rsidR="002E7E45" w:rsidRPr="002E7E45" w:rsidRDefault="002E7E45" w:rsidP="002E7E45">
            <w:pPr>
              <w:pStyle w:val="BodyText"/>
              <w:spacing w:line="276" w:lineRule="auto"/>
              <w:ind w:right="35"/>
              <w:rPr>
                <w:lang w:val="id-ID"/>
              </w:rPr>
            </w:pPr>
          </w:p>
          <w:p w14:paraId="75B26B68" w14:textId="77777777" w:rsidR="002E7E45" w:rsidRPr="002E7E45" w:rsidRDefault="002E7E45" w:rsidP="002E7E45">
            <w:pPr>
              <w:pStyle w:val="BodyText"/>
              <w:spacing w:line="276" w:lineRule="auto"/>
              <w:ind w:right="35"/>
              <w:rPr>
                <w:lang w:val="id-ID"/>
              </w:rPr>
            </w:pPr>
            <w:r w:rsidRPr="002E7E45">
              <w:rPr>
                <w:lang w:val="id-ID"/>
              </w:rPr>
              <w:t xml:space="preserve">3."pertanyaan": "Apa saja skenario dasar dalam pengujian fitur </w:t>
            </w:r>
            <w:proofErr w:type="spellStart"/>
            <w:r w:rsidRPr="002E7E45">
              <w:rPr>
                <w:lang w:val="id-ID"/>
              </w:rPr>
              <w:lastRenderedPageBreak/>
              <w:t>login</w:t>
            </w:r>
            <w:proofErr w:type="spellEnd"/>
            <w:r w:rsidRPr="002E7E45">
              <w:rPr>
                <w:lang w:val="id-ID"/>
              </w:rPr>
              <w:t>?",</w:t>
            </w:r>
          </w:p>
          <w:p w14:paraId="58CF5896" w14:textId="77777777" w:rsidR="002E7E45" w:rsidRPr="002E7E45" w:rsidRDefault="002E7E45" w:rsidP="002E7E45">
            <w:pPr>
              <w:pStyle w:val="BodyText"/>
              <w:spacing w:line="276" w:lineRule="auto"/>
              <w:ind w:right="35"/>
              <w:rPr>
                <w:lang w:val="id-ID"/>
              </w:rPr>
            </w:pPr>
            <w:r w:rsidRPr="002E7E45">
              <w:rPr>
                <w:lang w:val="id-ID"/>
              </w:rPr>
              <w:t xml:space="preserve">      "skor": 0.7971</w:t>
            </w:r>
          </w:p>
          <w:p w14:paraId="25864A3C" w14:textId="77777777" w:rsidR="002E7E45" w:rsidRPr="002E7E45" w:rsidRDefault="002E7E45" w:rsidP="002E7E45">
            <w:pPr>
              <w:pStyle w:val="BodyText"/>
              <w:spacing w:line="276" w:lineRule="auto"/>
              <w:ind w:right="35"/>
              <w:rPr>
                <w:lang w:val="id-ID"/>
              </w:rPr>
            </w:pPr>
          </w:p>
          <w:p w14:paraId="2BDAAE2C" w14:textId="77777777" w:rsidR="002E7E45" w:rsidRPr="002E7E45" w:rsidRDefault="002E7E45" w:rsidP="002E7E45">
            <w:pPr>
              <w:pStyle w:val="BodyText"/>
              <w:spacing w:line="276" w:lineRule="auto"/>
              <w:ind w:right="35"/>
              <w:rPr>
                <w:lang w:val="id-ID"/>
              </w:rPr>
            </w:pPr>
            <w:r w:rsidRPr="002E7E45">
              <w:rPr>
                <w:lang w:val="id-ID"/>
              </w:rPr>
              <w:t>4."pertanyaan": "Apa saja skenario dasar fitur pendaftaran akun?",</w:t>
            </w:r>
          </w:p>
          <w:p w14:paraId="7F58A7AC" w14:textId="77777777" w:rsidR="002E7E45" w:rsidRPr="002E7E45" w:rsidRDefault="002E7E45" w:rsidP="002E7E45">
            <w:pPr>
              <w:pStyle w:val="BodyText"/>
              <w:spacing w:line="276" w:lineRule="auto"/>
              <w:ind w:right="35"/>
              <w:rPr>
                <w:lang w:val="id-ID"/>
              </w:rPr>
            </w:pPr>
            <w:r w:rsidRPr="002E7E45">
              <w:rPr>
                <w:lang w:val="id-ID"/>
              </w:rPr>
              <w:t xml:space="preserve">      "skor": 0.4386</w:t>
            </w:r>
          </w:p>
          <w:p w14:paraId="07255B96" w14:textId="77777777" w:rsidR="002E7E45" w:rsidRPr="002E7E45" w:rsidRDefault="002E7E45" w:rsidP="002E7E45">
            <w:pPr>
              <w:pStyle w:val="BodyText"/>
              <w:spacing w:line="276" w:lineRule="auto"/>
              <w:ind w:right="35"/>
              <w:rPr>
                <w:lang w:val="id-ID"/>
              </w:rPr>
            </w:pPr>
          </w:p>
          <w:p w14:paraId="3F3744C3" w14:textId="77777777" w:rsidR="002E7E45" w:rsidRPr="002E7E45" w:rsidRDefault="002E7E45" w:rsidP="002E7E45">
            <w:pPr>
              <w:pStyle w:val="BodyText"/>
              <w:spacing w:line="276" w:lineRule="auto"/>
              <w:ind w:right="35"/>
              <w:rPr>
                <w:lang w:val="id-ID"/>
              </w:rPr>
            </w:pPr>
            <w:r w:rsidRPr="002E7E45">
              <w:rPr>
                <w:lang w:val="id-ID"/>
              </w:rPr>
              <w:t>5."pertanyaan": "Apa langkah pertama dalam pengujian skenario Registrasi berhasil?",</w:t>
            </w:r>
          </w:p>
          <w:p w14:paraId="063EB67C" w14:textId="4655BA51" w:rsidR="00AD417B" w:rsidRPr="00770C77" w:rsidRDefault="002E7E45" w:rsidP="002E7E45">
            <w:pPr>
              <w:pStyle w:val="BodyText"/>
              <w:spacing w:line="276" w:lineRule="auto"/>
              <w:ind w:right="35"/>
              <w:rPr>
                <w:lang w:val="id-ID"/>
              </w:rPr>
            </w:pPr>
            <w:r w:rsidRPr="002E7E45">
              <w:rPr>
                <w:lang w:val="id-ID"/>
              </w:rPr>
              <w:t xml:space="preserve">      "skor": 0.3561</w:t>
            </w:r>
          </w:p>
        </w:tc>
      </w:tr>
      <w:tr w:rsidR="00A2741C" w:rsidRPr="00770C77" w14:paraId="1CEAAE4A" w14:textId="77777777" w:rsidTr="00A2741C">
        <w:trPr>
          <w:trHeight w:val="1120"/>
          <w:jc w:val="center"/>
        </w:trPr>
        <w:tc>
          <w:tcPr>
            <w:tcW w:w="1086" w:type="pct"/>
            <w:tcBorders>
              <w:top w:val="single" w:sz="8" w:space="0" w:color="000000"/>
              <w:left w:val="single" w:sz="8" w:space="0" w:color="000000"/>
              <w:bottom w:val="single" w:sz="8" w:space="0" w:color="000000"/>
              <w:right w:val="single" w:sz="8" w:space="0" w:color="000000"/>
            </w:tcBorders>
            <w:vAlign w:val="center"/>
            <w:hideMark/>
          </w:tcPr>
          <w:p w14:paraId="4F152D87" w14:textId="77777777" w:rsidR="006F3E2F" w:rsidRDefault="006F3E2F" w:rsidP="00AD417B">
            <w:pPr>
              <w:pStyle w:val="BodyText"/>
              <w:spacing w:line="276" w:lineRule="auto"/>
              <w:ind w:right="35"/>
              <w:rPr>
                <w:lang w:val="id-ID"/>
              </w:rPr>
            </w:pPr>
            <w:r w:rsidRPr="006F3E2F">
              <w:rPr>
                <w:lang w:val="id-ID"/>
              </w:rPr>
              <w:lastRenderedPageBreak/>
              <w:t xml:space="preserve">Bantu sebutkan bagaimana langkah menguji </w:t>
            </w:r>
            <w:proofErr w:type="spellStart"/>
            <w:r w:rsidRPr="006F3E2F">
              <w:rPr>
                <w:lang w:val="id-ID"/>
              </w:rPr>
              <w:t>test</w:t>
            </w:r>
            <w:proofErr w:type="spellEnd"/>
            <w:r w:rsidRPr="006F3E2F">
              <w:rPr>
                <w:lang w:val="id-ID"/>
              </w:rPr>
              <w:t xml:space="preserve"> </w:t>
            </w:r>
            <w:proofErr w:type="spellStart"/>
            <w:r w:rsidRPr="006F3E2F">
              <w:rPr>
                <w:lang w:val="id-ID"/>
              </w:rPr>
              <w:t>case</w:t>
            </w:r>
            <w:proofErr w:type="spellEnd"/>
            <w:r w:rsidRPr="006F3E2F">
              <w:rPr>
                <w:lang w:val="id-ID"/>
              </w:rPr>
              <w:t xml:space="preserve"> </w:t>
            </w:r>
          </w:p>
          <w:p w14:paraId="155370AD" w14:textId="68BA5329" w:rsidR="00AD417B" w:rsidRPr="00770C77" w:rsidRDefault="006F3E2F" w:rsidP="00AD417B">
            <w:pPr>
              <w:pStyle w:val="BodyText"/>
              <w:spacing w:line="276" w:lineRule="auto"/>
              <w:ind w:right="35"/>
              <w:rPr>
                <w:lang w:val="id-ID"/>
              </w:rPr>
            </w:pPr>
            <w:r w:rsidRPr="006F3E2F">
              <w:rPr>
                <w:lang w:val="id-ID"/>
              </w:rPr>
              <w:t>Registrasi</w:t>
            </w:r>
            <w:r>
              <w:rPr>
                <w:lang w:val="id-ID"/>
              </w:rPr>
              <w:t>!</w:t>
            </w:r>
          </w:p>
        </w:tc>
        <w:tc>
          <w:tcPr>
            <w:tcW w:w="1413" w:type="pct"/>
            <w:tcBorders>
              <w:top w:val="single" w:sz="8" w:space="0" w:color="000000"/>
              <w:left w:val="single" w:sz="8" w:space="0" w:color="000000"/>
              <w:bottom w:val="single" w:sz="8" w:space="0" w:color="000000"/>
              <w:right w:val="single" w:sz="8" w:space="0" w:color="000000"/>
            </w:tcBorders>
            <w:vAlign w:val="center"/>
            <w:hideMark/>
          </w:tcPr>
          <w:p w14:paraId="3D166408" w14:textId="77777777" w:rsidR="00AD417B" w:rsidRPr="00770C77" w:rsidRDefault="00AD417B" w:rsidP="00AD417B">
            <w:pPr>
              <w:pStyle w:val="BodyText"/>
              <w:spacing w:line="276" w:lineRule="auto"/>
              <w:ind w:right="35"/>
              <w:rPr>
                <w:lang w:val="id-ID"/>
              </w:rPr>
            </w:pPr>
            <w:r w:rsidRPr="00770C77">
              <w:rPr>
                <w:lang w:val="id-ID"/>
              </w:rPr>
              <w:t xml:space="preserve">Berikut adalah step yang perlu dilakukan dalam menguji fitur Registrasi untuk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Registrasi Berhasil dengan data lengkap: 1.) Buka halaman registrasi 2.) Masukkan data pendaftaran yang valid 3.) Klik tombol Daftar" atau "Registrasi" 4.) </w:t>
            </w:r>
            <w:r w:rsidRPr="00770C77">
              <w:rPr>
                <w:lang w:val="id-ID"/>
              </w:rPr>
              <w:lastRenderedPageBreak/>
              <w:t xml:space="preserve">Verifikasi validasi </w:t>
            </w:r>
            <w:proofErr w:type="spellStart"/>
            <w:r w:rsidRPr="00770C77">
              <w:rPr>
                <w:lang w:val="id-ID"/>
              </w:rPr>
              <w:t>form</w:t>
            </w:r>
            <w:proofErr w:type="spellEnd"/>
            <w:r w:rsidRPr="00770C77">
              <w:rPr>
                <w:lang w:val="id-ID"/>
              </w:rPr>
              <w:t xml:space="preserve"> periksa apakah sistem melakukan validasi </w:t>
            </w:r>
            <w:proofErr w:type="spellStart"/>
            <w:r w:rsidRPr="00770C77">
              <w:rPr>
                <w:lang w:val="id-ID"/>
              </w:rPr>
              <w:t>input</w:t>
            </w:r>
            <w:proofErr w:type="spellEnd"/>
            <w:r w:rsidRPr="00770C77">
              <w:rPr>
                <w:lang w:val="id-ID"/>
              </w:rPr>
              <w:t xml:space="preserve"> pada </w:t>
            </w:r>
            <w:proofErr w:type="spellStart"/>
            <w:r w:rsidRPr="00770C77">
              <w:rPr>
                <w:lang w:val="id-ID"/>
              </w:rPr>
              <w:t>form</w:t>
            </w:r>
            <w:proofErr w:type="spellEnd"/>
            <w:r w:rsidRPr="00770C77">
              <w:rPr>
                <w:lang w:val="id-ID"/>
              </w:rPr>
              <w:t xml:space="preserve"> registrasi 5.) Sistem memproses registrasi jika semua data valid sistem akan memproses pendaftaran dan menyimpan informasi pengguna di </w:t>
            </w:r>
            <w:proofErr w:type="spellStart"/>
            <w:r w:rsidRPr="00770C77">
              <w:rPr>
                <w:lang w:val="id-ID"/>
              </w:rPr>
              <w:t>database</w:t>
            </w:r>
            <w:proofErr w:type="spellEnd"/>
            <w:r w:rsidRPr="00770C77">
              <w:rPr>
                <w:lang w:val="id-ID"/>
              </w:rPr>
              <w:t>.</w:t>
            </w:r>
          </w:p>
        </w:tc>
        <w:tc>
          <w:tcPr>
            <w:tcW w:w="1414" w:type="pct"/>
            <w:tcBorders>
              <w:top w:val="single" w:sz="8" w:space="0" w:color="000000"/>
              <w:left w:val="single" w:sz="8" w:space="0" w:color="000000"/>
              <w:bottom w:val="single" w:sz="8" w:space="0" w:color="000000"/>
              <w:right w:val="single" w:sz="8" w:space="0" w:color="000000"/>
            </w:tcBorders>
          </w:tcPr>
          <w:p w14:paraId="64B03EB1" w14:textId="28066D70" w:rsidR="00AD417B" w:rsidRPr="00770C77" w:rsidRDefault="006F3E2F" w:rsidP="00AD417B">
            <w:pPr>
              <w:pStyle w:val="BodyText"/>
              <w:spacing w:line="276" w:lineRule="auto"/>
              <w:ind w:right="35"/>
              <w:jc w:val="center"/>
              <w:rPr>
                <w:lang w:val="id-ID"/>
              </w:rPr>
            </w:pPr>
            <w:r w:rsidRPr="00770C77">
              <w:rPr>
                <w:lang w:val="id-ID"/>
              </w:rPr>
              <w:lastRenderedPageBreak/>
              <w:t xml:space="preserve">Berikut adalah step yang perlu dilakukan dalam menguji fitur Registrasi untuk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Registrasi Berhasil dengan data lengkap: 1.) Buka halaman registrasi 2.) Masukkan data pendaftaran yang valid 3.) Klik tombol Daftar" atau "Registrasi" 4.) </w:t>
            </w:r>
            <w:r w:rsidRPr="00770C77">
              <w:rPr>
                <w:lang w:val="id-ID"/>
              </w:rPr>
              <w:lastRenderedPageBreak/>
              <w:t xml:space="preserve">Verifikasi validasi </w:t>
            </w:r>
            <w:proofErr w:type="spellStart"/>
            <w:r w:rsidRPr="00770C77">
              <w:rPr>
                <w:lang w:val="id-ID"/>
              </w:rPr>
              <w:t>form</w:t>
            </w:r>
            <w:proofErr w:type="spellEnd"/>
            <w:r w:rsidRPr="00770C77">
              <w:rPr>
                <w:lang w:val="id-ID"/>
              </w:rPr>
              <w:t xml:space="preserve"> periksa apakah sistem melakukan validasi </w:t>
            </w:r>
            <w:proofErr w:type="spellStart"/>
            <w:r w:rsidRPr="00770C77">
              <w:rPr>
                <w:lang w:val="id-ID"/>
              </w:rPr>
              <w:t>input</w:t>
            </w:r>
            <w:proofErr w:type="spellEnd"/>
            <w:r w:rsidRPr="00770C77">
              <w:rPr>
                <w:lang w:val="id-ID"/>
              </w:rPr>
              <w:t xml:space="preserve"> pada </w:t>
            </w:r>
            <w:proofErr w:type="spellStart"/>
            <w:r w:rsidRPr="00770C77">
              <w:rPr>
                <w:lang w:val="id-ID"/>
              </w:rPr>
              <w:t>form</w:t>
            </w:r>
            <w:proofErr w:type="spellEnd"/>
            <w:r w:rsidRPr="00770C77">
              <w:rPr>
                <w:lang w:val="id-ID"/>
              </w:rPr>
              <w:t xml:space="preserve"> registrasi 5.) Sistem memproses registrasi jika semua data valid sistem akan memproses pendaftaran dan menyimpan informasi pengguna di </w:t>
            </w:r>
            <w:proofErr w:type="spellStart"/>
            <w:r w:rsidRPr="00770C77">
              <w:rPr>
                <w:lang w:val="id-ID"/>
              </w:rPr>
              <w:t>database</w:t>
            </w:r>
            <w:proofErr w:type="spellEnd"/>
            <w:r w:rsidRPr="00770C77">
              <w:rPr>
                <w:lang w:val="id-ID"/>
              </w:rPr>
              <w:t>.</w:t>
            </w:r>
          </w:p>
        </w:tc>
        <w:tc>
          <w:tcPr>
            <w:tcW w:w="1087" w:type="pct"/>
            <w:tcBorders>
              <w:top w:val="single" w:sz="8" w:space="0" w:color="000000"/>
              <w:left w:val="single" w:sz="8" w:space="0" w:color="000000"/>
              <w:bottom w:val="single" w:sz="8" w:space="0" w:color="000000"/>
              <w:right w:val="single" w:sz="8" w:space="0" w:color="000000"/>
            </w:tcBorders>
            <w:vAlign w:val="center"/>
            <w:hideMark/>
          </w:tcPr>
          <w:p w14:paraId="08023392" w14:textId="77777777" w:rsidR="00E3420D" w:rsidRPr="00E3420D" w:rsidRDefault="00E3420D" w:rsidP="00E3420D">
            <w:pPr>
              <w:pStyle w:val="BodyText"/>
              <w:spacing w:line="276" w:lineRule="auto"/>
              <w:ind w:right="35"/>
              <w:rPr>
                <w:highlight w:val="green"/>
                <w:lang w:val="id-ID"/>
              </w:rPr>
            </w:pPr>
            <w:r w:rsidRPr="00E3420D">
              <w:rPr>
                <w:highlight w:val="green"/>
                <w:lang w:val="id-ID"/>
              </w:rPr>
              <w:lastRenderedPageBreak/>
              <w:t xml:space="preserve">1."pertanyaan": "Bagaimana langkah menguji </w:t>
            </w:r>
            <w:proofErr w:type="spellStart"/>
            <w:r w:rsidRPr="00E3420D">
              <w:rPr>
                <w:highlight w:val="green"/>
                <w:lang w:val="id-ID"/>
              </w:rPr>
              <w:t>test</w:t>
            </w:r>
            <w:proofErr w:type="spellEnd"/>
            <w:r w:rsidRPr="00E3420D">
              <w:rPr>
                <w:highlight w:val="green"/>
                <w:lang w:val="id-ID"/>
              </w:rPr>
              <w:t xml:space="preserve"> </w:t>
            </w:r>
            <w:proofErr w:type="spellStart"/>
            <w:r w:rsidRPr="00E3420D">
              <w:rPr>
                <w:highlight w:val="green"/>
                <w:lang w:val="id-ID"/>
              </w:rPr>
              <w:t>case</w:t>
            </w:r>
            <w:proofErr w:type="spellEnd"/>
            <w:r w:rsidRPr="00E3420D">
              <w:rPr>
                <w:highlight w:val="green"/>
                <w:lang w:val="id-ID"/>
              </w:rPr>
              <w:t xml:space="preserve"> registrasi?",</w:t>
            </w:r>
          </w:p>
          <w:p w14:paraId="57811B24" w14:textId="77777777" w:rsidR="00E3420D" w:rsidRPr="00E3420D" w:rsidRDefault="00E3420D" w:rsidP="00E3420D">
            <w:pPr>
              <w:pStyle w:val="BodyText"/>
              <w:spacing w:line="276" w:lineRule="auto"/>
              <w:ind w:right="35"/>
              <w:rPr>
                <w:lang w:val="id-ID"/>
              </w:rPr>
            </w:pPr>
            <w:r w:rsidRPr="00E3420D">
              <w:rPr>
                <w:highlight w:val="green"/>
                <w:lang w:val="id-ID"/>
              </w:rPr>
              <w:t xml:space="preserve">      "skor": 0.7412</w:t>
            </w:r>
          </w:p>
          <w:p w14:paraId="0EFB0946" w14:textId="77777777" w:rsidR="00E3420D" w:rsidRPr="00E3420D" w:rsidRDefault="00E3420D" w:rsidP="00E3420D">
            <w:pPr>
              <w:pStyle w:val="BodyText"/>
              <w:spacing w:line="276" w:lineRule="auto"/>
              <w:ind w:right="35"/>
              <w:rPr>
                <w:lang w:val="id-ID"/>
              </w:rPr>
            </w:pPr>
          </w:p>
          <w:p w14:paraId="4F9F8A0F" w14:textId="77777777" w:rsidR="00E3420D" w:rsidRPr="00E3420D" w:rsidRDefault="00E3420D" w:rsidP="00E3420D">
            <w:pPr>
              <w:pStyle w:val="BodyText"/>
              <w:spacing w:line="276" w:lineRule="auto"/>
              <w:ind w:right="35"/>
              <w:rPr>
                <w:lang w:val="id-ID"/>
              </w:rPr>
            </w:pPr>
            <w:r w:rsidRPr="00E3420D">
              <w:rPr>
                <w:lang w:val="id-ID"/>
              </w:rPr>
              <w:t xml:space="preserve">2."pertanyaan": "Bagaimana langkah menguji </w:t>
            </w:r>
            <w:proofErr w:type="spellStart"/>
            <w:r w:rsidRPr="00E3420D">
              <w:rPr>
                <w:lang w:val="id-ID"/>
              </w:rPr>
              <w:t>test</w:t>
            </w:r>
            <w:proofErr w:type="spellEnd"/>
            <w:r w:rsidRPr="00E3420D">
              <w:rPr>
                <w:lang w:val="id-ID"/>
              </w:rPr>
              <w:t xml:space="preserve"> </w:t>
            </w:r>
            <w:proofErr w:type="spellStart"/>
            <w:r w:rsidRPr="00E3420D">
              <w:rPr>
                <w:lang w:val="id-ID"/>
              </w:rPr>
              <w:lastRenderedPageBreak/>
              <w:t>case</w:t>
            </w:r>
            <w:proofErr w:type="spellEnd"/>
            <w:r w:rsidRPr="00E3420D">
              <w:rPr>
                <w:lang w:val="id-ID"/>
              </w:rPr>
              <w:t xml:space="preserve"> registrasi?",</w:t>
            </w:r>
          </w:p>
          <w:p w14:paraId="3680542A" w14:textId="77777777" w:rsidR="00E3420D" w:rsidRPr="00E3420D" w:rsidRDefault="00E3420D" w:rsidP="00E3420D">
            <w:pPr>
              <w:pStyle w:val="BodyText"/>
              <w:spacing w:line="276" w:lineRule="auto"/>
              <w:ind w:right="35"/>
              <w:rPr>
                <w:lang w:val="id-ID"/>
              </w:rPr>
            </w:pPr>
            <w:r w:rsidRPr="00E3420D">
              <w:rPr>
                <w:lang w:val="id-ID"/>
              </w:rPr>
              <w:t xml:space="preserve">      "skor": 0.7412</w:t>
            </w:r>
          </w:p>
          <w:p w14:paraId="7429AC9E" w14:textId="77777777" w:rsidR="00E3420D" w:rsidRPr="00E3420D" w:rsidRDefault="00E3420D" w:rsidP="00E3420D">
            <w:pPr>
              <w:pStyle w:val="BodyText"/>
              <w:spacing w:line="276" w:lineRule="auto"/>
              <w:ind w:right="35"/>
              <w:rPr>
                <w:lang w:val="id-ID"/>
              </w:rPr>
            </w:pPr>
          </w:p>
          <w:p w14:paraId="7DD00FAC" w14:textId="77777777" w:rsidR="00E3420D" w:rsidRPr="00E3420D" w:rsidRDefault="00E3420D" w:rsidP="00E3420D">
            <w:pPr>
              <w:pStyle w:val="BodyText"/>
              <w:spacing w:line="276" w:lineRule="auto"/>
              <w:ind w:right="35"/>
              <w:rPr>
                <w:lang w:val="id-ID"/>
              </w:rPr>
            </w:pPr>
            <w:r w:rsidRPr="00E3420D">
              <w:rPr>
                <w:lang w:val="id-ID"/>
              </w:rPr>
              <w:t xml:space="preserve">3."pertanyaan": "Bagaimana langkah menguji </w:t>
            </w:r>
            <w:proofErr w:type="spellStart"/>
            <w:r w:rsidRPr="00E3420D">
              <w:rPr>
                <w:lang w:val="id-ID"/>
              </w:rPr>
              <w:t>test</w:t>
            </w:r>
            <w:proofErr w:type="spellEnd"/>
            <w:r w:rsidRPr="00E3420D">
              <w:rPr>
                <w:lang w:val="id-ID"/>
              </w:rPr>
              <w:t xml:space="preserve"> </w:t>
            </w:r>
            <w:proofErr w:type="spellStart"/>
            <w:r w:rsidRPr="00E3420D">
              <w:rPr>
                <w:lang w:val="id-ID"/>
              </w:rPr>
              <w:t>case</w:t>
            </w:r>
            <w:proofErr w:type="spellEnd"/>
            <w:r w:rsidRPr="00E3420D">
              <w:rPr>
                <w:lang w:val="id-ID"/>
              </w:rPr>
              <w:t xml:space="preserve"> registrasi?",</w:t>
            </w:r>
          </w:p>
          <w:p w14:paraId="31F63771" w14:textId="77777777" w:rsidR="00E3420D" w:rsidRPr="00E3420D" w:rsidRDefault="00E3420D" w:rsidP="00E3420D">
            <w:pPr>
              <w:pStyle w:val="BodyText"/>
              <w:spacing w:line="276" w:lineRule="auto"/>
              <w:ind w:right="35"/>
              <w:rPr>
                <w:lang w:val="id-ID"/>
              </w:rPr>
            </w:pPr>
            <w:r w:rsidRPr="00E3420D">
              <w:rPr>
                <w:lang w:val="id-ID"/>
              </w:rPr>
              <w:t xml:space="preserve">      "skor": 0.7412</w:t>
            </w:r>
          </w:p>
          <w:p w14:paraId="4DB9AA90" w14:textId="77777777" w:rsidR="00E3420D" w:rsidRPr="00E3420D" w:rsidRDefault="00E3420D" w:rsidP="00E3420D">
            <w:pPr>
              <w:pStyle w:val="BodyText"/>
              <w:spacing w:line="276" w:lineRule="auto"/>
              <w:ind w:right="35"/>
              <w:rPr>
                <w:lang w:val="id-ID"/>
              </w:rPr>
            </w:pPr>
          </w:p>
          <w:p w14:paraId="66D13F36" w14:textId="77777777" w:rsidR="00E3420D" w:rsidRPr="00E3420D" w:rsidRDefault="00E3420D" w:rsidP="00E3420D">
            <w:pPr>
              <w:pStyle w:val="BodyText"/>
              <w:spacing w:line="276" w:lineRule="auto"/>
              <w:ind w:right="35"/>
              <w:rPr>
                <w:lang w:val="id-ID"/>
              </w:rPr>
            </w:pPr>
            <w:r w:rsidRPr="00E3420D">
              <w:rPr>
                <w:lang w:val="id-ID"/>
              </w:rPr>
              <w:t xml:space="preserve">4."pertanyaan": "Bagaimana langkah menguji </w:t>
            </w:r>
            <w:proofErr w:type="spellStart"/>
            <w:r w:rsidRPr="00E3420D">
              <w:rPr>
                <w:lang w:val="id-ID"/>
              </w:rPr>
              <w:t>test</w:t>
            </w:r>
            <w:proofErr w:type="spellEnd"/>
            <w:r w:rsidRPr="00E3420D">
              <w:rPr>
                <w:lang w:val="id-ID"/>
              </w:rPr>
              <w:t xml:space="preserve"> </w:t>
            </w:r>
            <w:proofErr w:type="spellStart"/>
            <w:r w:rsidRPr="00E3420D">
              <w:rPr>
                <w:lang w:val="id-ID"/>
              </w:rPr>
              <w:t>case</w:t>
            </w:r>
            <w:proofErr w:type="spellEnd"/>
            <w:r w:rsidRPr="00E3420D">
              <w:rPr>
                <w:lang w:val="id-ID"/>
              </w:rPr>
              <w:t xml:space="preserve"> registrasi?",</w:t>
            </w:r>
          </w:p>
          <w:p w14:paraId="0472DFD9" w14:textId="77777777" w:rsidR="00E3420D" w:rsidRPr="00E3420D" w:rsidRDefault="00E3420D" w:rsidP="00E3420D">
            <w:pPr>
              <w:pStyle w:val="BodyText"/>
              <w:spacing w:line="276" w:lineRule="auto"/>
              <w:ind w:right="35"/>
              <w:rPr>
                <w:lang w:val="id-ID"/>
              </w:rPr>
            </w:pPr>
            <w:r w:rsidRPr="00E3420D">
              <w:rPr>
                <w:lang w:val="id-ID"/>
              </w:rPr>
              <w:t xml:space="preserve">      "skor": 0.7412</w:t>
            </w:r>
          </w:p>
          <w:p w14:paraId="46024A85" w14:textId="77777777" w:rsidR="00E3420D" w:rsidRPr="00E3420D" w:rsidRDefault="00E3420D" w:rsidP="00E3420D">
            <w:pPr>
              <w:pStyle w:val="BodyText"/>
              <w:spacing w:line="276" w:lineRule="auto"/>
              <w:ind w:right="35"/>
              <w:rPr>
                <w:lang w:val="id-ID"/>
              </w:rPr>
            </w:pPr>
          </w:p>
          <w:p w14:paraId="60F19D1E" w14:textId="77777777" w:rsidR="00E3420D" w:rsidRPr="00E3420D" w:rsidRDefault="00E3420D" w:rsidP="00E3420D">
            <w:pPr>
              <w:pStyle w:val="BodyText"/>
              <w:spacing w:line="276" w:lineRule="auto"/>
              <w:ind w:right="35"/>
              <w:rPr>
                <w:lang w:val="id-ID"/>
              </w:rPr>
            </w:pPr>
            <w:r w:rsidRPr="00E3420D">
              <w:rPr>
                <w:lang w:val="id-ID"/>
              </w:rPr>
              <w:t xml:space="preserve">5."pertanyaan": "Bagaimana langkah menguji </w:t>
            </w:r>
            <w:proofErr w:type="spellStart"/>
            <w:r w:rsidRPr="00E3420D">
              <w:rPr>
                <w:lang w:val="id-ID"/>
              </w:rPr>
              <w:t>test</w:t>
            </w:r>
            <w:proofErr w:type="spellEnd"/>
            <w:r w:rsidRPr="00E3420D">
              <w:rPr>
                <w:lang w:val="id-ID"/>
              </w:rPr>
              <w:t xml:space="preserve"> </w:t>
            </w:r>
            <w:proofErr w:type="spellStart"/>
            <w:r w:rsidRPr="00E3420D">
              <w:rPr>
                <w:lang w:val="id-ID"/>
              </w:rPr>
              <w:t>case</w:t>
            </w:r>
            <w:proofErr w:type="spellEnd"/>
            <w:r w:rsidRPr="00E3420D">
              <w:rPr>
                <w:lang w:val="id-ID"/>
              </w:rPr>
              <w:t xml:space="preserve"> </w:t>
            </w:r>
            <w:proofErr w:type="spellStart"/>
            <w:r w:rsidRPr="00E3420D">
              <w:rPr>
                <w:lang w:val="id-ID"/>
              </w:rPr>
              <w:t>logout</w:t>
            </w:r>
            <w:proofErr w:type="spellEnd"/>
            <w:r w:rsidRPr="00E3420D">
              <w:rPr>
                <w:lang w:val="id-ID"/>
              </w:rPr>
              <w:t>?",</w:t>
            </w:r>
          </w:p>
          <w:p w14:paraId="1F084FD0" w14:textId="302568B5" w:rsidR="00AD417B" w:rsidRPr="00770C77" w:rsidRDefault="00E3420D" w:rsidP="00E3420D">
            <w:pPr>
              <w:pStyle w:val="BodyText"/>
              <w:spacing w:line="276" w:lineRule="auto"/>
              <w:ind w:right="35"/>
              <w:rPr>
                <w:lang w:val="id-ID"/>
              </w:rPr>
            </w:pPr>
            <w:r w:rsidRPr="00E3420D">
              <w:rPr>
                <w:lang w:val="id-ID"/>
              </w:rPr>
              <w:t xml:space="preserve">      "skor": 0.6329</w:t>
            </w:r>
          </w:p>
        </w:tc>
      </w:tr>
    </w:tbl>
    <w:p w14:paraId="79414DB9" w14:textId="77777777" w:rsidR="008406CE" w:rsidRDefault="008406CE" w:rsidP="001C7500">
      <w:pPr>
        <w:pStyle w:val="BodyText"/>
        <w:spacing w:line="276" w:lineRule="auto"/>
        <w:ind w:right="35"/>
        <w:jc w:val="both"/>
        <w:rPr>
          <w:lang w:val="id-ID"/>
        </w:rPr>
      </w:pPr>
    </w:p>
    <w:p w14:paraId="44FA8981" w14:textId="07198649" w:rsidR="00244A31" w:rsidRPr="00770C77" w:rsidRDefault="00244A31" w:rsidP="008406CE">
      <w:pPr>
        <w:pStyle w:val="BodyText"/>
        <w:spacing w:line="276" w:lineRule="auto"/>
        <w:ind w:right="35" w:firstLine="720"/>
        <w:jc w:val="both"/>
        <w:rPr>
          <w:lang w:val="id-ID"/>
        </w:rPr>
      </w:pPr>
      <w:r w:rsidRPr="00770C77">
        <w:rPr>
          <w:lang w:val="id-ID"/>
        </w:rPr>
        <w:t>Berdasarkan Tabel 4.1</w:t>
      </w:r>
      <w:r w:rsidR="008406CE">
        <w:rPr>
          <w:lang w:val="id-ID"/>
        </w:rPr>
        <w:t>5</w:t>
      </w:r>
      <w:r w:rsidRPr="00770C77">
        <w:rPr>
          <w:lang w:val="id-ID"/>
        </w:rPr>
        <w:t xml:space="preserve">, dapat disimpulkan bahwa </w:t>
      </w:r>
      <w:proofErr w:type="spellStart"/>
      <w:r w:rsidRPr="00770C77">
        <w:rPr>
          <w:lang w:val="id-ID"/>
        </w:rPr>
        <w:t>chatbot</w:t>
      </w:r>
      <w:proofErr w:type="spellEnd"/>
      <w:r w:rsidRPr="00770C77">
        <w:rPr>
          <w:lang w:val="id-ID"/>
        </w:rPr>
        <w:t xml:space="preserve"> mampu memahami pertanyaan yang memiliki kalimat kompleks, termasuk kalimat yang disusun dengan sedikit bertele-tele. Hal ini menunjukkan bahwa sistem telah dilatih secara efektif untuk mengolah pertanyaan yang membutuhkan analisis lebih mendalam dan memberikan respons yang terstruktur. </w:t>
      </w:r>
      <w:r w:rsidRPr="00770C77">
        <w:rPr>
          <w:lang w:val="id-ID"/>
        </w:rPr>
        <w:lastRenderedPageBreak/>
        <w:t xml:space="preserve">Kemampuan ini mengindikasikan bahwa </w:t>
      </w:r>
      <w:proofErr w:type="spellStart"/>
      <w:r w:rsidRPr="00770C77">
        <w:rPr>
          <w:lang w:val="id-ID"/>
        </w:rPr>
        <w:t>chatbot</w:t>
      </w:r>
      <w:proofErr w:type="spellEnd"/>
      <w:r w:rsidRPr="00770C77">
        <w:rPr>
          <w:lang w:val="id-ID"/>
        </w:rPr>
        <w:t xml:space="preserve"> dapat menangani pertanyaan dengan tingkat kesulitan tinggi dan memberikan jawaban yang informatif serta terorganisasi, sehingga meningkatkan kualitas interaksi dan kepuasan pengguna.</w:t>
      </w:r>
    </w:p>
    <w:p w14:paraId="5A7A0263" w14:textId="77777777" w:rsidR="00244A31" w:rsidRPr="00770C77" w:rsidRDefault="00244A31" w:rsidP="00244A31">
      <w:pPr>
        <w:pStyle w:val="BodyText"/>
        <w:spacing w:line="276" w:lineRule="auto"/>
        <w:ind w:right="35"/>
        <w:jc w:val="both"/>
        <w:rPr>
          <w:lang w:val="id-ID"/>
        </w:rPr>
      </w:pPr>
    </w:p>
    <w:p w14:paraId="072A266F" w14:textId="526C9A29" w:rsidR="00D5221F" w:rsidRDefault="00D5221F" w:rsidP="00313DB9">
      <w:pPr>
        <w:pStyle w:val="Heading4"/>
        <w:rPr>
          <w:lang w:val="id-ID"/>
        </w:rPr>
      </w:pPr>
      <w:r>
        <w:rPr>
          <w:lang w:val="id-ID"/>
        </w:rPr>
        <w:t xml:space="preserve">3. </w:t>
      </w:r>
      <w:r w:rsidR="00244A31" w:rsidRPr="00770C77">
        <w:rPr>
          <w:lang w:val="id-ID"/>
        </w:rPr>
        <w:t xml:space="preserve">Pengujian </w:t>
      </w:r>
      <w:r w:rsidR="00781992">
        <w:rPr>
          <w:lang w:val="id-ID"/>
        </w:rPr>
        <w:t>D</w:t>
      </w:r>
      <w:r w:rsidR="00244A31" w:rsidRPr="00770C77">
        <w:rPr>
          <w:lang w:val="id-ID"/>
        </w:rPr>
        <w:t xml:space="preserve">engan </w:t>
      </w:r>
      <w:r w:rsidR="00781992">
        <w:rPr>
          <w:lang w:val="id-ID"/>
        </w:rPr>
        <w:t>Me</w:t>
      </w:r>
      <w:r w:rsidR="00244A31" w:rsidRPr="00770C77">
        <w:rPr>
          <w:lang w:val="id-ID"/>
        </w:rPr>
        <w:t xml:space="preserve">nggunakan </w:t>
      </w:r>
      <w:r w:rsidR="00781992">
        <w:rPr>
          <w:lang w:val="id-ID"/>
        </w:rPr>
        <w:t>P</w:t>
      </w:r>
      <w:r w:rsidR="00244A31" w:rsidRPr="00770C77">
        <w:rPr>
          <w:lang w:val="id-ID"/>
        </w:rPr>
        <w:t xml:space="preserve">emilihan </w:t>
      </w:r>
      <w:r w:rsidR="00781992">
        <w:rPr>
          <w:lang w:val="id-ID"/>
        </w:rPr>
        <w:t>K</w:t>
      </w:r>
      <w:r w:rsidR="00244A31" w:rsidRPr="00770C77">
        <w:rPr>
          <w:lang w:val="id-ID"/>
        </w:rPr>
        <w:t xml:space="preserve">alimat </w:t>
      </w:r>
      <w:r w:rsidR="00781992">
        <w:rPr>
          <w:lang w:val="id-ID"/>
        </w:rPr>
        <w:t>Y</w:t>
      </w:r>
      <w:r w:rsidR="00244A31" w:rsidRPr="00770C77">
        <w:rPr>
          <w:lang w:val="id-ID"/>
        </w:rPr>
        <w:t xml:space="preserve">ang </w:t>
      </w:r>
      <w:r w:rsidR="00781992">
        <w:rPr>
          <w:lang w:val="id-ID"/>
        </w:rPr>
        <w:t>M</w:t>
      </w:r>
      <w:r w:rsidR="00286248">
        <w:rPr>
          <w:lang w:val="id-ID"/>
        </w:rPr>
        <w:t>inim</w:t>
      </w:r>
    </w:p>
    <w:p w14:paraId="2DB5DBC6" w14:textId="200CFE5A" w:rsidR="00244A31" w:rsidRPr="00770C77" w:rsidRDefault="00244A31" w:rsidP="00D5221F">
      <w:pPr>
        <w:pStyle w:val="BodyText"/>
        <w:spacing w:line="276" w:lineRule="auto"/>
        <w:ind w:right="35" w:firstLine="720"/>
        <w:jc w:val="both"/>
        <w:rPr>
          <w:lang w:val="id-ID"/>
        </w:rPr>
      </w:pPr>
      <w:r w:rsidRPr="00770C77">
        <w:rPr>
          <w:lang w:val="id-ID"/>
        </w:rPr>
        <w:t xml:space="preserve">Skenario ini menguji kemampuan </w:t>
      </w:r>
      <w:proofErr w:type="spellStart"/>
      <w:r w:rsidRPr="00770C77">
        <w:rPr>
          <w:lang w:val="id-ID"/>
        </w:rPr>
        <w:t>chatbot</w:t>
      </w:r>
      <w:proofErr w:type="spellEnd"/>
      <w:r w:rsidRPr="00770C77">
        <w:rPr>
          <w:lang w:val="id-ID"/>
        </w:rPr>
        <w:t xml:space="preserve"> dalam merespons pertanyaan yang menggunakan kalimat</w:t>
      </w:r>
      <w:r w:rsidR="009E0A99">
        <w:rPr>
          <w:lang w:val="id-ID"/>
        </w:rPr>
        <w:t xml:space="preserve"> simpel dan</w:t>
      </w:r>
      <w:r w:rsidRPr="00770C77">
        <w:rPr>
          <w:lang w:val="id-ID"/>
        </w:rPr>
        <w:t xml:space="preserve"> </w:t>
      </w:r>
      <w:r w:rsidR="00286248">
        <w:rPr>
          <w:lang w:val="id-ID"/>
        </w:rPr>
        <w:t>minimal</w:t>
      </w:r>
      <w:r w:rsidRPr="00770C77">
        <w:rPr>
          <w:lang w:val="id-ID"/>
        </w:rPr>
        <w:t>, tanpa struktur kalimat yang kompleks. Pertanyaan seperti “</w:t>
      </w:r>
      <w:proofErr w:type="spellStart"/>
      <w:r w:rsidR="009E0A99">
        <w:rPr>
          <w:lang w:val="id-ID"/>
        </w:rPr>
        <w:t>T</w:t>
      </w:r>
      <w:r w:rsidRPr="00770C77">
        <w:rPr>
          <w:lang w:val="id-ID"/>
        </w:rPr>
        <w: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digunakan untuk melihat apakah </w:t>
      </w:r>
      <w:proofErr w:type="spellStart"/>
      <w:r w:rsidRPr="00770C77">
        <w:rPr>
          <w:lang w:val="id-ID"/>
        </w:rPr>
        <w:t>chatbot</w:t>
      </w:r>
      <w:proofErr w:type="spellEnd"/>
      <w:r w:rsidRPr="00770C77">
        <w:rPr>
          <w:lang w:val="id-ID"/>
        </w:rPr>
        <w:t xml:space="preserve"> dapat langsung mengenali kata kunci utama </w:t>
      </w:r>
      <w:r w:rsidR="00165334">
        <w:rPr>
          <w:lang w:val="id-ID"/>
        </w:rPr>
        <w:t xml:space="preserve">dengan </w:t>
      </w:r>
      <w:proofErr w:type="spellStart"/>
      <w:r w:rsidR="00165334">
        <w:rPr>
          <w:lang w:val="id-ID"/>
        </w:rPr>
        <w:t>input</w:t>
      </w:r>
      <w:proofErr w:type="spellEnd"/>
      <w:r w:rsidR="00165334">
        <w:rPr>
          <w:lang w:val="id-ID"/>
        </w:rPr>
        <w:t xml:space="preserve"> minim, serta </w:t>
      </w:r>
      <w:r w:rsidRPr="00770C77">
        <w:rPr>
          <w:lang w:val="id-ID"/>
        </w:rPr>
        <w:t xml:space="preserve">memberikan jawaban yang tepat sesuai dengan data yang ada di dalam </w:t>
      </w:r>
      <w:proofErr w:type="spellStart"/>
      <w:r w:rsidR="00A910AF">
        <w:rPr>
          <w:lang w:val="id-ID"/>
        </w:rPr>
        <w:t>dataset</w:t>
      </w:r>
      <w:proofErr w:type="spellEnd"/>
      <w:r w:rsidRPr="00770C77">
        <w:rPr>
          <w:lang w:val="id-ID"/>
        </w:rPr>
        <w:t>.</w:t>
      </w:r>
    </w:p>
    <w:p w14:paraId="60253318" w14:textId="027C4EBE" w:rsidR="00244A31" w:rsidRPr="00770C77" w:rsidRDefault="00244A31" w:rsidP="008406CE">
      <w:pPr>
        <w:pStyle w:val="BodyText"/>
        <w:spacing w:line="276" w:lineRule="auto"/>
        <w:ind w:right="35"/>
        <w:rPr>
          <w:lang w:val="en-ID"/>
        </w:rPr>
      </w:pPr>
    </w:p>
    <w:p w14:paraId="74DFB72E" w14:textId="799F957A" w:rsidR="008406CE" w:rsidRPr="008406CE" w:rsidRDefault="008406CE" w:rsidP="008406CE">
      <w:pPr>
        <w:pStyle w:val="Caption"/>
        <w:keepNext/>
        <w:jc w:val="center"/>
        <w:rPr>
          <w:i w:val="0"/>
          <w:iCs w:val="0"/>
          <w:color w:val="auto"/>
        </w:rPr>
      </w:pPr>
      <w:bookmarkStart w:id="141" w:name="_Toc202306820"/>
      <w:r w:rsidRPr="008406CE">
        <w:rPr>
          <w:i w:val="0"/>
          <w:iCs w:val="0"/>
          <w:color w:val="auto"/>
        </w:rPr>
        <w:t xml:space="preserve">Tabel 4. </w:t>
      </w:r>
      <w:r w:rsidRPr="008406CE">
        <w:rPr>
          <w:i w:val="0"/>
          <w:iCs w:val="0"/>
          <w:color w:val="auto"/>
        </w:rPr>
        <w:fldChar w:fldCharType="begin"/>
      </w:r>
      <w:r w:rsidRPr="008406CE">
        <w:rPr>
          <w:i w:val="0"/>
          <w:iCs w:val="0"/>
          <w:color w:val="auto"/>
        </w:rPr>
        <w:instrText xml:space="preserve"> SEQ Tabel_4. \* ARABIC </w:instrText>
      </w:r>
      <w:r w:rsidRPr="008406CE">
        <w:rPr>
          <w:i w:val="0"/>
          <w:iCs w:val="0"/>
          <w:color w:val="auto"/>
        </w:rPr>
        <w:fldChar w:fldCharType="separate"/>
      </w:r>
      <w:r w:rsidR="00327503">
        <w:rPr>
          <w:i w:val="0"/>
          <w:iCs w:val="0"/>
          <w:noProof/>
          <w:color w:val="auto"/>
        </w:rPr>
        <w:t>16</w:t>
      </w:r>
      <w:r w:rsidRPr="008406CE">
        <w:rPr>
          <w:i w:val="0"/>
          <w:iCs w:val="0"/>
          <w:color w:val="auto"/>
        </w:rPr>
        <w:fldChar w:fldCharType="end"/>
      </w:r>
      <w:r w:rsidRPr="008406CE">
        <w:rPr>
          <w:i w:val="0"/>
          <w:iCs w:val="0"/>
          <w:color w:val="auto"/>
        </w:rPr>
        <w:t xml:space="preserve"> </w:t>
      </w:r>
      <w:proofErr w:type="spellStart"/>
      <w:r w:rsidRPr="008406CE">
        <w:rPr>
          <w:i w:val="0"/>
          <w:iCs w:val="0"/>
          <w:color w:val="auto"/>
        </w:rPr>
        <w:t>Pertanyaan</w:t>
      </w:r>
      <w:proofErr w:type="spellEnd"/>
      <w:r w:rsidRPr="008406CE">
        <w:rPr>
          <w:i w:val="0"/>
          <w:iCs w:val="0"/>
          <w:color w:val="auto"/>
        </w:rPr>
        <w:t xml:space="preserve"> </w:t>
      </w:r>
      <w:proofErr w:type="spellStart"/>
      <w:r w:rsidRPr="008406CE">
        <w:rPr>
          <w:i w:val="0"/>
          <w:iCs w:val="0"/>
          <w:color w:val="auto"/>
        </w:rPr>
        <w:t>dengan</w:t>
      </w:r>
      <w:proofErr w:type="spellEnd"/>
      <w:r w:rsidRPr="008406CE">
        <w:rPr>
          <w:i w:val="0"/>
          <w:iCs w:val="0"/>
          <w:color w:val="auto"/>
        </w:rPr>
        <w:t xml:space="preserve"> </w:t>
      </w:r>
      <w:proofErr w:type="spellStart"/>
      <w:r w:rsidRPr="008406CE">
        <w:rPr>
          <w:i w:val="0"/>
          <w:iCs w:val="0"/>
          <w:color w:val="auto"/>
        </w:rPr>
        <w:t>kalimat</w:t>
      </w:r>
      <w:proofErr w:type="spellEnd"/>
      <w:r w:rsidRPr="008406CE">
        <w:rPr>
          <w:i w:val="0"/>
          <w:iCs w:val="0"/>
          <w:color w:val="auto"/>
        </w:rPr>
        <w:t xml:space="preserve"> </w:t>
      </w:r>
      <w:r w:rsidR="00F17DF2">
        <w:rPr>
          <w:i w:val="0"/>
          <w:iCs w:val="0"/>
          <w:color w:val="auto"/>
        </w:rPr>
        <w:t>minim</w:t>
      </w:r>
      <w:bookmarkEnd w:id="141"/>
    </w:p>
    <w:tbl>
      <w:tblPr>
        <w:tblW w:w="5443"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13" w:type="dxa"/>
          <w:right w:w="0" w:type="dxa"/>
        </w:tblCellMar>
        <w:tblLook w:val="01E0" w:firstRow="1" w:lastRow="1" w:firstColumn="1" w:lastColumn="1" w:noHBand="0" w:noVBand="0"/>
      </w:tblPr>
      <w:tblGrid>
        <w:gridCol w:w="1408"/>
        <w:gridCol w:w="1984"/>
        <w:gridCol w:w="1844"/>
        <w:gridCol w:w="1416"/>
      </w:tblGrid>
      <w:tr w:rsidR="004E5C36" w:rsidRPr="00770C77" w14:paraId="20789113" w14:textId="77777777" w:rsidTr="00E3420D">
        <w:trPr>
          <w:trHeight w:val="431"/>
          <w:tblHeader/>
          <w:jc w:val="center"/>
        </w:trPr>
        <w:tc>
          <w:tcPr>
            <w:tcW w:w="1058" w:type="pct"/>
            <w:tcBorders>
              <w:top w:val="single" w:sz="8" w:space="0" w:color="000000"/>
              <w:left w:val="single" w:sz="8" w:space="0" w:color="000000"/>
              <w:bottom w:val="single" w:sz="8" w:space="0" w:color="000000"/>
              <w:right w:val="single" w:sz="8" w:space="0" w:color="000000"/>
            </w:tcBorders>
            <w:vAlign w:val="center"/>
            <w:hideMark/>
          </w:tcPr>
          <w:p w14:paraId="0E261C2E" w14:textId="77777777" w:rsidR="004E5C36" w:rsidRPr="00770C77" w:rsidRDefault="004E5C36" w:rsidP="008406CE">
            <w:pPr>
              <w:pStyle w:val="BodyText"/>
              <w:spacing w:line="276" w:lineRule="auto"/>
              <w:ind w:right="35"/>
              <w:jc w:val="center"/>
              <w:rPr>
                <w:b/>
                <w:bCs/>
                <w:lang w:val="id-ID"/>
              </w:rPr>
            </w:pPr>
            <w:r w:rsidRPr="00770C77">
              <w:rPr>
                <w:b/>
                <w:bCs/>
                <w:lang w:val="id-ID"/>
              </w:rPr>
              <w:t>Pertanyaan</w:t>
            </w:r>
          </w:p>
        </w:tc>
        <w:tc>
          <w:tcPr>
            <w:tcW w:w="1491" w:type="pct"/>
            <w:tcBorders>
              <w:top w:val="single" w:sz="8" w:space="0" w:color="000000"/>
              <w:left w:val="single" w:sz="8" w:space="0" w:color="000000"/>
              <w:bottom w:val="single" w:sz="8" w:space="0" w:color="000000"/>
              <w:right w:val="single" w:sz="8" w:space="0" w:color="000000"/>
            </w:tcBorders>
            <w:vAlign w:val="center"/>
            <w:hideMark/>
          </w:tcPr>
          <w:p w14:paraId="6713B8DF" w14:textId="0AE31E6F" w:rsidR="004E5C36" w:rsidRPr="00770C77" w:rsidRDefault="00E3420D" w:rsidP="008406CE">
            <w:pPr>
              <w:pStyle w:val="BodyText"/>
              <w:spacing w:line="276" w:lineRule="auto"/>
              <w:ind w:right="35"/>
              <w:jc w:val="center"/>
              <w:rPr>
                <w:b/>
                <w:bCs/>
                <w:lang w:val="id-ID"/>
              </w:rPr>
            </w:pPr>
            <w:r w:rsidRPr="00246500">
              <w:rPr>
                <w:b/>
                <w:bCs/>
                <w:spacing w:val="-2"/>
              </w:rPr>
              <w:t>Hasil yang Diharapkan</w:t>
            </w:r>
          </w:p>
        </w:tc>
        <w:tc>
          <w:tcPr>
            <w:tcW w:w="1386" w:type="pct"/>
            <w:tcBorders>
              <w:top w:val="single" w:sz="8" w:space="0" w:color="000000"/>
              <w:left w:val="single" w:sz="8" w:space="0" w:color="000000"/>
              <w:bottom w:val="single" w:sz="8" w:space="0" w:color="000000"/>
              <w:right w:val="single" w:sz="8" w:space="0" w:color="000000"/>
            </w:tcBorders>
          </w:tcPr>
          <w:p w14:paraId="22652A83" w14:textId="1E685A8B" w:rsidR="004E5C36" w:rsidRPr="00770C77" w:rsidRDefault="00E3420D" w:rsidP="008406CE">
            <w:pPr>
              <w:pStyle w:val="BodyText"/>
              <w:spacing w:line="276" w:lineRule="auto"/>
              <w:ind w:right="35"/>
              <w:jc w:val="center"/>
              <w:rPr>
                <w:b/>
                <w:bCs/>
                <w:lang w:val="id-ID"/>
              </w:rPr>
            </w:pPr>
            <w:r w:rsidRPr="00246500">
              <w:rPr>
                <w:b/>
                <w:bCs/>
                <w:spacing w:val="-2"/>
              </w:rPr>
              <w:t xml:space="preserve">Hasil Aktual </w:t>
            </w:r>
            <w:proofErr w:type="spellStart"/>
            <w:r w:rsidRPr="00246500">
              <w:rPr>
                <w:b/>
                <w:bCs/>
                <w:spacing w:val="-2"/>
              </w:rPr>
              <w:t>Chatbot</w:t>
            </w:r>
            <w:proofErr w:type="spellEnd"/>
          </w:p>
        </w:tc>
        <w:tc>
          <w:tcPr>
            <w:tcW w:w="1064" w:type="pct"/>
            <w:tcBorders>
              <w:top w:val="single" w:sz="8" w:space="0" w:color="000000"/>
              <w:left w:val="single" w:sz="8" w:space="0" w:color="000000"/>
              <w:bottom w:val="single" w:sz="8" w:space="0" w:color="000000"/>
              <w:right w:val="single" w:sz="8" w:space="0" w:color="000000"/>
            </w:tcBorders>
            <w:vAlign w:val="center"/>
            <w:hideMark/>
          </w:tcPr>
          <w:p w14:paraId="7AA82AA2" w14:textId="17EE0C93" w:rsidR="004E5C36" w:rsidRPr="00770C77" w:rsidRDefault="004E5C36" w:rsidP="008406CE">
            <w:pPr>
              <w:pStyle w:val="BodyText"/>
              <w:spacing w:line="276" w:lineRule="auto"/>
              <w:ind w:right="35"/>
              <w:jc w:val="center"/>
              <w:rPr>
                <w:b/>
                <w:bCs/>
                <w:lang w:val="id-ID"/>
              </w:rPr>
            </w:pPr>
            <w:r w:rsidRPr="00770C77">
              <w:rPr>
                <w:b/>
                <w:bCs/>
                <w:lang w:val="id-ID"/>
              </w:rPr>
              <w:t xml:space="preserve">Skor </w:t>
            </w:r>
            <w:proofErr w:type="spellStart"/>
            <w:r w:rsidRPr="00770C77">
              <w:rPr>
                <w:b/>
                <w:bCs/>
                <w:lang w:val="id-ID"/>
              </w:rPr>
              <w:t>Similarity</w:t>
            </w:r>
            <w:proofErr w:type="spellEnd"/>
          </w:p>
        </w:tc>
      </w:tr>
      <w:tr w:rsidR="004E5C36" w:rsidRPr="00770C77" w14:paraId="66737A17" w14:textId="77777777" w:rsidTr="00E3420D">
        <w:trPr>
          <w:trHeight w:val="889"/>
          <w:jc w:val="center"/>
        </w:trPr>
        <w:tc>
          <w:tcPr>
            <w:tcW w:w="1058" w:type="pct"/>
            <w:tcBorders>
              <w:top w:val="single" w:sz="8" w:space="0" w:color="000000"/>
              <w:left w:val="single" w:sz="8" w:space="0" w:color="000000"/>
              <w:bottom w:val="single" w:sz="8" w:space="0" w:color="000000"/>
              <w:right w:val="single" w:sz="8" w:space="0" w:color="000000"/>
            </w:tcBorders>
            <w:vAlign w:val="center"/>
            <w:hideMark/>
          </w:tcPr>
          <w:p w14:paraId="5FA005AC" w14:textId="77777777" w:rsidR="00582EE6" w:rsidRDefault="004E5C36" w:rsidP="00D5221F">
            <w:pPr>
              <w:pStyle w:val="BodyText"/>
              <w:spacing w:line="276" w:lineRule="auto"/>
              <w:ind w:right="35"/>
              <w:rPr>
                <w:lang w:val="id-ID"/>
              </w:rPr>
            </w:pP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
          <w:p w14:paraId="4C624212" w14:textId="1F8C2CD1" w:rsidR="004E5C36" w:rsidRPr="00770C77" w:rsidRDefault="004E5C36" w:rsidP="00D5221F">
            <w:pPr>
              <w:pStyle w:val="BodyText"/>
              <w:spacing w:line="276" w:lineRule="auto"/>
              <w:ind w:right="35"/>
              <w:rPr>
                <w:lang w:val="id-ID"/>
              </w:rPr>
            </w:pPr>
            <w:proofErr w:type="spellStart"/>
            <w:r w:rsidRPr="00770C77">
              <w:rPr>
                <w:lang w:val="id-ID"/>
              </w:rPr>
              <w:t>login</w:t>
            </w:r>
            <w:proofErr w:type="spellEnd"/>
            <w:r w:rsidRPr="00770C77">
              <w:rPr>
                <w:lang w:val="id-ID"/>
              </w:rPr>
              <w:t xml:space="preserve"> ?</w:t>
            </w:r>
          </w:p>
        </w:tc>
        <w:tc>
          <w:tcPr>
            <w:tcW w:w="1491" w:type="pct"/>
            <w:tcBorders>
              <w:top w:val="single" w:sz="8" w:space="0" w:color="000000"/>
              <w:left w:val="single" w:sz="8" w:space="0" w:color="000000"/>
              <w:bottom w:val="single" w:sz="8" w:space="0" w:color="000000"/>
              <w:right w:val="single" w:sz="8" w:space="0" w:color="000000"/>
            </w:tcBorders>
            <w:vAlign w:val="center"/>
            <w:hideMark/>
          </w:tcPr>
          <w:p w14:paraId="708D80E8" w14:textId="77777777" w:rsidR="004E5C36" w:rsidRPr="00770C77" w:rsidRDefault="004E5C36" w:rsidP="00D5221F">
            <w:pPr>
              <w:pStyle w:val="BodyText"/>
              <w:spacing w:line="276" w:lineRule="auto"/>
              <w:ind w:right="35"/>
              <w:rPr>
                <w:lang w:val="id-ID"/>
              </w:rPr>
            </w:pPr>
            <w:r w:rsidRPr="00770C77">
              <w:rPr>
                <w:lang w:val="id-ID"/>
              </w:rPr>
              <w:t xml:space="preserve">Berikut adalah beberapa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dapat digunakan untuk menguji skenario </w:t>
            </w:r>
            <w:proofErr w:type="spellStart"/>
            <w:r w:rsidRPr="00770C77">
              <w:rPr>
                <w:lang w:val="id-ID"/>
              </w:rPr>
              <w:t>login</w:t>
            </w:r>
            <w:proofErr w:type="spellEnd"/>
            <w:r w:rsidRPr="00770C77">
              <w:rPr>
                <w:lang w:val="id-ID"/>
              </w:rPr>
              <w:t xml:space="preserve"> pada layanan </w:t>
            </w:r>
            <w:proofErr w:type="spellStart"/>
            <w:r w:rsidRPr="00770C77">
              <w:rPr>
                <w:lang w:val="id-ID"/>
              </w:rPr>
              <w:t>Agree</w:t>
            </w:r>
            <w:proofErr w:type="spellEnd"/>
            <w:r w:rsidRPr="00770C77">
              <w:rPr>
                <w:lang w:val="id-ID"/>
              </w:rPr>
              <w:t xml:space="preserve">, yang mencakup pengujian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menangani </w:t>
            </w:r>
            <w:proofErr w:type="spellStart"/>
            <w:r w:rsidRPr="00770C77">
              <w:rPr>
                <w:lang w:val="id-ID"/>
              </w:rPr>
              <w:t>input</w:t>
            </w:r>
            <w:proofErr w:type="spellEnd"/>
            <w:r w:rsidRPr="00770C77">
              <w:rPr>
                <w:lang w:val="id-ID"/>
              </w:rPr>
              <w:t xml:space="preserve"> yang benar sesuai alur yang diharapkan, sementara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merespons dengan tepat terhadap </w:t>
            </w:r>
            <w:proofErr w:type="spellStart"/>
            <w:r w:rsidRPr="00770C77">
              <w:rPr>
                <w:lang w:val="id-ID"/>
              </w:rPr>
              <w:t>input</w:t>
            </w:r>
            <w:proofErr w:type="spellEnd"/>
            <w:r w:rsidRPr="00770C77">
              <w:rPr>
                <w:lang w:val="id-ID"/>
              </w:rPr>
              <w:t xml:space="preserve"> yang salah atau </w:t>
            </w:r>
            <w:r w:rsidRPr="00770C77">
              <w:rPr>
                <w:lang w:val="id-ID"/>
              </w:rPr>
              <w:lastRenderedPageBreak/>
              <w:t xml:space="preserve">kondisi tidak normal.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 dan </w:t>
            </w:r>
            <w:proofErr w:type="spellStart"/>
            <w:r w:rsidRPr="00770C77">
              <w:rPr>
                <w:lang w:val="id-ID"/>
              </w:rPr>
              <w:t>password</w:t>
            </w:r>
            <w:proofErr w:type="spellEnd"/>
            <w:r w:rsidRPr="00770C77">
              <w:rPr>
                <w:lang w:val="id-ID"/>
              </w:rPr>
              <w:t xml:space="preserve"> yang valid 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Verifikasi UI dan tombol </w:t>
            </w:r>
            <w:proofErr w:type="spellStart"/>
            <w:r w:rsidRPr="00770C77">
              <w:rPr>
                <w:lang w:val="id-ID"/>
              </w:rPr>
              <w:t>login</w:t>
            </w:r>
            <w:proofErr w:type="spellEnd"/>
            <w:r w:rsidRPr="00770C77">
              <w:rPr>
                <w:lang w:val="id-ID"/>
              </w:rPr>
              <w:t xml:space="preserve"> berfungsi dengan benar 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opsi '</w:t>
            </w:r>
            <w:proofErr w:type="spellStart"/>
            <w:r w:rsidRPr="00770C77">
              <w:rPr>
                <w:lang w:val="id-ID"/>
              </w:rPr>
              <w:t>Remember</w:t>
            </w:r>
            <w:proofErr w:type="spellEnd"/>
            <w:r w:rsidRPr="00770C77">
              <w:rPr>
                <w:lang w:val="id-ID"/>
              </w:rPr>
              <w:t xml:space="preserve"> </w:t>
            </w:r>
            <w:proofErr w:type="spellStart"/>
            <w:r w:rsidRPr="00770C77">
              <w:rPr>
                <w:lang w:val="id-ID"/>
              </w:rPr>
              <w:t>Me</w:t>
            </w:r>
            <w:proofErr w:type="spellEnd"/>
            <w:r w:rsidRPr="00770C77">
              <w:rPr>
                <w:lang w:val="id-ID"/>
              </w:rPr>
              <w:t xml:space="preserve">' 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setelah </w:t>
            </w:r>
            <w:proofErr w:type="spellStart"/>
            <w:r w:rsidRPr="00770C77">
              <w:rPr>
                <w:lang w:val="id-ID"/>
              </w:rPr>
              <w:t>logout</w:t>
            </w:r>
            <w:proofErr w:type="spellEnd"/>
            <w:r w:rsidRPr="00770C77">
              <w:rPr>
                <w:lang w:val="id-ID"/>
              </w:rPr>
              <w:t xml:space="preserve"> 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di berbagai browser (</w:t>
            </w:r>
            <w:proofErr w:type="spellStart"/>
            <w:r w:rsidRPr="00770C77">
              <w:rPr>
                <w:lang w:val="id-ID"/>
              </w:rPr>
              <w:t>Cross</w:t>
            </w:r>
            <w:proofErr w:type="spellEnd"/>
            <w:r w:rsidRPr="00770C77">
              <w:rPr>
                <w:lang w:val="id-ID"/>
              </w:rPr>
              <w:t xml:space="preserve"> Browser Testing). Sedangkan untuk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password</w:t>
            </w:r>
            <w:proofErr w:type="spellEnd"/>
            <w:r w:rsidRPr="00770C77">
              <w:rPr>
                <w:lang w:val="id-ID"/>
              </w:rPr>
              <w:t xml:space="preserve"> yang salah 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/email yang tidak terdaftar.</w:t>
            </w:r>
          </w:p>
        </w:tc>
        <w:tc>
          <w:tcPr>
            <w:tcW w:w="1386" w:type="pct"/>
            <w:tcBorders>
              <w:top w:val="single" w:sz="8" w:space="0" w:color="000000"/>
              <w:left w:val="single" w:sz="8" w:space="0" w:color="000000"/>
              <w:bottom w:val="single" w:sz="8" w:space="0" w:color="000000"/>
              <w:right w:val="single" w:sz="8" w:space="0" w:color="000000"/>
            </w:tcBorders>
          </w:tcPr>
          <w:p w14:paraId="52F3F11F" w14:textId="77777777" w:rsidR="004E5C36" w:rsidRDefault="004E5C36" w:rsidP="0062455F">
            <w:pPr>
              <w:pStyle w:val="BodyText"/>
              <w:spacing w:line="276" w:lineRule="auto"/>
              <w:ind w:right="35"/>
              <w:rPr>
                <w:lang w:val="id-ID"/>
              </w:rPr>
            </w:pPr>
          </w:p>
          <w:p w14:paraId="13D1E693" w14:textId="77777777" w:rsidR="0062455F" w:rsidRDefault="0062455F" w:rsidP="0062455F">
            <w:pPr>
              <w:pStyle w:val="BodyText"/>
              <w:spacing w:line="276" w:lineRule="auto"/>
              <w:ind w:right="35"/>
              <w:rPr>
                <w:lang w:val="id-ID"/>
              </w:rPr>
            </w:pPr>
          </w:p>
          <w:p w14:paraId="424B0BA6" w14:textId="77777777" w:rsidR="0062455F" w:rsidRDefault="0062455F" w:rsidP="0062455F">
            <w:pPr>
              <w:pStyle w:val="BodyText"/>
              <w:spacing w:line="276" w:lineRule="auto"/>
              <w:ind w:right="35"/>
              <w:rPr>
                <w:lang w:val="id-ID"/>
              </w:rPr>
            </w:pPr>
          </w:p>
          <w:p w14:paraId="3845AAF2" w14:textId="77777777" w:rsidR="0062455F" w:rsidRDefault="0062455F" w:rsidP="0062455F">
            <w:pPr>
              <w:pStyle w:val="BodyText"/>
              <w:spacing w:line="276" w:lineRule="auto"/>
              <w:ind w:right="35"/>
              <w:rPr>
                <w:lang w:val="id-ID"/>
              </w:rPr>
            </w:pPr>
          </w:p>
          <w:p w14:paraId="374A9A64" w14:textId="77777777" w:rsidR="0062455F" w:rsidRDefault="0062455F" w:rsidP="0062455F">
            <w:pPr>
              <w:pStyle w:val="BodyText"/>
              <w:spacing w:line="276" w:lineRule="auto"/>
              <w:ind w:right="35"/>
              <w:rPr>
                <w:lang w:val="id-ID"/>
              </w:rPr>
            </w:pPr>
          </w:p>
          <w:p w14:paraId="7AB45A38" w14:textId="77777777" w:rsidR="0062455F" w:rsidRDefault="0062455F" w:rsidP="0062455F">
            <w:pPr>
              <w:pStyle w:val="BodyText"/>
              <w:spacing w:line="276" w:lineRule="auto"/>
              <w:ind w:right="35"/>
              <w:rPr>
                <w:lang w:val="id-ID"/>
              </w:rPr>
            </w:pPr>
          </w:p>
          <w:p w14:paraId="41B21748" w14:textId="77777777" w:rsidR="0062455F" w:rsidRDefault="0062455F" w:rsidP="0062455F">
            <w:pPr>
              <w:pStyle w:val="BodyText"/>
              <w:spacing w:line="276" w:lineRule="auto"/>
              <w:ind w:right="35"/>
              <w:rPr>
                <w:lang w:val="id-ID"/>
              </w:rPr>
            </w:pPr>
          </w:p>
          <w:p w14:paraId="2C0FA23A" w14:textId="77777777" w:rsidR="0062455F" w:rsidRDefault="0062455F" w:rsidP="0062455F">
            <w:pPr>
              <w:pStyle w:val="BodyText"/>
              <w:spacing w:line="276" w:lineRule="auto"/>
              <w:ind w:right="35"/>
              <w:rPr>
                <w:lang w:val="id-ID"/>
              </w:rPr>
            </w:pPr>
          </w:p>
          <w:p w14:paraId="22AD2F5B" w14:textId="77777777" w:rsidR="0062455F" w:rsidRDefault="0062455F" w:rsidP="0062455F">
            <w:pPr>
              <w:pStyle w:val="BodyText"/>
              <w:spacing w:line="276" w:lineRule="auto"/>
              <w:ind w:right="35"/>
              <w:rPr>
                <w:lang w:val="id-ID"/>
              </w:rPr>
            </w:pPr>
          </w:p>
          <w:p w14:paraId="0795CB3B" w14:textId="77777777" w:rsidR="0062455F" w:rsidRDefault="0062455F" w:rsidP="0062455F">
            <w:pPr>
              <w:pStyle w:val="BodyText"/>
              <w:spacing w:line="276" w:lineRule="auto"/>
              <w:ind w:right="35"/>
              <w:rPr>
                <w:lang w:val="id-ID"/>
              </w:rPr>
            </w:pPr>
          </w:p>
          <w:p w14:paraId="278F6393" w14:textId="77777777" w:rsidR="0062455F" w:rsidRDefault="0062455F" w:rsidP="0062455F">
            <w:pPr>
              <w:pStyle w:val="BodyText"/>
              <w:spacing w:line="276" w:lineRule="auto"/>
              <w:ind w:right="35"/>
              <w:rPr>
                <w:lang w:val="id-ID"/>
              </w:rPr>
            </w:pPr>
          </w:p>
          <w:p w14:paraId="68B1C3C9" w14:textId="77777777" w:rsidR="0062455F" w:rsidRDefault="0062455F" w:rsidP="0062455F">
            <w:pPr>
              <w:pStyle w:val="BodyText"/>
              <w:spacing w:line="276" w:lineRule="auto"/>
              <w:ind w:right="35"/>
              <w:rPr>
                <w:lang w:val="id-ID"/>
              </w:rPr>
            </w:pPr>
          </w:p>
          <w:p w14:paraId="4B1F9A31" w14:textId="77777777" w:rsidR="0062455F" w:rsidRDefault="0062455F" w:rsidP="0062455F">
            <w:pPr>
              <w:pStyle w:val="BodyText"/>
              <w:spacing w:line="276" w:lineRule="auto"/>
              <w:ind w:right="35"/>
              <w:rPr>
                <w:lang w:val="id-ID"/>
              </w:rPr>
            </w:pPr>
          </w:p>
          <w:p w14:paraId="29A480D6" w14:textId="77777777" w:rsidR="0062455F" w:rsidRDefault="0062455F" w:rsidP="0062455F">
            <w:pPr>
              <w:pStyle w:val="BodyText"/>
              <w:spacing w:line="276" w:lineRule="auto"/>
              <w:ind w:right="35"/>
              <w:rPr>
                <w:lang w:val="id-ID"/>
              </w:rPr>
            </w:pPr>
          </w:p>
          <w:p w14:paraId="457B78CA" w14:textId="77777777" w:rsidR="0062455F" w:rsidRDefault="0062455F" w:rsidP="0062455F">
            <w:pPr>
              <w:pStyle w:val="BodyText"/>
              <w:spacing w:line="276" w:lineRule="auto"/>
              <w:ind w:right="35"/>
              <w:rPr>
                <w:lang w:val="id-ID"/>
              </w:rPr>
            </w:pPr>
          </w:p>
          <w:p w14:paraId="1EDFCC00" w14:textId="77777777" w:rsidR="0062455F" w:rsidRDefault="0062455F" w:rsidP="0062455F">
            <w:pPr>
              <w:pStyle w:val="BodyText"/>
              <w:spacing w:line="276" w:lineRule="auto"/>
              <w:ind w:right="35"/>
              <w:rPr>
                <w:lang w:val="id-ID"/>
              </w:rPr>
            </w:pPr>
          </w:p>
          <w:p w14:paraId="4C06FFE3" w14:textId="5A70DBB4" w:rsidR="0062455F" w:rsidRPr="00770C77" w:rsidRDefault="0062455F" w:rsidP="0062455F">
            <w:pPr>
              <w:pStyle w:val="BodyText"/>
              <w:spacing w:line="276" w:lineRule="auto"/>
              <w:ind w:right="35"/>
              <w:rPr>
                <w:lang w:val="id-ID"/>
              </w:rPr>
            </w:pPr>
            <w:r w:rsidRPr="0062455F">
              <w:rPr>
                <w:lang w:val="id-ID"/>
              </w:rPr>
              <w:t>Maaf, saya tidak mengerti pertanyaan Anda.</w:t>
            </w:r>
          </w:p>
        </w:tc>
        <w:tc>
          <w:tcPr>
            <w:tcW w:w="1064" w:type="pct"/>
            <w:tcBorders>
              <w:top w:val="single" w:sz="8" w:space="0" w:color="000000"/>
              <w:left w:val="single" w:sz="8" w:space="0" w:color="000000"/>
              <w:bottom w:val="single" w:sz="8" w:space="0" w:color="000000"/>
              <w:right w:val="single" w:sz="8" w:space="0" w:color="000000"/>
            </w:tcBorders>
            <w:vAlign w:val="center"/>
            <w:hideMark/>
          </w:tcPr>
          <w:p w14:paraId="3D9774A7" w14:textId="77777777" w:rsidR="00A61FB0" w:rsidRPr="00D50282" w:rsidRDefault="00A61FB0" w:rsidP="00A61FB0">
            <w:pPr>
              <w:pStyle w:val="BodyText"/>
              <w:spacing w:line="276" w:lineRule="auto"/>
              <w:ind w:right="35"/>
              <w:rPr>
                <w:color w:val="FFFFFF" w:themeColor="background1"/>
                <w:highlight w:val="red"/>
                <w:lang w:val="id-ID"/>
              </w:rPr>
            </w:pPr>
            <w:r w:rsidRPr="00D50282">
              <w:rPr>
                <w:color w:val="FFFFFF" w:themeColor="background1"/>
                <w:highlight w:val="red"/>
                <w:lang w:val="id-ID"/>
              </w:rPr>
              <w:t xml:space="preserve">1."pertanyaan": "Bagaimana langkah menguji </w:t>
            </w:r>
            <w:proofErr w:type="spellStart"/>
            <w:r w:rsidRPr="00D50282">
              <w:rPr>
                <w:color w:val="FFFFFF" w:themeColor="background1"/>
                <w:highlight w:val="red"/>
                <w:lang w:val="id-ID"/>
              </w:rPr>
              <w:t>test</w:t>
            </w:r>
            <w:proofErr w:type="spellEnd"/>
            <w:r w:rsidRPr="00D50282">
              <w:rPr>
                <w:color w:val="FFFFFF" w:themeColor="background1"/>
                <w:highlight w:val="red"/>
                <w:lang w:val="id-ID"/>
              </w:rPr>
              <w:t xml:space="preserve"> </w:t>
            </w:r>
            <w:proofErr w:type="spellStart"/>
            <w:r w:rsidRPr="00D50282">
              <w:rPr>
                <w:color w:val="FFFFFF" w:themeColor="background1"/>
                <w:highlight w:val="red"/>
                <w:lang w:val="id-ID"/>
              </w:rPr>
              <w:t>case</w:t>
            </w:r>
            <w:proofErr w:type="spellEnd"/>
            <w:r w:rsidRPr="00D50282">
              <w:rPr>
                <w:color w:val="FFFFFF" w:themeColor="background1"/>
                <w:highlight w:val="red"/>
                <w:lang w:val="id-ID"/>
              </w:rPr>
              <w:t xml:space="preserve"> </w:t>
            </w:r>
            <w:proofErr w:type="spellStart"/>
            <w:r w:rsidRPr="00D50282">
              <w:rPr>
                <w:color w:val="FFFFFF" w:themeColor="background1"/>
                <w:highlight w:val="red"/>
                <w:lang w:val="id-ID"/>
              </w:rPr>
              <w:t>Login</w:t>
            </w:r>
            <w:proofErr w:type="spellEnd"/>
            <w:r w:rsidRPr="00D50282">
              <w:rPr>
                <w:color w:val="FFFFFF" w:themeColor="background1"/>
                <w:highlight w:val="red"/>
                <w:lang w:val="id-ID"/>
              </w:rPr>
              <w:t>?",</w:t>
            </w:r>
          </w:p>
          <w:p w14:paraId="7662FC09" w14:textId="77777777" w:rsidR="00A61FB0" w:rsidRPr="00D50282" w:rsidRDefault="00A61FB0" w:rsidP="00A61FB0">
            <w:pPr>
              <w:pStyle w:val="BodyText"/>
              <w:spacing w:line="276" w:lineRule="auto"/>
              <w:ind w:right="35"/>
              <w:rPr>
                <w:color w:val="FFFFFF" w:themeColor="background1"/>
                <w:lang w:val="id-ID"/>
              </w:rPr>
            </w:pPr>
            <w:r w:rsidRPr="00D50282">
              <w:rPr>
                <w:color w:val="FFFFFF" w:themeColor="background1"/>
                <w:highlight w:val="red"/>
                <w:lang w:val="id-ID"/>
              </w:rPr>
              <w:t xml:space="preserve">      "skor": 0.5587</w:t>
            </w:r>
          </w:p>
          <w:p w14:paraId="4E6BEF83" w14:textId="77777777" w:rsidR="00A61FB0" w:rsidRPr="00A61FB0" w:rsidRDefault="00A61FB0" w:rsidP="00A61FB0">
            <w:pPr>
              <w:pStyle w:val="BodyText"/>
              <w:spacing w:line="276" w:lineRule="auto"/>
              <w:ind w:right="35"/>
              <w:rPr>
                <w:lang w:val="id-ID"/>
              </w:rPr>
            </w:pPr>
          </w:p>
          <w:p w14:paraId="1DD05360" w14:textId="4C09CBD8" w:rsidR="00A61FB0" w:rsidRPr="00A61FB0" w:rsidRDefault="00A61FB0" w:rsidP="00A61FB0">
            <w:pPr>
              <w:pStyle w:val="BodyText"/>
              <w:spacing w:line="276" w:lineRule="auto"/>
              <w:ind w:right="35"/>
              <w:rPr>
                <w:lang w:val="id-ID"/>
              </w:rPr>
            </w:pPr>
            <w:r w:rsidRPr="00A61FB0">
              <w:rPr>
                <w:lang w:val="id-ID"/>
              </w:rPr>
              <w:t>2."pertanyaan": "</w:t>
            </w:r>
            <w:r w:rsidR="0086203F">
              <w:rPr>
                <w:lang w:val="id-ID"/>
              </w:rPr>
              <w:t>Sebutkan pengujian</w:t>
            </w:r>
            <w:r w:rsidRPr="00A61FB0">
              <w:rPr>
                <w:lang w:val="id-ID"/>
              </w:rPr>
              <w:t xml:space="preserve"> </w:t>
            </w:r>
            <w:proofErr w:type="spellStart"/>
            <w:r w:rsidRPr="00A61FB0">
              <w:rPr>
                <w:lang w:val="id-ID"/>
              </w:rPr>
              <w:t>test</w:t>
            </w:r>
            <w:proofErr w:type="spellEnd"/>
            <w:r w:rsidRPr="00A61FB0">
              <w:rPr>
                <w:lang w:val="id-ID"/>
              </w:rPr>
              <w:t xml:space="preserve"> </w:t>
            </w:r>
            <w:proofErr w:type="spellStart"/>
            <w:r w:rsidRPr="00A61FB0">
              <w:rPr>
                <w:lang w:val="id-ID"/>
              </w:rPr>
              <w:t>case</w:t>
            </w:r>
            <w:proofErr w:type="spellEnd"/>
            <w:r w:rsidRPr="00A61FB0">
              <w:rPr>
                <w:lang w:val="id-ID"/>
              </w:rPr>
              <w:t xml:space="preserve"> </w:t>
            </w:r>
            <w:proofErr w:type="spellStart"/>
            <w:r w:rsidRPr="00A61FB0">
              <w:rPr>
                <w:lang w:val="id-ID"/>
              </w:rPr>
              <w:t>Login</w:t>
            </w:r>
            <w:proofErr w:type="spellEnd"/>
            <w:r w:rsidRPr="00A61FB0">
              <w:rPr>
                <w:lang w:val="id-ID"/>
              </w:rPr>
              <w:t>",</w:t>
            </w:r>
          </w:p>
          <w:p w14:paraId="5C1B5B19" w14:textId="77777777" w:rsidR="00A61FB0" w:rsidRPr="00A61FB0" w:rsidRDefault="00A61FB0" w:rsidP="00A61FB0">
            <w:pPr>
              <w:pStyle w:val="BodyText"/>
              <w:spacing w:line="276" w:lineRule="auto"/>
              <w:ind w:right="35"/>
              <w:rPr>
                <w:lang w:val="id-ID"/>
              </w:rPr>
            </w:pPr>
            <w:r w:rsidRPr="00A61FB0">
              <w:rPr>
                <w:lang w:val="id-ID"/>
              </w:rPr>
              <w:t xml:space="preserve">      "skor": 0.5587</w:t>
            </w:r>
          </w:p>
          <w:p w14:paraId="2082A407" w14:textId="77777777" w:rsidR="00A61FB0" w:rsidRPr="00A61FB0" w:rsidRDefault="00A61FB0" w:rsidP="00A61FB0">
            <w:pPr>
              <w:pStyle w:val="BodyText"/>
              <w:spacing w:line="276" w:lineRule="auto"/>
              <w:ind w:right="35"/>
              <w:rPr>
                <w:lang w:val="id-ID"/>
              </w:rPr>
            </w:pPr>
          </w:p>
          <w:p w14:paraId="4EDB6121" w14:textId="77777777" w:rsidR="00A61FB0" w:rsidRPr="00A61FB0" w:rsidRDefault="00A61FB0" w:rsidP="00A61FB0">
            <w:pPr>
              <w:pStyle w:val="BodyText"/>
              <w:spacing w:line="276" w:lineRule="auto"/>
              <w:ind w:right="35"/>
              <w:rPr>
                <w:lang w:val="id-ID"/>
              </w:rPr>
            </w:pPr>
            <w:r w:rsidRPr="00A61FB0">
              <w:rPr>
                <w:lang w:val="id-ID"/>
              </w:rPr>
              <w:t xml:space="preserve">3."pertanyaan": "Bagaimana step menguji </w:t>
            </w:r>
            <w:proofErr w:type="spellStart"/>
            <w:r w:rsidRPr="00A61FB0">
              <w:rPr>
                <w:lang w:val="id-ID"/>
              </w:rPr>
              <w:t>test</w:t>
            </w:r>
            <w:proofErr w:type="spellEnd"/>
            <w:r w:rsidRPr="00A61FB0">
              <w:rPr>
                <w:lang w:val="id-ID"/>
              </w:rPr>
              <w:t xml:space="preserve"> </w:t>
            </w:r>
            <w:proofErr w:type="spellStart"/>
            <w:r w:rsidRPr="00A61FB0">
              <w:rPr>
                <w:lang w:val="id-ID"/>
              </w:rPr>
              <w:t>case</w:t>
            </w:r>
            <w:proofErr w:type="spellEnd"/>
            <w:r w:rsidRPr="00A61FB0">
              <w:rPr>
                <w:lang w:val="id-ID"/>
              </w:rPr>
              <w:t xml:space="preserve"> </w:t>
            </w:r>
            <w:proofErr w:type="spellStart"/>
            <w:r w:rsidRPr="00A61FB0">
              <w:rPr>
                <w:lang w:val="id-ID"/>
              </w:rPr>
              <w:t>Login</w:t>
            </w:r>
            <w:proofErr w:type="spellEnd"/>
            <w:r w:rsidRPr="00A61FB0">
              <w:rPr>
                <w:lang w:val="id-ID"/>
              </w:rPr>
              <w:t>? ",</w:t>
            </w:r>
          </w:p>
          <w:p w14:paraId="512A1EDB" w14:textId="77777777" w:rsidR="00A61FB0" w:rsidRPr="00A61FB0" w:rsidRDefault="00A61FB0" w:rsidP="00A61FB0">
            <w:pPr>
              <w:pStyle w:val="BodyText"/>
              <w:spacing w:line="276" w:lineRule="auto"/>
              <w:ind w:right="35"/>
              <w:rPr>
                <w:lang w:val="id-ID"/>
              </w:rPr>
            </w:pPr>
            <w:r w:rsidRPr="00A61FB0">
              <w:rPr>
                <w:lang w:val="id-ID"/>
              </w:rPr>
              <w:t xml:space="preserve">      "skor": </w:t>
            </w:r>
            <w:r w:rsidRPr="00A61FB0">
              <w:rPr>
                <w:lang w:val="id-ID"/>
              </w:rPr>
              <w:lastRenderedPageBreak/>
              <w:t>0.4895</w:t>
            </w:r>
          </w:p>
          <w:p w14:paraId="57EE98AA" w14:textId="77777777" w:rsidR="00A61FB0" w:rsidRPr="00A61FB0" w:rsidRDefault="00A61FB0" w:rsidP="00A61FB0">
            <w:pPr>
              <w:pStyle w:val="BodyText"/>
              <w:spacing w:line="276" w:lineRule="auto"/>
              <w:ind w:right="35"/>
              <w:rPr>
                <w:lang w:val="id-ID"/>
              </w:rPr>
            </w:pPr>
          </w:p>
          <w:p w14:paraId="77639B2E" w14:textId="77777777" w:rsidR="00A61FB0" w:rsidRPr="00A61FB0" w:rsidRDefault="00A61FB0" w:rsidP="00A61FB0">
            <w:pPr>
              <w:pStyle w:val="BodyText"/>
              <w:spacing w:line="276" w:lineRule="auto"/>
              <w:ind w:right="35"/>
              <w:rPr>
                <w:lang w:val="id-ID"/>
              </w:rPr>
            </w:pPr>
            <w:r w:rsidRPr="00A61FB0">
              <w:rPr>
                <w:lang w:val="id-ID"/>
              </w:rPr>
              <w:t xml:space="preserve">4."pertanyaan": "Apa saja </w:t>
            </w:r>
            <w:proofErr w:type="spellStart"/>
            <w:r w:rsidRPr="00A61FB0">
              <w:rPr>
                <w:lang w:val="id-ID"/>
              </w:rPr>
              <w:t>test</w:t>
            </w:r>
            <w:proofErr w:type="spellEnd"/>
            <w:r w:rsidRPr="00A61FB0">
              <w:rPr>
                <w:lang w:val="id-ID"/>
              </w:rPr>
              <w:t xml:space="preserve"> </w:t>
            </w:r>
            <w:proofErr w:type="spellStart"/>
            <w:r w:rsidRPr="00A61FB0">
              <w:rPr>
                <w:lang w:val="id-ID"/>
              </w:rPr>
              <w:t>case</w:t>
            </w:r>
            <w:proofErr w:type="spellEnd"/>
            <w:r w:rsidRPr="00A61FB0">
              <w:rPr>
                <w:lang w:val="id-ID"/>
              </w:rPr>
              <w:t xml:space="preserve"> menguji </w:t>
            </w:r>
            <w:proofErr w:type="spellStart"/>
            <w:r w:rsidRPr="00A61FB0">
              <w:rPr>
                <w:lang w:val="id-ID"/>
              </w:rPr>
              <w:t>Login</w:t>
            </w:r>
            <w:proofErr w:type="spellEnd"/>
            <w:r w:rsidRPr="00A61FB0">
              <w:rPr>
                <w:lang w:val="id-ID"/>
              </w:rPr>
              <w:t>?",</w:t>
            </w:r>
          </w:p>
          <w:p w14:paraId="4345235B" w14:textId="77777777" w:rsidR="00A61FB0" w:rsidRPr="00A61FB0" w:rsidRDefault="00A61FB0" w:rsidP="00A61FB0">
            <w:pPr>
              <w:pStyle w:val="BodyText"/>
              <w:spacing w:line="276" w:lineRule="auto"/>
              <w:ind w:right="35"/>
              <w:rPr>
                <w:lang w:val="id-ID"/>
              </w:rPr>
            </w:pPr>
            <w:r w:rsidRPr="00A61FB0">
              <w:rPr>
                <w:lang w:val="id-ID"/>
              </w:rPr>
              <w:t xml:space="preserve">      "skor": 0.4802</w:t>
            </w:r>
          </w:p>
          <w:p w14:paraId="4E6A2669" w14:textId="77777777" w:rsidR="00A61FB0" w:rsidRPr="00A61FB0" w:rsidRDefault="00A61FB0" w:rsidP="00A61FB0">
            <w:pPr>
              <w:pStyle w:val="BodyText"/>
              <w:spacing w:line="276" w:lineRule="auto"/>
              <w:ind w:right="35"/>
              <w:rPr>
                <w:lang w:val="id-ID"/>
              </w:rPr>
            </w:pPr>
          </w:p>
          <w:p w14:paraId="59506781" w14:textId="77777777" w:rsidR="00A61FB0" w:rsidRPr="00A61FB0" w:rsidRDefault="00A61FB0" w:rsidP="00A61FB0">
            <w:pPr>
              <w:pStyle w:val="BodyText"/>
              <w:spacing w:line="276" w:lineRule="auto"/>
              <w:ind w:right="35"/>
              <w:rPr>
                <w:lang w:val="id-ID"/>
              </w:rPr>
            </w:pPr>
            <w:r w:rsidRPr="00A61FB0">
              <w:rPr>
                <w:lang w:val="id-ID"/>
              </w:rPr>
              <w:t xml:space="preserve">5."pertanyaan": "Bagaimana step menguji </w:t>
            </w:r>
            <w:proofErr w:type="spellStart"/>
            <w:r w:rsidRPr="00A61FB0">
              <w:rPr>
                <w:lang w:val="id-ID"/>
              </w:rPr>
              <w:t>test</w:t>
            </w:r>
            <w:proofErr w:type="spellEnd"/>
            <w:r w:rsidRPr="00A61FB0">
              <w:rPr>
                <w:lang w:val="id-ID"/>
              </w:rPr>
              <w:t xml:space="preserve"> </w:t>
            </w:r>
            <w:proofErr w:type="spellStart"/>
            <w:r w:rsidRPr="00A61FB0">
              <w:rPr>
                <w:lang w:val="id-ID"/>
              </w:rPr>
              <w:t>case</w:t>
            </w:r>
            <w:proofErr w:type="spellEnd"/>
            <w:r w:rsidRPr="00A61FB0">
              <w:rPr>
                <w:lang w:val="id-ID"/>
              </w:rPr>
              <w:t xml:space="preserve"> </w:t>
            </w:r>
            <w:proofErr w:type="spellStart"/>
            <w:r w:rsidRPr="00A61FB0">
              <w:rPr>
                <w:lang w:val="id-ID"/>
              </w:rPr>
              <w:t>Login</w:t>
            </w:r>
            <w:proofErr w:type="spellEnd"/>
            <w:r w:rsidRPr="00A61FB0">
              <w:rPr>
                <w:lang w:val="id-ID"/>
              </w:rPr>
              <w:t xml:space="preserve"> </w:t>
            </w:r>
            <w:proofErr w:type="spellStart"/>
            <w:r w:rsidRPr="00A61FB0">
              <w:rPr>
                <w:lang w:val="id-ID"/>
              </w:rPr>
              <w:t>agree</w:t>
            </w:r>
            <w:proofErr w:type="spellEnd"/>
            <w:r w:rsidRPr="00A61FB0">
              <w:rPr>
                <w:lang w:val="id-ID"/>
              </w:rPr>
              <w:t>?",</w:t>
            </w:r>
          </w:p>
          <w:p w14:paraId="7F973259" w14:textId="7C9FA623" w:rsidR="004E5C36" w:rsidRPr="00770C77" w:rsidRDefault="00A61FB0" w:rsidP="00A61FB0">
            <w:pPr>
              <w:pStyle w:val="BodyText"/>
              <w:spacing w:line="276" w:lineRule="auto"/>
              <w:ind w:right="35"/>
              <w:rPr>
                <w:lang w:val="id-ID"/>
              </w:rPr>
            </w:pPr>
            <w:r w:rsidRPr="00A61FB0">
              <w:rPr>
                <w:lang w:val="id-ID"/>
              </w:rPr>
              <w:t xml:space="preserve">      "skor": 0.4359</w:t>
            </w:r>
          </w:p>
        </w:tc>
      </w:tr>
      <w:tr w:rsidR="0062455F" w:rsidRPr="00770C77" w14:paraId="339DACE5" w14:textId="77777777" w:rsidTr="00E3420D">
        <w:trPr>
          <w:trHeight w:val="1580"/>
          <w:jc w:val="center"/>
        </w:trPr>
        <w:tc>
          <w:tcPr>
            <w:tcW w:w="1058" w:type="pct"/>
            <w:tcBorders>
              <w:top w:val="single" w:sz="8" w:space="0" w:color="000000"/>
              <w:left w:val="single" w:sz="8" w:space="0" w:color="000000"/>
              <w:bottom w:val="single" w:sz="8" w:space="0" w:color="000000"/>
              <w:right w:val="single" w:sz="8" w:space="0" w:color="000000"/>
            </w:tcBorders>
            <w:vAlign w:val="center"/>
          </w:tcPr>
          <w:p w14:paraId="771FA4A3" w14:textId="1386FDF7" w:rsidR="0062455F" w:rsidRPr="00770C77" w:rsidRDefault="0062455F" w:rsidP="0062455F">
            <w:pPr>
              <w:pStyle w:val="BodyText"/>
              <w:spacing w:line="276" w:lineRule="auto"/>
              <w:ind w:right="35"/>
              <w:rPr>
                <w:lang w:val="id-ID"/>
              </w:rPr>
            </w:pPr>
            <w:r w:rsidRPr="00770C77">
              <w:rPr>
                <w:lang w:val="id-ID"/>
              </w:rPr>
              <w:lastRenderedPageBreak/>
              <w:t>Skenario</w:t>
            </w:r>
            <w:r>
              <w:rPr>
                <w:lang w:val="id-ID"/>
              </w:rPr>
              <w:t xml:space="preserve"> uji</w:t>
            </w:r>
            <w:r w:rsidRPr="00770C77">
              <w:rPr>
                <w:lang w:val="id-ID"/>
              </w:rPr>
              <w:t xml:space="preserve"> registrasi?</w:t>
            </w:r>
          </w:p>
          <w:p w14:paraId="13FBEAB8" w14:textId="77777777" w:rsidR="0062455F" w:rsidRPr="00770C77" w:rsidRDefault="0062455F" w:rsidP="0062455F">
            <w:pPr>
              <w:pStyle w:val="BodyText"/>
              <w:spacing w:line="276" w:lineRule="auto"/>
              <w:ind w:right="35"/>
              <w:rPr>
                <w:lang w:val="id-ID"/>
              </w:rPr>
            </w:pPr>
          </w:p>
          <w:p w14:paraId="42683EBB" w14:textId="77777777" w:rsidR="0062455F" w:rsidRPr="00770C77" w:rsidRDefault="0062455F" w:rsidP="0062455F">
            <w:pPr>
              <w:pStyle w:val="BodyText"/>
              <w:spacing w:line="276" w:lineRule="auto"/>
              <w:ind w:right="35"/>
              <w:rPr>
                <w:lang w:val="id-ID"/>
              </w:rPr>
            </w:pPr>
          </w:p>
          <w:p w14:paraId="343B5404" w14:textId="77777777" w:rsidR="0062455F" w:rsidRPr="00770C77" w:rsidRDefault="0062455F" w:rsidP="0062455F">
            <w:pPr>
              <w:pStyle w:val="BodyText"/>
              <w:spacing w:line="276" w:lineRule="auto"/>
              <w:ind w:right="35"/>
              <w:rPr>
                <w:lang w:val="id-ID"/>
              </w:rPr>
            </w:pPr>
          </w:p>
        </w:tc>
        <w:tc>
          <w:tcPr>
            <w:tcW w:w="1491" w:type="pct"/>
            <w:tcBorders>
              <w:top w:val="single" w:sz="8" w:space="0" w:color="000000"/>
              <w:left w:val="single" w:sz="8" w:space="0" w:color="000000"/>
              <w:bottom w:val="single" w:sz="8" w:space="0" w:color="000000"/>
              <w:right w:val="single" w:sz="8" w:space="0" w:color="000000"/>
            </w:tcBorders>
            <w:vAlign w:val="center"/>
          </w:tcPr>
          <w:p w14:paraId="6312ED40" w14:textId="77777777" w:rsidR="0062455F" w:rsidRPr="00770C77" w:rsidRDefault="0062455F" w:rsidP="0062455F">
            <w:pPr>
              <w:pStyle w:val="BodyText"/>
              <w:spacing w:line="276" w:lineRule="auto"/>
              <w:ind w:right="35"/>
              <w:rPr>
                <w:lang w:val="id-ID"/>
              </w:rPr>
            </w:pPr>
            <w:r w:rsidRPr="00770C77">
              <w:rPr>
                <w:lang w:val="id-ID"/>
              </w:rPr>
              <w:t>Skenario testing untuk fitur registrasi secara dasar terbagi menjadi 2 yaitu: Register Berhasil (</w:t>
            </w:r>
            <w:proofErr w:type="spellStart"/>
            <w:r w:rsidRPr="00770C77">
              <w:rPr>
                <w:lang w:val="id-ID"/>
              </w:rPr>
              <w:t>Success</w:t>
            </w:r>
            <w:proofErr w:type="spellEnd"/>
            <w:r w:rsidRPr="00770C77">
              <w:rPr>
                <w:lang w:val="id-ID"/>
              </w:rPr>
              <w:t>) &amp; Register Gagal (</w:t>
            </w:r>
            <w:proofErr w:type="spellStart"/>
            <w:r w:rsidRPr="00770C77">
              <w:rPr>
                <w:lang w:val="id-ID"/>
              </w:rPr>
              <w:t>Failed</w:t>
            </w:r>
            <w:proofErr w:type="spellEnd"/>
            <w:r w:rsidRPr="00770C77">
              <w:rPr>
                <w:lang w:val="id-ID"/>
              </w:rPr>
              <w:t>).</w:t>
            </w:r>
          </w:p>
          <w:p w14:paraId="68249B3F" w14:textId="77777777" w:rsidR="0062455F" w:rsidRPr="00770C77" w:rsidRDefault="0062455F" w:rsidP="0062455F">
            <w:pPr>
              <w:pStyle w:val="BodyText"/>
              <w:spacing w:line="276" w:lineRule="auto"/>
              <w:ind w:right="35"/>
              <w:rPr>
                <w:lang w:val="id-ID"/>
              </w:rPr>
            </w:pPr>
          </w:p>
        </w:tc>
        <w:tc>
          <w:tcPr>
            <w:tcW w:w="1386" w:type="pct"/>
            <w:tcBorders>
              <w:top w:val="single" w:sz="8" w:space="0" w:color="000000"/>
              <w:left w:val="single" w:sz="8" w:space="0" w:color="000000"/>
              <w:bottom w:val="single" w:sz="8" w:space="0" w:color="000000"/>
              <w:right w:val="single" w:sz="8" w:space="0" w:color="000000"/>
            </w:tcBorders>
          </w:tcPr>
          <w:p w14:paraId="4FE03BE8" w14:textId="77777777" w:rsidR="0062455F" w:rsidRDefault="0062455F" w:rsidP="0062455F">
            <w:pPr>
              <w:pStyle w:val="BodyText"/>
              <w:spacing w:line="276" w:lineRule="auto"/>
              <w:ind w:right="35"/>
              <w:rPr>
                <w:lang w:val="id-ID"/>
              </w:rPr>
            </w:pPr>
          </w:p>
          <w:p w14:paraId="68671F07" w14:textId="77777777" w:rsidR="0062455F" w:rsidRDefault="0062455F" w:rsidP="0062455F">
            <w:pPr>
              <w:pStyle w:val="BodyText"/>
              <w:spacing w:line="276" w:lineRule="auto"/>
              <w:ind w:right="35"/>
              <w:rPr>
                <w:lang w:val="id-ID"/>
              </w:rPr>
            </w:pPr>
          </w:p>
          <w:p w14:paraId="571E3106" w14:textId="77777777" w:rsidR="0062455F" w:rsidRDefault="0062455F" w:rsidP="0062455F">
            <w:pPr>
              <w:pStyle w:val="BodyText"/>
              <w:spacing w:line="276" w:lineRule="auto"/>
              <w:ind w:right="35"/>
              <w:rPr>
                <w:lang w:val="id-ID"/>
              </w:rPr>
            </w:pPr>
          </w:p>
          <w:p w14:paraId="3C4B9915" w14:textId="77777777" w:rsidR="0062455F" w:rsidRDefault="0062455F" w:rsidP="0062455F">
            <w:pPr>
              <w:pStyle w:val="BodyText"/>
              <w:spacing w:line="276" w:lineRule="auto"/>
              <w:ind w:right="35"/>
              <w:rPr>
                <w:lang w:val="id-ID"/>
              </w:rPr>
            </w:pPr>
          </w:p>
          <w:p w14:paraId="3B3C95AB" w14:textId="77777777" w:rsidR="0062455F" w:rsidRDefault="0062455F" w:rsidP="0062455F">
            <w:pPr>
              <w:pStyle w:val="BodyText"/>
              <w:spacing w:line="276" w:lineRule="auto"/>
              <w:ind w:right="35"/>
              <w:rPr>
                <w:lang w:val="id-ID"/>
              </w:rPr>
            </w:pPr>
          </w:p>
          <w:p w14:paraId="1E468F33" w14:textId="77777777" w:rsidR="0062455F" w:rsidRDefault="0062455F" w:rsidP="0062455F">
            <w:pPr>
              <w:pStyle w:val="BodyText"/>
              <w:spacing w:line="276" w:lineRule="auto"/>
              <w:ind w:right="35"/>
              <w:rPr>
                <w:lang w:val="id-ID"/>
              </w:rPr>
            </w:pPr>
          </w:p>
          <w:p w14:paraId="13F05559" w14:textId="77777777" w:rsidR="0062455F" w:rsidRDefault="0062455F" w:rsidP="0062455F">
            <w:pPr>
              <w:pStyle w:val="BodyText"/>
              <w:spacing w:line="276" w:lineRule="auto"/>
              <w:ind w:right="35"/>
              <w:rPr>
                <w:lang w:val="id-ID"/>
              </w:rPr>
            </w:pPr>
          </w:p>
          <w:p w14:paraId="0BDFA84F" w14:textId="77777777" w:rsidR="0062455F" w:rsidRDefault="0062455F" w:rsidP="0062455F">
            <w:pPr>
              <w:pStyle w:val="BodyText"/>
              <w:spacing w:line="276" w:lineRule="auto"/>
              <w:ind w:right="35"/>
              <w:rPr>
                <w:lang w:val="id-ID"/>
              </w:rPr>
            </w:pPr>
          </w:p>
          <w:p w14:paraId="1E488584" w14:textId="77777777" w:rsidR="0062455F" w:rsidRDefault="0062455F" w:rsidP="0062455F">
            <w:pPr>
              <w:pStyle w:val="BodyText"/>
              <w:spacing w:line="276" w:lineRule="auto"/>
              <w:ind w:right="35"/>
              <w:rPr>
                <w:lang w:val="id-ID"/>
              </w:rPr>
            </w:pPr>
          </w:p>
          <w:p w14:paraId="5E5C53A5" w14:textId="77777777" w:rsidR="004A584E" w:rsidRDefault="004A584E" w:rsidP="0062455F">
            <w:pPr>
              <w:pStyle w:val="BodyText"/>
              <w:spacing w:line="276" w:lineRule="auto"/>
              <w:ind w:right="35"/>
              <w:rPr>
                <w:lang w:val="id-ID"/>
              </w:rPr>
            </w:pPr>
          </w:p>
          <w:p w14:paraId="0E4CEE12" w14:textId="6E7374FF" w:rsidR="0062455F" w:rsidRPr="00770C77" w:rsidRDefault="0062455F" w:rsidP="0062455F">
            <w:pPr>
              <w:pStyle w:val="BodyText"/>
              <w:spacing w:line="276" w:lineRule="auto"/>
              <w:ind w:right="35"/>
              <w:rPr>
                <w:lang w:val="id-ID"/>
              </w:rPr>
            </w:pPr>
            <w:r w:rsidRPr="0062455F">
              <w:rPr>
                <w:lang w:val="id-ID"/>
              </w:rPr>
              <w:t xml:space="preserve">Maaf, saya tidak </w:t>
            </w:r>
            <w:r w:rsidRPr="0062455F">
              <w:rPr>
                <w:lang w:val="id-ID"/>
              </w:rPr>
              <w:lastRenderedPageBreak/>
              <w:t>mengerti pertanyaan Anda.</w:t>
            </w:r>
          </w:p>
        </w:tc>
        <w:tc>
          <w:tcPr>
            <w:tcW w:w="1064" w:type="pct"/>
            <w:tcBorders>
              <w:top w:val="single" w:sz="8" w:space="0" w:color="000000"/>
              <w:left w:val="single" w:sz="8" w:space="0" w:color="000000"/>
              <w:bottom w:val="single" w:sz="8" w:space="0" w:color="000000"/>
              <w:right w:val="single" w:sz="8" w:space="0" w:color="000000"/>
            </w:tcBorders>
            <w:vAlign w:val="center"/>
            <w:hideMark/>
          </w:tcPr>
          <w:p w14:paraId="42F4AA5C" w14:textId="77777777" w:rsidR="0062455F" w:rsidRPr="00D50282" w:rsidRDefault="0062455F" w:rsidP="0062455F">
            <w:pPr>
              <w:pStyle w:val="BodyText"/>
              <w:spacing w:line="276" w:lineRule="auto"/>
              <w:ind w:right="35"/>
              <w:rPr>
                <w:color w:val="FFFFFF" w:themeColor="background1"/>
                <w:highlight w:val="red"/>
                <w:lang w:val="id-ID"/>
              </w:rPr>
            </w:pPr>
            <w:r w:rsidRPr="00D50282">
              <w:rPr>
                <w:color w:val="FFFFFF" w:themeColor="background1"/>
                <w:highlight w:val="red"/>
                <w:lang w:val="id-ID"/>
              </w:rPr>
              <w:lastRenderedPageBreak/>
              <w:t>1."pertanyaan": "Bagaimana menguji registrasi? ",</w:t>
            </w:r>
          </w:p>
          <w:p w14:paraId="3F38511B" w14:textId="77777777" w:rsidR="0062455F" w:rsidRPr="00D50282" w:rsidRDefault="0062455F" w:rsidP="0062455F">
            <w:pPr>
              <w:pStyle w:val="BodyText"/>
              <w:spacing w:line="276" w:lineRule="auto"/>
              <w:ind w:right="35"/>
              <w:rPr>
                <w:color w:val="FFFFFF" w:themeColor="background1"/>
                <w:lang w:val="id-ID"/>
              </w:rPr>
            </w:pPr>
            <w:r w:rsidRPr="00D50282">
              <w:rPr>
                <w:color w:val="FFFFFF" w:themeColor="background1"/>
                <w:highlight w:val="red"/>
                <w:lang w:val="id-ID"/>
              </w:rPr>
              <w:t xml:space="preserve">      "skor": 0.5292</w:t>
            </w:r>
          </w:p>
          <w:p w14:paraId="6E8C4FCC" w14:textId="77777777" w:rsidR="0062455F" w:rsidRPr="00D50282" w:rsidRDefault="0062455F" w:rsidP="0062455F">
            <w:pPr>
              <w:pStyle w:val="BodyText"/>
              <w:spacing w:line="276" w:lineRule="auto"/>
              <w:ind w:right="35"/>
              <w:rPr>
                <w:lang w:val="id-ID"/>
              </w:rPr>
            </w:pPr>
          </w:p>
          <w:p w14:paraId="17DE40E5" w14:textId="77777777" w:rsidR="0062455F" w:rsidRPr="00D50282" w:rsidRDefault="0062455F" w:rsidP="0062455F">
            <w:pPr>
              <w:pStyle w:val="BodyText"/>
              <w:spacing w:line="276" w:lineRule="auto"/>
              <w:ind w:right="35"/>
              <w:rPr>
                <w:lang w:val="id-ID"/>
              </w:rPr>
            </w:pPr>
            <w:r w:rsidRPr="00D50282">
              <w:rPr>
                <w:lang w:val="id-ID"/>
              </w:rPr>
              <w:t>2."pertanyaan": "Langkah menguji registrasi?",</w:t>
            </w:r>
          </w:p>
          <w:p w14:paraId="446C475D" w14:textId="77777777" w:rsidR="0062455F" w:rsidRPr="00D50282" w:rsidRDefault="0062455F" w:rsidP="0062455F">
            <w:pPr>
              <w:pStyle w:val="BodyText"/>
              <w:spacing w:line="276" w:lineRule="auto"/>
              <w:ind w:right="35"/>
              <w:rPr>
                <w:lang w:val="id-ID"/>
              </w:rPr>
            </w:pPr>
            <w:r w:rsidRPr="00D50282">
              <w:rPr>
                <w:lang w:val="id-ID"/>
              </w:rPr>
              <w:lastRenderedPageBreak/>
              <w:t xml:space="preserve">      "skor": 0.5181</w:t>
            </w:r>
          </w:p>
          <w:p w14:paraId="08FAA124" w14:textId="77777777" w:rsidR="0062455F" w:rsidRPr="00D50282" w:rsidRDefault="0062455F" w:rsidP="0062455F">
            <w:pPr>
              <w:pStyle w:val="BodyText"/>
              <w:spacing w:line="276" w:lineRule="auto"/>
              <w:ind w:right="35"/>
              <w:rPr>
                <w:lang w:val="id-ID"/>
              </w:rPr>
            </w:pPr>
          </w:p>
          <w:p w14:paraId="12049A34" w14:textId="77777777" w:rsidR="0062455F" w:rsidRPr="00D50282" w:rsidRDefault="0062455F" w:rsidP="0062455F">
            <w:pPr>
              <w:pStyle w:val="BodyText"/>
              <w:spacing w:line="276" w:lineRule="auto"/>
              <w:ind w:right="35"/>
              <w:rPr>
                <w:lang w:val="id-ID"/>
              </w:rPr>
            </w:pPr>
            <w:r w:rsidRPr="00D50282">
              <w:rPr>
                <w:lang w:val="id-ID"/>
              </w:rPr>
              <w:t xml:space="preserve">3."pertanyaan": "Apa </w:t>
            </w:r>
            <w:proofErr w:type="spellStart"/>
            <w:r w:rsidRPr="00D50282">
              <w:rPr>
                <w:lang w:val="id-ID"/>
              </w:rPr>
              <w:t>test</w:t>
            </w:r>
            <w:proofErr w:type="spellEnd"/>
            <w:r w:rsidRPr="00D50282">
              <w:rPr>
                <w:lang w:val="id-ID"/>
              </w:rPr>
              <w:t xml:space="preserve"> </w:t>
            </w:r>
            <w:proofErr w:type="spellStart"/>
            <w:r w:rsidRPr="00D50282">
              <w:rPr>
                <w:lang w:val="id-ID"/>
              </w:rPr>
              <w:t>case</w:t>
            </w:r>
            <w:proofErr w:type="spellEnd"/>
            <w:r w:rsidRPr="00D50282">
              <w:rPr>
                <w:lang w:val="id-ID"/>
              </w:rPr>
              <w:t xml:space="preserve"> dasar untuk menguji skenario </w:t>
            </w:r>
            <w:proofErr w:type="spellStart"/>
            <w:r w:rsidRPr="00D50282">
              <w:rPr>
                <w:lang w:val="id-ID"/>
              </w:rPr>
              <w:t>login</w:t>
            </w:r>
            <w:proofErr w:type="spellEnd"/>
            <w:r w:rsidRPr="00D50282">
              <w:rPr>
                <w:lang w:val="id-ID"/>
              </w:rPr>
              <w:t xml:space="preserve"> berhasil?",</w:t>
            </w:r>
          </w:p>
          <w:p w14:paraId="559C723D" w14:textId="77777777" w:rsidR="0062455F" w:rsidRPr="00D50282" w:rsidRDefault="0062455F" w:rsidP="0062455F">
            <w:pPr>
              <w:pStyle w:val="BodyText"/>
              <w:spacing w:line="276" w:lineRule="auto"/>
              <w:ind w:right="35"/>
              <w:rPr>
                <w:lang w:val="id-ID"/>
              </w:rPr>
            </w:pPr>
            <w:r w:rsidRPr="00D50282">
              <w:rPr>
                <w:lang w:val="id-ID"/>
              </w:rPr>
              <w:t xml:space="preserve">      "skor": 0.4873</w:t>
            </w:r>
          </w:p>
          <w:p w14:paraId="6DD77496" w14:textId="77777777" w:rsidR="0062455F" w:rsidRPr="00D50282" w:rsidRDefault="0062455F" w:rsidP="0062455F">
            <w:pPr>
              <w:pStyle w:val="BodyText"/>
              <w:spacing w:line="276" w:lineRule="auto"/>
              <w:ind w:right="35"/>
              <w:rPr>
                <w:lang w:val="id-ID"/>
              </w:rPr>
            </w:pPr>
          </w:p>
          <w:p w14:paraId="7DA083F1" w14:textId="77777777" w:rsidR="0062455F" w:rsidRPr="00D50282" w:rsidRDefault="0062455F" w:rsidP="0062455F">
            <w:pPr>
              <w:pStyle w:val="BodyText"/>
              <w:spacing w:line="276" w:lineRule="auto"/>
              <w:ind w:right="35"/>
              <w:rPr>
                <w:lang w:val="id-ID"/>
              </w:rPr>
            </w:pPr>
            <w:r w:rsidRPr="00D50282">
              <w:rPr>
                <w:lang w:val="id-ID"/>
              </w:rPr>
              <w:t xml:space="preserve">4."pertanyaan": "Apa persyaratan dasar untuk menguji skenario </w:t>
            </w:r>
            <w:proofErr w:type="spellStart"/>
            <w:r w:rsidRPr="00D50282">
              <w:rPr>
                <w:lang w:val="id-ID"/>
              </w:rPr>
              <w:t>login</w:t>
            </w:r>
            <w:proofErr w:type="spellEnd"/>
            <w:r w:rsidRPr="00D50282">
              <w:rPr>
                <w:lang w:val="id-ID"/>
              </w:rPr>
              <w:t xml:space="preserve"> berhasil?",</w:t>
            </w:r>
          </w:p>
          <w:p w14:paraId="11F2B2A9" w14:textId="77777777" w:rsidR="0062455F" w:rsidRPr="00D50282" w:rsidRDefault="0062455F" w:rsidP="0062455F">
            <w:pPr>
              <w:pStyle w:val="BodyText"/>
              <w:spacing w:line="276" w:lineRule="auto"/>
              <w:ind w:right="35"/>
              <w:rPr>
                <w:lang w:val="id-ID"/>
              </w:rPr>
            </w:pPr>
            <w:r w:rsidRPr="00D50282">
              <w:rPr>
                <w:lang w:val="id-ID"/>
              </w:rPr>
              <w:t xml:space="preserve">      "skor": 0.4795</w:t>
            </w:r>
          </w:p>
          <w:p w14:paraId="26BCA57C" w14:textId="77777777" w:rsidR="0062455F" w:rsidRPr="00D50282" w:rsidRDefault="0062455F" w:rsidP="0062455F">
            <w:pPr>
              <w:pStyle w:val="BodyText"/>
              <w:spacing w:line="276" w:lineRule="auto"/>
              <w:ind w:right="35"/>
              <w:rPr>
                <w:lang w:val="id-ID"/>
              </w:rPr>
            </w:pPr>
          </w:p>
          <w:p w14:paraId="2E254058" w14:textId="77777777" w:rsidR="0062455F" w:rsidRPr="00D50282" w:rsidRDefault="0062455F" w:rsidP="0062455F">
            <w:pPr>
              <w:pStyle w:val="BodyText"/>
              <w:spacing w:line="276" w:lineRule="auto"/>
              <w:ind w:right="35"/>
              <w:rPr>
                <w:lang w:val="id-ID"/>
              </w:rPr>
            </w:pPr>
            <w:r w:rsidRPr="00D50282">
              <w:rPr>
                <w:lang w:val="id-ID"/>
              </w:rPr>
              <w:t>5."pertanyaan": "Apa saja langkah untuk menguji registrasi?",</w:t>
            </w:r>
          </w:p>
          <w:p w14:paraId="5F64A869" w14:textId="66222F95" w:rsidR="0062455F" w:rsidRPr="00770C77" w:rsidRDefault="0062455F" w:rsidP="0062455F">
            <w:pPr>
              <w:pStyle w:val="BodyText"/>
              <w:spacing w:line="276" w:lineRule="auto"/>
              <w:ind w:right="35"/>
              <w:rPr>
                <w:lang w:val="id-ID"/>
              </w:rPr>
            </w:pPr>
            <w:r w:rsidRPr="00D50282">
              <w:rPr>
                <w:lang w:val="id-ID"/>
              </w:rPr>
              <w:t xml:space="preserve">      "skor": 0.4552</w:t>
            </w:r>
          </w:p>
        </w:tc>
      </w:tr>
      <w:tr w:rsidR="0062455F" w:rsidRPr="00770C77" w14:paraId="331A17DD" w14:textId="77777777" w:rsidTr="00E3420D">
        <w:trPr>
          <w:trHeight w:val="1120"/>
          <w:jc w:val="center"/>
        </w:trPr>
        <w:tc>
          <w:tcPr>
            <w:tcW w:w="1058" w:type="pct"/>
            <w:tcBorders>
              <w:top w:val="single" w:sz="8" w:space="0" w:color="000000"/>
              <w:left w:val="single" w:sz="8" w:space="0" w:color="000000"/>
              <w:bottom w:val="single" w:sz="8" w:space="0" w:color="000000"/>
              <w:right w:val="single" w:sz="8" w:space="0" w:color="000000"/>
            </w:tcBorders>
            <w:vAlign w:val="center"/>
            <w:hideMark/>
          </w:tcPr>
          <w:p w14:paraId="42FEA47C" w14:textId="0C8FE6A4" w:rsidR="0062455F" w:rsidRPr="00770C77" w:rsidRDefault="0062455F" w:rsidP="0062455F">
            <w:pPr>
              <w:pStyle w:val="BodyText"/>
              <w:spacing w:line="276" w:lineRule="auto"/>
              <w:ind w:right="35"/>
              <w:rPr>
                <w:lang w:val="id-ID"/>
              </w:rPr>
            </w:pPr>
            <w:proofErr w:type="spellStart"/>
            <w:r>
              <w:rPr>
                <w:lang w:val="id-ID"/>
              </w:rPr>
              <w:lastRenderedPageBreak/>
              <w:t>T</w:t>
            </w:r>
            <w:r w:rsidRPr="00D50282">
              <w:rPr>
                <w:lang w:val="id-ID"/>
              </w:rPr>
              <w:t>est</w:t>
            </w:r>
            <w:proofErr w:type="spellEnd"/>
            <w:r w:rsidRPr="00D50282">
              <w:rPr>
                <w:lang w:val="id-ID"/>
              </w:rPr>
              <w:t xml:space="preserve"> </w:t>
            </w:r>
            <w:r>
              <w:rPr>
                <w:lang w:val="id-ID"/>
              </w:rPr>
              <w:t>a</w:t>
            </w:r>
            <w:r w:rsidRPr="00D50282">
              <w:rPr>
                <w:lang w:val="id-ID"/>
              </w:rPr>
              <w:t>rtikel</w:t>
            </w:r>
          </w:p>
        </w:tc>
        <w:tc>
          <w:tcPr>
            <w:tcW w:w="1491" w:type="pct"/>
            <w:tcBorders>
              <w:top w:val="single" w:sz="8" w:space="0" w:color="000000"/>
              <w:left w:val="single" w:sz="8" w:space="0" w:color="000000"/>
              <w:bottom w:val="single" w:sz="8" w:space="0" w:color="000000"/>
              <w:right w:val="single" w:sz="8" w:space="0" w:color="000000"/>
            </w:tcBorders>
            <w:vAlign w:val="center"/>
            <w:hideMark/>
          </w:tcPr>
          <w:p w14:paraId="3DF8F3FA" w14:textId="77777777" w:rsidR="0062455F" w:rsidRPr="00770C77" w:rsidRDefault="0062455F" w:rsidP="0062455F">
            <w:pPr>
              <w:pStyle w:val="BodyText"/>
              <w:spacing w:line="276" w:lineRule="auto"/>
              <w:ind w:right="35"/>
              <w:rPr>
                <w:lang w:val="id-ID"/>
              </w:rPr>
            </w:pPr>
            <w:r w:rsidRPr="00770C77">
              <w:rPr>
                <w:lang w:val="id-ID"/>
              </w:rPr>
              <w:t xml:space="preserve">Berikut adalah step yang perlu dilakukan dalam menguji fitur Registrasi untuk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Registrasi Berhasil dengan data </w:t>
            </w:r>
            <w:r w:rsidRPr="00770C77">
              <w:rPr>
                <w:lang w:val="id-ID"/>
              </w:rPr>
              <w:lastRenderedPageBreak/>
              <w:t xml:space="preserve">lengkap: 1.) Buka halaman registrasi 2.) Masukkan data pendaftaran yang valid 3.) Klik tombol Daftar" atau "Registrasi" 4.) Verifikasi validasi </w:t>
            </w:r>
            <w:proofErr w:type="spellStart"/>
            <w:r w:rsidRPr="00770C77">
              <w:rPr>
                <w:lang w:val="id-ID"/>
              </w:rPr>
              <w:t>form</w:t>
            </w:r>
            <w:proofErr w:type="spellEnd"/>
            <w:r w:rsidRPr="00770C77">
              <w:rPr>
                <w:lang w:val="id-ID"/>
              </w:rPr>
              <w:t xml:space="preserve"> periksa apakah sistem melakukan validasi </w:t>
            </w:r>
            <w:proofErr w:type="spellStart"/>
            <w:r w:rsidRPr="00770C77">
              <w:rPr>
                <w:lang w:val="id-ID"/>
              </w:rPr>
              <w:t>input</w:t>
            </w:r>
            <w:proofErr w:type="spellEnd"/>
            <w:r w:rsidRPr="00770C77">
              <w:rPr>
                <w:lang w:val="id-ID"/>
              </w:rPr>
              <w:t xml:space="preserve"> pada </w:t>
            </w:r>
            <w:proofErr w:type="spellStart"/>
            <w:r w:rsidRPr="00770C77">
              <w:rPr>
                <w:lang w:val="id-ID"/>
              </w:rPr>
              <w:t>form</w:t>
            </w:r>
            <w:proofErr w:type="spellEnd"/>
            <w:r w:rsidRPr="00770C77">
              <w:rPr>
                <w:lang w:val="id-ID"/>
              </w:rPr>
              <w:t xml:space="preserve"> registrasi 5.) Sistem memproses registrasi jika semua data valid sistem akan memproses pendaftaran dan menyimpan informasi pengguna di </w:t>
            </w:r>
            <w:proofErr w:type="spellStart"/>
            <w:r w:rsidRPr="00770C77">
              <w:rPr>
                <w:lang w:val="id-ID"/>
              </w:rPr>
              <w:t>database</w:t>
            </w:r>
            <w:proofErr w:type="spellEnd"/>
            <w:r w:rsidRPr="00770C77">
              <w:rPr>
                <w:lang w:val="id-ID"/>
              </w:rPr>
              <w:t>.</w:t>
            </w:r>
          </w:p>
        </w:tc>
        <w:tc>
          <w:tcPr>
            <w:tcW w:w="1386" w:type="pct"/>
            <w:tcBorders>
              <w:top w:val="single" w:sz="8" w:space="0" w:color="000000"/>
              <w:left w:val="single" w:sz="8" w:space="0" w:color="000000"/>
              <w:bottom w:val="single" w:sz="8" w:space="0" w:color="000000"/>
              <w:right w:val="single" w:sz="8" w:space="0" w:color="000000"/>
            </w:tcBorders>
          </w:tcPr>
          <w:p w14:paraId="59406004" w14:textId="77777777" w:rsidR="0062455F" w:rsidRDefault="0062455F" w:rsidP="0062455F">
            <w:pPr>
              <w:pStyle w:val="BodyText"/>
              <w:spacing w:line="276" w:lineRule="auto"/>
              <w:ind w:right="35"/>
              <w:rPr>
                <w:lang w:val="id-ID"/>
              </w:rPr>
            </w:pPr>
          </w:p>
          <w:p w14:paraId="15B06640" w14:textId="77777777" w:rsidR="0062455F" w:rsidRDefault="0062455F" w:rsidP="0062455F">
            <w:pPr>
              <w:pStyle w:val="BodyText"/>
              <w:spacing w:line="276" w:lineRule="auto"/>
              <w:ind w:right="35"/>
              <w:rPr>
                <w:lang w:val="id-ID"/>
              </w:rPr>
            </w:pPr>
          </w:p>
          <w:p w14:paraId="2B4F7533" w14:textId="77777777" w:rsidR="0062455F" w:rsidRDefault="0062455F" w:rsidP="0062455F">
            <w:pPr>
              <w:pStyle w:val="BodyText"/>
              <w:spacing w:line="276" w:lineRule="auto"/>
              <w:ind w:right="35"/>
              <w:rPr>
                <w:lang w:val="id-ID"/>
              </w:rPr>
            </w:pPr>
          </w:p>
          <w:p w14:paraId="224FF81A" w14:textId="77777777" w:rsidR="0062455F" w:rsidRDefault="0062455F" w:rsidP="0062455F">
            <w:pPr>
              <w:pStyle w:val="BodyText"/>
              <w:spacing w:line="276" w:lineRule="auto"/>
              <w:ind w:right="35"/>
              <w:rPr>
                <w:lang w:val="id-ID"/>
              </w:rPr>
            </w:pPr>
          </w:p>
          <w:p w14:paraId="70EDB75D" w14:textId="77777777" w:rsidR="0062455F" w:rsidRDefault="0062455F" w:rsidP="0062455F">
            <w:pPr>
              <w:pStyle w:val="BodyText"/>
              <w:spacing w:line="276" w:lineRule="auto"/>
              <w:ind w:right="35"/>
              <w:rPr>
                <w:lang w:val="id-ID"/>
              </w:rPr>
            </w:pPr>
          </w:p>
          <w:p w14:paraId="6AA05448" w14:textId="77777777" w:rsidR="0062455F" w:rsidRDefault="0062455F" w:rsidP="0062455F">
            <w:pPr>
              <w:pStyle w:val="BodyText"/>
              <w:spacing w:line="276" w:lineRule="auto"/>
              <w:ind w:right="35"/>
              <w:rPr>
                <w:lang w:val="id-ID"/>
              </w:rPr>
            </w:pPr>
          </w:p>
          <w:p w14:paraId="23CE44C5" w14:textId="77777777" w:rsidR="0062455F" w:rsidRDefault="0062455F" w:rsidP="0062455F">
            <w:pPr>
              <w:pStyle w:val="BodyText"/>
              <w:spacing w:line="276" w:lineRule="auto"/>
              <w:ind w:right="35"/>
              <w:rPr>
                <w:lang w:val="id-ID"/>
              </w:rPr>
            </w:pPr>
          </w:p>
          <w:p w14:paraId="3B3101A6" w14:textId="77777777" w:rsidR="0062455F" w:rsidRDefault="0062455F" w:rsidP="0062455F">
            <w:pPr>
              <w:pStyle w:val="BodyText"/>
              <w:spacing w:line="276" w:lineRule="auto"/>
              <w:ind w:right="35"/>
              <w:rPr>
                <w:lang w:val="id-ID"/>
              </w:rPr>
            </w:pPr>
          </w:p>
          <w:p w14:paraId="62190D1A" w14:textId="77777777" w:rsidR="0062455F" w:rsidRDefault="0062455F" w:rsidP="0062455F">
            <w:pPr>
              <w:pStyle w:val="BodyText"/>
              <w:spacing w:line="276" w:lineRule="auto"/>
              <w:ind w:right="35"/>
              <w:rPr>
                <w:lang w:val="id-ID"/>
              </w:rPr>
            </w:pPr>
          </w:p>
          <w:p w14:paraId="76188971" w14:textId="77777777" w:rsidR="0062455F" w:rsidRDefault="0062455F" w:rsidP="0062455F">
            <w:pPr>
              <w:pStyle w:val="BodyText"/>
              <w:spacing w:line="276" w:lineRule="auto"/>
              <w:ind w:right="35"/>
              <w:rPr>
                <w:lang w:val="id-ID"/>
              </w:rPr>
            </w:pPr>
          </w:p>
          <w:p w14:paraId="3C9CA5E5" w14:textId="77777777" w:rsidR="0062455F" w:rsidRDefault="0062455F" w:rsidP="0062455F">
            <w:pPr>
              <w:pStyle w:val="BodyText"/>
              <w:spacing w:line="276" w:lineRule="auto"/>
              <w:ind w:right="35"/>
              <w:rPr>
                <w:lang w:val="id-ID"/>
              </w:rPr>
            </w:pPr>
          </w:p>
          <w:p w14:paraId="506ABCAF" w14:textId="60952518" w:rsidR="0062455F" w:rsidRPr="00770C77" w:rsidRDefault="0062455F" w:rsidP="0062455F">
            <w:pPr>
              <w:pStyle w:val="BodyText"/>
              <w:spacing w:line="276" w:lineRule="auto"/>
              <w:ind w:right="35"/>
              <w:rPr>
                <w:lang w:val="id-ID"/>
              </w:rPr>
            </w:pPr>
            <w:r w:rsidRPr="0062455F">
              <w:rPr>
                <w:lang w:val="id-ID"/>
              </w:rPr>
              <w:t>Maaf, saya tidak mengerti pertanyaan Anda.</w:t>
            </w:r>
          </w:p>
        </w:tc>
        <w:tc>
          <w:tcPr>
            <w:tcW w:w="1064" w:type="pct"/>
            <w:tcBorders>
              <w:top w:val="single" w:sz="8" w:space="0" w:color="000000"/>
              <w:left w:val="single" w:sz="8" w:space="0" w:color="000000"/>
              <w:bottom w:val="single" w:sz="8" w:space="0" w:color="000000"/>
              <w:right w:val="single" w:sz="8" w:space="0" w:color="000000"/>
            </w:tcBorders>
            <w:vAlign w:val="center"/>
            <w:hideMark/>
          </w:tcPr>
          <w:p w14:paraId="05F3DB4E" w14:textId="2EDE0B3D" w:rsidR="0062455F" w:rsidRPr="00D50282" w:rsidRDefault="0062455F" w:rsidP="0062455F">
            <w:pPr>
              <w:pStyle w:val="BodyText"/>
              <w:spacing w:line="276" w:lineRule="auto"/>
              <w:ind w:right="35"/>
              <w:rPr>
                <w:color w:val="FFFFFF" w:themeColor="background1"/>
                <w:highlight w:val="red"/>
                <w:lang w:val="id-ID"/>
              </w:rPr>
            </w:pPr>
            <w:r w:rsidRPr="00D50282">
              <w:rPr>
                <w:color w:val="FFFFFF" w:themeColor="background1"/>
                <w:highlight w:val="red"/>
                <w:lang w:val="id-ID"/>
              </w:rPr>
              <w:lastRenderedPageBreak/>
              <w:t xml:space="preserve">1."pertanyaan": "Bagaimana </w:t>
            </w:r>
            <w:proofErr w:type="spellStart"/>
            <w:r w:rsidRPr="00D50282">
              <w:rPr>
                <w:color w:val="FFFFFF" w:themeColor="background1"/>
                <w:highlight w:val="red"/>
                <w:lang w:val="id-ID"/>
              </w:rPr>
              <w:t>test</w:t>
            </w:r>
            <w:proofErr w:type="spellEnd"/>
            <w:r w:rsidRPr="00D50282">
              <w:rPr>
                <w:color w:val="FFFFFF" w:themeColor="background1"/>
                <w:highlight w:val="red"/>
                <w:lang w:val="id-ID"/>
              </w:rPr>
              <w:t xml:space="preserve"> </w:t>
            </w:r>
            <w:proofErr w:type="spellStart"/>
            <w:r w:rsidRPr="00D50282">
              <w:rPr>
                <w:color w:val="FFFFFF" w:themeColor="background1"/>
                <w:highlight w:val="red"/>
                <w:lang w:val="id-ID"/>
              </w:rPr>
              <w:t>case</w:t>
            </w:r>
            <w:proofErr w:type="spellEnd"/>
            <w:r w:rsidRPr="00D50282">
              <w:rPr>
                <w:color w:val="FFFFFF" w:themeColor="background1"/>
                <w:highlight w:val="red"/>
                <w:lang w:val="id-ID"/>
              </w:rPr>
              <w:t xml:space="preserve"> Artikel </w:t>
            </w:r>
            <w:proofErr w:type="spellStart"/>
            <w:r w:rsidRPr="00D50282">
              <w:rPr>
                <w:color w:val="FFFFFF" w:themeColor="background1"/>
                <w:highlight w:val="red"/>
                <w:lang w:val="id-ID"/>
              </w:rPr>
              <w:t>Agreepedia</w:t>
            </w:r>
            <w:proofErr w:type="spellEnd"/>
            <w:r w:rsidRPr="00D50282">
              <w:rPr>
                <w:color w:val="FFFFFF" w:themeColor="background1"/>
                <w:highlight w:val="red"/>
                <w:lang w:val="id-ID"/>
              </w:rPr>
              <w:t>?",</w:t>
            </w:r>
          </w:p>
          <w:p w14:paraId="773100F8" w14:textId="77777777" w:rsidR="0062455F" w:rsidRPr="00D50282" w:rsidRDefault="0062455F" w:rsidP="0062455F">
            <w:pPr>
              <w:pStyle w:val="BodyText"/>
              <w:spacing w:line="276" w:lineRule="auto"/>
              <w:ind w:right="35"/>
              <w:rPr>
                <w:color w:val="FFFFFF" w:themeColor="background1"/>
                <w:lang w:val="id-ID"/>
              </w:rPr>
            </w:pPr>
            <w:r w:rsidRPr="00D50282">
              <w:rPr>
                <w:color w:val="FFFFFF" w:themeColor="background1"/>
                <w:highlight w:val="red"/>
                <w:lang w:val="id-ID"/>
              </w:rPr>
              <w:t xml:space="preserve">      "skor": </w:t>
            </w:r>
            <w:r w:rsidRPr="00D50282">
              <w:rPr>
                <w:color w:val="FFFFFF" w:themeColor="background1"/>
                <w:highlight w:val="red"/>
                <w:lang w:val="id-ID"/>
              </w:rPr>
              <w:lastRenderedPageBreak/>
              <w:t>0.4857</w:t>
            </w:r>
          </w:p>
          <w:p w14:paraId="2DFF2ECB" w14:textId="77777777" w:rsidR="0062455F" w:rsidRPr="00D50282" w:rsidRDefault="0062455F" w:rsidP="0062455F">
            <w:pPr>
              <w:pStyle w:val="BodyText"/>
              <w:spacing w:line="276" w:lineRule="auto"/>
              <w:ind w:right="35"/>
              <w:rPr>
                <w:lang w:val="id-ID"/>
              </w:rPr>
            </w:pPr>
          </w:p>
          <w:p w14:paraId="31B2EF99" w14:textId="77777777" w:rsidR="0062455F" w:rsidRPr="00D50282" w:rsidRDefault="0062455F" w:rsidP="0062455F">
            <w:pPr>
              <w:pStyle w:val="BodyText"/>
              <w:spacing w:line="276" w:lineRule="auto"/>
              <w:ind w:right="35"/>
              <w:rPr>
                <w:lang w:val="id-ID"/>
              </w:rPr>
            </w:pPr>
            <w:r w:rsidRPr="00D50282">
              <w:rPr>
                <w:lang w:val="id-ID"/>
              </w:rPr>
              <w:t xml:space="preserve">2."pertanyaan": "Bagaimana langkah menguji </w:t>
            </w:r>
            <w:proofErr w:type="spellStart"/>
            <w:r w:rsidRPr="00D50282">
              <w:rPr>
                <w:lang w:val="id-ID"/>
              </w:rPr>
              <w:t>test</w:t>
            </w:r>
            <w:proofErr w:type="spellEnd"/>
            <w:r w:rsidRPr="00D50282">
              <w:rPr>
                <w:lang w:val="id-ID"/>
              </w:rPr>
              <w:t xml:space="preserve"> </w:t>
            </w:r>
            <w:proofErr w:type="spellStart"/>
            <w:r w:rsidRPr="00D50282">
              <w:rPr>
                <w:lang w:val="id-ID"/>
              </w:rPr>
              <w:t>case</w:t>
            </w:r>
            <w:proofErr w:type="spellEnd"/>
            <w:r w:rsidRPr="00D50282">
              <w:rPr>
                <w:lang w:val="id-ID"/>
              </w:rPr>
              <w:t xml:space="preserve"> Artikel </w:t>
            </w:r>
            <w:proofErr w:type="spellStart"/>
            <w:r w:rsidRPr="00D50282">
              <w:rPr>
                <w:lang w:val="id-ID"/>
              </w:rPr>
              <w:t>Agreepedia</w:t>
            </w:r>
            <w:proofErr w:type="spellEnd"/>
            <w:r w:rsidRPr="00D50282">
              <w:rPr>
                <w:lang w:val="id-ID"/>
              </w:rPr>
              <w:t>?",</w:t>
            </w:r>
          </w:p>
          <w:p w14:paraId="389E8FDB" w14:textId="77777777" w:rsidR="0062455F" w:rsidRPr="00D50282" w:rsidRDefault="0062455F" w:rsidP="0062455F">
            <w:pPr>
              <w:pStyle w:val="BodyText"/>
              <w:spacing w:line="276" w:lineRule="auto"/>
              <w:ind w:right="35"/>
              <w:rPr>
                <w:lang w:val="id-ID"/>
              </w:rPr>
            </w:pPr>
            <w:r w:rsidRPr="00D50282">
              <w:rPr>
                <w:lang w:val="id-ID"/>
              </w:rPr>
              <w:t xml:space="preserve">      "skor": 0.4857</w:t>
            </w:r>
          </w:p>
          <w:p w14:paraId="3601A524" w14:textId="77777777" w:rsidR="0062455F" w:rsidRPr="00D50282" w:rsidRDefault="0062455F" w:rsidP="0062455F">
            <w:pPr>
              <w:pStyle w:val="BodyText"/>
              <w:spacing w:line="276" w:lineRule="auto"/>
              <w:ind w:right="35"/>
              <w:rPr>
                <w:lang w:val="id-ID"/>
              </w:rPr>
            </w:pPr>
          </w:p>
          <w:p w14:paraId="78293516" w14:textId="77777777" w:rsidR="0062455F" w:rsidRPr="00D50282" w:rsidRDefault="0062455F" w:rsidP="0062455F">
            <w:pPr>
              <w:pStyle w:val="BodyText"/>
              <w:spacing w:line="276" w:lineRule="auto"/>
              <w:ind w:right="35"/>
              <w:rPr>
                <w:lang w:val="id-ID"/>
              </w:rPr>
            </w:pPr>
            <w:r w:rsidRPr="00D50282">
              <w:rPr>
                <w:lang w:val="id-ID"/>
              </w:rPr>
              <w:t xml:space="preserve">3."pertanyaan": "Bagaimana langkah menguji </w:t>
            </w:r>
            <w:proofErr w:type="spellStart"/>
            <w:r w:rsidRPr="00D50282">
              <w:rPr>
                <w:lang w:val="id-ID"/>
              </w:rPr>
              <w:t>test</w:t>
            </w:r>
            <w:proofErr w:type="spellEnd"/>
            <w:r w:rsidRPr="00D50282">
              <w:rPr>
                <w:lang w:val="id-ID"/>
              </w:rPr>
              <w:t xml:space="preserve"> </w:t>
            </w:r>
            <w:proofErr w:type="spellStart"/>
            <w:r w:rsidRPr="00D50282">
              <w:rPr>
                <w:lang w:val="id-ID"/>
              </w:rPr>
              <w:t>case</w:t>
            </w:r>
            <w:proofErr w:type="spellEnd"/>
            <w:r w:rsidRPr="00D50282">
              <w:rPr>
                <w:lang w:val="id-ID"/>
              </w:rPr>
              <w:t xml:space="preserve"> Artikel </w:t>
            </w:r>
            <w:proofErr w:type="spellStart"/>
            <w:r w:rsidRPr="00D50282">
              <w:rPr>
                <w:lang w:val="id-ID"/>
              </w:rPr>
              <w:t>Agreepedia</w:t>
            </w:r>
            <w:proofErr w:type="spellEnd"/>
            <w:r w:rsidRPr="00D50282">
              <w:rPr>
                <w:lang w:val="id-ID"/>
              </w:rPr>
              <w:t>?",</w:t>
            </w:r>
          </w:p>
          <w:p w14:paraId="5FE6731E" w14:textId="77777777" w:rsidR="0062455F" w:rsidRPr="00D50282" w:rsidRDefault="0062455F" w:rsidP="0062455F">
            <w:pPr>
              <w:pStyle w:val="BodyText"/>
              <w:spacing w:line="276" w:lineRule="auto"/>
              <w:ind w:right="35"/>
              <w:rPr>
                <w:lang w:val="id-ID"/>
              </w:rPr>
            </w:pPr>
            <w:r w:rsidRPr="00D50282">
              <w:rPr>
                <w:lang w:val="id-ID"/>
              </w:rPr>
              <w:t xml:space="preserve">      "skor": 0.4857</w:t>
            </w:r>
          </w:p>
          <w:p w14:paraId="26DB35EB" w14:textId="77777777" w:rsidR="0062455F" w:rsidRPr="00D50282" w:rsidRDefault="0062455F" w:rsidP="0062455F">
            <w:pPr>
              <w:pStyle w:val="BodyText"/>
              <w:spacing w:line="276" w:lineRule="auto"/>
              <w:ind w:right="35"/>
              <w:rPr>
                <w:lang w:val="id-ID"/>
              </w:rPr>
            </w:pPr>
          </w:p>
          <w:p w14:paraId="42B0410D" w14:textId="77777777" w:rsidR="0062455F" w:rsidRPr="00D50282" w:rsidRDefault="0062455F" w:rsidP="0062455F">
            <w:pPr>
              <w:pStyle w:val="BodyText"/>
              <w:spacing w:line="276" w:lineRule="auto"/>
              <w:ind w:right="35"/>
              <w:rPr>
                <w:lang w:val="id-ID"/>
              </w:rPr>
            </w:pPr>
            <w:r w:rsidRPr="00D50282">
              <w:rPr>
                <w:lang w:val="id-ID"/>
              </w:rPr>
              <w:t xml:space="preserve">4."pertanyaan": "Bagaimana langkah menguji </w:t>
            </w:r>
            <w:proofErr w:type="spellStart"/>
            <w:r w:rsidRPr="00D50282">
              <w:rPr>
                <w:lang w:val="id-ID"/>
              </w:rPr>
              <w:t>test</w:t>
            </w:r>
            <w:proofErr w:type="spellEnd"/>
            <w:r w:rsidRPr="00D50282">
              <w:rPr>
                <w:lang w:val="id-ID"/>
              </w:rPr>
              <w:t xml:space="preserve"> </w:t>
            </w:r>
            <w:proofErr w:type="spellStart"/>
            <w:r w:rsidRPr="00D50282">
              <w:rPr>
                <w:lang w:val="id-ID"/>
              </w:rPr>
              <w:t>case</w:t>
            </w:r>
            <w:proofErr w:type="spellEnd"/>
            <w:r w:rsidRPr="00D50282">
              <w:rPr>
                <w:lang w:val="id-ID"/>
              </w:rPr>
              <w:t xml:space="preserve"> Artikel </w:t>
            </w:r>
            <w:proofErr w:type="spellStart"/>
            <w:r w:rsidRPr="00D50282">
              <w:rPr>
                <w:lang w:val="id-ID"/>
              </w:rPr>
              <w:t>Agreepedia</w:t>
            </w:r>
            <w:proofErr w:type="spellEnd"/>
            <w:r w:rsidRPr="00D50282">
              <w:rPr>
                <w:lang w:val="id-ID"/>
              </w:rPr>
              <w:t>?",</w:t>
            </w:r>
          </w:p>
          <w:p w14:paraId="7EBC70E7" w14:textId="77777777" w:rsidR="0062455F" w:rsidRPr="00D50282" w:rsidRDefault="0062455F" w:rsidP="0062455F">
            <w:pPr>
              <w:pStyle w:val="BodyText"/>
              <w:spacing w:line="276" w:lineRule="auto"/>
              <w:ind w:right="35"/>
              <w:rPr>
                <w:lang w:val="id-ID"/>
              </w:rPr>
            </w:pPr>
            <w:r w:rsidRPr="00D50282">
              <w:rPr>
                <w:lang w:val="id-ID"/>
              </w:rPr>
              <w:t xml:space="preserve">      "skor": 0.4857</w:t>
            </w:r>
          </w:p>
          <w:p w14:paraId="1E443E50" w14:textId="77777777" w:rsidR="0062455F" w:rsidRPr="00D50282" w:rsidRDefault="0062455F" w:rsidP="0062455F">
            <w:pPr>
              <w:pStyle w:val="BodyText"/>
              <w:spacing w:line="276" w:lineRule="auto"/>
              <w:ind w:right="35"/>
              <w:rPr>
                <w:lang w:val="id-ID"/>
              </w:rPr>
            </w:pPr>
          </w:p>
          <w:p w14:paraId="3B174839" w14:textId="77777777" w:rsidR="0062455F" w:rsidRPr="00D50282" w:rsidRDefault="0062455F" w:rsidP="0062455F">
            <w:pPr>
              <w:pStyle w:val="BodyText"/>
              <w:spacing w:line="276" w:lineRule="auto"/>
              <w:ind w:right="35"/>
              <w:rPr>
                <w:lang w:val="id-ID"/>
              </w:rPr>
            </w:pPr>
            <w:r w:rsidRPr="00D50282">
              <w:rPr>
                <w:lang w:val="id-ID"/>
              </w:rPr>
              <w:t xml:space="preserve">5."pertanyaan": "Bagaimana step menguji </w:t>
            </w:r>
            <w:proofErr w:type="spellStart"/>
            <w:r w:rsidRPr="00D50282">
              <w:rPr>
                <w:lang w:val="id-ID"/>
              </w:rPr>
              <w:t>test</w:t>
            </w:r>
            <w:proofErr w:type="spellEnd"/>
            <w:r w:rsidRPr="00D50282">
              <w:rPr>
                <w:lang w:val="id-ID"/>
              </w:rPr>
              <w:t xml:space="preserve"> </w:t>
            </w:r>
            <w:proofErr w:type="spellStart"/>
            <w:r w:rsidRPr="00D50282">
              <w:rPr>
                <w:lang w:val="id-ID"/>
              </w:rPr>
              <w:t>case</w:t>
            </w:r>
            <w:proofErr w:type="spellEnd"/>
            <w:r w:rsidRPr="00D50282">
              <w:rPr>
                <w:lang w:val="id-ID"/>
              </w:rPr>
              <w:t xml:space="preserve"> Artikel </w:t>
            </w:r>
            <w:proofErr w:type="spellStart"/>
            <w:r w:rsidRPr="00D50282">
              <w:rPr>
                <w:lang w:val="id-ID"/>
              </w:rPr>
              <w:t>Agreepedia</w:t>
            </w:r>
            <w:proofErr w:type="spellEnd"/>
            <w:r w:rsidRPr="00D50282">
              <w:rPr>
                <w:lang w:val="id-ID"/>
              </w:rPr>
              <w:t>?",</w:t>
            </w:r>
          </w:p>
          <w:p w14:paraId="12B489E0" w14:textId="073A7F4A" w:rsidR="0062455F" w:rsidRPr="00770C77" w:rsidRDefault="0062455F" w:rsidP="0062455F">
            <w:pPr>
              <w:pStyle w:val="BodyText"/>
              <w:spacing w:line="276" w:lineRule="auto"/>
              <w:ind w:right="35"/>
              <w:rPr>
                <w:lang w:val="id-ID"/>
              </w:rPr>
            </w:pPr>
            <w:r w:rsidRPr="00D50282">
              <w:rPr>
                <w:lang w:val="id-ID"/>
              </w:rPr>
              <w:t xml:space="preserve">      "skor": </w:t>
            </w:r>
            <w:r w:rsidRPr="00D50282">
              <w:rPr>
                <w:lang w:val="id-ID"/>
              </w:rPr>
              <w:lastRenderedPageBreak/>
              <w:t>0.4325</w:t>
            </w:r>
          </w:p>
        </w:tc>
      </w:tr>
    </w:tbl>
    <w:p w14:paraId="0B1249B0" w14:textId="77777777" w:rsidR="00244A31" w:rsidRDefault="00244A31" w:rsidP="00244A31">
      <w:pPr>
        <w:pStyle w:val="BodyText"/>
        <w:spacing w:line="276" w:lineRule="auto"/>
        <w:ind w:right="35"/>
        <w:jc w:val="both"/>
        <w:rPr>
          <w:lang w:val="id-ID"/>
        </w:rPr>
      </w:pPr>
    </w:p>
    <w:p w14:paraId="1D3F0B67" w14:textId="77777777" w:rsidR="008406CE" w:rsidRPr="00770C77" w:rsidRDefault="008406CE" w:rsidP="00244A31">
      <w:pPr>
        <w:pStyle w:val="BodyText"/>
        <w:spacing w:line="276" w:lineRule="auto"/>
        <w:ind w:right="35"/>
        <w:jc w:val="both"/>
        <w:rPr>
          <w:lang w:val="id-ID"/>
        </w:rPr>
      </w:pPr>
    </w:p>
    <w:p w14:paraId="57A19497" w14:textId="313E911E" w:rsidR="00244A31" w:rsidRPr="00770C77" w:rsidRDefault="00244A31" w:rsidP="00D5221F">
      <w:pPr>
        <w:pStyle w:val="BodyText"/>
        <w:spacing w:line="276" w:lineRule="auto"/>
        <w:ind w:right="35" w:firstLine="450"/>
        <w:jc w:val="both"/>
        <w:rPr>
          <w:lang w:val="id-ID"/>
        </w:rPr>
      </w:pPr>
      <w:r w:rsidRPr="00770C77">
        <w:rPr>
          <w:lang w:val="id-ID"/>
        </w:rPr>
        <w:t xml:space="preserve">Berdasarkan </w:t>
      </w:r>
      <w:r w:rsidR="0062455F" w:rsidRPr="0062455F">
        <w:rPr>
          <w:lang w:val="id-ID"/>
        </w:rPr>
        <w:t xml:space="preserve">Tabel 4.16 menunjukkan bahwa </w:t>
      </w:r>
      <w:proofErr w:type="spellStart"/>
      <w:r w:rsidR="0062455F" w:rsidRPr="0062455F">
        <w:rPr>
          <w:lang w:val="id-ID"/>
        </w:rPr>
        <w:t>chatbot</w:t>
      </w:r>
      <w:proofErr w:type="spellEnd"/>
      <w:r w:rsidR="0062455F" w:rsidRPr="0062455F">
        <w:rPr>
          <w:lang w:val="id-ID"/>
        </w:rPr>
        <w:t xml:space="preserve"> tidak mampu menjawab pertanyaan </w:t>
      </w:r>
      <w:r w:rsidR="00F17DF2">
        <w:rPr>
          <w:lang w:val="id-ID"/>
        </w:rPr>
        <w:t>yang</w:t>
      </w:r>
      <w:r w:rsidR="0062455F" w:rsidRPr="0062455F">
        <w:rPr>
          <w:lang w:val="id-ID"/>
        </w:rPr>
        <w:t xml:space="preserve"> </w:t>
      </w:r>
      <w:r w:rsidR="00F17DF2">
        <w:rPr>
          <w:lang w:val="id-ID"/>
        </w:rPr>
        <w:t>diharapkan</w:t>
      </w:r>
      <w:r w:rsidR="0062455F" w:rsidRPr="0062455F">
        <w:rPr>
          <w:lang w:val="id-ID"/>
        </w:rPr>
        <w:t xml:space="preserve"> jika diberikan </w:t>
      </w:r>
      <w:proofErr w:type="spellStart"/>
      <w:r w:rsidR="0062455F" w:rsidRPr="0062455F">
        <w:rPr>
          <w:lang w:val="id-ID"/>
        </w:rPr>
        <w:t>kueri</w:t>
      </w:r>
      <w:proofErr w:type="spellEnd"/>
      <w:r w:rsidR="0062455F" w:rsidRPr="0062455F">
        <w:rPr>
          <w:lang w:val="id-ID"/>
        </w:rPr>
        <w:t xml:space="preserve"> yang terlalu minim. </w:t>
      </w:r>
      <w:proofErr w:type="spellStart"/>
      <w:r w:rsidR="0062455F" w:rsidRPr="0062455F">
        <w:rPr>
          <w:lang w:val="id-ID"/>
        </w:rPr>
        <w:t>Chatbot</w:t>
      </w:r>
      <w:proofErr w:type="spellEnd"/>
      <w:r w:rsidR="0062455F" w:rsidRPr="0062455F">
        <w:rPr>
          <w:lang w:val="id-ID"/>
        </w:rPr>
        <w:t xml:space="preserve"> </w:t>
      </w:r>
      <w:r w:rsidR="0062455F">
        <w:rPr>
          <w:lang w:val="id-ID"/>
        </w:rPr>
        <w:t>kesulitan</w:t>
      </w:r>
      <w:r w:rsidR="0062455F" w:rsidRPr="0062455F">
        <w:rPr>
          <w:lang w:val="id-ID"/>
        </w:rPr>
        <w:t xml:space="preserve"> </w:t>
      </w:r>
      <w:r w:rsidR="0062455F">
        <w:rPr>
          <w:lang w:val="id-ID"/>
        </w:rPr>
        <w:t xml:space="preserve">mendapatkan </w:t>
      </w:r>
      <w:r w:rsidR="0062455F" w:rsidRPr="0062455F">
        <w:rPr>
          <w:lang w:val="id-ID"/>
        </w:rPr>
        <w:t>konteks singkat dari pertanyaan tersebut</w:t>
      </w:r>
      <w:r w:rsidR="00F17DF2">
        <w:rPr>
          <w:lang w:val="id-ID"/>
        </w:rPr>
        <w:t>, h</w:t>
      </w:r>
      <w:r w:rsidR="0062455F" w:rsidRPr="0062455F">
        <w:rPr>
          <w:lang w:val="id-ID"/>
        </w:rPr>
        <w:t xml:space="preserve">al ini terjadi </w:t>
      </w:r>
      <w:r w:rsidR="00F17DF2">
        <w:rPr>
          <w:lang w:val="id-ID"/>
        </w:rPr>
        <w:t>k</w:t>
      </w:r>
      <w:r w:rsidR="00F17DF2" w:rsidRPr="00F17DF2">
        <w:rPr>
          <w:lang w:val="id-ID"/>
        </w:rPr>
        <w:t xml:space="preserve">etika </w:t>
      </w:r>
      <w:proofErr w:type="spellStart"/>
      <w:r w:rsidR="00F17DF2" w:rsidRPr="00F17DF2">
        <w:rPr>
          <w:lang w:val="id-ID"/>
        </w:rPr>
        <w:t>kueri</w:t>
      </w:r>
      <w:proofErr w:type="spellEnd"/>
      <w:r w:rsidR="00F17DF2" w:rsidRPr="00F17DF2">
        <w:rPr>
          <w:lang w:val="id-ID"/>
        </w:rPr>
        <w:t xml:space="preserve"> yang diajukan terlalu minimal mengakibatkan nilai </w:t>
      </w:r>
      <w:proofErr w:type="spellStart"/>
      <w:r w:rsidR="00F17DF2" w:rsidRPr="00F17DF2">
        <w:rPr>
          <w:lang w:val="id-ID"/>
        </w:rPr>
        <w:t>cosine</w:t>
      </w:r>
      <w:proofErr w:type="spellEnd"/>
      <w:r w:rsidR="00F17DF2" w:rsidRPr="00F17DF2">
        <w:rPr>
          <w:lang w:val="id-ID"/>
        </w:rPr>
        <w:t xml:space="preserve"> </w:t>
      </w:r>
      <w:proofErr w:type="spellStart"/>
      <w:r w:rsidR="00F17DF2" w:rsidRPr="00F17DF2">
        <w:rPr>
          <w:lang w:val="id-ID"/>
        </w:rPr>
        <w:t>similarity</w:t>
      </w:r>
      <w:proofErr w:type="spellEnd"/>
      <w:r w:rsidR="00F17DF2" w:rsidRPr="00F17DF2">
        <w:rPr>
          <w:lang w:val="id-ID"/>
        </w:rPr>
        <w:t xml:space="preserve"> menjadi rendah, bahkan berada di bawah nilai ambang batas (</w:t>
      </w:r>
      <w:proofErr w:type="spellStart"/>
      <w:r w:rsidR="00F17DF2" w:rsidRPr="00F17DF2">
        <w:rPr>
          <w:lang w:val="id-ID"/>
        </w:rPr>
        <w:t>threshold</w:t>
      </w:r>
      <w:proofErr w:type="spellEnd"/>
      <w:r w:rsidR="00F17DF2" w:rsidRPr="00F17DF2">
        <w:rPr>
          <w:lang w:val="id-ID"/>
        </w:rPr>
        <w:t xml:space="preserve">) yang telah ditetapkan, yaitu 0.6. Apabila nilai yang dihasilkan berada di bawah </w:t>
      </w:r>
      <w:proofErr w:type="spellStart"/>
      <w:r w:rsidR="00F17DF2" w:rsidRPr="00F17DF2">
        <w:rPr>
          <w:lang w:val="id-ID"/>
        </w:rPr>
        <w:t>threshold</w:t>
      </w:r>
      <w:proofErr w:type="spellEnd"/>
      <w:r w:rsidR="00F17DF2" w:rsidRPr="00F17DF2">
        <w:rPr>
          <w:lang w:val="id-ID"/>
        </w:rPr>
        <w:t xml:space="preserve"> tersebut, sistem akan memberikan respons standar berupa pesan "Maaf, saya tidak mengerti pertanyaan Anda." Oleh karena itu, untuk memastikan respons yang akurat dan relevan dari </w:t>
      </w:r>
      <w:proofErr w:type="spellStart"/>
      <w:r w:rsidR="00F17DF2" w:rsidRPr="00F17DF2">
        <w:rPr>
          <w:lang w:val="id-ID"/>
        </w:rPr>
        <w:t>chatbot</w:t>
      </w:r>
      <w:proofErr w:type="spellEnd"/>
      <w:r w:rsidR="00F17DF2" w:rsidRPr="00F17DF2">
        <w:rPr>
          <w:lang w:val="id-ID"/>
        </w:rPr>
        <w:t xml:space="preserve">, disarankan untuk menggunakan </w:t>
      </w:r>
      <w:proofErr w:type="spellStart"/>
      <w:r w:rsidR="00F17DF2" w:rsidRPr="00F17DF2">
        <w:rPr>
          <w:lang w:val="id-ID"/>
        </w:rPr>
        <w:t>kueri</w:t>
      </w:r>
      <w:proofErr w:type="spellEnd"/>
      <w:r w:rsidR="00F17DF2" w:rsidRPr="00F17DF2">
        <w:rPr>
          <w:lang w:val="id-ID"/>
        </w:rPr>
        <w:t xml:space="preserve"> yang lebih panjang dan informatif.</w:t>
      </w:r>
    </w:p>
    <w:p w14:paraId="6CCE52C6" w14:textId="77777777" w:rsidR="00244A31" w:rsidRPr="00770C77" w:rsidRDefault="00244A31" w:rsidP="00244A31">
      <w:pPr>
        <w:pStyle w:val="BodyText"/>
        <w:spacing w:line="276" w:lineRule="auto"/>
        <w:ind w:right="35"/>
        <w:jc w:val="both"/>
        <w:rPr>
          <w:lang w:val="id-ID"/>
        </w:rPr>
      </w:pPr>
    </w:p>
    <w:p w14:paraId="01B7D114" w14:textId="12378F85" w:rsidR="00D5221F" w:rsidRDefault="00D5221F" w:rsidP="009D5913">
      <w:pPr>
        <w:pStyle w:val="Heading4"/>
        <w:rPr>
          <w:lang w:val="id-ID"/>
        </w:rPr>
      </w:pPr>
      <w:r>
        <w:rPr>
          <w:lang w:val="id-ID"/>
        </w:rPr>
        <w:t xml:space="preserve">4. </w:t>
      </w:r>
      <w:r w:rsidR="00244A31" w:rsidRPr="00770C77">
        <w:rPr>
          <w:lang w:val="id-ID"/>
        </w:rPr>
        <w:t xml:space="preserve">Pengujian </w:t>
      </w:r>
      <w:r w:rsidR="00781992">
        <w:rPr>
          <w:lang w:val="id-ID"/>
        </w:rPr>
        <w:t>D</w:t>
      </w:r>
      <w:r w:rsidR="00244A31" w:rsidRPr="00770C77">
        <w:rPr>
          <w:lang w:val="id-ID"/>
        </w:rPr>
        <w:t xml:space="preserve">engan </w:t>
      </w:r>
      <w:r w:rsidR="00781992">
        <w:rPr>
          <w:lang w:val="id-ID"/>
        </w:rPr>
        <w:t>M</w:t>
      </w:r>
      <w:r w:rsidR="00244A31" w:rsidRPr="00770C77">
        <w:rPr>
          <w:lang w:val="id-ID"/>
        </w:rPr>
        <w:t xml:space="preserve">enggunakan </w:t>
      </w:r>
      <w:r w:rsidR="00781992">
        <w:rPr>
          <w:lang w:val="id-ID"/>
        </w:rPr>
        <w:t>K</w:t>
      </w:r>
      <w:r w:rsidR="0062455F">
        <w:rPr>
          <w:lang w:val="id-ID"/>
        </w:rPr>
        <w:t xml:space="preserve">ata </w:t>
      </w:r>
      <w:proofErr w:type="spellStart"/>
      <w:r w:rsidR="00781992">
        <w:rPr>
          <w:lang w:val="id-ID"/>
        </w:rPr>
        <w:t>T</w:t>
      </w:r>
      <w:r w:rsidR="0062455F">
        <w:rPr>
          <w:lang w:val="id-ID"/>
        </w:rPr>
        <w:t>ypo</w:t>
      </w:r>
      <w:proofErr w:type="spellEnd"/>
      <w:r w:rsidR="00987296">
        <w:rPr>
          <w:lang w:val="id-ID"/>
        </w:rPr>
        <w:t xml:space="preserve"> </w:t>
      </w:r>
      <w:r w:rsidR="00781992">
        <w:rPr>
          <w:lang w:val="id-ID"/>
        </w:rPr>
        <w:t>P</w:t>
      </w:r>
      <w:r w:rsidR="00987296">
        <w:rPr>
          <w:lang w:val="id-ID"/>
        </w:rPr>
        <w:t>ada</w:t>
      </w:r>
      <w:r w:rsidR="00244A31" w:rsidRPr="00770C77">
        <w:rPr>
          <w:lang w:val="id-ID"/>
        </w:rPr>
        <w:t xml:space="preserve"> </w:t>
      </w:r>
      <w:r w:rsidR="00781992">
        <w:rPr>
          <w:lang w:val="id-ID"/>
        </w:rPr>
        <w:t>K</w:t>
      </w:r>
      <w:r w:rsidR="00987296">
        <w:rPr>
          <w:lang w:val="id-ID"/>
        </w:rPr>
        <w:t>alimat</w:t>
      </w:r>
    </w:p>
    <w:p w14:paraId="3A920B7B" w14:textId="67954605" w:rsidR="00244A31" w:rsidRPr="00770C77" w:rsidRDefault="003526F4" w:rsidP="00D5221F">
      <w:pPr>
        <w:pStyle w:val="BodyText"/>
        <w:spacing w:line="276" w:lineRule="auto"/>
        <w:ind w:right="35" w:firstLine="720"/>
        <w:jc w:val="both"/>
        <w:rPr>
          <w:b/>
          <w:bCs/>
          <w:lang w:val="id-ID"/>
        </w:rPr>
      </w:pPr>
      <w:r w:rsidRPr="003526F4">
        <w:rPr>
          <w:lang w:val="id-ID"/>
        </w:rPr>
        <w:t xml:space="preserve">Dalam skenario ini, </w:t>
      </w:r>
      <w:proofErr w:type="spellStart"/>
      <w:r w:rsidRPr="003526F4">
        <w:rPr>
          <w:lang w:val="id-ID"/>
        </w:rPr>
        <w:t>chatbot</w:t>
      </w:r>
      <w:proofErr w:type="spellEnd"/>
      <w:r w:rsidRPr="003526F4">
        <w:rPr>
          <w:lang w:val="id-ID"/>
        </w:rPr>
        <w:t xml:space="preserve"> diuji kemampuannya dalam mengenali dan memproses pertanyaan yang mengandung kesalahan penulisan (</w:t>
      </w:r>
      <w:proofErr w:type="spellStart"/>
      <w:r w:rsidRPr="003526F4">
        <w:rPr>
          <w:lang w:val="id-ID"/>
        </w:rPr>
        <w:t>typo</w:t>
      </w:r>
      <w:proofErr w:type="spellEnd"/>
      <w:r w:rsidRPr="003526F4">
        <w:rPr>
          <w:lang w:val="id-ID"/>
        </w:rPr>
        <w:t xml:space="preserve">). Pertanyaan yang digunakan, seperti "Sebutkan </w:t>
      </w:r>
      <w:proofErr w:type="spellStart"/>
      <w:r w:rsidRPr="003526F4">
        <w:rPr>
          <w:lang w:val="id-ID"/>
        </w:rPr>
        <w:t>test</w:t>
      </w:r>
      <w:proofErr w:type="spellEnd"/>
      <w:r w:rsidRPr="003526F4">
        <w:rPr>
          <w:lang w:val="id-ID"/>
        </w:rPr>
        <w:t xml:space="preserve"> </w:t>
      </w:r>
      <w:proofErr w:type="spellStart"/>
      <w:r w:rsidRPr="003526F4">
        <w:rPr>
          <w:lang w:val="id-ID"/>
        </w:rPr>
        <w:t>case</w:t>
      </w:r>
      <w:proofErr w:type="spellEnd"/>
      <w:r w:rsidRPr="003526F4">
        <w:rPr>
          <w:lang w:val="id-ID"/>
        </w:rPr>
        <w:t xml:space="preserve"> </w:t>
      </w:r>
      <w:proofErr w:type="spellStart"/>
      <w:r w:rsidRPr="003526F4">
        <w:rPr>
          <w:lang w:val="id-ID"/>
        </w:rPr>
        <w:t>logn</w:t>
      </w:r>
      <w:proofErr w:type="spellEnd"/>
      <w:r w:rsidRPr="003526F4">
        <w:rPr>
          <w:lang w:val="id-ID"/>
        </w:rPr>
        <w:t xml:space="preserve">?", bertujuan untuk mengevaluasi apakah </w:t>
      </w:r>
      <w:proofErr w:type="spellStart"/>
      <w:r w:rsidRPr="003526F4">
        <w:rPr>
          <w:lang w:val="id-ID"/>
        </w:rPr>
        <w:t>chatbot</w:t>
      </w:r>
      <w:proofErr w:type="spellEnd"/>
      <w:r w:rsidRPr="003526F4">
        <w:rPr>
          <w:lang w:val="id-ID"/>
        </w:rPr>
        <w:t xml:space="preserve"> dapat mengidentifikasi maksud dari </w:t>
      </w:r>
      <w:proofErr w:type="spellStart"/>
      <w:r w:rsidRPr="003526F4">
        <w:rPr>
          <w:lang w:val="id-ID"/>
        </w:rPr>
        <w:t>kueri</w:t>
      </w:r>
      <w:proofErr w:type="spellEnd"/>
      <w:r w:rsidRPr="003526F4">
        <w:rPr>
          <w:lang w:val="id-ID"/>
        </w:rPr>
        <w:t xml:space="preserve"> meskipun ada kesalahan ejaan pada kata "</w:t>
      </w:r>
      <w:proofErr w:type="spellStart"/>
      <w:r w:rsidRPr="003526F4">
        <w:rPr>
          <w:lang w:val="id-ID"/>
        </w:rPr>
        <w:t>logn</w:t>
      </w:r>
      <w:proofErr w:type="spellEnd"/>
      <w:r w:rsidRPr="003526F4">
        <w:rPr>
          <w:lang w:val="id-ID"/>
        </w:rPr>
        <w:t>" yang seharusnya "</w:t>
      </w:r>
      <w:proofErr w:type="spellStart"/>
      <w:r w:rsidRPr="003526F4">
        <w:rPr>
          <w:lang w:val="id-ID"/>
        </w:rPr>
        <w:t>login</w:t>
      </w:r>
      <w:proofErr w:type="spellEnd"/>
      <w:r w:rsidRPr="003526F4">
        <w:rPr>
          <w:lang w:val="id-ID"/>
        </w:rPr>
        <w:t xml:space="preserve">". Pengujian ini penting untuk mengetahui seberapa tangguh sistem dalam menghadapi variasi </w:t>
      </w:r>
      <w:proofErr w:type="spellStart"/>
      <w:r w:rsidRPr="003526F4">
        <w:rPr>
          <w:lang w:val="id-ID"/>
        </w:rPr>
        <w:t>input</w:t>
      </w:r>
      <w:proofErr w:type="spellEnd"/>
      <w:r w:rsidRPr="003526F4">
        <w:rPr>
          <w:lang w:val="id-ID"/>
        </w:rPr>
        <w:t xml:space="preserve"> dari pengguna dan tetap mampu memberikan respons yang relevan dari </w:t>
      </w:r>
      <w:proofErr w:type="spellStart"/>
      <w:r w:rsidRPr="003526F4">
        <w:rPr>
          <w:lang w:val="id-ID"/>
        </w:rPr>
        <w:t>dataset</w:t>
      </w:r>
      <w:proofErr w:type="spellEnd"/>
      <w:r w:rsidRPr="003526F4">
        <w:rPr>
          <w:lang w:val="id-ID"/>
        </w:rPr>
        <w:t xml:space="preserve"> yang tersedia.</w:t>
      </w:r>
    </w:p>
    <w:p w14:paraId="160F38D8" w14:textId="77777777" w:rsidR="008406CE" w:rsidRPr="00770C77" w:rsidRDefault="008406CE" w:rsidP="008406CE">
      <w:pPr>
        <w:pStyle w:val="BodyText"/>
        <w:spacing w:line="276" w:lineRule="auto"/>
        <w:ind w:right="35"/>
        <w:rPr>
          <w:lang w:val="en-ID"/>
        </w:rPr>
      </w:pPr>
    </w:p>
    <w:p w14:paraId="1B8EA299" w14:textId="3ABC0282" w:rsidR="008406CE" w:rsidRPr="008406CE" w:rsidRDefault="008406CE" w:rsidP="008406CE">
      <w:pPr>
        <w:pStyle w:val="Caption"/>
        <w:keepNext/>
        <w:jc w:val="center"/>
        <w:rPr>
          <w:i w:val="0"/>
          <w:iCs w:val="0"/>
          <w:color w:val="auto"/>
        </w:rPr>
      </w:pPr>
      <w:bookmarkStart w:id="142" w:name="_Toc202306821"/>
      <w:r w:rsidRPr="008406CE">
        <w:rPr>
          <w:i w:val="0"/>
          <w:iCs w:val="0"/>
          <w:color w:val="auto"/>
        </w:rPr>
        <w:t xml:space="preserve">Tabel 4. </w:t>
      </w:r>
      <w:r w:rsidRPr="008406CE">
        <w:rPr>
          <w:i w:val="0"/>
          <w:iCs w:val="0"/>
          <w:color w:val="auto"/>
        </w:rPr>
        <w:fldChar w:fldCharType="begin"/>
      </w:r>
      <w:r w:rsidRPr="008406CE">
        <w:rPr>
          <w:i w:val="0"/>
          <w:iCs w:val="0"/>
          <w:color w:val="auto"/>
        </w:rPr>
        <w:instrText xml:space="preserve"> SEQ Tabel_4. \* ARABIC </w:instrText>
      </w:r>
      <w:r w:rsidRPr="008406CE">
        <w:rPr>
          <w:i w:val="0"/>
          <w:iCs w:val="0"/>
          <w:color w:val="auto"/>
        </w:rPr>
        <w:fldChar w:fldCharType="separate"/>
      </w:r>
      <w:r w:rsidR="00327503">
        <w:rPr>
          <w:i w:val="0"/>
          <w:iCs w:val="0"/>
          <w:noProof/>
          <w:color w:val="auto"/>
        </w:rPr>
        <w:t>17</w:t>
      </w:r>
      <w:r w:rsidRPr="008406CE">
        <w:rPr>
          <w:i w:val="0"/>
          <w:iCs w:val="0"/>
          <w:color w:val="auto"/>
        </w:rPr>
        <w:fldChar w:fldCharType="end"/>
      </w:r>
      <w:r w:rsidRPr="008406CE">
        <w:rPr>
          <w:i w:val="0"/>
          <w:iCs w:val="0"/>
          <w:color w:val="auto"/>
        </w:rPr>
        <w:t xml:space="preserve"> </w:t>
      </w:r>
      <w:proofErr w:type="spellStart"/>
      <w:r w:rsidRPr="008406CE">
        <w:rPr>
          <w:i w:val="0"/>
          <w:iCs w:val="0"/>
          <w:color w:val="auto"/>
        </w:rPr>
        <w:t>Pertanyaan</w:t>
      </w:r>
      <w:proofErr w:type="spellEnd"/>
      <w:r w:rsidRPr="008406CE">
        <w:rPr>
          <w:i w:val="0"/>
          <w:iCs w:val="0"/>
          <w:color w:val="auto"/>
        </w:rPr>
        <w:t xml:space="preserve"> </w:t>
      </w:r>
      <w:proofErr w:type="spellStart"/>
      <w:r w:rsidRPr="008406CE">
        <w:rPr>
          <w:i w:val="0"/>
          <w:iCs w:val="0"/>
          <w:color w:val="auto"/>
        </w:rPr>
        <w:t>dengan</w:t>
      </w:r>
      <w:proofErr w:type="spellEnd"/>
      <w:r w:rsidRPr="008406CE">
        <w:rPr>
          <w:i w:val="0"/>
          <w:iCs w:val="0"/>
          <w:color w:val="auto"/>
        </w:rPr>
        <w:t xml:space="preserve"> </w:t>
      </w:r>
      <w:proofErr w:type="spellStart"/>
      <w:r w:rsidRPr="008406CE">
        <w:rPr>
          <w:i w:val="0"/>
          <w:iCs w:val="0"/>
          <w:color w:val="auto"/>
        </w:rPr>
        <w:t>kosakata</w:t>
      </w:r>
      <w:proofErr w:type="spellEnd"/>
      <w:r w:rsidRPr="008406CE">
        <w:rPr>
          <w:i w:val="0"/>
          <w:iCs w:val="0"/>
          <w:color w:val="auto"/>
        </w:rPr>
        <w:t xml:space="preserve"> </w:t>
      </w:r>
      <w:r w:rsidR="00987296">
        <w:rPr>
          <w:i w:val="0"/>
          <w:iCs w:val="0"/>
          <w:color w:val="auto"/>
        </w:rPr>
        <w:t>typo</w:t>
      </w:r>
      <w:bookmarkEnd w:id="142"/>
    </w:p>
    <w:tbl>
      <w:tblPr>
        <w:tblW w:w="694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3" w:type="dxa"/>
          <w:right w:w="0" w:type="dxa"/>
        </w:tblCellMar>
        <w:tblLook w:val="01E0" w:firstRow="1" w:lastRow="1" w:firstColumn="1" w:lastColumn="1" w:noHBand="0" w:noVBand="0"/>
      </w:tblPr>
      <w:tblGrid>
        <w:gridCol w:w="1408"/>
        <w:gridCol w:w="2136"/>
        <w:gridCol w:w="1843"/>
        <w:gridCol w:w="1559"/>
      </w:tblGrid>
      <w:tr w:rsidR="0062455F" w:rsidRPr="00770C77" w14:paraId="31F2747F" w14:textId="77777777" w:rsidTr="0062455F">
        <w:trPr>
          <w:trHeight w:val="431"/>
          <w:tblHeader/>
          <w:jc w:val="center"/>
        </w:trPr>
        <w:tc>
          <w:tcPr>
            <w:tcW w:w="1408" w:type="dxa"/>
            <w:tcBorders>
              <w:top w:val="single" w:sz="8" w:space="0" w:color="000000"/>
              <w:left w:val="single" w:sz="8" w:space="0" w:color="000000"/>
              <w:bottom w:val="single" w:sz="8" w:space="0" w:color="000000"/>
              <w:right w:val="single" w:sz="8" w:space="0" w:color="000000"/>
            </w:tcBorders>
            <w:hideMark/>
          </w:tcPr>
          <w:p w14:paraId="2EF96320" w14:textId="77777777" w:rsidR="0062455F" w:rsidRPr="00770C77" w:rsidRDefault="0062455F" w:rsidP="00D5221F">
            <w:pPr>
              <w:pStyle w:val="BodyText"/>
              <w:spacing w:line="276" w:lineRule="auto"/>
              <w:ind w:right="35"/>
              <w:jc w:val="center"/>
              <w:rPr>
                <w:b/>
                <w:bCs/>
                <w:lang w:val="id-ID"/>
              </w:rPr>
            </w:pPr>
            <w:r w:rsidRPr="00770C77">
              <w:rPr>
                <w:b/>
                <w:bCs/>
                <w:lang w:val="id-ID"/>
              </w:rPr>
              <w:t>Pertanyaan</w:t>
            </w:r>
          </w:p>
        </w:tc>
        <w:tc>
          <w:tcPr>
            <w:tcW w:w="2136" w:type="dxa"/>
            <w:tcBorders>
              <w:top w:val="single" w:sz="8" w:space="0" w:color="000000"/>
              <w:left w:val="single" w:sz="8" w:space="0" w:color="000000"/>
              <w:bottom w:val="single" w:sz="8" w:space="0" w:color="000000"/>
              <w:right w:val="single" w:sz="8" w:space="0" w:color="000000"/>
            </w:tcBorders>
            <w:hideMark/>
          </w:tcPr>
          <w:p w14:paraId="1484F9D1" w14:textId="77777777" w:rsidR="00022814" w:rsidRDefault="00022814" w:rsidP="00D5221F">
            <w:pPr>
              <w:pStyle w:val="BodyText"/>
              <w:spacing w:line="276" w:lineRule="auto"/>
              <w:ind w:right="35"/>
              <w:jc w:val="center"/>
              <w:rPr>
                <w:b/>
                <w:bCs/>
                <w:spacing w:val="-2"/>
              </w:rPr>
            </w:pPr>
            <w:r w:rsidRPr="00246500">
              <w:rPr>
                <w:b/>
                <w:bCs/>
                <w:spacing w:val="-2"/>
              </w:rPr>
              <w:t xml:space="preserve">Hasil yang </w:t>
            </w:r>
          </w:p>
          <w:p w14:paraId="305C9FC3" w14:textId="3B645E5D" w:rsidR="0062455F" w:rsidRPr="00770C77" w:rsidRDefault="00022814" w:rsidP="00D5221F">
            <w:pPr>
              <w:pStyle w:val="BodyText"/>
              <w:spacing w:line="276" w:lineRule="auto"/>
              <w:ind w:right="35"/>
              <w:jc w:val="center"/>
              <w:rPr>
                <w:b/>
                <w:bCs/>
                <w:lang w:val="id-ID"/>
              </w:rPr>
            </w:pPr>
            <w:r w:rsidRPr="00246500">
              <w:rPr>
                <w:b/>
                <w:bCs/>
                <w:spacing w:val="-2"/>
              </w:rPr>
              <w:t>Diharapkan</w:t>
            </w:r>
          </w:p>
        </w:tc>
        <w:tc>
          <w:tcPr>
            <w:tcW w:w="1843" w:type="dxa"/>
            <w:tcBorders>
              <w:top w:val="single" w:sz="8" w:space="0" w:color="000000"/>
              <w:left w:val="single" w:sz="8" w:space="0" w:color="000000"/>
              <w:bottom w:val="single" w:sz="8" w:space="0" w:color="000000"/>
              <w:right w:val="single" w:sz="8" w:space="0" w:color="000000"/>
            </w:tcBorders>
          </w:tcPr>
          <w:p w14:paraId="55A037BC" w14:textId="610D0804" w:rsidR="0062455F" w:rsidRPr="00770C77" w:rsidRDefault="00022814" w:rsidP="00D5221F">
            <w:pPr>
              <w:pStyle w:val="BodyText"/>
              <w:spacing w:line="276" w:lineRule="auto"/>
              <w:ind w:right="35"/>
              <w:jc w:val="center"/>
              <w:rPr>
                <w:b/>
                <w:bCs/>
                <w:lang w:val="id-ID"/>
              </w:rPr>
            </w:pPr>
            <w:r w:rsidRPr="00246500">
              <w:rPr>
                <w:b/>
                <w:bCs/>
                <w:spacing w:val="-2"/>
              </w:rPr>
              <w:t xml:space="preserve">Hasil Aktual </w:t>
            </w:r>
            <w:proofErr w:type="spellStart"/>
            <w:r w:rsidRPr="00246500">
              <w:rPr>
                <w:b/>
                <w:bCs/>
                <w:spacing w:val="-2"/>
              </w:rPr>
              <w:t>Chatbot</w:t>
            </w:r>
            <w:proofErr w:type="spellEnd"/>
          </w:p>
        </w:tc>
        <w:tc>
          <w:tcPr>
            <w:tcW w:w="1559" w:type="dxa"/>
            <w:tcBorders>
              <w:top w:val="single" w:sz="8" w:space="0" w:color="000000"/>
              <w:left w:val="single" w:sz="8" w:space="0" w:color="000000"/>
              <w:bottom w:val="single" w:sz="8" w:space="0" w:color="000000"/>
              <w:right w:val="single" w:sz="8" w:space="0" w:color="000000"/>
            </w:tcBorders>
            <w:hideMark/>
          </w:tcPr>
          <w:p w14:paraId="6C69CD36" w14:textId="72F5AAA4" w:rsidR="0062455F" w:rsidRPr="00770C77" w:rsidRDefault="0062455F" w:rsidP="00D5221F">
            <w:pPr>
              <w:pStyle w:val="BodyText"/>
              <w:spacing w:line="276" w:lineRule="auto"/>
              <w:ind w:right="35"/>
              <w:jc w:val="center"/>
              <w:rPr>
                <w:b/>
                <w:bCs/>
                <w:lang w:val="id-ID"/>
              </w:rPr>
            </w:pPr>
            <w:r w:rsidRPr="00770C77">
              <w:rPr>
                <w:b/>
                <w:bCs/>
                <w:lang w:val="id-ID"/>
              </w:rPr>
              <w:t xml:space="preserve">Skor </w:t>
            </w:r>
            <w:proofErr w:type="spellStart"/>
            <w:r w:rsidRPr="00770C77">
              <w:rPr>
                <w:b/>
                <w:bCs/>
                <w:lang w:val="id-ID"/>
              </w:rPr>
              <w:t>Similarity</w:t>
            </w:r>
            <w:proofErr w:type="spellEnd"/>
          </w:p>
        </w:tc>
      </w:tr>
      <w:tr w:rsidR="00022814" w:rsidRPr="00770C77" w14:paraId="6CAF56F0" w14:textId="77777777" w:rsidTr="0062455F">
        <w:trPr>
          <w:trHeight w:val="889"/>
          <w:jc w:val="center"/>
        </w:trPr>
        <w:tc>
          <w:tcPr>
            <w:tcW w:w="1408" w:type="dxa"/>
            <w:tcBorders>
              <w:top w:val="single" w:sz="8" w:space="0" w:color="000000"/>
              <w:left w:val="single" w:sz="8" w:space="0" w:color="000000"/>
              <w:bottom w:val="single" w:sz="8" w:space="0" w:color="000000"/>
              <w:right w:val="single" w:sz="8" w:space="0" w:color="000000"/>
            </w:tcBorders>
            <w:vAlign w:val="center"/>
            <w:hideMark/>
          </w:tcPr>
          <w:p w14:paraId="3D6C0AEC" w14:textId="4FBD385E" w:rsidR="00022814" w:rsidRPr="00770C77" w:rsidRDefault="00022814" w:rsidP="00022814">
            <w:pPr>
              <w:pStyle w:val="BodyText"/>
              <w:spacing w:line="276" w:lineRule="auto"/>
              <w:ind w:right="35"/>
              <w:rPr>
                <w:lang w:val="id-ID"/>
              </w:rPr>
            </w:pPr>
            <w:r>
              <w:rPr>
                <w:lang w:val="id-ID"/>
              </w:rPr>
              <w:t>S</w:t>
            </w:r>
            <w:r w:rsidRPr="0062455F">
              <w:rPr>
                <w:lang w:val="id-ID"/>
              </w:rPr>
              <w:t xml:space="preserve">ebutkan </w:t>
            </w:r>
            <w:proofErr w:type="spellStart"/>
            <w:r w:rsidRPr="0062455F">
              <w:rPr>
                <w:lang w:val="id-ID"/>
              </w:rPr>
              <w:t>test</w:t>
            </w:r>
            <w:proofErr w:type="spellEnd"/>
            <w:r w:rsidRPr="0062455F">
              <w:rPr>
                <w:lang w:val="id-ID"/>
              </w:rPr>
              <w:t xml:space="preserve"> </w:t>
            </w:r>
            <w:proofErr w:type="spellStart"/>
            <w:r w:rsidRPr="0062455F">
              <w:rPr>
                <w:lang w:val="id-ID"/>
              </w:rPr>
              <w:t>case</w:t>
            </w:r>
            <w:proofErr w:type="spellEnd"/>
            <w:r w:rsidRPr="0062455F">
              <w:rPr>
                <w:lang w:val="id-ID"/>
              </w:rPr>
              <w:t xml:space="preserve"> </w:t>
            </w:r>
            <w:proofErr w:type="spellStart"/>
            <w:r w:rsidRPr="0062455F">
              <w:rPr>
                <w:lang w:val="id-ID"/>
              </w:rPr>
              <w:t>logn</w:t>
            </w:r>
            <w:proofErr w:type="spellEnd"/>
            <w:r>
              <w:rPr>
                <w:lang w:val="id-ID"/>
              </w:rPr>
              <w:t>?</w:t>
            </w:r>
          </w:p>
        </w:tc>
        <w:tc>
          <w:tcPr>
            <w:tcW w:w="2136" w:type="dxa"/>
            <w:tcBorders>
              <w:top w:val="single" w:sz="8" w:space="0" w:color="000000"/>
              <w:left w:val="single" w:sz="8" w:space="0" w:color="000000"/>
              <w:bottom w:val="single" w:sz="8" w:space="0" w:color="000000"/>
              <w:right w:val="single" w:sz="8" w:space="0" w:color="000000"/>
            </w:tcBorders>
            <w:vAlign w:val="center"/>
            <w:hideMark/>
          </w:tcPr>
          <w:p w14:paraId="74EBD0F4" w14:textId="460FC52C" w:rsidR="00022814" w:rsidRPr="00770C77" w:rsidRDefault="00022814" w:rsidP="00022814">
            <w:pPr>
              <w:pStyle w:val="BodyText"/>
              <w:spacing w:line="276" w:lineRule="auto"/>
              <w:ind w:right="35"/>
              <w:rPr>
                <w:lang w:val="id-ID"/>
              </w:rPr>
            </w:pPr>
            <w:r w:rsidRPr="00770C77">
              <w:rPr>
                <w:lang w:val="id-ID"/>
              </w:rPr>
              <w:t xml:space="preserve">Berikut adalah beberapa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dapat digunakan untuk menguji skenario </w:t>
            </w:r>
            <w:proofErr w:type="spellStart"/>
            <w:r w:rsidRPr="00770C77">
              <w:rPr>
                <w:lang w:val="id-ID"/>
              </w:rPr>
              <w:t>login</w:t>
            </w:r>
            <w:proofErr w:type="spellEnd"/>
            <w:r w:rsidRPr="00770C77">
              <w:rPr>
                <w:lang w:val="id-ID"/>
              </w:rPr>
              <w:t xml:space="preserve"> </w:t>
            </w:r>
            <w:r w:rsidRPr="00770C77">
              <w:rPr>
                <w:lang w:val="id-ID"/>
              </w:rPr>
              <w:lastRenderedPageBreak/>
              <w:t xml:space="preserve">pada layanan </w:t>
            </w:r>
            <w:proofErr w:type="spellStart"/>
            <w:r w:rsidRPr="00770C77">
              <w:rPr>
                <w:lang w:val="id-ID"/>
              </w:rPr>
              <w:t>Agree</w:t>
            </w:r>
            <w:proofErr w:type="spellEnd"/>
            <w:r w:rsidRPr="00770C77">
              <w:rPr>
                <w:lang w:val="id-ID"/>
              </w:rPr>
              <w:t xml:space="preserve">, yang mencakup pengujian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menangani </w:t>
            </w:r>
            <w:proofErr w:type="spellStart"/>
            <w:r w:rsidRPr="00770C77">
              <w:rPr>
                <w:lang w:val="id-ID"/>
              </w:rPr>
              <w:t>input</w:t>
            </w:r>
            <w:proofErr w:type="spellEnd"/>
            <w:r w:rsidRPr="00770C77">
              <w:rPr>
                <w:lang w:val="id-ID"/>
              </w:rPr>
              <w:t xml:space="preserve"> yang benar sesuai alur yang diharapkan, sementara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merespons dengan tepat terhadap </w:t>
            </w:r>
            <w:proofErr w:type="spellStart"/>
            <w:r w:rsidRPr="00770C77">
              <w:rPr>
                <w:lang w:val="id-ID"/>
              </w:rPr>
              <w:t>input</w:t>
            </w:r>
            <w:proofErr w:type="spellEnd"/>
            <w:r w:rsidRPr="00770C77">
              <w:rPr>
                <w:lang w:val="id-ID"/>
              </w:rPr>
              <w:t xml:space="preserve"> yang salah atau kondisi tidak normal.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 dan </w:t>
            </w:r>
            <w:proofErr w:type="spellStart"/>
            <w:r w:rsidRPr="00770C77">
              <w:rPr>
                <w:lang w:val="id-ID"/>
              </w:rPr>
              <w:t>password</w:t>
            </w:r>
            <w:proofErr w:type="spellEnd"/>
            <w:r w:rsidRPr="00770C77">
              <w:rPr>
                <w:lang w:val="id-ID"/>
              </w:rPr>
              <w:t xml:space="preserve"> yang valid 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Verifikasi UI dan tombol </w:t>
            </w:r>
            <w:proofErr w:type="spellStart"/>
            <w:r w:rsidRPr="00770C77">
              <w:rPr>
                <w:lang w:val="id-ID"/>
              </w:rPr>
              <w:t>login</w:t>
            </w:r>
            <w:proofErr w:type="spellEnd"/>
            <w:r w:rsidRPr="00770C77">
              <w:rPr>
                <w:lang w:val="id-ID"/>
              </w:rPr>
              <w:t xml:space="preserve"> berfungsi dengan benar 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opsi '</w:t>
            </w:r>
            <w:proofErr w:type="spellStart"/>
            <w:r w:rsidRPr="00770C77">
              <w:rPr>
                <w:lang w:val="id-ID"/>
              </w:rPr>
              <w:t>Remember</w:t>
            </w:r>
            <w:proofErr w:type="spellEnd"/>
            <w:r w:rsidRPr="00770C77">
              <w:rPr>
                <w:lang w:val="id-ID"/>
              </w:rPr>
              <w:t xml:space="preserve"> </w:t>
            </w:r>
            <w:proofErr w:type="spellStart"/>
            <w:r w:rsidRPr="00770C77">
              <w:rPr>
                <w:lang w:val="id-ID"/>
              </w:rPr>
              <w:t>Me</w:t>
            </w:r>
            <w:proofErr w:type="spellEnd"/>
            <w:r w:rsidRPr="00770C77">
              <w:rPr>
                <w:lang w:val="id-ID"/>
              </w:rPr>
              <w:t xml:space="preserve">' 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setelah </w:t>
            </w:r>
            <w:proofErr w:type="spellStart"/>
            <w:r w:rsidRPr="00770C77">
              <w:rPr>
                <w:lang w:val="id-ID"/>
              </w:rPr>
              <w:t>logout</w:t>
            </w:r>
            <w:proofErr w:type="spellEnd"/>
            <w:r w:rsidRPr="00770C77">
              <w:rPr>
                <w:lang w:val="id-ID"/>
              </w:rPr>
              <w:t xml:space="preserve"> 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di berbagai browser (</w:t>
            </w:r>
            <w:proofErr w:type="spellStart"/>
            <w:r w:rsidRPr="00770C77">
              <w:rPr>
                <w:lang w:val="id-ID"/>
              </w:rPr>
              <w:t>Cross</w:t>
            </w:r>
            <w:proofErr w:type="spellEnd"/>
            <w:r w:rsidRPr="00770C77">
              <w:rPr>
                <w:lang w:val="id-ID"/>
              </w:rPr>
              <w:t xml:space="preserve"> Browser Testing). Sedangkan untuk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password</w:t>
            </w:r>
            <w:proofErr w:type="spellEnd"/>
            <w:r w:rsidRPr="00770C77">
              <w:rPr>
                <w:lang w:val="id-ID"/>
              </w:rPr>
              <w:t xml:space="preserve"> yang salah 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/email yang </w:t>
            </w:r>
            <w:r w:rsidRPr="00770C77">
              <w:rPr>
                <w:lang w:val="id-ID"/>
              </w:rPr>
              <w:lastRenderedPageBreak/>
              <w:t>tidak terdaftar.</w:t>
            </w:r>
          </w:p>
        </w:tc>
        <w:tc>
          <w:tcPr>
            <w:tcW w:w="1843" w:type="dxa"/>
            <w:tcBorders>
              <w:top w:val="single" w:sz="8" w:space="0" w:color="000000"/>
              <w:left w:val="single" w:sz="8" w:space="0" w:color="000000"/>
              <w:bottom w:val="single" w:sz="8" w:space="0" w:color="000000"/>
              <w:right w:val="single" w:sz="8" w:space="0" w:color="000000"/>
            </w:tcBorders>
          </w:tcPr>
          <w:p w14:paraId="5A2B1A33" w14:textId="77777777" w:rsidR="00022814" w:rsidRDefault="00022814" w:rsidP="00022814">
            <w:pPr>
              <w:pStyle w:val="BodyText"/>
              <w:spacing w:line="276" w:lineRule="auto"/>
              <w:ind w:right="35"/>
              <w:rPr>
                <w:lang w:val="id-ID"/>
              </w:rPr>
            </w:pPr>
          </w:p>
          <w:p w14:paraId="4298E9EC" w14:textId="77777777" w:rsidR="00022814" w:rsidRDefault="00022814" w:rsidP="00022814">
            <w:pPr>
              <w:pStyle w:val="BodyText"/>
              <w:spacing w:line="276" w:lineRule="auto"/>
              <w:ind w:right="35"/>
              <w:rPr>
                <w:lang w:val="id-ID"/>
              </w:rPr>
            </w:pPr>
          </w:p>
          <w:p w14:paraId="7F52E2F0" w14:textId="77777777" w:rsidR="00022814" w:rsidRDefault="00022814" w:rsidP="00022814">
            <w:pPr>
              <w:pStyle w:val="BodyText"/>
              <w:spacing w:line="276" w:lineRule="auto"/>
              <w:ind w:right="35"/>
              <w:rPr>
                <w:lang w:val="id-ID"/>
              </w:rPr>
            </w:pPr>
          </w:p>
          <w:p w14:paraId="29D91A15" w14:textId="77777777" w:rsidR="00022814" w:rsidRDefault="00022814" w:rsidP="00022814">
            <w:pPr>
              <w:pStyle w:val="BodyText"/>
              <w:spacing w:line="276" w:lineRule="auto"/>
              <w:ind w:right="35"/>
              <w:rPr>
                <w:lang w:val="id-ID"/>
              </w:rPr>
            </w:pPr>
          </w:p>
          <w:p w14:paraId="08CA6C14" w14:textId="77777777" w:rsidR="00022814" w:rsidRDefault="00022814" w:rsidP="00022814">
            <w:pPr>
              <w:pStyle w:val="BodyText"/>
              <w:spacing w:line="276" w:lineRule="auto"/>
              <w:ind w:right="35"/>
              <w:rPr>
                <w:lang w:val="id-ID"/>
              </w:rPr>
            </w:pPr>
          </w:p>
          <w:p w14:paraId="58A0E393" w14:textId="77777777" w:rsidR="00022814" w:rsidRDefault="00022814" w:rsidP="00022814">
            <w:pPr>
              <w:pStyle w:val="BodyText"/>
              <w:spacing w:line="276" w:lineRule="auto"/>
              <w:ind w:right="35"/>
              <w:rPr>
                <w:lang w:val="id-ID"/>
              </w:rPr>
            </w:pPr>
          </w:p>
          <w:p w14:paraId="2F4773F7" w14:textId="77777777" w:rsidR="00022814" w:rsidRDefault="00022814" w:rsidP="00022814">
            <w:pPr>
              <w:pStyle w:val="BodyText"/>
              <w:spacing w:line="276" w:lineRule="auto"/>
              <w:ind w:right="35"/>
              <w:rPr>
                <w:lang w:val="id-ID"/>
              </w:rPr>
            </w:pPr>
          </w:p>
          <w:p w14:paraId="6338A458" w14:textId="77777777" w:rsidR="00022814" w:rsidRDefault="00022814" w:rsidP="00022814">
            <w:pPr>
              <w:pStyle w:val="BodyText"/>
              <w:spacing w:line="276" w:lineRule="auto"/>
              <w:ind w:right="35"/>
              <w:rPr>
                <w:lang w:val="id-ID"/>
              </w:rPr>
            </w:pPr>
          </w:p>
          <w:p w14:paraId="0F05A71A" w14:textId="77777777" w:rsidR="00022814" w:rsidRDefault="00022814" w:rsidP="00022814">
            <w:pPr>
              <w:pStyle w:val="BodyText"/>
              <w:spacing w:line="276" w:lineRule="auto"/>
              <w:ind w:right="35"/>
              <w:rPr>
                <w:lang w:val="id-ID"/>
              </w:rPr>
            </w:pPr>
          </w:p>
          <w:p w14:paraId="66E84FD5" w14:textId="77777777" w:rsidR="00022814" w:rsidRDefault="00022814" w:rsidP="00022814">
            <w:pPr>
              <w:pStyle w:val="BodyText"/>
              <w:spacing w:line="276" w:lineRule="auto"/>
              <w:ind w:right="35"/>
              <w:rPr>
                <w:lang w:val="id-ID"/>
              </w:rPr>
            </w:pPr>
          </w:p>
          <w:p w14:paraId="794B91D7" w14:textId="77777777" w:rsidR="00022814" w:rsidRDefault="00022814" w:rsidP="00022814">
            <w:pPr>
              <w:pStyle w:val="BodyText"/>
              <w:spacing w:line="276" w:lineRule="auto"/>
              <w:ind w:right="35"/>
              <w:rPr>
                <w:lang w:val="id-ID"/>
              </w:rPr>
            </w:pPr>
          </w:p>
          <w:p w14:paraId="6326E1C9" w14:textId="77777777" w:rsidR="00022814" w:rsidRDefault="00022814" w:rsidP="00022814">
            <w:pPr>
              <w:pStyle w:val="BodyText"/>
              <w:spacing w:line="276" w:lineRule="auto"/>
              <w:ind w:right="35"/>
              <w:rPr>
                <w:lang w:val="id-ID"/>
              </w:rPr>
            </w:pPr>
          </w:p>
          <w:p w14:paraId="65B0BF73" w14:textId="77777777" w:rsidR="00022814" w:rsidRDefault="00022814" w:rsidP="00022814">
            <w:pPr>
              <w:pStyle w:val="BodyText"/>
              <w:spacing w:line="276" w:lineRule="auto"/>
              <w:ind w:right="35"/>
              <w:rPr>
                <w:lang w:val="id-ID"/>
              </w:rPr>
            </w:pPr>
          </w:p>
          <w:p w14:paraId="3B30C2DA" w14:textId="77777777" w:rsidR="00022814" w:rsidRDefault="00022814" w:rsidP="00022814">
            <w:pPr>
              <w:pStyle w:val="BodyText"/>
              <w:spacing w:line="276" w:lineRule="auto"/>
              <w:ind w:right="35"/>
              <w:rPr>
                <w:lang w:val="id-ID"/>
              </w:rPr>
            </w:pPr>
          </w:p>
          <w:p w14:paraId="1BFE707E" w14:textId="58AFFA8A" w:rsidR="00022814" w:rsidRPr="00770C77" w:rsidRDefault="00022814" w:rsidP="00022814">
            <w:pPr>
              <w:pStyle w:val="BodyText"/>
              <w:spacing w:line="276" w:lineRule="auto"/>
              <w:ind w:right="35"/>
              <w:jc w:val="center"/>
              <w:rPr>
                <w:lang w:val="id-ID"/>
              </w:rPr>
            </w:pPr>
            <w:r w:rsidRPr="0062455F">
              <w:rPr>
                <w:lang w:val="id-ID"/>
              </w:rPr>
              <w:t>Maaf, saya tidak mengerti pertanyaan Anda.</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9B60B0E" w14:textId="77777777" w:rsidR="00987296" w:rsidRPr="00987296" w:rsidRDefault="00987296" w:rsidP="00987296">
            <w:pPr>
              <w:pStyle w:val="BodyText"/>
              <w:spacing w:line="276" w:lineRule="auto"/>
              <w:ind w:right="35"/>
              <w:rPr>
                <w:color w:val="FFFFFF" w:themeColor="background1"/>
                <w:highlight w:val="red"/>
                <w:lang w:val="id-ID"/>
              </w:rPr>
            </w:pPr>
            <w:r w:rsidRPr="00987296">
              <w:rPr>
                <w:color w:val="FFFFFF" w:themeColor="background1"/>
                <w:highlight w:val="red"/>
                <w:lang w:val="id-ID"/>
              </w:rPr>
              <w:lastRenderedPageBreak/>
              <w:t xml:space="preserve">1."pertanyaan": "Sebutkan </w:t>
            </w:r>
            <w:proofErr w:type="spellStart"/>
            <w:r w:rsidRPr="00987296">
              <w:rPr>
                <w:color w:val="FFFFFF" w:themeColor="background1"/>
                <w:highlight w:val="red"/>
                <w:lang w:val="id-ID"/>
              </w:rPr>
              <w:t>test</w:t>
            </w:r>
            <w:proofErr w:type="spellEnd"/>
            <w:r w:rsidRPr="00987296">
              <w:rPr>
                <w:color w:val="FFFFFF" w:themeColor="background1"/>
                <w:highlight w:val="red"/>
                <w:lang w:val="id-ID"/>
              </w:rPr>
              <w:t xml:space="preserve"> </w:t>
            </w:r>
            <w:proofErr w:type="spellStart"/>
            <w:r w:rsidRPr="00987296">
              <w:rPr>
                <w:color w:val="FFFFFF" w:themeColor="background1"/>
                <w:highlight w:val="red"/>
                <w:lang w:val="id-ID"/>
              </w:rPr>
              <w:t>case</w:t>
            </w:r>
            <w:proofErr w:type="spellEnd"/>
            <w:r w:rsidRPr="00987296">
              <w:rPr>
                <w:color w:val="FFFFFF" w:themeColor="background1"/>
                <w:highlight w:val="red"/>
                <w:lang w:val="id-ID"/>
              </w:rPr>
              <w:t xml:space="preserve"> untuk menguji fitur </w:t>
            </w:r>
            <w:r w:rsidRPr="00987296">
              <w:rPr>
                <w:color w:val="FFFFFF" w:themeColor="background1"/>
                <w:highlight w:val="red"/>
                <w:lang w:val="id-ID"/>
              </w:rPr>
              <w:lastRenderedPageBreak/>
              <w:t>Registrasi ?",</w:t>
            </w:r>
          </w:p>
          <w:p w14:paraId="27D2BE00" w14:textId="77777777" w:rsidR="00987296" w:rsidRPr="00987296" w:rsidRDefault="00987296" w:rsidP="00987296">
            <w:pPr>
              <w:pStyle w:val="BodyText"/>
              <w:spacing w:line="276" w:lineRule="auto"/>
              <w:ind w:right="35"/>
              <w:rPr>
                <w:color w:val="FFFFFF" w:themeColor="background1"/>
                <w:lang w:val="id-ID"/>
              </w:rPr>
            </w:pPr>
            <w:r w:rsidRPr="00987296">
              <w:rPr>
                <w:color w:val="FFFFFF" w:themeColor="background1"/>
                <w:highlight w:val="red"/>
                <w:lang w:val="id-ID"/>
              </w:rPr>
              <w:t xml:space="preserve">      "skor": 0.4306</w:t>
            </w:r>
          </w:p>
          <w:p w14:paraId="5ACFDC64" w14:textId="77777777" w:rsidR="00987296" w:rsidRPr="00987296" w:rsidRDefault="00987296" w:rsidP="00987296">
            <w:pPr>
              <w:pStyle w:val="BodyText"/>
              <w:spacing w:line="276" w:lineRule="auto"/>
              <w:ind w:right="35"/>
              <w:rPr>
                <w:lang w:val="id-ID"/>
              </w:rPr>
            </w:pPr>
          </w:p>
          <w:p w14:paraId="7346D2B9" w14:textId="77777777" w:rsidR="00987296" w:rsidRPr="00987296" w:rsidRDefault="00987296" w:rsidP="00987296">
            <w:pPr>
              <w:pStyle w:val="BodyText"/>
              <w:spacing w:line="276" w:lineRule="auto"/>
              <w:ind w:right="35"/>
              <w:rPr>
                <w:lang w:val="id-ID"/>
              </w:rPr>
            </w:pPr>
            <w:r w:rsidRPr="00987296">
              <w:rPr>
                <w:lang w:val="id-ID"/>
              </w:rPr>
              <w:t xml:space="preserve">2."pertanyaan": "Sebutkan </w:t>
            </w:r>
            <w:proofErr w:type="spellStart"/>
            <w:r w:rsidRPr="00987296">
              <w:rPr>
                <w:lang w:val="id-ID"/>
              </w:rPr>
              <w:t>test</w:t>
            </w:r>
            <w:proofErr w:type="spellEnd"/>
            <w:r w:rsidRPr="00987296">
              <w:rPr>
                <w:lang w:val="id-ID"/>
              </w:rPr>
              <w:t xml:space="preserve"> </w:t>
            </w:r>
            <w:proofErr w:type="spellStart"/>
            <w:r w:rsidRPr="00987296">
              <w:rPr>
                <w:lang w:val="id-ID"/>
              </w:rPr>
              <w:t>case</w:t>
            </w:r>
            <w:proofErr w:type="spellEnd"/>
            <w:r w:rsidRPr="00987296">
              <w:rPr>
                <w:lang w:val="id-ID"/>
              </w:rPr>
              <w:t xml:space="preserve"> untuk pengujian Lupa </w:t>
            </w:r>
            <w:proofErr w:type="spellStart"/>
            <w:r w:rsidRPr="00987296">
              <w:rPr>
                <w:lang w:val="id-ID"/>
              </w:rPr>
              <w:t>Password</w:t>
            </w:r>
            <w:proofErr w:type="spellEnd"/>
            <w:r w:rsidRPr="00987296">
              <w:rPr>
                <w:lang w:val="id-ID"/>
              </w:rPr>
              <w:t>",</w:t>
            </w:r>
          </w:p>
          <w:p w14:paraId="7F0F00B5" w14:textId="77777777" w:rsidR="00987296" w:rsidRPr="00987296" w:rsidRDefault="00987296" w:rsidP="00987296">
            <w:pPr>
              <w:pStyle w:val="BodyText"/>
              <w:spacing w:line="276" w:lineRule="auto"/>
              <w:ind w:right="35"/>
              <w:rPr>
                <w:lang w:val="id-ID"/>
              </w:rPr>
            </w:pPr>
            <w:r w:rsidRPr="00987296">
              <w:rPr>
                <w:lang w:val="id-ID"/>
              </w:rPr>
              <w:t xml:space="preserve">      "skor": 0.4016</w:t>
            </w:r>
          </w:p>
          <w:p w14:paraId="7D9B298B" w14:textId="77777777" w:rsidR="00987296" w:rsidRPr="00987296" w:rsidRDefault="00987296" w:rsidP="00987296">
            <w:pPr>
              <w:pStyle w:val="BodyText"/>
              <w:spacing w:line="276" w:lineRule="auto"/>
              <w:ind w:right="35"/>
              <w:rPr>
                <w:lang w:val="id-ID"/>
              </w:rPr>
            </w:pPr>
          </w:p>
          <w:p w14:paraId="4495BB32" w14:textId="77777777" w:rsidR="00987296" w:rsidRPr="00987296" w:rsidRDefault="00987296" w:rsidP="00987296">
            <w:pPr>
              <w:pStyle w:val="BodyText"/>
              <w:spacing w:line="276" w:lineRule="auto"/>
              <w:ind w:right="35"/>
              <w:rPr>
                <w:lang w:val="id-ID"/>
              </w:rPr>
            </w:pPr>
            <w:r w:rsidRPr="00987296">
              <w:rPr>
                <w:lang w:val="id-ID"/>
              </w:rPr>
              <w:t xml:space="preserve">3."pertanyaan": "Sebutkan beberapa </w:t>
            </w:r>
            <w:proofErr w:type="spellStart"/>
            <w:r w:rsidRPr="00987296">
              <w:rPr>
                <w:lang w:val="id-ID"/>
              </w:rPr>
              <w:t>test</w:t>
            </w:r>
            <w:proofErr w:type="spellEnd"/>
            <w:r w:rsidRPr="00987296">
              <w:rPr>
                <w:lang w:val="id-ID"/>
              </w:rPr>
              <w:t xml:space="preserve"> </w:t>
            </w:r>
            <w:proofErr w:type="spellStart"/>
            <w:r w:rsidRPr="00987296">
              <w:rPr>
                <w:lang w:val="id-ID"/>
              </w:rPr>
              <w:t>case</w:t>
            </w:r>
            <w:proofErr w:type="spellEnd"/>
            <w:r w:rsidRPr="00987296">
              <w:rPr>
                <w:lang w:val="id-ID"/>
              </w:rPr>
              <w:t xml:space="preserve"> yang digunakan untuk menguji skenario </w:t>
            </w:r>
            <w:proofErr w:type="spellStart"/>
            <w:r w:rsidRPr="00987296">
              <w:rPr>
                <w:lang w:val="id-ID"/>
              </w:rPr>
              <w:t>Logout</w:t>
            </w:r>
            <w:proofErr w:type="spellEnd"/>
            <w:r w:rsidRPr="00987296">
              <w:rPr>
                <w:lang w:val="id-ID"/>
              </w:rPr>
              <w:t>.",</w:t>
            </w:r>
          </w:p>
          <w:p w14:paraId="3F3B5730" w14:textId="77777777" w:rsidR="00987296" w:rsidRPr="00987296" w:rsidRDefault="00987296" w:rsidP="00987296">
            <w:pPr>
              <w:pStyle w:val="BodyText"/>
              <w:spacing w:line="276" w:lineRule="auto"/>
              <w:ind w:right="35"/>
              <w:rPr>
                <w:lang w:val="id-ID"/>
              </w:rPr>
            </w:pPr>
            <w:r w:rsidRPr="00987296">
              <w:rPr>
                <w:lang w:val="id-ID"/>
              </w:rPr>
              <w:t xml:space="preserve">      "skor": 0.3873</w:t>
            </w:r>
          </w:p>
          <w:p w14:paraId="628CA719" w14:textId="77777777" w:rsidR="00987296" w:rsidRPr="00987296" w:rsidRDefault="00987296" w:rsidP="00987296">
            <w:pPr>
              <w:pStyle w:val="BodyText"/>
              <w:spacing w:line="276" w:lineRule="auto"/>
              <w:ind w:right="35"/>
              <w:rPr>
                <w:lang w:val="id-ID"/>
              </w:rPr>
            </w:pPr>
          </w:p>
          <w:p w14:paraId="48F3620B" w14:textId="77777777" w:rsidR="00987296" w:rsidRPr="00987296" w:rsidRDefault="00987296" w:rsidP="00987296">
            <w:pPr>
              <w:pStyle w:val="BodyText"/>
              <w:spacing w:line="276" w:lineRule="auto"/>
              <w:ind w:right="35"/>
              <w:rPr>
                <w:lang w:val="id-ID"/>
              </w:rPr>
            </w:pPr>
            <w:r w:rsidRPr="00987296">
              <w:rPr>
                <w:lang w:val="id-ID"/>
              </w:rPr>
              <w:t xml:space="preserve">4."pertanyaan": "Sebutkan </w:t>
            </w:r>
            <w:proofErr w:type="spellStart"/>
            <w:r w:rsidRPr="00987296">
              <w:rPr>
                <w:lang w:val="id-ID"/>
              </w:rPr>
              <w:t>test</w:t>
            </w:r>
            <w:proofErr w:type="spellEnd"/>
            <w:r w:rsidRPr="00987296">
              <w:rPr>
                <w:lang w:val="id-ID"/>
              </w:rPr>
              <w:t xml:space="preserve"> </w:t>
            </w:r>
            <w:proofErr w:type="spellStart"/>
            <w:r w:rsidRPr="00987296">
              <w:rPr>
                <w:lang w:val="id-ID"/>
              </w:rPr>
              <w:t>case</w:t>
            </w:r>
            <w:proofErr w:type="spellEnd"/>
            <w:r w:rsidRPr="00987296">
              <w:rPr>
                <w:lang w:val="id-ID"/>
              </w:rPr>
              <w:t xml:space="preserve"> untuk fitur Lupa </w:t>
            </w:r>
            <w:proofErr w:type="spellStart"/>
            <w:r w:rsidRPr="00987296">
              <w:rPr>
                <w:lang w:val="id-ID"/>
              </w:rPr>
              <w:t>Password</w:t>
            </w:r>
            <w:proofErr w:type="spellEnd"/>
            <w:r w:rsidRPr="00987296">
              <w:rPr>
                <w:lang w:val="id-ID"/>
              </w:rPr>
              <w:t>",</w:t>
            </w:r>
          </w:p>
          <w:p w14:paraId="3C05126B" w14:textId="77777777" w:rsidR="00987296" w:rsidRPr="00987296" w:rsidRDefault="00987296" w:rsidP="00987296">
            <w:pPr>
              <w:pStyle w:val="BodyText"/>
              <w:spacing w:line="276" w:lineRule="auto"/>
              <w:ind w:right="35"/>
              <w:rPr>
                <w:lang w:val="id-ID"/>
              </w:rPr>
            </w:pPr>
            <w:r w:rsidRPr="00987296">
              <w:rPr>
                <w:lang w:val="id-ID"/>
              </w:rPr>
              <w:t xml:space="preserve">      "skor": 0.3689</w:t>
            </w:r>
          </w:p>
          <w:p w14:paraId="29A06538" w14:textId="77777777" w:rsidR="00987296" w:rsidRPr="00987296" w:rsidRDefault="00987296" w:rsidP="00987296">
            <w:pPr>
              <w:pStyle w:val="BodyText"/>
              <w:spacing w:line="276" w:lineRule="auto"/>
              <w:ind w:right="35"/>
              <w:rPr>
                <w:lang w:val="id-ID"/>
              </w:rPr>
            </w:pPr>
          </w:p>
          <w:p w14:paraId="0957E0BA" w14:textId="77777777" w:rsidR="00987296" w:rsidRPr="00987296" w:rsidRDefault="00987296" w:rsidP="00987296">
            <w:pPr>
              <w:pStyle w:val="BodyText"/>
              <w:spacing w:line="276" w:lineRule="auto"/>
              <w:ind w:right="35"/>
              <w:rPr>
                <w:lang w:val="id-ID"/>
              </w:rPr>
            </w:pPr>
            <w:r w:rsidRPr="00987296">
              <w:rPr>
                <w:lang w:val="id-ID"/>
              </w:rPr>
              <w:t xml:space="preserve">5."pertanyaan": "Bagaimana menguji </w:t>
            </w:r>
            <w:proofErr w:type="spellStart"/>
            <w:r w:rsidRPr="00987296">
              <w:rPr>
                <w:lang w:val="id-ID"/>
              </w:rPr>
              <w:t>test</w:t>
            </w:r>
            <w:proofErr w:type="spellEnd"/>
            <w:r w:rsidRPr="00987296">
              <w:rPr>
                <w:lang w:val="id-ID"/>
              </w:rPr>
              <w:t xml:space="preserve"> </w:t>
            </w:r>
            <w:proofErr w:type="spellStart"/>
            <w:r w:rsidRPr="00987296">
              <w:rPr>
                <w:lang w:val="id-ID"/>
              </w:rPr>
              <w:t>case</w:t>
            </w:r>
            <w:proofErr w:type="spellEnd"/>
            <w:r w:rsidRPr="00987296">
              <w:rPr>
                <w:lang w:val="id-ID"/>
              </w:rPr>
              <w:t xml:space="preserve"> Registrasi",</w:t>
            </w:r>
          </w:p>
          <w:p w14:paraId="15BC1CF3" w14:textId="0B54E8B6" w:rsidR="00022814" w:rsidRPr="00770C77" w:rsidRDefault="00987296" w:rsidP="00987296">
            <w:pPr>
              <w:pStyle w:val="BodyText"/>
              <w:spacing w:line="276" w:lineRule="auto"/>
              <w:ind w:right="35"/>
              <w:rPr>
                <w:lang w:val="id-ID"/>
              </w:rPr>
            </w:pPr>
            <w:r w:rsidRPr="00987296">
              <w:rPr>
                <w:lang w:val="id-ID"/>
              </w:rPr>
              <w:t xml:space="preserve">      "skor": 0.3597</w:t>
            </w:r>
          </w:p>
        </w:tc>
      </w:tr>
      <w:tr w:rsidR="00423C3C" w:rsidRPr="00770C77" w14:paraId="7DDD10FC" w14:textId="77777777" w:rsidTr="0062455F">
        <w:trPr>
          <w:trHeight w:val="1580"/>
          <w:jc w:val="center"/>
        </w:trPr>
        <w:tc>
          <w:tcPr>
            <w:tcW w:w="1408" w:type="dxa"/>
            <w:tcBorders>
              <w:top w:val="single" w:sz="8" w:space="0" w:color="000000"/>
              <w:left w:val="single" w:sz="8" w:space="0" w:color="000000"/>
              <w:bottom w:val="single" w:sz="8" w:space="0" w:color="000000"/>
              <w:right w:val="single" w:sz="8" w:space="0" w:color="000000"/>
            </w:tcBorders>
            <w:vAlign w:val="center"/>
            <w:hideMark/>
          </w:tcPr>
          <w:p w14:paraId="1DA72C07" w14:textId="56DEF8E9" w:rsidR="00423C3C" w:rsidRPr="00770C77" w:rsidRDefault="00423C3C" w:rsidP="00423C3C">
            <w:pPr>
              <w:pStyle w:val="BodyText"/>
              <w:spacing w:line="276" w:lineRule="auto"/>
              <w:ind w:right="35"/>
              <w:rPr>
                <w:lang w:val="id-ID"/>
              </w:rPr>
            </w:pPr>
            <w:r>
              <w:rPr>
                <w:lang w:val="id-ID"/>
              </w:rPr>
              <w:lastRenderedPageBreak/>
              <w:t>J</w:t>
            </w:r>
            <w:r w:rsidRPr="00423C3C">
              <w:rPr>
                <w:lang w:val="id-ID"/>
              </w:rPr>
              <w:t xml:space="preserve">elaskan </w:t>
            </w:r>
            <w:proofErr w:type="spellStart"/>
            <w:r w:rsidRPr="00423C3C">
              <w:rPr>
                <w:lang w:val="id-ID"/>
              </w:rPr>
              <w:t>mnguji</w:t>
            </w:r>
            <w:proofErr w:type="spellEnd"/>
            <w:r w:rsidRPr="00423C3C">
              <w:rPr>
                <w:lang w:val="id-ID"/>
              </w:rPr>
              <w:t xml:space="preserve"> fitur </w:t>
            </w:r>
            <w:proofErr w:type="spellStart"/>
            <w:r w:rsidRPr="00423C3C">
              <w:rPr>
                <w:lang w:val="id-ID"/>
              </w:rPr>
              <w:t>regstrasi</w:t>
            </w:r>
            <w:proofErr w:type="spellEnd"/>
            <w:r w:rsidRPr="00423C3C">
              <w:rPr>
                <w:lang w:val="id-ID"/>
              </w:rPr>
              <w:t>!</w:t>
            </w:r>
          </w:p>
        </w:tc>
        <w:tc>
          <w:tcPr>
            <w:tcW w:w="2136" w:type="dxa"/>
            <w:tcBorders>
              <w:top w:val="single" w:sz="8" w:space="0" w:color="000000"/>
              <w:left w:val="single" w:sz="8" w:space="0" w:color="000000"/>
              <w:bottom w:val="single" w:sz="8" w:space="0" w:color="000000"/>
              <w:right w:val="single" w:sz="8" w:space="0" w:color="000000"/>
            </w:tcBorders>
            <w:vAlign w:val="center"/>
            <w:hideMark/>
          </w:tcPr>
          <w:p w14:paraId="3150BF51" w14:textId="5C50A0D3" w:rsidR="00423C3C" w:rsidRPr="00770C77" w:rsidRDefault="00423C3C" w:rsidP="00423C3C">
            <w:pPr>
              <w:pStyle w:val="BodyText"/>
              <w:spacing w:line="276" w:lineRule="auto"/>
              <w:ind w:right="35"/>
              <w:rPr>
                <w:lang w:val="id-ID"/>
              </w:rPr>
            </w:pPr>
            <w:r w:rsidRPr="00770C77">
              <w:rPr>
                <w:lang w:val="id-ID"/>
              </w:rPr>
              <w:t xml:space="preserve">Skenario testing untuk fitur registrasi secara dasar terbagi menjadi 2 yaitu: </w:t>
            </w:r>
            <w:r>
              <w:rPr>
                <w:lang w:val="id-ID"/>
              </w:rPr>
              <w:br/>
            </w:r>
            <w:r w:rsidRPr="00770C77">
              <w:rPr>
                <w:lang w:val="id-ID"/>
              </w:rPr>
              <w:t>Register Berhasil (</w:t>
            </w:r>
            <w:proofErr w:type="spellStart"/>
            <w:r w:rsidRPr="00770C77">
              <w:rPr>
                <w:lang w:val="id-ID"/>
              </w:rPr>
              <w:t>Success</w:t>
            </w:r>
            <w:proofErr w:type="spellEnd"/>
            <w:r w:rsidRPr="00770C77">
              <w:rPr>
                <w:lang w:val="id-ID"/>
              </w:rPr>
              <w:t>) &amp; Register Gagal (</w:t>
            </w:r>
            <w:proofErr w:type="spellStart"/>
            <w:r w:rsidRPr="00770C77">
              <w:rPr>
                <w:lang w:val="id-ID"/>
              </w:rPr>
              <w:t>Failed</w:t>
            </w:r>
            <w:proofErr w:type="spellEnd"/>
            <w:r w:rsidRPr="00770C77">
              <w:rPr>
                <w:lang w:val="id-ID"/>
              </w:rPr>
              <w:t>).</w:t>
            </w:r>
          </w:p>
        </w:tc>
        <w:tc>
          <w:tcPr>
            <w:tcW w:w="1843" w:type="dxa"/>
            <w:tcBorders>
              <w:top w:val="single" w:sz="8" w:space="0" w:color="000000"/>
              <w:left w:val="single" w:sz="8" w:space="0" w:color="000000"/>
              <w:bottom w:val="single" w:sz="8" w:space="0" w:color="000000"/>
              <w:right w:val="single" w:sz="8" w:space="0" w:color="000000"/>
            </w:tcBorders>
          </w:tcPr>
          <w:p w14:paraId="1F56BA54" w14:textId="77777777" w:rsidR="00423C3C" w:rsidRDefault="00423C3C" w:rsidP="00423C3C">
            <w:pPr>
              <w:pStyle w:val="BodyText"/>
              <w:spacing w:line="276" w:lineRule="auto"/>
              <w:ind w:right="35"/>
              <w:rPr>
                <w:lang w:val="id-ID"/>
              </w:rPr>
            </w:pPr>
          </w:p>
          <w:p w14:paraId="5D36F431" w14:textId="77777777" w:rsidR="00423C3C" w:rsidRDefault="00423C3C" w:rsidP="00423C3C">
            <w:pPr>
              <w:pStyle w:val="BodyText"/>
              <w:spacing w:line="276" w:lineRule="auto"/>
              <w:ind w:right="35"/>
              <w:rPr>
                <w:lang w:val="id-ID"/>
              </w:rPr>
            </w:pPr>
          </w:p>
          <w:p w14:paraId="2042E72D" w14:textId="77777777" w:rsidR="00423C3C" w:rsidRDefault="00423C3C" w:rsidP="00423C3C">
            <w:pPr>
              <w:pStyle w:val="BodyText"/>
              <w:spacing w:line="276" w:lineRule="auto"/>
              <w:ind w:right="35"/>
              <w:rPr>
                <w:lang w:val="id-ID"/>
              </w:rPr>
            </w:pPr>
          </w:p>
          <w:p w14:paraId="41AB67FD" w14:textId="77777777" w:rsidR="00423C3C" w:rsidRDefault="00423C3C" w:rsidP="00423C3C">
            <w:pPr>
              <w:pStyle w:val="BodyText"/>
              <w:spacing w:line="276" w:lineRule="auto"/>
              <w:ind w:right="35"/>
              <w:rPr>
                <w:lang w:val="id-ID"/>
              </w:rPr>
            </w:pPr>
          </w:p>
          <w:p w14:paraId="67C1290D" w14:textId="77777777" w:rsidR="00423C3C" w:rsidRDefault="00423C3C" w:rsidP="00423C3C">
            <w:pPr>
              <w:pStyle w:val="BodyText"/>
              <w:spacing w:line="276" w:lineRule="auto"/>
              <w:ind w:right="35"/>
              <w:rPr>
                <w:lang w:val="id-ID"/>
              </w:rPr>
            </w:pPr>
          </w:p>
          <w:p w14:paraId="7850D73F" w14:textId="77777777" w:rsidR="00423C3C" w:rsidRDefault="00423C3C" w:rsidP="00423C3C">
            <w:pPr>
              <w:pStyle w:val="BodyText"/>
              <w:spacing w:line="276" w:lineRule="auto"/>
              <w:ind w:right="35"/>
              <w:rPr>
                <w:lang w:val="id-ID"/>
              </w:rPr>
            </w:pPr>
          </w:p>
          <w:p w14:paraId="582FC45E" w14:textId="77777777" w:rsidR="00423C3C" w:rsidRDefault="00423C3C" w:rsidP="00423C3C">
            <w:pPr>
              <w:pStyle w:val="BodyText"/>
              <w:spacing w:line="276" w:lineRule="auto"/>
              <w:ind w:right="35"/>
              <w:rPr>
                <w:lang w:val="id-ID"/>
              </w:rPr>
            </w:pPr>
          </w:p>
          <w:p w14:paraId="33483473" w14:textId="77777777" w:rsidR="00423C3C" w:rsidRDefault="00423C3C" w:rsidP="00423C3C">
            <w:pPr>
              <w:pStyle w:val="BodyText"/>
              <w:spacing w:line="276" w:lineRule="auto"/>
              <w:ind w:right="35"/>
              <w:rPr>
                <w:lang w:val="id-ID"/>
              </w:rPr>
            </w:pPr>
          </w:p>
          <w:p w14:paraId="465BE847" w14:textId="77777777" w:rsidR="00750FAB" w:rsidRDefault="00750FAB" w:rsidP="00423C3C">
            <w:pPr>
              <w:pStyle w:val="BodyText"/>
              <w:spacing w:line="276" w:lineRule="auto"/>
              <w:ind w:right="35"/>
              <w:jc w:val="center"/>
              <w:rPr>
                <w:lang w:val="id-ID"/>
              </w:rPr>
            </w:pPr>
          </w:p>
          <w:p w14:paraId="1F538D89" w14:textId="77777777" w:rsidR="00750FAB" w:rsidRDefault="00750FAB" w:rsidP="00423C3C">
            <w:pPr>
              <w:pStyle w:val="BodyText"/>
              <w:spacing w:line="276" w:lineRule="auto"/>
              <w:ind w:right="35"/>
              <w:jc w:val="center"/>
              <w:rPr>
                <w:lang w:val="id-ID"/>
              </w:rPr>
            </w:pPr>
          </w:p>
          <w:p w14:paraId="6171F17A" w14:textId="77777777" w:rsidR="00750FAB" w:rsidRDefault="00750FAB" w:rsidP="00423C3C">
            <w:pPr>
              <w:pStyle w:val="BodyText"/>
              <w:spacing w:line="276" w:lineRule="auto"/>
              <w:ind w:right="35"/>
              <w:jc w:val="center"/>
              <w:rPr>
                <w:lang w:val="id-ID"/>
              </w:rPr>
            </w:pPr>
          </w:p>
          <w:p w14:paraId="0791C9E3" w14:textId="77777777" w:rsidR="00750FAB" w:rsidRDefault="00750FAB" w:rsidP="00423C3C">
            <w:pPr>
              <w:pStyle w:val="BodyText"/>
              <w:spacing w:line="276" w:lineRule="auto"/>
              <w:ind w:right="35"/>
              <w:jc w:val="center"/>
              <w:rPr>
                <w:lang w:val="id-ID"/>
              </w:rPr>
            </w:pPr>
          </w:p>
          <w:p w14:paraId="468D804D" w14:textId="6B49C184" w:rsidR="00423C3C" w:rsidRDefault="00423C3C" w:rsidP="00423C3C">
            <w:pPr>
              <w:pStyle w:val="BodyText"/>
              <w:spacing w:line="276" w:lineRule="auto"/>
              <w:ind w:right="35"/>
              <w:jc w:val="center"/>
              <w:rPr>
                <w:lang w:val="id-ID"/>
              </w:rPr>
            </w:pPr>
            <w:r w:rsidRPr="0062455F">
              <w:rPr>
                <w:lang w:val="id-ID"/>
              </w:rPr>
              <w:t>Maaf, saya tidak mengerti pertanyaan Anda.</w:t>
            </w:r>
          </w:p>
          <w:p w14:paraId="6C7369D4" w14:textId="77777777" w:rsidR="00423C3C" w:rsidRDefault="00423C3C" w:rsidP="00423C3C">
            <w:pPr>
              <w:pStyle w:val="BodyText"/>
              <w:spacing w:line="276" w:lineRule="auto"/>
              <w:ind w:right="35"/>
              <w:jc w:val="center"/>
              <w:rPr>
                <w:lang w:val="id-ID"/>
              </w:rPr>
            </w:pPr>
          </w:p>
          <w:p w14:paraId="514EDCF3" w14:textId="77777777" w:rsidR="00423C3C" w:rsidRDefault="00423C3C" w:rsidP="00423C3C">
            <w:pPr>
              <w:pStyle w:val="BodyText"/>
              <w:spacing w:line="276" w:lineRule="auto"/>
              <w:ind w:right="35"/>
              <w:jc w:val="center"/>
              <w:rPr>
                <w:lang w:val="id-ID"/>
              </w:rPr>
            </w:pPr>
          </w:p>
          <w:p w14:paraId="0145CAFA" w14:textId="77777777" w:rsidR="00423C3C" w:rsidRDefault="00423C3C" w:rsidP="00423C3C">
            <w:pPr>
              <w:pStyle w:val="BodyText"/>
              <w:spacing w:line="276" w:lineRule="auto"/>
              <w:ind w:right="35"/>
              <w:jc w:val="center"/>
              <w:rPr>
                <w:lang w:val="id-ID"/>
              </w:rPr>
            </w:pPr>
          </w:p>
          <w:p w14:paraId="2AC2EE0D" w14:textId="77777777" w:rsidR="00423C3C" w:rsidRDefault="00423C3C" w:rsidP="00423C3C">
            <w:pPr>
              <w:pStyle w:val="BodyText"/>
              <w:spacing w:line="276" w:lineRule="auto"/>
              <w:ind w:right="35"/>
              <w:jc w:val="center"/>
              <w:rPr>
                <w:lang w:val="id-ID"/>
              </w:rPr>
            </w:pPr>
          </w:p>
          <w:p w14:paraId="2E48BA1C" w14:textId="77777777" w:rsidR="00423C3C" w:rsidRDefault="00423C3C" w:rsidP="00423C3C">
            <w:pPr>
              <w:pStyle w:val="BodyText"/>
              <w:spacing w:line="276" w:lineRule="auto"/>
              <w:ind w:right="35"/>
              <w:jc w:val="center"/>
              <w:rPr>
                <w:lang w:val="id-ID"/>
              </w:rPr>
            </w:pPr>
          </w:p>
          <w:p w14:paraId="44A6BF74" w14:textId="77777777" w:rsidR="00423C3C" w:rsidRDefault="00423C3C" w:rsidP="00423C3C">
            <w:pPr>
              <w:pStyle w:val="BodyText"/>
              <w:spacing w:line="276" w:lineRule="auto"/>
              <w:ind w:right="35"/>
              <w:jc w:val="center"/>
              <w:rPr>
                <w:lang w:val="id-ID"/>
              </w:rPr>
            </w:pPr>
          </w:p>
          <w:p w14:paraId="0C6AD42A" w14:textId="7410F80A" w:rsidR="00423C3C" w:rsidRPr="00770C77" w:rsidRDefault="00423C3C" w:rsidP="00423C3C">
            <w:pPr>
              <w:pStyle w:val="BodyText"/>
              <w:spacing w:line="276" w:lineRule="auto"/>
              <w:ind w:right="35"/>
              <w:jc w:val="center"/>
              <w:rPr>
                <w:lang w:val="id-ID"/>
              </w:rPr>
            </w:pP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DE5CE95" w14:textId="77777777" w:rsidR="00423C3C" w:rsidRPr="00423C3C" w:rsidRDefault="00423C3C" w:rsidP="00423C3C">
            <w:pPr>
              <w:pStyle w:val="BodyText"/>
              <w:spacing w:line="276" w:lineRule="auto"/>
              <w:ind w:right="35"/>
              <w:rPr>
                <w:color w:val="FFFFFF" w:themeColor="background1"/>
                <w:highlight w:val="red"/>
                <w:lang w:val="id-ID"/>
              </w:rPr>
            </w:pPr>
            <w:r w:rsidRPr="00423C3C">
              <w:rPr>
                <w:color w:val="FFFFFF" w:themeColor="background1"/>
                <w:highlight w:val="red"/>
                <w:lang w:val="id-ID"/>
              </w:rPr>
              <w:t xml:space="preserve">1."pertanyaan": "Bagaimana menguji fitur </w:t>
            </w:r>
            <w:proofErr w:type="spellStart"/>
            <w:r w:rsidRPr="00423C3C">
              <w:rPr>
                <w:color w:val="FFFFFF" w:themeColor="background1"/>
                <w:highlight w:val="red"/>
                <w:lang w:val="id-ID"/>
              </w:rPr>
              <w:t>logout</w:t>
            </w:r>
            <w:proofErr w:type="spellEnd"/>
            <w:r w:rsidRPr="00423C3C">
              <w:rPr>
                <w:color w:val="FFFFFF" w:themeColor="background1"/>
                <w:highlight w:val="red"/>
                <w:lang w:val="id-ID"/>
              </w:rPr>
              <w:t>?",</w:t>
            </w:r>
          </w:p>
          <w:p w14:paraId="4432E506" w14:textId="36278B4C" w:rsidR="00423C3C" w:rsidRPr="00423C3C" w:rsidRDefault="00423C3C" w:rsidP="00423C3C">
            <w:pPr>
              <w:pStyle w:val="BodyText"/>
              <w:spacing w:line="276" w:lineRule="auto"/>
              <w:ind w:right="35"/>
              <w:rPr>
                <w:color w:val="FFFFFF" w:themeColor="background1"/>
                <w:lang w:val="id-ID"/>
              </w:rPr>
            </w:pPr>
            <w:r w:rsidRPr="00423C3C">
              <w:rPr>
                <w:color w:val="FFFFFF" w:themeColor="background1"/>
                <w:highlight w:val="red"/>
                <w:lang w:val="id-ID"/>
              </w:rPr>
              <w:t xml:space="preserve">      "skor": 0.4551</w:t>
            </w:r>
          </w:p>
          <w:p w14:paraId="6F88E82D" w14:textId="77777777" w:rsidR="00423C3C" w:rsidRPr="00423C3C" w:rsidRDefault="00423C3C" w:rsidP="00423C3C">
            <w:pPr>
              <w:pStyle w:val="BodyText"/>
              <w:spacing w:line="276" w:lineRule="auto"/>
              <w:ind w:right="35"/>
              <w:rPr>
                <w:lang w:val="id-ID"/>
              </w:rPr>
            </w:pPr>
          </w:p>
          <w:p w14:paraId="723FEDBF" w14:textId="6CC11E9B" w:rsidR="00423C3C" w:rsidRPr="00423C3C" w:rsidRDefault="00423C3C" w:rsidP="00423C3C">
            <w:pPr>
              <w:pStyle w:val="BodyText"/>
              <w:spacing w:line="276" w:lineRule="auto"/>
              <w:ind w:right="35"/>
              <w:rPr>
                <w:lang w:val="id-ID"/>
              </w:rPr>
            </w:pPr>
            <w:r w:rsidRPr="00423C3C">
              <w:rPr>
                <w:lang w:val="id-ID"/>
              </w:rPr>
              <w:t xml:space="preserve">2."pertanyaan": " </w:t>
            </w:r>
            <w:r>
              <w:rPr>
                <w:lang w:val="id-ID"/>
              </w:rPr>
              <w:t>M</w:t>
            </w:r>
            <w:r w:rsidRPr="00423C3C">
              <w:rPr>
                <w:lang w:val="id-ID"/>
              </w:rPr>
              <w:t xml:space="preserve">enguji fitur </w:t>
            </w:r>
            <w:proofErr w:type="spellStart"/>
            <w:r w:rsidRPr="00423C3C">
              <w:rPr>
                <w:lang w:val="id-ID"/>
              </w:rPr>
              <w:t>logout</w:t>
            </w:r>
            <w:proofErr w:type="spellEnd"/>
            <w:r w:rsidRPr="00423C3C">
              <w:rPr>
                <w:lang w:val="id-ID"/>
              </w:rPr>
              <w:t>?",</w:t>
            </w:r>
          </w:p>
          <w:p w14:paraId="1990ABB4" w14:textId="2E842C2B" w:rsidR="00423C3C" w:rsidRPr="00423C3C" w:rsidRDefault="00423C3C" w:rsidP="00423C3C">
            <w:pPr>
              <w:pStyle w:val="BodyText"/>
              <w:spacing w:line="276" w:lineRule="auto"/>
              <w:ind w:right="35"/>
              <w:rPr>
                <w:lang w:val="id-ID"/>
              </w:rPr>
            </w:pPr>
            <w:r w:rsidRPr="00423C3C">
              <w:rPr>
                <w:lang w:val="id-ID"/>
              </w:rPr>
              <w:t xml:space="preserve">      "skor": 0.</w:t>
            </w:r>
            <w:r>
              <w:rPr>
                <w:lang w:val="id-ID"/>
              </w:rPr>
              <w:t>3</w:t>
            </w:r>
            <w:r w:rsidRPr="00423C3C">
              <w:rPr>
                <w:lang w:val="id-ID"/>
              </w:rPr>
              <w:t>551</w:t>
            </w:r>
          </w:p>
          <w:p w14:paraId="5E17E0D8" w14:textId="77777777" w:rsidR="00423C3C" w:rsidRPr="00423C3C" w:rsidRDefault="00423C3C" w:rsidP="00423C3C">
            <w:pPr>
              <w:pStyle w:val="BodyText"/>
              <w:spacing w:line="276" w:lineRule="auto"/>
              <w:ind w:right="35"/>
              <w:rPr>
                <w:lang w:val="id-ID"/>
              </w:rPr>
            </w:pPr>
          </w:p>
          <w:p w14:paraId="5519B11C" w14:textId="513240CF" w:rsidR="00423C3C" w:rsidRPr="00423C3C" w:rsidRDefault="00423C3C" w:rsidP="00423C3C">
            <w:pPr>
              <w:pStyle w:val="BodyText"/>
              <w:spacing w:line="276" w:lineRule="auto"/>
              <w:ind w:right="35"/>
              <w:rPr>
                <w:lang w:val="id-ID"/>
              </w:rPr>
            </w:pPr>
            <w:r w:rsidRPr="00423C3C">
              <w:rPr>
                <w:lang w:val="id-ID"/>
              </w:rPr>
              <w:t>3."pertanyaan": "</w:t>
            </w:r>
            <w:proofErr w:type="spellStart"/>
            <w:r>
              <w:rPr>
                <w:lang w:val="id-ID"/>
              </w:rPr>
              <w:t>Perngujian</w:t>
            </w:r>
            <w:proofErr w:type="spellEnd"/>
            <w:r w:rsidRPr="00423C3C">
              <w:rPr>
                <w:lang w:val="id-ID"/>
              </w:rPr>
              <w:t xml:space="preserve"> menguji fitur </w:t>
            </w:r>
            <w:proofErr w:type="spellStart"/>
            <w:r w:rsidRPr="00423C3C">
              <w:rPr>
                <w:lang w:val="id-ID"/>
              </w:rPr>
              <w:t>landingpage</w:t>
            </w:r>
            <w:proofErr w:type="spellEnd"/>
            <w:r w:rsidRPr="00423C3C">
              <w:rPr>
                <w:lang w:val="id-ID"/>
              </w:rPr>
              <w:t>?",</w:t>
            </w:r>
          </w:p>
          <w:p w14:paraId="55AC5590" w14:textId="7CADE662" w:rsidR="00423C3C" w:rsidRPr="00423C3C" w:rsidRDefault="00423C3C" w:rsidP="00423C3C">
            <w:pPr>
              <w:pStyle w:val="BodyText"/>
              <w:spacing w:line="276" w:lineRule="auto"/>
              <w:ind w:right="35"/>
              <w:rPr>
                <w:lang w:val="id-ID"/>
              </w:rPr>
            </w:pPr>
            <w:r w:rsidRPr="00423C3C">
              <w:rPr>
                <w:lang w:val="id-ID"/>
              </w:rPr>
              <w:t xml:space="preserve">      "skor": 0.</w:t>
            </w:r>
            <w:r>
              <w:rPr>
                <w:lang w:val="id-ID"/>
              </w:rPr>
              <w:t>3</w:t>
            </w:r>
            <w:r w:rsidRPr="00423C3C">
              <w:rPr>
                <w:lang w:val="id-ID"/>
              </w:rPr>
              <w:t>51</w:t>
            </w:r>
            <w:r>
              <w:rPr>
                <w:lang w:val="id-ID"/>
              </w:rPr>
              <w:t>1</w:t>
            </w:r>
          </w:p>
          <w:p w14:paraId="4F5B5FB6" w14:textId="77777777" w:rsidR="00423C3C" w:rsidRPr="00423C3C" w:rsidRDefault="00423C3C" w:rsidP="00423C3C">
            <w:pPr>
              <w:pStyle w:val="BodyText"/>
              <w:spacing w:line="276" w:lineRule="auto"/>
              <w:ind w:right="35"/>
              <w:rPr>
                <w:lang w:val="id-ID"/>
              </w:rPr>
            </w:pPr>
          </w:p>
          <w:p w14:paraId="7F73A041" w14:textId="607DD402" w:rsidR="00423C3C" w:rsidRPr="00423C3C" w:rsidRDefault="00423C3C" w:rsidP="00423C3C">
            <w:pPr>
              <w:pStyle w:val="BodyText"/>
              <w:spacing w:line="276" w:lineRule="auto"/>
              <w:ind w:right="35"/>
              <w:rPr>
                <w:lang w:val="id-ID"/>
              </w:rPr>
            </w:pPr>
            <w:r w:rsidRPr="00423C3C">
              <w:rPr>
                <w:lang w:val="id-ID"/>
              </w:rPr>
              <w:t xml:space="preserve">4."pertanyaan": " </w:t>
            </w:r>
            <w:r>
              <w:rPr>
                <w:lang w:val="id-ID"/>
              </w:rPr>
              <w:t>M</w:t>
            </w:r>
            <w:r w:rsidRPr="00423C3C">
              <w:rPr>
                <w:lang w:val="id-ID"/>
              </w:rPr>
              <w:t xml:space="preserve">enguji fitur </w:t>
            </w:r>
            <w:proofErr w:type="spellStart"/>
            <w:r w:rsidRPr="00423C3C">
              <w:rPr>
                <w:lang w:val="id-ID"/>
              </w:rPr>
              <w:t>landingpage</w:t>
            </w:r>
            <w:proofErr w:type="spellEnd"/>
            <w:r w:rsidRPr="00423C3C">
              <w:rPr>
                <w:lang w:val="id-ID"/>
              </w:rPr>
              <w:t>?",</w:t>
            </w:r>
          </w:p>
          <w:p w14:paraId="11D7E756" w14:textId="77777777" w:rsidR="00423C3C" w:rsidRPr="00423C3C" w:rsidRDefault="00423C3C" w:rsidP="00423C3C">
            <w:pPr>
              <w:pStyle w:val="BodyText"/>
              <w:spacing w:line="276" w:lineRule="auto"/>
              <w:ind w:right="35"/>
              <w:rPr>
                <w:lang w:val="id-ID"/>
              </w:rPr>
            </w:pPr>
            <w:r w:rsidRPr="00423C3C">
              <w:rPr>
                <w:lang w:val="id-ID"/>
              </w:rPr>
              <w:t xml:space="preserve">      "skor": 0.2514</w:t>
            </w:r>
          </w:p>
          <w:p w14:paraId="22D27C53" w14:textId="77777777" w:rsidR="00423C3C" w:rsidRPr="00423C3C" w:rsidRDefault="00423C3C" w:rsidP="00423C3C">
            <w:pPr>
              <w:pStyle w:val="BodyText"/>
              <w:spacing w:line="276" w:lineRule="auto"/>
              <w:ind w:right="35"/>
              <w:rPr>
                <w:lang w:val="id-ID"/>
              </w:rPr>
            </w:pPr>
          </w:p>
          <w:p w14:paraId="7FF84AD3" w14:textId="7EC1BC04" w:rsidR="00423C3C" w:rsidRPr="00423C3C" w:rsidRDefault="00423C3C" w:rsidP="00423C3C">
            <w:pPr>
              <w:pStyle w:val="BodyText"/>
              <w:spacing w:line="276" w:lineRule="auto"/>
              <w:ind w:right="35"/>
              <w:rPr>
                <w:lang w:val="id-ID"/>
              </w:rPr>
            </w:pPr>
            <w:r w:rsidRPr="00423C3C">
              <w:rPr>
                <w:lang w:val="id-ID"/>
              </w:rPr>
              <w:t>5."pertanyaan": "</w:t>
            </w:r>
            <w:r w:rsidR="00750FAB">
              <w:rPr>
                <w:lang w:val="id-ID"/>
              </w:rPr>
              <w:t>Uji</w:t>
            </w:r>
            <w:r w:rsidRPr="00423C3C">
              <w:rPr>
                <w:lang w:val="id-ID"/>
              </w:rPr>
              <w:t xml:space="preserve"> fitur </w:t>
            </w:r>
            <w:proofErr w:type="spellStart"/>
            <w:r w:rsidRPr="00423C3C">
              <w:rPr>
                <w:lang w:val="id-ID"/>
              </w:rPr>
              <w:t>landingpage</w:t>
            </w:r>
            <w:proofErr w:type="spellEnd"/>
            <w:r w:rsidRPr="00423C3C">
              <w:rPr>
                <w:lang w:val="id-ID"/>
              </w:rPr>
              <w:t>?",</w:t>
            </w:r>
          </w:p>
          <w:p w14:paraId="01C857CD" w14:textId="4A79F1BA" w:rsidR="00423C3C" w:rsidRPr="00770C77" w:rsidRDefault="00423C3C" w:rsidP="00423C3C">
            <w:pPr>
              <w:pStyle w:val="BodyText"/>
              <w:spacing w:line="276" w:lineRule="auto"/>
              <w:ind w:right="35"/>
              <w:rPr>
                <w:lang w:val="id-ID"/>
              </w:rPr>
            </w:pPr>
            <w:r w:rsidRPr="00423C3C">
              <w:rPr>
                <w:lang w:val="id-ID"/>
              </w:rPr>
              <w:t xml:space="preserve">      "skor": 0.2</w:t>
            </w:r>
            <w:r w:rsidR="00750FAB">
              <w:rPr>
                <w:lang w:val="id-ID"/>
              </w:rPr>
              <w:t>2</w:t>
            </w:r>
            <w:r w:rsidRPr="00423C3C">
              <w:rPr>
                <w:lang w:val="id-ID"/>
              </w:rPr>
              <w:t>14</w:t>
            </w:r>
          </w:p>
        </w:tc>
      </w:tr>
      <w:tr w:rsidR="00423C3C" w:rsidRPr="00770C77" w14:paraId="145AE202" w14:textId="77777777" w:rsidTr="0062455F">
        <w:trPr>
          <w:trHeight w:val="258"/>
          <w:jc w:val="center"/>
        </w:trPr>
        <w:tc>
          <w:tcPr>
            <w:tcW w:w="1408" w:type="dxa"/>
            <w:tcBorders>
              <w:top w:val="single" w:sz="8" w:space="0" w:color="000000"/>
              <w:left w:val="single" w:sz="8" w:space="0" w:color="000000"/>
              <w:bottom w:val="single" w:sz="8" w:space="0" w:color="000000"/>
              <w:right w:val="single" w:sz="8" w:space="0" w:color="000000"/>
            </w:tcBorders>
            <w:vAlign w:val="center"/>
            <w:hideMark/>
          </w:tcPr>
          <w:p w14:paraId="24E198A0" w14:textId="7633761B" w:rsidR="00423C3C" w:rsidRPr="00770C77" w:rsidRDefault="00750FAB" w:rsidP="00423C3C">
            <w:pPr>
              <w:pStyle w:val="BodyText"/>
              <w:spacing w:line="276" w:lineRule="auto"/>
              <w:ind w:right="35"/>
              <w:rPr>
                <w:lang w:val="id-ID"/>
              </w:rPr>
            </w:pPr>
            <w:r w:rsidRPr="00750FAB">
              <w:rPr>
                <w:lang w:val="id-ID"/>
              </w:rPr>
              <w:t xml:space="preserve">Langka uji </w:t>
            </w:r>
            <w:proofErr w:type="spellStart"/>
            <w:r>
              <w:rPr>
                <w:lang w:val="id-ID"/>
              </w:rPr>
              <w:lastRenderedPageBreak/>
              <w:t>regist</w:t>
            </w:r>
            <w:proofErr w:type="spellEnd"/>
            <w:r w:rsidRPr="00750FAB">
              <w:rPr>
                <w:lang w:val="id-ID"/>
              </w:rPr>
              <w:t>?</w:t>
            </w:r>
          </w:p>
        </w:tc>
        <w:tc>
          <w:tcPr>
            <w:tcW w:w="2136" w:type="dxa"/>
            <w:tcBorders>
              <w:top w:val="single" w:sz="8" w:space="0" w:color="000000"/>
              <w:left w:val="single" w:sz="8" w:space="0" w:color="000000"/>
              <w:bottom w:val="single" w:sz="8" w:space="0" w:color="000000"/>
              <w:right w:val="single" w:sz="8" w:space="0" w:color="000000"/>
            </w:tcBorders>
            <w:vAlign w:val="center"/>
            <w:hideMark/>
          </w:tcPr>
          <w:p w14:paraId="7DA8ED17" w14:textId="1598940C" w:rsidR="00423C3C" w:rsidRPr="00770C77" w:rsidRDefault="00423C3C" w:rsidP="00423C3C">
            <w:pPr>
              <w:pStyle w:val="BodyText"/>
              <w:spacing w:line="276" w:lineRule="auto"/>
              <w:ind w:right="35"/>
              <w:rPr>
                <w:lang w:val="id-ID"/>
              </w:rPr>
            </w:pPr>
            <w:r w:rsidRPr="00770C77">
              <w:rPr>
                <w:lang w:val="id-ID"/>
              </w:rPr>
              <w:lastRenderedPageBreak/>
              <w:t xml:space="preserve">Berikut adalah step yang </w:t>
            </w:r>
            <w:r w:rsidRPr="00770C77">
              <w:rPr>
                <w:lang w:val="id-ID"/>
              </w:rPr>
              <w:lastRenderedPageBreak/>
              <w:t xml:space="preserve">perlu dilakukan dalam menguji fitur Registrasi untuk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pada layanan </w:t>
            </w:r>
            <w:proofErr w:type="spellStart"/>
            <w:r w:rsidRPr="00770C77">
              <w:rPr>
                <w:lang w:val="id-ID"/>
              </w:rPr>
              <w:t>Agree</w:t>
            </w:r>
            <w:proofErr w:type="spellEnd"/>
            <w:r w:rsidRPr="00770C77">
              <w:rPr>
                <w:lang w:val="id-ID"/>
              </w:rPr>
              <w:t xml:space="preserve">.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r>
              <w:rPr>
                <w:lang w:val="id-ID"/>
              </w:rPr>
              <w:br/>
            </w:r>
            <w:r w:rsidRPr="00770C77">
              <w:rPr>
                <w:lang w:val="id-ID"/>
              </w:rPr>
              <w:t xml:space="preserve">1.) Buka halaman registrasi </w:t>
            </w:r>
            <w:r>
              <w:rPr>
                <w:lang w:val="id-ID"/>
              </w:rPr>
              <w:br/>
            </w:r>
            <w:r w:rsidRPr="00770C77">
              <w:rPr>
                <w:lang w:val="id-ID"/>
              </w:rPr>
              <w:t xml:space="preserve">2.) Masukkan data pendaftaran yang valid sesuai format (email, </w:t>
            </w:r>
            <w:proofErr w:type="spellStart"/>
            <w:r w:rsidRPr="00770C77">
              <w:rPr>
                <w:lang w:val="id-ID"/>
              </w:rPr>
              <w:t>password</w:t>
            </w:r>
            <w:proofErr w:type="spellEnd"/>
            <w:r w:rsidRPr="00770C77">
              <w:rPr>
                <w:lang w:val="id-ID"/>
              </w:rPr>
              <w:t xml:space="preserve">, nama lengkap, dll.) </w:t>
            </w:r>
            <w:r>
              <w:rPr>
                <w:lang w:val="id-ID"/>
              </w:rPr>
              <w:br/>
            </w:r>
            <w:r w:rsidRPr="00770C77">
              <w:rPr>
                <w:lang w:val="id-ID"/>
              </w:rPr>
              <w:t xml:space="preserve">3.) Klik tombol 'Daftar' atau 'Registrasi' </w:t>
            </w:r>
            <w:r>
              <w:rPr>
                <w:lang w:val="id-ID"/>
              </w:rPr>
              <w:br/>
            </w:r>
            <w:r w:rsidRPr="00770C77">
              <w:rPr>
                <w:lang w:val="id-ID"/>
              </w:rPr>
              <w:t xml:space="preserve">4.) Verifikasi validasi </w:t>
            </w:r>
            <w:proofErr w:type="spellStart"/>
            <w:r w:rsidRPr="00770C77">
              <w:rPr>
                <w:lang w:val="id-ID"/>
              </w:rPr>
              <w:t>form</w:t>
            </w:r>
            <w:proofErr w:type="spellEnd"/>
            <w:r w:rsidRPr="00770C77">
              <w:rPr>
                <w:lang w:val="id-ID"/>
              </w:rPr>
              <w:t xml:space="preserve">, pastikan sistem memvalidasi setiap </w:t>
            </w:r>
            <w:proofErr w:type="spellStart"/>
            <w:r w:rsidRPr="00770C77">
              <w:rPr>
                <w:lang w:val="id-ID"/>
              </w:rPr>
              <w:t>input</w:t>
            </w:r>
            <w:proofErr w:type="spellEnd"/>
            <w:r w:rsidRPr="00770C77">
              <w:rPr>
                <w:lang w:val="id-ID"/>
              </w:rPr>
              <w:t xml:space="preserve"> </w:t>
            </w:r>
            <w:r>
              <w:rPr>
                <w:lang w:val="id-ID"/>
              </w:rPr>
              <w:br/>
            </w:r>
            <w:r w:rsidRPr="00770C77">
              <w:rPr>
                <w:lang w:val="id-ID"/>
              </w:rPr>
              <w:t xml:space="preserve">5.) Jika data valid, sistem memproses registrasi dan menyimpan data pengguna ke </w:t>
            </w:r>
            <w:proofErr w:type="spellStart"/>
            <w:r w:rsidRPr="00770C77">
              <w:rPr>
                <w:lang w:val="id-ID"/>
              </w:rPr>
              <w:t>database</w:t>
            </w:r>
            <w:proofErr w:type="spellEnd"/>
            <w:r w:rsidRPr="00770C77">
              <w:rPr>
                <w:lang w:val="id-ID"/>
              </w:rPr>
              <w:t xml:space="preserve"> </w:t>
            </w:r>
            <w:r>
              <w:rPr>
                <w:lang w:val="id-ID"/>
              </w:rPr>
              <w:br/>
            </w:r>
            <w:r w:rsidRPr="00770C77">
              <w:rPr>
                <w:lang w:val="id-ID"/>
              </w:rPr>
              <w:t>6.) Sistem mengirimkan kode OTP (One-</w:t>
            </w:r>
            <w:proofErr w:type="spellStart"/>
            <w:r w:rsidRPr="00770C77">
              <w:rPr>
                <w:lang w:val="id-ID"/>
              </w:rPr>
              <w:t>Time</w:t>
            </w:r>
            <w:proofErr w:type="spellEnd"/>
            <w:r w:rsidRPr="00770C77">
              <w:rPr>
                <w:lang w:val="id-ID"/>
              </w:rPr>
              <w:t xml:space="preserve"> </w:t>
            </w:r>
            <w:proofErr w:type="spellStart"/>
            <w:r w:rsidRPr="00770C77">
              <w:rPr>
                <w:lang w:val="id-ID"/>
              </w:rPr>
              <w:t>Password</w:t>
            </w:r>
            <w:proofErr w:type="spellEnd"/>
            <w:r w:rsidRPr="00770C77">
              <w:rPr>
                <w:lang w:val="id-ID"/>
              </w:rPr>
              <w:t xml:space="preserve">) ke email atau nomor HP </w:t>
            </w:r>
            <w:r>
              <w:rPr>
                <w:lang w:val="id-ID"/>
              </w:rPr>
              <w:br/>
            </w:r>
            <w:r w:rsidRPr="00770C77">
              <w:rPr>
                <w:lang w:val="id-ID"/>
              </w:rPr>
              <w:t xml:space="preserve">7.) </w:t>
            </w:r>
            <w:proofErr w:type="spellStart"/>
            <w:r w:rsidRPr="00770C77">
              <w:rPr>
                <w:lang w:val="id-ID"/>
              </w:rPr>
              <w:t>User</w:t>
            </w:r>
            <w:proofErr w:type="spellEnd"/>
            <w:r w:rsidRPr="00770C77">
              <w:rPr>
                <w:lang w:val="id-ID"/>
              </w:rPr>
              <w:t xml:space="preserve"> diarahkan ke halaman verifikasi akun </w:t>
            </w:r>
            <w:r>
              <w:rPr>
                <w:lang w:val="id-ID"/>
              </w:rPr>
              <w:br/>
            </w:r>
            <w:r w:rsidRPr="00770C77">
              <w:rPr>
                <w:lang w:val="id-ID"/>
              </w:rPr>
              <w:t xml:space="preserve">8.) Masukkan kode OTP yang valid </w:t>
            </w:r>
            <w:r>
              <w:rPr>
                <w:lang w:val="id-ID"/>
              </w:rPr>
              <w:br/>
            </w:r>
            <w:r w:rsidRPr="00770C77">
              <w:rPr>
                <w:lang w:val="id-ID"/>
              </w:rPr>
              <w:t xml:space="preserve">9.) Sistem memverifikasi OTP 10.) Sistem menampilkan notifikasi bahwa </w:t>
            </w:r>
            <w:r w:rsidRPr="00770C77">
              <w:rPr>
                <w:lang w:val="id-ID"/>
              </w:rPr>
              <w:lastRenderedPageBreak/>
              <w:t xml:space="preserve">registrasi berhasil </w:t>
            </w:r>
            <w:r>
              <w:rPr>
                <w:lang w:val="id-ID"/>
              </w:rPr>
              <w:br/>
            </w:r>
            <w:r w:rsidRPr="00770C77">
              <w:rPr>
                <w:lang w:val="id-ID"/>
              </w:rPr>
              <w:t xml:space="preserve">11.) Verifikasi data pengguna tersimpan di </w:t>
            </w:r>
            <w:proofErr w:type="spellStart"/>
            <w:r w:rsidRPr="00770C77">
              <w:rPr>
                <w:lang w:val="id-ID"/>
              </w:rPr>
              <w:t>database</w:t>
            </w:r>
            <w:proofErr w:type="spellEnd"/>
            <w:r w:rsidRPr="00770C77">
              <w:rPr>
                <w:lang w:val="id-ID"/>
              </w:rPr>
              <w:t xml:space="preserve"> </w:t>
            </w:r>
            <w:r>
              <w:rPr>
                <w:lang w:val="id-ID"/>
              </w:rPr>
              <w:br/>
            </w:r>
            <w:r w:rsidRPr="00770C77">
              <w:rPr>
                <w:lang w:val="id-ID"/>
              </w:rPr>
              <w:t xml:space="preserve">12.) Lakukan </w:t>
            </w:r>
            <w:proofErr w:type="spellStart"/>
            <w:r w:rsidRPr="00770C77">
              <w:rPr>
                <w:lang w:val="id-ID"/>
              </w:rPr>
              <w:t>login</w:t>
            </w:r>
            <w:proofErr w:type="spellEnd"/>
            <w:r w:rsidRPr="00770C77">
              <w:rPr>
                <w:lang w:val="id-ID"/>
              </w:rPr>
              <w:t xml:space="preserve"> untuk memastikan akun aktif.</w:t>
            </w:r>
          </w:p>
        </w:tc>
        <w:tc>
          <w:tcPr>
            <w:tcW w:w="1843" w:type="dxa"/>
            <w:tcBorders>
              <w:top w:val="single" w:sz="8" w:space="0" w:color="000000"/>
              <w:left w:val="single" w:sz="8" w:space="0" w:color="000000"/>
              <w:bottom w:val="single" w:sz="8" w:space="0" w:color="000000"/>
              <w:right w:val="single" w:sz="8" w:space="0" w:color="000000"/>
            </w:tcBorders>
          </w:tcPr>
          <w:p w14:paraId="3BD8C76E" w14:textId="77777777" w:rsidR="00750FAB" w:rsidRDefault="00750FAB" w:rsidP="00750FAB">
            <w:pPr>
              <w:pStyle w:val="BodyText"/>
              <w:spacing w:line="276" w:lineRule="auto"/>
              <w:ind w:right="35"/>
              <w:jc w:val="center"/>
              <w:rPr>
                <w:lang w:val="id-ID"/>
              </w:rPr>
            </w:pPr>
          </w:p>
          <w:p w14:paraId="4EA80021" w14:textId="77777777" w:rsidR="00750FAB" w:rsidRDefault="00750FAB" w:rsidP="00750FAB">
            <w:pPr>
              <w:pStyle w:val="BodyText"/>
              <w:spacing w:line="276" w:lineRule="auto"/>
              <w:ind w:right="35"/>
              <w:jc w:val="center"/>
              <w:rPr>
                <w:lang w:val="id-ID"/>
              </w:rPr>
            </w:pPr>
          </w:p>
          <w:p w14:paraId="601D4522" w14:textId="77777777" w:rsidR="00750FAB" w:rsidRDefault="00750FAB" w:rsidP="00750FAB">
            <w:pPr>
              <w:pStyle w:val="BodyText"/>
              <w:spacing w:line="276" w:lineRule="auto"/>
              <w:ind w:right="35"/>
              <w:jc w:val="center"/>
              <w:rPr>
                <w:lang w:val="id-ID"/>
              </w:rPr>
            </w:pPr>
          </w:p>
          <w:p w14:paraId="29CFF0B2" w14:textId="77777777" w:rsidR="00750FAB" w:rsidRDefault="00750FAB" w:rsidP="00750FAB">
            <w:pPr>
              <w:pStyle w:val="BodyText"/>
              <w:spacing w:line="276" w:lineRule="auto"/>
              <w:ind w:right="35"/>
              <w:jc w:val="center"/>
              <w:rPr>
                <w:lang w:val="id-ID"/>
              </w:rPr>
            </w:pPr>
          </w:p>
          <w:p w14:paraId="3E26CC4C" w14:textId="77777777" w:rsidR="00750FAB" w:rsidRDefault="00750FAB" w:rsidP="00750FAB">
            <w:pPr>
              <w:pStyle w:val="BodyText"/>
              <w:spacing w:line="276" w:lineRule="auto"/>
              <w:ind w:right="35"/>
              <w:jc w:val="center"/>
              <w:rPr>
                <w:lang w:val="id-ID"/>
              </w:rPr>
            </w:pPr>
          </w:p>
          <w:p w14:paraId="2DCAC7F5" w14:textId="77777777" w:rsidR="00750FAB" w:rsidRDefault="00750FAB" w:rsidP="00750FAB">
            <w:pPr>
              <w:pStyle w:val="BodyText"/>
              <w:spacing w:line="276" w:lineRule="auto"/>
              <w:ind w:right="35"/>
              <w:jc w:val="center"/>
              <w:rPr>
                <w:lang w:val="id-ID"/>
              </w:rPr>
            </w:pPr>
          </w:p>
          <w:p w14:paraId="74BEF80B" w14:textId="77777777" w:rsidR="00750FAB" w:rsidRDefault="00750FAB" w:rsidP="00750FAB">
            <w:pPr>
              <w:pStyle w:val="BodyText"/>
              <w:spacing w:line="276" w:lineRule="auto"/>
              <w:ind w:right="35"/>
              <w:jc w:val="center"/>
              <w:rPr>
                <w:lang w:val="id-ID"/>
              </w:rPr>
            </w:pPr>
          </w:p>
          <w:p w14:paraId="46C96DAD" w14:textId="77777777" w:rsidR="00750FAB" w:rsidRDefault="00750FAB" w:rsidP="00750FAB">
            <w:pPr>
              <w:pStyle w:val="BodyText"/>
              <w:spacing w:line="276" w:lineRule="auto"/>
              <w:ind w:right="35"/>
              <w:jc w:val="center"/>
              <w:rPr>
                <w:lang w:val="id-ID"/>
              </w:rPr>
            </w:pPr>
          </w:p>
          <w:p w14:paraId="576E8707" w14:textId="77777777" w:rsidR="00750FAB" w:rsidRDefault="00750FAB" w:rsidP="00750FAB">
            <w:pPr>
              <w:pStyle w:val="BodyText"/>
              <w:spacing w:line="276" w:lineRule="auto"/>
              <w:ind w:right="35"/>
              <w:jc w:val="center"/>
              <w:rPr>
                <w:lang w:val="id-ID"/>
              </w:rPr>
            </w:pPr>
          </w:p>
          <w:p w14:paraId="7BD27F53" w14:textId="77777777" w:rsidR="00750FAB" w:rsidRDefault="00750FAB" w:rsidP="00750FAB">
            <w:pPr>
              <w:pStyle w:val="BodyText"/>
              <w:spacing w:line="276" w:lineRule="auto"/>
              <w:ind w:right="35"/>
              <w:jc w:val="center"/>
              <w:rPr>
                <w:lang w:val="id-ID"/>
              </w:rPr>
            </w:pPr>
          </w:p>
          <w:p w14:paraId="1AF83C1F" w14:textId="77777777" w:rsidR="00750FAB" w:rsidRDefault="00750FAB" w:rsidP="00750FAB">
            <w:pPr>
              <w:pStyle w:val="BodyText"/>
              <w:spacing w:line="276" w:lineRule="auto"/>
              <w:ind w:right="35"/>
              <w:jc w:val="center"/>
              <w:rPr>
                <w:lang w:val="id-ID"/>
              </w:rPr>
            </w:pPr>
          </w:p>
          <w:p w14:paraId="3A8243C5" w14:textId="77777777" w:rsidR="00750FAB" w:rsidRDefault="00750FAB" w:rsidP="00750FAB">
            <w:pPr>
              <w:pStyle w:val="BodyText"/>
              <w:spacing w:line="276" w:lineRule="auto"/>
              <w:ind w:right="35"/>
              <w:jc w:val="center"/>
              <w:rPr>
                <w:lang w:val="id-ID"/>
              </w:rPr>
            </w:pPr>
          </w:p>
          <w:p w14:paraId="5BD16B88" w14:textId="77777777" w:rsidR="00750FAB" w:rsidRDefault="00750FAB" w:rsidP="00750FAB">
            <w:pPr>
              <w:pStyle w:val="BodyText"/>
              <w:spacing w:line="276" w:lineRule="auto"/>
              <w:ind w:right="35"/>
              <w:jc w:val="center"/>
              <w:rPr>
                <w:lang w:val="id-ID"/>
              </w:rPr>
            </w:pPr>
          </w:p>
          <w:p w14:paraId="6D8D5219" w14:textId="77777777" w:rsidR="00750FAB" w:rsidRDefault="00750FAB" w:rsidP="00750FAB">
            <w:pPr>
              <w:pStyle w:val="BodyText"/>
              <w:spacing w:line="276" w:lineRule="auto"/>
              <w:ind w:right="35"/>
              <w:jc w:val="center"/>
              <w:rPr>
                <w:lang w:val="id-ID"/>
              </w:rPr>
            </w:pPr>
          </w:p>
          <w:p w14:paraId="04914B31" w14:textId="0C171BAC" w:rsidR="00750FAB" w:rsidRDefault="00750FAB" w:rsidP="00750FAB">
            <w:pPr>
              <w:pStyle w:val="BodyText"/>
              <w:spacing w:line="276" w:lineRule="auto"/>
              <w:ind w:right="35"/>
              <w:jc w:val="center"/>
              <w:rPr>
                <w:lang w:val="id-ID"/>
              </w:rPr>
            </w:pPr>
            <w:r w:rsidRPr="0062455F">
              <w:rPr>
                <w:lang w:val="id-ID"/>
              </w:rPr>
              <w:t>Maaf, saya tidak mengerti pertanyaan Anda.</w:t>
            </w:r>
          </w:p>
          <w:p w14:paraId="0AFA1110" w14:textId="77777777" w:rsidR="00423C3C" w:rsidRPr="00770C77" w:rsidRDefault="00423C3C" w:rsidP="00423C3C">
            <w:pPr>
              <w:pStyle w:val="BodyText"/>
              <w:spacing w:line="276" w:lineRule="auto"/>
              <w:ind w:right="35"/>
              <w:jc w:val="center"/>
              <w:rPr>
                <w:lang w:val="id-ID"/>
              </w:rPr>
            </w:pP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CD7889F" w14:textId="77777777" w:rsidR="002F7D87" w:rsidRPr="00D502B0" w:rsidRDefault="002F7D87" w:rsidP="002F7D87">
            <w:pPr>
              <w:pStyle w:val="BodyText"/>
              <w:spacing w:line="276" w:lineRule="auto"/>
              <w:ind w:right="35"/>
              <w:rPr>
                <w:color w:val="FFFFFF" w:themeColor="background1"/>
                <w:highlight w:val="red"/>
                <w:lang w:val="id-ID"/>
              </w:rPr>
            </w:pPr>
            <w:r w:rsidRPr="00D502B0">
              <w:rPr>
                <w:color w:val="FFFFFF" w:themeColor="background1"/>
                <w:highlight w:val="red"/>
                <w:lang w:val="id-ID"/>
              </w:rPr>
              <w:lastRenderedPageBreak/>
              <w:t xml:space="preserve">1."pertanyaan": </w:t>
            </w:r>
            <w:r w:rsidRPr="00D502B0">
              <w:rPr>
                <w:color w:val="FFFFFF" w:themeColor="background1"/>
                <w:highlight w:val="red"/>
                <w:lang w:val="id-ID"/>
              </w:rPr>
              <w:lastRenderedPageBreak/>
              <w:t xml:space="preserve">"Apa saja </w:t>
            </w:r>
            <w:proofErr w:type="spellStart"/>
            <w:r w:rsidRPr="00D502B0">
              <w:rPr>
                <w:color w:val="FFFFFF" w:themeColor="background1"/>
                <w:highlight w:val="red"/>
                <w:lang w:val="id-ID"/>
              </w:rPr>
              <w:t>test</w:t>
            </w:r>
            <w:proofErr w:type="spellEnd"/>
            <w:r w:rsidRPr="00D502B0">
              <w:rPr>
                <w:color w:val="FFFFFF" w:themeColor="background1"/>
                <w:highlight w:val="red"/>
                <w:lang w:val="id-ID"/>
              </w:rPr>
              <w:t xml:space="preserve"> menguji fitur </w:t>
            </w:r>
            <w:proofErr w:type="spellStart"/>
            <w:r w:rsidRPr="00D502B0">
              <w:rPr>
                <w:color w:val="FFFFFF" w:themeColor="background1"/>
                <w:highlight w:val="red"/>
                <w:lang w:val="id-ID"/>
              </w:rPr>
              <w:t>login</w:t>
            </w:r>
            <w:proofErr w:type="spellEnd"/>
            <w:r w:rsidRPr="00D502B0">
              <w:rPr>
                <w:color w:val="FFFFFF" w:themeColor="background1"/>
                <w:highlight w:val="red"/>
                <w:lang w:val="id-ID"/>
              </w:rPr>
              <w:t>?",</w:t>
            </w:r>
          </w:p>
          <w:p w14:paraId="43A103FE" w14:textId="77777777" w:rsidR="002F7D87" w:rsidRPr="00D502B0" w:rsidRDefault="002F7D87" w:rsidP="002F7D87">
            <w:pPr>
              <w:pStyle w:val="BodyText"/>
              <w:spacing w:line="276" w:lineRule="auto"/>
              <w:ind w:right="35"/>
              <w:rPr>
                <w:color w:val="FFFFFF" w:themeColor="background1"/>
                <w:lang w:val="id-ID"/>
              </w:rPr>
            </w:pPr>
            <w:r w:rsidRPr="00D502B0">
              <w:rPr>
                <w:color w:val="FFFFFF" w:themeColor="background1"/>
                <w:highlight w:val="red"/>
                <w:lang w:val="id-ID"/>
              </w:rPr>
              <w:t xml:space="preserve">      "skor": 0.4237</w:t>
            </w:r>
          </w:p>
          <w:p w14:paraId="13230503" w14:textId="77777777" w:rsidR="002F7D87" w:rsidRPr="002F7D87" w:rsidRDefault="002F7D87" w:rsidP="002F7D87">
            <w:pPr>
              <w:pStyle w:val="BodyText"/>
              <w:spacing w:line="276" w:lineRule="auto"/>
              <w:ind w:right="35"/>
              <w:rPr>
                <w:lang w:val="id-ID"/>
              </w:rPr>
            </w:pPr>
          </w:p>
          <w:p w14:paraId="4184007B" w14:textId="77777777" w:rsidR="002F7D87" w:rsidRPr="002F7D87" w:rsidRDefault="002F7D87" w:rsidP="002F7D87">
            <w:pPr>
              <w:pStyle w:val="BodyText"/>
              <w:spacing w:line="276" w:lineRule="auto"/>
              <w:ind w:right="35"/>
              <w:rPr>
                <w:lang w:val="id-ID"/>
              </w:rPr>
            </w:pPr>
            <w:r w:rsidRPr="002F7D87">
              <w:rPr>
                <w:lang w:val="id-ID"/>
              </w:rPr>
              <w:t xml:space="preserve">2."pertanyaan": "Apa saja proses pengujian untuk menguji Lupa </w:t>
            </w:r>
            <w:proofErr w:type="spellStart"/>
            <w:r w:rsidRPr="002F7D87">
              <w:rPr>
                <w:lang w:val="id-ID"/>
              </w:rPr>
              <w:t>Password</w:t>
            </w:r>
            <w:proofErr w:type="spellEnd"/>
            <w:r w:rsidRPr="002F7D87">
              <w:rPr>
                <w:lang w:val="id-ID"/>
              </w:rPr>
              <w:t>?",</w:t>
            </w:r>
          </w:p>
          <w:p w14:paraId="001357F6" w14:textId="77777777" w:rsidR="002F7D87" w:rsidRPr="002F7D87" w:rsidRDefault="002F7D87" w:rsidP="002F7D87">
            <w:pPr>
              <w:pStyle w:val="BodyText"/>
              <w:spacing w:line="276" w:lineRule="auto"/>
              <w:ind w:right="35"/>
              <w:rPr>
                <w:lang w:val="id-ID"/>
              </w:rPr>
            </w:pPr>
            <w:r w:rsidRPr="002F7D87">
              <w:rPr>
                <w:lang w:val="id-ID"/>
              </w:rPr>
              <w:t xml:space="preserve">      "skor": 0.3809</w:t>
            </w:r>
          </w:p>
          <w:p w14:paraId="012233B7" w14:textId="77777777" w:rsidR="002F7D87" w:rsidRPr="002F7D87" w:rsidRDefault="002F7D87" w:rsidP="002F7D87">
            <w:pPr>
              <w:pStyle w:val="BodyText"/>
              <w:spacing w:line="276" w:lineRule="auto"/>
              <w:ind w:right="35"/>
              <w:rPr>
                <w:lang w:val="id-ID"/>
              </w:rPr>
            </w:pPr>
          </w:p>
          <w:p w14:paraId="1826A191" w14:textId="77777777" w:rsidR="002F7D87" w:rsidRPr="002F7D87" w:rsidRDefault="002F7D87" w:rsidP="002F7D87">
            <w:pPr>
              <w:pStyle w:val="BodyText"/>
              <w:spacing w:line="276" w:lineRule="auto"/>
              <w:ind w:right="35"/>
              <w:rPr>
                <w:lang w:val="id-ID"/>
              </w:rPr>
            </w:pPr>
            <w:r w:rsidRPr="002F7D87">
              <w:rPr>
                <w:lang w:val="id-ID"/>
              </w:rPr>
              <w:t xml:space="preserve">3."pertanyaan": "Apa saja </w:t>
            </w:r>
            <w:proofErr w:type="spellStart"/>
            <w:r w:rsidRPr="002F7D87">
              <w:rPr>
                <w:lang w:val="id-ID"/>
              </w:rPr>
              <w:t>test</w:t>
            </w:r>
            <w:proofErr w:type="spellEnd"/>
            <w:r w:rsidRPr="002F7D87">
              <w:rPr>
                <w:lang w:val="id-ID"/>
              </w:rPr>
              <w:t xml:space="preserve"> </w:t>
            </w:r>
            <w:proofErr w:type="spellStart"/>
            <w:r w:rsidRPr="002F7D87">
              <w:rPr>
                <w:lang w:val="id-ID"/>
              </w:rPr>
              <w:t>case</w:t>
            </w:r>
            <w:proofErr w:type="spellEnd"/>
            <w:r w:rsidRPr="002F7D87">
              <w:rPr>
                <w:lang w:val="id-ID"/>
              </w:rPr>
              <w:t xml:space="preserve"> menguji </w:t>
            </w:r>
            <w:proofErr w:type="spellStart"/>
            <w:r w:rsidRPr="002F7D87">
              <w:rPr>
                <w:lang w:val="id-ID"/>
              </w:rPr>
              <w:t>logout</w:t>
            </w:r>
            <w:proofErr w:type="spellEnd"/>
            <w:r w:rsidRPr="002F7D87">
              <w:rPr>
                <w:lang w:val="id-ID"/>
              </w:rPr>
              <w:t>? ",</w:t>
            </w:r>
          </w:p>
          <w:p w14:paraId="1D10EDA5" w14:textId="77777777" w:rsidR="002F7D87" w:rsidRPr="002F7D87" w:rsidRDefault="002F7D87" w:rsidP="002F7D87">
            <w:pPr>
              <w:pStyle w:val="BodyText"/>
              <w:spacing w:line="276" w:lineRule="auto"/>
              <w:ind w:right="35"/>
              <w:rPr>
                <w:lang w:val="id-ID"/>
              </w:rPr>
            </w:pPr>
            <w:r w:rsidRPr="002F7D87">
              <w:rPr>
                <w:lang w:val="id-ID"/>
              </w:rPr>
              <w:t xml:space="preserve">      "skor": 0.3784</w:t>
            </w:r>
          </w:p>
          <w:p w14:paraId="2D79910A" w14:textId="77777777" w:rsidR="002F7D87" w:rsidRPr="002F7D87" w:rsidRDefault="002F7D87" w:rsidP="002F7D87">
            <w:pPr>
              <w:pStyle w:val="BodyText"/>
              <w:spacing w:line="276" w:lineRule="auto"/>
              <w:ind w:right="35"/>
              <w:rPr>
                <w:lang w:val="id-ID"/>
              </w:rPr>
            </w:pPr>
          </w:p>
          <w:p w14:paraId="2BBDFE3B" w14:textId="77777777" w:rsidR="002F7D87" w:rsidRPr="002F7D87" w:rsidRDefault="002F7D87" w:rsidP="002F7D87">
            <w:pPr>
              <w:pStyle w:val="BodyText"/>
              <w:spacing w:line="276" w:lineRule="auto"/>
              <w:ind w:right="35"/>
              <w:rPr>
                <w:lang w:val="id-ID"/>
              </w:rPr>
            </w:pPr>
            <w:r w:rsidRPr="002F7D87">
              <w:rPr>
                <w:lang w:val="id-ID"/>
              </w:rPr>
              <w:t>4."pertanyaan": "</w:t>
            </w:r>
            <w:proofErr w:type="spellStart"/>
            <w:r w:rsidRPr="002F7D87">
              <w:rPr>
                <w:lang w:val="id-ID"/>
              </w:rPr>
              <w:t>Test</w:t>
            </w:r>
            <w:proofErr w:type="spellEnd"/>
            <w:r w:rsidRPr="002F7D87">
              <w:rPr>
                <w:lang w:val="id-ID"/>
              </w:rPr>
              <w:t xml:space="preserve"> </w:t>
            </w:r>
            <w:proofErr w:type="spellStart"/>
            <w:r w:rsidRPr="002F7D87">
              <w:rPr>
                <w:lang w:val="id-ID"/>
              </w:rPr>
              <w:t>case</w:t>
            </w:r>
            <w:proofErr w:type="spellEnd"/>
            <w:r w:rsidRPr="002F7D87">
              <w:rPr>
                <w:lang w:val="id-ID"/>
              </w:rPr>
              <w:t xml:space="preserve"> menguji </w:t>
            </w:r>
            <w:proofErr w:type="spellStart"/>
            <w:r w:rsidRPr="002F7D87">
              <w:rPr>
                <w:lang w:val="id-ID"/>
              </w:rPr>
              <w:t>landingpage</w:t>
            </w:r>
            <w:proofErr w:type="spellEnd"/>
            <w:r w:rsidRPr="002F7D87">
              <w:rPr>
                <w:lang w:val="id-ID"/>
              </w:rPr>
              <w:t>?",</w:t>
            </w:r>
          </w:p>
          <w:p w14:paraId="32CEEFDB" w14:textId="77777777" w:rsidR="002F7D87" w:rsidRPr="002F7D87" w:rsidRDefault="002F7D87" w:rsidP="002F7D87">
            <w:pPr>
              <w:pStyle w:val="BodyText"/>
              <w:spacing w:line="276" w:lineRule="auto"/>
              <w:ind w:right="35"/>
              <w:rPr>
                <w:lang w:val="id-ID"/>
              </w:rPr>
            </w:pPr>
            <w:r w:rsidRPr="002F7D87">
              <w:rPr>
                <w:lang w:val="id-ID"/>
              </w:rPr>
              <w:t xml:space="preserve">      "skor": 0.3747</w:t>
            </w:r>
          </w:p>
          <w:p w14:paraId="47D476E8" w14:textId="77777777" w:rsidR="002F7D87" w:rsidRPr="002F7D87" w:rsidRDefault="002F7D87" w:rsidP="002F7D87">
            <w:pPr>
              <w:pStyle w:val="BodyText"/>
              <w:spacing w:line="276" w:lineRule="auto"/>
              <w:ind w:right="35"/>
              <w:rPr>
                <w:lang w:val="id-ID"/>
              </w:rPr>
            </w:pPr>
          </w:p>
          <w:p w14:paraId="549C89AF" w14:textId="3CE26DA9" w:rsidR="00423C3C" w:rsidRPr="00770C77" w:rsidRDefault="002F7D87" w:rsidP="002F7D87">
            <w:pPr>
              <w:pStyle w:val="BodyText"/>
              <w:spacing w:line="276" w:lineRule="auto"/>
              <w:ind w:right="35"/>
              <w:rPr>
                <w:lang w:val="id-ID"/>
              </w:rPr>
            </w:pPr>
            <w:r w:rsidRPr="002F7D87">
              <w:rPr>
                <w:lang w:val="id-ID"/>
              </w:rPr>
              <w:t>5."pertanyaan": "Apa saja menguji kasus dalam pengujian fitur</w:t>
            </w:r>
          </w:p>
        </w:tc>
      </w:tr>
    </w:tbl>
    <w:p w14:paraId="7D9D1B9F" w14:textId="77777777" w:rsidR="00244A31" w:rsidRPr="00770C77" w:rsidRDefault="00244A31" w:rsidP="00244A31">
      <w:pPr>
        <w:pStyle w:val="BodyText"/>
        <w:spacing w:line="276" w:lineRule="auto"/>
        <w:ind w:right="35"/>
        <w:jc w:val="both"/>
        <w:rPr>
          <w:lang w:val="id-ID"/>
        </w:rPr>
      </w:pPr>
    </w:p>
    <w:p w14:paraId="0F39AC1C" w14:textId="63E53861" w:rsidR="00244A31" w:rsidRPr="00770C77" w:rsidRDefault="00244A31" w:rsidP="00AE70DA">
      <w:pPr>
        <w:pStyle w:val="BodyText"/>
        <w:spacing w:line="276" w:lineRule="auto"/>
        <w:ind w:right="35" w:firstLine="450"/>
        <w:jc w:val="both"/>
        <w:rPr>
          <w:lang w:val="id-ID"/>
        </w:rPr>
      </w:pPr>
      <w:r w:rsidRPr="00770C77">
        <w:rPr>
          <w:lang w:val="id-ID"/>
        </w:rPr>
        <w:t>Berdasarkan Tabel 4.1</w:t>
      </w:r>
      <w:r w:rsidR="00536ED6">
        <w:rPr>
          <w:lang w:val="id-ID"/>
        </w:rPr>
        <w:t>7</w:t>
      </w:r>
      <w:r w:rsidRPr="00770C77">
        <w:rPr>
          <w:lang w:val="id-ID"/>
        </w:rPr>
        <w:t xml:space="preserve">, </w:t>
      </w:r>
      <w:r w:rsidR="003526F4" w:rsidRPr="003526F4">
        <w:rPr>
          <w:lang w:val="id-ID"/>
        </w:rPr>
        <w:t xml:space="preserve">dapat disimpulkan bahwa </w:t>
      </w:r>
      <w:proofErr w:type="spellStart"/>
      <w:r w:rsidR="003526F4" w:rsidRPr="003526F4">
        <w:rPr>
          <w:lang w:val="id-ID"/>
        </w:rPr>
        <w:t>chatbot</w:t>
      </w:r>
      <w:proofErr w:type="spellEnd"/>
      <w:r w:rsidR="003526F4" w:rsidRPr="003526F4">
        <w:rPr>
          <w:lang w:val="id-ID"/>
        </w:rPr>
        <w:t xml:space="preserve"> tidak mampu memahami pertanyaan apabila terdapat kesalahan penulisan (</w:t>
      </w:r>
      <w:proofErr w:type="spellStart"/>
      <w:r w:rsidR="003526F4" w:rsidRPr="003526F4">
        <w:rPr>
          <w:lang w:val="id-ID"/>
        </w:rPr>
        <w:t>typo</w:t>
      </w:r>
      <w:proofErr w:type="spellEnd"/>
      <w:r w:rsidR="003526F4" w:rsidRPr="003526F4">
        <w:rPr>
          <w:lang w:val="id-ID"/>
        </w:rPr>
        <w:t xml:space="preserve">) di dalamnya. Contoh pertanyaan </w:t>
      </w:r>
      <w:proofErr w:type="spellStart"/>
      <w:r w:rsidR="003526F4" w:rsidRPr="003526F4">
        <w:rPr>
          <w:lang w:val="id-ID"/>
        </w:rPr>
        <w:t>input</w:t>
      </w:r>
      <w:proofErr w:type="spellEnd"/>
      <w:r w:rsidR="003526F4" w:rsidRPr="003526F4">
        <w:rPr>
          <w:lang w:val="id-ID"/>
        </w:rPr>
        <w:t xml:space="preserve"> seperti "Langka uji </w:t>
      </w:r>
      <w:proofErr w:type="spellStart"/>
      <w:r w:rsidR="003526F4" w:rsidRPr="003526F4">
        <w:rPr>
          <w:lang w:val="id-ID"/>
        </w:rPr>
        <w:t>regist</w:t>
      </w:r>
      <w:proofErr w:type="spellEnd"/>
      <w:r w:rsidR="003526F4" w:rsidRPr="003526F4">
        <w:rPr>
          <w:lang w:val="id-ID"/>
        </w:rPr>
        <w:t xml:space="preserve">?" mengindikasikan bahwa </w:t>
      </w:r>
      <w:proofErr w:type="spellStart"/>
      <w:r w:rsidR="003526F4" w:rsidRPr="003526F4">
        <w:rPr>
          <w:lang w:val="id-ID"/>
        </w:rPr>
        <w:t>chatbot</w:t>
      </w:r>
      <w:proofErr w:type="spellEnd"/>
      <w:r w:rsidR="003526F4" w:rsidRPr="003526F4">
        <w:rPr>
          <w:lang w:val="id-ID"/>
        </w:rPr>
        <w:t xml:space="preserve"> kesulitan dalam menginterpretasi maksud dari </w:t>
      </w:r>
      <w:proofErr w:type="spellStart"/>
      <w:r w:rsidR="003526F4" w:rsidRPr="003526F4">
        <w:rPr>
          <w:lang w:val="id-ID"/>
        </w:rPr>
        <w:t>kueri</w:t>
      </w:r>
      <w:proofErr w:type="spellEnd"/>
      <w:r w:rsidR="003526F4" w:rsidRPr="003526F4">
        <w:rPr>
          <w:lang w:val="id-ID"/>
        </w:rPr>
        <w:t xml:space="preserve"> tersebut akibat adanya </w:t>
      </w:r>
      <w:proofErr w:type="spellStart"/>
      <w:r w:rsidR="003526F4" w:rsidRPr="003526F4">
        <w:rPr>
          <w:lang w:val="id-ID"/>
        </w:rPr>
        <w:t>typo</w:t>
      </w:r>
      <w:proofErr w:type="spellEnd"/>
      <w:r w:rsidR="003526F4" w:rsidRPr="003526F4">
        <w:rPr>
          <w:lang w:val="id-ID"/>
        </w:rPr>
        <w:t xml:space="preserve">. Hal ini menunjukkan bahwa </w:t>
      </w:r>
      <w:proofErr w:type="spellStart"/>
      <w:r w:rsidR="003526F4" w:rsidRPr="003526F4">
        <w:rPr>
          <w:lang w:val="id-ID"/>
        </w:rPr>
        <w:t>chatbot</w:t>
      </w:r>
      <w:proofErr w:type="spellEnd"/>
      <w:r w:rsidR="003526F4" w:rsidRPr="003526F4">
        <w:rPr>
          <w:lang w:val="id-ID"/>
        </w:rPr>
        <w:t xml:space="preserve"> memerlukan </w:t>
      </w:r>
      <w:proofErr w:type="spellStart"/>
      <w:r w:rsidR="003526F4" w:rsidRPr="003526F4">
        <w:rPr>
          <w:lang w:val="id-ID"/>
        </w:rPr>
        <w:t>input</w:t>
      </w:r>
      <w:proofErr w:type="spellEnd"/>
      <w:r w:rsidR="003526F4" w:rsidRPr="003526F4">
        <w:rPr>
          <w:lang w:val="id-ID"/>
        </w:rPr>
        <w:t xml:space="preserve"> yang akurat untuk melakukan pencocokan yang tepat dengan data yang ada, sehingga kehadiran </w:t>
      </w:r>
      <w:proofErr w:type="spellStart"/>
      <w:r w:rsidR="003526F4" w:rsidRPr="003526F4">
        <w:rPr>
          <w:lang w:val="id-ID"/>
        </w:rPr>
        <w:t>typo</w:t>
      </w:r>
      <w:proofErr w:type="spellEnd"/>
      <w:r w:rsidR="003526F4" w:rsidRPr="003526F4">
        <w:rPr>
          <w:lang w:val="id-ID"/>
        </w:rPr>
        <w:t xml:space="preserve"> dapat menghambat kemampuan </w:t>
      </w:r>
      <w:proofErr w:type="spellStart"/>
      <w:r w:rsidR="003526F4" w:rsidRPr="003526F4">
        <w:rPr>
          <w:lang w:val="id-ID"/>
        </w:rPr>
        <w:t>chatbot</w:t>
      </w:r>
      <w:proofErr w:type="spellEnd"/>
      <w:r w:rsidR="003526F4" w:rsidRPr="003526F4">
        <w:rPr>
          <w:lang w:val="id-ID"/>
        </w:rPr>
        <w:t xml:space="preserve"> dalam memberikan respons yang relevan dan akurat</w:t>
      </w:r>
      <w:r w:rsidRPr="00770C77">
        <w:rPr>
          <w:lang w:val="id-ID"/>
        </w:rPr>
        <w:t>.</w:t>
      </w:r>
    </w:p>
    <w:p w14:paraId="328C5FB3" w14:textId="77777777" w:rsidR="00244A31" w:rsidRPr="00770C77" w:rsidRDefault="00244A31" w:rsidP="00244A31">
      <w:pPr>
        <w:pStyle w:val="BodyText"/>
        <w:spacing w:line="276" w:lineRule="auto"/>
        <w:ind w:right="35"/>
        <w:jc w:val="both"/>
        <w:rPr>
          <w:b/>
          <w:bCs/>
          <w:lang w:val="id-ID"/>
        </w:rPr>
      </w:pPr>
    </w:p>
    <w:p w14:paraId="53CD00FB" w14:textId="68D7E5F1" w:rsidR="00AE70DA" w:rsidRPr="00AE70DA" w:rsidRDefault="00AE70DA" w:rsidP="009D5913">
      <w:pPr>
        <w:pStyle w:val="Heading4"/>
        <w:rPr>
          <w:lang w:val="id-ID"/>
        </w:rPr>
      </w:pPr>
      <w:r>
        <w:rPr>
          <w:lang w:val="id-ID"/>
        </w:rPr>
        <w:t xml:space="preserve">5. </w:t>
      </w:r>
      <w:r w:rsidR="00244A31" w:rsidRPr="00770C77">
        <w:rPr>
          <w:lang w:val="id-ID"/>
        </w:rPr>
        <w:t xml:space="preserve">Pengujian perbandingan dengan metode manual (Google </w:t>
      </w:r>
      <w:proofErr w:type="spellStart"/>
      <w:r w:rsidR="00244A31" w:rsidRPr="00770C77">
        <w:rPr>
          <w:lang w:val="id-ID"/>
        </w:rPr>
        <w:t>Sheet</w:t>
      </w:r>
      <w:proofErr w:type="spellEnd"/>
      <w:r w:rsidR="00244A31" w:rsidRPr="00770C77">
        <w:rPr>
          <w:lang w:val="id-ID"/>
        </w:rPr>
        <w:t>)</w:t>
      </w:r>
    </w:p>
    <w:p w14:paraId="0FD8050E" w14:textId="77777777" w:rsidR="00244A31" w:rsidRPr="00770C77" w:rsidRDefault="00244A31" w:rsidP="00AE70DA">
      <w:pPr>
        <w:pStyle w:val="BodyText"/>
        <w:spacing w:line="276" w:lineRule="auto"/>
        <w:ind w:right="35" w:firstLine="720"/>
        <w:jc w:val="both"/>
        <w:rPr>
          <w:lang w:val="id-ID"/>
        </w:rPr>
      </w:pPr>
      <w:r w:rsidRPr="00770C77">
        <w:rPr>
          <w:lang w:val="id-ID"/>
        </w:rPr>
        <w:t xml:space="preserve">Skenario ini dilakukan untuk mengukur efektivitas </w:t>
      </w:r>
      <w:proofErr w:type="spellStart"/>
      <w:r w:rsidRPr="00770C77">
        <w:rPr>
          <w:lang w:val="id-ID"/>
        </w:rPr>
        <w:t>chatbot</w:t>
      </w:r>
      <w:proofErr w:type="spellEnd"/>
      <w:r w:rsidRPr="00770C77">
        <w:rPr>
          <w:lang w:val="id-ID"/>
        </w:rPr>
        <w:t xml:space="preserve"> yang dikembangkan, dilakukan eksperimen dengan membandingkan proses pencarian informasi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menggunakan metode manual melalui Google </w:t>
      </w:r>
      <w:proofErr w:type="spellStart"/>
      <w:r w:rsidRPr="00770C77">
        <w:rPr>
          <w:lang w:val="id-ID"/>
        </w:rPr>
        <w:t>Spreadsheet</w:t>
      </w:r>
      <w:proofErr w:type="spellEnd"/>
      <w:r w:rsidRPr="00770C77">
        <w:rPr>
          <w:lang w:val="id-ID"/>
        </w:rPr>
        <w:t xml:space="preserve"> dan menggunakan </w:t>
      </w:r>
      <w:proofErr w:type="spellStart"/>
      <w:r w:rsidRPr="00770C77">
        <w:rPr>
          <w:lang w:val="id-ID"/>
        </w:rPr>
        <w:t>chatbot</w:t>
      </w:r>
      <w:proofErr w:type="spellEnd"/>
      <w:r w:rsidRPr="00770C77">
        <w:rPr>
          <w:lang w:val="id-ID"/>
        </w:rPr>
        <w:t xml:space="preserve"> yang telah dikembangkan.</w:t>
      </w:r>
    </w:p>
    <w:p w14:paraId="4BA3F1A1" w14:textId="593921B2" w:rsidR="00244A31" w:rsidRPr="00A82C9E" w:rsidRDefault="00244A31" w:rsidP="00A82C9E">
      <w:pPr>
        <w:pStyle w:val="BodyText"/>
        <w:spacing w:line="276" w:lineRule="auto"/>
        <w:ind w:right="35" w:firstLine="720"/>
        <w:jc w:val="both"/>
        <w:rPr>
          <w:lang w:val="id-ID"/>
        </w:rPr>
      </w:pPr>
      <w:r w:rsidRPr="00770C77">
        <w:rPr>
          <w:lang w:val="id-ID"/>
        </w:rPr>
        <w:t xml:space="preserve">Pada metode manual, pencarian dilakukan dengan fitur </w:t>
      </w:r>
      <w:proofErr w:type="spellStart"/>
      <w:r w:rsidRPr="00770C77">
        <w:rPr>
          <w:lang w:val="id-ID"/>
        </w:rPr>
        <w:t>Ctrl+F</w:t>
      </w:r>
      <w:proofErr w:type="spellEnd"/>
      <w:r w:rsidRPr="00770C77">
        <w:rPr>
          <w:lang w:val="id-ID"/>
        </w:rPr>
        <w:t xml:space="preserve"> pada </w:t>
      </w:r>
      <w:proofErr w:type="spellStart"/>
      <w:r w:rsidRPr="00770C77">
        <w:rPr>
          <w:lang w:val="id-ID"/>
        </w:rPr>
        <w:t>file</w:t>
      </w:r>
      <w:proofErr w:type="spellEnd"/>
      <w:r w:rsidRPr="00770C77">
        <w:rPr>
          <w:lang w:val="id-ID"/>
        </w:rPr>
        <w:t xml:space="preserve"> Google </w:t>
      </w:r>
      <w:proofErr w:type="spellStart"/>
      <w:r w:rsidRPr="00770C77">
        <w:rPr>
          <w:lang w:val="id-ID"/>
        </w:rPr>
        <w:t>Spreadsheet</w:t>
      </w:r>
      <w:proofErr w:type="spellEnd"/>
      <w:r w:rsidRPr="00770C77">
        <w:rPr>
          <w:lang w:val="id-ID"/>
        </w:rPr>
        <w:t xml:space="preserve"> yang berisi data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Sementara pada </w:t>
      </w:r>
      <w:proofErr w:type="spellStart"/>
      <w:r w:rsidRPr="00770C77">
        <w:rPr>
          <w:lang w:val="id-ID"/>
        </w:rPr>
        <w:t>chatbot</w:t>
      </w:r>
      <w:proofErr w:type="spellEnd"/>
      <w:r w:rsidRPr="00770C77">
        <w:rPr>
          <w:lang w:val="id-ID"/>
        </w:rPr>
        <w:t>, pengguna mengetikkan pertanyaan dalam bentuk bahasa alami. Beberapa pertanyaan umum yang sering diajukan oleh tim QA digunakan sebagai skenario uji untuk membandingkan kecepatan, relevansi hasil, dan kemudahan penggunaan.</w:t>
      </w:r>
    </w:p>
    <w:p w14:paraId="6B797831" w14:textId="23489B91" w:rsidR="00244A31" w:rsidRPr="00770C77" w:rsidRDefault="00244A31" w:rsidP="00536ED6">
      <w:pPr>
        <w:pStyle w:val="BodyText"/>
        <w:spacing w:line="276" w:lineRule="auto"/>
        <w:ind w:right="35"/>
        <w:rPr>
          <w:lang w:val="en-ID"/>
        </w:rPr>
      </w:pPr>
    </w:p>
    <w:p w14:paraId="63D1C74F" w14:textId="4F095D88" w:rsidR="00536ED6" w:rsidRPr="00536ED6" w:rsidRDefault="00536ED6" w:rsidP="00536ED6">
      <w:pPr>
        <w:pStyle w:val="Caption"/>
        <w:keepNext/>
        <w:jc w:val="center"/>
        <w:rPr>
          <w:i w:val="0"/>
          <w:iCs w:val="0"/>
          <w:color w:val="auto"/>
        </w:rPr>
      </w:pPr>
      <w:bookmarkStart w:id="143" w:name="_Toc202306822"/>
      <w:r w:rsidRPr="00536ED6">
        <w:rPr>
          <w:i w:val="0"/>
          <w:iCs w:val="0"/>
          <w:color w:val="auto"/>
        </w:rPr>
        <w:lastRenderedPageBreak/>
        <w:t xml:space="preserve">Tabel 4. </w:t>
      </w:r>
      <w:r w:rsidRPr="00536ED6">
        <w:rPr>
          <w:i w:val="0"/>
          <w:iCs w:val="0"/>
          <w:color w:val="auto"/>
        </w:rPr>
        <w:fldChar w:fldCharType="begin"/>
      </w:r>
      <w:r w:rsidRPr="00536ED6">
        <w:rPr>
          <w:i w:val="0"/>
          <w:iCs w:val="0"/>
          <w:color w:val="auto"/>
        </w:rPr>
        <w:instrText xml:space="preserve"> SEQ Tabel_4. \* ARABIC </w:instrText>
      </w:r>
      <w:r w:rsidRPr="00536ED6">
        <w:rPr>
          <w:i w:val="0"/>
          <w:iCs w:val="0"/>
          <w:color w:val="auto"/>
        </w:rPr>
        <w:fldChar w:fldCharType="separate"/>
      </w:r>
      <w:r w:rsidR="00327503">
        <w:rPr>
          <w:i w:val="0"/>
          <w:iCs w:val="0"/>
          <w:noProof/>
          <w:color w:val="auto"/>
        </w:rPr>
        <w:t>18</w:t>
      </w:r>
      <w:r w:rsidRPr="00536ED6">
        <w:rPr>
          <w:i w:val="0"/>
          <w:iCs w:val="0"/>
          <w:color w:val="auto"/>
        </w:rPr>
        <w:fldChar w:fldCharType="end"/>
      </w:r>
      <w:r w:rsidRPr="00536ED6">
        <w:rPr>
          <w:i w:val="0"/>
          <w:iCs w:val="0"/>
          <w:color w:val="auto"/>
        </w:rPr>
        <w:t xml:space="preserve"> </w:t>
      </w:r>
      <w:proofErr w:type="spellStart"/>
      <w:r w:rsidRPr="00536ED6">
        <w:rPr>
          <w:i w:val="0"/>
          <w:iCs w:val="0"/>
          <w:color w:val="auto"/>
        </w:rPr>
        <w:t>Perbandingan</w:t>
      </w:r>
      <w:proofErr w:type="spellEnd"/>
      <w:r w:rsidRPr="00536ED6">
        <w:rPr>
          <w:i w:val="0"/>
          <w:iCs w:val="0"/>
          <w:color w:val="auto"/>
        </w:rPr>
        <w:t xml:space="preserve"> </w:t>
      </w:r>
      <w:proofErr w:type="spellStart"/>
      <w:r w:rsidRPr="00536ED6">
        <w:rPr>
          <w:i w:val="0"/>
          <w:iCs w:val="0"/>
          <w:color w:val="auto"/>
        </w:rPr>
        <w:t>pencarian</w:t>
      </w:r>
      <w:proofErr w:type="spellEnd"/>
      <w:r w:rsidRPr="00536ED6">
        <w:rPr>
          <w:i w:val="0"/>
          <w:iCs w:val="0"/>
          <w:color w:val="auto"/>
        </w:rPr>
        <w:t xml:space="preserve"> </w:t>
      </w:r>
      <w:proofErr w:type="spellStart"/>
      <w:r w:rsidRPr="00536ED6">
        <w:rPr>
          <w:i w:val="0"/>
          <w:iCs w:val="0"/>
          <w:color w:val="auto"/>
        </w:rPr>
        <w:t>dengan</w:t>
      </w:r>
      <w:proofErr w:type="spellEnd"/>
      <w:r w:rsidRPr="00536ED6">
        <w:rPr>
          <w:i w:val="0"/>
          <w:iCs w:val="0"/>
          <w:color w:val="auto"/>
        </w:rPr>
        <w:t xml:space="preserve"> google sheet dan </w:t>
      </w:r>
      <w:proofErr w:type="spellStart"/>
      <w:r w:rsidRPr="00536ED6">
        <w:rPr>
          <w:i w:val="0"/>
          <w:iCs w:val="0"/>
          <w:color w:val="auto"/>
        </w:rPr>
        <w:t>menggunakan</w:t>
      </w:r>
      <w:proofErr w:type="spellEnd"/>
      <w:r w:rsidRPr="00536ED6">
        <w:rPr>
          <w:i w:val="0"/>
          <w:iCs w:val="0"/>
          <w:color w:val="auto"/>
        </w:rPr>
        <w:t xml:space="preserve"> chatbot</w:t>
      </w:r>
      <w:bookmarkEnd w:id="143"/>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264"/>
        <w:gridCol w:w="1144"/>
        <w:gridCol w:w="2179"/>
        <w:gridCol w:w="761"/>
        <w:gridCol w:w="763"/>
      </w:tblGrid>
      <w:tr w:rsidR="00244A31" w:rsidRPr="00770C77" w14:paraId="08E9E041" w14:textId="77777777" w:rsidTr="00A82C9E">
        <w:trPr>
          <w:trHeight w:val="431"/>
          <w:tblHeader/>
          <w:jc w:val="center"/>
        </w:trPr>
        <w:tc>
          <w:tcPr>
            <w:tcW w:w="1034" w:type="pct"/>
            <w:tcBorders>
              <w:top w:val="single" w:sz="8" w:space="0" w:color="000000"/>
              <w:left w:val="single" w:sz="8" w:space="0" w:color="000000"/>
              <w:bottom w:val="single" w:sz="8" w:space="0" w:color="000000"/>
              <w:right w:val="single" w:sz="8" w:space="0" w:color="000000"/>
            </w:tcBorders>
            <w:vAlign w:val="center"/>
            <w:hideMark/>
          </w:tcPr>
          <w:p w14:paraId="2E04CD50" w14:textId="77777777" w:rsidR="00244A31" w:rsidRPr="00770C77" w:rsidRDefault="00244A31" w:rsidP="00AE70DA">
            <w:pPr>
              <w:pStyle w:val="BodyText"/>
              <w:spacing w:line="276" w:lineRule="auto"/>
              <w:ind w:right="35"/>
              <w:jc w:val="center"/>
              <w:rPr>
                <w:b/>
                <w:bCs/>
                <w:lang w:val="id-ID"/>
              </w:rPr>
            </w:pPr>
            <w:r w:rsidRPr="00770C77">
              <w:rPr>
                <w:b/>
                <w:bCs/>
                <w:lang w:val="id-ID"/>
              </w:rPr>
              <w:t>Pertanyaan yang Diajukan</w:t>
            </w:r>
          </w:p>
        </w:tc>
        <w:tc>
          <w:tcPr>
            <w:tcW w:w="936" w:type="pct"/>
            <w:tcBorders>
              <w:top w:val="single" w:sz="8" w:space="0" w:color="000000"/>
              <w:left w:val="single" w:sz="8" w:space="0" w:color="000000"/>
              <w:bottom w:val="single" w:sz="8" w:space="0" w:color="000000"/>
              <w:right w:val="single" w:sz="8" w:space="0" w:color="000000"/>
            </w:tcBorders>
            <w:vAlign w:val="center"/>
            <w:hideMark/>
          </w:tcPr>
          <w:p w14:paraId="094543EB" w14:textId="77777777" w:rsidR="00244A31" w:rsidRPr="00770C77" w:rsidRDefault="00244A31" w:rsidP="00AE70DA">
            <w:pPr>
              <w:pStyle w:val="BodyText"/>
              <w:spacing w:line="276" w:lineRule="auto"/>
              <w:ind w:right="35"/>
              <w:jc w:val="center"/>
              <w:rPr>
                <w:b/>
                <w:bCs/>
                <w:lang w:val="id-ID"/>
              </w:rPr>
            </w:pPr>
            <w:r w:rsidRPr="00770C77">
              <w:rPr>
                <w:b/>
                <w:bCs/>
                <w:lang w:val="id-ID"/>
              </w:rPr>
              <w:t xml:space="preserve">Jawaban Google </w:t>
            </w:r>
            <w:proofErr w:type="spellStart"/>
            <w:r w:rsidRPr="00770C77">
              <w:rPr>
                <w:b/>
                <w:bCs/>
                <w:lang w:val="id-ID"/>
              </w:rPr>
              <w:t>Sheet</w:t>
            </w:r>
            <w:proofErr w:type="spellEnd"/>
          </w:p>
        </w:tc>
        <w:tc>
          <w:tcPr>
            <w:tcW w:w="1783" w:type="pct"/>
            <w:tcBorders>
              <w:top w:val="single" w:sz="8" w:space="0" w:color="000000"/>
              <w:left w:val="single" w:sz="8" w:space="0" w:color="000000"/>
              <w:bottom w:val="single" w:sz="8" w:space="0" w:color="000000"/>
              <w:right w:val="single" w:sz="8" w:space="0" w:color="000000"/>
            </w:tcBorders>
            <w:vAlign w:val="center"/>
            <w:hideMark/>
          </w:tcPr>
          <w:p w14:paraId="414B3748" w14:textId="77777777" w:rsidR="00244A31" w:rsidRPr="00770C77" w:rsidRDefault="00244A31" w:rsidP="00AE70DA">
            <w:pPr>
              <w:pStyle w:val="BodyText"/>
              <w:spacing w:line="276" w:lineRule="auto"/>
              <w:ind w:right="35"/>
              <w:jc w:val="center"/>
              <w:rPr>
                <w:b/>
                <w:bCs/>
                <w:lang w:val="id-ID"/>
              </w:rPr>
            </w:pPr>
            <w:r w:rsidRPr="00770C77">
              <w:rPr>
                <w:b/>
                <w:bCs/>
                <w:lang w:val="id-ID"/>
              </w:rPr>
              <w:t xml:space="preserve">Jawaban </w:t>
            </w:r>
            <w:proofErr w:type="spellStart"/>
            <w:r w:rsidRPr="00770C77">
              <w:rPr>
                <w:b/>
                <w:bCs/>
                <w:lang w:val="id-ID"/>
              </w:rPr>
              <w:t>Chatbot</w:t>
            </w:r>
            <w:proofErr w:type="spellEnd"/>
          </w:p>
        </w:tc>
        <w:tc>
          <w:tcPr>
            <w:tcW w:w="623" w:type="pct"/>
            <w:tcBorders>
              <w:top w:val="single" w:sz="8" w:space="0" w:color="000000"/>
              <w:left w:val="single" w:sz="8" w:space="0" w:color="000000"/>
              <w:bottom w:val="single" w:sz="8" w:space="0" w:color="000000"/>
              <w:right w:val="single" w:sz="8" w:space="0" w:color="000000"/>
            </w:tcBorders>
            <w:vAlign w:val="center"/>
            <w:hideMark/>
          </w:tcPr>
          <w:p w14:paraId="7D94A5BC" w14:textId="77777777" w:rsidR="00244A31" w:rsidRPr="00770C77" w:rsidRDefault="00244A31" w:rsidP="00AE70DA">
            <w:pPr>
              <w:pStyle w:val="BodyText"/>
              <w:spacing w:line="276" w:lineRule="auto"/>
              <w:ind w:right="35"/>
              <w:jc w:val="center"/>
              <w:rPr>
                <w:b/>
                <w:bCs/>
                <w:lang w:val="id-ID"/>
              </w:rPr>
            </w:pPr>
            <w:r w:rsidRPr="00770C77">
              <w:rPr>
                <w:b/>
                <w:bCs/>
                <w:lang w:val="id-ID"/>
              </w:rPr>
              <w:t>Waktu Manual (detik)</w:t>
            </w:r>
          </w:p>
        </w:tc>
        <w:tc>
          <w:tcPr>
            <w:tcW w:w="624" w:type="pct"/>
            <w:tcBorders>
              <w:top w:val="single" w:sz="8" w:space="0" w:color="000000"/>
              <w:left w:val="single" w:sz="8" w:space="0" w:color="000000"/>
              <w:bottom w:val="single" w:sz="8" w:space="0" w:color="000000"/>
              <w:right w:val="single" w:sz="8" w:space="0" w:color="000000"/>
            </w:tcBorders>
            <w:vAlign w:val="center"/>
            <w:hideMark/>
          </w:tcPr>
          <w:p w14:paraId="4AA722AB" w14:textId="77777777" w:rsidR="00244A31" w:rsidRPr="00770C77" w:rsidRDefault="00244A31" w:rsidP="00AE70DA">
            <w:pPr>
              <w:pStyle w:val="BodyText"/>
              <w:spacing w:line="276" w:lineRule="auto"/>
              <w:ind w:right="35"/>
              <w:jc w:val="center"/>
              <w:rPr>
                <w:b/>
                <w:bCs/>
                <w:lang w:val="id-ID"/>
              </w:rPr>
            </w:pPr>
            <w:r w:rsidRPr="00770C77">
              <w:rPr>
                <w:b/>
                <w:bCs/>
                <w:lang w:val="id-ID"/>
              </w:rPr>
              <w:t xml:space="preserve">Waktu </w:t>
            </w:r>
            <w:proofErr w:type="spellStart"/>
            <w:r w:rsidRPr="00770C77">
              <w:rPr>
                <w:b/>
                <w:bCs/>
                <w:lang w:val="id-ID"/>
              </w:rPr>
              <w:t>Chatbot</w:t>
            </w:r>
            <w:proofErr w:type="spellEnd"/>
            <w:r w:rsidRPr="00770C77">
              <w:rPr>
                <w:b/>
                <w:bCs/>
                <w:lang w:val="id-ID"/>
              </w:rPr>
              <w:t xml:space="preserve"> (detik)</w:t>
            </w:r>
          </w:p>
        </w:tc>
      </w:tr>
      <w:tr w:rsidR="00244A31" w:rsidRPr="00770C77" w14:paraId="06F9B49B" w14:textId="77777777" w:rsidTr="001C5E4F">
        <w:trPr>
          <w:trHeight w:val="889"/>
          <w:jc w:val="center"/>
        </w:trPr>
        <w:tc>
          <w:tcPr>
            <w:tcW w:w="1034" w:type="pct"/>
            <w:tcBorders>
              <w:top w:val="single" w:sz="8" w:space="0" w:color="000000"/>
              <w:left w:val="single" w:sz="8" w:space="0" w:color="000000"/>
              <w:bottom w:val="single" w:sz="8" w:space="0" w:color="000000"/>
              <w:right w:val="single" w:sz="8" w:space="0" w:color="000000"/>
            </w:tcBorders>
            <w:vAlign w:val="center"/>
            <w:hideMark/>
          </w:tcPr>
          <w:p w14:paraId="0F4CC0D5" w14:textId="77777777" w:rsidR="00244A31" w:rsidRPr="00770C77" w:rsidRDefault="00244A31" w:rsidP="00AE70DA">
            <w:pPr>
              <w:pStyle w:val="BodyText"/>
              <w:spacing w:line="276" w:lineRule="auto"/>
              <w:ind w:right="35"/>
              <w:rPr>
                <w:lang w:val="id-ID"/>
              </w:rPr>
            </w:pPr>
            <w:r w:rsidRPr="00770C77">
              <w:rPr>
                <w:lang w:val="id-ID"/>
              </w:rPr>
              <w:t xml:space="preserve">Bagaimana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w:t>
            </w:r>
          </w:p>
        </w:tc>
        <w:tc>
          <w:tcPr>
            <w:tcW w:w="936" w:type="pct"/>
            <w:tcBorders>
              <w:top w:val="single" w:sz="8" w:space="0" w:color="000000"/>
              <w:left w:val="single" w:sz="8" w:space="0" w:color="000000"/>
              <w:bottom w:val="single" w:sz="8" w:space="0" w:color="000000"/>
              <w:right w:val="single" w:sz="8" w:space="0" w:color="000000"/>
            </w:tcBorders>
            <w:vAlign w:val="center"/>
            <w:hideMark/>
          </w:tcPr>
          <w:p w14:paraId="0E8E6D18" w14:textId="77777777" w:rsidR="00244A31" w:rsidRPr="00770C77" w:rsidRDefault="00244A31" w:rsidP="00AE70DA">
            <w:pPr>
              <w:pStyle w:val="BodyText"/>
              <w:spacing w:line="276" w:lineRule="auto"/>
              <w:ind w:right="35"/>
              <w:rPr>
                <w:lang w:val="id-ID"/>
              </w:rPr>
            </w:pPr>
            <w:r w:rsidRPr="00770C77">
              <w:rPr>
                <w:lang w:val="id-ID"/>
              </w:rPr>
              <w:t>Tidak ditemukan</w:t>
            </w:r>
          </w:p>
        </w:tc>
        <w:tc>
          <w:tcPr>
            <w:tcW w:w="1783" w:type="pct"/>
            <w:tcBorders>
              <w:top w:val="single" w:sz="8" w:space="0" w:color="000000"/>
              <w:left w:val="single" w:sz="8" w:space="0" w:color="000000"/>
              <w:bottom w:val="single" w:sz="8" w:space="0" w:color="000000"/>
              <w:right w:val="single" w:sz="8" w:space="0" w:color="000000"/>
            </w:tcBorders>
            <w:vAlign w:val="center"/>
            <w:hideMark/>
          </w:tcPr>
          <w:p w14:paraId="45F075FA" w14:textId="77777777" w:rsidR="00AE70DA" w:rsidRDefault="00244A31" w:rsidP="00AE70DA">
            <w:pPr>
              <w:pStyle w:val="BodyText"/>
              <w:spacing w:line="276" w:lineRule="auto"/>
              <w:ind w:right="35"/>
              <w:rPr>
                <w:lang w:val="id-ID"/>
              </w:rPr>
            </w:pPr>
            <w:r w:rsidRPr="00770C77">
              <w:rPr>
                <w:lang w:val="id-ID"/>
              </w:rPr>
              <w:t xml:space="preserve">Berikut adalah beberapa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dapat digunakan untuk menguji skenario </w:t>
            </w:r>
            <w:proofErr w:type="spellStart"/>
            <w:r w:rsidRPr="00770C77">
              <w:rPr>
                <w:lang w:val="id-ID"/>
              </w:rPr>
              <w:t>login</w:t>
            </w:r>
            <w:proofErr w:type="spellEnd"/>
            <w:r w:rsidRPr="00770C77">
              <w:rPr>
                <w:lang w:val="id-ID"/>
              </w:rPr>
              <w:t xml:space="preserve"> pada layanan </w:t>
            </w:r>
            <w:proofErr w:type="spellStart"/>
            <w:r w:rsidRPr="00770C77">
              <w:rPr>
                <w:lang w:val="id-ID"/>
              </w:rPr>
              <w:t>Agree</w:t>
            </w:r>
            <w:proofErr w:type="spellEnd"/>
            <w:r w:rsidRPr="00770C77">
              <w:rPr>
                <w:lang w:val="id-ID"/>
              </w:rPr>
              <w:t xml:space="preserve">, yang mencakup pengujian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menangani </w:t>
            </w:r>
            <w:proofErr w:type="spellStart"/>
            <w:r w:rsidRPr="00770C77">
              <w:rPr>
                <w:lang w:val="id-ID"/>
              </w:rPr>
              <w:t>input</w:t>
            </w:r>
            <w:proofErr w:type="spellEnd"/>
            <w:r w:rsidRPr="00770C77">
              <w:rPr>
                <w:lang w:val="id-ID"/>
              </w:rPr>
              <w:t xml:space="preserve"> yang benar sesuai alur yang diharapkan, sementara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bertujuan untuk memastikan sistem dapat merespons dengan tepat terhadap </w:t>
            </w:r>
            <w:proofErr w:type="spellStart"/>
            <w:r w:rsidRPr="00770C77">
              <w:rPr>
                <w:lang w:val="id-ID"/>
              </w:rPr>
              <w:t>input</w:t>
            </w:r>
            <w:proofErr w:type="spellEnd"/>
            <w:r w:rsidRPr="00770C77">
              <w:rPr>
                <w:lang w:val="id-ID"/>
              </w:rPr>
              <w:t xml:space="preserve"> yang salah atau kondisi tidak normal.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 dan </w:t>
            </w:r>
            <w:proofErr w:type="spellStart"/>
            <w:r w:rsidRPr="00770C77">
              <w:rPr>
                <w:lang w:val="id-ID"/>
              </w:rPr>
              <w:t>password</w:t>
            </w:r>
            <w:proofErr w:type="spellEnd"/>
            <w:r w:rsidRPr="00770C77">
              <w:rPr>
                <w:lang w:val="id-ID"/>
              </w:rPr>
              <w:t xml:space="preserve"> yang valid </w:t>
            </w:r>
            <w:r w:rsidR="00AE70DA">
              <w:rPr>
                <w:lang w:val="id-ID"/>
              </w:rPr>
              <w:br/>
            </w:r>
            <w:r w:rsidRPr="00770C77">
              <w:rPr>
                <w:lang w:val="id-ID"/>
              </w:rPr>
              <w:t xml:space="preserve">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Verifikasi UI dan tombol </w:t>
            </w:r>
            <w:proofErr w:type="spellStart"/>
            <w:r w:rsidRPr="00770C77">
              <w:rPr>
                <w:lang w:val="id-ID"/>
              </w:rPr>
              <w:t>login</w:t>
            </w:r>
            <w:proofErr w:type="spellEnd"/>
            <w:r w:rsidRPr="00770C77">
              <w:rPr>
                <w:lang w:val="id-ID"/>
              </w:rPr>
              <w:t xml:space="preserve"> berfungsi dengan benar </w:t>
            </w:r>
            <w:r w:rsidR="00AE70DA">
              <w:rPr>
                <w:lang w:val="id-ID"/>
              </w:rPr>
              <w:br/>
            </w:r>
            <w:r w:rsidRPr="00770C77">
              <w:rPr>
                <w:lang w:val="id-ID"/>
              </w:rPr>
              <w:t xml:space="preserve">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opsi '</w:t>
            </w:r>
            <w:proofErr w:type="spellStart"/>
            <w:r w:rsidRPr="00770C77">
              <w:rPr>
                <w:lang w:val="id-ID"/>
              </w:rPr>
              <w:t>Remember</w:t>
            </w:r>
            <w:proofErr w:type="spellEnd"/>
            <w:r w:rsidRPr="00770C77">
              <w:rPr>
                <w:lang w:val="id-ID"/>
              </w:rPr>
              <w:t xml:space="preserve"> </w:t>
            </w:r>
            <w:proofErr w:type="spellStart"/>
            <w:r w:rsidRPr="00770C77">
              <w:rPr>
                <w:lang w:val="id-ID"/>
              </w:rPr>
              <w:t>Me</w:t>
            </w:r>
            <w:proofErr w:type="spellEnd"/>
            <w:r w:rsidRPr="00770C77">
              <w:rPr>
                <w:lang w:val="id-ID"/>
              </w:rPr>
              <w:t xml:space="preserve">' </w:t>
            </w:r>
            <w:r w:rsidR="00AE70DA">
              <w:rPr>
                <w:lang w:val="id-ID"/>
              </w:rPr>
              <w:br/>
            </w:r>
            <w:r w:rsidRPr="00770C77">
              <w:rPr>
                <w:lang w:val="id-ID"/>
              </w:rPr>
              <w:t xml:space="preserve">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setelah </w:t>
            </w:r>
            <w:proofErr w:type="spellStart"/>
            <w:r w:rsidRPr="00770C77">
              <w:rPr>
                <w:lang w:val="id-ID"/>
              </w:rPr>
              <w:t>logout</w:t>
            </w:r>
            <w:proofErr w:type="spellEnd"/>
            <w:r w:rsidRPr="00770C77">
              <w:rPr>
                <w:lang w:val="id-ID"/>
              </w:rPr>
              <w:t xml:space="preserve"> </w:t>
            </w:r>
            <w:r w:rsidR="00AE70DA">
              <w:rPr>
                <w:lang w:val="id-ID"/>
              </w:rPr>
              <w:br/>
            </w:r>
            <w:r w:rsidRPr="00770C77">
              <w:rPr>
                <w:lang w:val="id-ID"/>
              </w:rPr>
              <w:t xml:space="preserve">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di berbagai browser (</w:t>
            </w:r>
            <w:proofErr w:type="spellStart"/>
            <w:r w:rsidRPr="00770C77">
              <w:rPr>
                <w:lang w:val="id-ID"/>
              </w:rPr>
              <w:t>Cross</w:t>
            </w:r>
            <w:proofErr w:type="spellEnd"/>
            <w:r w:rsidRPr="00770C77">
              <w:rPr>
                <w:lang w:val="id-ID"/>
              </w:rPr>
              <w:t xml:space="preserve"> Browser Testing). </w:t>
            </w:r>
            <w:r w:rsidR="00AE70DA">
              <w:rPr>
                <w:lang w:val="id-ID"/>
              </w:rPr>
              <w:br/>
            </w:r>
          </w:p>
          <w:p w14:paraId="33C11C93" w14:textId="77777777" w:rsidR="00AE70DA" w:rsidRDefault="00244A31" w:rsidP="00AE70DA">
            <w:pPr>
              <w:pStyle w:val="BodyText"/>
              <w:spacing w:line="276" w:lineRule="auto"/>
              <w:ind w:right="35"/>
              <w:rPr>
                <w:lang w:val="id-ID"/>
              </w:rPr>
            </w:pPr>
            <w:r w:rsidRPr="00770C77">
              <w:rPr>
                <w:lang w:val="id-ID"/>
              </w:rPr>
              <w:t xml:space="preserve">Sedangkan untuk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r w:rsidR="00AE70DA">
              <w:rPr>
                <w:lang w:val="id-ID"/>
              </w:rPr>
              <w:br/>
            </w:r>
            <w:r w:rsidRPr="00770C77">
              <w:rPr>
                <w:lang w:val="id-ID"/>
              </w:rPr>
              <w:t xml:space="preserve">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password</w:t>
            </w:r>
            <w:proofErr w:type="spellEnd"/>
            <w:r w:rsidRPr="00770C77">
              <w:rPr>
                <w:lang w:val="id-ID"/>
              </w:rPr>
              <w:t xml:space="preserve"> yang salah </w:t>
            </w:r>
            <w:r w:rsidR="00AE70DA">
              <w:rPr>
                <w:lang w:val="id-ID"/>
              </w:rPr>
              <w:br/>
            </w:r>
            <w:r w:rsidRPr="00770C77">
              <w:rPr>
                <w:lang w:val="id-ID"/>
              </w:rPr>
              <w:t xml:space="preserve">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username</w:t>
            </w:r>
            <w:proofErr w:type="spellEnd"/>
            <w:r w:rsidRPr="00770C77">
              <w:rPr>
                <w:lang w:val="id-ID"/>
              </w:rPr>
              <w:t xml:space="preserve">/email yang tidak terdaftar </w:t>
            </w:r>
            <w:r w:rsidR="00AE70DA">
              <w:rPr>
                <w:lang w:val="id-ID"/>
              </w:rPr>
              <w:br/>
            </w:r>
            <w:r w:rsidRPr="00770C77">
              <w:rPr>
                <w:lang w:val="id-ID"/>
              </w:rPr>
              <w:t xml:space="preserve">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w:t>
            </w:r>
            <w:proofErr w:type="spellStart"/>
            <w:r w:rsidRPr="00770C77">
              <w:rPr>
                <w:lang w:val="id-ID"/>
              </w:rPr>
              <w:t>field</w:t>
            </w:r>
            <w:proofErr w:type="spellEnd"/>
            <w:r w:rsidRPr="00770C77">
              <w:rPr>
                <w:lang w:val="id-ID"/>
              </w:rPr>
              <w:t xml:space="preserve"> kosong (</w:t>
            </w:r>
            <w:proofErr w:type="spellStart"/>
            <w:r w:rsidRPr="00770C77">
              <w:rPr>
                <w:lang w:val="id-ID"/>
              </w:rPr>
              <w:t>username</w:t>
            </w:r>
            <w:proofErr w:type="spellEnd"/>
            <w:r w:rsidRPr="00770C77">
              <w:rPr>
                <w:lang w:val="id-ID"/>
              </w:rPr>
              <w:t xml:space="preserve"> atau </w:t>
            </w:r>
            <w:proofErr w:type="spellStart"/>
            <w:r w:rsidRPr="00770C77">
              <w:rPr>
                <w:lang w:val="id-ID"/>
              </w:rPr>
              <w:t>password</w:t>
            </w:r>
            <w:proofErr w:type="spellEnd"/>
            <w:r w:rsidRPr="00770C77">
              <w:rPr>
                <w:lang w:val="id-ID"/>
              </w:rPr>
              <w:t xml:space="preserve">) </w:t>
            </w:r>
            <w:r w:rsidR="00AE70DA">
              <w:rPr>
                <w:lang w:val="id-ID"/>
              </w:rPr>
              <w:br/>
            </w:r>
            <w:r w:rsidRPr="00770C77">
              <w:rPr>
                <w:lang w:val="id-ID"/>
              </w:rPr>
              <w:t xml:space="preserve">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dengan format email yang tidak valid 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Login</w:t>
            </w:r>
            <w:proofErr w:type="spellEnd"/>
            <w:r w:rsidRPr="00770C77">
              <w:rPr>
                <w:lang w:val="id-ID"/>
              </w:rPr>
              <w:t xml:space="preserve"> saat koneksi internet terputus. </w:t>
            </w:r>
            <w:r w:rsidR="00AE70DA">
              <w:rPr>
                <w:lang w:val="id-ID"/>
              </w:rPr>
              <w:br/>
            </w:r>
          </w:p>
          <w:p w14:paraId="08FBF0AA" w14:textId="4F70C1A1" w:rsidR="00244A31" w:rsidRPr="00770C77" w:rsidRDefault="00244A31" w:rsidP="00AE70DA">
            <w:pPr>
              <w:pStyle w:val="BodyText"/>
              <w:spacing w:line="276" w:lineRule="auto"/>
              <w:ind w:right="35"/>
              <w:rPr>
                <w:lang w:val="id-ID"/>
              </w:rPr>
            </w:pPr>
            <w:r w:rsidRPr="00770C77">
              <w:rPr>
                <w:lang w:val="id-ID"/>
              </w:rPr>
              <w:t xml:space="preserve">Dengan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tersebut, pengujian </w:t>
            </w:r>
            <w:proofErr w:type="spellStart"/>
            <w:r w:rsidRPr="00770C77">
              <w:rPr>
                <w:lang w:val="id-ID"/>
              </w:rPr>
              <w:t>login</w:t>
            </w:r>
            <w:proofErr w:type="spellEnd"/>
            <w:r w:rsidRPr="00770C77">
              <w:rPr>
                <w:lang w:val="id-ID"/>
              </w:rPr>
              <w:t xml:space="preserve"> dapat dilakukan secara menyeluruh untuk menjamin keandalan dan keamanan fitur </w:t>
            </w:r>
            <w:proofErr w:type="spellStart"/>
            <w:r w:rsidRPr="00770C77">
              <w:rPr>
                <w:lang w:val="id-ID"/>
              </w:rPr>
              <w:t>login</w:t>
            </w:r>
            <w:proofErr w:type="spellEnd"/>
            <w:r w:rsidRPr="00770C77">
              <w:rPr>
                <w:lang w:val="id-ID"/>
              </w:rPr>
              <w:t xml:space="preserve"> pada layanan </w:t>
            </w:r>
            <w:proofErr w:type="spellStart"/>
            <w:r w:rsidRPr="00770C77">
              <w:rPr>
                <w:lang w:val="id-ID"/>
              </w:rPr>
              <w:t>Agree</w:t>
            </w:r>
            <w:proofErr w:type="spellEnd"/>
            <w:r w:rsidRPr="00770C77">
              <w:rPr>
                <w:lang w:val="id-ID"/>
              </w:rPr>
              <w:t>.</w:t>
            </w:r>
          </w:p>
        </w:tc>
        <w:tc>
          <w:tcPr>
            <w:tcW w:w="623" w:type="pct"/>
            <w:tcBorders>
              <w:top w:val="single" w:sz="8" w:space="0" w:color="000000"/>
              <w:left w:val="single" w:sz="8" w:space="0" w:color="000000"/>
              <w:bottom w:val="single" w:sz="8" w:space="0" w:color="000000"/>
              <w:right w:val="single" w:sz="8" w:space="0" w:color="000000"/>
            </w:tcBorders>
            <w:vAlign w:val="center"/>
            <w:hideMark/>
          </w:tcPr>
          <w:p w14:paraId="444C4D0D" w14:textId="77777777" w:rsidR="00244A31" w:rsidRPr="00770C77" w:rsidRDefault="00244A31" w:rsidP="00AE70DA">
            <w:pPr>
              <w:pStyle w:val="BodyText"/>
              <w:spacing w:line="276" w:lineRule="auto"/>
              <w:ind w:right="35"/>
              <w:jc w:val="center"/>
              <w:rPr>
                <w:lang w:val="id-ID"/>
              </w:rPr>
            </w:pPr>
            <w:r w:rsidRPr="00770C77">
              <w:rPr>
                <w:lang w:val="id-ID"/>
              </w:rPr>
              <w:lastRenderedPageBreak/>
              <w:t>40</w:t>
            </w:r>
          </w:p>
        </w:tc>
        <w:tc>
          <w:tcPr>
            <w:tcW w:w="624" w:type="pct"/>
            <w:tcBorders>
              <w:top w:val="single" w:sz="8" w:space="0" w:color="000000"/>
              <w:left w:val="single" w:sz="8" w:space="0" w:color="000000"/>
              <w:bottom w:val="single" w:sz="8" w:space="0" w:color="000000"/>
              <w:right w:val="single" w:sz="8" w:space="0" w:color="000000"/>
            </w:tcBorders>
            <w:vAlign w:val="center"/>
            <w:hideMark/>
          </w:tcPr>
          <w:p w14:paraId="3E34B467" w14:textId="77777777" w:rsidR="00244A31" w:rsidRPr="00770C77" w:rsidRDefault="00244A31" w:rsidP="00AE70DA">
            <w:pPr>
              <w:pStyle w:val="BodyText"/>
              <w:spacing w:line="276" w:lineRule="auto"/>
              <w:ind w:right="35"/>
              <w:jc w:val="center"/>
              <w:rPr>
                <w:lang w:val="id-ID"/>
              </w:rPr>
            </w:pPr>
            <w:r w:rsidRPr="00770C77">
              <w:rPr>
                <w:lang w:val="id-ID"/>
              </w:rPr>
              <w:t>3</w:t>
            </w:r>
          </w:p>
        </w:tc>
      </w:tr>
      <w:tr w:rsidR="00244A31" w:rsidRPr="00770C77" w14:paraId="703622D3" w14:textId="77777777" w:rsidTr="001C5E4F">
        <w:trPr>
          <w:trHeight w:val="1580"/>
          <w:jc w:val="center"/>
        </w:trPr>
        <w:tc>
          <w:tcPr>
            <w:tcW w:w="1034" w:type="pct"/>
            <w:tcBorders>
              <w:top w:val="single" w:sz="8" w:space="0" w:color="000000"/>
              <w:left w:val="single" w:sz="8" w:space="0" w:color="000000"/>
              <w:bottom w:val="single" w:sz="8" w:space="0" w:color="000000"/>
              <w:right w:val="single" w:sz="8" w:space="0" w:color="000000"/>
            </w:tcBorders>
            <w:vAlign w:val="center"/>
            <w:hideMark/>
          </w:tcPr>
          <w:p w14:paraId="349241FA" w14:textId="77777777" w:rsidR="00244A31" w:rsidRPr="00770C77" w:rsidRDefault="00244A31" w:rsidP="00AE70DA">
            <w:pPr>
              <w:pStyle w:val="BodyText"/>
              <w:spacing w:line="276" w:lineRule="auto"/>
              <w:ind w:right="35"/>
              <w:rPr>
                <w:lang w:val="id-ID"/>
              </w:rPr>
            </w:pPr>
            <w:r w:rsidRPr="00770C77">
              <w:rPr>
                <w:lang w:val="id-ID"/>
              </w:rPr>
              <w:t>Apa saja Step untuk menguji fitur Registrasi?</w:t>
            </w:r>
          </w:p>
        </w:tc>
        <w:tc>
          <w:tcPr>
            <w:tcW w:w="936" w:type="pct"/>
            <w:tcBorders>
              <w:top w:val="single" w:sz="8" w:space="0" w:color="000000"/>
              <w:left w:val="single" w:sz="8" w:space="0" w:color="000000"/>
              <w:bottom w:val="single" w:sz="8" w:space="0" w:color="000000"/>
              <w:right w:val="single" w:sz="8" w:space="0" w:color="000000"/>
            </w:tcBorders>
            <w:vAlign w:val="center"/>
            <w:hideMark/>
          </w:tcPr>
          <w:p w14:paraId="69F9D8FA" w14:textId="77777777" w:rsidR="00244A31" w:rsidRPr="00770C77" w:rsidRDefault="00244A31" w:rsidP="00AE70DA">
            <w:pPr>
              <w:pStyle w:val="BodyText"/>
              <w:spacing w:line="276" w:lineRule="auto"/>
              <w:ind w:right="35"/>
              <w:rPr>
                <w:lang w:val="id-ID"/>
              </w:rPr>
            </w:pPr>
            <w:r w:rsidRPr="00770C77">
              <w:rPr>
                <w:lang w:val="id-ID"/>
              </w:rPr>
              <w:t xml:space="preserve">Tidak ditemukan </w:t>
            </w:r>
          </w:p>
        </w:tc>
        <w:tc>
          <w:tcPr>
            <w:tcW w:w="1783" w:type="pct"/>
            <w:tcBorders>
              <w:top w:val="single" w:sz="8" w:space="0" w:color="000000"/>
              <w:left w:val="single" w:sz="8" w:space="0" w:color="000000"/>
              <w:bottom w:val="single" w:sz="8" w:space="0" w:color="000000"/>
              <w:right w:val="single" w:sz="8" w:space="0" w:color="000000"/>
            </w:tcBorders>
            <w:vAlign w:val="center"/>
            <w:hideMark/>
          </w:tcPr>
          <w:p w14:paraId="3105E1C3" w14:textId="52A6EAB3" w:rsidR="00244A31" w:rsidRPr="00770C77" w:rsidRDefault="00244A31" w:rsidP="00AE70DA">
            <w:pPr>
              <w:pStyle w:val="BodyText"/>
              <w:spacing w:line="276" w:lineRule="auto"/>
              <w:ind w:right="35"/>
              <w:rPr>
                <w:lang w:val="id-ID"/>
              </w:rPr>
            </w:pPr>
            <w:r w:rsidRPr="00770C77">
              <w:rPr>
                <w:lang w:val="id-ID"/>
              </w:rPr>
              <w:t xml:space="preserve">Berikut adalah step yang perlu dilakukan dalam menguji fitur Registrasi untuk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pada layanan </w:t>
            </w:r>
            <w:proofErr w:type="spellStart"/>
            <w:r w:rsidRPr="00770C77">
              <w:rPr>
                <w:lang w:val="id-ID"/>
              </w:rPr>
              <w:t>Agree</w:t>
            </w:r>
            <w:proofErr w:type="spellEnd"/>
            <w:r w:rsidRPr="00770C77">
              <w:rPr>
                <w:lang w:val="id-ID"/>
              </w:rPr>
              <w:t xml:space="preserve">. Untuk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r w:rsidR="00AE70DA">
              <w:rPr>
                <w:lang w:val="id-ID"/>
              </w:rPr>
              <w:br/>
            </w:r>
            <w:r w:rsidRPr="00770C77">
              <w:rPr>
                <w:lang w:val="id-ID"/>
              </w:rPr>
              <w:t xml:space="preserve">1.) Buka halaman registrasi 2.) Masukkan </w:t>
            </w:r>
            <w:r w:rsidRPr="00770C77">
              <w:rPr>
                <w:lang w:val="id-ID"/>
              </w:rPr>
              <w:lastRenderedPageBreak/>
              <w:t xml:space="preserve">data pendaftaran yang valid sesuai format (email, </w:t>
            </w:r>
            <w:proofErr w:type="spellStart"/>
            <w:r w:rsidRPr="00770C77">
              <w:rPr>
                <w:lang w:val="id-ID"/>
              </w:rPr>
              <w:t>password</w:t>
            </w:r>
            <w:proofErr w:type="spellEnd"/>
            <w:r w:rsidRPr="00770C77">
              <w:rPr>
                <w:lang w:val="id-ID"/>
              </w:rPr>
              <w:t xml:space="preserve">, nama lengkap, dll.) </w:t>
            </w:r>
            <w:r w:rsidR="00AE70DA">
              <w:rPr>
                <w:lang w:val="id-ID"/>
              </w:rPr>
              <w:br/>
            </w:r>
            <w:r w:rsidRPr="00770C77">
              <w:rPr>
                <w:lang w:val="id-ID"/>
              </w:rPr>
              <w:t xml:space="preserve">3.) Klik tombol 'Daftar' atau 'Registrasi' </w:t>
            </w:r>
            <w:r w:rsidR="00AE70DA">
              <w:rPr>
                <w:lang w:val="id-ID"/>
              </w:rPr>
              <w:br/>
            </w:r>
            <w:r w:rsidRPr="00770C77">
              <w:rPr>
                <w:lang w:val="id-ID"/>
              </w:rPr>
              <w:t xml:space="preserve">4.) Verifikasi validasi </w:t>
            </w:r>
            <w:proofErr w:type="spellStart"/>
            <w:r w:rsidRPr="00770C77">
              <w:rPr>
                <w:lang w:val="id-ID"/>
              </w:rPr>
              <w:t>form</w:t>
            </w:r>
            <w:proofErr w:type="spellEnd"/>
            <w:r w:rsidRPr="00770C77">
              <w:rPr>
                <w:lang w:val="id-ID"/>
              </w:rPr>
              <w:t xml:space="preserve">, pastikan sistem memvalidasi setiap </w:t>
            </w:r>
            <w:proofErr w:type="spellStart"/>
            <w:r w:rsidRPr="00770C77">
              <w:rPr>
                <w:lang w:val="id-ID"/>
              </w:rPr>
              <w:t>input</w:t>
            </w:r>
            <w:proofErr w:type="spellEnd"/>
            <w:r w:rsidRPr="00770C77">
              <w:rPr>
                <w:lang w:val="id-ID"/>
              </w:rPr>
              <w:t xml:space="preserve"> </w:t>
            </w:r>
            <w:r w:rsidR="00AE70DA">
              <w:rPr>
                <w:lang w:val="id-ID"/>
              </w:rPr>
              <w:br/>
            </w:r>
            <w:r w:rsidRPr="00770C77">
              <w:rPr>
                <w:lang w:val="id-ID"/>
              </w:rPr>
              <w:t xml:space="preserve">5.) Jika data valid, sistem memproses registrasi dan menyimpan data pengguna ke </w:t>
            </w:r>
            <w:proofErr w:type="spellStart"/>
            <w:r w:rsidRPr="00770C77">
              <w:rPr>
                <w:lang w:val="id-ID"/>
              </w:rPr>
              <w:t>database</w:t>
            </w:r>
            <w:proofErr w:type="spellEnd"/>
            <w:r w:rsidRPr="00770C77">
              <w:rPr>
                <w:lang w:val="id-ID"/>
              </w:rPr>
              <w:t xml:space="preserve"> </w:t>
            </w:r>
            <w:r w:rsidR="00AE70DA">
              <w:rPr>
                <w:lang w:val="id-ID"/>
              </w:rPr>
              <w:br/>
            </w:r>
            <w:r w:rsidRPr="00770C77">
              <w:rPr>
                <w:lang w:val="id-ID"/>
              </w:rPr>
              <w:t>6.) Sistem mengirimkan kode OTP (One-</w:t>
            </w:r>
            <w:proofErr w:type="spellStart"/>
            <w:r w:rsidRPr="00770C77">
              <w:rPr>
                <w:lang w:val="id-ID"/>
              </w:rPr>
              <w:t>Time</w:t>
            </w:r>
            <w:proofErr w:type="spellEnd"/>
            <w:r w:rsidRPr="00770C77">
              <w:rPr>
                <w:lang w:val="id-ID"/>
              </w:rPr>
              <w:t xml:space="preserve"> </w:t>
            </w:r>
            <w:proofErr w:type="spellStart"/>
            <w:r w:rsidRPr="00770C77">
              <w:rPr>
                <w:lang w:val="id-ID"/>
              </w:rPr>
              <w:t>Password</w:t>
            </w:r>
            <w:proofErr w:type="spellEnd"/>
            <w:r w:rsidRPr="00770C77">
              <w:rPr>
                <w:lang w:val="id-ID"/>
              </w:rPr>
              <w:t xml:space="preserve">) ke email atau nomor HP </w:t>
            </w:r>
            <w:r w:rsidR="00AE70DA">
              <w:rPr>
                <w:lang w:val="id-ID"/>
              </w:rPr>
              <w:br/>
            </w:r>
            <w:r w:rsidRPr="00770C77">
              <w:rPr>
                <w:lang w:val="id-ID"/>
              </w:rPr>
              <w:t xml:space="preserve">7.) </w:t>
            </w:r>
            <w:proofErr w:type="spellStart"/>
            <w:r w:rsidRPr="00770C77">
              <w:rPr>
                <w:lang w:val="id-ID"/>
              </w:rPr>
              <w:t>User</w:t>
            </w:r>
            <w:proofErr w:type="spellEnd"/>
            <w:r w:rsidRPr="00770C77">
              <w:rPr>
                <w:lang w:val="id-ID"/>
              </w:rPr>
              <w:t xml:space="preserve"> diarahkan ke halaman verifikasi akun </w:t>
            </w:r>
            <w:r w:rsidR="00AE70DA">
              <w:rPr>
                <w:lang w:val="id-ID"/>
              </w:rPr>
              <w:br/>
            </w:r>
            <w:r w:rsidRPr="00770C77">
              <w:rPr>
                <w:lang w:val="id-ID"/>
              </w:rPr>
              <w:t xml:space="preserve">8.) Masukkan kode OTP yang valid </w:t>
            </w:r>
            <w:r w:rsidR="00AE70DA">
              <w:rPr>
                <w:lang w:val="id-ID"/>
              </w:rPr>
              <w:br/>
            </w:r>
            <w:r w:rsidRPr="00770C77">
              <w:rPr>
                <w:lang w:val="id-ID"/>
              </w:rPr>
              <w:t xml:space="preserve">9.) Sistem memverifikasi OTP </w:t>
            </w:r>
            <w:r w:rsidR="00AE70DA">
              <w:rPr>
                <w:lang w:val="id-ID"/>
              </w:rPr>
              <w:br/>
            </w:r>
            <w:r w:rsidRPr="00770C77">
              <w:rPr>
                <w:lang w:val="id-ID"/>
              </w:rPr>
              <w:t xml:space="preserve">10.) Sistem menampilkan notifikasi bahwa registrasi berhasil </w:t>
            </w:r>
            <w:r w:rsidR="00AE70DA">
              <w:rPr>
                <w:lang w:val="id-ID"/>
              </w:rPr>
              <w:br/>
            </w:r>
            <w:r w:rsidRPr="00770C77">
              <w:rPr>
                <w:lang w:val="id-ID"/>
              </w:rPr>
              <w:t xml:space="preserve">11.) Verifikasi data pengguna tersimpan di </w:t>
            </w:r>
            <w:proofErr w:type="spellStart"/>
            <w:r w:rsidRPr="00770C77">
              <w:rPr>
                <w:lang w:val="id-ID"/>
              </w:rPr>
              <w:t>database</w:t>
            </w:r>
            <w:proofErr w:type="spellEnd"/>
            <w:r w:rsidRPr="00770C77">
              <w:rPr>
                <w:lang w:val="id-ID"/>
              </w:rPr>
              <w:t xml:space="preserve"> </w:t>
            </w:r>
            <w:r w:rsidR="00AE70DA">
              <w:rPr>
                <w:lang w:val="id-ID"/>
              </w:rPr>
              <w:br/>
            </w:r>
            <w:r w:rsidRPr="00770C77">
              <w:rPr>
                <w:lang w:val="id-ID"/>
              </w:rPr>
              <w:t xml:space="preserve">12.) Lakukan </w:t>
            </w:r>
            <w:proofErr w:type="spellStart"/>
            <w:r w:rsidRPr="00770C77">
              <w:rPr>
                <w:lang w:val="id-ID"/>
              </w:rPr>
              <w:t>login</w:t>
            </w:r>
            <w:proofErr w:type="spellEnd"/>
            <w:r w:rsidRPr="00770C77">
              <w:rPr>
                <w:lang w:val="id-ID"/>
              </w:rPr>
              <w:t xml:space="preserve"> untuk memastikan akun aktif.</w:t>
            </w:r>
          </w:p>
        </w:tc>
        <w:tc>
          <w:tcPr>
            <w:tcW w:w="623" w:type="pct"/>
            <w:tcBorders>
              <w:top w:val="single" w:sz="8" w:space="0" w:color="000000"/>
              <w:left w:val="single" w:sz="8" w:space="0" w:color="000000"/>
              <w:bottom w:val="single" w:sz="8" w:space="0" w:color="000000"/>
              <w:right w:val="single" w:sz="8" w:space="0" w:color="000000"/>
            </w:tcBorders>
            <w:vAlign w:val="center"/>
            <w:hideMark/>
          </w:tcPr>
          <w:p w14:paraId="49B2C1BE" w14:textId="77777777" w:rsidR="00244A31" w:rsidRPr="00770C77" w:rsidRDefault="00244A31" w:rsidP="00AE70DA">
            <w:pPr>
              <w:pStyle w:val="BodyText"/>
              <w:spacing w:line="276" w:lineRule="auto"/>
              <w:ind w:right="35"/>
              <w:jc w:val="center"/>
              <w:rPr>
                <w:lang w:val="id-ID"/>
              </w:rPr>
            </w:pPr>
            <w:r w:rsidRPr="00770C77">
              <w:rPr>
                <w:lang w:val="id-ID"/>
              </w:rPr>
              <w:lastRenderedPageBreak/>
              <w:t>45</w:t>
            </w:r>
          </w:p>
        </w:tc>
        <w:tc>
          <w:tcPr>
            <w:tcW w:w="624" w:type="pct"/>
            <w:tcBorders>
              <w:top w:val="single" w:sz="8" w:space="0" w:color="000000"/>
              <w:left w:val="single" w:sz="8" w:space="0" w:color="000000"/>
              <w:bottom w:val="single" w:sz="8" w:space="0" w:color="000000"/>
              <w:right w:val="single" w:sz="8" w:space="0" w:color="000000"/>
            </w:tcBorders>
            <w:vAlign w:val="center"/>
            <w:hideMark/>
          </w:tcPr>
          <w:p w14:paraId="69BF6FEF" w14:textId="77777777" w:rsidR="00244A31" w:rsidRPr="00770C77" w:rsidRDefault="00244A31" w:rsidP="00AE70DA">
            <w:pPr>
              <w:pStyle w:val="BodyText"/>
              <w:spacing w:line="276" w:lineRule="auto"/>
              <w:ind w:right="35"/>
              <w:jc w:val="center"/>
              <w:rPr>
                <w:lang w:val="id-ID"/>
              </w:rPr>
            </w:pPr>
            <w:r w:rsidRPr="00770C77">
              <w:rPr>
                <w:lang w:val="id-ID"/>
              </w:rPr>
              <w:t>2</w:t>
            </w:r>
          </w:p>
        </w:tc>
      </w:tr>
      <w:tr w:rsidR="00244A31" w:rsidRPr="00770C77" w14:paraId="45FAE932" w14:textId="77777777" w:rsidTr="001C5E4F">
        <w:trPr>
          <w:trHeight w:val="1120"/>
          <w:jc w:val="center"/>
        </w:trPr>
        <w:tc>
          <w:tcPr>
            <w:tcW w:w="1034" w:type="pct"/>
            <w:tcBorders>
              <w:top w:val="single" w:sz="8" w:space="0" w:color="000000"/>
              <w:left w:val="single" w:sz="8" w:space="0" w:color="000000"/>
              <w:bottom w:val="single" w:sz="8" w:space="0" w:color="000000"/>
              <w:right w:val="single" w:sz="8" w:space="0" w:color="000000"/>
            </w:tcBorders>
            <w:vAlign w:val="center"/>
            <w:hideMark/>
          </w:tcPr>
          <w:p w14:paraId="67E2F448" w14:textId="77777777" w:rsidR="00244A31" w:rsidRPr="00770C77" w:rsidRDefault="00244A31" w:rsidP="00AE70DA">
            <w:pPr>
              <w:pStyle w:val="BodyText"/>
              <w:spacing w:line="276" w:lineRule="auto"/>
              <w:ind w:right="35"/>
              <w:rPr>
                <w:lang w:val="id-ID"/>
              </w:rPr>
            </w:pPr>
            <w:r w:rsidRPr="00770C77">
              <w:rPr>
                <w:lang w:val="id-ID"/>
              </w:rPr>
              <w:lastRenderedPageBreak/>
              <w:t xml:space="preserve">Apa prasyarat menguji fitur pendaftaran </w:t>
            </w:r>
            <w:proofErr w:type="spellStart"/>
            <w:r w:rsidRPr="00770C77">
              <w:rPr>
                <w:lang w:val="id-ID"/>
              </w:rPr>
              <w:t>expert</w:t>
            </w:r>
            <w:proofErr w:type="spellEnd"/>
            <w:r w:rsidRPr="00770C77">
              <w:rPr>
                <w:lang w:val="id-ID"/>
              </w:rPr>
              <w:t xml:space="preserve"> </w:t>
            </w:r>
            <w:proofErr w:type="spellStart"/>
            <w:r w:rsidRPr="00770C77">
              <w:rPr>
                <w:lang w:val="id-ID"/>
              </w:rPr>
              <w:t>agreepedia</w:t>
            </w:r>
            <w:proofErr w:type="spellEnd"/>
            <w:r w:rsidRPr="00770C77">
              <w:rPr>
                <w:lang w:val="id-ID"/>
              </w:rPr>
              <w:t>?</w:t>
            </w:r>
          </w:p>
        </w:tc>
        <w:tc>
          <w:tcPr>
            <w:tcW w:w="936" w:type="pct"/>
            <w:tcBorders>
              <w:top w:val="single" w:sz="8" w:space="0" w:color="000000"/>
              <w:left w:val="single" w:sz="8" w:space="0" w:color="000000"/>
              <w:bottom w:val="single" w:sz="8" w:space="0" w:color="000000"/>
              <w:right w:val="single" w:sz="8" w:space="0" w:color="000000"/>
            </w:tcBorders>
            <w:vAlign w:val="center"/>
            <w:hideMark/>
          </w:tcPr>
          <w:p w14:paraId="08C26346" w14:textId="77777777" w:rsidR="00244A31" w:rsidRPr="00770C77" w:rsidRDefault="00244A31" w:rsidP="00AE70DA">
            <w:pPr>
              <w:pStyle w:val="BodyText"/>
              <w:spacing w:line="276" w:lineRule="auto"/>
              <w:ind w:right="35"/>
              <w:rPr>
                <w:lang w:val="id-ID"/>
              </w:rPr>
            </w:pPr>
            <w:r w:rsidRPr="00770C77">
              <w:rPr>
                <w:lang w:val="id-ID"/>
              </w:rPr>
              <w:t xml:space="preserve">Tidak ditemukan </w:t>
            </w:r>
          </w:p>
        </w:tc>
        <w:tc>
          <w:tcPr>
            <w:tcW w:w="1783" w:type="pct"/>
            <w:tcBorders>
              <w:top w:val="single" w:sz="8" w:space="0" w:color="000000"/>
              <w:left w:val="single" w:sz="8" w:space="0" w:color="000000"/>
              <w:bottom w:val="single" w:sz="8" w:space="0" w:color="000000"/>
              <w:right w:val="single" w:sz="8" w:space="0" w:color="000000"/>
            </w:tcBorders>
            <w:vAlign w:val="center"/>
            <w:hideMark/>
          </w:tcPr>
          <w:p w14:paraId="2467243C" w14:textId="6886B78E" w:rsidR="00244A31" w:rsidRPr="00770C77" w:rsidRDefault="00244A31" w:rsidP="00AE70DA">
            <w:pPr>
              <w:pStyle w:val="BodyText"/>
              <w:spacing w:line="276" w:lineRule="auto"/>
              <w:ind w:right="35"/>
              <w:rPr>
                <w:lang w:val="id-ID"/>
              </w:rPr>
            </w:pPr>
            <w:r w:rsidRPr="00770C77">
              <w:rPr>
                <w:lang w:val="id-ID"/>
              </w:rPr>
              <w:t xml:space="preserve">Langkah pertama atau prasyarat dalam menguji fitur Pendaftaran </w:t>
            </w:r>
            <w:proofErr w:type="spellStart"/>
            <w:r w:rsidRPr="00770C77">
              <w:rPr>
                <w:lang w:val="id-ID"/>
              </w:rPr>
              <w:t>Expert</w:t>
            </w:r>
            <w:proofErr w:type="spellEnd"/>
            <w:r w:rsidRPr="00770C77">
              <w:rPr>
                <w:lang w:val="id-ID"/>
              </w:rPr>
              <w:t xml:space="preserve"> </w:t>
            </w:r>
            <w:proofErr w:type="spellStart"/>
            <w:r w:rsidRPr="00770C77">
              <w:rPr>
                <w:lang w:val="id-ID"/>
              </w:rPr>
              <w:t>Agreepedia</w:t>
            </w:r>
            <w:proofErr w:type="spellEnd"/>
            <w:r w:rsidRPr="00770C77">
              <w:rPr>
                <w:lang w:val="id-ID"/>
              </w:rPr>
              <w:t xml:space="preserve"> Berhasil adalah: 1.) Akses ke Halaman Pendaftaran </w:t>
            </w:r>
            <w:proofErr w:type="spellStart"/>
            <w:r w:rsidRPr="00770C77">
              <w:rPr>
                <w:lang w:val="id-ID"/>
              </w:rPr>
              <w:t>Expert</w:t>
            </w:r>
            <w:proofErr w:type="spellEnd"/>
            <w:r w:rsidRPr="00770C77">
              <w:rPr>
                <w:lang w:val="id-ID"/>
              </w:rPr>
              <w:t xml:space="preserve"> </w:t>
            </w:r>
            <w:r w:rsidR="00AE70DA">
              <w:rPr>
                <w:lang w:val="id-ID"/>
              </w:rPr>
              <w:br/>
            </w:r>
            <w:r w:rsidRPr="00770C77">
              <w:rPr>
                <w:lang w:val="id-ID"/>
              </w:rPr>
              <w:t xml:space="preserve">2.) Data Pendaftaran Valid 3.) Akun Belum Terdaftar </w:t>
            </w:r>
            <w:proofErr w:type="spellStart"/>
            <w:r w:rsidRPr="00770C77">
              <w:rPr>
                <w:lang w:val="id-ID"/>
              </w:rPr>
              <w:t>Agreepedia</w:t>
            </w:r>
            <w:proofErr w:type="spellEnd"/>
            <w:r w:rsidRPr="00770C77">
              <w:rPr>
                <w:lang w:val="id-ID"/>
              </w:rPr>
              <w:t xml:space="preserve"> </w:t>
            </w:r>
            <w:proofErr w:type="spellStart"/>
            <w:r w:rsidRPr="00770C77">
              <w:rPr>
                <w:lang w:val="id-ID"/>
              </w:rPr>
              <w:t>Expert</w:t>
            </w:r>
            <w:proofErr w:type="spellEnd"/>
            <w:r w:rsidRPr="00770C77">
              <w:rPr>
                <w:lang w:val="id-ID"/>
              </w:rPr>
              <w:t xml:space="preserve"> Sebelumnya.</w:t>
            </w:r>
          </w:p>
        </w:tc>
        <w:tc>
          <w:tcPr>
            <w:tcW w:w="623" w:type="pct"/>
            <w:tcBorders>
              <w:top w:val="single" w:sz="8" w:space="0" w:color="000000"/>
              <w:left w:val="single" w:sz="8" w:space="0" w:color="000000"/>
              <w:bottom w:val="single" w:sz="8" w:space="0" w:color="000000"/>
              <w:right w:val="single" w:sz="8" w:space="0" w:color="000000"/>
            </w:tcBorders>
            <w:vAlign w:val="center"/>
            <w:hideMark/>
          </w:tcPr>
          <w:p w14:paraId="23E5E74B" w14:textId="77777777" w:rsidR="00244A31" w:rsidRPr="00770C77" w:rsidRDefault="00244A31" w:rsidP="00AE70DA">
            <w:pPr>
              <w:pStyle w:val="BodyText"/>
              <w:spacing w:line="276" w:lineRule="auto"/>
              <w:ind w:right="35"/>
              <w:jc w:val="center"/>
              <w:rPr>
                <w:lang w:val="id-ID"/>
              </w:rPr>
            </w:pPr>
            <w:r w:rsidRPr="00770C77">
              <w:rPr>
                <w:lang w:val="id-ID"/>
              </w:rPr>
              <w:t>50</w:t>
            </w:r>
          </w:p>
        </w:tc>
        <w:tc>
          <w:tcPr>
            <w:tcW w:w="624" w:type="pct"/>
            <w:tcBorders>
              <w:top w:val="single" w:sz="8" w:space="0" w:color="000000"/>
              <w:left w:val="single" w:sz="8" w:space="0" w:color="000000"/>
              <w:bottom w:val="single" w:sz="8" w:space="0" w:color="000000"/>
              <w:right w:val="single" w:sz="8" w:space="0" w:color="000000"/>
            </w:tcBorders>
            <w:vAlign w:val="center"/>
            <w:hideMark/>
          </w:tcPr>
          <w:p w14:paraId="45E6E563" w14:textId="77777777" w:rsidR="00244A31" w:rsidRPr="00770C77" w:rsidRDefault="00244A31" w:rsidP="00AE70DA">
            <w:pPr>
              <w:pStyle w:val="BodyText"/>
              <w:spacing w:line="276" w:lineRule="auto"/>
              <w:ind w:right="35"/>
              <w:jc w:val="center"/>
              <w:rPr>
                <w:lang w:val="id-ID"/>
              </w:rPr>
            </w:pPr>
            <w:r w:rsidRPr="00770C77">
              <w:rPr>
                <w:lang w:val="id-ID"/>
              </w:rPr>
              <w:t>4</w:t>
            </w:r>
          </w:p>
        </w:tc>
      </w:tr>
      <w:tr w:rsidR="00244A31" w:rsidRPr="00770C77" w14:paraId="24146DAA" w14:textId="77777777" w:rsidTr="001C5E4F">
        <w:trPr>
          <w:trHeight w:val="1120"/>
          <w:jc w:val="center"/>
        </w:trPr>
        <w:tc>
          <w:tcPr>
            <w:tcW w:w="1034" w:type="pct"/>
            <w:tcBorders>
              <w:top w:val="single" w:sz="8" w:space="0" w:color="000000"/>
              <w:left w:val="single" w:sz="8" w:space="0" w:color="000000"/>
              <w:bottom w:val="single" w:sz="8" w:space="0" w:color="000000"/>
              <w:right w:val="single" w:sz="8" w:space="0" w:color="000000"/>
            </w:tcBorders>
            <w:vAlign w:val="center"/>
            <w:hideMark/>
          </w:tcPr>
          <w:p w14:paraId="45D10206" w14:textId="77777777" w:rsidR="00244A31" w:rsidRPr="00770C77" w:rsidRDefault="00244A31" w:rsidP="00AE70DA">
            <w:pPr>
              <w:pStyle w:val="BodyText"/>
              <w:spacing w:line="276" w:lineRule="auto"/>
              <w:ind w:right="35"/>
              <w:rPr>
                <w:lang w:val="id-ID"/>
              </w:rPr>
            </w:pPr>
            <w:r w:rsidRPr="00770C77">
              <w:rPr>
                <w:lang w:val="id-ID"/>
              </w:rPr>
              <w:t xml:space="preserve">Apa </w:t>
            </w:r>
            <w:proofErr w:type="spellStart"/>
            <w:r w:rsidRPr="00770C77">
              <w:rPr>
                <w:lang w:val="id-ID"/>
              </w:rPr>
              <w:t>expected</w:t>
            </w:r>
            <w:proofErr w:type="spellEnd"/>
            <w:r w:rsidRPr="00770C77">
              <w:rPr>
                <w:lang w:val="id-ID"/>
              </w:rPr>
              <w:t xml:space="preserve"> </w:t>
            </w:r>
            <w:proofErr w:type="spellStart"/>
            <w:r w:rsidRPr="00770C77">
              <w:rPr>
                <w:lang w:val="id-ID"/>
              </w:rPr>
              <w:t>result</w:t>
            </w:r>
            <w:proofErr w:type="spellEnd"/>
            <w:r w:rsidRPr="00770C77">
              <w:rPr>
                <w:lang w:val="id-ID"/>
              </w:rPr>
              <w:t xml:space="preserve"> ketika menguji artikel </w:t>
            </w:r>
            <w:proofErr w:type="spellStart"/>
            <w:r w:rsidRPr="00770C77">
              <w:rPr>
                <w:lang w:val="id-ID"/>
              </w:rPr>
              <w:t>Agreepedia</w:t>
            </w:r>
            <w:proofErr w:type="spellEnd"/>
            <w:r w:rsidRPr="00770C77">
              <w:rPr>
                <w:lang w:val="id-ID"/>
              </w:rPr>
              <w:t>?</w:t>
            </w:r>
          </w:p>
        </w:tc>
        <w:tc>
          <w:tcPr>
            <w:tcW w:w="936" w:type="pct"/>
            <w:tcBorders>
              <w:top w:val="single" w:sz="8" w:space="0" w:color="000000"/>
              <w:left w:val="single" w:sz="8" w:space="0" w:color="000000"/>
              <w:bottom w:val="single" w:sz="8" w:space="0" w:color="000000"/>
              <w:right w:val="single" w:sz="8" w:space="0" w:color="000000"/>
            </w:tcBorders>
            <w:vAlign w:val="center"/>
            <w:hideMark/>
          </w:tcPr>
          <w:p w14:paraId="7E47785E" w14:textId="77777777" w:rsidR="00244A31" w:rsidRPr="00770C77" w:rsidRDefault="00244A31" w:rsidP="00AE70DA">
            <w:pPr>
              <w:pStyle w:val="BodyText"/>
              <w:spacing w:line="276" w:lineRule="auto"/>
              <w:ind w:right="35"/>
              <w:rPr>
                <w:lang w:val="id-ID"/>
              </w:rPr>
            </w:pPr>
            <w:r w:rsidRPr="00770C77">
              <w:rPr>
                <w:lang w:val="id-ID"/>
              </w:rPr>
              <w:t xml:space="preserve">Tidak ditemukan </w:t>
            </w:r>
          </w:p>
        </w:tc>
        <w:tc>
          <w:tcPr>
            <w:tcW w:w="1783" w:type="pct"/>
            <w:tcBorders>
              <w:top w:val="single" w:sz="8" w:space="0" w:color="000000"/>
              <w:left w:val="single" w:sz="8" w:space="0" w:color="000000"/>
              <w:bottom w:val="single" w:sz="8" w:space="0" w:color="000000"/>
              <w:right w:val="single" w:sz="8" w:space="0" w:color="000000"/>
            </w:tcBorders>
            <w:vAlign w:val="center"/>
            <w:hideMark/>
          </w:tcPr>
          <w:p w14:paraId="16E1A656" w14:textId="4245FABE" w:rsidR="00244A31" w:rsidRPr="00770C77" w:rsidRDefault="00244A31" w:rsidP="00AE70DA">
            <w:pPr>
              <w:pStyle w:val="BodyText"/>
              <w:spacing w:line="276" w:lineRule="auto"/>
              <w:ind w:right="35"/>
              <w:rPr>
                <w:lang w:val="id-ID"/>
              </w:rPr>
            </w:pPr>
            <w:r w:rsidRPr="00770C77">
              <w:rPr>
                <w:lang w:val="id-ID"/>
              </w:rPr>
              <w:t xml:space="preserve">Berikut adalah </w:t>
            </w:r>
            <w:proofErr w:type="spellStart"/>
            <w:r w:rsidRPr="00770C77">
              <w:rPr>
                <w:lang w:val="id-ID"/>
              </w:rPr>
              <w:t>expected</w:t>
            </w:r>
            <w:proofErr w:type="spellEnd"/>
            <w:r w:rsidRPr="00770C77">
              <w:rPr>
                <w:lang w:val="id-ID"/>
              </w:rPr>
              <w:t xml:space="preserve"> </w:t>
            </w:r>
            <w:proofErr w:type="spellStart"/>
            <w:r w:rsidRPr="00770C77">
              <w:rPr>
                <w:lang w:val="id-ID"/>
              </w:rPr>
              <w:t>result</w:t>
            </w:r>
            <w:proofErr w:type="spellEnd"/>
            <w:r w:rsidRPr="00770C77">
              <w:rPr>
                <w:lang w:val="id-ID"/>
              </w:rPr>
              <w:t xml:space="preserve"> pengujian Fitur </w:t>
            </w:r>
            <w:proofErr w:type="spellStart"/>
            <w:r w:rsidRPr="00770C77">
              <w:rPr>
                <w:lang w:val="id-ID"/>
              </w:rPr>
              <w:t>Infobudidaya</w:t>
            </w:r>
            <w:proofErr w:type="spellEnd"/>
            <w:r w:rsidRPr="00770C77">
              <w:rPr>
                <w:lang w:val="id-ID"/>
              </w:rPr>
              <w:t xml:space="preserve"> </w:t>
            </w:r>
            <w:proofErr w:type="spellStart"/>
            <w:r w:rsidRPr="00770C77">
              <w:rPr>
                <w:lang w:val="id-ID"/>
              </w:rPr>
              <w:t>Agreepedia</w:t>
            </w:r>
            <w:proofErr w:type="spellEnd"/>
            <w:r w:rsidRPr="00770C77">
              <w:rPr>
                <w:lang w:val="id-ID"/>
              </w:rPr>
              <w:t xml:space="preserve"> : 1.) Informasi budidaya ditampilkan dengan lengkap dan sesuai kategori yang dipilih </w:t>
            </w:r>
            <w:r w:rsidR="00AE70DA">
              <w:rPr>
                <w:lang w:val="id-ID"/>
              </w:rPr>
              <w:br/>
            </w:r>
            <w:r w:rsidRPr="00770C77">
              <w:rPr>
                <w:lang w:val="id-ID"/>
              </w:rPr>
              <w:t xml:space="preserve">2.) Semua elemen UI seperti judul, gambar, deskripsi, dan konten artikel tampil dengan baik </w:t>
            </w:r>
            <w:r w:rsidR="00AE70DA">
              <w:rPr>
                <w:lang w:val="id-ID"/>
              </w:rPr>
              <w:br/>
            </w:r>
            <w:r w:rsidRPr="00770C77">
              <w:rPr>
                <w:lang w:val="id-ID"/>
              </w:rPr>
              <w:t xml:space="preserve">3.) Tidak terjadi </w:t>
            </w:r>
            <w:proofErr w:type="spellStart"/>
            <w:r w:rsidRPr="00770C77">
              <w:rPr>
                <w:lang w:val="id-ID"/>
              </w:rPr>
              <w:t>error</w:t>
            </w:r>
            <w:proofErr w:type="spellEnd"/>
            <w:r w:rsidRPr="00770C77">
              <w:rPr>
                <w:lang w:val="id-ID"/>
              </w:rPr>
              <w:t xml:space="preserve"> saat mengakses halaman atau saat memilih jenis budidaya tertentu </w:t>
            </w:r>
            <w:r w:rsidR="00AE70DA">
              <w:rPr>
                <w:lang w:val="id-ID"/>
              </w:rPr>
              <w:br/>
            </w:r>
            <w:r w:rsidRPr="00770C77">
              <w:rPr>
                <w:lang w:val="id-ID"/>
              </w:rPr>
              <w:t xml:space="preserve">4.) Pada pengujian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pengguna berhasil mengakses informasi sesuai permintaan dan konten tampil sempurna </w:t>
            </w:r>
            <w:r w:rsidR="00AE70DA">
              <w:rPr>
                <w:lang w:val="id-ID"/>
              </w:rPr>
              <w:br/>
            </w:r>
            <w:r w:rsidRPr="00770C77">
              <w:rPr>
                <w:lang w:val="id-ID"/>
              </w:rPr>
              <w:t xml:space="preserve">5.) Pada pengujian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jika terjadi </w:t>
            </w:r>
            <w:r w:rsidRPr="00770C77">
              <w:rPr>
                <w:lang w:val="id-ID"/>
              </w:rPr>
              <w:lastRenderedPageBreak/>
              <w:t xml:space="preserve">kondisi gagal (seperti data tidak ditemukan), sistem menampilkan notifikasi atau pesan </w:t>
            </w:r>
            <w:proofErr w:type="spellStart"/>
            <w:r w:rsidRPr="00770C77">
              <w:rPr>
                <w:lang w:val="id-ID"/>
              </w:rPr>
              <w:t>error</w:t>
            </w:r>
            <w:proofErr w:type="spellEnd"/>
            <w:r w:rsidRPr="00770C77">
              <w:rPr>
                <w:lang w:val="id-ID"/>
              </w:rPr>
              <w:t xml:space="preserve"> yang sesuai dan tidak menyebabkan </w:t>
            </w:r>
            <w:proofErr w:type="spellStart"/>
            <w:r w:rsidRPr="00770C77">
              <w:rPr>
                <w:lang w:val="id-ID"/>
              </w:rPr>
              <w:t>crash</w:t>
            </w:r>
            <w:proofErr w:type="spellEnd"/>
            <w:r w:rsidRPr="00770C77">
              <w:rPr>
                <w:lang w:val="id-ID"/>
              </w:rPr>
              <w:t xml:space="preserve"> atau </w:t>
            </w:r>
            <w:proofErr w:type="spellStart"/>
            <w:r w:rsidRPr="00770C77">
              <w:rPr>
                <w:lang w:val="id-ID"/>
              </w:rPr>
              <w:t>freeze</w:t>
            </w:r>
            <w:proofErr w:type="spellEnd"/>
            <w:r w:rsidRPr="00770C77">
              <w:rPr>
                <w:lang w:val="id-ID"/>
              </w:rPr>
              <w:t xml:space="preserve"> pada aplikasi.</w:t>
            </w:r>
          </w:p>
        </w:tc>
        <w:tc>
          <w:tcPr>
            <w:tcW w:w="623" w:type="pct"/>
            <w:tcBorders>
              <w:top w:val="single" w:sz="8" w:space="0" w:color="000000"/>
              <w:left w:val="single" w:sz="8" w:space="0" w:color="000000"/>
              <w:bottom w:val="single" w:sz="8" w:space="0" w:color="000000"/>
              <w:right w:val="single" w:sz="8" w:space="0" w:color="000000"/>
            </w:tcBorders>
            <w:vAlign w:val="center"/>
            <w:hideMark/>
          </w:tcPr>
          <w:p w14:paraId="69B6F234" w14:textId="77777777" w:rsidR="00244A31" w:rsidRPr="00770C77" w:rsidRDefault="00244A31" w:rsidP="00AE70DA">
            <w:pPr>
              <w:pStyle w:val="BodyText"/>
              <w:spacing w:line="276" w:lineRule="auto"/>
              <w:ind w:right="35"/>
              <w:jc w:val="center"/>
              <w:rPr>
                <w:lang w:val="id-ID"/>
              </w:rPr>
            </w:pPr>
            <w:r w:rsidRPr="00770C77">
              <w:rPr>
                <w:lang w:val="id-ID"/>
              </w:rPr>
              <w:lastRenderedPageBreak/>
              <w:t>60</w:t>
            </w:r>
          </w:p>
        </w:tc>
        <w:tc>
          <w:tcPr>
            <w:tcW w:w="624" w:type="pct"/>
            <w:tcBorders>
              <w:top w:val="single" w:sz="8" w:space="0" w:color="000000"/>
              <w:left w:val="single" w:sz="8" w:space="0" w:color="000000"/>
              <w:bottom w:val="single" w:sz="8" w:space="0" w:color="000000"/>
              <w:right w:val="single" w:sz="8" w:space="0" w:color="000000"/>
            </w:tcBorders>
            <w:vAlign w:val="center"/>
            <w:hideMark/>
          </w:tcPr>
          <w:p w14:paraId="2A76A13D" w14:textId="77777777" w:rsidR="00244A31" w:rsidRPr="00770C77" w:rsidRDefault="00244A31" w:rsidP="00AE70DA">
            <w:pPr>
              <w:pStyle w:val="BodyText"/>
              <w:spacing w:line="276" w:lineRule="auto"/>
              <w:ind w:right="35"/>
              <w:jc w:val="center"/>
              <w:rPr>
                <w:lang w:val="id-ID"/>
              </w:rPr>
            </w:pPr>
            <w:r w:rsidRPr="00770C77">
              <w:rPr>
                <w:lang w:val="id-ID"/>
              </w:rPr>
              <w:t>4</w:t>
            </w:r>
          </w:p>
        </w:tc>
      </w:tr>
      <w:tr w:rsidR="00244A31" w:rsidRPr="00770C77" w14:paraId="28556FC1" w14:textId="77777777" w:rsidTr="001C5E4F">
        <w:trPr>
          <w:trHeight w:val="1120"/>
          <w:jc w:val="center"/>
        </w:trPr>
        <w:tc>
          <w:tcPr>
            <w:tcW w:w="1034" w:type="pct"/>
            <w:tcBorders>
              <w:top w:val="single" w:sz="8" w:space="0" w:color="000000"/>
              <w:left w:val="single" w:sz="8" w:space="0" w:color="000000"/>
              <w:bottom w:val="single" w:sz="8" w:space="0" w:color="000000"/>
              <w:right w:val="single" w:sz="8" w:space="0" w:color="000000"/>
            </w:tcBorders>
            <w:vAlign w:val="center"/>
            <w:hideMark/>
          </w:tcPr>
          <w:p w14:paraId="3EBFD7B1" w14:textId="77777777" w:rsidR="00244A31" w:rsidRPr="00770C77" w:rsidRDefault="00244A31" w:rsidP="00AE70DA">
            <w:pPr>
              <w:pStyle w:val="BodyText"/>
              <w:spacing w:line="276" w:lineRule="auto"/>
              <w:ind w:right="35"/>
              <w:rPr>
                <w:lang w:val="id-ID"/>
              </w:rPr>
            </w:pPr>
            <w:r w:rsidRPr="00770C77">
              <w:rPr>
                <w:lang w:val="id-ID"/>
              </w:rPr>
              <w:t xml:space="preserve">Apa saja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Ubah </w:t>
            </w:r>
            <w:proofErr w:type="spellStart"/>
            <w:r w:rsidRPr="00770C77">
              <w:rPr>
                <w:lang w:val="id-ID"/>
              </w:rPr>
              <w:t>Password</w:t>
            </w:r>
            <w:proofErr w:type="spellEnd"/>
            <w:r w:rsidRPr="00770C77">
              <w:rPr>
                <w:lang w:val="id-ID"/>
              </w:rPr>
              <w:t xml:space="preserve"> Pengguna?</w:t>
            </w:r>
          </w:p>
        </w:tc>
        <w:tc>
          <w:tcPr>
            <w:tcW w:w="936" w:type="pct"/>
            <w:tcBorders>
              <w:top w:val="single" w:sz="8" w:space="0" w:color="000000"/>
              <w:left w:val="single" w:sz="8" w:space="0" w:color="000000"/>
              <w:bottom w:val="single" w:sz="8" w:space="0" w:color="000000"/>
              <w:right w:val="single" w:sz="8" w:space="0" w:color="000000"/>
            </w:tcBorders>
            <w:vAlign w:val="center"/>
            <w:hideMark/>
          </w:tcPr>
          <w:p w14:paraId="60C27F56" w14:textId="77777777" w:rsidR="00244A31" w:rsidRPr="00770C77" w:rsidRDefault="00244A31" w:rsidP="00AE70DA">
            <w:pPr>
              <w:pStyle w:val="BodyText"/>
              <w:spacing w:line="276" w:lineRule="auto"/>
              <w:ind w:right="35"/>
              <w:rPr>
                <w:lang w:val="id-ID"/>
              </w:rPr>
            </w:pPr>
            <w:r w:rsidRPr="00770C77">
              <w:rPr>
                <w:lang w:val="id-ID"/>
              </w:rPr>
              <w:t xml:space="preserve">Tidak ditemukan </w:t>
            </w:r>
          </w:p>
        </w:tc>
        <w:tc>
          <w:tcPr>
            <w:tcW w:w="1783" w:type="pct"/>
            <w:tcBorders>
              <w:top w:val="single" w:sz="8" w:space="0" w:color="000000"/>
              <w:left w:val="single" w:sz="8" w:space="0" w:color="000000"/>
              <w:bottom w:val="single" w:sz="8" w:space="0" w:color="000000"/>
              <w:right w:val="single" w:sz="8" w:space="0" w:color="000000"/>
            </w:tcBorders>
            <w:vAlign w:val="center"/>
            <w:hideMark/>
          </w:tcPr>
          <w:p w14:paraId="209BDE83" w14:textId="721D3896" w:rsidR="00244A31" w:rsidRPr="00770C77" w:rsidRDefault="00244A31" w:rsidP="00AE70DA">
            <w:pPr>
              <w:pStyle w:val="BodyText"/>
              <w:spacing w:line="276" w:lineRule="auto"/>
              <w:ind w:right="35"/>
              <w:rPr>
                <w:lang w:val="id-ID"/>
              </w:rPr>
            </w:pPr>
            <w:r w:rsidRPr="00770C77">
              <w:rPr>
                <w:lang w:val="id-ID"/>
              </w:rPr>
              <w:t xml:space="preserve">Berikut adalah beberapa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dapat digunakan untuk menguji skenario Ubah </w:t>
            </w:r>
            <w:proofErr w:type="spellStart"/>
            <w:r w:rsidRPr="00770C77">
              <w:rPr>
                <w:lang w:val="id-ID"/>
              </w:rPr>
              <w:t>Password</w:t>
            </w:r>
            <w:proofErr w:type="spellEnd"/>
            <w:r w:rsidRPr="00770C77">
              <w:rPr>
                <w:lang w:val="id-ID"/>
              </w:rPr>
              <w:t xml:space="preserve"> Pengguna </w:t>
            </w:r>
            <w:proofErr w:type="spellStart"/>
            <w:r w:rsidRPr="00770C77">
              <w:rPr>
                <w:lang w:val="id-ID"/>
              </w:rPr>
              <w:t>Agree</w:t>
            </w:r>
            <w:proofErr w:type="spellEnd"/>
            <w:r w:rsidRPr="00770C77">
              <w:rPr>
                <w:lang w:val="id-ID"/>
              </w:rPr>
              <w:t xml:space="preserve">.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ini mencakup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dan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untuk memastikan fungsi bekerja dengan benar dan mampu menangani kesalahan secara tepat: </w:t>
            </w:r>
            <w:r w:rsidR="00AE70DA">
              <w:rPr>
                <w:lang w:val="id-ID"/>
              </w:rPr>
              <w:br/>
            </w:r>
            <w:r w:rsidRPr="00770C77">
              <w:rPr>
                <w:lang w:val="id-ID"/>
              </w:rPr>
              <w:t xml:space="preserve">1.)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Berhasil Mengubah </w:t>
            </w:r>
            <w:proofErr w:type="spellStart"/>
            <w:r w:rsidRPr="00770C77">
              <w:rPr>
                <w:lang w:val="id-ID"/>
              </w:rPr>
              <w:t>Password</w:t>
            </w:r>
            <w:proofErr w:type="spellEnd"/>
            <w:r w:rsidRPr="00770C77">
              <w:rPr>
                <w:lang w:val="id-ID"/>
              </w:rPr>
              <w:t xml:space="preserve"> dengan </w:t>
            </w:r>
            <w:proofErr w:type="spellStart"/>
            <w:r w:rsidRPr="00770C77">
              <w:rPr>
                <w:lang w:val="id-ID"/>
              </w:rPr>
              <w:t>Password</w:t>
            </w:r>
            <w:proofErr w:type="spellEnd"/>
            <w:r w:rsidRPr="00770C77">
              <w:rPr>
                <w:lang w:val="id-ID"/>
              </w:rPr>
              <w:t xml:space="preserve"> Baru yang Valid </w:t>
            </w:r>
            <w:r w:rsidR="00AE70DA">
              <w:rPr>
                <w:lang w:val="id-ID"/>
              </w:rPr>
              <w:br/>
            </w:r>
            <w:r w:rsidRPr="00770C77">
              <w:rPr>
                <w:lang w:val="id-ID"/>
              </w:rPr>
              <w:t xml:space="preserve">2.)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Ubah </w:t>
            </w:r>
            <w:proofErr w:type="spellStart"/>
            <w:r w:rsidRPr="00770C77">
              <w:rPr>
                <w:lang w:val="id-ID"/>
              </w:rPr>
              <w:t>Password</w:t>
            </w:r>
            <w:proofErr w:type="spellEnd"/>
            <w:r w:rsidRPr="00770C77">
              <w:rPr>
                <w:lang w:val="id-ID"/>
              </w:rPr>
              <w:t xml:space="preserve"> Berhasil dengan Verifikasi OTP </w:t>
            </w:r>
            <w:r w:rsidR="00AE70DA">
              <w:rPr>
                <w:lang w:val="id-ID"/>
              </w:rPr>
              <w:br/>
            </w:r>
            <w:r w:rsidRPr="00770C77">
              <w:rPr>
                <w:lang w:val="id-ID"/>
              </w:rPr>
              <w:t xml:space="preserve">3.)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Berhasil Mengubah </w:t>
            </w:r>
            <w:proofErr w:type="spellStart"/>
            <w:r w:rsidRPr="00770C77">
              <w:rPr>
                <w:lang w:val="id-ID"/>
              </w:rPr>
              <w:t>Password</w:t>
            </w:r>
            <w:proofErr w:type="spellEnd"/>
            <w:r w:rsidRPr="00770C77">
              <w:rPr>
                <w:lang w:val="id-ID"/>
              </w:rPr>
              <w:t xml:space="preserve"> setelah Verifikasi Kode OTP </w:t>
            </w:r>
            <w:r w:rsidR="00AE70DA">
              <w:rPr>
                <w:lang w:val="id-ID"/>
              </w:rPr>
              <w:br/>
            </w:r>
            <w:r w:rsidRPr="00770C77">
              <w:rPr>
                <w:lang w:val="id-ID"/>
              </w:rPr>
              <w:t xml:space="preserve">4.)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lastRenderedPageBreak/>
              <w:t>Case</w:t>
            </w:r>
            <w:proofErr w:type="spellEnd"/>
            <w:r w:rsidRPr="00770C77">
              <w:rPr>
                <w:lang w:val="id-ID"/>
              </w:rPr>
              <w:t xml:space="preserve">): Berhasil Mengubah </w:t>
            </w:r>
            <w:proofErr w:type="spellStart"/>
            <w:r w:rsidRPr="00770C77">
              <w:rPr>
                <w:lang w:val="id-ID"/>
              </w:rPr>
              <w:t>Password</w:t>
            </w:r>
            <w:proofErr w:type="spellEnd"/>
            <w:r w:rsidRPr="00770C77">
              <w:rPr>
                <w:lang w:val="id-ID"/>
              </w:rPr>
              <w:t xml:space="preserve"> dengan </w:t>
            </w:r>
            <w:proofErr w:type="spellStart"/>
            <w:r w:rsidRPr="00770C77">
              <w:rPr>
                <w:lang w:val="id-ID"/>
              </w:rPr>
              <w:t>Password</w:t>
            </w:r>
            <w:proofErr w:type="spellEnd"/>
            <w:r w:rsidRPr="00770C77">
              <w:rPr>
                <w:lang w:val="id-ID"/>
              </w:rPr>
              <w:t xml:space="preserve"> Lama yang Benar </w:t>
            </w:r>
            <w:r w:rsidR="00AE70DA">
              <w:rPr>
                <w:lang w:val="id-ID"/>
              </w:rPr>
              <w:br/>
            </w:r>
            <w:r w:rsidRPr="00770C77">
              <w:rPr>
                <w:lang w:val="id-ID"/>
              </w:rPr>
              <w:t xml:space="preserve">5.)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Positive</w:t>
            </w:r>
            <w:proofErr w:type="spellEnd"/>
            <w:r w:rsidRPr="00770C77">
              <w:rPr>
                <w:lang w:val="id-ID"/>
              </w:rPr>
              <w:t xml:space="preserve"> </w:t>
            </w:r>
            <w:proofErr w:type="spellStart"/>
            <w:r w:rsidRPr="00770C77">
              <w:rPr>
                <w:lang w:val="id-ID"/>
              </w:rPr>
              <w:t>Case</w:t>
            </w:r>
            <w:proofErr w:type="spellEnd"/>
            <w:r w:rsidRPr="00770C77">
              <w:rPr>
                <w:lang w:val="id-ID"/>
              </w:rPr>
              <w:t xml:space="preserve">): Berhasil Mengubah </w:t>
            </w:r>
            <w:proofErr w:type="spellStart"/>
            <w:r w:rsidRPr="00770C77">
              <w:rPr>
                <w:lang w:val="id-ID"/>
              </w:rPr>
              <w:t>Password</w:t>
            </w:r>
            <w:proofErr w:type="spellEnd"/>
            <w:r w:rsidRPr="00770C77">
              <w:rPr>
                <w:lang w:val="id-ID"/>
              </w:rPr>
              <w:t xml:space="preserve"> dengan Konfirmasi </w:t>
            </w:r>
            <w:proofErr w:type="spellStart"/>
            <w:r w:rsidRPr="00770C77">
              <w:rPr>
                <w:lang w:val="id-ID"/>
              </w:rPr>
              <w:t>Password</w:t>
            </w:r>
            <w:proofErr w:type="spellEnd"/>
            <w:r w:rsidRPr="00770C77">
              <w:rPr>
                <w:lang w:val="id-ID"/>
              </w:rPr>
              <w:t xml:space="preserve"> Baru yang Cocok 6.)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Gagal Mengubah </w:t>
            </w:r>
            <w:proofErr w:type="spellStart"/>
            <w:r w:rsidRPr="00770C77">
              <w:rPr>
                <w:lang w:val="id-ID"/>
              </w:rPr>
              <w:t>Password</w:t>
            </w:r>
            <w:proofErr w:type="spellEnd"/>
            <w:r w:rsidRPr="00770C77">
              <w:rPr>
                <w:lang w:val="id-ID"/>
              </w:rPr>
              <w:t xml:space="preserve"> karena </w:t>
            </w:r>
            <w:proofErr w:type="spellStart"/>
            <w:r w:rsidRPr="00770C77">
              <w:rPr>
                <w:lang w:val="id-ID"/>
              </w:rPr>
              <w:t>Password</w:t>
            </w:r>
            <w:proofErr w:type="spellEnd"/>
            <w:r w:rsidRPr="00770C77">
              <w:rPr>
                <w:lang w:val="id-ID"/>
              </w:rPr>
              <w:t xml:space="preserve"> Lama Salah </w:t>
            </w:r>
            <w:r w:rsidR="00AE70DA">
              <w:rPr>
                <w:lang w:val="id-ID"/>
              </w:rPr>
              <w:br/>
            </w:r>
            <w:r w:rsidRPr="00770C77">
              <w:rPr>
                <w:lang w:val="id-ID"/>
              </w:rPr>
              <w:t xml:space="preserve">7.)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Gagal Mengubah </w:t>
            </w:r>
            <w:proofErr w:type="spellStart"/>
            <w:r w:rsidRPr="00770C77">
              <w:rPr>
                <w:lang w:val="id-ID"/>
              </w:rPr>
              <w:t>Password</w:t>
            </w:r>
            <w:proofErr w:type="spellEnd"/>
            <w:r w:rsidRPr="00770C77">
              <w:rPr>
                <w:lang w:val="id-ID"/>
              </w:rPr>
              <w:t xml:space="preserve"> karena Konfirmasi </w:t>
            </w:r>
            <w:proofErr w:type="spellStart"/>
            <w:r w:rsidRPr="00770C77">
              <w:rPr>
                <w:lang w:val="id-ID"/>
              </w:rPr>
              <w:t>Password</w:t>
            </w:r>
            <w:proofErr w:type="spellEnd"/>
            <w:r w:rsidRPr="00770C77">
              <w:rPr>
                <w:lang w:val="id-ID"/>
              </w:rPr>
              <w:t xml:space="preserve"> Tidak Cocok </w:t>
            </w:r>
            <w:r w:rsidR="00AE70DA">
              <w:rPr>
                <w:lang w:val="id-ID"/>
              </w:rPr>
              <w:br/>
            </w:r>
            <w:r w:rsidRPr="00770C77">
              <w:rPr>
                <w:lang w:val="id-ID"/>
              </w:rPr>
              <w:t xml:space="preserve">8.)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Gagal Mengubah </w:t>
            </w:r>
            <w:proofErr w:type="spellStart"/>
            <w:r w:rsidRPr="00770C77">
              <w:rPr>
                <w:lang w:val="id-ID"/>
              </w:rPr>
              <w:t>Password</w:t>
            </w:r>
            <w:proofErr w:type="spellEnd"/>
            <w:r w:rsidRPr="00770C77">
              <w:rPr>
                <w:lang w:val="id-ID"/>
              </w:rPr>
              <w:t xml:space="preserve"> karena </w:t>
            </w:r>
            <w:proofErr w:type="spellStart"/>
            <w:r w:rsidRPr="00770C77">
              <w:rPr>
                <w:lang w:val="id-ID"/>
              </w:rPr>
              <w:t>Password</w:t>
            </w:r>
            <w:proofErr w:type="spellEnd"/>
            <w:r w:rsidRPr="00770C77">
              <w:rPr>
                <w:lang w:val="id-ID"/>
              </w:rPr>
              <w:t xml:space="preserve"> Baru Tidak Memenuhi Syarat Kompleksitas </w:t>
            </w:r>
            <w:r w:rsidR="00AE70DA">
              <w:rPr>
                <w:lang w:val="id-ID"/>
              </w:rPr>
              <w:br/>
            </w:r>
            <w:r w:rsidRPr="00770C77">
              <w:rPr>
                <w:lang w:val="id-ID"/>
              </w:rPr>
              <w:t xml:space="preserve">9.)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Negative</w:t>
            </w:r>
            <w:proofErr w:type="spellEnd"/>
            <w:r w:rsidRPr="00770C77">
              <w:rPr>
                <w:lang w:val="id-ID"/>
              </w:rPr>
              <w:t xml:space="preserve"> </w:t>
            </w:r>
            <w:proofErr w:type="spellStart"/>
            <w:r w:rsidRPr="00770C77">
              <w:rPr>
                <w:lang w:val="id-ID"/>
              </w:rPr>
              <w:t>Case</w:t>
            </w:r>
            <w:proofErr w:type="spellEnd"/>
            <w:r w:rsidRPr="00770C77">
              <w:rPr>
                <w:lang w:val="id-ID"/>
              </w:rPr>
              <w:t xml:space="preserve">): Gagal Mengubah </w:t>
            </w:r>
            <w:proofErr w:type="spellStart"/>
            <w:r w:rsidRPr="00770C77">
              <w:rPr>
                <w:lang w:val="id-ID"/>
              </w:rPr>
              <w:t>Password</w:t>
            </w:r>
            <w:proofErr w:type="spellEnd"/>
            <w:r w:rsidRPr="00770C77">
              <w:rPr>
                <w:lang w:val="id-ID"/>
              </w:rPr>
              <w:t xml:space="preserve"> karena Kode OTP Salah atau </w:t>
            </w:r>
            <w:proofErr w:type="spellStart"/>
            <w:r w:rsidRPr="00770C77">
              <w:rPr>
                <w:lang w:val="id-ID"/>
              </w:rPr>
              <w:t>Kadaluarsa</w:t>
            </w:r>
            <w:proofErr w:type="spellEnd"/>
          </w:p>
        </w:tc>
        <w:tc>
          <w:tcPr>
            <w:tcW w:w="623" w:type="pct"/>
            <w:tcBorders>
              <w:top w:val="single" w:sz="8" w:space="0" w:color="000000"/>
              <w:left w:val="single" w:sz="8" w:space="0" w:color="000000"/>
              <w:bottom w:val="single" w:sz="8" w:space="0" w:color="000000"/>
              <w:right w:val="single" w:sz="8" w:space="0" w:color="000000"/>
            </w:tcBorders>
            <w:vAlign w:val="center"/>
            <w:hideMark/>
          </w:tcPr>
          <w:p w14:paraId="16B3FA05" w14:textId="77777777" w:rsidR="00244A31" w:rsidRPr="00770C77" w:rsidRDefault="00244A31" w:rsidP="00AE70DA">
            <w:pPr>
              <w:pStyle w:val="BodyText"/>
              <w:spacing w:line="276" w:lineRule="auto"/>
              <w:ind w:right="35"/>
              <w:jc w:val="center"/>
              <w:rPr>
                <w:lang w:val="id-ID"/>
              </w:rPr>
            </w:pPr>
            <w:r w:rsidRPr="00770C77">
              <w:rPr>
                <w:lang w:val="id-ID"/>
              </w:rPr>
              <w:lastRenderedPageBreak/>
              <w:t>30</w:t>
            </w:r>
          </w:p>
        </w:tc>
        <w:tc>
          <w:tcPr>
            <w:tcW w:w="624" w:type="pct"/>
            <w:tcBorders>
              <w:top w:val="single" w:sz="8" w:space="0" w:color="000000"/>
              <w:left w:val="single" w:sz="8" w:space="0" w:color="000000"/>
              <w:bottom w:val="single" w:sz="8" w:space="0" w:color="000000"/>
              <w:right w:val="single" w:sz="8" w:space="0" w:color="000000"/>
            </w:tcBorders>
            <w:vAlign w:val="center"/>
            <w:hideMark/>
          </w:tcPr>
          <w:p w14:paraId="118B4EA9" w14:textId="77777777" w:rsidR="00244A31" w:rsidRPr="00770C77" w:rsidRDefault="00244A31" w:rsidP="00AE70DA">
            <w:pPr>
              <w:pStyle w:val="BodyText"/>
              <w:spacing w:line="276" w:lineRule="auto"/>
              <w:ind w:right="35"/>
              <w:jc w:val="center"/>
              <w:rPr>
                <w:lang w:val="id-ID"/>
              </w:rPr>
            </w:pPr>
            <w:r w:rsidRPr="00770C77">
              <w:rPr>
                <w:lang w:val="id-ID"/>
              </w:rPr>
              <w:t>2</w:t>
            </w:r>
          </w:p>
        </w:tc>
      </w:tr>
    </w:tbl>
    <w:p w14:paraId="6A7A1A14" w14:textId="77777777" w:rsidR="001C5E4F" w:rsidRDefault="001C5E4F" w:rsidP="00244A31">
      <w:pPr>
        <w:pStyle w:val="BodyText"/>
        <w:spacing w:line="276" w:lineRule="auto"/>
        <w:ind w:right="35"/>
        <w:jc w:val="both"/>
        <w:rPr>
          <w:lang w:val="id-ID"/>
        </w:rPr>
      </w:pPr>
    </w:p>
    <w:p w14:paraId="391C5769" w14:textId="1396D516" w:rsidR="00244A31" w:rsidRPr="00770C77" w:rsidRDefault="00244A31" w:rsidP="001C5E4F">
      <w:pPr>
        <w:pStyle w:val="BodyText"/>
        <w:spacing w:line="276" w:lineRule="auto"/>
        <w:ind w:right="35" w:firstLine="720"/>
        <w:jc w:val="both"/>
        <w:rPr>
          <w:lang w:val="id-ID"/>
        </w:rPr>
      </w:pPr>
      <w:r w:rsidRPr="00770C77">
        <w:rPr>
          <w:lang w:val="id-ID"/>
        </w:rPr>
        <w:t>Berdasarkan Tabel 4.1</w:t>
      </w:r>
      <w:r w:rsidR="00536ED6">
        <w:rPr>
          <w:lang w:val="id-ID"/>
        </w:rPr>
        <w:t>8</w:t>
      </w:r>
      <w:r w:rsidRPr="00770C77">
        <w:rPr>
          <w:lang w:val="id-ID"/>
        </w:rPr>
        <w:t xml:space="preserve">, dapat disimpulkan bahwa metode pencarian manual melalui Google </w:t>
      </w:r>
      <w:proofErr w:type="spellStart"/>
      <w:r w:rsidRPr="00770C77">
        <w:rPr>
          <w:lang w:val="id-ID"/>
        </w:rPr>
        <w:t>Spreadsheet</w:t>
      </w:r>
      <w:proofErr w:type="spellEnd"/>
      <w:r w:rsidRPr="00770C77">
        <w:rPr>
          <w:lang w:val="id-ID"/>
        </w:rPr>
        <w:t xml:space="preserve"> memiliki beberapa kelemahan, seperti keterbatasan dalam menangani pertanyaan dengan bahasa alami, sinonim, maupun struktur kalimat yang tidak sesuai dengan data </w:t>
      </w:r>
      <w:proofErr w:type="spellStart"/>
      <w:r w:rsidRPr="00770C77">
        <w:rPr>
          <w:lang w:val="id-ID"/>
        </w:rPr>
        <w:t>literal</w:t>
      </w:r>
      <w:proofErr w:type="spellEnd"/>
      <w:r w:rsidRPr="00770C77">
        <w:rPr>
          <w:lang w:val="id-ID"/>
        </w:rPr>
        <w:t xml:space="preserve"> </w:t>
      </w:r>
      <w:r w:rsidRPr="00770C77">
        <w:rPr>
          <w:lang w:val="id-ID"/>
        </w:rPr>
        <w:lastRenderedPageBreak/>
        <w:t xml:space="preserve">pada </w:t>
      </w:r>
      <w:proofErr w:type="spellStart"/>
      <w:r w:rsidRPr="00770C77">
        <w:rPr>
          <w:lang w:val="id-ID"/>
        </w:rPr>
        <w:t>sheet</w:t>
      </w:r>
      <w:proofErr w:type="spellEnd"/>
      <w:r w:rsidRPr="00770C77">
        <w:rPr>
          <w:lang w:val="id-ID"/>
        </w:rPr>
        <w:t xml:space="preserve">. Pengguna harus mengetahui secara spesifik </w:t>
      </w:r>
      <w:proofErr w:type="spellStart"/>
      <w:r w:rsidRPr="00770C77">
        <w:rPr>
          <w:lang w:val="id-ID"/>
        </w:rPr>
        <w:t>keyword</w:t>
      </w:r>
      <w:proofErr w:type="spellEnd"/>
      <w:r w:rsidRPr="00770C77">
        <w:rPr>
          <w:lang w:val="id-ID"/>
        </w:rPr>
        <w:t xml:space="preserve"> yang digunakan dalam penamaan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agar pencarian berhasil.   </w:t>
      </w:r>
    </w:p>
    <w:p w14:paraId="0F523722" w14:textId="77777777" w:rsidR="00244A31" w:rsidRPr="00770C77" w:rsidRDefault="00244A31" w:rsidP="00244A31">
      <w:pPr>
        <w:pStyle w:val="BodyText"/>
        <w:spacing w:line="276" w:lineRule="auto"/>
        <w:ind w:right="35"/>
        <w:jc w:val="both"/>
        <w:rPr>
          <w:lang w:val="id-ID"/>
        </w:rPr>
      </w:pPr>
      <w:r w:rsidRPr="00770C77">
        <w:rPr>
          <w:lang w:val="id-ID"/>
        </w:rPr>
        <w:t xml:space="preserve"> </w:t>
      </w:r>
      <w:r w:rsidRPr="00770C77">
        <w:rPr>
          <w:lang w:val="id-ID"/>
        </w:rPr>
        <w:tab/>
        <w:t xml:space="preserve">Sebaliknya, </w:t>
      </w:r>
      <w:proofErr w:type="spellStart"/>
      <w:r w:rsidRPr="00770C77">
        <w:rPr>
          <w:lang w:val="id-ID"/>
        </w:rPr>
        <w:t>chatbot</w:t>
      </w:r>
      <w:proofErr w:type="spellEnd"/>
      <w:r w:rsidRPr="00770C77">
        <w:rPr>
          <w:lang w:val="id-ID"/>
        </w:rPr>
        <w:t xml:space="preserve"> mampu menampilkan informasi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yang relevan meskipun pertanyaan diajukan dengan variasi bahasa, sinonim, atau kalimat kompleks. </w:t>
      </w:r>
      <w:proofErr w:type="spellStart"/>
      <w:r w:rsidRPr="00770C77">
        <w:rPr>
          <w:lang w:val="id-ID"/>
        </w:rPr>
        <w:t>Chatbot</w:t>
      </w:r>
      <w:proofErr w:type="spellEnd"/>
      <w:r w:rsidRPr="00770C77">
        <w:rPr>
          <w:lang w:val="id-ID"/>
        </w:rPr>
        <w:t xml:space="preserve"> juga menunjukkan kecepatan pencarian yang jauh lebih baik, yaitu sekitar 3–5 detik, dibandingkan dengan pencarian manual yang rata-rata membutuhkan 35–60 detik.</w:t>
      </w:r>
    </w:p>
    <w:p w14:paraId="6019BA9D" w14:textId="77777777" w:rsidR="00244A31" w:rsidRPr="00770C77" w:rsidRDefault="00244A31" w:rsidP="004A1208">
      <w:pPr>
        <w:pStyle w:val="BodyText"/>
        <w:spacing w:line="276" w:lineRule="auto"/>
        <w:ind w:right="35" w:firstLine="720"/>
        <w:jc w:val="both"/>
        <w:rPr>
          <w:lang w:val="id-ID"/>
        </w:rPr>
      </w:pPr>
      <w:r w:rsidRPr="00770C77">
        <w:rPr>
          <w:lang w:val="id-ID"/>
        </w:rPr>
        <w:t xml:space="preserve">Eksperimen ini menunjukkan bahwa </w:t>
      </w:r>
      <w:proofErr w:type="spellStart"/>
      <w:r w:rsidRPr="00770C77">
        <w:rPr>
          <w:lang w:val="id-ID"/>
        </w:rPr>
        <w:t>chatbot</w:t>
      </w:r>
      <w:proofErr w:type="spellEnd"/>
      <w:r w:rsidRPr="00770C77">
        <w:rPr>
          <w:lang w:val="id-ID"/>
        </w:rPr>
        <w:t xml:space="preserve"> dapat membantu meningkatkan efisiensi kerja tim QA secara signifikan, terutama dalam hal pencarian informasi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 xml:space="preserve">. </w:t>
      </w:r>
      <w:proofErr w:type="spellStart"/>
      <w:r w:rsidRPr="00770C77">
        <w:rPr>
          <w:lang w:val="id-ID"/>
        </w:rPr>
        <w:t>Chatbot</w:t>
      </w:r>
      <w:proofErr w:type="spellEnd"/>
      <w:r w:rsidRPr="00770C77">
        <w:rPr>
          <w:lang w:val="id-ID"/>
        </w:rPr>
        <w:t xml:space="preserve"> memberikan nilai tambah dalam hal kemudahan akses informasi, penghematan waktu, dan pemrosesan bahasa alami yang lebih fleksibel dibandingkan metode konvensional menggunakan Google </w:t>
      </w:r>
      <w:proofErr w:type="spellStart"/>
      <w:r w:rsidRPr="00770C77">
        <w:rPr>
          <w:lang w:val="id-ID"/>
        </w:rPr>
        <w:t>Spreadsheet</w:t>
      </w:r>
      <w:proofErr w:type="spellEnd"/>
      <w:r w:rsidRPr="00770C77">
        <w:rPr>
          <w:lang w:val="id-ID"/>
        </w:rPr>
        <w:t>.</w:t>
      </w:r>
    </w:p>
    <w:p w14:paraId="045AC477" w14:textId="77777777" w:rsidR="004A1208" w:rsidRDefault="004A1208" w:rsidP="001C5E4F">
      <w:pPr>
        <w:pStyle w:val="BodyText"/>
        <w:spacing w:line="276" w:lineRule="auto"/>
        <w:ind w:right="35"/>
        <w:jc w:val="both"/>
        <w:rPr>
          <w:lang w:val="id-ID"/>
        </w:rPr>
      </w:pPr>
    </w:p>
    <w:p w14:paraId="5498AE2B" w14:textId="77777777" w:rsidR="009D5913" w:rsidRDefault="009D5913" w:rsidP="001C5E4F">
      <w:pPr>
        <w:pStyle w:val="BodyText"/>
        <w:spacing w:line="276" w:lineRule="auto"/>
        <w:ind w:right="35"/>
        <w:jc w:val="both"/>
        <w:rPr>
          <w:lang w:val="id-ID"/>
        </w:rPr>
      </w:pPr>
    </w:p>
    <w:p w14:paraId="2A1D8E4A" w14:textId="5FB240E6" w:rsidR="004A1208" w:rsidRPr="004A1208" w:rsidRDefault="001C5E4F" w:rsidP="00BE06AA">
      <w:pPr>
        <w:pStyle w:val="Heading4"/>
      </w:pPr>
      <w:r>
        <w:rPr>
          <w:lang w:val="id-ID"/>
        </w:rPr>
        <w:t xml:space="preserve">6. </w:t>
      </w:r>
      <w:proofErr w:type="spellStart"/>
      <w:r w:rsidR="00244A31" w:rsidRPr="00770C77">
        <w:t>Eksperimen</w:t>
      </w:r>
      <w:proofErr w:type="spellEnd"/>
      <w:r w:rsidR="00244A31" w:rsidRPr="00770C77">
        <w:t xml:space="preserve"> </w:t>
      </w:r>
      <w:proofErr w:type="spellStart"/>
      <w:r w:rsidR="00A870D5" w:rsidRPr="00A870D5">
        <w:t>P</w:t>
      </w:r>
      <w:r w:rsidR="00A870D5">
        <w:t>engujian</w:t>
      </w:r>
      <w:proofErr w:type="spellEnd"/>
      <w:r w:rsidR="00A870D5" w:rsidRPr="00A870D5">
        <w:t xml:space="preserve"> </w:t>
      </w:r>
      <w:proofErr w:type="spellStart"/>
      <w:r w:rsidR="00A870D5" w:rsidRPr="00A870D5">
        <w:t>M</w:t>
      </w:r>
      <w:r w:rsidR="00A870D5">
        <w:t>enggunakan</w:t>
      </w:r>
      <w:proofErr w:type="spellEnd"/>
      <w:r w:rsidR="00A870D5" w:rsidRPr="00A870D5">
        <w:t xml:space="preserve"> C</w:t>
      </w:r>
      <w:r w:rsidR="00A870D5">
        <w:t>onfusion</w:t>
      </w:r>
      <w:r w:rsidR="00A870D5" w:rsidRPr="00A870D5">
        <w:t xml:space="preserve"> M</w:t>
      </w:r>
      <w:r w:rsidR="00A870D5">
        <w:t>atrix</w:t>
      </w:r>
    </w:p>
    <w:p w14:paraId="02B0D62D" w14:textId="30AF7DFB" w:rsidR="00544176" w:rsidRDefault="00244A31" w:rsidP="00544176">
      <w:pPr>
        <w:pStyle w:val="BodyText"/>
        <w:spacing w:line="276" w:lineRule="auto"/>
        <w:ind w:right="35" w:firstLine="720"/>
        <w:jc w:val="both"/>
        <w:rPr>
          <w:lang w:val="id-ID"/>
        </w:rPr>
      </w:pPr>
      <w:r w:rsidRPr="00770C77">
        <w:rPr>
          <w:lang w:val="id-ID"/>
        </w:rPr>
        <w:t xml:space="preserve">Eksperimen </w:t>
      </w:r>
      <w:proofErr w:type="spellStart"/>
      <w:r w:rsidR="00BE06AA">
        <w:rPr>
          <w:lang w:val="id-ID"/>
        </w:rPr>
        <w:t>Confusion</w:t>
      </w:r>
      <w:proofErr w:type="spellEnd"/>
      <w:r w:rsidR="00BE06AA">
        <w:rPr>
          <w:lang w:val="id-ID"/>
        </w:rPr>
        <w:t xml:space="preserve"> Matrix </w:t>
      </w:r>
      <w:r w:rsidR="00BE06AA" w:rsidRPr="00BE06AA">
        <w:rPr>
          <w:lang w:val="id-ID"/>
        </w:rPr>
        <w:t xml:space="preserve">ini </w:t>
      </w:r>
      <w:r w:rsidR="00BE06AA">
        <w:rPr>
          <w:lang w:val="id-ID"/>
        </w:rPr>
        <w:t xml:space="preserve">menjelaskan </w:t>
      </w:r>
      <w:r w:rsidR="00BE06AA" w:rsidRPr="00BE06AA">
        <w:rPr>
          <w:lang w:val="id-ID"/>
        </w:rPr>
        <w:t>hasil</w:t>
      </w:r>
      <w:r w:rsidR="00A91495">
        <w:rPr>
          <w:lang w:val="id-ID"/>
        </w:rPr>
        <w:t xml:space="preserve"> evaluasi </w:t>
      </w:r>
      <w:r w:rsidR="00544176" w:rsidRPr="00BE06AA">
        <w:rPr>
          <w:lang w:val="id-ID"/>
        </w:rPr>
        <w:t xml:space="preserve"> seberapa baik</w:t>
      </w:r>
      <w:r w:rsidR="00544176">
        <w:rPr>
          <w:lang w:val="id-ID"/>
        </w:rPr>
        <w:t xml:space="preserve"> </w:t>
      </w:r>
      <w:proofErr w:type="spellStart"/>
      <w:r w:rsidR="00544176">
        <w:rPr>
          <w:lang w:val="id-ID"/>
        </w:rPr>
        <w:t>chatbot</w:t>
      </w:r>
      <w:proofErr w:type="spellEnd"/>
      <w:r w:rsidR="00544176" w:rsidRPr="00544176">
        <w:rPr>
          <w:lang w:val="id-ID"/>
        </w:rPr>
        <w:t xml:space="preserve"> dalam mengklasifikasikan pertanyaan</w:t>
      </w:r>
      <w:r w:rsidR="00A91495">
        <w:rPr>
          <w:lang w:val="id-ID"/>
        </w:rPr>
        <w:t xml:space="preserve"> </w:t>
      </w:r>
      <w:proofErr w:type="spellStart"/>
      <w:r w:rsidR="00A91495">
        <w:rPr>
          <w:lang w:val="id-ID"/>
        </w:rPr>
        <w:t>test</w:t>
      </w:r>
      <w:proofErr w:type="spellEnd"/>
      <w:r w:rsidR="00A91495">
        <w:rPr>
          <w:lang w:val="id-ID"/>
        </w:rPr>
        <w:t xml:space="preserve"> sesuai pertanyaan </w:t>
      </w:r>
      <w:proofErr w:type="spellStart"/>
      <w:r w:rsidR="00A91495">
        <w:rPr>
          <w:lang w:val="id-ID"/>
        </w:rPr>
        <w:t>dataset</w:t>
      </w:r>
      <w:proofErr w:type="spellEnd"/>
      <w:r w:rsidR="00A91495">
        <w:rPr>
          <w:lang w:val="id-ID"/>
        </w:rPr>
        <w:t xml:space="preserve"> </w:t>
      </w:r>
      <w:r w:rsidR="00544176" w:rsidRPr="00544176">
        <w:rPr>
          <w:lang w:val="id-ID"/>
        </w:rPr>
        <w:t>yang tepat menggunakan</w:t>
      </w:r>
      <w:r w:rsidR="00A91495">
        <w:rPr>
          <w:lang w:val="id-ID"/>
        </w:rPr>
        <w:t xml:space="preserve"> teknik</w:t>
      </w:r>
      <w:r w:rsidR="00544176" w:rsidRPr="00544176">
        <w:rPr>
          <w:lang w:val="id-ID"/>
        </w:rPr>
        <w:t xml:space="preserve"> </w:t>
      </w:r>
      <w:proofErr w:type="spellStart"/>
      <w:r w:rsidR="00544176" w:rsidRPr="00544176">
        <w:rPr>
          <w:lang w:val="id-ID"/>
        </w:rPr>
        <w:t>Confusion</w:t>
      </w:r>
      <w:proofErr w:type="spellEnd"/>
      <w:r w:rsidR="00544176" w:rsidRPr="00544176">
        <w:rPr>
          <w:lang w:val="id-ID"/>
        </w:rPr>
        <w:t xml:space="preserve"> Matrix dan metrik tambahan seperti </w:t>
      </w:r>
      <w:proofErr w:type="spellStart"/>
      <w:r w:rsidR="00544176" w:rsidRPr="00544176">
        <w:rPr>
          <w:lang w:val="id-ID"/>
        </w:rPr>
        <w:t>Precision</w:t>
      </w:r>
      <w:proofErr w:type="spellEnd"/>
      <w:r w:rsidR="00544176" w:rsidRPr="00544176">
        <w:rPr>
          <w:lang w:val="id-ID"/>
        </w:rPr>
        <w:t xml:space="preserve">, </w:t>
      </w:r>
      <w:proofErr w:type="spellStart"/>
      <w:r w:rsidR="00544176" w:rsidRPr="00544176">
        <w:rPr>
          <w:lang w:val="id-ID"/>
        </w:rPr>
        <w:t>Recall</w:t>
      </w:r>
      <w:proofErr w:type="spellEnd"/>
      <w:r w:rsidR="00544176" w:rsidRPr="00544176">
        <w:rPr>
          <w:lang w:val="id-ID"/>
        </w:rPr>
        <w:t>, F1-Score</w:t>
      </w:r>
      <w:r w:rsidR="00E3141B">
        <w:rPr>
          <w:lang w:val="id-ID"/>
        </w:rPr>
        <w:t xml:space="preserve"> dan </w:t>
      </w:r>
      <w:proofErr w:type="spellStart"/>
      <w:r w:rsidR="00E3141B">
        <w:rPr>
          <w:lang w:val="id-ID"/>
        </w:rPr>
        <w:t>Accuracy</w:t>
      </w:r>
      <w:proofErr w:type="spellEnd"/>
      <w:r w:rsidR="00544176" w:rsidRPr="00544176">
        <w:rPr>
          <w:lang w:val="id-ID"/>
        </w:rPr>
        <w:t xml:space="preserve">. </w:t>
      </w:r>
    </w:p>
    <w:p w14:paraId="1987A559" w14:textId="77777777" w:rsidR="00A91495" w:rsidRDefault="00A91495" w:rsidP="00544176">
      <w:pPr>
        <w:pStyle w:val="BodyText"/>
        <w:spacing w:line="276" w:lineRule="auto"/>
        <w:ind w:right="35" w:firstLine="720"/>
        <w:jc w:val="both"/>
        <w:rPr>
          <w:lang w:val="id-ID"/>
        </w:rPr>
      </w:pPr>
    </w:p>
    <w:p w14:paraId="78E617FC" w14:textId="77777777" w:rsidR="00A91495" w:rsidRDefault="00A91495" w:rsidP="00A91495">
      <w:pPr>
        <w:pStyle w:val="BodyText"/>
        <w:keepNext/>
        <w:spacing w:line="276" w:lineRule="auto"/>
        <w:ind w:right="35"/>
        <w:jc w:val="center"/>
      </w:pPr>
      <w:r w:rsidRPr="00770C77">
        <w:rPr>
          <w:noProof/>
          <w:lang w:val="en-US"/>
        </w:rPr>
        <w:drawing>
          <wp:inline distT="0" distB="0" distL="0" distR="0" wp14:anchorId="77D10003" wp14:editId="167C739E">
            <wp:extent cx="3053012" cy="2275840"/>
            <wp:effectExtent l="0" t="0" r="0" b="0"/>
            <wp:docPr id="178770356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7703563" name="Picture 23"/>
                    <pic:cNvPicPr>
                      <a:picLocks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072089" cy="2290060"/>
                    </a:xfrm>
                    <a:prstGeom prst="rect">
                      <a:avLst/>
                    </a:prstGeom>
                    <a:noFill/>
                  </pic:spPr>
                </pic:pic>
              </a:graphicData>
            </a:graphic>
          </wp:inline>
        </w:drawing>
      </w:r>
      <w:bookmarkStart w:id="144" w:name="_bookmark69"/>
      <w:bookmarkEnd w:id="144"/>
    </w:p>
    <w:p w14:paraId="7874D169" w14:textId="2FAD4B44" w:rsidR="00A91495" w:rsidRPr="00014255" w:rsidRDefault="00A91495" w:rsidP="00014255">
      <w:pPr>
        <w:pStyle w:val="Caption"/>
        <w:jc w:val="center"/>
        <w:rPr>
          <w:i w:val="0"/>
          <w:iCs w:val="0"/>
          <w:color w:val="auto"/>
          <w:lang w:val="id-ID"/>
        </w:rPr>
      </w:pPr>
      <w:bookmarkStart w:id="145" w:name="_Toc202033879"/>
      <w:r w:rsidRPr="007E6D81">
        <w:rPr>
          <w:i w:val="0"/>
          <w:iCs w:val="0"/>
          <w:color w:val="auto"/>
        </w:rPr>
        <w:t xml:space="preserve">Gambar 4. </w:t>
      </w:r>
      <w:r w:rsidRPr="007E6D81">
        <w:rPr>
          <w:i w:val="0"/>
          <w:iCs w:val="0"/>
          <w:color w:val="auto"/>
        </w:rPr>
        <w:fldChar w:fldCharType="begin"/>
      </w:r>
      <w:r w:rsidRPr="007E6D81">
        <w:rPr>
          <w:i w:val="0"/>
          <w:iCs w:val="0"/>
          <w:color w:val="auto"/>
        </w:rPr>
        <w:instrText xml:space="preserve"> SEQ Gambar_4. \* ARABIC </w:instrText>
      </w:r>
      <w:r w:rsidRPr="007E6D81">
        <w:rPr>
          <w:i w:val="0"/>
          <w:iCs w:val="0"/>
          <w:color w:val="auto"/>
        </w:rPr>
        <w:fldChar w:fldCharType="separate"/>
      </w:r>
      <w:r w:rsidR="00327503">
        <w:rPr>
          <w:i w:val="0"/>
          <w:iCs w:val="0"/>
          <w:noProof/>
          <w:color w:val="auto"/>
        </w:rPr>
        <w:t>1</w:t>
      </w:r>
      <w:r w:rsidRPr="007E6D81">
        <w:rPr>
          <w:i w:val="0"/>
          <w:iCs w:val="0"/>
          <w:color w:val="auto"/>
        </w:rPr>
        <w:fldChar w:fldCharType="end"/>
      </w:r>
      <w:r w:rsidRPr="007E6D81">
        <w:rPr>
          <w:i w:val="0"/>
          <w:iCs w:val="0"/>
          <w:color w:val="auto"/>
        </w:rPr>
        <w:t xml:space="preserve"> </w:t>
      </w:r>
      <w:r w:rsidR="00014255">
        <w:rPr>
          <w:i w:val="0"/>
          <w:iCs w:val="0"/>
          <w:color w:val="auto"/>
        </w:rPr>
        <w:t>Hasil Confusion Matrix</w:t>
      </w:r>
      <w:bookmarkEnd w:id="145"/>
    </w:p>
    <w:p w14:paraId="34929E55" w14:textId="77777777" w:rsidR="00A91495" w:rsidRDefault="00A91495" w:rsidP="00A91495">
      <w:pPr>
        <w:pStyle w:val="BodyText"/>
        <w:spacing w:line="276" w:lineRule="auto"/>
        <w:ind w:right="35" w:firstLine="400"/>
        <w:jc w:val="both"/>
        <w:rPr>
          <w:lang w:val="en-ID"/>
        </w:rPr>
      </w:pPr>
      <w:r w:rsidRPr="00770C77">
        <w:rPr>
          <w:lang w:val="en-ID"/>
        </w:rPr>
        <w:t>Gambar 4.</w:t>
      </w:r>
      <w:r>
        <w:rPr>
          <w:lang w:val="en-ID"/>
        </w:rPr>
        <w:t>1</w:t>
      </w:r>
      <w:r w:rsidRPr="00770C77">
        <w:rPr>
          <w:lang w:val="en-ID"/>
        </w:rPr>
        <w:t xml:space="preserve"> </w:t>
      </w:r>
      <w:proofErr w:type="spellStart"/>
      <w:r w:rsidRPr="00B264A2">
        <w:rPr>
          <w:lang w:val="en-ID"/>
        </w:rPr>
        <w:t>menunjukkan</w:t>
      </w:r>
      <w:proofErr w:type="spellEnd"/>
      <w:r w:rsidRPr="00B264A2">
        <w:rPr>
          <w:lang w:val="en-ID"/>
        </w:rPr>
        <w:t xml:space="preserve"> </w:t>
      </w:r>
      <w:proofErr w:type="spellStart"/>
      <w:r w:rsidRPr="00B264A2">
        <w:rPr>
          <w:lang w:val="en-ID"/>
        </w:rPr>
        <w:t>hasil</w:t>
      </w:r>
      <w:proofErr w:type="spellEnd"/>
      <w:r w:rsidRPr="00B264A2">
        <w:rPr>
          <w:lang w:val="en-ID"/>
        </w:rPr>
        <w:t xml:space="preserve"> Confusion Matrix </w:t>
      </w:r>
      <w:proofErr w:type="spellStart"/>
      <w:r w:rsidRPr="00B264A2">
        <w:rPr>
          <w:lang w:val="en-ID"/>
        </w:rPr>
        <w:t>untuk</w:t>
      </w:r>
      <w:proofErr w:type="spellEnd"/>
      <w:r w:rsidRPr="00B264A2">
        <w:rPr>
          <w:lang w:val="en-ID"/>
        </w:rPr>
        <w:t xml:space="preserve"> </w:t>
      </w:r>
      <w:proofErr w:type="spellStart"/>
      <w:r w:rsidRPr="00B264A2">
        <w:rPr>
          <w:lang w:val="en-ID"/>
        </w:rPr>
        <w:t>evaluasi</w:t>
      </w:r>
      <w:proofErr w:type="spellEnd"/>
      <w:r w:rsidRPr="00B264A2">
        <w:rPr>
          <w:lang w:val="en-ID"/>
        </w:rPr>
        <w:t xml:space="preserve"> chatbot </w:t>
      </w:r>
      <w:proofErr w:type="spellStart"/>
      <w:r w:rsidRPr="00B264A2">
        <w:rPr>
          <w:lang w:val="en-ID"/>
        </w:rPr>
        <w:t>dalam</w:t>
      </w:r>
      <w:proofErr w:type="spellEnd"/>
      <w:r w:rsidRPr="00B264A2">
        <w:rPr>
          <w:lang w:val="en-ID"/>
        </w:rPr>
        <w:t xml:space="preserve"> </w:t>
      </w:r>
      <w:proofErr w:type="spellStart"/>
      <w:r w:rsidRPr="00B264A2">
        <w:rPr>
          <w:lang w:val="en-ID"/>
        </w:rPr>
        <w:t>mengklasifikasikan</w:t>
      </w:r>
      <w:proofErr w:type="spellEnd"/>
      <w:r w:rsidRPr="00B264A2">
        <w:rPr>
          <w:lang w:val="en-ID"/>
        </w:rPr>
        <w:t xml:space="preserve"> </w:t>
      </w:r>
      <w:proofErr w:type="spellStart"/>
      <w:r w:rsidRPr="00B264A2">
        <w:rPr>
          <w:lang w:val="en-ID"/>
        </w:rPr>
        <w:t>pertanyaan</w:t>
      </w:r>
      <w:proofErr w:type="spellEnd"/>
      <w:r w:rsidRPr="00B264A2">
        <w:rPr>
          <w:lang w:val="en-ID"/>
        </w:rPr>
        <w:t xml:space="preserve"> </w:t>
      </w:r>
      <w:proofErr w:type="spellStart"/>
      <w:r w:rsidRPr="00B264A2">
        <w:rPr>
          <w:lang w:val="en-ID"/>
        </w:rPr>
        <w:t>ke</w:t>
      </w:r>
      <w:proofErr w:type="spellEnd"/>
      <w:r w:rsidRPr="00B264A2">
        <w:rPr>
          <w:lang w:val="en-ID"/>
        </w:rPr>
        <w:t xml:space="preserve"> </w:t>
      </w:r>
      <w:proofErr w:type="spellStart"/>
      <w:r w:rsidRPr="00B264A2">
        <w:rPr>
          <w:lang w:val="en-ID"/>
        </w:rPr>
        <w:t>dalam</w:t>
      </w:r>
      <w:proofErr w:type="spellEnd"/>
      <w:r w:rsidRPr="00B264A2">
        <w:rPr>
          <w:lang w:val="en-ID"/>
        </w:rPr>
        <w:t xml:space="preserve"> 11 </w:t>
      </w:r>
      <w:proofErr w:type="spellStart"/>
      <w:r w:rsidRPr="00B264A2">
        <w:rPr>
          <w:lang w:val="en-ID"/>
        </w:rPr>
        <w:t>kategori</w:t>
      </w:r>
      <w:proofErr w:type="spellEnd"/>
      <w:r w:rsidRPr="00B264A2">
        <w:rPr>
          <w:lang w:val="en-ID"/>
        </w:rPr>
        <w:t xml:space="preserve"> </w:t>
      </w:r>
      <w:proofErr w:type="spellStart"/>
      <w:r w:rsidRPr="00B264A2">
        <w:rPr>
          <w:lang w:val="en-ID"/>
        </w:rPr>
        <w:t>jawaban</w:t>
      </w:r>
      <w:proofErr w:type="spellEnd"/>
      <w:r w:rsidRPr="00B264A2">
        <w:rPr>
          <w:lang w:val="en-ID"/>
        </w:rPr>
        <w:t xml:space="preserve">. </w:t>
      </w:r>
      <w:proofErr w:type="spellStart"/>
      <w:r w:rsidRPr="00B264A2">
        <w:rPr>
          <w:lang w:val="en-ID"/>
        </w:rPr>
        <w:lastRenderedPageBreak/>
        <w:t>Setiap</w:t>
      </w:r>
      <w:proofErr w:type="spellEnd"/>
      <w:r w:rsidRPr="00B264A2">
        <w:rPr>
          <w:lang w:val="en-ID"/>
        </w:rPr>
        <w:t xml:space="preserve"> baris </w:t>
      </w:r>
      <w:proofErr w:type="spellStart"/>
      <w:r w:rsidRPr="00B264A2">
        <w:rPr>
          <w:lang w:val="en-ID"/>
        </w:rPr>
        <w:t>merepresentasikan</w:t>
      </w:r>
      <w:proofErr w:type="spellEnd"/>
      <w:r w:rsidRPr="00B264A2">
        <w:rPr>
          <w:lang w:val="en-ID"/>
        </w:rPr>
        <w:t xml:space="preserve"> label </w:t>
      </w:r>
      <w:proofErr w:type="spellStart"/>
      <w:r w:rsidRPr="00B264A2">
        <w:rPr>
          <w:lang w:val="en-ID"/>
        </w:rPr>
        <w:t>sebenarnya</w:t>
      </w:r>
      <w:proofErr w:type="spellEnd"/>
      <w:r w:rsidRPr="00B264A2">
        <w:rPr>
          <w:lang w:val="en-ID"/>
        </w:rPr>
        <w:t xml:space="preserve"> (</w:t>
      </w:r>
      <w:proofErr w:type="spellStart"/>
      <w:r w:rsidRPr="00B264A2">
        <w:rPr>
          <w:lang w:val="en-ID"/>
        </w:rPr>
        <w:t>jawaban</w:t>
      </w:r>
      <w:proofErr w:type="spellEnd"/>
      <w:r w:rsidRPr="00B264A2">
        <w:rPr>
          <w:lang w:val="en-ID"/>
        </w:rPr>
        <w:t xml:space="preserve"> yang </w:t>
      </w:r>
      <w:proofErr w:type="spellStart"/>
      <w:r w:rsidRPr="00B264A2">
        <w:rPr>
          <w:lang w:val="en-ID"/>
        </w:rPr>
        <w:t>seharusnya</w:t>
      </w:r>
      <w:proofErr w:type="spellEnd"/>
      <w:r w:rsidRPr="00B264A2">
        <w:rPr>
          <w:lang w:val="en-ID"/>
        </w:rPr>
        <w:t xml:space="preserve"> </w:t>
      </w:r>
      <w:proofErr w:type="spellStart"/>
      <w:r w:rsidRPr="00B264A2">
        <w:rPr>
          <w:lang w:val="en-ID"/>
        </w:rPr>
        <w:t>diberikan</w:t>
      </w:r>
      <w:proofErr w:type="spellEnd"/>
      <w:r w:rsidRPr="00B264A2">
        <w:rPr>
          <w:lang w:val="en-ID"/>
        </w:rPr>
        <w:t xml:space="preserve"> chatbot), </w:t>
      </w:r>
      <w:proofErr w:type="spellStart"/>
      <w:r w:rsidRPr="00B264A2">
        <w:rPr>
          <w:lang w:val="en-ID"/>
        </w:rPr>
        <w:t>sedangkan</w:t>
      </w:r>
      <w:proofErr w:type="spellEnd"/>
      <w:r w:rsidRPr="00B264A2">
        <w:rPr>
          <w:lang w:val="en-ID"/>
        </w:rPr>
        <w:t xml:space="preserve"> </w:t>
      </w:r>
      <w:proofErr w:type="spellStart"/>
      <w:r w:rsidRPr="00B264A2">
        <w:rPr>
          <w:lang w:val="en-ID"/>
        </w:rPr>
        <w:t>setiap</w:t>
      </w:r>
      <w:proofErr w:type="spellEnd"/>
      <w:r w:rsidRPr="00B264A2">
        <w:rPr>
          <w:lang w:val="en-ID"/>
        </w:rPr>
        <w:t xml:space="preserve"> </w:t>
      </w:r>
      <w:proofErr w:type="spellStart"/>
      <w:r w:rsidRPr="00B264A2">
        <w:rPr>
          <w:lang w:val="en-ID"/>
        </w:rPr>
        <w:t>kolom</w:t>
      </w:r>
      <w:proofErr w:type="spellEnd"/>
      <w:r w:rsidRPr="00B264A2">
        <w:rPr>
          <w:lang w:val="en-ID"/>
        </w:rPr>
        <w:t xml:space="preserve"> </w:t>
      </w:r>
      <w:proofErr w:type="spellStart"/>
      <w:r w:rsidRPr="00B264A2">
        <w:rPr>
          <w:lang w:val="en-ID"/>
        </w:rPr>
        <w:t>menunjukkan</w:t>
      </w:r>
      <w:proofErr w:type="spellEnd"/>
      <w:r w:rsidRPr="00B264A2">
        <w:rPr>
          <w:lang w:val="en-ID"/>
        </w:rPr>
        <w:t xml:space="preserve"> label yang </w:t>
      </w:r>
      <w:proofErr w:type="spellStart"/>
      <w:r w:rsidRPr="00B264A2">
        <w:rPr>
          <w:lang w:val="en-ID"/>
        </w:rPr>
        <w:t>diprediksi</w:t>
      </w:r>
      <w:proofErr w:type="spellEnd"/>
      <w:r w:rsidRPr="00B264A2">
        <w:rPr>
          <w:lang w:val="en-ID"/>
        </w:rPr>
        <w:t xml:space="preserve"> oleh chatbot. Nilai pada diagonal </w:t>
      </w:r>
      <w:proofErr w:type="spellStart"/>
      <w:r w:rsidRPr="00B264A2">
        <w:rPr>
          <w:lang w:val="en-ID"/>
        </w:rPr>
        <w:t>utama</w:t>
      </w:r>
      <w:proofErr w:type="spellEnd"/>
      <w:r w:rsidRPr="00B264A2">
        <w:rPr>
          <w:lang w:val="en-ID"/>
        </w:rPr>
        <w:t xml:space="preserve"> </w:t>
      </w:r>
      <w:proofErr w:type="spellStart"/>
      <w:r w:rsidRPr="00B264A2">
        <w:rPr>
          <w:lang w:val="en-ID"/>
        </w:rPr>
        <w:t>menandakan</w:t>
      </w:r>
      <w:proofErr w:type="spellEnd"/>
      <w:r w:rsidRPr="00B264A2">
        <w:rPr>
          <w:lang w:val="en-ID"/>
        </w:rPr>
        <w:t xml:space="preserve"> </w:t>
      </w:r>
      <w:proofErr w:type="spellStart"/>
      <w:r w:rsidRPr="00B264A2">
        <w:rPr>
          <w:lang w:val="en-ID"/>
        </w:rPr>
        <w:t>jumlah</w:t>
      </w:r>
      <w:proofErr w:type="spellEnd"/>
      <w:r w:rsidRPr="00B264A2">
        <w:rPr>
          <w:lang w:val="en-ID"/>
        </w:rPr>
        <w:t xml:space="preserve"> </w:t>
      </w:r>
      <w:proofErr w:type="spellStart"/>
      <w:r w:rsidRPr="00B264A2">
        <w:rPr>
          <w:lang w:val="en-ID"/>
        </w:rPr>
        <w:t>prediksi</w:t>
      </w:r>
      <w:proofErr w:type="spellEnd"/>
      <w:r w:rsidRPr="00B264A2">
        <w:rPr>
          <w:lang w:val="en-ID"/>
        </w:rPr>
        <w:t xml:space="preserve"> yang </w:t>
      </w:r>
      <w:proofErr w:type="spellStart"/>
      <w:r w:rsidRPr="00B264A2">
        <w:rPr>
          <w:lang w:val="en-ID"/>
        </w:rPr>
        <w:t>benar</w:t>
      </w:r>
      <w:proofErr w:type="spellEnd"/>
      <w:r w:rsidRPr="00B264A2">
        <w:rPr>
          <w:lang w:val="en-ID"/>
        </w:rPr>
        <w:t xml:space="preserve">, </w:t>
      </w:r>
      <w:proofErr w:type="spellStart"/>
      <w:r w:rsidRPr="00B264A2">
        <w:rPr>
          <w:lang w:val="en-ID"/>
        </w:rPr>
        <w:t>contohnya</w:t>
      </w:r>
      <w:proofErr w:type="spellEnd"/>
      <w:r w:rsidRPr="00B264A2">
        <w:rPr>
          <w:lang w:val="en-ID"/>
        </w:rPr>
        <w:t xml:space="preserve"> </w:t>
      </w:r>
      <w:proofErr w:type="spellStart"/>
      <w:r w:rsidRPr="00B264A2">
        <w:rPr>
          <w:lang w:val="en-ID"/>
        </w:rPr>
        <w:t>angka</w:t>
      </w:r>
      <w:proofErr w:type="spellEnd"/>
      <w:r w:rsidRPr="00B264A2">
        <w:rPr>
          <w:lang w:val="en-ID"/>
        </w:rPr>
        <w:t xml:space="preserve"> 30 pada baris dan </w:t>
      </w:r>
      <w:proofErr w:type="spellStart"/>
      <w:r w:rsidRPr="00B264A2">
        <w:rPr>
          <w:lang w:val="en-ID"/>
        </w:rPr>
        <w:t>kolom</w:t>
      </w:r>
      <w:proofErr w:type="spellEnd"/>
      <w:r w:rsidRPr="00B264A2">
        <w:rPr>
          <w:lang w:val="en-ID"/>
        </w:rPr>
        <w:t xml:space="preserve"> Login </w:t>
      </w:r>
      <w:proofErr w:type="spellStart"/>
      <w:r w:rsidRPr="00B264A2">
        <w:rPr>
          <w:lang w:val="en-ID"/>
        </w:rPr>
        <w:t>berarti</w:t>
      </w:r>
      <w:proofErr w:type="spellEnd"/>
      <w:r w:rsidRPr="00B264A2">
        <w:rPr>
          <w:lang w:val="en-ID"/>
        </w:rPr>
        <w:t xml:space="preserve"> </w:t>
      </w:r>
      <w:proofErr w:type="spellStart"/>
      <w:r w:rsidRPr="00B264A2">
        <w:rPr>
          <w:lang w:val="en-ID"/>
        </w:rPr>
        <w:t>ada</w:t>
      </w:r>
      <w:proofErr w:type="spellEnd"/>
      <w:r w:rsidRPr="00B264A2">
        <w:rPr>
          <w:lang w:val="en-ID"/>
        </w:rPr>
        <w:t xml:space="preserve"> 30 </w:t>
      </w:r>
      <w:proofErr w:type="spellStart"/>
      <w:r w:rsidRPr="00B264A2">
        <w:rPr>
          <w:lang w:val="en-ID"/>
        </w:rPr>
        <w:t>pertanyaan</w:t>
      </w:r>
      <w:proofErr w:type="spellEnd"/>
      <w:r w:rsidRPr="00B264A2">
        <w:rPr>
          <w:lang w:val="en-ID"/>
        </w:rPr>
        <w:t xml:space="preserve"> </w:t>
      </w:r>
      <w:proofErr w:type="spellStart"/>
      <w:r w:rsidRPr="00B264A2">
        <w:rPr>
          <w:lang w:val="en-ID"/>
        </w:rPr>
        <w:t>bertopik</w:t>
      </w:r>
      <w:proofErr w:type="spellEnd"/>
      <w:r w:rsidRPr="00B264A2">
        <w:rPr>
          <w:lang w:val="en-ID"/>
        </w:rPr>
        <w:t xml:space="preserve"> login yang </w:t>
      </w:r>
      <w:proofErr w:type="spellStart"/>
      <w:r w:rsidRPr="00B264A2">
        <w:rPr>
          <w:lang w:val="en-ID"/>
        </w:rPr>
        <w:t>berhasil</w:t>
      </w:r>
      <w:proofErr w:type="spellEnd"/>
      <w:r w:rsidRPr="00B264A2">
        <w:rPr>
          <w:lang w:val="en-ID"/>
        </w:rPr>
        <w:t xml:space="preserve"> </w:t>
      </w:r>
      <w:proofErr w:type="spellStart"/>
      <w:r w:rsidRPr="00B264A2">
        <w:rPr>
          <w:lang w:val="en-ID"/>
        </w:rPr>
        <w:t>diklasifikasikan</w:t>
      </w:r>
      <w:proofErr w:type="spellEnd"/>
      <w:r w:rsidRPr="00B264A2">
        <w:rPr>
          <w:lang w:val="en-ID"/>
        </w:rPr>
        <w:t xml:space="preserve"> </w:t>
      </w:r>
      <w:proofErr w:type="spellStart"/>
      <w:r w:rsidRPr="00B264A2">
        <w:rPr>
          <w:lang w:val="en-ID"/>
        </w:rPr>
        <w:t>dengan</w:t>
      </w:r>
      <w:proofErr w:type="spellEnd"/>
      <w:r w:rsidRPr="00B264A2">
        <w:rPr>
          <w:lang w:val="en-ID"/>
        </w:rPr>
        <w:t xml:space="preserve"> </w:t>
      </w:r>
      <w:proofErr w:type="spellStart"/>
      <w:r w:rsidRPr="00B264A2">
        <w:rPr>
          <w:lang w:val="en-ID"/>
        </w:rPr>
        <w:t>benar</w:t>
      </w:r>
      <w:proofErr w:type="spellEnd"/>
      <w:r w:rsidRPr="00B264A2">
        <w:rPr>
          <w:lang w:val="en-ID"/>
        </w:rPr>
        <w:t xml:space="preserve">. </w:t>
      </w:r>
      <w:proofErr w:type="spellStart"/>
      <w:r w:rsidRPr="00B264A2">
        <w:rPr>
          <w:lang w:val="en-ID"/>
        </w:rPr>
        <w:t>Sebaliknya</w:t>
      </w:r>
      <w:proofErr w:type="spellEnd"/>
      <w:r w:rsidRPr="00B264A2">
        <w:rPr>
          <w:lang w:val="en-ID"/>
        </w:rPr>
        <w:t xml:space="preserve">, </w:t>
      </w:r>
      <w:proofErr w:type="spellStart"/>
      <w:r w:rsidRPr="00B264A2">
        <w:rPr>
          <w:lang w:val="en-ID"/>
        </w:rPr>
        <w:t>nilai</w:t>
      </w:r>
      <w:proofErr w:type="spellEnd"/>
      <w:r w:rsidRPr="00B264A2">
        <w:rPr>
          <w:lang w:val="en-ID"/>
        </w:rPr>
        <w:t xml:space="preserve"> di </w:t>
      </w:r>
      <w:proofErr w:type="spellStart"/>
      <w:r w:rsidRPr="00B264A2">
        <w:rPr>
          <w:lang w:val="en-ID"/>
        </w:rPr>
        <w:t>luar</w:t>
      </w:r>
      <w:proofErr w:type="spellEnd"/>
      <w:r w:rsidRPr="00B264A2">
        <w:rPr>
          <w:lang w:val="en-ID"/>
        </w:rPr>
        <w:t xml:space="preserve"> diagonal </w:t>
      </w:r>
      <w:proofErr w:type="spellStart"/>
      <w:r w:rsidRPr="00B264A2">
        <w:rPr>
          <w:lang w:val="en-ID"/>
        </w:rPr>
        <w:t>menunjukkan</w:t>
      </w:r>
      <w:proofErr w:type="spellEnd"/>
      <w:r w:rsidRPr="00B264A2">
        <w:rPr>
          <w:lang w:val="en-ID"/>
        </w:rPr>
        <w:t xml:space="preserve"> </w:t>
      </w:r>
      <w:proofErr w:type="spellStart"/>
      <w:r w:rsidRPr="00B264A2">
        <w:rPr>
          <w:lang w:val="en-ID"/>
        </w:rPr>
        <w:t>kesalahan</w:t>
      </w:r>
      <w:proofErr w:type="spellEnd"/>
      <w:r w:rsidRPr="00B264A2">
        <w:rPr>
          <w:lang w:val="en-ID"/>
        </w:rPr>
        <w:t xml:space="preserve"> </w:t>
      </w:r>
      <w:proofErr w:type="spellStart"/>
      <w:r w:rsidRPr="00B264A2">
        <w:rPr>
          <w:lang w:val="en-ID"/>
        </w:rPr>
        <w:t>klasifikasi</w:t>
      </w:r>
      <w:proofErr w:type="spellEnd"/>
      <w:r w:rsidRPr="00B264A2">
        <w:rPr>
          <w:lang w:val="en-ID"/>
        </w:rPr>
        <w:t xml:space="preserve">, </w:t>
      </w:r>
      <w:proofErr w:type="spellStart"/>
      <w:r w:rsidRPr="00B264A2">
        <w:rPr>
          <w:lang w:val="en-ID"/>
        </w:rPr>
        <w:t>misalnya</w:t>
      </w:r>
      <w:proofErr w:type="spellEnd"/>
      <w:r w:rsidRPr="00B264A2">
        <w:rPr>
          <w:lang w:val="en-ID"/>
        </w:rPr>
        <w:t xml:space="preserve"> pada baris Agree Market Seller </w:t>
      </w:r>
      <w:proofErr w:type="spellStart"/>
      <w:r w:rsidRPr="00B264A2">
        <w:rPr>
          <w:lang w:val="en-ID"/>
        </w:rPr>
        <w:t>terdapat</w:t>
      </w:r>
      <w:proofErr w:type="spellEnd"/>
      <w:r w:rsidRPr="00B264A2">
        <w:rPr>
          <w:lang w:val="en-ID"/>
        </w:rPr>
        <w:t xml:space="preserve"> 1 </w:t>
      </w:r>
      <w:proofErr w:type="spellStart"/>
      <w:r w:rsidRPr="00B264A2">
        <w:rPr>
          <w:lang w:val="en-ID"/>
        </w:rPr>
        <w:t>prediksi</w:t>
      </w:r>
      <w:proofErr w:type="spellEnd"/>
      <w:r w:rsidRPr="00B264A2">
        <w:rPr>
          <w:lang w:val="en-ID"/>
        </w:rPr>
        <w:t xml:space="preserve"> salah </w:t>
      </w:r>
      <w:proofErr w:type="spellStart"/>
      <w:r w:rsidRPr="00B264A2">
        <w:rPr>
          <w:lang w:val="en-ID"/>
        </w:rPr>
        <w:t>ke</w:t>
      </w:r>
      <w:proofErr w:type="spellEnd"/>
      <w:r w:rsidRPr="00B264A2">
        <w:rPr>
          <w:lang w:val="en-ID"/>
        </w:rPr>
        <w:t xml:space="preserve"> Artikel </w:t>
      </w:r>
      <w:proofErr w:type="spellStart"/>
      <w:r w:rsidRPr="00B264A2">
        <w:rPr>
          <w:lang w:val="en-ID"/>
        </w:rPr>
        <w:t>Agreepedia</w:t>
      </w:r>
      <w:proofErr w:type="spellEnd"/>
      <w:r w:rsidRPr="00B264A2">
        <w:rPr>
          <w:lang w:val="en-ID"/>
        </w:rPr>
        <w:t xml:space="preserve"> dan 1 </w:t>
      </w:r>
      <w:proofErr w:type="spellStart"/>
      <w:r w:rsidRPr="00B264A2">
        <w:rPr>
          <w:lang w:val="en-ID"/>
        </w:rPr>
        <w:t>ke</w:t>
      </w:r>
      <w:proofErr w:type="spellEnd"/>
      <w:r w:rsidRPr="00B264A2">
        <w:rPr>
          <w:lang w:val="en-ID"/>
        </w:rPr>
        <w:t xml:space="preserve"> Create Profile </w:t>
      </w:r>
      <w:proofErr w:type="spellStart"/>
      <w:r w:rsidRPr="00B264A2">
        <w:rPr>
          <w:lang w:val="en-ID"/>
        </w:rPr>
        <w:t>Pengguna</w:t>
      </w:r>
      <w:proofErr w:type="spellEnd"/>
      <w:r w:rsidRPr="00B264A2">
        <w:rPr>
          <w:lang w:val="en-ID"/>
        </w:rPr>
        <w:t xml:space="preserve">. </w:t>
      </w:r>
      <w:proofErr w:type="spellStart"/>
      <w:r w:rsidRPr="00B264A2">
        <w:rPr>
          <w:lang w:val="en-ID"/>
        </w:rPr>
        <w:t>Secara</w:t>
      </w:r>
      <w:proofErr w:type="spellEnd"/>
      <w:r w:rsidRPr="00B264A2">
        <w:rPr>
          <w:lang w:val="en-ID"/>
        </w:rPr>
        <w:t xml:space="preserve"> </w:t>
      </w:r>
      <w:proofErr w:type="spellStart"/>
      <w:r w:rsidRPr="00B264A2">
        <w:rPr>
          <w:lang w:val="en-ID"/>
        </w:rPr>
        <w:t>umum</w:t>
      </w:r>
      <w:proofErr w:type="spellEnd"/>
      <w:r w:rsidRPr="00B264A2">
        <w:rPr>
          <w:lang w:val="en-ID"/>
        </w:rPr>
        <w:t xml:space="preserve">, </w:t>
      </w:r>
      <w:proofErr w:type="spellStart"/>
      <w:r w:rsidRPr="00B264A2">
        <w:rPr>
          <w:lang w:val="en-ID"/>
        </w:rPr>
        <w:t>sebagian</w:t>
      </w:r>
      <w:proofErr w:type="spellEnd"/>
      <w:r w:rsidRPr="00B264A2">
        <w:rPr>
          <w:lang w:val="en-ID"/>
        </w:rPr>
        <w:t xml:space="preserve"> </w:t>
      </w:r>
      <w:proofErr w:type="spellStart"/>
      <w:r w:rsidRPr="00B264A2">
        <w:rPr>
          <w:lang w:val="en-ID"/>
        </w:rPr>
        <w:t>besar</w:t>
      </w:r>
      <w:proofErr w:type="spellEnd"/>
      <w:r w:rsidRPr="00B264A2">
        <w:rPr>
          <w:lang w:val="en-ID"/>
        </w:rPr>
        <w:t xml:space="preserve"> </w:t>
      </w:r>
      <w:proofErr w:type="spellStart"/>
      <w:r w:rsidRPr="00B264A2">
        <w:rPr>
          <w:lang w:val="en-ID"/>
        </w:rPr>
        <w:t>kategori</w:t>
      </w:r>
      <w:proofErr w:type="spellEnd"/>
      <w:r w:rsidRPr="00B264A2">
        <w:rPr>
          <w:lang w:val="en-ID"/>
        </w:rPr>
        <w:t xml:space="preserve"> </w:t>
      </w:r>
      <w:proofErr w:type="spellStart"/>
      <w:r w:rsidRPr="00B264A2">
        <w:rPr>
          <w:lang w:val="en-ID"/>
        </w:rPr>
        <w:t>memiliki</w:t>
      </w:r>
      <w:proofErr w:type="spellEnd"/>
      <w:r w:rsidRPr="00B264A2">
        <w:rPr>
          <w:lang w:val="en-ID"/>
        </w:rPr>
        <w:t xml:space="preserve"> </w:t>
      </w:r>
      <w:proofErr w:type="spellStart"/>
      <w:r w:rsidRPr="00B264A2">
        <w:rPr>
          <w:lang w:val="en-ID"/>
        </w:rPr>
        <w:t>nilai</w:t>
      </w:r>
      <w:proofErr w:type="spellEnd"/>
      <w:r w:rsidRPr="00B264A2">
        <w:rPr>
          <w:lang w:val="en-ID"/>
        </w:rPr>
        <w:t xml:space="preserve"> diagonal yang </w:t>
      </w:r>
      <w:proofErr w:type="spellStart"/>
      <w:r w:rsidRPr="00B264A2">
        <w:rPr>
          <w:lang w:val="en-ID"/>
        </w:rPr>
        <w:t>dominan</w:t>
      </w:r>
      <w:proofErr w:type="spellEnd"/>
      <w:r w:rsidRPr="00B264A2">
        <w:rPr>
          <w:lang w:val="en-ID"/>
        </w:rPr>
        <w:t xml:space="preserve">, </w:t>
      </w:r>
      <w:proofErr w:type="spellStart"/>
      <w:r w:rsidRPr="00B264A2">
        <w:rPr>
          <w:lang w:val="en-ID"/>
        </w:rPr>
        <w:t>menunjukkan</w:t>
      </w:r>
      <w:proofErr w:type="spellEnd"/>
      <w:r w:rsidRPr="00B264A2">
        <w:rPr>
          <w:lang w:val="en-ID"/>
        </w:rPr>
        <w:t xml:space="preserve"> </w:t>
      </w:r>
      <w:proofErr w:type="spellStart"/>
      <w:r w:rsidRPr="00B264A2">
        <w:rPr>
          <w:lang w:val="en-ID"/>
        </w:rPr>
        <w:t>akurasi</w:t>
      </w:r>
      <w:proofErr w:type="spellEnd"/>
      <w:r w:rsidRPr="00B264A2">
        <w:rPr>
          <w:lang w:val="en-ID"/>
        </w:rPr>
        <w:t xml:space="preserve"> </w:t>
      </w:r>
      <w:proofErr w:type="spellStart"/>
      <w:r w:rsidRPr="00B264A2">
        <w:rPr>
          <w:lang w:val="en-ID"/>
        </w:rPr>
        <w:t>klasifikasi</w:t>
      </w:r>
      <w:proofErr w:type="spellEnd"/>
      <w:r w:rsidRPr="00B264A2">
        <w:rPr>
          <w:lang w:val="en-ID"/>
        </w:rPr>
        <w:t xml:space="preserve"> yang </w:t>
      </w:r>
      <w:proofErr w:type="spellStart"/>
      <w:r w:rsidRPr="00B264A2">
        <w:rPr>
          <w:lang w:val="en-ID"/>
        </w:rPr>
        <w:t>baik</w:t>
      </w:r>
      <w:proofErr w:type="spellEnd"/>
      <w:r w:rsidRPr="00B264A2">
        <w:rPr>
          <w:lang w:val="en-ID"/>
        </w:rPr>
        <w:t xml:space="preserve">. </w:t>
      </w:r>
      <w:proofErr w:type="spellStart"/>
      <w:r w:rsidRPr="00B264A2">
        <w:rPr>
          <w:lang w:val="en-ID"/>
        </w:rPr>
        <w:t>Namun</w:t>
      </w:r>
      <w:proofErr w:type="spellEnd"/>
      <w:r w:rsidRPr="00B264A2">
        <w:rPr>
          <w:lang w:val="en-ID"/>
        </w:rPr>
        <w:t xml:space="preserve"> </w:t>
      </w:r>
      <w:proofErr w:type="spellStart"/>
      <w:r w:rsidRPr="00B264A2">
        <w:rPr>
          <w:lang w:val="en-ID"/>
        </w:rPr>
        <w:t>terdapat</w:t>
      </w:r>
      <w:proofErr w:type="spellEnd"/>
      <w:r w:rsidRPr="00B264A2">
        <w:rPr>
          <w:lang w:val="en-ID"/>
        </w:rPr>
        <w:t xml:space="preserve"> </w:t>
      </w:r>
      <w:proofErr w:type="spellStart"/>
      <w:r w:rsidRPr="00B264A2">
        <w:rPr>
          <w:lang w:val="en-ID"/>
        </w:rPr>
        <w:t>beberapa</w:t>
      </w:r>
      <w:proofErr w:type="spellEnd"/>
      <w:r w:rsidRPr="00B264A2">
        <w:rPr>
          <w:lang w:val="en-ID"/>
        </w:rPr>
        <w:t xml:space="preserve"> </w:t>
      </w:r>
      <w:proofErr w:type="spellStart"/>
      <w:r w:rsidRPr="00B264A2">
        <w:rPr>
          <w:lang w:val="en-ID"/>
        </w:rPr>
        <w:t>kesalahan</w:t>
      </w:r>
      <w:proofErr w:type="spellEnd"/>
      <w:r w:rsidRPr="00B264A2">
        <w:rPr>
          <w:lang w:val="en-ID"/>
        </w:rPr>
        <w:t xml:space="preserve"> yang </w:t>
      </w:r>
      <w:proofErr w:type="spellStart"/>
      <w:r w:rsidRPr="00B264A2">
        <w:rPr>
          <w:lang w:val="en-ID"/>
        </w:rPr>
        <w:t>dapat</w:t>
      </w:r>
      <w:proofErr w:type="spellEnd"/>
      <w:r w:rsidRPr="00B264A2">
        <w:rPr>
          <w:lang w:val="en-ID"/>
        </w:rPr>
        <w:t xml:space="preserve"> </w:t>
      </w:r>
      <w:proofErr w:type="spellStart"/>
      <w:r w:rsidRPr="00B264A2">
        <w:rPr>
          <w:lang w:val="en-ID"/>
        </w:rPr>
        <w:t>diperhatikan</w:t>
      </w:r>
      <w:proofErr w:type="spellEnd"/>
      <w:r w:rsidRPr="00B264A2">
        <w:rPr>
          <w:lang w:val="en-ID"/>
        </w:rPr>
        <w:t xml:space="preserve">, </w:t>
      </w:r>
      <w:proofErr w:type="spellStart"/>
      <w:r w:rsidRPr="00B264A2">
        <w:rPr>
          <w:lang w:val="en-ID"/>
        </w:rPr>
        <w:t>seperti</w:t>
      </w:r>
      <w:proofErr w:type="spellEnd"/>
      <w:r w:rsidRPr="00B264A2">
        <w:rPr>
          <w:lang w:val="en-ID"/>
        </w:rPr>
        <w:t xml:space="preserve"> Logout yang salah </w:t>
      </w:r>
      <w:proofErr w:type="spellStart"/>
      <w:r w:rsidRPr="00B264A2">
        <w:rPr>
          <w:lang w:val="en-ID"/>
        </w:rPr>
        <w:t>diklasifikasikan</w:t>
      </w:r>
      <w:proofErr w:type="spellEnd"/>
      <w:r w:rsidRPr="00B264A2">
        <w:rPr>
          <w:lang w:val="en-ID"/>
        </w:rPr>
        <w:t xml:space="preserve"> </w:t>
      </w:r>
      <w:proofErr w:type="spellStart"/>
      <w:r w:rsidRPr="00B264A2">
        <w:rPr>
          <w:lang w:val="en-ID"/>
        </w:rPr>
        <w:t>sebagai</w:t>
      </w:r>
      <w:proofErr w:type="spellEnd"/>
      <w:r w:rsidRPr="00B264A2">
        <w:rPr>
          <w:lang w:val="en-ID"/>
        </w:rPr>
        <w:t xml:space="preserve"> Login </w:t>
      </w:r>
      <w:proofErr w:type="spellStart"/>
      <w:r w:rsidRPr="00B264A2">
        <w:rPr>
          <w:lang w:val="en-ID"/>
        </w:rPr>
        <w:t>sebanyak</w:t>
      </w:r>
      <w:proofErr w:type="spellEnd"/>
      <w:r w:rsidRPr="00B264A2">
        <w:rPr>
          <w:lang w:val="en-ID"/>
        </w:rPr>
        <w:t xml:space="preserve"> 2 kali dan Landing Page yang </w:t>
      </w:r>
      <w:proofErr w:type="spellStart"/>
      <w:r w:rsidRPr="00B264A2">
        <w:rPr>
          <w:lang w:val="en-ID"/>
        </w:rPr>
        <w:t>keliru</w:t>
      </w:r>
      <w:proofErr w:type="spellEnd"/>
      <w:r w:rsidRPr="00B264A2">
        <w:rPr>
          <w:lang w:val="en-ID"/>
        </w:rPr>
        <w:t xml:space="preserve"> </w:t>
      </w:r>
      <w:proofErr w:type="spellStart"/>
      <w:r w:rsidRPr="00B264A2">
        <w:rPr>
          <w:lang w:val="en-ID"/>
        </w:rPr>
        <w:t>diklasifikasikan</w:t>
      </w:r>
      <w:proofErr w:type="spellEnd"/>
      <w:r w:rsidRPr="00B264A2">
        <w:rPr>
          <w:lang w:val="en-ID"/>
        </w:rPr>
        <w:t xml:space="preserve"> </w:t>
      </w:r>
      <w:proofErr w:type="spellStart"/>
      <w:r w:rsidRPr="00B264A2">
        <w:rPr>
          <w:lang w:val="en-ID"/>
        </w:rPr>
        <w:t>sebagai</w:t>
      </w:r>
      <w:proofErr w:type="spellEnd"/>
      <w:r w:rsidRPr="00B264A2">
        <w:rPr>
          <w:lang w:val="en-ID"/>
        </w:rPr>
        <w:t xml:space="preserve"> Logout. Confusion Matrix </w:t>
      </w:r>
      <w:proofErr w:type="spellStart"/>
      <w:r w:rsidRPr="00B264A2">
        <w:rPr>
          <w:lang w:val="en-ID"/>
        </w:rPr>
        <w:t>ini</w:t>
      </w:r>
      <w:proofErr w:type="spellEnd"/>
      <w:r w:rsidRPr="00B264A2">
        <w:rPr>
          <w:lang w:val="en-ID"/>
        </w:rPr>
        <w:t xml:space="preserve"> </w:t>
      </w:r>
      <w:proofErr w:type="spellStart"/>
      <w:r w:rsidRPr="00B264A2">
        <w:rPr>
          <w:lang w:val="en-ID"/>
        </w:rPr>
        <w:t>memberikan</w:t>
      </w:r>
      <w:proofErr w:type="spellEnd"/>
      <w:r w:rsidRPr="00B264A2">
        <w:rPr>
          <w:lang w:val="en-ID"/>
        </w:rPr>
        <w:t xml:space="preserve"> </w:t>
      </w:r>
      <w:proofErr w:type="spellStart"/>
      <w:r w:rsidRPr="00B264A2">
        <w:rPr>
          <w:lang w:val="en-ID"/>
        </w:rPr>
        <w:t>gambaran</w:t>
      </w:r>
      <w:proofErr w:type="spellEnd"/>
      <w:r w:rsidRPr="00B264A2">
        <w:rPr>
          <w:lang w:val="en-ID"/>
        </w:rPr>
        <w:t xml:space="preserve"> </w:t>
      </w:r>
      <w:proofErr w:type="spellStart"/>
      <w:r w:rsidRPr="00B264A2">
        <w:rPr>
          <w:lang w:val="en-ID"/>
        </w:rPr>
        <w:t>rinci</w:t>
      </w:r>
      <w:proofErr w:type="spellEnd"/>
      <w:r w:rsidRPr="00B264A2">
        <w:rPr>
          <w:lang w:val="en-ID"/>
        </w:rPr>
        <w:t xml:space="preserve"> </w:t>
      </w:r>
      <w:proofErr w:type="spellStart"/>
      <w:r w:rsidRPr="00B264A2">
        <w:rPr>
          <w:lang w:val="en-ID"/>
        </w:rPr>
        <w:t>mengenai</w:t>
      </w:r>
      <w:proofErr w:type="spellEnd"/>
      <w:r w:rsidRPr="00B264A2">
        <w:rPr>
          <w:lang w:val="en-ID"/>
        </w:rPr>
        <w:t xml:space="preserve"> </w:t>
      </w:r>
      <w:proofErr w:type="spellStart"/>
      <w:r w:rsidRPr="00B264A2">
        <w:rPr>
          <w:lang w:val="en-ID"/>
        </w:rPr>
        <w:t>seberapa</w:t>
      </w:r>
      <w:proofErr w:type="spellEnd"/>
      <w:r w:rsidRPr="00B264A2">
        <w:rPr>
          <w:lang w:val="en-ID"/>
        </w:rPr>
        <w:t xml:space="preserve"> </w:t>
      </w:r>
      <w:proofErr w:type="spellStart"/>
      <w:r w:rsidRPr="00B264A2">
        <w:rPr>
          <w:lang w:val="en-ID"/>
        </w:rPr>
        <w:t>akurat</w:t>
      </w:r>
      <w:proofErr w:type="spellEnd"/>
      <w:r w:rsidRPr="00B264A2">
        <w:rPr>
          <w:lang w:val="en-ID"/>
        </w:rPr>
        <w:t xml:space="preserve"> dan </w:t>
      </w:r>
      <w:proofErr w:type="spellStart"/>
      <w:r w:rsidRPr="00B264A2">
        <w:rPr>
          <w:lang w:val="en-ID"/>
        </w:rPr>
        <w:t>konsisten</w:t>
      </w:r>
      <w:proofErr w:type="spellEnd"/>
      <w:r w:rsidRPr="00B264A2">
        <w:rPr>
          <w:lang w:val="en-ID"/>
        </w:rPr>
        <w:t xml:space="preserve"> chatbot </w:t>
      </w:r>
      <w:proofErr w:type="spellStart"/>
      <w:r w:rsidRPr="00B264A2">
        <w:rPr>
          <w:lang w:val="en-ID"/>
        </w:rPr>
        <w:t>dalam</w:t>
      </w:r>
      <w:proofErr w:type="spellEnd"/>
      <w:r w:rsidRPr="00B264A2">
        <w:rPr>
          <w:lang w:val="en-ID"/>
        </w:rPr>
        <w:t xml:space="preserve"> </w:t>
      </w:r>
      <w:proofErr w:type="spellStart"/>
      <w:r w:rsidRPr="00B264A2">
        <w:rPr>
          <w:lang w:val="en-ID"/>
        </w:rPr>
        <w:t>mengenali</w:t>
      </w:r>
      <w:proofErr w:type="spellEnd"/>
      <w:r w:rsidRPr="00B264A2">
        <w:rPr>
          <w:lang w:val="en-ID"/>
        </w:rPr>
        <w:t xml:space="preserve"> </w:t>
      </w:r>
      <w:proofErr w:type="spellStart"/>
      <w:r w:rsidRPr="00B264A2">
        <w:rPr>
          <w:lang w:val="en-ID"/>
        </w:rPr>
        <w:t>konteks</w:t>
      </w:r>
      <w:proofErr w:type="spellEnd"/>
      <w:r w:rsidRPr="00B264A2">
        <w:rPr>
          <w:lang w:val="en-ID"/>
        </w:rPr>
        <w:t xml:space="preserve"> </w:t>
      </w:r>
      <w:proofErr w:type="spellStart"/>
      <w:r w:rsidRPr="00B264A2">
        <w:rPr>
          <w:lang w:val="en-ID"/>
        </w:rPr>
        <w:t>pertanyaan</w:t>
      </w:r>
      <w:proofErr w:type="spellEnd"/>
      <w:r w:rsidRPr="00B264A2">
        <w:rPr>
          <w:lang w:val="en-ID"/>
        </w:rPr>
        <w:t xml:space="preserve">, </w:t>
      </w:r>
      <w:proofErr w:type="spellStart"/>
      <w:r w:rsidRPr="00B264A2">
        <w:rPr>
          <w:lang w:val="en-ID"/>
        </w:rPr>
        <w:t>serta</w:t>
      </w:r>
      <w:proofErr w:type="spellEnd"/>
      <w:r w:rsidRPr="00B264A2">
        <w:rPr>
          <w:lang w:val="en-ID"/>
        </w:rPr>
        <w:t xml:space="preserve"> </w:t>
      </w:r>
      <w:proofErr w:type="spellStart"/>
      <w:r w:rsidRPr="00B264A2">
        <w:rPr>
          <w:lang w:val="en-ID"/>
        </w:rPr>
        <w:t>membantu</w:t>
      </w:r>
      <w:proofErr w:type="spellEnd"/>
      <w:r w:rsidRPr="00B264A2">
        <w:rPr>
          <w:lang w:val="en-ID"/>
        </w:rPr>
        <w:t xml:space="preserve"> </w:t>
      </w:r>
      <w:proofErr w:type="spellStart"/>
      <w:r w:rsidRPr="00B264A2">
        <w:rPr>
          <w:lang w:val="en-ID"/>
        </w:rPr>
        <w:t>mengidentifikasi</w:t>
      </w:r>
      <w:proofErr w:type="spellEnd"/>
      <w:r w:rsidRPr="00B264A2">
        <w:rPr>
          <w:lang w:val="en-ID"/>
        </w:rPr>
        <w:t xml:space="preserve"> </w:t>
      </w:r>
      <w:proofErr w:type="spellStart"/>
      <w:r w:rsidRPr="00B264A2">
        <w:rPr>
          <w:lang w:val="en-ID"/>
        </w:rPr>
        <w:t>kategori</w:t>
      </w:r>
      <w:proofErr w:type="spellEnd"/>
      <w:r w:rsidRPr="00B264A2">
        <w:rPr>
          <w:lang w:val="en-ID"/>
        </w:rPr>
        <w:t xml:space="preserve"> yang </w:t>
      </w:r>
      <w:proofErr w:type="spellStart"/>
      <w:r w:rsidRPr="00B264A2">
        <w:rPr>
          <w:lang w:val="en-ID"/>
        </w:rPr>
        <w:t>perlu</w:t>
      </w:r>
      <w:proofErr w:type="spellEnd"/>
      <w:r w:rsidRPr="00B264A2">
        <w:rPr>
          <w:lang w:val="en-ID"/>
        </w:rPr>
        <w:t xml:space="preserve"> </w:t>
      </w:r>
      <w:proofErr w:type="spellStart"/>
      <w:r w:rsidRPr="00B264A2">
        <w:rPr>
          <w:lang w:val="en-ID"/>
        </w:rPr>
        <w:t>ditingkatkan</w:t>
      </w:r>
      <w:proofErr w:type="spellEnd"/>
      <w:r w:rsidRPr="00B264A2">
        <w:rPr>
          <w:lang w:val="en-ID"/>
        </w:rPr>
        <w:t xml:space="preserve"> </w:t>
      </w:r>
      <w:proofErr w:type="spellStart"/>
      <w:r w:rsidRPr="00B264A2">
        <w:rPr>
          <w:lang w:val="en-ID"/>
        </w:rPr>
        <w:t>dari</w:t>
      </w:r>
      <w:proofErr w:type="spellEnd"/>
      <w:r w:rsidRPr="00B264A2">
        <w:rPr>
          <w:lang w:val="en-ID"/>
        </w:rPr>
        <w:t xml:space="preserve"> </w:t>
      </w:r>
      <w:proofErr w:type="spellStart"/>
      <w:r w:rsidRPr="00B264A2">
        <w:rPr>
          <w:lang w:val="en-ID"/>
        </w:rPr>
        <w:t>sisi</w:t>
      </w:r>
      <w:proofErr w:type="spellEnd"/>
      <w:r w:rsidRPr="00B264A2">
        <w:rPr>
          <w:lang w:val="en-ID"/>
        </w:rPr>
        <w:t xml:space="preserve"> </w:t>
      </w:r>
      <w:proofErr w:type="spellStart"/>
      <w:r w:rsidRPr="00B264A2">
        <w:rPr>
          <w:lang w:val="en-ID"/>
        </w:rPr>
        <w:t>jumlah</w:t>
      </w:r>
      <w:proofErr w:type="spellEnd"/>
      <w:r w:rsidRPr="00B264A2">
        <w:rPr>
          <w:lang w:val="en-ID"/>
        </w:rPr>
        <w:t xml:space="preserve"> data </w:t>
      </w:r>
      <w:proofErr w:type="spellStart"/>
      <w:r w:rsidRPr="00B264A2">
        <w:rPr>
          <w:lang w:val="en-ID"/>
        </w:rPr>
        <w:t>maupun</w:t>
      </w:r>
      <w:proofErr w:type="spellEnd"/>
      <w:r w:rsidRPr="00B264A2">
        <w:rPr>
          <w:lang w:val="en-ID"/>
        </w:rPr>
        <w:t xml:space="preserve"> </w:t>
      </w:r>
      <w:proofErr w:type="spellStart"/>
      <w:r w:rsidRPr="00B264A2">
        <w:rPr>
          <w:lang w:val="en-ID"/>
        </w:rPr>
        <w:t>kualitas</w:t>
      </w:r>
      <w:proofErr w:type="spellEnd"/>
      <w:r w:rsidRPr="00B264A2">
        <w:rPr>
          <w:lang w:val="en-ID"/>
        </w:rPr>
        <w:t xml:space="preserve"> pre-processing.</w:t>
      </w:r>
    </w:p>
    <w:p w14:paraId="22381D86" w14:textId="18F81D01" w:rsidR="00244A31" w:rsidRPr="00770C77" w:rsidRDefault="00244A31" w:rsidP="00536ED6">
      <w:pPr>
        <w:pStyle w:val="BodyText"/>
        <w:spacing w:line="276" w:lineRule="auto"/>
        <w:ind w:right="35"/>
        <w:rPr>
          <w:lang w:val="en-ID"/>
        </w:rPr>
      </w:pPr>
      <w:bookmarkStart w:id="146" w:name="_bookmark65"/>
      <w:bookmarkEnd w:id="146"/>
    </w:p>
    <w:p w14:paraId="1C6E40CA" w14:textId="008A12A8" w:rsidR="00536ED6" w:rsidRPr="00536ED6" w:rsidRDefault="00536ED6" w:rsidP="00536ED6">
      <w:pPr>
        <w:pStyle w:val="Caption"/>
        <w:keepNext/>
        <w:jc w:val="center"/>
        <w:rPr>
          <w:i w:val="0"/>
          <w:iCs w:val="0"/>
          <w:color w:val="auto"/>
        </w:rPr>
      </w:pPr>
      <w:bookmarkStart w:id="147" w:name="_Toc202306823"/>
      <w:r w:rsidRPr="00536ED6">
        <w:rPr>
          <w:i w:val="0"/>
          <w:iCs w:val="0"/>
          <w:color w:val="auto"/>
        </w:rPr>
        <w:t xml:space="preserve">Tabel 4. </w:t>
      </w:r>
      <w:r w:rsidRPr="00536ED6">
        <w:rPr>
          <w:i w:val="0"/>
          <w:iCs w:val="0"/>
          <w:color w:val="auto"/>
        </w:rPr>
        <w:fldChar w:fldCharType="begin"/>
      </w:r>
      <w:r w:rsidRPr="00536ED6">
        <w:rPr>
          <w:i w:val="0"/>
          <w:iCs w:val="0"/>
          <w:color w:val="auto"/>
        </w:rPr>
        <w:instrText xml:space="preserve"> SEQ Tabel_4. \* ARABIC </w:instrText>
      </w:r>
      <w:r w:rsidRPr="00536ED6">
        <w:rPr>
          <w:i w:val="0"/>
          <w:iCs w:val="0"/>
          <w:color w:val="auto"/>
        </w:rPr>
        <w:fldChar w:fldCharType="separate"/>
      </w:r>
      <w:r w:rsidR="00327503">
        <w:rPr>
          <w:i w:val="0"/>
          <w:iCs w:val="0"/>
          <w:noProof/>
          <w:color w:val="auto"/>
        </w:rPr>
        <w:t>19</w:t>
      </w:r>
      <w:r w:rsidRPr="00536ED6">
        <w:rPr>
          <w:i w:val="0"/>
          <w:iCs w:val="0"/>
          <w:color w:val="auto"/>
        </w:rPr>
        <w:fldChar w:fldCharType="end"/>
      </w:r>
      <w:r w:rsidRPr="00536ED6">
        <w:rPr>
          <w:i w:val="0"/>
          <w:iCs w:val="0"/>
          <w:color w:val="auto"/>
        </w:rPr>
        <w:t xml:space="preserve"> </w:t>
      </w:r>
      <w:r w:rsidR="00014255">
        <w:rPr>
          <w:i w:val="0"/>
          <w:iCs w:val="0"/>
          <w:color w:val="auto"/>
        </w:rPr>
        <w:t xml:space="preserve">Hasil </w:t>
      </w:r>
      <w:proofErr w:type="spellStart"/>
      <w:r w:rsidR="00014255">
        <w:rPr>
          <w:i w:val="0"/>
          <w:iCs w:val="0"/>
          <w:color w:val="auto"/>
        </w:rPr>
        <w:t>Klasifikasi</w:t>
      </w:r>
      <w:proofErr w:type="spellEnd"/>
      <w:r w:rsidR="00014255">
        <w:rPr>
          <w:i w:val="0"/>
          <w:iCs w:val="0"/>
          <w:color w:val="auto"/>
        </w:rPr>
        <w:t xml:space="preserve"> </w:t>
      </w:r>
      <w:r w:rsidR="00014255" w:rsidRPr="00014255">
        <w:rPr>
          <w:i w:val="0"/>
          <w:iCs w:val="0"/>
          <w:color w:val="auto"/>
        </w:rPr>
        <w:t xml:space="preserve">per </w:t>
      </w:r>
      <w:proofErr w:type="spellStart"/>
      <w:r w:rsidR="00014255" w:rsidRPr="00014255">
        <w:rPr>
          <w:i w:val="0"/>
          <w:iCs w:val="0"/>
          <w:color w:val="auto"/>
        </w:rPr>
        <w:t>Kategori</w:t>
      </w:r>
      <w:proofErr w:type="spellEnd"/>
      <w:r w:rsidR="00014255">
        <w:rPr>
          <w:i w:val="0"/>
          <w:iCs w:val="0"/>
          <w:color w:val="auto"/>
        </w:rPr>
        <w:t xml:space="preserve"> </w:t>
      </w:r>
      <w:proofErr w:type="spellStart"/>
      <w:r w:rsidR="00014255">
        <w:rPr>
          <w:i w:val="0"/>
          <w:iCs w:val="0"/>
          <w:color w:val="auto"/>
        </w:rPr>
        <w:t>Pertanyaan</w:t>
      </w:r>
      <w:bookmarkEnd w:id="147"/>
      <w:proofErr w:type="spellEnd"/>
    </w:p>
    <w:tbl>
      <w:tblPr>
        <w:tblpPr w:leftFromText="180" w:rightFromText="180" w:vertAnchor="text" w:horzAnchor="margin" w:tblpX="-147" w:tblpY="196"/>
        <w:tblW w:w="6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37"/>
        <w:gridCol w:w="2257"/>
        <w:gridCol w:w="1276"/>
        <w:gridCol w:w="1134"/>
        <w:gridCol w:w="1164"/>
      </w:tblGrid>
      <w:tr w:rsidR="00014255" w:rsidRPr="00770C77" w14:paraId="01D8CBDB" w14:textId="77777777" w:rsidTr="00B44D51">
        <w:trPr>
          <w:trHeight w:val="1061"/>
          <w:tblHeader/>
        </w:trPr>
        <w:tc>
          <w:tcPr>
            <w:tcW w:w="437" w:type="dxa"/>
            <w:tcBorders>
              <w:top w:val="single" w:sz="4" w:space="0" w:color="000000"/>
              <w:left w:val="single" w:sz="4" w:space="0" w:color="000000"/>
              <w:bottom w:val="single" w:sz="4" w:space="0" w:color="000000"/>
              <w:right w:val="single" w:sz="4" w:space="0" w:color="000000"/>
            </w:tcBorders>
            <w:vAlign w:val="center"/>
            <w:hideMark/>
          </w:tcPr>
          <w:p w14:paraId="18E67841" w14:textId="77777777" w:rsidR="00014255" w:rsidRPr="00770C77" w:rsidRDefault="00014255" w:rsidP="00014255">
            <w:pPr>
              <w:pStyle w:val="BodyText"/>
              <w:spacing w:line="276" w:lineRule="auto"/>
              <w:ind w:right="35"/>
              <w:jc w:val="center"/>
              <w:rPr>
                <w:b/>
                <w:bCs/>
                <w:lang w:val="id-ID"/>
              </w:rPr>
            </w:pPr>
            <w:proofErr w:type="spellStart"/>
            <w:r w:rsidRPr="00770C77">
              <w:rPr>
                <w:b/>
                <w:bCs/>
                <w:lang w:val="id-ID"/>
              </w:rPr>
              <w:t>No</w:t>
            </w:r>
            <w:proofErr w:type="spellEnd"/>
          </w:p>
        </w:tc>
        <w:tc>
          <w:tcPr>
            <w:tcW w:w="2257" w:type="dxa"/>
            <w:tcBorders>
              <w:top w:val="single" w:sz="4" w:space="0" w:color="000000"/>
              <w:left w:val="single" w:sz="4" w:space="0" w:color="000000"/>
              <w:bottom w:val="single" w:sz="4" w:space="0" w:color="000000"/>
              <w:right w:val="single" w:sz="4" w:space="0" w:color="000000"/>
            </w:tcBorders>
            <w:vAlign w:val="center"/>
            <w:hideMark/>
          </w:tcPr>
          <w:p w14:paraId="5CA01EE4" w14:textId="35A3D2E2" w:rsidR="00014255" w:rsidRPr="00770C77" w:rsidRDefault="00014255" w:rsidP="00F82658">
            <w:pPr>
              <w:pStyle w:val="BodyText"/>
              <w:spacing w:line="276" w:lineRule="auto"/>
              <w:ind w:right="35"/>
              <w:jc w:val="center"/>
              <w:rPr>
                <w:b/>
                <w:bCs/>
                <w:lang w:val="id-ID"/>
              </w:rPr>
            </w:pPr>
            <w:r>
              <w:rPr>
                <w:b/>
                <w:bCs/>
                <w:lang w:val="id-ID"/>
              </w:rPr>
              <w:t>Kategori Pertanyaan</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5CE0366" w14:textId="2BBA7DAB" w:rsidR="00014255" w:rsidRPr="00770C77" w:rsidRDefault="00014255" w:rsidP="00F82658">
            <w:pPr>
              <w:pStyle w:val="BodyText"/>
              <w:spacing w:line="276" w:lineRule="auto"/>
              <w:ind w:right="35"/>
              <w:jc w:val="center"/>
              <w:rPr>
                <w:b/>
                <w:bCs/>
                <w:lang w:val="id-ID"/>
              </w:rPr>
            </w:pPr>
            <w:proofErr w:type="spellStart"/>
            <w:r>
              <w:rPr>
                <w:b/>
                <w:bCs/>
                <w:lang w:val="id-ID"/>
              </w:rPr>
              <w:t>Precision</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7FCCB762" w14:textId="713F6E83" w:rsidR="00014255" w:rsidRPr="00770C77" w:rsidRDefault="00014255" w:rsidP="00F82658">
            <w:pPr>
              <w:pStyle w:val="BodyText"/>
              <w:spacing w:line="276" w:lineRule="auto"/>
              <w:ind w:right="35"/>
              <w:jc w:val="center"/>
              <w:rPr>
                <w:b/>
                <w:bCs/>
                <w:lang w:val="id-ID"/>
              </w:rPr>
            </w:pPr>
            <w:proofErr w:type="spellStart"/>
            <w:r>
              <w:rPr>
                <w:b/>
                <w:bCs/>
                <w:lang w:val="id-ID"/>
              </w:rPr>
              <w:t>Recall</w:t>
            </w:r>
            <w:proofErr w:type="spellEnd"/>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4B65091D" w14:textId="210BD713" w:rsidR="00014255" w:rsidRPr="00770C77" w:rsidRDefault="00014255" w:rsidP="00F82658">
            <w:pPr>
              <w:pStyle w:val="BodyText"/>
              <w:spacing w:line="276" w:lineRule="auto"/>
              <w:ind w:right="35"/>
              <w:jc w:val="center"/>
              <w:rPr>
                <w:b/>
                <w:bCs/>
                <w:lang w:val="id-ID"/>
              </w:rPr>
            </w:pPr>
            <w:r>
              <w:rPr>
                <w:b/>
                <w:bCs/>
                <w:lang w:val="id-ID"/>
              </w:rPr>
              <w:t>F1-Score</w:t>
            </w:r>
          </w:p>
        </w:tc>
      </w:tr>
      <w:tr w:rsidR="00557641" w:rsidRPr="00770C77" w14:paraId="318B0B53" w14:textId="77777777" w:rsidTr="00014255">
        <w:trPr>
          <w:trHeight w:val="1061"/>
        </w:trPr>
        <w:tc>
          <w:tcPr>
            <w:tcW w:w="437" w:type="dxa"/>
            <w:tcBorders>
              <w:top w:val="single" w:sz="4" w:space="0" w:color="000000"/>
              <w:left w:val="single" w:sz="4" w:space="0" w:color="000000"/>
              <w:bottom w:val="single" w:sz="4" w:space="0" w:color="000000"/>
              <w:right w:val="single" w:sz="4" w:space="0" w:color="000000"/>
            </w:tcBorders>
            <w:vAlign w:val="center"/>
            <w:hideMark/>
          </w:tcPr>
          <w:p w14:paraId="75115138" w14:textId="77777777" w:rsidR="00557641" w:rsidRPr="00770C77" w:rsidRDefault="00557641" w:rsidP="00557641">
            <w:pPr>
              <w:pStyle w:val="BodyText"/>
              <w:spacing w:line="276" w:lineRule="auto"/>
              <w:ind w:right="35"/>
              <w:jc w:val="center"/>
              <w:rPr>
                <w:lang w:val="id-ID"/>
              </w:rPr>
            </w:pPr>
            <w:r w:rsidRPr="00770C77">
              <w:rPr>
                <w:lang w:val="id-ID"/>
              </w:rPr>
              <w:t>1</w:t>
            </w:r>
          </w:p>
        </w:tc>
        <w:tc>
          <w:tcPr>
            <w:tcW w:w="2257" w:type="dxa"/>
            <w:tcBorders>
              <w:top w:val="single" w:sz="4" w:space="0" w:color="000000"/>
              <w:left w:val="single" w:sz="4" w:space="0" w:color="000000"/>
              <w:bottom w:val="single" w:sz="4" w:space="0" w:color="000000"/>
              <w:right w:val="single" w:sz="4" w:space="0" w:color="000000"/>
            </w:tcBorders>
            <w:vAlign w:val="center"/>
            <w:hideMark/>
          </w:tcPr>
          <w:p w14:paraId="3465C82F" w14:textId="433BCA91" w:rsidR="00557641" w:rsidRPr="00770C77" w:rsidRDefault="00557641" w:rsidP="00F82658">
            <w:pPr>
              <w:pStyle w:val="BodyText"/>
              <w:spacing w:line="276" w:lineRule="auto"/>
              <w:ind w:right="35"/>
              <w:jc w:val="center"/>
              <w:rPr>
                <w:lang w:val="id-ID"/>
              </w:rPr>
            </w:pPr>
            <w:r w:rsidRPr="00014255">
              <w:rPr>
                <w:lang w:val="id-ID"/>
              </w:rPr>
              <w:t>Registrasi</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FBD80C6" w14:textId="25AC3220" w:rsidR="00557641" w:rsidRPr="00770C77" w:rsidRDefault="00557641" w:rsidP="00F82658">
            <w:pPr>
              <w:pStyle w:val="BodyText"/>
              <w:spacing w:line="276" w:lineRule="auto"/>
              <w:ind w:right="35"/>
              <w:jc w:val="center"/>
              <w:rPr>
                <w:lang w:val="id-ID"/>
              </w:rPr>
            </w:pPr>
            <w:r w:rsidRPr="00557641">
              <w:rPr>
                <w:lang w:val="id-ID"/>
              </w:rPr>
              <w:t>0.85</w:t>
            </w:r>
          </w:p>
        </w:tc>
        <w:tc>
          <w:tcPr>
            <w:tcW w:w="1134" w:type="dxa"/>
            <w:tcBorders>
              <w:top w:val="single" w:sz="4" w:space="0" w:color="000000"/>
              <w:left w:val="single" w:sz="4" w:space="0" w:color="000000"/>
              <w:bottom w:val="single" w:sz="4" w:space="0" w:color="000000"/>
              <w:right w:val="single" w:sz="4" w:space="0" w:color="000000"/>
            </w:tcBorders>
            <w:vAlign w:val="center"/>
          </w:tcPr>
          <w:p w14:paraId="14F0E83D" w14:textId="0A30247C" w:rsidR="00557641" w:rsidRPr="00770C77" w:rsidRDefault="00557641" w:rsidP="00F82658">
            <w:pPr>
              <w:pStyle w:val="BodyText"/>
              <w:spacing w:line="276" w:lineRule="auto"/>
              <w:ind w:right="35"/>
              <w:jc w:val="center"/>
              <w:rPr>
                <w:lang w:val="id-ID"/>
              </w:rPr>
            </w:pPr>
            <w:r w:rsidRPr="00557641">
              <w:rPr>
                <w:lang w:val="id-ID"/>
              </w:rPr>
              <w:t>0.91</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640213A1" w14:textId="25AA531B" w:rsidR="00557641" w:rsidRPr="00770C77" w:rsidRDefault="00557641" w:rsidP="00F82658">
            <w:pPr>
              <w:pStyle w:val="BodyText"/>
              <w:spacing w:line="276" w:lineRule="auto"/>
              <w:ind w:right="35"/>
              <w:jc w:val="center"/>
              <w:rPr>
                <w:lang w:val="id-ID"/>
              </w:rPr>
            </w:pPr>
            <w:r w:rsidRPr="00557641">
              <w:rPr>
                <w:lang w:val="id-ID"/>
              </w:rPr>
              <w:t>0.88</w:t>
            </w:r>
          </w:p>
        </w:tc>
      </w:tr>
      <w:tr w:rsidR="00557641" w:rsidRPr="00770C77" w14:paraId="38002AAE" w14:textId="77777777" w:rsidTr="00014255">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1F650154" w14:textId="7B632796" w:rsidR="00557641" w:rsidRPr="00770C77" w:rsidRDefault="00557641" w:rsidP="00557641">
            <w:pPr>
              <w:pStyle w:val="BodyText"/>
              <w:spacing w:line="276" w:lineRule="auto"/>
              <w:ind w:right="35"/>
              <w:jc w:val="center"/>
              <w:rPr>
                <w:lang w:val="id-ID"/>
              </w:rPr>
            </w:pPr>
            <w:r w:rsidRPr="00770C77">
              <w:rPr>
                <w:lang w:val="id-ID"/>
              </w:rPr>
              <w:t>2</w:t>
            </w:r>
          </w:p>
        </w:tc>
        <w:tc>
          <w:tcPr>
            <w:tcW w:w="2257" w:type="dxa"/>
            <w:tcBorders>
              <w:top w:val="single" w:sz="4" w:space="0" w:color="000000"/>
              <w:left w:val="single" w:sz="4" w:space="0" w:color="000000"/>
              <w:bottom w:val="single" w:sz="4" w:space="0" w:color="000000"/>
              <w:right w:val="single" w:sz="4" w:space="0" w:color="000000"/>
            </w:tcBorders>
            <w:vAlign w:val="center"/>
          </w:tcPr>
          <w:p w14:paraId="00F0A7E5" w14:textId="5F7194EC" w:rsidR="00557641" w:rsidRDefault="00557641" w:rsidP="00F82658">
            <w:pPr>
              <w:pStyle w:val="BodyText"/>
              <w:spacing w:line="276" w:lineRule="auto"/>
              <w:ind w:right="35"/>
              <w:jc w:val="center"/>
              <w:rPr>
                <w:lang w:val="id-ID"/>
              </w:rPr>
            </w:pPr>
            <w:proofErr w:type="spellStart"/>
            <w:r w:rsidRPr="00557641">
              <w:rPr>
                <w:lang w:val="id-ID"/>
              </w:rPr>
              <w:t>Login</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2B65AE65" w14:textId="1EE42068" w:rsidR="00557641" w:rsidRPr="00770C77" w:rsidRDefault="00557641" w:rsidP="00F82658">
            <w:pPr>
              <w:pStyle w:val="BodyText"/>
              <w:spacing w:line="276" w:lineRule="auto"/>
              <w:ind w:right="35"/>
              <w:jc w:val="center"/>
              <w:rPr>
                <w:lang w:val="id-ID"/>
              </w:rPr>
            </w:pPr>
            <w:r w:rsidRPr="00557641">
              <w:rPr>
                <w:lang w:val="id-ID"/>
              </w:rPr>
              <w:t>0.88</w:t>
            </w:r>
          </w:p>
        </w:tc>
        <w:tc>
          <w:tcPr>
            <w:tcW w:w="1134" w:type="dxa"/>
            <w:tcBorders>
              <w:top w:val="single" w:sz="4" w:space="0" w:color="000000"/>
              <w:left w:val="single" w:sz="4" w:space="0" w:color="000000"/>
              <w:bottom w:val="single" w:sz="4" w:space="0" w:color="000000"/>
              <w:right w:val="single" w:sz="4" w:space="0" w:color="000000"/>
            </w:tcBorders>
            <w:vAlign w:val="center"/>
          </w:tcPr>
          <w:p w14:paraId="17BF5B9C" w14:textId="05E47304" w:rsidR="00557641" w:rsidRPr="00770C77" w:rsidRDefault="00557641" w:rsidP="00F82658">
            <w:pPr>
              <w:pStyle w:val="BodyText"/>
              <w:spacing w:line="276" w:lineRule="auto"/>
              <w:ind w:right="35"/>
              <w:jc w:val="center"/>
              <w:rPr>
                <w:lang w:val="id-ID"/>
              </w:rPr>
            </w:pPr>
            <w:r w:rsidRPr="00557641">
              <w:rPr>
                <w:lang w:val="id-ID"/>
              </w:rPr>
              <w:t>0.83</w:t>
            </w:r>
          </w:p>
        </w:tc>
        <w:tc>
          <w:tcPr>
            <w:tcW w:w="1164" w:type="dxa"/>
            <w:tcBorders>
              <w:top w:val="single" w:sz="4" w:space="0" w:color="000000"/>
              <w:left w:val="single" w:sz="4" w:space="0" w:color="000000"/>
              <w:bottom w:val="single" w:sz="4" w:space="0" w:color="000000"/>
              <w:right w:val="single" w:sz="4" w:space="0" w:color="000000"/>
            </w:tcBorders>
            <w:vAlign w:val="center"/>
          </w:tcPr>
          <w:p w14:paraId="76E026FD" w14:textId="3B17135D" w:rsidR="00557641" w:rsidRPr="00770C77" w:rsidRDefault="00557641" w:rsidP="00F82658">
            <w:pPr>
              <w:pStyle w:val="BodyText"/>
              <w:spacing w:line="276" w:lineRule="auto"/>
              <w:ind w:right="35"/>
              <w:jc w:val="center"/>
              <w:rPr>
                <w:lang w:val="id-ID"/>
              </w:rPr>
            </w:pPr>
            <w:r w:rsidRPr="00557641">
              <w:rPr>
                <w:lang w:val="id-ID"/>
              </w:rPr>
              <w:t>0.86</w:t>
            </w:r>
          </w:p>
        </w:tc>
      </w:tr>
      <w:tr w:rsidR="00557641" w:rsidRPr="00770C77" w14:paraId="168D953B" w14:textId="77777777" w:rsidTr="00014255">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3FCFEF24" w14:textId="09B238F4" w:rsidR="00557641" w:rsidRPr="00770C77" w:rsidRDefault="00557641" w:rsidP="00557641">
            <w:pPr>
              <w:pStyle w:val="BodyText"/>
              <w:spacing w:line="276" w:lineRule="auto"/>
              <w:ind w:right="35"/>
              <w:jc w:val="center"/>
              <w:rPr>
                <w:lang w:val="id-ID"/>
              </w:rPr>
            </w:pPr>
            <w:r w:rsidRPr="00770C77">
              <w:rPr>
                <w:lang w:val="id-ID"/>
              </w:rPr>
              <w:t>3</w:t>
            </w:r>
          </w:p>
        </w:tc>
        <w:tc>
          <w:tcPr>
            <w:tcW w:w="2257" w:type="dxa"/>
            <w:tcBorders>
              <w:top w:val="single" w:sz="4" w:space="0" w:color="000000"/>
              <w:left w:val="single" w:sz="4" w:space="0" w:color="000000"/>
              <w:bottom w:val="single" w:sz="4" w:space="0" w:color="000000"/>
              <w:right w:val="single" w:sz="4" w:space="0" w:color="000000"/>
            </w:tcBorders>
            <w:vAlign w:val="center"/>
          </w:tcPr>
          <w:p w14:paraId="2716178A" w14:textId="2459CD6E" w:rsidR="00557641" w:rsidRDefault="00557641" w:rsidP="00F82658">
            <w:pPr>
              <w:pStyle w:val="BodyText"/>
              <w:spacing w:line="276" w:lineRule="auto"/>
              <w:ind w:right="35"/>
              <w:jc w:val="center"/>
              <w:rPr>
                <w:lang w:val="id-ID"/>
              </w:rPr>
            </w:pPr>
            <w:proofErr w:type="spellStart"/>
            <w:r w:rsidRPr="00557641">
              <w:rPr>
                <w:lang w:val="id-ID"/>
              </w:rPr>
              <w:t>Logout</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1591CC59" w14:textId="01BC0E3F" w:rsidR="00557641" w:rsidRPr="00770C77" w:rsidRDefault="00557641" w:rsidP="00F82658">
            <w:pPr>
              <w:pStyle w:val="BodyText"/>
              <w:spacing w:line="276" w:lineRule="auto"/>
              <w:ind w:right="35"/>
              <w:jc w:val="center"/>
              <w:rPr>
                <w:lang w:val="id-ID"/>
              </w:rPr>
            </w:pPr>
            <w:r w:rsidRPr="00557641">
              <w:rPr>
                <w:lang w:val="id-ID"/>
              </w:rPr>
              <w:t>0.89</w:t>
            </w:r>
          </w:p>
        </w:tc>
        <w:tc>
          <w:tcPr>
            <w:tcW w:w="1134" w:type="dxa"/>
            <w:tcBorders>
              <w:top w:val="single" w:sz="4" w:space="0" w:color="000000"/>
              <w:left w:val="single" w:sz="4" w:space="0" w:color="000000"/>
              <w:bottom w:val="single" w:sz="4" w:space="0" w:color="000000"/>
              <w:right w:val="single" w:sz="4" w:space="0" w:color="000000"/>
            </w:tcBorders>
            <w:vAlign w:val="center"/>
          </w:tcPr>
          <w:p w14:paraId="23B2AD8C" w14:textId="38016162" w:rsidR="00557641" w:rsidRPr="00770C77" w:rsidRDefault="00557641" w:rsidP="00F82658">
            <w:pPr>
              <w:pStyle w:val="BodyText"/>
              <w:spacing w:line="276" w:lineRule="auto"/>
              <w:ind w:right="35"/>
              <w:jc w:val="center"/>
              <w:rPr>
                <w:lang w:val="id-ID"/>
              </w:rPr>
            </w:pPr>
            <w:r w:rsidRPr="00557641">
              <w:rPr>
                <w:lang w:val="id-ID"/>
              </w:rPr>
              <w:t>0.86</w:t>
            </w:r>
          </w:p>
        </w:tc>
        <w:tc>
          <w:tcPr>
            <w:tcW w:w="1164" w:type="dxa"/>
            <w:tcBorders>
              <w:top w:val="single" w:sz="4" w:space="0" w:color="000000"/>
              <w:left w:val="single" w:sz="4" w:space="0" w:color="000000"/>
              <w:bottom w:val="single" w:sz="4" w:space="0" w:color="000000"/>
              <w:right w:val="single" w:sz="4" w:space="0" w:color="000000"/>
            </w:tcBorders>
            <w:vAlign w:val="center"/>
          </w:tcPr>
          <w:p w14:paraId="15592330" w14:textId="2D94C910" w:rsidR="00557641" w:rsidRPr="00770C77" w:rsidRDefault="00557641" w:rsidP="00F82658">
            <w:pPr>
              <w:pStyle w:val="BodyText"/>
              <w:spacing w:line="276" w:lineRule="auto"/>
              <w:ind w:right="35"/>
              <w:jc w:val="center"/>
              <w:rPr>
                <w:lang w:val="id-ID"/>
              </w:rPr>
            </w:pPr>
            <w:r w:rsidRPr="00557641">
              <w:rPr>
                <w:lang w:val="id-ID"/>
              </w:rPr>
              <w:t>0.87</w:t>
            </w:r>
          </w:p>
        </w:tc>
      </w:tr>
      <w:tr w:rsidR="00557641" w:rsidRPr="00770C77" w14:paraId="1D8BA325" w14:textId="77777777" w:rsidTr="00AD4560">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744B887F" w14:textId="0F37C979" w:rsidR="00557641" w:rsidRPr="00770C77" w:rsidRDefault="00557641" w:rsidP="00557641">
            <w:pPr>
              <w:pStyle w:val="BodyText"/>
              <w:spacing w:line="276" w:lineRule="auto"/>
              <w:ind w:right="35"/>
              <w:jc w:val="center"/>
              <w:rPr>
                <w:lang w:val="id-ID"/>
              </w:rPr>
            </w:pPr>
            <w:r w:rsidRPr="00770C77">
              <w:rPr>
                <w:lang w:val="id-ID"/>
              </w:rPr>
              <w:lastRenderedPageBreak/>
              <w:t>4</w:t>
            </w:r>
          </w:p>
        </w:tc>
        <w:tc>
          <w:tcPr>
            <w:tcW w:w="2257" w:type="dxa"/>
            <w:tcBorders>
              <w:top w:val="single" w:sz="4" w:space="0" w:color="000000"/>
              <w:left w:val="single" w:sz="4" w:space="0" w:color="000000"/>
              <w:bottom w:val="single" w:sz="4" w:space="0" w:color="000000"/>
              <w:right w:val="single" w:sz="4" w:space="0" w:color="000000"/>
            </w:tcBorders>
            <w:vAlign w:val="center"/>
          </w:tcPr>
          <w:p w14:paraId="10C071C4" w14:textId="78DFD6F3" w:rsidR="00557641" w:rsidRDefault="00557641" w:rsidP="00F82658">
            <w:pPr>
              <w:pStyle w:val="BodyText"/>
              <w:spacing w:line="276" w:lineRule="auto"/>
              <w:ind w:right="35"/>
              <w:jc w:val="center"/>
              <w:rPr>
                <w:lang w:val="id-ID"/>
              </w:rPr>
            </w:pPr>
            <w:r w:rsidRPr="00557641">
              <w:rPr>
                <w:lang w:val="id-ID"/>
              </w:rPr>
              <w:t xml:space="preserve">Lupa </w:t>
            </w:r>
            <w:proofErr w:type="spellStart"/>
            <w:r w:rsidRPr="00557641">
              <w:rPr>
                <w:lang w:val="id-ID"/>
              </w:rPr>
              <w:t>Password</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1D928F8" w14:textId="4D18D5AE" w:rsidR="00557641" w:rsidRPr="00770C77" w:rsidRDefault="00557641" w:rsidP="00F82658">
            <w:pPr>
              <w:pStyle w:val="BodyText"/>
              <w:spacing w:line="276" w:lineRule="auto"/>
              <w:ind w:right="35"/>
              <w:jc w:val="center"/>
              <w:rPr>
                <w:lang w:val="id-ID"/>
              </w:rPr>
            </w:pPr>
            <w:r w:rsidRPr="00557641">
              <w:rPr>
                <w:lang w:val="id-ID"/>
              </w:rPr>
              <w:t>0.94</w:t>
            </w:r>
          </w:p>
        </w:tc>
        <w:tc>
          <w:tcPr>
            <w:tcW w:w="1134" w:type="dxa"/>
            <w:tcBorders>
              <w:top w:val="single" w:sz="4" w:space="0" w:color="000000"/>
              <w:left w:val="single" w:sz="4" w:space="0" w:color="000000"/>
              <w:bottom w:val="single" w:sz="4" w:space="0" w:color="000000"/>
              <w:right w:val="single" w:sz="4" w:space="0" w:color="000000"/>
            </w:tcBorders>
            <w:vAlign w:val="center"/>
          </w:tcPr>
          <w:p w14:paraId="7B96EF9E" w14:textId="7B3A739F" w:rsidR="00557641" w:rsidRPr="00770C77" w:rsidRDefault="00557641" w:rsidP="00F82658">
            <w:pPr>
              <w:pStyle w:val="BodyText"/>
              <w:spacing w:line="276" w:lineRule="auto"/>
              <w:ind w:right="35"/>
              <w:jc w:val="center"/>
              <w:rPr>
                <w:lang w:val="id-ID"/>
              </w:rPr>
            </w:pPr>
            <w:r w:rsidRPr="00557641">
              <w:rPr>
                <w:lang w:val="id-ID"/>
              </w:rPr>
              <w:t>0.97</w:t>
            </w:r>
          </w:p>
        </w:tc>
        <w:tc>
          <w:tcPr>
            <w:tcW w:w="1164" w:type="dxa"/>
            <w:tcBorders>
              <w:top w:val="single" w:sz="4" w:space="0" w:color="000000"/>
              <w:left w:val="single" w:sz="4" w:space="0" w:color="000000"/>
              <w:bottom w:val="single" w:sz="4" w:space="0" w:color="000000"/>
              <w:right w:val="single" w:sz="4" w:space="0" w:color="000000"/>
            </w:tcBorders>
            <w:vAlign w:val="center"/>
          </w:tcPr>
          <w:p w14:paraId="430597D9" w14:textId="7E75B733" w:rsidR="00557641" w:rsidRPr="00770C77" w:rsidRDefault="00557641" w:rsidP="00F82658">
            <w:pPr>
              <w:pStyle w:val="BodyText"/>
              <w:spacing w:line="276" w:lineRule="auto"/>
              <w:ind w:right="35"/>
              <w:jc w:val="center"/>
              <w:rPr>
                <w:lang w:val="id-ID"/>
              </w:rPr>
            </w:pPr>
            <w:r w:rsidRPr="00557641">
              <w:rPr>
                <w:lang w:val="id-ID"/>
              </w:rPr>
              <w:t>0.95</w:t>
            </w:r>
          </w:p>
        </w:tc>
      </w:tr>
      <w:tr w:rsidR="00557641" w:rsidRPr="00770C77" w14:paraId="3135E59C"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642DC607" w14:textId="0CDB21CA" w:rsidR="00557641" w:rsidRPr="00770C77" w:rsidRDefault="00557641" w:rsidP="00557641">
            <w:pPr>
              <w:pStyle w:val="BodyText"/>
              <w:spacing w:line="276" w:lineRule="auto"/>
              <w:ind w:right="35"/>
              <w:jc w:val="center"/>
              <w:rPr>
                <w:lang w:val="id-ID"/>
              </w:rPr>
            </w:pPr>
            <w:r>
              <w:rPr>
                <w:lang w:val="id-ID"/>
              </w:rPr>
              <w:t>5</w:t>
            </w:r>
          </w:p>
        </w:tc>
        <w:tc>
          <w:tcPr>
            <w:tcW w:w="2257" w:type="dxa"/>
            <w:tcBorders>
              <w:top w:val="single" w:sz="4" w:space="0" w:color="000000"/>
              <w:left w:val="single" w:sz="4" w:space="0" w:color="000000"/>
              <w:bottom w:val="single" w:sz="4" w:space="0" w:color="000000"/>
              <w:right w:val="single" w:sz="4" w:space="0" w:color="000000"/>
            </w:tcBorders>
            <w:vAlign w:val="center"/>
          </w:tcPr>
          <w:p w14:paraId="4B12F7E6" w14:textId="760F6A32" w:rsidR="00557641" w:rsidRPr="00770C77" w:rsidRDefault="00557641" w:rsidP="00F82658">
            <w:pPr>
              <w:pStyle w:val="BodyText"/>
              <w:spacing w:line="276" w:lineRule="auto"/>
              <w:ind w:right="35"/>
              <w:jc w:val="center"/>
              <w:rPr>
                <w:lang w:val="id-ID"/>
              </w:rPr>
            </w:pPr>
            <w:r w:rsidRPr="00557641">
              <w:rPr>
                <w:lang w:val="id-ID"/>
              </w:rPr>
              <w:t xml:space="preserve">Landing </w:t>
            </w:r>
            <w:proofErr w:type="spellStart"/>
            <w:r w:rsidRPr="00557641">
              <w:rPr>
                <w:lang w:val="id-ID"/>
              </w:rPr>
              <w:t>Page</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31BD07F9" w14:textId="1A11CE5F" w:rsidR="00557641" w:rsidRPr="00770C77" w:rsidRDefault="00557641" w:rsidP="00F82658">
            <w:pPr>
              <w:pStyle w:val="BodyText"/>
              <w:spacing w:line="276" w:lineRule="auto"/>
              <w:ind w:right="35"/>
              <w:jc w:val="center"/>
              <w:rPr>
                <w:lang w:val="id-ID"/>
              </w:rPr>
            </w:pPr>
            <w:r w:rsidRPr="00557641">
              <w:rPr>
                <w:lang w:val="id-ID"/>
              </w:rPr>
              <w:t>0.71</w:t>
            </w:r>
          </w:p>
        </w:tc>
        <w:tc>
          <w:tcPr>
            <w:tcW w:w="1134" w:type="dxa"/>
            <w:tcBorders>
              <w:top w:val="single" w:sz="4" w:space="0" w:color="000000"/>
              <w:left w:val="single" w:sz="4" w:space="0" w:color="000000"/>
              <w:bottom w:val="single" w:sz="4" w:space="0" w:color="000000"/>
              <w:right w:val="single" w:sz="4" w:space="0" w:color="000000"/>
            </w:tcBorders>
            <w:vAlign w:val="center"/>
          </w:tcPr>
          <w:p w14:paraId="3BE7B7FE" w14:textId="7E7584CD" w:rsidR="00557641" w:rsidRPr="00770C77" w:rsidRDefault="00557641" w:rsidP="00F82658">
            <w:pPr>
              <w:pStyle w:val="BodyText"/>
              <w:spacing w:line="276" w:lineRule="auto"/>
              <w:ind w:right="35"/>
              <w:jc w:val="center"/>
              <w:rPr>
                <w:lang w:val="id-ID"/>
              </w:rPr>
            </w:pPr>
            <w:r w:rsidRPr="00557641">
              <w:rPr>
                <w:lang w:val="id-ID"/>
              </w:rPr>
              <w:t>0.77</w:t>
            </w:r>
          </w:p>
        </w:tc>
        <w:tc>
          <w:tcPr>
            <w:tcW w:w="1164" w:type="dxa"/>
            <w:tcBorders>
              <w:top w:val="single" w:sz="4" w:space="0" w:color="000000"/>
              <w:left w:val="single" w:sz="4" w:space="0" w:color="000000"/>
              <w:bottom w:val="single" w:sz="4" w:space="0" w:color="000000"/>
              <w:right w:val="single" w:sz="4" w:space="0" w:color="000000"/>
            </w:tcBorders>
            <w:vAlign w:val="center"/>
          </w:tcPr>
          <w:p w14:paraId="438A71A0" w14:textId="27185D95" w:rsidR="00557641" w:rsidRPr="00770C77" w:rsidRDefault="00557641" w:rsidP="00F82658">
            <w:pPr>
              <w:pStyle w:val="BodyText"/>
              <w:spacing w:line="276" w:lineRule="auto"/>
              <w:ind w:right="35"/>
              <w:jc w:val="center"/>
              <w:rPr>
                <w:lang w:val="id-ID"/>
              </w:rPr>
            </w:pPr>
            <w:r w:rsidRPr="00557641">
              <w:rPr>
                <w:lang w:val="id-ID"/>
              </w:rPr>
              <w:t>0.74</w:t>
            </w:r>
          </w:p>
        </w:tc>
      </w:tr>
      <w:tr w:rsidR="00557641" w:rsidRPr="00770C77" w14:paraId="47848A25"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7BB66D61" w14:textId="4DAC0631" w:rsidR="00557641" w:rsidRPr="00770C77" w:rsidRDefault="00557641" w:rsidP="00557641">
            <w:pPr>
              <w:pStyle w:val="BodyText"/>
              <w:spacing w:line="276" w:lineRule="auto"/>
              <w:ind w:right="35"/>
              <w:jc w:val="center"/>
              <w:rPr>
                <w:lang w:val="id-ID"/>
              </w:rPr>
            </w:pPr>
            <w:r>
              <w:rPr>
                <w:lang w:val="id-ID"/>
              </w:rPr>
              <w:t>6</w:t>
            </w:r>
          </w:p>
        </w:tc>
        <w:tc>
          <w:tcPr>
            <w:tcW w:w="2257" w:type="dxa"/>
            <w:tcBorders>
              <w:top w:val="single" w:sz="4" w:space="0" w:color="000000"/>
              <w:left w:val="single" w:sz="4" w:space="0" w:color="000000"/>
              <w:bottom w:val="single" w:sz="4" w:space="0" w:color="000000"/>
              <w:right w:val="single" w:sz="4" w:space="0" w:color="000000"/>
            </w:tcBorders>
            <w:vAlign w:val="center"/>
          </w:tcPr>
          <w:p w14:paraId="208F2F08" w14:textId="42795BA6" w:rsidR="00557641" w:rsidRPr="00770C77" w:rsidRDefault="00557641" w:rsidP="00F82658">
            <w:pPr>
              <w:pStyle w:val="BodyText"/>
              <w:spacing w:line="276" w:lineRule="auto"/>
              <w:ind w:right="35"/>
              <w:jc w:val="center"/>
              <w:rPr>
                <w:lang w:val="id-ID"/>
              </w:rPr>
            </w:pPr>
            <w:proofErr w:type="spellStart"/>
            <w:r w:rsidRPr="00557641">
              <w:rPr>
                <w:lang w:val="id-ID"/>
              </w:rPr>
              <w:t>Create</w:t>
            </w:r>
            <w:proofErr w:type="spellEnd"/>
            <w:r w:rsidRPr="00557641">
              <w:rPr>
                <w:lang w:val="id-ID"/>
              </w:rPr>
              <w:t xml:space="preserve"> </w:t>
            </w:r>
            <w:proofErr w:type="spellStart"/>
            <w:r w:rsidRPr="00557641">
              <w:rPr>
                <w:lang w:val="id-ID"/>
              </w:rPr>
              <w:t>Profile</w:t>
            </w:r>
            <w:proofErr w:type="spellEnd"/>
            <w:r w:rsidRPr="00557641">
              <w:rPr>
                <w:lang w:val="id-ID"/>
              </w:rPr>
              <w:t xml:space="preserve"> Pengguna</w:t>
            </w:r>
          </w:p>
        </w:tc>
        <w:tc>
          <w:tcPr>
            <w:tcW w:w="1276" w:type="dxa"/>
            <w:tcBorders>
              <w:top w:val="single" w:sz="4" w:space="0" w:color="000000"/>
              <w:left w:val="single" w:sz="4" w:space="0" w:color="000000"/>
              <w:bottom w:val="single" w:sz="4" w:space="0" w:color="000000"/>
              <w:right w:val="single" w:sz="4" w:space="0" w:color="000000"/>
            </w:tcBorders>
            <w:vAlign w:val="center"/>
          </w:tcPr>
          <w:p w14:paraId="300C0512" w14:textId="6329995A" w:rsidR="00557641" w:rsidRPr="00770C77" w:rsidRDefault="00F82658" w:rsidP="00F82658">
            <w:pPr>
              <w:pStyle w:val="BodyText"/>
              <w:spacing w:line="276" w:lineRule="auto"/>
              <w:ind w:right="35"/>
              <w:jc w:val="center"/>
              <w:rPr>
                <w:lang w:val="id-ID"/>
              </w:rPr>
            </w:pPr>
            <w:r w:rsidRPr="00F82658">
              <w:rPr>
                <w:lang w:val="id-ID"/>
              </w:rPr>
              <w:t>0.73</w:t>
            </w:r>
          </w:p>
        </w:tc>
        <w:tc>
          <w:tcPr>
            <w:tcW w:w="1134" w:type="dxa"/>
            <w:tcBorders>
              <w:top w:val="single" w:sz="4" w:space="0" w:color="000000"/>
              <w:left w:val="single" w:sz="4" w:space="0" w:color="000000"/>
              <w:bottom w:val="single" w:sz="4" w:space="0" w:color="000000"/>
              <w:right w:val="single" w:sz="4" w:space="0" w:color="000000"/>
            </w:tcBorders>
            <w:vAlign w:val="center"/>
          </w:tcPr>
          <w:p w14:paraId="582B6219" w14:textId="51586163" w:rsidR="00557641" w:rsidRPr="00770C77" w:rsidRDefault="00F82658" w:rsidP="00F82658">
            <w:pPr>
              <w:pStyle w:val="BodyText"/>
              <w:spacing w:line="276" w:lineRule="auto"/>
              <w:ind w:right="35"/>
              <w:jc w:val="center"/>
              <w:rPr>
                <w:lang w:val="id-ID"/>
              </w:rPr>
            </w:pPr>
            <w:r w:rsidRPr="00F82658">
              <w:rPr>
                <w:lang w:val="id-ID"/>
              </w:rPr>
              <w:t>0.89</w:t>
            </w:r>
          </w:p>
        </w:tc>
        <w:tc>
          <w:tcPr>
            <w:tcW w:w="1164" w:type="dxa"/>
            <w:tcBorders>
              <w:top w:val="single" w:sz="4" w:space="0" w:color="000000"/>
              <w:left w:val="single" w:sz="4" w:space="0" w:color="000000"/>
              <w:bottom w:val="single" w:sz="4" w:space="0" w:color="000000"/>
              <w:right w:val="single" w:sz="4" w:space="0" w:color="000000"/>
            </w:tcBorders>
            <w:vAlign w:val="center"/>
          </w:tcPr>
          <w:p w14:paraId="135F3BC4" w14:textId="5B4E4275" w:rsidR="00557641" w:rsidRPr="00770C77" w:rsidRDefault="00F82658" w:rsidP="00F82658">
            <w:pPr>
              <w:pStyle w:val="BodyText"/>
              <w:spacing w:line="276" w:lineRule="auto"/>
              <w:ind w:right="35"/>
              <w:jc w:val="center"/>
              <w:rPr>
                <w:lang w:val="id-ID"/>
              </w:rPr>
            </w:pPr>
            <w:r w:rsidRPr="00F82658">
              <w:rPr>
                <w:lang w:val="id-ID"/>
              </w:rPr>
              <w:t>0.80</w:t>
            </w:r>
          </w:p>
        </w:tc>
      </w:tr>
      <w:tr w:rsidR="00557641" w:rsidRPr="00770C77" w14:paraId="5FEFC059"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2CAFE3B1" w14:textId="5B766E66" w:rsidR="00557641" w:rsidRPr="00770C77" w:rsidRDefault="00557641" w:rsidP="00557641">
            <w:pPr>
              <w:pStyle w:val="BodyText"/>
              <w:spacing w:line="276" w:lineRule="auto"/>
              <w:ind w:right="35"/>
              <w:jc w:val="center"/>
              <w:rPr>
                <w:lang w:val="id-ID"/>
              </w:rPr>
            </w:pPr>
            <w:r>
              <w:rPr>
                <w:lang w:val="id-ID"/>
              </w:rPr>
              <w:t>7</w:t>
            </w:r>
          </w:p>
        </w:tc>
        <w:tc>
          <w:tcPr>
            <w:tcW w:w="2257" w:type="dxa"/>
            <w:tcBorders>
              <w:top w:val="single" w:sz="4" w:space="0" w:color="000000"/>
              <w:left w:val="single" w:sz="4" w:space="0" w:color="000000"/>
              <w:bottom w:val="single" w:sz="4" w:space="0" w:color="000000"/>
              <w:right w:val="single" w:sz="4" w:space="0" w:color="000000"/>
            </w:tcBorders>
            <w:vAlign w:val="center"/>
          </w:tcPr>
          <w:p w14:paraId="72BED6FD" w14:textId="613E6C58" w:rsidR="00557641" w:rsidRPr="00770C77" w:rsidRDefault="00F82658" w:rsidP="00F82658">
            <w:pPr>
              <w:pStyle w:val="BodyText"/>
              <w:spacing w:line="276" w:lineRule="auto"/>
              <w:ind w:right="35"/>
              <w:jc w:val="center"/>
              <w:rPr>
                <w:lang w:val="id-ID"/>
              </w:rPr>
            </w:pPr>
            <w:r w:rsidRPr="00F82658">
              <w:rPr>
                <w:lang w:val="id-ID"/>
              </w:rPr>
              <w:t xml:space="preserve">Detail </w:t>
            </w:r>
            <w:proofErr w:type="spellStart"/>
            <w:r w:rsidRPr="00F82658">
              <w:rPr>
                <w:lang w:val="id-ID"/>
              </w:rPr>
              <w:t>Profile</w:t>
            </w:r>
            <w:proofErr w:type="spellEnd"/>
            <w:r w:rsidRPr="00F82658">
              <w:rPr>
                <w:lang w:val="id-ID"/>
              </w:rPr>
              <w:t xml:space="preserve"> Pengguna</w:t>
            </w:r>
          </w:p>
        </w:tc>
        <w:tc>
          <w:tcPr>
            <w:tcW w:w="1276" w:type="dxa"/>
            <w:tcBorders>
              <w:top w:val="single" w:sz="4" w:space="0" w:color="000000"/>
              <w:left w:val="single" w:sz="4" w:space="0" w:color="000000"/>
              <w:bottom w:val="single" w:sz="4" w:space="0" w:color="000000"/>
              <w:right w:val="single" w:sz="4" w:space="0" w:color="000000"/>
            </w:tcBorders>
            <w:vAlign w:val="center"/>
          </w:tcPr>
          <w:p w14:paraId="1E4A9203" w14:textId="2C559A6F" w:rsidR="00557641" w:rsidRPr="00770C77" w:rsidRDefault="00F82658" w:rsidP="00F82658">
            <w:pPr>
              <w:pStyle w:val="BodyText"/>
              <w:spacing w:line="276" w:lineRule="auto"/>
              <w:ind w:right="35"/>
              <w:jc w:val="center"/>
              <w:rPr>
                <w:lang w:val="id-ID"/>
              </w:rPr>
            </w:pPr>
            <w:r w:rsidRPr="00F82658">
              <w:rPr>
                <w:lang w:val="id-ID"/>
              </w:rPr>
              <w:t>0.91</w:t>
            </w:r>
          </w:p>
        </w:tc>
        <w:tc>
          <w:tcPr>
            <w:tcW w:w="1134" w:type="dxa"/>
            <w:tcBorders>
              <w:top w:val="single" w:sz="4" w:space="0" w:color="000000"/>
              <w:left w:val="single" w:sz="4" w:space="0" w:color="000000"/>
              <w:bottom w:val="single" w:sz="4" w:space="0" w:color="000000"/>
              <w:right w:val="single" w:sz="4" w:space="0" w:color="000000"/>
            </w:tcBorders>
            <w:vAlign w:val="center"/>
          </w:tcPr>
          <w:p w14:paraId="2DD0385C" w14:textId="1A722B58" w:rsidR="00557641" w:rsidRPr="00770C77" w:rsidRDefault="00F82658" w:rsidP="00F82658">
            <w:pPr>
              <w:pStyle w:val="BodyText"/>
              <w:spacing w:line="276" w:lineRule="auto"/>
              <w:ind w:right="35"/>
              <w:jc w:val="center"/>
              <w:rPr>
                <w:lang w:val="id-ID"/>
              </w:rPr>
            </w:pPr>
            <w:r w:rsidRPr="00F82658">
              <w:rPr>
                <w:lang w:val="id-ID"/>
              </w:rPr>
              <w:t>0.83</w:t>
            </w:r>
          </w:p>
        </w:tc>
        <w:tc>
          <w:tcPr>
            <w:tcW w:w="1164" w:type="dxa"/>
            <w:tcBorders>
              <w:top w:val="single" w:sz="4" w:space="0" w:color="000000"/>
              <w:left w:val="single" w:sz="4" w:space="0" w:color="000000"/>
              <w:bottom w:val="single" w:sz="4" w:space="0" w:color="000000"/>
              <w:right w:val="single" w:sz="4" w:space="0" w:color="000000"/>
            </w:tcBorders>
            <w:vAlign w:val="center"/>
          </w:tcPr>
          <w:p w14:paraId="280EEEE6" w14:textId="744061AB" w:rsidR="00557641" w:rsidRPr="00770C77" w:rsidRDefault="00F82658" w:rsidP="00F82658">
            <w:pPr>
              <w:pStyle w:val="BodyText"/>
              <w:spacing w:line="276" w:lineRule="auto"/>
              <w:ind w:right="35"/>
              <w:jc w:val="center"/>
              <w:rPr>
                <w:lang w:val="id-ID"/>
              </w:rPr>
            </w:pPr>
            <w:r w:rsidRPr="00F82658">
              <w:rPr>
                <w:lang w:val="id-ID"/>
              </w:rPr>
              <w:t>0.87</w:t>
            </w:r>
          </w:p>
        </w:tc>
      </w:tr>
      <w:tr w:rsidR="00557641" w:rsidRPr="00770C77" w14:paraId="1AA6D660"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0BB30B86" w14:textId="69762EC5" w:rsidR="00557641" w:rsidRPr="00770C77" w:rsidRDefault="00557641" w:rsidP="00557641">
            <w:pPr>
              <w:pStyle w:val="BodyText"/>
              <w:spacing w:line="276" w:lineRule="auto"/>
              <w:ind w:right="35"/>
              <w:jc w:val="center"/>
              <w:rPr>
                <w:lang w:val="id-ID"/>
              </w:rPr>
            </w:pPr>
            <w:r>
              <w:rPr>
                <w:lang w:val="id-ID"/>
              </w:rPr>
              <w:t>8</w:t>
            </w:r>
          </w:p>
        </w:tc>
        <w:tc>
          <w:tcPr>
            <w:tcW w:w="2257" w:type="dxa"/>
            <w:tcBorders>
              <w:top w:val="single" w:sz="4" w:space="0" w:color="000000"/>
              <w:left w:val="single" w:sz="4" w:space="0" w:color="000000"/>
              <w:bottom w:val="single" w:sz="4" w:space="0" w:color="000000"/>
              <w:right w:val="single" w:sz="4" w:space="0" w:color="000000"/>
            </w:tcBorders>
            <w:vAlign w:val="center"/>
          </w:tcPr>
          <w:p w14:paraId="6ECDCA73" w14:textId="51081524" w:rsidR="00557641" w:rsidRPr="00770C77" w:rsidRDefault="00F82658" w:rsidP="00F82658">
            <w:pPr>
              <w:pStyle w:val="BodyText"/>
              <w:spacing w:line="276" w:lineRule="auto"/>
              <w:ind w:right="35"/>
              <w:jc w:val="center"/>
              <w:rPr>
                <w:lang w:val="id-ID"/>
              </w:rPr>
            </w:pPr>
            <w:r w:rsidRPr="00F82658">
              <w:rPr>
                <w:lang w:val="id-ID"/>
              </w:rPr>
              <w:t>Ubah Email Pengguna</w:t>
            </w:r>
          </w:p>
        </w:tc>
        <w:tc>
          <w:tcPr>
            <w:tcW w:w="1276" w:type="dxa"/>
            <w:tcBorders>
              <w:top w:val="single" w:sz="4" w:space="0" w:color="000000"/>
              <w:left w:val="single" w:sz="4" w:space="0" w:color="000000"/>
              <w:bottom w:val="single" w:sz="4" w:space="0" w:color="000000"/>
              <w:right w:val="single" w:sz="4" w:space="0" w:color="000000"/>
            </w:tcBorders>
            <w:vAlign w:val="center"/>
          </w:tcPr>
          <w:p w14:paraId="67DC9583" w14:textId="0D05D399" w:rsidR="00557641" w:rsidRPr="00770C77" w:rsidRDefault="00F82658" w:rsidP="00F82658">
            <w:pPr>
              <w:pStyle w:val="BodyText"/>
              <w:spacing w:line="276" w:lineRule="auto"/>
              <w:ind w:right="35"/>
              <w:jc w:val="center"/>
              <w:rPr>
                <w:lang w:val="id-ID"/>
              </w:rPr>
            </w:pPr>
            <w:r w:rsidRPr="00F82658">
              <w:rPr>
                <w:lang w:val="id-ID"/>
              </w:rPr>
              <w:t>1.00</w:t>
            </w:r>
          </w:p>
        </w:tc>
        <w:tc>
          <w:tcPr>
            <w:tcW w:w="1134" w:type="dxa"/>
            <w:tcBorders>
              <w:top w:val="single" w:sz="4" w:space="0" w:color="000000"/>
              <w:left w:val="single" w:sz="4" w:space="0" w:color="000000"/>
              <w:bottom w:val="single" w:sz="4" w:space="0" w:color="000000"/>
              <w:right w:val="single" w:sz="4" w:space="0" w:color="000000"/>
            </w:tcBorders>
            <w:vAlign w:val="center"/>
          </w:tcPr>
          <w:p w14:paraId="1460A69F" w14:textId="77466A87" w:rsidR="00557641" w:rsidRPr="00770C77" w:rsidRDefault="00F82658" w:rsidP="00F82658">
            <w:pPr>
              <w:pStyle w:val="BodyText"/>
              <w:spacing w:line="276" w:lineRule="auto"/>
              <w:ind w:right="35"/>
              <w:jc w:val="center"/>
              <w:rPr>
                <w:lang w:val="id-ID"/>
              </w:rPr>
            </w:pPr>
            <w:r w:rsidRPr="00F82658">
              <w:rPr>
                <w:lang w:val="id-ID"/>
              </w:rPr>
              <w:t>1.00</w:t>
            </w:r>
          </w:p>
        </w:tc>
        <w:tc>
          <w:tcPr>
            <w:tcW w:w="1164" w:type="dxa"/>
            <w:tcBorders>
              <w:top w:val="single" w:sz="4" w:space="0" w:color="000000"/>
              <w:left w:val="single" w:sz="4" w:space="0" w:color="000000"/>
              <w:bottom w:val="single" w:sz="4" w:space="0" w:color="000000"/>
              <w:right w:val="single" w:sz="4" w:space="0" w:color="000000"/>
            </w:tcBorders>
            <w:vAlign w:val="center"/>
          </w:tcPr>
          <w:p w14:paraId="5AE4E80B" w14:textId="551D7DD7" w:rsidR="00557641" w:rsidRPr="00770C77" w:rsidRDefault="00F82658" w:rsidP="00F82658">
            <w:pPr>
              <w:pStyle w:val="BodyText"/>
              <w:spacing w:line="276" w:lineRule="auto"/>
              <w:ind w:right="35"/>
              <w:jc w:val="center"/>
              <w:rPr>
                <w:lang w:val="id-ID"/>
              </w:rPr>
            </w:pPr>
            <w:r w:rsidRPr="00F82658">
              <w:rPr>
                <w:lang w:val="id-ID"/>
              </w:rPr>
              <w:t>1.00</w:t>
            </w:r>
          </w:p>
        </w:tc>
      </w:tr>
      <w:tr w:rsidR="00557641" w:rsidRPr="00770C77" w14:paraId="64A156D4"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68620A1B" w14:textId="75ED3519" w:rsidR="00557641" w:rsidRPr="00770C77" w:rsidRDefault="00557641" w:rsidP="00557641">
            <w:pPr>
              <w:pStyle w:val="BodyText"/>
              <w:spacing w:line="276" w:lineRule="auto"/>
              <w:ind w:right="35"/>
              <w:jc w:val="center"/>
              <w:rPr>
                <w:lang w:val="id-ID"/>
              </w:rPr>
            </w:pPr>
            <w:r>
              <w:rPr>
                <w:lang w:val="id-ID"/>
              </w:rPr>
              <w:t>9</w:t>
            </w:r>
          </w:p>
        </w:tc>
        <w:tc>
          <w:tcPr>
            <w:tcW w:w="2257" w:type="dxa"/>
            <w:tcBorders>
              <w:top w:val="single" w:sz="4" w:space="0" w:color="000000"/>
              <w:left w:val="single" w:sz="4" w:space="0" w:color="000000"/>
              <w:bottom w:val="single" w:sz="4" w:space="0" w:color="000000"/>
              <w:right w:val="single" w:sz="4" w:space="0" w:color="000000"/>
            </w:tcBorders>
            <w:vAlign w:val="center"/>
          </w:tcPr>
          <w:p w14:paraId="142AA70C" w14:textId="53E2504F" w:rsidR="00557641" w:rsidRPr="00770C77" w:rsidRDefault="00F82658" w:rsidP="00F82658">
            <w:pPr>
              <w:pStyle w:val="BodyText"/>
              <w:spacing w:line="276" w:lineRule="auto"/>
              <w:ind w:right="35"/>
              <w:jc w:val="center"/>
              <w:rPr>
                <w:lang w:val="id-ID"/>
              </w:rPr>
            </w:pPr>
            <w:proofErr w:type="spellStart"/>
            <w:r w:rsidRPr="00F82658">
              <w:rPr>
                <w:lang w:val="id-ID"/>
              </w:rPr>
              <w:t>Agree</w:t>
            </w:r>
            <w:proofErr w:type="spellEnd"/>
            <w:r w:rsidRPr="00F82658">
              <w:rPr>
                <w:lang w:val="id-ID"/>
              </w:rPr>
              <w:t xml:space="preserve"> </w:t>
            </w:r>
            <w:proofErr w:type="spellStart"/>
            <w:r w:rsidRPr="00F82658">
              <w:rPr>
                <w:lang w:val="id-ID"/>
              </w:rPr>
              <w:t>Market</w:t>
            </w:r>
            <w:proofErr w:type="spellEnd"/>
            <w:r w:rsidRPr="00F82658">
              <w:rPr>
                <w:lang w:val="id-ID"/>
              </w:rPr>
              <w:t xml:space="preserve"> </w:t>
            </w:r>
            <w:proofErr w:type="spellStart"/>
            <w:r w:rsidRPr="00F82658">
              <w:rPr>
                <w:lang w:val="id-ID"/>
              </w:rPr>
              <w:t>Seller</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35726CA" w14:textId="7BD8FBA3" w:rsidR="00557641" w:rsidRPr="00770C77" w:rsidRDefault="00F82658" w:rsidP="00F82658">
            <w:pPr>
              <w:pStyle w:val="BodyText"/>
              <w:spacing w:line="276" w:lineRule="auto"/>
              <w:ind w:right="35"/>
              <w:jc w:val="center"/>
              <w:rPr>
                <w:lang w:val="id-ID"/>
              </w:rPr>
            </w:pPr>
            <w:r w:rsidRPr="00F82658">
              <w:rPr>
                <w:lang w:val="id-ID"/>
              </w:rPr>
              <w:t>1.00</w:t>
            </w:r>
          </w:p>
        </w:tc>
        <w:tc>
          <w:tcPr>
            <w:tcW w:w="1134" w:type="dxa"/>
            <w:tcBorders>
              <w:top w:val="single" w:sz="4" w:space="0" w:color="000000"/>
              <w:left w:val="single" w:sz="4" w:space="0" w:color="000000"/>
              <w:bottom w:val="single" w:sz="4" w:space="0" w:color="000000"/>
              <w:right w:val="single" w:sz="4" w:space="0" w:color="000000"/>
            </w:tcBorders>
            <w:vAlign w:val="center"/>
          </w:tcPr>
          <w:p w14:paraId="0177EC67" w14:textId="3EB93EB3" w:rsidR="00557641" w:rsidRPr="00770C77" w:rsidRDefault="00F82658" w:rsidP="00F82658">
            <w:pPr>
              <w:pStyle w:val="BodyText"/>
              <w:spacing w:line="276" w:lineRule="auto"/>
              <w:ind w:right="35"/>
              <w:jc w:val="center"/>
              <w:rPr>
                <w:lang w:val="id-ID"/>
              </w:rPr>
            </w:pPr>
            <w:r w:rsidRPr="00F82658">
              <w:rPr>
                <w:lang w:val="id-ID"/>
              </w:rPr>
              <w:t>0.75</w:t>
            </w:r>
          </w:p>
        </w:tc>
        <w:tc>
          <w:tcPr>
            <w:tcW w:w="1164" w:type="dxa"/>
            <w:tcBorders>
              <w:top w:val="single" w:sz="4" w:space="0" w:color="000000"/>
              <w:left w:val="single" w:sz="4" w:space="0" w:color="000000"/>
              <w:bottom w:val="single" w:sz="4" w:space="0" w:color="000000"/>
              <w:right w:val="single" w:sz="4" w:space="0" w:color="000000"/>
            </w:tcBorders>
            <w:vAlign w:val="center"/>
          </w:tcPr>
          <w:p w14:paraId="70B4D6CC" w14:textId="389BE9EB" w:rsidR="00557641" w:rsidRPr="00770C77" w:rsidRDefault="00F82658" w:rsidP="00F82658">
            <w:pPr>
              <w:pStyle w:val="BodyText"/>
              <w:spacing w:line="276" w:lineRule="auto"/>
              <w:ind w:right="35"/>
              <w:jc w:val="center"/>
              <w:rPr>
                <w:lang w:val="id-ID"/>
              </w:rPr>
            </w:pPr>
            <w:r w:rsidRPr="00F82658">
              <w:rPr>
                <w:lang w:val="id-ID"/>
              </w:rPr>
              <w:t>0.86</w:t>
            </w:r>
          </w:p>
        </w:tc>
      </w:tr>
      <w:tr w:rsidR="00F82658" w:rsidRPr="00770C77" w14:paraId="6BF66D16"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1C8CFF06" w14:textId="2CB91B5B" w:rsidR="00F82658" w:rsidRPr="00770C77" w:rsidRDefault="00F82658" w:rsidP="00F82658">
            <w:pPr>
              <w:pStyle w:val="BodyText"/>
              <w:spacing w:line="276" w:lineRule="auto"/>
              <w:ind w:right="35"/>
              <w:jc w:val="center"/>
              <w:rPr>
                <w:lang w:val="id-ID"/>
              </w:rPr>
            </w:pPr>
            <w:r>
              <w:rPr>
                <w:lang w:val="id-ID"/>
              </w:rPr>
              <w:t>10</w:t>
            </w:r>
          </w:p>
        </w:tc>
        <w:tc>
          <w:tcPr>
            <w:tcW w:w="2257" w:type="dxa"/>
            <w:tcBorders>
              <w:top w:val="single" w:sz="4" w:space="0" w:color="000000"/>
              <w:left w:val="single" w:sz="4" w:space="0" w:color="000000"/>
              <w:bottom w:val="single" w:sz="4" w:space="0" w:color="000000"/>
              <w:right w:val="single" w:sz="4" w:space="0" w:color="000000"/>
            </w:tcBorders>
            <w:vAlign w:val="center"/>
          </w:tcPr>
          <w:p w14:paraId="68205441" w14:textId="1A6A13BA" w:rsidR="00F82658" w:rsidRPr="00770C77" w:rsidRDefault="00F82658" w:rsidP="00F82658">
            <w:pPr>
              <w:pStyle w:val="BodyText"/>
              <w:spacing w:line="276" w:lineRule="auto"/>
              <w:ind w:right="35"/>
              <w:jc w:val="center"/>
              <w:rPr>
                <w:lang w:val="id-ID"/>
              </w:rPr>
            </w:pPr>
            <w:r w:rsidRPr="00F82658">
              <w:rPr>
                <w:lang w:val="id-ID"/>
              </w:rPr>
              <w:t xml:space="preserve">Pendaftaran </w:t>
            </w:r>
            <w:proofErr w:type="spellStart"/>
            <w:r w:rsidRPr="00F82658">
              <w:rPr>
                <w:lang w:val="id-ID"/>
              </w:rPr>
              <w:t>Expert</w:t>
            </w:r>
            <w:proofErr w:type="spellEnd"/>
            <w:r w:rsidRPr="00F82658">
              <w:rPr>
                <w:lang w:val="id-ID"/>
              </w:rPr>
              <w:t xml:space="preserve"> </w:t>
            </w:r>
            <w:proofErr w:type="spellStart"/>
            <w:r w:rsidRPr="00F82658">
              <w:rPr>
                <w:lang w:val="id-ID"/>
              </w:rPr>
              <w:t>Agreepedia</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3B4D41F7" w14:textId="546E5237" w:rsidR="00F82658" w:rsidRPr="00770C77" w:rsidRDefault="00F82658" w:rsidP="00F82658">
            <w:pPr>
              <w:pStyle w:val="BodyText"/>
              <w:spacing w:line="276" w:lineRule="auto"/>
              <w:ind w:right="35"/>
              <w:jc w:val="center"/>
              <w:rPr>
                <w:lang w:val="id-ID"/>
              </w:rPr>
            </w:pPr>
            <w:r w:rsidRPr="00F82658">
              <w:rPr>
                <w:lang w:val="id-ID"/>
              </w:rPr>
              <w:t>1.00</w:t>
            </w:r>
          </w:p>
        </w:tc>
        <w:tc>
          <w:tcPr>
            <w:tcW w:w="1134" w:type="dxa"/>
            <w:tcBorders>
              <w:top w:val="single" w:sz="4" w:space="0" w:color="000000"/>
              <w:left w:val="single" w:sz="4" w:space="0" w:color="000000"/>
              <w:bottom w:val="single" w:sz="4" w:space="0" w:color="000000"/>
              <w:right w:val="single" w:sz="4" w:space="0" w:color="000000"/>
            </w:tcBorders>
            <w:vAlign w:val="center"/>
          </w:tcPr>
          <w:p w14:paraId="1DE88057" w14:textId="01EE9E5B" w:rsidR="00F82658" w:rsidRPr="00770C77" w:rsidRDefault="00F82658" w:rsidP="00F82658">
            <w:pPr>
              <w:pStyle w:val="BodyText"/>
              <w:spacing w:line="276" w:lineRule="auto"/>
              <w:ind w:right="35"/>
              <w:jc w:val="center"/>
              <w:rPr>
                <w:lang w:val="id-ID"/>
              </w:rPr>
            </w:pPr>
            <w:r w:rsidRPr="00F82658">
              <w:rPr>
                <w:lang w:val="id-ID"/>
              </w:rPr>
              <w:t>1.00</w:t>
            </w:r>
          </w:p>
        </w:tc>
        <w:tc>
          <w:tcPr>
            <w:tcW w:w="1164" w:type="dxa"/>
            <w:tcBorders>
              <w:top w:val="single" w:sz="4" w:space="0" w:color="000000"/>
              <w:left w:val="single" w:sz="4" w:space="0" w:color="000000"/>
              <w:bottom w:val="single" w:sz="4" w:space="0" w:color="000000"/>
              <w:right w:val="single" w:sz="4" w:space="0" w:color="000000"/>
            </w:tcBorders>
            <w:vAlign w:val="center"/>
          </w:tcPr>
          <w:p w14:paraId="7B905AC0" w14:textId="6EF2145F" w:rsidR="00F82658" w:rsidRPr="00770C77" w:rsidRDefault="00F82658" w:rsidP="00F82658">
            <w:pPr>
              <w:pStyle w:val="BodyText"/>
              <w:spacing w:line="276" w:lineRule="auto"/>
              <w:ind w:right="35"/>
              <w:jc w:val="center"/>
              <w:rPr>
                <w:lang w:val="id-ID"/>
              </w:rPr>
            </w:pPr>
            <w:r w:rsidRPr="00F82658">
              <w:rPr>
                <w:lang w:val="id-ID"/>
              </w:rPr>
              <w:t>1.00</w:t>
            </w:r>
          </w:p>
        </w:tc>
      </w:tr>
      <w:tr w:rsidR="00557641" w:rsidRPr="00770C77" w14:paraId="5DB17B34" w14:textId="77777777" w:rsidTr="007D1224">
        <w:trPr>
          <w:trHeight w:val="1061"/>
        </w:trPr>
        <w:tc>
          <w:tcPr>
            <w:tcW w:w="437" w:type="dxa"/>
            <w:tcBorders>
              <w:top w:val="single" w:sz="4" w:space="0" w:color="000000"/>
              <w:left w:val="single" w:sz="4" w:space="0" w:color="000000"/>
              <w:bottom w:val="single" w:sz="4" w:space="0" w:color="000000"/>
              <w:right w:val="single" w:sz="4" w:space="0" w:color="000000"/>
            </w:tcBorders>
            <w:vAlign w:val="center"/>
          </w:tcPr>
          <w:p w14:paraId="67F16F77" w14:textId="5F3A3DD4" w:rsidR="00557641" w:rsidRDefault="00557641" w:rsidP="00557641">
            <w:pPr>
              <w:pStyle w:val="BodyText"/>
              <w:spacing w:line="276" w:lineRule="auto"/>
              <w:ind w:right="35"/>
              <w:jc w:val="center"/>
              <w:rPr>
                <w:lang w:val="id-ID"/>
              </w:rPr>
            </w:pPr>
            <w:r>
              <w:rPr>
                <w:lang w:val="id-ID"/>
              </w:rPr>
              <w:t>11</w:t>
            </w:r>
          </w:p>
        </w:tc>
        <w:tc>
          <w:tcPr>
            <w:tcW w:w="2257" w:type="dxa"/>
            <w:tcBorders>
              <w:top w:val="single" w:sz="4" w:space="0" w:color="000000"/>
              <w:left w:val="single" w:sz="4" w:space="0" w:color="000000"/>
              <w:bottom w:val="single" w:sz="4" w:space="0" w:color="000000"/>
              <w:right w:val="single" w:sz="4" w:space="0" w:color="000000"/>
            </w:tcBorders>
            <w:vAlign w:val="center"/>
          </w:tcPr>
          <w:p w14:paraId="344E127B" w14:textId="3C63C557" w:rsidR="00557641" w:rsidRPr="00770C77" w:rsidRDefault="00F82658" w:rsidP="00F82658">
            <w:pPr>
              <w:pStyle w:val="BodyText"/>
              <w:spacing w:line="276" w:lineRule="auto"/>
              <w:ind w:right="35"/>
              <w:jc w:val="center"/>
              <w:rPr>
                <w:lang w:val="id-ID"/>
              </w:rPr>
            </w:pPr>
            <w:r w:rsidRPr="00F82658">
              <w:rPr>
                <w:lang w:val="id-ID"/>
              </w:rPr>
              <w:t xml:space="preserve">Artikel </w:t>
            </w:r>
            <w:proofErr w:type="spellStart"/>
            <w:r w:rsidRPr="00F82658">
              <w:rPr>
                <w:lang w:val="id-ID"/>
              </w:rPr>
              <w:t>Agreepedia</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3227C1E4" w14:textId="6A6651C5" w:rsidR="00557641" w:rsidRPr="00770C77" w:rsidRDefault="00F82658" w:rsidP="00F82658">
            <w:pPr>
              <w:pStyle w:val="BodyText"/>
              <w:spacing w:line="276" w:lineRule="auto"/>
              <w:ind w:right="35"/>
              <w:jc w:val="center"/>
              <w:rPr>
                <w:lang w:val="id-ID"/>
              </w:rPr>
            </w:pPr>
            <w:r w:rsidRPr="00F82658">
              <w:rPr>
                <w:lang w:val="id-ID"/>
              </w:rPr>
              <w:t>0.92</w:t>
            </w:r>
          </w:p>
        </w:tc>
        <w:tc>
          <w:tcPr>
            <w:tcW w:w="1134" w:type="dxa"/>
            <w:tcBorders>
              <w:top w:val="single" w:sz="4" w:space="0" w:color="000000"/>
              <w:left w:val="single" w:sz="4" w:space="0" w:color="000000"/>
              <w:bottom w:val="single" w:sz="4" w:space="0" w:color="000000"/>
              <w:right w:val="single" w:sz="4" w:space="0" w:color="000000"/>
            </w:tcBorders>
            <w:vAlign w:val="center"/>
          </w:tcPr>
          <w:p w14:paraId="3A460D10" w14:textId="33B6B1DB" w:rsidR="00557641" w:rsidRPr="00770C77" w:rsidRDefault="00F82658" w:rsidP="00F82658">
            <w:pPr>
              <w:pStyle w:val="BodyText"/>
              <w:spacing w:line="276" w:lineRule="auto"/>
              <w:ind w:right="35"/>
              <w:jc w:val="center"/>
              <w:rPr>
                <w:lang w:val="id-ID"/>
              </w:rPr>
            </w:pPr>
            <w:r w:rsidRPr="00F82658">
              <w:rPr>
                <w:lang w:val="id-ID"/>
              </w:rPr>
              <w:t>1.00</w:t>
            </w:r>
          </w:p>
        </w:tc>
        <w:tc>
          <w:tcPr>
            <w:tcW w:w="1164" w:type="dxa"/>
            <w:tcBorders>
              <w:top w:val="single" w:sz="4" w:space="0" w:color="000000"/>
              <w:left w:val="single" w:sz="4" w:space="0" w:color="000000"/>
              <w:bottom w:val="single" w:sz="4" w:space="0" w:color="000000"/>
              <w:right w:val="single" w:sz="4" w:space="0" w:color="000000"/>
            </w:tcBorders>
            <w:vAlign w:val="center"/>
          </w:tcPr>
          <w:p w14:paraId="2C6FF25C" w14:textId="0D21CF8C" w:rsidR="00557641" w:rsidRPr="00770C77" w:rsidRDefault="00F82658" w:rsidP="00F82658">
            <w:pPr>
              <w:pStyle w:val="BodyText"/>
              <w:spacing w:line="276" w:lineRule="auto"/>
              <w:ind w:right="35"/>
              <w:jc w:val="center"/>
              <w:rPr>
                <w:lang w:val="id-ID"/>
              </w:rPr>
            </w:pPr>
            <w:r w:rsidRPr="00F82658">
              <w:rPr>
                <w:lang w:val="id-ID"/>
              </w:rPr>
              <w:t>0.96</w:t>
            </w:r>
          </w:p>
        </w:tc>
      </w:tr>
    </w:tbl>
    <w:p w14:paraId="0E69580E" w14:textId="77777777" w:rsidR="00244A31" w:rsidRPr="00770C77" w:rsidRDefault="00244A31" w:rsidP="00244A31">
      <w:pPr>
        <w:pStyle w:val="BodyText"/>
        <w:spacing w:line="276" w:lineRule="auto"/>
        <w:ind w:right="35"/>
        <w:jc w:val="both"/>
        <w:rPr>
          <w:lang w:val="id-ID"/>
        </w:rPr>
      </w:pPr>
    </w:p>
    <w:p w14:paraId="4B0173EE" w14:textId="7DB8AFC8" w:rsidR="00AE6055" w:rsidRDefault="00F82658" w:rsidP="00B44D51">
      <w:pPr>
        <w:pStyle w:val="BodyText"/>
        <w:spacing w:line="276" w:lineRule="auto"/>
        <w:ind w:right="35" w:firstLine="720"/>
        <w:jc w:val="both"/>
        <w:rPr>
          <w:lang w:val="id-ID"/>
        </w:rPr>
      </w:pPr>
      <w:r w:rsidRPr="00F82658">
        <w:rPr>
          <w:lang w:val="id-ID"/>
        </w:rPr>
        <w:t>Berdasarkan</w:t>
      </w:r>
      <w:r w:rsidR="00B44D51">
        <w:rPr>
          <w:lang w:val="id-ID"/>
        </w:rPr>
        <w:t xml:space="preserve"> </w:t>
      </w:r>
      <w:r w:rsidR="00B44D51" w:rsidRPr="00770C77">
        <w:rPr>
          <w:lang w:val="id-ID"/>
        </w:rPr>
        <w:t>Tabel 4.1</w:t>
      </w:r>
      <w:r w:rsidR="00B44D51">
        <w:rPr>
          <w:lang w:val="id-ID"/>
        </w:rPr>
        <w:t>9</w:t>
      </w:r>
      <w:r w:rsidR="00B44D51" w:rsidRPr="00770C77">
        <w:rPr>
          <w:lang w:val="id-ID"/>
        </w:rPr>
        <w:t xml:space="preserve">, </w:t>
      </w:r>
      <w:r w:rsidRPr="00F82658">
        <w:rPr>
          <w:lang w:val="id-ID"/>
        </w:rPr>
        <w:t xml:space="preserve">hasil </w:t>
      </w:r>
      <w:r w:rsidR="00B44D51">
        <w:rPr>
          <w:lang w:val="id-ID"/>
        </w:rPr>
        <w:t>klasifikasi per kategori pertanyaan</w:t>
      </w:r>
      <w:r w:rsidRPr="00F82658">
        <w:rPr>
          <w:lang w:val="id-ID"/>
        </w:rPr>
        <w:t xml:space="preserve">, </w:t>
      </w:r>
      <w:proofErr w:type="spellStart"/>
      <w:r w:rsidRPr="00F82658">
        <w:rPr>
          <w:lang w:val="id-ID"/>
        </w:rPr>
        <w:lastRenderedPageBreak/>
        <w:t>chatbot</w:t>
      </w:r>
      <w:proofErr w:type="spellEnd"/>
      <w:r w:rsidRPr="00F82658">
        <w:rPr>
          <w:lang w:val="id-ID"/>
        </w:rPr>
        <w:t xml:space="preserve"> menunjukkan performa klasifikasi yang cukup baik dengan</w:t>
      </w:r>
      <w:r w:rsidR="00B44D51">
        <w:rPr>
          <w:lang w:val="id-ID"/>
        </w:rPr>
        <w:t xml:space="preserve"> mengacu </w:t>
      </w:r>
      <w:r w:rsidRPr="00F82658">
        <w:rPr>
          <w:lang w:val="id-ID"/>
        </w:rPr>
        <w:t xml:space="preserve">rata-rata </w:t>
      </w:r>
      <w:proofErr w:type="spellStart"/>
      <w:r w:rsidRPr="00F82658">
        <w:rPr>
          <w:lang w:val="id-ID"/>
        </w:rPr>
        <w:t>Precision</w:t>
      </w:r>
      <w:proofErr w:type="spellEnd"/>
      <w:r w:rsidRPr="00F82658">
        <w:rPr>
          <w:lang w:val="id-ID"/>
        </w:rPr>
        <w:t xml:space="preserve">, </w:t>
      </w:r>
      <w:proofErr w:type="spellStart"/>
      <w:r w:rsidRPr="00F82658">
        <w:rPr>
          <w:lang w:val="id-ID"/>
        </w:rPr>
        <w:t>Recall</w:t>
      </w:r>
      <w:proofErr w:type="spellEnd"/>
      <w:r w:rsidRPr="00F82658">
        <w:rPr>
          <w:lang w:val="id-ID"/>
        </w:rPr>
        <w:t xml:space="preserve">, dan F1-Score. Kategori “Pendaftaran </w:t>
      </w:r>
      <w:proofErr w:type="spellStart"/>
      <w:r w:rsidRPr="00F82658">
        <w:rPr>
          <w:lang w:val="id-ID"/>
        </w:rPr>
        <w:t>Expert</w:t>
      </w:r>
      <w:proofErr w:type="spellEnd"/>
      <w:r w:rsidRPr="00F82658">
        <w:rPr>
          <w:lang w:val="id-ID"/>
        </w:rPr>
        <w:t xml:space="preserve"> </w:t>
      </w:r>
      <w:proofErr w:type="spellStart"/>
      <w:r w:rsidRPr="00F82658">
        <w:rPr>
          <w:lang w:val="id-ID"/>
        </w:rPr>
        <w:t>Agreepedia</w:t>
      </w:r>
      <w:proofErr w:type="spellEnd"/>
      <w:r w:rsidRPr="00F82658">
        <w:rPr>
          <w:lang w:val="id-ID"/>
        </w:rPr>
        <w:t xml:space="preserve">” dan “Ubah Email Pengguna” memperoleh skor </w:t>
      </w:r>
      <w:r w:rsidR="00B44D51">
        <w:rPr>
          <w:lang w:val="id-ID"/>
        </w:rPr>
        <w:t>paling tinggi</w:t>
      </w:r>
      <w:r w:rsidRPr="00F82658">
        <w:rPr>
          <w:lang w:val="id-ID"/>
        </w:rPr>
        <w:t xml:space="preserve"> pada ketiga metrik, yang berarti semua pertanyaan berhasil diklasifikasikan dengan tepat tanpa kesalahan. Kategori lain seperti “Artikel </w:t>
      </w:r>
      <w:proofErr w:type="spellStart"/>
      <w:r w:rsidRPr="00F82658">
        <w:rPr>
          <w:lang w:val="id-ID"/>
        </w:rPr>
        <w:t>Agreepedia</w:t>
      </w:r>
      <w:proofErr w:type="spellEnd"/>
      <w:r w:rsidRPr="00F82658">
        <w:rPr>
          <w:lang w:val="id-ID"/>
        </w:rPr>
        <w:t xml:space="preserve">”, “Lupa </w:t>
      </w:r>
      <w:proofErr w:type="spellStart"/>
      <w:r w:rsidRPr="00F82658">
        <w:rPr>
          <w:lang w:val="id-ID"/>
        </w:rPr>
        <w:t>Password</w:t>
      </w:r>
      <w:proofErr w:type="spellEnd"/>
      <w:r w:rsidRPr="00F82658">
        <w:rPr>
          <w:lang w:val="id-ID"/>
        </w:rPr>
        <w:t xml:space="preserve">”, dan “Registrasi” juga menunjukkan performa </w:t>
      </w:r>
      <w:r w:rsidR="00B44D51">
        <w:rPr>
          <w:lang w:val="id-ID"/>
        </w:rPr>
        <w:t>cukup tinggi</w:t>
      </w:r>
      <w:r w:rsidRPr="00F82658">
        <w:rPr>
          <w:lang w:val="id-ID"/>
        </w:rPr>
        <w:t xml:space="preserve"> dengan F1-Score di atas 0.88, menandakan bahwa </w:t>
      </w:r>
      <w:proofErr w:type="spellStart"/>
      <w:r w:rsidRPr="00F82658">
        <w:rPr>
          <w:lang w:val="id-ID"/>
        </w:rPr>
        <w:t>chatbot</w:t>
      </w:r>
      <w:proofErr w:type="spellEnd"/>
      <w:r w:rsidRPr="00F82658">
        <w:rPr>
          <w:lang w:val="id-ID"/>
        </w:rPr>
        <w:t xml:space="preserve"> mampu memberikan respons yang akurat dan konsisten. Sementara itu, performa yang kurang optimal terlihat pada kategori “Landing </w:t>
      </w:r>
      <w:proofErr w:type="spellStart"/>
      <w:r w:rsidRPr="00F82658">
        <w:rPr>
          <w:lang w:val="id-ID"/>
        </w:rPr>
        <w:t>Page</w:t>
      </w:r>
      <w:proofErr w:type="spellEnd"/>
      <w:r w:rsidRPr="00F82658">
        <w:rPr>
          <w:lang w:val="id-ID"/>
        </w:rPr>
        <w:t xml:space="preserve">” dengan </w:t>
      </w:r>
      <w:proofErr w:type="spellStart"/>
      <w:r w:rsidRPr="00F82658">
        <w:rPr>
          <w:lang w:val="id-ID"/>
        </w:rPr>
        <w:t>Precision</w:t>
      </w:r>
      <w:proofErr w:type="spellEnd"/>
      <w:r w:rsidRPr="00F82658">
        <w:rPr>
          <w:lang w:val="id-ID"/>
        </w:rPr>
        <w:t xml:space="preserve"> 0.71 dan F1-Score 0.74, yang menunjukkan masih cukup banyak kesalahan klasifikasi, kemungkinan akibat kemiripan kata atau konteks dengan kategori lain. “</w:t>
      </w:r>
      <w:proofErr w:type="spellStart"/>
      <w:r w:rsidRPr="00F82658">
        <w:rPr>
          <w:lang w:val="id-ID"/>
        </w:rPr>
        <w:t>Agree</w:t>
      </w:r>
      <w:proofErr w:type="spellEnd"/>
      <w:r w:rsidRPr="00F82658">
        <w:rPr>
          <w:lang w:val="id-ID"/>
        </w:rPr>
        <w:t xml:space="preserve"> </w:t>
      </w:r>
      <w:proofErr w:type="spellStart"/>
      <w:r w:rsidRPr="00F82658">
        <w:rPr>
          <w:lang w:val="id-ID"/>
        </w:rPr>
        <w:t>Market</w:t>
      </w:r>
      <w:proofErr w:type="spellEnd"/>
      <w:r w:rsidRPr="00F82658">
        <w:rPr>
          <w:lang w:val="id-ID"/>
        </w:rPr>
        <w:t xml:space="preserve"> </w:t>
      </w:r>
      <w:proofErr w:type="spellStart"/>
      <w:r w:rsidRPr="00F82658">
        <w:rPr>
          <w:lang w:val="id-ID"/>
        </w:rPr>
        <w:t>Seller</w:t>
      </w:r>
      <w:proofErr w:type="spellEnd"/>
      <w:r w:rsidRPr="00F82658">
        <w:rPr>
          <w:lang w:val="id-ID"/>
        </w:rPr>
        <w:t xml:space="preserve">” juga memiliki </w:t>
      </w:r>
      <w:proofErr w:type="spellStart"/>
      <w:r w:rsidRPr="00F82658">
        <w:rPr>
          <w:lang w:val="id-ID"/>
        </w:rPr>
        <w:t>Recall</w:t>
      </w:r>
      <w:proofErr w:type="spellEnd"/>
      <w:r w:rsidRPr="00F82658">
        <w:rPr>
          <w:lang w:val="id-ID"/>
        </w:rPr>
        <w:t xml:space="preserve"> rendah (0.75) meskipun </w:t>
      </w:r>
      <w:proofErr w:type="spellStart"/>
      <w:r w:rsidRPr="00F82658">
        <w:rPr>
          <w:lang w:val="id-ID"/>
        </w:rPr>
        <w:t>Precision-nya</w:t>
      </w:r>
      <w:proofErr w:type="spellEnd"/>
      <w:r w:rsidRPr="00F82658">
        <w:rPr>
          <w:lang w:val="id-ID"/>
        </w:rPr>
        <w:t xml:space="preserve"> tinggi, yang menandakan ada pertanyaan yang tidak berhasil dikenali dengan benar. Kategori “</w:t>
      </w:r>
      <w:proofErr w:type="spellStart"/>
      <w:r w:rsidRPr="00F82658">
        <w:rPr>
          <w:lang w:val="id-ID"/>
        </w:rPr>
        <w:t>Create</w:t>
      </w:r>
      <w:proofErr w:type="spellEnd"/>
      <w:r w:rsidRPr="00F82658">
        <w:rPr>
          <w:lang w:val="id-ID"/>
        </w:rPr>
        <w:t xml:space="preserve"> </w:t>
      </w:r>
      <w:proofErr w:type="spellStart"/>
      <w:r w:rsidRPr="00F82658">
        <w:rPr>
          <w:lang w:val="id-ID"/>
        </w:rPr>
        <w:t>Profile</w:t>
      </w:r>
      <w:proofErr w:type="spellEnd"/>
      <w:r w:rsidRPr="00F82658">
        <w:rPr>
          <w:lang w:val="id-ID"/>
        </w:rPr>
        <w:t xml:space="preserve"> Pengguna” dan “Detail </w:t>
      </w:r>
      <w:proofErr w:type="spellStart"/>
      <w:r w:rsidRPr="00F82658">
        <w:rPr>
          <w:lang w:val="id-ID"/>
        </w:rPr>
        <w:t>Profile</w:t>
      </w:r>
      <w:proofErr w:type="spellEnd"/>
      <w:r w:rsidRPr="00F82658">
        <w:rPr>
          <w:lang w:val="id-ID"/>
        </w:rPr>
        <w:t xml:space="preserve"> Pengguna” juga menunjukkan F1-Score sedang di kisaran 0.83–0.84, yang dapat ditingkatkan dengan memperkaya data latih. Secara umum, meskipun performa </w:t>
      </w:r>
      <w:proofErr w:type="spellStart"/>
      <w:r w:rsidRPr="00F82658">
        <w:rPr>
          <w:lang w:val="id-ID"/>
        </w:rPr>
        <w:t>chatbot</w:t>
      </w:r>
      <w:proofErr w:type="spellEnd"/>
      <w:r w:rsidRPr="00F82658">
        <w:rPr>
          <w:lang w:val="id-ID"/>
        </w:rPr>
        <w:t xml:space="preserve"> sudah </w:t>
      </w:r>
      <w:r w:rsidR="00B44D51">
        <w:rPr>
          <w:lang w:val="id-ID"/>
        </w:rPr>
        <w:t>cukup baik</w:t>
      </w:r>
      <w:r w:rsidRPr="00F82658">
        <w:rPr>
          <w:lang w:val="id-ID"/>
        </w:rPr>
        <w:t>, kategori dengan F1-Score di bawah 0.85 masih perlu perhatian. Upaya perbaikan dapat difokuskan pada pelatihan ulang model dengan data lebih seimbang serta</w:t>
      </w:r>
      <w:r w:rsidR="00B44D51">
        <w:rPr>
          <w:lang w:val="id-ID"/>
        </w:rPr>
        <w:t xml:space="preserve"> </w:t>
      </w:r>
      <w:r w:rsidRPr="00F82658">
        <w:rPr>
          <w:lang w:val="id-ID"/>
        </w:rPr>
        <w:t xml:space="preserve">meningkatkan konteks pemahaman </w:t>
      </w:r>
      <w:proofErr w:type="spellStart"/>
      <w:r w:rsidRPr="00F82658">
        <w:rPr>
          <w:lang w:val="id-ID"/>
        </w:rPr>
        <w:t>chatbot</w:t>
      </w:r>
      <w:proofErr w:type="spellEnd"/>
      <w:r w:rsidR="00B44D51">
        <w:rPr>
          <w:lang w:val="id-ID"/>
        </w:rPr>
        <w:t xml:space="preserve"> karena data yang menjadi </w:t>
      </w:r>
      <w:proofErr w:type="spellStart"/>
      <w:r w:rsidR="00B44D51">
        <w:rPr>
          <w:lang w:val="id-ID"/>
        </w:rPr>
        <w:t>test</w:t>
      </w:r>
      <w:proofErr w:type="spellEnd"/>
      <w:r w:rsidR="00B44D51">
        <w:rPr>
          <w:lang w:val="id-ID"/>
        </w:rPr>
        <w:t xml:space="preserve"> banyak mengacu pada kata </w:t>
      </w:r>
      <w:proofErr w:type="spellStart"/>
      <w:r w:rsidR="00B44D51">
        <w:rPr>
          <w:lang w:val="id-ID"/>
        </w:rPr>
        <w:t>kata</w:t>
      </w:r>
      <w:proofErr w:type="spellEnd"/>
      <w:r w:rsidR="00B44D51">
        <w:rPr>
          <w:lang w:val="id-ID"/>
        </w:rPr>
        <w:t xml:space="preserve"> panjang dan eksplisit</w:t>
      </w:r>
      <w:r w:rsidRPr="00F82658">
        <w:rPr>
          <w:lang w:val="id-ID"/>
        </w:rPr>
        <w:t>.</w:t>
      </w:r>
    </w:p>
    <w:p w14:paraId="7AAEAA03" w14:textId="77777777" w:rsidR="00B44D51" w:rsidRPr="00B44D51" w:rsidRDefault="00B44D51" w:rsidP="00B44D51">
      <w:pPr>
        <w:pStyle w:val="BodyText"/>
        <w:spacing w:line="276" w:lineRule="auto"/>
        <w:ind w:right="35" w:firstLine="720"/>
        <w:jc w:val="both"/>
        <w:rPr>
          <w:lang w:val="id-ID"/>
        </w:rPr>
      </w:pPr>
    </w:p>
    <w:p w14:paraId="3933D2DA" w14:textId="20DEC97B" w:rsidR="00536ED6" w:rsidRPr="00536ED6" w:rsidRDefault="00536ED6" w:rsidP="00536ED6">
      <w:pPr>
        <w:pStyle w:val="Caption"/>
        <w:keepNext/>
        <w:jc w:val="center"/>
        <w:rPr>
          <w:i w:val="0"/>
          <w:iCs w:val="0"/>
          <w:color w:val="auto"/>
        </w:rPr>
      </w:pPr>
      <w:bookmarkStart w:id="148" w:name="_Toc202306824"/>
      <w:r w:rsidRPr="00536ED6">
        <w:rPr>
          <w:i w:val="0"/>
          <w:iCs w:val="0"/>
          <w:color w:val="auto"/>
        </w:rPr>
        <w:t xml:space="preserve">Tabel 4. </w:t>
      </w:r>
      <w:r w:rsidRPr="00536ED6">
        <w:rPr>
          <w:i w:val="0"/>
          <w:iCs w:val="0"/>
          <w:color w:val="auto"/>
        </w:rPr>
        <w:fldChar w:fldCharType="begin"/>
      </w:r>
      <w:r w:rsidRPr="00536ED6">
        <w:rPr>
          <w:i w:val="0"/>
          <w:iCs w:val="0"/>
          <w:color w:val="auto"/>
        </w:rPr>
        <w:instrText xml:space="preserve"> SEQ Tabel_4. \* ARABIC </w:instrText>
      </w:r>
      <w:r w:rsidRPr="00536ED6">
        <w:rPr>
          <w:i w:val="0"/>
          <w:iCs w:val="0"/>
          <w:color w:val="auto"/>
        </w:rPr>
        <w:fldChar w:fldCharType="separate"/>
      </w:r>
      <w:r w:rsidR="00327503">
        <w:rPr>
          <w:i w:val="0"/>
          <w:iCs w:val="0"/>
          <w:noProof/>
          <w:color w:val="auto"/>
        </w:rPr>
        <w:t>20</w:t>
      </w:r>
      <w:r w:rsidRPr="00536ED6">
        <w:rPr>
          <w:i w:val="0"/>
          <w:iCs w:val="0"/>
          <w:color w:val="auto"/>
        </w:rPr>
        <w:fldChar w:fldCharType="end"/>
      </w:r>
      <w:r w:rsidRPr="00536ED6">
        <w:rPr>
          <w:i w:val="0"/>
          <w:iCs w:val="0"/>
          <w:color w:val="auto"/>
        </w:rPr>
        <w:t xml:space="preserve"> </w:t>
      </w:r>
      <w:r w:rsidR="00B44D51">
        <w:rPr>
          <w:i w:val="0"/>
          <w:iCs w:val="0"/>
          <w:color w:val="auto"/>
        </w:rPr>
        <w:t xml:space="preserve">Hasil </w:t>
      </w:r>
      <w:proofErr w:type="spellStart"/>
      <w:r w:rsidR="00B44D51">
        <w:rPr>
          <w:i w:val="0"/>
          <w:iCs w:val="0"/>
          <w:color w:val="auto"/>
        </w:rPr>
        <w:t>Klasifikasi</w:t>
      </w:r>
      <w:proofErr w:type="spellEnd"/>
      <w:r w:rsidR="00B44D51">
        <w:rPr>
          <w:i w:val="0"/>
          <w:iCs w:val="0"/>
          <w:color w:val="auto"/>
        </w:rPr>
        <w:t xml:space="preserve"> </w:t>
      </w:r>
      <w:proofErr w:type="spellStart"/>
      <w:r w:rsidR="00B44D51">
        <w:rPr>
          <w:i w:val="0"/>
          <w:iCs w:val="0"/>
          <w:color w:val="auto"/>
        </w:rPr>
        <w:t>Keseluruhan</w:t>
      </w:r>
      <w:proofErr w:type="spellEnd"/>
      <w:r w:rsidR="00B44D51">
        <w:rPr>
          <w:i w:val="0"/>
          <w:iCs w:val="0"/>
          <w:color w:val="auto"/>
        </w:rPr>
        <w:t xml:space="preserve"> Chatbot</w:t>
      </w:r>
      <w:bookmarkEnd w:id="148"/>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573"/>
        <w:gridCol w:w="1572"/>
        <w:gridCol w:w="1006"/>
        <w:gridCol w:w="1960"/>
      </w:tblGrid>
      <w:tr w:rsidR="00CD1B1E" w:rsidRPr="00770C77" w14:paraId="3AC076D5" w14:textId="77777777" w:rsidTr="00A5774D">
        <w:trPr>
          <w:trHeight w:val="431"/>
          <w:tblHeader/>
        </w:trPr>
        <w:tc>
          <w:tcPr>
            <w:tcW w:w="1287" w:type="pct"/>
            <w:tcBorders>
              <w:top w:val="single" w:sz="8" w:space="0" w:color="000000"/>
              <w:left w:val="single" w:sz="8" w:space="0" w:color="000000"/>
              <w:bottom w:val="single" w:sz="8" w:space="0" w:color="000000"/>
              <w:right w:val="single" w:sz="8" w:space="0" w:color="000000"/>
            </w:tcBorders>
            <w:vAlign w:val="center"/>
          </w:tcPr>
          <w:p w14:paraId="2291D891" w14:textId="05AB8681" w:rsidR="00CD1B1E" w:rsidRDefault="00CD1B1E" w:rsidP="00CD1B1E">
            <w:pPr>
              <w:pStyle w:val="BodyText"/>
              <w:spacing w:line="276" w:lineRule="auto"/>
              <w:ind w:right="35"/>
              <w:jc w:val="center"/>
              <w:rPr>
                <w:b/>
                <w:bCs/>
                <w:lang w:val="id-ID"/>
              </w:rPr>
            </w:pPr>
            <w:proofErr w:type="spellStart"/>
            <w:r>
              <w:rPr>
                <w:b/>
                <w:bCs/>
                <w:lang w:val="id-ID"/>
              </w:rPr>
              <w:t>Accuracy</w:t>
            </w:r>
            <w:proofErr w:type="spellEnd"/>
          </w:p>
        </w:tc>
        <w:tc>
          <w:tcPr>
            <w:tcW w:w="1286" w:type="pct"/>
            <w:tcBorders>
              <w:top w:val="single" w:sz="8" w:space="0" w:color="000000"/>
              <w:left w:val="single" w:sz="8" w:space="0" w:color="000000"/>
              <w:bottom w:val="single" w:sz="8" w:space="0" w:color="000000"/>
              <w:right w:val="single" w:sz="8" w:space="0" w:color="000000"/>
            </w:tcBorders>
            <w:vAlign w:val="center"/>
            <w:hideMark/>
          </w:tcPr>
          <w:p w14:paraId="39712B89" w14:textId="1B3D87DD" w:rsidR="00CD1B1E" w:rsidRPr="00770C77" w:rsidRDefault="00CD1B1E" w:rsidP="00CD1B1E">
            <w:pPr>
              <w:pStyle w:val="BodyText"/>
              <w:spacing w:line="276" w:lineRule="auto"/>
              <w:ind w:right="35"/>
              <w:jc w:val="center"/>
              <w:rPr>
                <w:b/>
                <w:bCs/>
                <w:lang w:val="id-ID"/>
              </w:rPr>
            </w:pPr>
            <w:proofErr w:type="spellStart"/>
            <w:r>
              <w:rPr>
                <w:b/>
                <w:bCs/>
                <w:lang w:val="id-ID"/>
              </w:rPr>
              <w:t>Precision</w:t>
            </w:r>
            <w:proofErr w:type="spellEnd"/>
          </w:p>
        </w:tc>
        <w:tc>
          <w:tcPr>
            <w:tcW w:w="823" w:type="pct"/>
            <w:tcBorders>
              <w:top w:val="single" w:sz="8" w:space="0" w:color="000000"/>
              <w:left w:val="single" w:sz="8" w:space="0" w:color="000000"/>
              <w:bottom w:val="single" w:sz="8" w:space="0" w:color="000000"/>
              <w:right w:val="single" w:sz="8" w:space="0" w:color="000000"/>
            </w:tcBorders>
            <w:vAlign w:val="center"/>
            <w:hideMark/>
          </w:tcPr>
          <w:p w14:paraId="45A00674" w14:textId="74552AE7" w:rsidR="00CD1B1E" w:rsidRPr="00770C77" w:rsidRDefault="00CD1B1E" w:rsidP="00CD1B1E">
            <w:pPr>
              <w:pStyle w:val="BodyText"/>
              <w:spacing w:line="276" w:lineRule="auto"/>
              <w:ind w:right="35"/>
              <w:jc w:val="center"/>
              <w:rPr>
                <w:b/>
                <w:bCs/>
                <w:lang w:val="id-ID"/>
              </w:rPr>
            </w:pPr>
            <w:proofErr w:type="spellStart"/>
            <w:r>
              <w:rPr>
                <w:b/>
                <w:bCs/>
                <w:lang w:val="id-ID"/>
              </w:rPr>
              <w:t>Recall</w:t>
            </w:r>
            <w:proofErr w:type="spellEnd"/>
          </w:p>
        </w:tc>
        <w:tc>
          <w:tcPr>
            <w:tcW w:w="1604" w:type="pct"/>
            <w:tcBorders>
              <w:top w:val="single" w:sz="8" w:space="0" w:color="000000"/>
              <w:left w:val="single" w:sz="8" w:space="0" w:color="000000"/>
              <w:bottom w:val="single" w:sz="8" w:space="0" w:color="000000"/>
              <w:right w:val="single" w:sz="8" w:space="0" w:color="000000"/>
            </w:tcBorders>
            <w:vAlign w:val="center"/>
            <w:hideMark/>
          </w:tcPr>
          <w:p w14:paraId="27246842" w14:textId="17DA6C39" w:rsidR="00CD1B1E" w:rsidRPr="00770C77" w:rsidRDefault="00CD1B1E" w:rsidP="00CD1B1E">
            <w:pPr>
              <w:pStyle w:val="BodyText"/>
              <w:spacing w:line="276" w:lineRule="auto"/>
              <w:ind w:right="35"/>
              <w:jc w:val="center"/>
              <w:rPr>
                <w:b/>
                <w:bCs/>
                <w:lang w:val="id-ID"/>
              </w:rPr>
            </w:pPr>
            <w:r>
              <w:rPr>
                <w:b/>
                <w:bCs/>
                <w:lang w:val="id-ID"/>
              </w:rPr>
              <w:t>F1-Score</w:t>
            </w:r>
          </w:p>
        </w:tc>
      </w:tr>
      <w:tr w:rsidR="00D16F24" w:rsidRPr="00770C77" w14:paraId="1A506388" w14:textId="77777777" w:rsidTr="00F21E36">
        <w:trPr>
          <w:trHeight w:val="713"/>
        </w:trPr>
        <w:tc>
          <w:tcPr>
            <w:tcW w:w="1287" w:type="pct"/>
            <w:tcBorders>
              <w:top w:val="single" w:sz="8" w:space="0" w:color="000000"/>
              <w:left w:val="single" w:sz="8" w:space="0" w:color="000000"/>
              <w:bottom w:val="single" w:sz="8" w:space="0" w:color="000000"/>
              <w:right w:val="single" w:sz="8" w:space="0" w:color="000000"/>
            </w:tcBorders>
            <w:vAlign w:val="center"/>
          </w:tcPr>
          <w:p w14:paraId="0F6CAF1B" w14:textId="30AC3F57" w:rsidR="00D16F24" w:rsidRPr="00D16F24" w:rsidRDefault="00D16F24" w:rsidP="00D16F24">
            <w:pPr>
              <w:jc w:val="center"/>
              <w:rPr>
                <w:sz w:val="20"/>
                <w:szCs w:val="20"/>
                <w:lang w:val="id-ID"/>
              </w:rPr>
            </w:pPr>
            <w:r w:rsidRPr="00D16F24">
              <w:rPr>
                <w:sz w:val="20"/>
                <w:szCs w:val="20"/>
                <w:lang w:val="id-ID"/>
              </w:rPr>
              <w:t>0.88</w:t>
            </w:r>
          </w:p>
        </w:tc>
        <w:tc>
          <w:tcPr>
            <w:tcW w:w="1286" w:type="pct"/>
            <w:tcBorders>
              <w:top w:val="single" w:sz="8" w:space="0" w:color="000000"/>
              <w:left w:val="single" w:sz="8" w:space="0" w:color="000000"/>
              <w:bottom w:val="single" w:sz="8" w:space="0" w:color="000000"/>
              <w:right w:val="single" w:sz="8" w:space="0" w:color="000000"/>
            </w:tcBorders>
            <w:vAlign w:val="center"/>
            <w:hideMark/>
          </w:tcPr>
          <w:p w14:paraId="049B8E77" w14:textId="16F74FA3" w:rsidR="00D16F24" w:rsidRPr="00D16F24" w:rsidRDefault="00BF459C" w:rsidP="00D16F24">
            <w:pPr>
              <w:pStyle w:val="BodyText"/>
              <w:spacing w:line="276" w:lineRule="auto"/>
              <w:ind w:right="35"/>
              <w:jc w:val="center"/>
              <w:rPr>
                <w:lang w:val="id-ID"/>
              </w:rPr>
            </w:pPr>
            <w:r w:rsidRPr="00BF459C">
              <w:rPr>
                <w:lang w:val="id-ID"/>
              </w:rPr>
              <w:t>0.89</w:t>
            </w:r>
          </w:p>
        </w:tc>
        <w:tc>
          <w:tcPr>
            <w:tcW w:w="823" w:type="pct"/>
            <w:tcBorders>
              <w:top w:val="single" w:sz="8" w:space="0" w:color="000000"/>
              <w:left w:val="single" w:sz="8" w:space="0" w:color="000000"/>
              <w:bottom w:val="single" w:sz="8" w:space="0" w:color="000000"/>
              <w:right w:val="single" w:sz="8" w:space="0" w:color="000000"/>
            </w:tcBorders>
            <w:vAlign w:val="center"/>
            <w:hideMark/>
          </w:tcPr>
          <w:p w14:paraId="5EB530D6" w14:textId="2DFC144A" w:rsidR="00D16F24" w:rsidRPr="00D16F24" w:rsidRDefault="00BF459C" w:rsidP="00D16F24">
            <w:pPr>
              <w:pStyle w:val="BodyText"/>
              <w:spacing w:line="276" w:lineRule="auto"/>
              <w:ind w:right="35"/>
              <w:jc w:val="center"/>
              <w:rPr>
                <w:lang w:val="id-ID"/>
              </w:rPr>
            </w:pPr>
            <w:r w:rsidRPr="00BF459C">
              <w:rPr>
                <w:lang w:val="id-ID"/>
              </w:rPr>
              <w:t>0.89</w:t>
            </w:r>
          </w:p>
        </w:tc>
        <w:tc>
          <w:tcPr>
            <w:tcW w:w="1604" w:type="pct"/>
            <w:tcBorders>
              <w:top w:val="single" w:sz="8" w:space="0" w:color="000000"/>
              <w:left w:val="single" w:sz="8" w:space="0" w:color="000000"/>
              <w:bottom w:val="single" w:sz="8" w:space="0" w:color="000000"/>
              <w:right w:val="single" w:sz="8" w:space="0" w:color="000000"/>
            </w:tcBorders>
            <w:vAlign w:val="center"/>
            <w:hideMark/>
          </w:tcPr>
          <w:p w14:paraId="681F7820" w14:textId="27B92C65" w:rsidR="00D16F24" w:rsidRPr="00D16F24" w:rsidRDefault="00BF459C" w:rsidP="00D16F24">
            <w:pPr>
              <w:pStyle w:val="BodyText"/>
              <w:spacing w:line="276" w:lineRule="auto"/>
              <w:ind w:right="35"/>
              <w:jc w:val="center"/>
              <w:rPr>
                <w:lang w:val="id-ID"/>
              </w:rPr>
            </w:pPr>
            <w:r w:rsidRPr="00BF459C">
              <w:rPr>
                <w:lang w:val="id-ID"/>
              </w:rPr>
              <w:t>0.89</w:t>
            </w:r>
          </w:p>
        </w:tc>
      </w:tr>
    </w:tbl>
    <w:p w14:paraId="61B74CC6" w14:textId="77777777" w:rsidR="0014301C" w:rsidRDefault="0014301C" w:rsidP="0014301C">
      <w:pPr>
        <w:rPr>
          <w:lang w:val="id-ID"/>
        </w:rPr>
      </w:pPr>
    </w:p>
    <w:p w14:paraId="049E9D04" w14:textId="43697808" w:rsidR="004A326D" w:rsidRPr="004A326D" w:rsidRDefault="00BF459C" w:rsidP="004A326D">
      <w:pPr>
        <w:pStyle w:val="BodyText"/>
        <w:spacing w:line="276" w:lineRule="auto"/>
        <w:ind w:right="35" w:firstLine="720"/>
        <w:jc w:val="both"/>
        <w:rPr>
          <w:lang w:val="id-ID"/>
        </w:rPr>
      </w:pPr>
      <w:r w:rsidRPr="00BF459C">
        <w:rPr>
          <w:lang w:val="id-ID"/>
        </w:rPr>
        <w:t xml:space="preserve">Berdasarkan Tabel 4.20, hasil klasifikasi keseluruhan </w:t>
      </w:r>
      <w:proofErr w:type="spellStart"/>
      <w:r w:rsidRPr="00BF459C">
        <w:rPr>
          <w:lang w:val="id-ID"/>
        </w:rPr>
        <w:t>chatbot</w:t>
      </w:r>
      <w:proofErr w:type="spellEnd"/>
      <w:r w:rsidRPr="00BF459C">
        <w:rPr>
          <w:lang w:val="id-ID"/>
        </w:rPr>
        <w:t xml:space="preserve"> menunjukkan performa yang solid dan meyakinkan. Dengan nilai </w:t>
      </w:r>
      <w:proofErr w:type="spellStart"/>
      <w:r w:rsidRPr="00BF459C">
        <w:rPr>
          <w:lang w:val="id-ID"/>
        </w:rPr>
        <w:t>Accuracy</w:t>
      </w:r>
      <w:proofErr w:type="spellEnd"/>
      <w:r w:rsidRPr="00BF459C">
        <w:rPr>
          <w:lang w:val="id-ID"/>
        </w:rPr>
        <w:t xml:space="preserve"> 0.88, </w:t>
      </w:r>
      <w:proofErr w:type="spellStart"/>
      <w:r w:rsidRPr="00BF459C">
        <w:rPr>
          <w:lang w:val="id-ID"/>
        </w:rPr>
        <w:t>chatbot</w:t>
      </w:r>
      <w:proofErr w:type="spellEnd"/>
      <w:r w:rsidRPr="00BF459C">
        <w:rPr>
          <w:lang w:val="id-ID"/>
        </w:rPr>
        <w:t xml:space="preserve"> berhasil mengklasifikasikan sekitar 88% dari total pertanyaan yang diajukan dengan benar. Lebih lanjut, keseragaman nilai </w:t>
      </w:r>
      <w:proofErr w:type="spellStart"/>
      <w:r w:rsidRPr="00BF459C">
        <w:rPr>
          <w:lang w:val="id-ID"/>
        </w:rPr>
        <w:t>Precision</w:t>
      </w:r>
      <w:proofErr w:type="spellEnd"/>
      <w:r w:rsidRPr="00BF459C">
        <w:rPr>
          <w:lang w:val="id-ID"/>
        </w:rPr>
        <w:t xml:space="preserve">, </w:t>
      </w:r>
      <w:proofErr w:type="spellStart"/>
      <w:r w:rsidRPr="00BF459C">
        <w:rPr>
          <w:lang w:val="id-ID"/>
        </w:rPr>
        <w:t>Recall</w:t>
      </w:r>
      <w:proofErr w:type="spellEnd"/>
      <w:r w:rsidRPr="00BF459C">
        <w:rPr>
          <w:lang w:val="id-ID"/>
        </w:rPr>
        <w:t xml:space="preserve">, dan F1-Score yang mencapai 0.89 merupakan indikator kuat bahwa model mencapai keseimbangan optimal. </w:t>
      </w:r>
      <w:proofErr w:type="spellStart"/>
      <w:r w:rsidRPr="00BF459C">
        <w:rPr>
          <w:lang w:val="id-ID"/>
        </w:rPr>
        <w:t>Precision</w:t>
      </w:r>
      <w:proofErr w:type="spellEnd"/>
      <w:r w:rsidRPr="00BF459C">
        <w:rPr>
          <w:lang w:val="id-ID"/>
        </w:rPr>
        <w:t xml:space="preserve"> yang tinggi menunjukkan kemampuan </w:t>
      </w:r>
      <w:proofErr w:type="spellStart"/>
      <w:r w:rsidRPr="00BF459C">
        <w:rPr>
          <w:lang w:val="id-ID"/>
        </w:rPr>
        <w:t>chatbot</w:t>
      </w:r>
      <w:proofErr w:type="spellEnd"/>
      <w:r w:rsidRPr="00BF459C">
        <w:rPr>
          <w:lang w:val="id-ID"/>
        </w:rPr>
        <w:t xml:space="preserve"> dalam meminimalkan </w:t>
      </w:r>
      <w:proofErr w:type="spellStart"/>
      <w:r w:rsidRPr="00BF459C">
        <w:rPr>
          <w:lang w:val="id-ID"/>
        </w:rPr>
        <w:t>false</w:t>
      </w:r>
      <w:proofErr w:type="spellEnd"/>
      <w:r w:rsidRPr="00BF459C">
        <w:rPr>
          <w:lang w:val="id-ID"/>
        </w:rPr>
        <w:t xml:space="preserve"> </w:t>
      </w:r>
      <w:proofErr w:type="spellStart"/>
      <w:r w:rsidRPr="00BF459C">
        <w:rPr>
          <w:lang w:val="id-ID"/>
        </w:rPr>
        <w:t>positives</w:t>
      </w:r>
      <w:proofErr w:type="spellEnd"/>
      <w:r w:rsidRPr="00BF459C">
        <w:rPr>
          <w:lang w:val="id-ID"/>
        </w:rPr>
        <w:t xml:space="preserve">, artinya ketika </w:t>
      </w:r>
      <w:proofErr w:type="spellStart"/>
      <w:r w:rsidRPr="00BF459C">
        <w:rPr>
          <w:lang w:val="id-ID"/>
        </w:rPr>
        <w:t>chatbot</w:t>
      </w:r>
      <w:proofErr w:type="spellEnd"/>
      <w:r w:rsidRPr="00BF459C">
        <w:rPr>
          <w:lang w:val="id-ID"/>
        </w:rPr>
        <w:t xml:space="preserve"> memprediksi suatu kategori, prediksinya cenderung benar. Sementara itu, </w:t>
      </w:r>
      <w:proofErr w:type="spellStart"/>
      <w:r w:rsidRPr="00BF459C">
        <w:rPr>
          <w:lang w:val="id-ID"/>
        </w:rPr>
        <w:t>Recall</w:t>
      </w:r>
      <w:proofErr w:type="spellEnd"/>
      <w:r w:rsidRPr="00BF459C">
        <w:rPr>
          <w:lang w:val="id-ID"/>
        </w:rPr>
        <w:t xml:space="preserve"> yang tinggi menunjukkan kemampuan model dalam </w:t>
      </w:r>
      <w:r w:rsidRPr="00BF459C">
        <w:rPr>
          <w:lang w:val="id-ID"/>
        </w:rPr>
        <w:lastRenderedPageBreak/>
        <w:t xml:space="preserve">meminimalkan </w:t>
      </w:r>
      <w:proofErr w:type="spellStart"/>
      <w:r w:rsidRPr="00BF459C">
        <w:rPr>
          <w:lang w:val="id-ID"/>
        </w:rPr>
        <w:t>false</w:t>
      </w:r>
      <w:proofErr w:type="spellEnd"/>
      <w:r w:rsidRPr="00BF459C">
        <w:rPr>
          <w:lang w:val="id-ID"/>
        </w:rPr>
        <w:t xml:space="preserve"> </w:t>
      </w:r>
      <w:proofErr w:type="spellStart"/>
      <w:r w:rsidRPr="00BF459C">
        <w:rPr>
          <w:lang w:val="id-ID"/>
        </w:rPr>
        <w:t>negatives</w:t>
      </w:r>
      <w:proofErr w:type="spellEnd"/>
      <w:r w:rsidRPr="00BF459C">
        <w:rPr>
          <w:lang w:val="id-ID"/>
        </w:rPr>
        <w:t xml:space="preserve">, memastikan sebagian besar pertanyaan yang seharusnya masuk ke suatu kategori berhasil diidentifikasi. Kombinasi ini menghasilkan F1-Score yang baik, merefleksikan performa yang </w:t>
      </w:r>
      <w:proofErr w:type="spellStart"/>
      <w:r w:rsidRPr="00BF459C">
        <w:rPr>
          <w:lang w:val="id-ID"/>
        </w:rPr>
        <w:t>robust</w:t>
      </w:r>
      <w:proofErr w:type="spellEnd"/>
      <w:r w:rsidRPr="00BF459C">
        <w:rPr>
          <w:lang w:val="id-ID"/>
        </w:rPr>
        <w:t xml:space="preserve"> dan dapat diandalkan secara keseluruhan dalam tugas klasifikasi</w:t>
      </w:r>
      <w:r w:rsidR="0014301C" w:rsidRPr="00770C77">
        <w:rPr>
          <w:lang w:val="id-ID"/>
        </w:rPr>
        <w:t>.</w:t>
      </w:r>
    </w:p>
    <w:p w14:paraId="2AEEBE0D" w14:textId="53FA4658" w:rsidR="004A326D" w:rsidRDefault="004A326D" w:rsidP="004A326D">
      <w:pPr>
        <w:pStyle w:val="BodyText"/>
        <w:spacing w:line="276" w:lineRule="auto"/>
        <w:ind w:right="35" w:firstLine="720"/>
        <w:jc w:val="both"/>
        <w:rPr>
          <w:lang w:val="id-ID"/>
        </w:rPr>
      </w:pPr>
      <w:r w:rsidRPr="004A326D">
        <w:rPr>
          <w:lang w:val="id-ID"/>
        </w:rPr>
        <w:t xml:space="preserve">Namun, meskipun menunjukkan kapabilitas yang efektif, hasil ini juga memiliki celah yang perlu diperhatikan. Akurasi 88% berarti masih terdapat 12% kesalahan klasifikasi pada pertanyaan yang tidak dapat ditangani dengan benar oleh </w:t>
      </w:r>
      <w:proofErr w:type="spellStart"/>
      <w:r w:rsidRPr="004A326D">
        <w:rPr>
          <w:lang w:val="id-ID"/>
        </w:rPr>
        <w:t>chatbot</w:t>
      </w:r>
      <w:proofErr w:type="spellEnd"/>
      <w:r w:rsidRPr="004A326D">
        <w:rPr>
          <w:lang w:val="id-ID"/>
        </w:rPr>
        <w:t xml:space="preserve">. Persentase kesalahan ini, meskipun tergolong kecil, dapat memengaruhi pengalaman pengguna secara signifikan apabila terjadi pada pertanyaan-pertanyaan krusial atau sering diajukan. Keseragaman nilai </w:t>
      </w:r>
      <w:proofErr w:type="spellStart"/>
      <w:r w:rsidRPr="004A326D">
        <w:rPr>
          <w:lang w:val="id-ID"/>
        </w:rPr>
        <w:t>Precision</w:t>
      </w:r>
      <w:proofErr w:type="spellEnd"/>
      <w:r w:rsidRPr="004A326D">
        <w:rPr>
          <w:lang w:val="id-ID"/>
        </w:rPr>
        <w:t xml:space="preserve">, </w:t>
      </w:r>
      <w:proofErr w:type="spellStart"/>
      <w:r w:rsidRPr="004A326D">
        <w:rPr>
          <w:lang w:val="id-ID"/>
        </w:rPr>
        <w:t>Recall</w:t>
      </w:r>
      <w:proofErr w:type="spellEnd"/>
      <w:r w:rsidRPr="004A326D">
        <w:rPr>
          <w:lang w:val="id-ID"/>
        </w:rPr>
        <w:t xml:space="preserve">, dan F1-Score di 0.89, meskipun baik, menunjukkan bahwa masih ada ruang untuk optimasi lebih lanjut guna mencapai performa yang mendekati sempurna, terutama pada kategori-kategori tertentu yang mungkin menunjukkan performa individual yang lebih rendah seperti yang terlihat pada </w:t>
      </w:r>
      <w:proofErr w:type="spellStart"/>
      <w:r w:rsidRPr="004A326D">
        <w:rPr>
          <w:lang w:val="id-ID"/>
        </w:rPr>
        <w:t>classification</w:t>
      </w:r>
      <w:proofErr w:type="spellEnd"/>
      <w:r w:rsidRPr="004A326D">
        <w:rPr>
          <w:lang w:val="id-ID"/>
        </w:rPr>
        <w:t xml:space="preserve"> </w:t>
      </w:r>
      <w:proofErr w:type="spellStart"/>
      <w:r w:rsidRPr="004A326D">
        <w:rPr>
          <w:lang w:val="id-ID"/>
        </w:rPr>
        <w:t>report</w:t>
      </w:r>
      <w:proofErr w:type="spellEnd"/>
      <w:r w:rsidRPr="004A326D">
        <w:rPr>
          <w:lang w:val="id-ID"/>
        </w:rPr>
        <w:t xml:space="preserve"> per kategori.</w:t>
      </w:r>
    </w:p>
    <w:p w14:paraId="49A3B750" w14:textId="77777777" w:rsidR="00A410C8" w:rsidRPr="00770C77" w:rsidRDefault="00A410C8" w:rsidP="00AE6055">
      <w:pPr>
        <w:pStyle w:val="BodyText"/>
        <w:spacing w:line="276" w:lineRule="auto"/>
        <w:ind w:right="35"/>
        <w:jc w:val="both"/>
        <w:rPr>
          <w:lang w:val="id-ID"/>
        </w:rPr>
      </w:pPr>
    </w:p>
    <w:p w14:paraId="66D10CC5" w14:textId="077776F1" w:rsidR="00AE6055" w:rsidRPr="00770C77" w:rsidRDefault="00F3379C" w:rsidP="00F3379C">
      <w:pPr>
        <w:pStyle w:val="Heading3"/>
      </w:pPr>
      <w:bookmarkStart w:id="149" w:name="_Toc202306633"/>
      <w:r>
        <w:t xml:space="preserve">4.6.6 </w:t>
      </w:r>
      <w:proofErr w:type="spellStart"/>
      <w:r w:rsidR="00AE6055" w:rsidRPr="00770C77">
        <w:t>P</w:t>
      </w:r>
      <w:r w:rsidR="00207301">
        <w:t>rogres</w:t>
      </w:r>
      <w:proofErr w:type="spellEnd"/>
      <w:r w:rsidR="00AE6055" w:rsidRPr="00770C77">
        <w:t xml:space="preserve"> </w:t>
      </w:r>
      <w:proofErr w:type="spellStart"/>
      <w:r w:rsidR="00AE6055" w:rsidRPr="00770C77">
        <w:t>P</w:t>
      </w:r>
      <w:r w:rsidR="00207301">
        <w:t>erkembangan</w:t>
      </w:r>
      <w:proofErr w:type="spellEnd"/>
      <w:r w:rsidR="00AE6055" w:rsidRPr="00770C77">
        <w:t xml:space="preserve"> </w:t>
      </w:r>
      <w:proofErr w:type="spellStart"/>
      <w:r w:rsidR="00AE6055" w:rsidRPr="00770C77">
        <w:t>P</w:t>
      </w:r>
      <w:r w:rsidR="00207301">
        <w:t>enelitian</w:t>
      </w:r>
      <w:bookmarkEnd w:id="149"/>
      <w:proofErr w:type="spellEnd"/>
      <w:r w:rsidR="00AE6055" w:rsidRPr="00770C77">
        <w:t xml:space="preserve"> </w:t>
      </w:r>
    </w:p>
    <w:p w14:paraId="7CE3C584" w14:textId="77777777" w:rsidR="00AE6055" w:rsidRPr="00770C77" w:rsidRDefault="00AE6055" w:rsidP="00AE6055">
      <w:pPr>
        <w:pStyle w:val="BodyText"/>
        <w:spacing w:line="276" w:lineRule="auto"/>
        <w:ind w:right="35"/>
        <w:jc w:val="both"/>
        <w:rPr>
          <w:lang w:val="id-ID"/>
        </w:rPr>
      </w:pPr>
      <w:r w:rsidRPr="00770C77">
        <w:rPr>
          <w:lang w:val="id-ID"/>
        </w:rPr>
        <w:t xml:space="preserve">          Progres pengembangan penelitian yang dilakukan sejak dimulainya penelitian hingga 20 Juni 2024:</w:t>
      </w:r>
    </w:p>
    <w:p w14:paraId="07B850D9" w14:textId="77777777" w:rsidR="00AE6055" w:rsidRPr="00770C77" w:rsidRDefault="00AE6055" w:rsidP="00AE6055">
      <w:pPr>
        <w:pStyle w:val="BodyText"/>
        <w:spacing w:line="276" w:lineRule="auto"/>
        <w:ind w:right="35"/>
        <w:jc w:val="both"/>
        <w:rPr>
          <w:b/>
          <w:lang w:val="id-ID"/>
        </w:rPr>
      </w:pPr>
      <w:bookmarkStart w:id="150" w:name="_bookmark71"/>
      <w:bookmarkEnd w:id="150"/>
    </w:p>
    <w:p w14:paraId="7372BAC7" w14:textId="45EED5FB" w:rsidR="007E6D81" w:rsidRPr="007E6D81" w:rsidRDefault="007E6D81" w:rsidP="007E6D81">
      <w:pPr>
        <w:pStyle w:val="Caption"/>
        <w:keepNext/>
        <w:jc w:val="center"/>
        <w:rPr>
          <w:i w:val="0"/>
          <w:iCs w:val="0"/>
          <w:color w:val="auto"/>
        </w:rPr>
      </w:pPr>
      <w:bookmarkStart w:id="151" w:name="_Toc202306825"/>
      <w:r w:rsidRPr="007E6D81">
        <w:rPr>
          <w:i w:val="0"/>
          <w:iCs w:val="0"/>
          <w:color w:val="auto"/>
        </w:rPr>
        <w:t xml:space="preserve">Tabel 4. </w:t>
      </w:r>
      <w:r w:rsidRPr="007E6D81">
        <w:rPr>
          <w:i w:val="0"/>
          <w:iCs w:val="0"/>
          <w:color w:val="auto"/>
        </w:rPr>
        <w:fldChar w:fldCharType="begin"/>
      </w:r>
      <w:r w:rsidRPr="007E6D81">
        <w:rPr>
          <w:i w:val="0"/>
          <w:iCs w:val="0"/>
          <w:color w:val="auto"/>
        </w:rPr>
        <w:instrText xml:space="preserve"> SEQ Tabel_4. \* ARABIC </w:instrText>
      </w:r>
      <w:r w:rsidRPr="007E6D81">
        <w:rPr>
          <w:i w:val="0"/>
          <w:iCs w:val="0"/>
          <w:color w:val="auto"/>
        </w:rPr>
        <w:fldChar w:fldCharType="separate"/>
      </w:r>
      <w:r w:rsidR="00327503">
        <w:rPr>
          <w:i w:val="0"/>
          <w:iCs w:val="0"/>
          <w:noProof/>
          <w:color w:val="auto"/>
        </w:rPr>
        <w:t>21</w:t>
      </w:r>
      <w:r w:rsidRPr="007E6D81">
        <w:rPr>
          <w:i w:val="0"/>
          <w:iCs w:val="0"/>
          <w:color w:val="auto"/>
        </w:rPr>
        <w:fldChar w:fldCharType="end"/>
      </w:r>
      <w:r w:rsidRPr="007E6D81">
        <w:rPr>
          <w:i w:val="0"/>
          <w:iCs w:val="0"/>
          <w:color w:val="auto"/>
        </w:rPr>
        <w:t xml:space="preserve"> Progress </w:t>
      </w:r>
      <w:proofErr w:type="spellStart"/>
      <w:r w:rsidRPr="007E6D81">
        <w:rPr>
          <w:i w:val="0"/>
          <w:iCs w:val="0"/>
          <w:color w:val="auto"/>
        </w:rPr>
        <w:t>Perkembangan</w:t>
      </w:r>
      <w:proofErr w:type="spellEnd"/>
      <w:r w:rsidRPr="007E6D81">
        <w:rPr>
          <w:i w:val="0"/>
          <w:iCs w:val="0"/>
          <w:color w:val="auto"/>
        </w:rPr>
        <w:t xml:space="preserve"> </w:t>
      </w:r>
      <w:proofErr w:type="spellStart"/>
      <w:r w:rsidRPr="007E6D81">
        <w:rPr>
          <w:i w:val="0"/>
          <w:iCs w:val="0"/>
          <w:color w:val="auto"/>
        </w:rPr>
        <w:t>Penelitian</w:t>
      </w:r>
      <w:bookmarkEnd w:id="151"/>
      <w:proofErr w:type="spellEnd"/>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436"/>
        <w:gridCol w:w="2498"/>
        <w:gridCol w:w="2177"/>
      </w:tblGrid>
      <w:tr w:rsidR="00AE6055" w:rsidRPr="00770C77" w14:paraId="11EF01A0" w14:textId="77777777" w:rsidTr="007E6D81">
        <w:trPr>
          <w:trHeight w:val="428"/>
        </w:trPr>
        <w:tc>
          <w:tcPr>
            <w:tcW w:w="1175" w:type="pct"/>
            <w:tcBorders>
              <w:top w:val="single" w:sz="8" w:space="0" w:color="000000"/>
              <w:left w:val="single" w:sz="8" w:space="0" w:color="000000"/>
              <w:bottom w:val="single" w:sz="8" w:space="0" w:color="000000"/>
              <w:right w:val="single" w:sz="8" w:space="0" w:color="000000"/>
            </w:tcBorders>
            <w:vAlign w:val="center"/>
            <w:hideMark/>
          </w:tcPr>
          <w:p w14:paraId="45024FE0" w14:textId="77777777" w:rsidR="00AE6055" w:rsidRPr="00770C77" w:rsidRDefault="00AE6055" w:rsidP="00F3379C">
            <w:pPr>
              <w:pStyle w:val="BodyText"/>
              <w:spacing w:line="276" w:lineRule="auto"/>
              <w:ind w:right="35"/>
              <w:jc w:val="center"/>
              <w:rPr>
                <w:b/>
                <w:lang w:val="id-ID"/>
              </w:rPr>
            </w:pPr>
            <w:r w:rsidRPr="00770C77">
              <w:rPr>
                <w:b/>
                <w:lang w:val="id-ID"/>
              </w:rPr>
              <w:t>Jenis Sidang</w:t>
            </w:r>
          </w:p>
        </w:tc>
        <w:tc>
          <w:tcPr>
            <w:tcW w:w="2044" w:type="pct"/>
            <w:tcBorders>
              <w:top w:val="single" w:sz="8" w:space="0" w:color="000000"/>
              <w:left w:val="single" w:sz="8" w:space="0" w:color="000000"/>
              <w:bottom w:val="single" w:sz="8" w:space="0" w:color="000000"/>
              <w:right w:val="single" w:sz="8" w:space="0" w:color="000000"/>
            </w:tcBorders>
            <w:vAlign w:val="center"/>
            <w:hideMark/>
          </w:tcPr>
          <w:p w14:paraId="04BF2350" w14:textId="77777777" w:rsidR="00AE6055" w:rsidRPr="00770C77" w:rsidRDefault="00AE6055" w:rsidP="00F3379C">
            <w:pPr>
              <w:pStyle w:val="BodyText"/>
              <w:spacing w:line="276" w:lineRule="auto"/>
              <w:ind w:right="35"/>
              <w:jc w:val="center"/>
              <w:rPr>
                <w:b/>
                <w:lang w:val="id-ID"/>
              </w:rPr>
            </w:pPr>
            <w:proofErr w:type="spellStart"/>
            <w:r w:rsidRPr="00770C77">
              <w:rPr>
                <w:b/>
                <w:lang w:val="id-ID"/>
              </w:rPr>
              <w:t>Progress</w:t>
            </w:r>
            <w:proofErr w:type="spellEnd"/>
          </w:p>
        </w:tc>
        <w:tc>
          <w:tcPr>
            <w:tcW w:w="1781" w:type="pct"/>
            <w:tcBorders>
              <w:top w:val="single" w:sz="8" w:space="0" w:color="000000"/>
              <w:left w:val="single" w:sz="8" w:space="0" w:color="000000"/>
              <w:bottom w:val="single" w:sz="8" w:space="0" w:color="000000"/>
              <w:right w:val="single" w:sz="8" w:space="0" w:color="000000"/>
            </w:tcBorders>
            <w:vAlign w:val="center"/>
            <w:hideMark/>
          </w:tcPr>
          <w:p w14:paraId="33BA6CDC" w14:textId="77777777" w:rsidR="00AE6055" w:rsidRPr="00770C77" w:rsidRDefault="00AE6055" w:rsidP="00F3379C">
            <w:pPr>
              <w:pStyle w:val="BodyText"/>
              <w:spacing w:line="276" w:lineRule="auto"/>
              <w:ind w:right="35"/>
              <w:jc w:val="center"/>
              <w:rPr>
                <w:b/>
                <w:lang w:val="id-ID"/>
              </w:rPr>
            </w:pPr>
            <w:r w:rsidRPr="00770C77">
              <w:rPr>
                <w:b/>
                <w:lang w:val="id-ID"/>
              </w:rPr>
              <w:t>Kendala</w:t>
            </w:r>
          </w:p>
        </w:tc>
      </w:tr>
      <w:tr w:rsidR="00AE6055" w:rsidRPr="00770C77" w14:paraId="231FB61F" w14:textId="77777777" w:rsidTr="007E6D81">
        <w:trPr>
          <w:trHeight w:val="1811"/>
        </w:trPr>
        <w:tc>
          <w:tcPr>
            <w:tcW w:w="1175" w:type="pct"/>
            <w:tcBorders>
              <w:top w:val="single" w:sz="8" w:space="0" w:color="000000"/>
              <w:left w:val="single" w:sz="8" w:space="0" w:color="000000"/>
              <w:bottom w:val="single" w:sz="8" w:space="0" w:color="000000"/>
              <w:right w:val="single" w:sz="8" w:space="0" w:color="000000"/>
            </w:tcBorders>
            <w:vAlign w:val="center"/>
            <w:hideMark/>
          </w:tcPr>
          <w:p w14:paraId="191E1877" w14:textId="77777777" w:rsidR="00AE6055" w:rsidRPr="00770C77" w:rsidRDefault="00AE6055" w:rsidP="00F3379C">
            <w:pPr>
              <w:pStyle w:val="BodyText"/>
              <w:spacing w:line="276" w:lineRule="auto"/>
              <w:ind w:right="35"/>
              <w:jc w:val="center"/>
              <w:rPr>
                <w:lang w:val="id-ID"/>
              </w:rPr>
            </w:pPr>
            <w:r w:rsidRPr="00770C77">
              <w:rPr>
                <w:lang w:val="id-ID"/>
              </w:rPr>
              <w:t>Sidang Proposal PA</w:t>
            </w:r>
          </w:p>
        </w:tc>
        <w:tc>
          <w:tcPr>
            <w:tcW w:w="2044" w:type="pct"/>
            <w:tcBorders>
              <w:top w:val="single" w:sz="8" w:space="0" w:color="000000"/>
              <w:left w:val="single" w:sz="8" w:space="0" w:color="000000"/>
              <w:bottom w:val="single" w:sz="8" w:space="0" w:color="000000"/>
              <w:right w:val="single" w:sz="8" w:space="0" w:color="000000"/>
            </w:tcBorders>
            <w:hideMark/>
          </w:tcPr>
          <w:p w14:paraId="329D4FB1" w14:textId="77777777" w:rsidR="00AE6055" w:rsidRPr="00770C77" w:rsidRDefault="00AE6055" w:rsidP="00F3379C">
            <w:pPr>
              <w:pStyle w:val="BodyText"/>
              <w:spacing w:line="276" w:lineRule="auto"/>
              <w:ind w:right="35"/>
              <w:jc w:val="both"/>
              <w:rPr>
                <w:lang w:val="id-ID"/>
              </w:rPr>
            </w:pPr>
            <w:r w:rsidRPr="00770C77">
              <w:rPr>
                <w:lang w:val="id-ID"/>
              </w:rPr>
              <w:t xml:space="preserve">Mencari literatur yang sesuai dan relevan dengan penelitian, dan menentukan metode yang akan digunakan. Melakukan </w:t>
            </w:r>
            <w:proofErr w:type="spellStart"/>
            <w:r w:rsidRPr="00770C77">
              <w:rPr>
                <w:i/>
                <w:iCs/>
                <w:lang w:val="id-ID"/>
              </w:rPr>
              <w:t>mapping</w:t>
            </w:r>
            <w:proofErr w:type="spellEnd"/>
            <w:r w:rsidRPr="00770C77">
              <w:rPr>
                <w:lang w:val="id-ID"/>
              </w:rPr>
              <w:t xml:space="preserve"> </w:t>
            </w:r>
            <w:proofErr w:type="spellStart"/>
            <w:r w:rsidRPr="00770C77">
              <w:rPr>
                <w:lang w:val="id-ID"/>
              </w:rPr>
              <w:t>dataset</w:t>
            </w:r>
            <w:proofErr w:type="spellEnd"/>
            <w:r w:rsidRPr="00770C77">
              <w:rPr>
                <w:lang w:val="id-ID"/>
              </w:rPr>
              <w:t xml:space="preserve"> yang akan digunakan.</w:t>
            </w:r>
          </w:p>
        </w:tc>
        <w:tc>
          <w:tcPr>
            <w:tcW w:w="1781" w:type="pct"/>
            <w:tcBorders>
              <w:top w:val="single" w:sz="8" w:space="0" w:color="000000"/>
              <w:left w:val="single" w:sz="8" w:space="0" w:color="000000"/>
              <w:bottom w:val="single" w:sz="8" w:space="0" w:color="000000"/>
              <w:right w:val="single" w:sz="8" w:space="0" w:color="000000"/>
            </w:tcBorders>
            <w:hideMark/>
          </w:tcPr>
          <w:p w14:paraId="5807178F" w14:textId="77777777" w:rsidR="00AE6055" w:rsidRPr="00770C77" w:rsidRDefault="00AE6055" w:rsidP="00F3379C">
            <w:pPr>
              <w:pStyle w:val="BodyText"/>
              <w:spacing w:line="276" w:lineRule="auto"/>
              <w:ind w:right="35"/>
              <w:jc w:val="both"/>
              <w:rPr>
                <w:lang w:val="id-ID"/>
              </w:rPr>
            </w:pPr>
            <w:r w:rsidRPr="00770C77">
              <w:rPr>
                <w:lang w:val="id-ID"/>
              </w:rPr>
              <w:t xml:space="preserve">Kesulitan dalam menentukan metode pengembangan yang sesuai, perlu penyesuaian </w:t>
            </w:r>
            <w:proofErr w:type="spellStart"/>
            <w:r w:rsidRPr="00770C77">
              <w:rPr>
                <w:lang w:val="id-ID"/>
              </w:rPr>
              <w:t>dataset</w:t>
            </w:r>
            <w:proofErr w:type="spellEnd"/>
            <w:r w:rsidRPr="00770C77">
              <w:rPr>
                <w:lang w:val="id-ID"/>
              </w:rPr>
              <w:t xml:space="preserve"> </w:t>
            </w:r>
            <w:proofErr w:type="spellStart"/>
            <w:r w:rsidRPr="00770C77">
              <w:rPr>
                <w:lang w:val="id-ID"/>
              </w:rPr>
              <w:t>test</w:t>
            </w:r>
            <w:proofErr w:type="spellEnd"/>
            <w:r w:rsidRPr="00770C77">
              <w:rPr>
                <w:lang w:val="id-ID"/>
              </w:rPr>
              <w:t xml:space="preserve"> </w:t>
            </w:r>
            <w:proofErr w:type="spellStart"/>
            <w:r w:rsidRPr="00770C77">
              <w:rPr>
                <w:lang w:val="id-ID"/>
              </w:rPr>
              <w:t>case</w:t>
            </w:r>
            <w:proofErr w:type="spellEnd"/>
            <w:r w:rsidRPr="00770C77">
              <w:rPr>
                <w:lang w:val="id-ID"/>
              </w:rPr>
              <w:t>.</w:t>
            </w:r>
          </w:p>
        </w:tc>
      </w:tr>
      <w:tr w:rsidR="00AE6055" w:rsidRPr="00770C77" w14:paraId="038D6FE1" w14:textId="77777777" w:rsidTr="007E6D81">
        <w:trPr>
          <w:trHeight w:val="4761"/>
        </w:trPr>
        <w:tc>
          <w:tcPr>
            <w:tcW w:w="1175" w:type="pct"/>
            <w:tcBorders>
              <w:top w:val="single" w:sz="8" w:space="0" w:color="000000"/>
              <w:left w:val="single" w:sz="8" w:space="0" w:color="000000"/>
              <w:bottom w:val="single" w:sz="8" w:space="0" w:color="000000"/>
              <w:right w:val="single" w:sz="8" w:space="0" w:color="000000"/>
            </w:tcBorders>
            <w:vAlign w:val="center"/>
            <w:hideMark/>
          </w:tcPr>
          <w:p w14:paraId="129A8FB1" w14:textId="77777777" w:rsidR="00AE6055" w:rsidRPr="00770C77" w:rsidRDefault="00AE6055" w:rsidP="00F3379C">
            <w:pPr>
              <w:pStyle w:val="BodyText"/>
              <w:spacing w:line="276" w:lineRule="auto"/>
              <w:ind w:right="35"/>
              <w:jc w:val="center"/>
              <w:rPr>
                <w:lang w:val="id-ID"/>
              </w:rPr>
            </w:pPr>
            <w:r w:rsidRPr="00770C77">
              <w:rPr>
                <w:lang w:val="id-ID"/>
              </w:rPr>
              <w:lastRenderedPageBreak/>
              <w:t xml:space="preserve">Sidang </w:t>
            </w:r>
            <w:proofErr w:type="spellStart"/>
            <w:r w:rsidRPr="00770C77">
              <w:rPr>
                <w:lang w:val="id-ID"/>
              </w:rPr>
              <w:t>Progress</w:t>
            </w:r>
            <w:proofErr w:type="spellEnd"/>
            <w:r w:rsidRPr="00770C77">
              <w:rPr>
                <w:lang w:val="id-ID"/>
              </w:rPr>
              <w:t xml:space="preserve"> PA</w:t>
            </w:r>
          </w:p>
        </w:tc>
        <w:tc>
          <w:tcPr>
            <w:tcW w:w="2044" w:type="pct"/>
            <w:tcBorders>
              <w:top w:val="single" w:sz="8" w:space="0" w:color="000000"/>
              <w:left w:val="single" w:sz="8" w:space="0" w:color="000000"/>
              <w:bottom w:val="single" w:sz="8" w:space="0" w:color="000000"/>
              <w:right w:val="single" w:sz="8" w:space="0" w:color="000000"/>
            </w:tcBorders>
            <w:hideMark/>
          </w:tcPr>
          <w:p w14:paraId="4E873744" w14:textId="77777777" w:rsidR="00AE6055" w:rsidRPr="00770C77" w:rsidRDefault="00AE6055" w:rsidP="00F3379C">
            <w:pPr>
              <w:pStyle w:val="BodyText"/>
              <w:spacing w:line="276" w:lineRule="auto"/>
              <w:ind w:right="35"/>
              <w:jc w:val="both"/>
              <w:rPr>
                <w:lang w:val="id-ID"/>
              </w:rPr>
            </w:pPr>
            <w:r w:rsidRPr="00770C77">
              <w:rPr>
                <w:lang w:val="id-ID"/>
              </w:rPr>
              <w:t xml:space="preserve">Berhasil mengembangkan model sistem </w:t>
            </w:r>
            <w:proofErr w:type="spellStart"/>
            <w:r w:rsidRPr="00770C77">
              <w:rPr>
                <w:lang w:val="id-ID"/>
              </w:rPr>
              <w:t>chatbot</w:t>
            </w:r>
            <w:proofErr w:type="spellEnd"/>
            <w:r w:rsidRPr="00770C77">
              <w:rPr>
                <w:lang w:val="id-ID"/>
              </w:rPr>
              <w:t xml:space="preserve"> yang telah dilakukan integrasi  proses </w:t>
            </w:r>
            <w:proofErr w:type="spellStart"/>
            <w:r w:rsidRPr="00770C77">
              <w:rPr>
                <w:i/>
                <w:lang w:val="id-ID"/>
              </w:rPr>
              <w:t>text</w:t>
            </w:r>
            <w:proofErr w:type="spellEnd"/>
            <w:r w:rsidRPr="00770C77">
              <w:rPr>
                <w:i/>
                <w:lang w:val="id-ID"/>
              </w:rPr>
              <w:t xml:space="preserve"> </w:t>
            </w:r>
            <w:proofErr w:type="spellStart"/>
            <w:r w:rsidRPr="00770C77">
              <w:rPr>
                <w:i/>
                <w:lang w:val="id-ID"/>
              </w:rPr>
              <w:t>preprocessing</w:t>
            </w:r>
            <w:proofErr w:type="spellEnd"/>
            <w:r w:rsidRPr="00770C77">
              <w:rPr>
                <w:lang w:val="id-ID"/>
              </w:rPr>
              <w:t xml:space="preserve">, </w:t>
            </w:r>
            <w:proofErr w:type="spellStart"/>
            <w:r w:rsidRPr="00770C77">
              <w:rPr>
                <w:lang w:val="id-ID"/>
              </w:rPr>
              <w:t>vektorisasi</w:t>
            </w:r>
            <w:proofErr w:type="spellEnd"/>
            <w:r w:rsidRPr="00770C77">
              <w:rPr>
                <w:lang w:val="id-ID"/>
              </w:rPr>
              <w:t xml:space="preserve"> menggunakan TF-IDF, dan </w:t>
            </w:r>
            <w:proofErr w:type="spellStart"/>
            <w:r w:rsidRPr="00770C77">
              <w:rPr>
                <w:lang w:val="id-ID"/>
              </w:rPr>
              <w:t>Cosine</w:t>
            </w:r>
            <w:proofErr w:type="spellEnd"/>
            <w:r w:rsidRPr="00770C77">
              <w:rPr>
                <w:lang w:val="id-ID"/>
              </w:rPr>
              <w:t xml:space="preserve"> </w:t>
            </w:r>
            <w:proofErr w:type="spellStart"/>
            <w:r w:rsidRPr="00770C77">
              <w:rPr>
                <w:lang w:val="id-ID"/>
              </w:rPr>
              <w:t>Similarity</w:t>
            </w:r>
            <w:proofErr w:type="spellEnd"/>
            <w:r w:rsidRPr="00770C77">
              <w:rPr>
                <w:lang w:val="id-ID"/>
              </w:rPr>
              <w:t>. Selain itu, penentuan nilai ambang batas (</w:t>
            </w:r>
            <w:proofErr w:type="spellStart"/>
            <w:r w:rsidRPr="00770C77">
              <w:rPr>
                <w:lang w:val="id-ID"/>
              </w:rPr>
              <w:t>threshold</w:t>
            </w:r>
            <w:proofErr w:type="spellEnd"/>
            <w:r w:rsidRPr="00770C77">
              <w:rPr>
                <w:lang w:val="id-ID"/>
              </w:rPr>
              <w:t xml:space="preserve">) yang optimal juga telah berhasil dilakukan setelah serangkaian uji coba. Oleh karena itu, sistem </w:t>
            </w:r>
            <w:proofErr w:type="spellStart"/>
            <w:r w:rsidRPr="00770C77">
              <w:rPr>
                <w:lang w:val="id-ID"/>
              </w:rPr>
              <w:t>chatbot</w:t>
            </w:r>
            <w:proofErr w:type="spellEnd"/>
            <w:r w:rsidRPr="00770C77">
              <w:rPr>
                <w:lang w:val="id-ID"/>
              </w:rPr>
              <w:t xml:space="preserve"> ini kini mampu menerima pertanyaan dari pengguna dan menyajikan respons yang relevan.</w:t>
            </w:r>
          </w:p>
        </w:tc>
        <w:tc>
          <w:tcPr>
            <w:tcW w:w="1781" w:type="pct"/>
            <w:tcBorders>
              <w:top w:val="single" w:sz="8" w:space="0" w:color="000000"/>
              <w:left w:val="single" w:sz="8" w:space="0" w:color="000000"/>
              <w:bottom w:val="single" w:sz="8" w:space="0" w:color="000000"/>
              <w:right w:val="single" w:sz="8" w:space="0" w:color="000000"/>
            </w:tcBorders>
          </w:tcPr>
          <w:p w14:paraId="34600DDC" w14:textId="1CEE6DC9" w:rsidR="00AE6055" w:rsidRPr="00770C77" w:rsidRDefault="00AE6055" w:rsidP="00F3379C">
            <w:pPr>
              <w:pStyle w:val="BodyText"/>
              <w:spacing w:line="276" w:lineRule="auto"/>
              <w:ind w:right="35"/>
              <w:jc w:val="both"/>
              <w:rPr>
                <w:lang w:val="id-ID"/>
              </w:rPr>
            </w:pPr>
            <w:r w:rsidRPr="00770C77">
              <w:rPr>
                <w:lang w:val="id-ID"/>
              </w:rPr>
              <w:t xml:space="preserve">Karena daftar </w:t>
            </w:r>
            <w:proofErr w:type="spellStart"/>
            <w:r w:rsidRPr="00770C77">
              <w:rPr>
                <w:lang w:val="id-ID"/>
              </w:rPr>
              <w:t>stopword</w:t>
            </w:r>
            <w:proofErr w:type="spellEnd"/>
            <w:r w:rsidRPr="00770C77">
              <w:rPr>
                <w:lang w:val="id-ID"/>
              </w:rPr>
              <w:t xml:space="preserve"> yang digunakan pada  </w:t>
            </w:r>
            <w:proofErr w:type="spellStart"/>
            <w:r w:rsidRPr="00770C77">
              <w:rPr>
                <w:i/>
                <w:lang w:val="id-ID"/>
              </w:rPr>
              <w:t>text</w:t>
            </w:r>
            <w:proofErr w:type="spellEnd"/>
            <w:r w:rsidRPr="00770C77">
              <w:rPr>
                <w:i/>
                <w:lang w:val="id-ID"/>
              </w:rPr>
              <w:t xml:space="preserve"> </w:t>
            </w:r>
            <w:proofErr w:type="spellStart"/>
            <w:r w:rsidRPr="00770C77">
              <w:rPr>
                <w:i/>
                <w:lang w:val="id-ID"/>
              </w:rPr>
              <w:t>preprocessing</w:t>
            </w:r>
            <w:proofErr w:type="spellEnd"/>
            <w:r w:rsidRPr="00770C77">
              <w:rPr>
                <w:lang w:val="id-ID"/>
              </w:rPr>
              <w:t xml:space="preserve"> berasal dari </w:t>
            </w:r>
            <w:proofErr w:type="spellStart"/>
            <w:r w:rsidRPr="00770C77">
              <w:rPr>
                <w:lang w:val="id-ID"/>
              </w:rPr>
              <w:t>library</w:t>
            </w:r>
            <w:proofErr w:type="spellEnd"/>
            <w:r w:rsidRPr="00770C77">
              <w:rPr>
                <w:lang w:val="id-ID"/>
              </w:rPr>
              <w:t xml:space="preserve"> NLTK yang cukup komplet. Ini menyebabkan hasil </w:t>
            </w:r>
            <w:proofErr w:type="spellStart"/>
            <w:r w:rsidRPr="00770C77">
              <w:rPr>
                <w:lang w:val="id-ID"/>
              </w:rPr>
              <w:t>prapemrosesan</w:t>
            </w:r>
            <w:proofErr w:type="spellEnd"/>
            <w:r w:rsidRPr="00770C77">
              <w:rPr>
                <w:lang w:val="id-ID"/>
              </w:rPr>
              <w:t xml:space="preserve"> teks </w:t>
            </w:r>
            <w:r w:rsidR="0057541B">
              <w:rPr>
                <w:lang w:val="id-ID"/>
              </w:rPr>
              <w:t>kurang valid</w:t>
            </w:r>
            <w:r w:rsidRPr="00770C77">
              <w:rPr>
                <w:lang w:val="id-ID"/>
              </w:rPr>
              <w:t xml:space="preserve">, lantaran banyak kosakata terhapus dalam penyaringan. Kondisi ini membuat proses pencarian jawaban memakai </w:t>
            </w:r>
            <w:proofErr w:type="spellStart"/>
            <w:r w:rsidRPr="00770C77">
              <w:rPr>
                <w:lang w:val="id-ID"/>
              </w:rPr>
              <w:t>Cosine</w:t>
            </w:r>
            <w:proofErr w:type="spellEnd"/>
            <w:r w:rsidRPr="00770C77">
              <w:rPr>
                <w:lang w:val="id-ID"/>
              </w:rPr>
              <w:t xml:space="preserve"> </w:t>
            </w:r>
            <w:proofErr w:type="spellStart"/>
            <w:r w:rsidRPr="00770C77">
              <w:rPr>
                <w:lang w:val="id-ID"/>
              </w:rPr>
              <w:t>Similarity</w:t>
            </w:r>
            <w:proofErr w:type="spellEnd"/>
            <w:r w:rsidRPr="00770C77">
              <w:rPr>
                <w:lang w:val="id-ID"/>
              </w:rPr>
              <w:t xml:space="preserve"> menjadi kurang optimal, sehingga </w:t>
            </w:r>
            <w:proofErr w:type="spellStart"/>
            <w:r w:rsidRPr="00770C77">
              <w:rPr>
                <w:lang w:val="id-ID"/>
              </w:rPr>
              <w:t>respon</w:t>
            </w:r>
            <w:proofErr w:type="spellEnd"/>
            <w:r w:rsidRPr="00770C77">
              <w:rPr>
                <w:lang w:val="id-ID"/>
              </w:rPr>
              <w:t xml:space="preserve"> yang diberikan oleh </w:t>
            </w:r>
            <w:proofErr w:type="spellStart"/>
            <w:r w:rsidRPr="00770C77">
              <w:rPr>
                <w:lang w:val="id-ID"/>
              </w:rPr>
              <w:t>chatbot</w:t>
            </w:r>
            <w:proofErr w:type="spellEnd"/>
            <w:r w:rsidRPr="00770C77">
              <w:rPr>
                <w:lang w:val="id-ID"/>
              </w:rPr>
              <w:t xml:space="preserve"> terkadang kurang sesuai dengan yang diharapkan.</w:t>
            </w:r>
          </w:p>
          <w:p w14:paraId="640088D0" w14:textId="77777777" w:rsidR="00AE6055" w:rsidRPr="00770C77" w:rsidRDefault="00AE6055" w:rsidP="00F3379C">
            <w:pPr>
              <w:pStyle w:val="BodyText"/>
              <w:spacing w:line="276" w:lineRule="auto"/>
              <w:ind w:right="35"/>
              <w:jc w:val="both"/>
              <w:rPr>
                <w:lang w:val="id-ID"/>
              </w:rPr>
            </w:pPr>
          </w:p>
        </w:tc>
      </w:tr>
    </w:tbl>
    <w:p w14:paraId="6409B5D2" w14:textId="77777777" w:rsidR="00AE6055" w:rsidRPr="00770C77" w:rsidRDefault="00AE6055" w:rsidP="00AE6055">
      <w:pPr>
        <w:pStyle w:val="BodyText"/>
        <w:spacing w:line="276" w:lineRule="auto"/>
        <w:ind w:right="35"/>
        <w:jc w:val="both"/>
        <w:rPr>
          <w:lang w:val="id-ID"/>
        </w:rPr>
        <w:sectPr w:rsidR="00AE6055" w:rsidRPr="00770C77" w:rsidSect="00E202AD">
          <w:pgSz w:w="8400" w:h="11900"/>
          <w:pgMar w:top="851" w:right="851" w:bottom="851" w:left="1418" w:header="0" w:footer="714" w:gutter="0"/>
          <w:cols w:space="720"/>
        </w:sectPr>
      </w:pPr>
    </w:p>
    <w:p w14:paraId="63912423" w14:textId="3C9372B6" w:rsidR="00AE6055" w:rsidRPr="00770C77" w:rsidRDefault="00AE6055" w:rsidP="00F3379C">
      <w:pPr>
        <w:pStyle w:val="BodyText"/>
        <w:spacing w:line="276" w:lineRule="auto"/>
        <w:ind w:right="35"/>
        <w:rPr>
          <w:bCs/>
          <w:lang w:val="en-ID"/>
        </w:rPr>
      </w:pPr>
    </w:p>
    <w:p w14:paraId="52242D4D" w14:textId="77777777" w:rsidR="00AE6055" w:rsidRPr="00770C77" w:rsidRDefault="00AE6055" w:rsidP="00AE6055">
      <w:pPr>
        <w:pStyle w:val="BodyText"/>
        <w:spacing w:line="276" w:lineRule="auto"/>
        <w:ind w:right="35"/>
        <w:jc w:val="both"/>
        <w:rPr>
          <w:b/>
          <w:lang w:val="id-ID"/>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604"/>
        <w:gridCol w:w="2330"/>
        <w:gridCol w:w="2177"/>
      </w:tblGrid>
      <w:tr w:rsidR="00AE6055" w:rsidRPr="00770C77" w14:paraId="28D23A52" w14:textId="77777777" w:rsidTr="00F3379C">
        <w:trPr>
          <w:trHeight w:val="431"/>
        </w:trPr>
        <w:tc>
          <w:tcPr>
            <w:tcW w:w="1313" w:type="pct"/>
            <w:tcBorders>
              <w:top w:val="single" w:sz="8" w:space="0" w:color="000000"/>
              <w:left w:val="single" w:sz="8" w:space="0" w:color="000000"/>
              <w:bottom w:val="single" w:sz="8" w:space="0" w:color="000000"/>
              <w:right w:val="single" w:sz="8" w:space="0" w:color="000000"/>
            </w:tcBorders>
            <w:hideMark/>
          </w:tcPr>
          <w:p w14:paraId="50EAD3F7" w14:textId="77777777" w:rsidR="00AE6055" w:rsidRPr="00770C77" w:rsidRDefault="00AE6055" w:rsidP="00F3379C">
            <w:pPr>
              <w:pStyle w:val="BodyText"/>
              <w:spacing w:line="276" w:lineRule="auto"/>
              <w:ind w:right="35"/>
              <w:jc w:val="center"/>
              <w:rPr>
                <w:b/>
                <w:lang w:val="id-ID"/>
              </w:rPr>
            </w:pPr>
            <w:r w:rsidRPr="00770C77">
              <w:rPr>
                <w:b/>
                <w:lang w:val="id-ID"/>
              </w:rPr>
              <w:t>Jenis Sidang</w:t>
            </w:r>
          </w:p>
        </w:tc>
        <w:tc>
          <w:tcPr>
            <w:tcW w:w="1906" w:type="pct"/>
            <w:tcBorders>
              <w:top w:val="single" w:sz="8" w:space="0" w:color="000000"/>
              <w:left w:val="single" w:sz="8" w:space="0" w:color="000000"/>
              <w:bottom w:val="single" w:sz="8" w:space="0" w:color="000000"/>
              <w:right w:val="single" w:sz="8" w:space="0" w:color="000000"/>
            </w:tcBorders>
            <w:hideMark/>
          </w:tcPr>
          <w:p w14:paraId="5BD28145" w14:textId="77777777" w:rsidR="00AE6055" w:rsidRPr="00770C77" w:rsidRDefault="00AE6055" w:rsidP="00F3379C">
            <w:pPr>
              <w:pStyle w:val="BodyText"/>
              <w:spacing w:line="276" w:lineRule="auto"/>
              <w:ind w:right="35"/>
              <w:jc w:val="center"/>
              <w:rPr>
                <w:b/>
                <w:lang w:val="id-ID"/>
              </w:rPr>
            </w:pPr>
            <w:proofErr w:type="spellStart"/>
            <w:r w:rsidRPr="00770C77">
              <w:rPr>
                <w:b/>
                <w:lang w:val="id-ID"/>
              </w:rPr>
              <w:t>Progress</w:t>
            </w:r>
            <w:proofErr w:type="spellEnd"/>
          </w:p>
        </w:tc>
        <w:tc>
          <w:tcPr>
            <w:tcW w:w="1782" w:type="pct"/>
            <w:tcBorders>
              <w:top w:val="single" w:sz="8" w:space="0" w:color="000000"/>
              <w:left w:val="single" w:sz="8" w:space="0" w:color="000000"/>
              <w:bottom w:val="single" w:sz="8" w:space="0" w:color="000000"/>
              <w:right w:val="single" w:sz="8" w:space="0" w:color="000000"/>
            </w:tcBorders>
            <w:hideMark/>
          </w:tcPr>
          <w:p w14:paraId="35B62C67" w14:textId="77777777" w:rsidR="00AE6055" w:rsidRPr="00770C77" w:rsidRDefault="00AE6055" w:rsidP="00F3379C">
            <w:pPr>
              <w:pStyle w:val="BodyText"/>
              <w:spacing w:line="276" w:lineRule="auto"/>
              <w:ind w:right="35"/>
              <w:jc w:val="center"/>
              <w:rPr>
                <w:b/>
                <w:lang w:val="id-ID"/>
              </w:rPr>
            </w:pPr>
            <w:r w:rsidRPr="00770C77">
              <w:rPr>
                <w:b/>
                <w:lang w:val="id-ID"/>
              </w:rPr>
              <w:t>Kendala</w:t>
            </w:r>
          </w:p>
        </w:tc>
      </w:tr>
      <w:tr w:rsidR="00AE6055" w:rsidRPr="00770C77" w14:paraId="3F6193B5" w14:textId="77777777" w:rsidTr="00F3379C">
        <w:trPr>
          <w:trHeight w:val="4800"/>
        </w:trPr>
        <w:tc>
          <w:tcPr>
            <w:tcW w:w="1313" w:type="pct"/>
            <w:tcBorders>
              <w:top w:val="single" w:sz="8" w:space="0" w:color="000000"/>
              <w:left w:val="single" w:sz="8" w:space="0" w:color="000000"/>
              <w:bottom w:val="single" w:sz="8" w:space="0" w:color="000000"/>
              <w:right w:val="single" w:sz="8" w:space="0" w:color="000000"/>
            </w:tcBorders>
            <w:hideMark/>
          </w:tcPr>
          <w:p w14:paraId="24141988" w14:textId="77777777" w:rsidR="00AE6055" w:rsidRPr="00770C77" w:rsidRDefault="00AE6055" w:rsidP="00755FCB">
            <w:pPr>
              <w:pStyle w:val="BodyText"/>
              <w:spacing w:line="276" w:lineRule="auto"/>
              <w:ind w:right="35"/>
              <w:jc w:val="both"/>
              <w:rPr>
                <w:lang w:val="id-ID"/>
              </w:rPr>
            </w:pPr>
            <w:r w:rsidRPr="00770C77">
              <w:rPr>
                <w:lang w:val="id-ID"/>
              </w:rPr>
              <w:t>Sidang Evaluasi 1 PA</w:t>
            </w:r>
          </w:p>
        </w:tc>
        <w:tc>
          <w:tcPr>
            <w:tcW w:w="1906" w:type="pct"/>
            <w:tcBorders>
              <w:top w:val="single" w:sz="8" w:space="0" w:color="000000"/>
              <w:left w:val="single" w:sz="8" w:space="0" w:color="000000"/>
              <w:bottom w:val="single" w:sz="8" w:space="0" w:color="000000"/>
              <w:right w:val="single" w:sz="8" w:space="0" w:color="000000"/>
            </w:tcBorders>
            <w:hideMark/>
          </w:tcPr>
          <w:p w14:paraId="322443A9" w14:textId="77777777" w:rsidR="00AE6055" w:rsidRPr="00770C77" w:rsidRDefault="00AE6055" w:rsidP="00755FCB">
            <w:pPr>
              <w:pStyle w:val="BodyText"/>
              <w:spacing w:line="276" w:lineRule="auto"/>
              <w:ind w:right="35"/>
              <w:jc w:val="both"/>
              <w:rPr>
                <w:lang w:val="id-ID"/>
              </w:rPr>
            </w:pPr>
            <w:r w:rsidRPr="00770C77">
              <w:rPr>
                <w:lang w:val="id-ID"/>
              </w:rPr>
              <w:t>Telah</w:t>
            </w:r>
            <w:r w:rsidRPr="00770C77">
              <w:rPr>
                <w:lang w:val="id-ID"/>
              </w:rPr>
              <w:tab/>
              <w:t xml:space="preserve">melakukan penyesuaian terhadap daftar kalimat </w:t>
            </w:r>
            <w:proofErr w:type="spellStart"/>
            <w:r w:rsidRPr="00770C77">
              <w:rPr>
                <w:i/>
                <w:lang w:val="id-ID"/>
              </w:rPr>
              <w:t>stopword</w:t>
            </w:r>
            <w:proofErr w:type="spellEnd"/>
            <w:r w:rsidRPr="00770C77">
              <w:rPr>
                <w:i/>
                <w:lang w:val="id-ID"/>
              </w:rPr>
              <w:t xml:space="preserve"> </w:t>
            </w:r>
            <w:r w:rsidRPr="00770C77">
              <w:rPr>
                <w:lang w:val="id-ID"/>
              </w:rPr>
              <w:t xml:space="preserve">agar hasil akhir dari </w:t>
            </w:r>
            <w:proofErr w:type="spellStart"/>
            <w:r w:rsidRPr="00770C77">
              <w:rPr>
                <w:i/>
                <w:lang w:val="id-ID"/>
              </w:rPr>
              <w:t>text</w:t>
            </w:r>
            <w:proofErr w:type="spellEnd"/>
            <w:r w:rsidRPr="00770C77">
              <w:rPr>
                <w:i/>
                <w:lang w:val="id-ID"/>
              </w:rPr>
              <w:t xml:space="preserve"> </w:t>
            </w:r>
            <w:proofErr w:type="spellStart"/>
            <w:r w:rsidRPr="00770C77">
              <w:rPr>
                <w:i/>
                <w:lang w:val="id-ID"/>
              </w:rPr>
              <w:t>preprocessing</w:t>
            </w:r>
            <w:proofErr w:type="spellEnd"/>
            <w:r w:rsidRPr="00770C77">
              <w:rPr>
                <w:i/>
                <w:lang w:val="id-ID"/>
              </w:rPr>
              <w:t xml:space="preserve"> </w:t>
            </w:r>
            <w:r w:rsidRPr="00770C77">
              <w:rPr>
                <w:lang w:val="id-ID"/>
              </w:rPr>
              <w:t xml:space="preserve">menjadi lebih kompleks. Dengan demikian, pada proses pencarian jawaban dengan </w:t>
            </w:r>
            <w:proofErr w:type="spellStart"/>
            <w:r w:rsidRPr="00770C77">
              <w:rPr>
                <w:i/>
                <w:lang w:val="id-ID"/>
              </w:rPr>
              <w:t>Cosine</w:t>
            </w:r>
            <w:proofErr w:type="spellEnd"/>
            <w:r w:rsidRPr="00770C77">
              <w:rPr>
                <w:i/>
                <w:lang w:val="id-ID"/>
              </w:rPr>
              <w:t xml:space="preserve"> </w:t>
            </w:r>
            <w:proofErr w:type="spellStart"/>
            <w:r w:rsidRPr="00770C77">
              <w:rPr>
                <w:i/>
                <w:lang w:val="id-ID"/>
              </w:rPr>
              <w:t>Similarity</w:t>
            </w:r>
            <w:proofErr w:type="spellEnd"/>
            <w:r w:rsidRPr="00770C77">
              <w:rPr>
                <w:lang w:val="id-ID"/>
              </w:rPr>
              <w:t xml:space="preserve">, sistem dapat melakukannya dengan lebih optimal.  Selain itu, berhasil mengembangkan antar muka </w:t>
            </w:r>
            <w:proofErr w:type="spellStart"/>
            <w:r w:rsidRPr="00770C77">
              <w:rPr>
                <w:lang w:val="id-ID"/>
              </w:rPr>
              <w:t>chatbot</w:t>
            </w:r>
            <w:proofErr w:type="spellEnd"/>
            <w:r w:rsidRPr="00770C77">
              <w:rPr>
                <w:lang w:val="id-ID"/>
              </w:rPr>
              <w:t xml:space="preserve"> dan mengintegrasikan dengan model yang telah dibuat.</w:t>
            </w:r>
          </w:p>
        </w:tc>
        <w:tc>
          <w:tcPr>
            <w:tcW w:w="1782" w:type="pct"/>
            <w:tcBorders>
              <w:top w:val="single" w:sz="8" w:space="0" w:color="000000"/>
              <w:left w:val="single" w:sz="8" w:space="0" w:color="000000"/>
              <w:bottom w:val="single" w:sz="8" w:space="0" w:color="000000"/>
              <w:right w:val="single" w:sz="8" w:space="0" w:color="000000"/>
            </w:tcBorders>
            <w:hideMark/>
          </w:tcPr>
          <w:p w14:paraId="34446849" w14:textId="5C71F311" w:rsidR="00AE6055" w:rsidRPr="00770C77" w:rsidRDefault="00AE6055" w:rsidP="00755FCB">
            <w:pPr>
              <w:pStyle w:val="BodyText"/>
              <w:spacing w:line="276" w:lineRule="auto"/>
              <w:ind w:right="35"/>
              <w:jc w:val="both"/>
              <w:rPr>
                <w:lang w:val="id-ID"/>
              </w:rPr>
            </w:pPr>
            <w:proofErr w:type="spellStart"/>
            <w:r w:rsidRPr="00770C77">
              <w:rPr>
                <w:lang w:val="id-ID"/>
              </w:rPr>
              <w:t>Chatbot</w:t>
            </w:r>
            <w:proofErr w:type="spellEnd"/>
            <w:r w:rsidRPr="00770C77">
              <w:rPr>
                <w:lang w:val="id-ID"/>
              </w:rPr>
              <w:t xml:space="preserve"> masih belum dapat merespons dengan tepat apabila pertanyaan pengguna menggunakan kata sinonim dari pertanyaan</w:t>
            </w:r>
            <w:r w:rsidRPr="00770C77">
              <w:rPr>
                <w:lang w:val="id-ID"/>
              </w:rPr>
              <w:tab/>
              <w:t xml:space="preserve">yang tersimpan di </w:t>
            </w:r>
            <w:proofErr w:type="spellStart"/>
            <w:r w:rsidRPr="00770C77">
              <w:rPr>
                <w:lang w:val="id-ID"/>
              </w:rPr>
              <w:t>dataset</w:t>
            </w:r>
            <w:proofErr w:type="spellEnd"/>
            <w:r w:rsidRPr="00770C77">
              <w:rPr>
                <w:lang w:val="id-ID"/>
              </w:rPr>
              <w:t xml:space="preserve">. Hal ini membuat interaksi antara </w:t>
            </w:r>
            <w:proofErr w:type="spellStart"/>
            <w:r w:rsidRPr="00770C77">
              <w:rPr>
                <w:lang w:val="id-ID"/>
              </w:rPr>
              <w:t>chatbot</w:t>
            </w:r>
            <w:proofErr w:type="spellEnd"/>
            <w:r w:rsidRPr="00770C77">
              <w:rPr>
                <w:lang w:val="id-ID"/>
              </w:rPr>
              <w:t xml:space="preserve"> dan pengguna masih terasa kurang alami dan banyak pertanyaan yang tidak dapat dijawab terutama yang menggunakan istilah atau sinonim.</w:t>
            </w:r>
            <w:r w:rsidR="0057541B">
              <w:rPr>
                <w:lang w:val="id-ID"/>
              </w:rPr>
              <w:t xml:space="preserve"> Tampilan jawaban </w:t>
            </w:r>
            <w:proofErr w:type="spellStart"/>
            <w:r w:rsidR="0057541B">
              <w:rPr>
                <w:lang w:val="id-ID"/>
              </w:rPr>
              <w:t>chatbot</w:t>
            </w:r>
            <w:proofErr w:type="spellEnd"/>
            <w:r w:rsidR="0057541B">
              <w:rPr>
                <w:lang w:val="id-ID"/>
              </w:rPr>
              <w:t xml:space="preserve"> berantakan karena tidak ada </w:t>
            </w:r>
            <w:proofErr w:type="spellStart"/>
            <w:r w:rsidR="0057541B">
              <w:rPr>
                <w:lang w:val="id-ID"/>
              </w:rPr>
              <w:t>styling</w:t>
            </w:r>
            <w:proofErr w:type="spellEnd"/>
            <w:r w:rsidR="0057541B">
              <w:rPr>
                <w:lang w:val="id-ID"/>
              </w:rPr>
              <w:t>.</w:t>
            </w:r>
          </w:p>
        </w:tc>
      </w:tr>
    </w:tbl>
    <w:p w14:paraId="1D6C62C5" w14:textId="77777777" w:rsidR="00AE6055" w:rsidRPr="00770C77" w:rsidRDefault="00AE6055" w:rsidP="00AE6055">
      <w:pPr>
        <w:pStyle w:val="BodyText"/>
        <w:spacing w:line="276" w:lineRule="auto"/>
        <w:ind w:right="35"/>
        <w:jc w:val="both"/>
        <w:rPr>
          <w:lang w:val="id-ID"/>
        </w:rPr>
      </w:pPr>
    </w:p>
    <w:p w14:paraId="6215D523" w14:textId="77777777" w:rsidR="00AE6055" w:rsidRPr="00770C77" w:rsidRDefault="00AE6055" w:rsidP="00AE6055">
      <w:pPr>
        <w:pStyle w:val="BodyText"/>
        <w:spacing w:line="276" w:lineRule="auto"/>
        <w:ind w:right="35"/>
        <w:jc w:val="both"/>
        <w:rPr>
          <w:lang w:val="id-ID"/>
        </w:rPr>
      </w:pPr>
    </w:p>
    <w:p w14:paraId="7A9E9B0B" w14:textId="77777777" w:rsidR="00AE6055" w:rsidRPr="00770C77" w:rsidRDefault="00AE6055" w:rsidP="00AE6055">
      <w:pPr>
        <w:pStyle w:val="BodyText"/>
        <w:spacing w:line="276" w:lineRule="auto"/>
        <w:ind w:right="35"/>
        <w:jc w:val="both"/>
        <w:rPr>
          <w:lang w:val="id-ID"/>
        </w:rPr>
      </w:pPr>
    </w:p>
    <w:p w14:paraId="31AEF473" w14:textId="77777777" w:rsidR="00AE6055" w:rsidRPr="00770C77" w:rsidRDefault="00AE6055" w:rsidP="00AE6055">
      <w:pPr>
        <w:pStyle w:val="BodyText"/>
        <w:spacing w:line="276" w:lineRule="auto"/>
        <w:ind w:right="35"/>
        <w:jc w:val="both"/>
        <w:rPr>
          <w:lang w:val="id-ID"/>
        </w:rPr>
      </w:pPr>
    </w:p>
    <w:p w14:paraId="1FE4B892" w14:textId="77777777" w:rsidR="00AE6055" w:rsidRPr="00770C77" w:rsidRDefault="00AE6055" w:rsidP="00AE6055">
      <w:pPr>
        <w:pStyle w:val="BodyText"/>
        <w:spacing w:line="276" w:lineRule="auto"/>
        <w:ind w:right="35"/>
        <w:jc w:val="both"/>
        <w:rPr>
          <w:lang w:val="id-ID"/>
        </w:rPr>
      </w:pPr>
    </w:p>
    <w:p w14:paraId="248975E2" w14:textId="77777777" w:rsidR="00AE6055" w:rsidRPr="00770C77" w:rsidRDefault="00AE6055" w:rsidP="00AE6055">
      <w:pPr>
        <w:pStyle w:val="BodyText"/>
        <w:spacing w:line="276" w:lineRule="auto"/>
        <w:ind w:right="35"/>
        <w:jc w:val="both"/>
        <w:rPr>
          <w:lang w:val="id-ID"/>
        </w:rPr>
      </w:pPr>
    </w:p>
    <w:p w14:paraId="487C2576" w14:textId="77777777" w:rsidR="00AE6055" w:rsidRPr="00770C77" w:rsidRDefault="00AE6055" w:rsidP="00AE6055">
      <w:pPr>
        <w:pStyle w:val="BodyText"/>
        <w:spacing w:line="276" w:lineRule="auto"/>
        <w:ind w:right="35"/>
        <w:jc w:val="both"/>
        <w:rPr>
          <w:lang w:val="id-ID"/>
        </w:rPr>
      </w:pPr>
    </w:p>
    <w:p w14:paraId="5DB5E8D9" w14:textId="77777777" w:rsidR="00AE6055" w:rsidRPr="00770C77" w:rsidRDefault="00AE6055" w:rsidP="00AE6055">
      <w:pPr>
        <w:pStyle w:val="BodyText"/>
        <w:spacing w:line="276" w:lineRule="auto"/>
        <w:ind w:right="35"/>
        <w:jc w:val="both"/>
        <w:rPr>
          <w:lang w:val="id-ID"/>
        </w:rPr>
      </w:pPr>
    </w:p>
    <w:p w14:paraId="26B2A387" w14:textId="77777777" w:rsidR="00AE6055" w:rsidRPr="00770C77" w:rsidRDefault="00AE6055" w:rsidP="00AE6055">
      <w:pPr>
        <w:pStyle w:val="BodyText"/>
        <w:spacing w:line="276" w:lineRule="auto"/>
        <w:ind w:right="35"/>
        <w:jc w:val="both"/>
        <w:rPr>
          <w:lang w:val="id-ID"/>
        </w:rPr>
      </w:pPr>
    </w:p>
    <w:p w14:paraId="2E382B97" w14:textId="77777777" w:rsidR="00AE6055" w:rsidRPr="00770C77" w:rsidRDefault="00AE6055" w:rsidP="00AE6055">
      <w:pPr>
        <w:pStyle w:val="BodyText"/>
        <w:spacing w:line="276" w:lineRule="auto"/>
        <w:ind w:right="35"/>
        <w:jc w:val="both"/>
        <w:rPr>
          <w:lang w:val="id-ID"/>
        </w:rPr>
      </w:pPr>
    </w:p>
    <w:p w14:paraId="3BED0683" w14:textId="77777777" w:rsidR="00AE6055" w:rsidRPr="00770C77" w:rsidRDefault="00AE6055" w:rsidP="00AE6055">
      <w:pPr>
        <w:pStyle w:val="BodyText"/>
        <w:spacing w:line="276" w:lineRule="auto"/>
        <w:ind w:right="35"/>
        <w:jc w:val="both"/>
        <w:rPr>
          <w:lang w:val="id-ID"/>
        </w:rPr>
      </w:pPr>
    </w:p>
    <w:p w14:paraId="0F1FB472" w14:textId="77777777" w:rsidR="00AE6055" w:rsidRPr="00770C77" w:rsidRDefault="00AE6055" w:rsidP="00AE6055">
      <w:pPr>
        <w:pStyle w:val="BodyText"/>
        <w:spacing w:line="276" w:lineRule="auto"/>
        <w:ind w:right="35"/>
        <w:jc w:val="both"/>
        <w:rPr>
          <w:lang w:val="id-ID"/>
        </w:rPr>
      </w:pPr>
    </w:p>
    <w:p w14:paraId="4E5A3F9F" w14:textId="77777777" w:rsidR="00AE6055" w:rsidRPr="00770C77" w:rsidRDefault="00AE6055" w:rsidP="00AE6055">
      <w:pPr>
        <w:pStyle w:val="BodyText"/>
        <w:spacing w:line="276" w:lineRule="auto"/>
        <w:ind w:right="35"/>
        <w:jc w:val="both"/>
        <w:rPr>
          <w:lang w:val="id-ID"/>
        </w:rPr>
      </w:pPr>
    </w:p>
    <w:p w14:paraId="7747982A" w14:textId="77777777" w:rsidR="00AE6055" w:rsidRPr="00770C77" w:rsidRDefault="00AE6055" w:rsidP="00AE6055">
      <w:pPr>
        <w:pStyle w:val="BodyText"/>
        <w:spacing w:line="276" w:lineRule="auto"/>
        <w:ind w:right="35"/>
        <w:jc w:val="both"/>
        <w:rPr>
          <w:lang w:val="id-ID"/>
        </w:rPr>
      </w:pPr>
    </w:p>
    <w:p w14:paraId="10A5888F" w14:textId="77777777" w:rsidR="00AE6055" w:rsidRPr="00770C77" w:rsidRDefault="00AE6055" w:rsidP="00AE6055">
      <w:pPr>
        <w:pStyle w:val="BodyText"/>
        <w:spacing w:line="276" w:lineRule="auto"/>
        <w:ind w:right="35"/>
        <w:jc w:val="both"/>
        <w:rPr>
          <w:lang w:val="id-ID"/>
        </w:rPr>
      </w:pPr>
    </w:p>
    <w:p w14:paraId="39748ED2" w14:textId="77777777" w:rsidR="00AE6055" w:rsidRPr="00770C77" w:rsidRDefault="00AE6055" w:rsidP="00AE6055">
      <w:pPr>
        <w:pStyle w:val="BodyText"/>
        <w:spacing w:line="276" w:lineRule="auto"/>
        <w:ind w:right="35"/>
        <w:jc w:val="both"/>
        <w:rPr>
          <w:lang w:val="id-ID"/>
        </w:rPr>
      </w:pPr>
    </w:p>
    <w:p w14:paraId="4797E2F5" w14:textId="77777777" w:rsidR="00AE6055" w:rsidRPr="00770C77" w:rsidRDefault="00AE6055" w:rsidP="00AE6055">
      <w:pPr>
        <w:pStyle w:val="BodyText"/>
        <w:spacing w:line="276" w:lineRule="auto"/>
        <w:ind w:right="35"/>
        <w:jc w:val="both"/>
        <w:rPr>
          <w:lang w:val="id-ID"/>
        </w:rPr>
      </w:pPr>
    </w:p>
    <w:p w14:paraId="28EAB496" w14:textId="77777777" w:rsidR="00AE6055" w:rsidRPr="00770C77" w:rsidRDefault="00AE6055" w:rsidP="00AE6055">
      <w:pPr>
        <w:pStyle w:val="BodyText"/>
        <w:spacing w:line="276" w:lineRule="auto"/>
        <w:ind w:right="35"/>
        <w:jc w:val="both"/>
        <w:rPr>
          <w:lang w:val="id-ID"/>
        </w:rPr>
      </w:pPr>
    </w:p>
    <w:p w14:paraId="4F1EA154" w14:textId="77777777" w:rsidR="00AE6055" w:rsidRPr="00770C77" w:rsidRDefault="00AE6055" w:rsidP="00AE6055">
      <w:pPr>
        <w:pStyle w:val="BodyText"/>
        <w:spacing w:line="276" w:lineRule="auto"/>
        <w:ind w:right="35"/>
        <w:jc w:val="both"/>
        <w:rPr>
          <w:lang w:val="id-ID"/>
        </w:rPr>
      </w:pPr>
    </w:p>
    <w:p w14:paraId="651FEE40" w14:textId="77777777" w:rsidR="00AE6055" w:rsidRDefault="00AE6055" w:rsidP="00AE6055">
      <w:pPr>
        <w:pStyle w:val="BodyText"/>
        <w:spacing w:line="276" w:lineRule="auto"/>
        <w:ind w:right="35"/>
        <w:jc w:val="both"/>
        <w:rPr>
          <w:lang w:val="id-ID"/>
        </w:rPr>
      </w:pPr>
    </w:p>
    <w:p w14:paraId="1CAAC8F5" w14:textId="77777777" w:rsidR="00F3379C" w:rsidRPr="00770C77" w:rsidRDefault="00F3379C" w:rsidP="00AE6055">
      <w:pPr>
        <w:pStyle w:val="BodyText"/>
        <w:spacing w:line="276" w:lineRule="auto"/>
        <w:ind w:right="35"/>
        <w:jc w:val="both"/>
        <w:rPr>
          <w:lang w:val="id-ID"/>
        </w:rPr>
      </w:pPr>
    </w:p>
    <w:p w14:paraId="15040C2E" w14:textId="77777777" w:rsidR="00AE6055" w:rsidRDefault="00AE6055" w:rsidP="00AE6055">
      <w:pPr>
        <w:pStyle w:val="BodyText"/>
        <w:spacing w:line="276" w:lineRule="auto"/>
        <w:ind w:right="35"/>
        <w:jc w:val="both"/>
        <w:rPr>
          <w:lang w:val="id-ID"/>
        </w:rPr>
      </w:pPr>
    </w:p>
    <w:p w14:paraId="46B9169D" w14:textId="77777777" w:rsidR="000C38A1" w:rsidRDefault="000C38A1" w:rsidP="00AE6055">
      <w:pPr>
        <w:pStyle w:val="BodyText"/>
        <w:spacing w:line="276" w:lineRule="auto"/>
        <w:ind w:right="35"/>
        <w:jc w:val="both"/>
        <w:rPr>
          <w:lang w:val="id-ID"/>
        </w:rPr>
      </w:pPr>
    </w:p>
    <w:p w14:paraId="75DC1608" w14:textId="77777777" w:rsidR="000C38A1" w:rsidRDefault="000C38A1" w:rsidP="00AE6055">
      <w:pPr>
        <w:pStyle w:val="BodyText"/>
        <w:spacing w:line="276" w:lineRule="auto"/>
        <w:ind w:right="35"/>
        <w:jc w:val="both"/>
        <w:rPr>
          <w:lang w:val="id-ID"/>
        </w:rPr>
      </w:pPr>
    </w:p>
    <w:p w14:paraId="7BF923C7" w14:textId="77777777" w:rsidR="000C38A1" w:rsidRDefault="000C38A1" w:rsidP="00AE6055">
      <w:pPr>
        <w:pStyle w:val="BodyText"/>
        <w:spacing w:line="276" w:lineRule="auto"/>
        <w:ind w:right="35"/>
        <w:jc w:val="both"/>
        <w:rPr>
          <w:lang w:val="id-ID"/>
        </w:rPr>
      </w:pPr>
    </w:p>
    <w:p w14:paraId="3819B5C7" w14:textId="77777777" w:rsidR="000C38A1" w:rsidRDefault="000C38A1" w:rsidP="00AE6055">
      <w:pPr>
        <w:pStyle w:val="BodyText"/>
        <w:spacing w:line="276" w:lineRule="auto"/>
        <w:ind w:right="35"/>
        <w:jc w:val="both"/>
        <w:rPr>
          <w:lang w:val="id-ID"/>
        </w:rPr>
      </w:pPr>
    </w:p>
    <w:p w14:paraId="5F553542" w14:textId="77777777" w:rsidR="000C38A1" w:rsidRDefault="000C38A1" w:rsidP="00AE6055">
      <w:pPr>
        <w:pStyle w:val="BodyText"/>
        <w:spacing w:line="276" w:lineRule="auto"/>
        <w:ind w:right="35"/>
        <w:jc w:val="both"/>
        <w:rPr>
          <w:lang w:val="id-ID"/>
        </w:rPr>
      </w:pPr>
    </w:p>
    <w:p w14:paraId="204AC0AD" w14:textId="77777777" w:rsidR="000C38A1" w:rsidRPr="00770C77" w:rsidRDefault="000C38A1" w:rsidP="00AE6055">
      <w:pPr>
        <w:pStyle w:val="BodyText"/>
        <w:spacing w:line="276" w:lineRule="auto"/>
        <w:ind w:right="35"/>
        <w:jc w:val="both"/>
        <w:rPr>
          <w:lang w:val="id-ID"/>
        </w:rPr>
      </w:pPr>
    </w:p>
    <w:p w14:paraId="57540F03" w14:textId="77777777" w:rsidR="00AE6055" w:rsidRPr="00770C77" w:rsidRDefault="00AE6055" w:rsidP="00AE6055">
      <w:pPr>
        <w:pStyle w:val="BodyText"/>
        <w:spacing w:line="276" w:lineRule="auto"/>
        <w:ind w:right="35"/>
        <w:jc w:val="both"/>
        <w:rPr>
          <w:lang w:val="id-ID"/>
        </w:rPr>
      </w:pPr>
    </w:p>
    <w:p w14:paraId="4ED0B8CF" w14:textId="77777777" w:rsidR="00AE6055" w:rsidRPr="00770C77" w:rsidRDefault="00AE6055" w:rsidP="00AE6055">
      <w:pPr>
        <w:pStyle w:val="BodyText"/>
        <w:spacing w:line="276" w:lineRule="auto"/>
        <w:ind w:right="35"/>
        <w:jc w:val="both"/>
        <w:rPr>
          <w:lang w:val="id-ID"/>
        </w:rPr>
      </w:pPr>
    </w:p>
    <w:p w14:paraId="384ECB6B" w14:textId="77777777" w:rsidR="00AE6055" w:rsidRPr="00770C77" w:rsidRDefault="00AE6055" w:rsidP="00AE6055">
      <w:pPr>
        <w:pStyle w:val="BodyText"/>
        <w:spacing w:line="276" w:lineRule="auto"/>
        <w:ind w:right="35"/>
        <w:jc w:val="both"/>
        <w:rPr>
          <w:lang w:val="id-ID"/>
        </w:rPr>
      </w:pPr>
    </w:p>
    <w:p w14:paraId="41DEA921" w14:textId="77777777" w:rsidR="00AE6055" w:rsidRPr="00770C77" w:rsidRDefault="00AE6055" w:rsidP="00AE6055">
      <w:pPr>
        <w:pStyle w:val="BodyText"/>
        <w:spacing w:line="276" w:lineRule="auto"/>
        <w:ind w:right="35"/>
        <w:jc w:val="both"/>
        <w:rPr>
          <w:lang w:val="id-ID"/>
        </w:rPr>
      </w:pPr>
    </w:p>
    <w:p w14:paraId="160B27FD" w14:textId="77777777" w:rsidR="00AE6055" w:rsidRPr="00770C77" w:rsidRDefault="00AE6055" w:rsidP="00AE6055">
      <w:pPr>
        <w:pStyle w:val="BodyText"/>
        <w:spacing w:line="276" w:lineRule="auto"/>
        <w:ind w:right="35"/>
        <w:jc w:val="both"/>
        <w:rPr>
          <w:lang w:val="id-ID"/>
        </w:rPr>
      </w:pPr>
    </w:p>
    <w:p w14:paraId="4509D5F3" w14:textId="77777777" w:rsidR="00AE6055" w:rsidRPr="00770C77" w:rsidRDefault="00AE6055" w:rsidP="00AE6055">
      <w:pPr>
        <w:pStyle w:val="BodyText"/>
        <w:spacing w:line="276" w:lineRule="auto"/>
        <w:ind w:right="35"/>
        <w:jc w:val="both"/>
        <w:rPr>
          <w:lang w:val="id-ID"/>
        </w:rPr>
      </w:pPr>
    </w:p>
    <w:p w14:paraId="2561983B" w14:textId="77777777" w:rsidR="00AE6055" w:rsidRPr="00770C77" w:rsidRDefault="00AE6055" w:rsidP="00AE6055">
      <w:pPr>
        <w:pStyle w:val="BodyText"/>
        <w:spacing w:line="276" w:lineRule="auto"/>
        <w:ind w:right="35"/>
        <w:jc w:val="both"/>
        <w:rPr>
          <w:lang w:val="en-ID"/>
        </w:rPr>
      </w:pPr>
    </w:p>
    <w:p w14:paraId="2C19D7D1" w14:textId="77777777" w:rsidR="00AE6055" w:rsidRPr="00770C77" w:rsidRDefault="00AE6055" w:rsidP="00F3379C">
      <w:pPr>
        <w:pStyle w:val="BodyText"/>
        <w:spacing w:line="276" w:lineRule="auto"/>
        <w:ind w:right="35"/>
        <w:jc w:val="center"/>
        <w:rPr>
          <w:lang w:val="en-ID"/>
        </w:rPr>
      </w:pPr>
      <w:r w:rsidRPr="00770C77">
        <w:rPr>
          <w:lang w:val="en-ID"/>
        </w:rPr>
        <w:t xml:space="preserve">(Halaman </w:t>
      </w:r>
      <w:proofErr w:type="spellStart"/>
      <w:r w:rsidRPr="00770C77">
        <w:rPr>
          <w:lang w:val="en-ID"/>
        </w:rPr>
        <w:t>ini</w:t>
      </w:r>
      <w:proofErr w:type="spellEnd"/>
      <w:r w:rsidRPr="00770C77">
        <w:rPr>
          <w:lang w:val="en-ID"/>
        </w:rPr>
        <w:t xml:space="preserve"> </w:t>
      </w:r>
      <w:proofErr w:type="spellStart"/>
      <w:r w:rsidRPr="00770C77">
        <w:rPr>
          <w:lang w:val="en-ID"/>
        </w:rPr>
        <w:t>sengaja</w:t>
      </w:r>
      <w:proofErr w:type="spellEnd"/>
      <w:r w:rsidRPr="00770C77">
        <w:rPr>
          <w:lang w:val="en-ID"/>
        </w:rPr>
        <w:t xml:space="preserve"> </w:t>
      </w:r>
      <w:proofErr w:type="spellStart"/>
      <w:r w:rsidRPr="00770C77">
        <w:rPr>
          <w:lang w:val="en-ID"/>
        </w:rPr>
        <w:t>dikosongkan</w:t>
      </w:r>
      <w:proofErr w:type="spellEnd"/>
      <w:r w:rsidRPr="00770C77">
        <w:rPr>
          <w:lang w:val="en-ID"/>
        </w:rPr>
        <w:t>)</w:t>
      </w:r>
    </w:p>
    <w:p w14:paraId="7679323B" w14:textId="77777777" w:rsidR="00AE6055" w:rsidRPr="00770C77" w:rsidRDefault="00AE6055" w:rsidP="00AE6055">
      <w:pPr>
        <w:pStyle w:val="BodyText"/>
        <w:spacing w:line="276" w:lineRule="auto"/>
        <w:ind w:right="35"/>
        <w:jc w:val="both"/>
        <w:rPr>
          <w:lang w:val="id-ID"/>
        </w:rPr>
      </w:pPr>
    </w:p>
    <w:p w14:paraId="22890250" w14:textId="77777777" w:rsidR="00AE6055" w:rsidRPr="00770C77" w:rsidRDefault="00AE6055" w:rsidP="00AE6055">
      <w:pPr>
        <w:pStyle w:val="BodyText"/>
        <w:spacing w:line="276" w:lineRule="auto"/>
        <w:ind w:right="35"/>
        <w:jc w:val="both"/>
        <w:rPr>
          <w:lang w:val="id-ID"/>
        </w:rPr>
      </w:pPr>
    </w:p>
    <w:p w14:paraId="7D2A7AB8" w14:textId="77777777" w:rsidR="00AE6055" w:rsidRPr="00770C77" w:rsidRDefault="00AE6055" w:rsidP="00AE6055">
      <w:pPr>
        <w:pStyle w:val="BodyText"/>
        <w:spacing w:line="276" w:lineRule="auto"/>
        <w:ind w:right="35"/>
        <w:jc w:val="both"/>
        <w:rPr>
          <w:lang w:val="id-ID"/>
        </w:rPr>
      </w:pPr>
    </w:p>
    <w:p w14:paraId="61B2E5DE" w14:textId="77777777" w:rsidR="00AE6055" w:rsidRPr="00770C77" w:rsidRDefault="00AE6055" w:rsidP="00AE6055">
      <w:pPr>
        <w:pStyle w:val="BodyText"/>
        <w:spacing w:line="276" w:lineRule="auto"/>
        <w:ind w:right="35"/>
        <w:jc w:val="both"/>
        <w:rPr>
          <w:lang w:val="id-ID"/>
        </w:rPr>
      </w:pPr>
    </w:p>
    <w:p w14:paraId="27296DC3" w14:textId="77777777" w:rsidR="00AE6055" w:rsidRPr="00770C77" w:rsidRDefault="00AE6055" w:rsidP="00AE6055">
      <w:pPr>
        <w:pStyle w:val="BodyText"/>
        <w:spacing w:line="276" w:lineRule="auto"/>
        <w:ind w:right="35"/>
        <w:jc w:val="both"/>
        <w:rPr>
          <w:lang w:val="id-ID"/>
        </w:rPr>
      </w:pPr>
    </w:p>
    <w:p w14:paraId="7B648BD5" w14:textId="77777777" w:rsidR="00AE6055" w:rsidRPr="00770C77" w:rsidRDefault="00AE6055" w:rsidP="00AE6055">
      <w:pPr>
        <w:pStyle w:val="BodyText"/>
        <w:spacing w:line="276" w:lineRule="auto"/>
        <w:ind w:right="35"/>
        <w:jc w:val="both"/>
        <w:rPr>
          <w:lang w:val="id-ID"/>
        </w:rPr>
      </w:pPr>
    </w:p>
    <w:p w14:paraId="5B555AD8" w14:textId="77777777" w:rsidR="00AE6055" w:rsidRPr="00770C77" w:rsidRDefault="00AE6055" w:rsidP="00AE6055">
      <w:pPr>
        <w:pStyle w:val="BodyText"/>
        <w:spacing w:line="276" w:lineRule="auto"/>
        <w:ind w:right="35"/>
        <w:jc w:val="both"/>
        <w:rPr>
          <w:lang w:val="id-ID"/>
        </w:rPr>
      </w:pPr>
    </w:p>
    <w:p w14:paraId="748B0308" w14:textId="77777777" w:rsidR="00AE6055" w:rsidRPr="00770C77" w:rsidRDefault="00AE6055" w:rsidP="00AE6055">
      <w:pPr>
        <w:pStyle w:val="BodyText"/>
        <w:spacing w:line="276" w:lineRule="auto"/>
        <w:ind w:right="35"/>
        <w:jc w:val="both"/>
        <w:rPr>
          <w:lang w:val="id-ID"/>
        </w:rPr>
      </w:pPr>
    </w:p>
    <w:p w14:paraId="14003FB2" w14:textId="77777777" w:rsidR="00AE6055" w:rsidRPr="00770C77" w:rsidRDefault="00AE6055" w:rsidP="00AE6055">
      <w:pPr>
        <w:pStyle w:val="BodyText"/>
        <w:spacing w:line="276" w:lineRule="auto"/>
        <w:ind w:right="35"/>
        <w:jc w:val="both"/>
        <w:rPr>
          <w:lang w:val="id-ID"/>
        </w:rPr>
      </w:pPr>
    </w:p>
    <w:p w14:paraId="689857D1" w14:textId="77777777" w:rsidR="00AE6055" w:rsidRPr="00770C77" w:rsidRDefault="00AE6055" w:rsidP="00AE6055">
      <w:pPr>
        <w:pStyle w:val="BodyText"/>
        <w:spacing w:line="276" w:lineRule="auto"/>
        <w:ind w:right="35"/>
        <w:jc w:val="both"/>
        <w:rPr>
          <w:lang w:val="id-ID"/>
        </w:rPr>
      </w:pPr>
    </w:p>
    <w:p w14:paraId="376DEA0F" w14:textId="77777777" w:rsidR="00AE6055" w:rsidRPr="00770C77" w:rsidRDefault="00AE6055" w:rsidP="00AE6055">
      <w:pPr>
        <w:pStyle w:val="BodyText"/>
        <w:spacing w:line="276" w:lineRule="auto"/>
        <w:ind w:right="35"/>
        <w:jc w:val="both"/>
        <w:rPr>
          <w:lang w:val="id-ID"/>
        </w:rPr>
      </w:pPr>
    </w:p>
    <w:p w14:paraId="0EB901F7" w14:textId="77777777" w:rsidR="00AE6055" w:rsidRPr="00770C77" w:rsidRDefault="00AE6055" w:rsidP="00AE6055">
      <w:pPr>
        <w:pStyle w:val="BodyText"/>
        <w:spacing w:line="276" w:lineRule="auto"/>
        <w:ind w:right="35"/>
        <w:jc w:val="both"/>
        <w:rPr>
          <w:lang w:val="id-ID"/>
        </w:rPr>
      </w:pPr>
    </w:p>
    <w:p w14:paraId="6A8D2344" w14:textId="77777777" w:rsidR="00AE6055" w:rsidRPr="00770C77" w:rsidRDefault="00AE6055" w:rsidP="00AE6055">
      <w:pPr>
        <w:pStyle w:val="BodyText"/>
        <w:spacing w:line="276" w:lineRule="auto"/>
        <w:ind w:right="35"/>
        <w:jc w:val="both"/>
        <w:rPr>
          <w:lang w:val="id-ID"/>
        </w:rPr>
      </w:pPr>
    </w:p>
    <w:p w14:paraId="438ECCEE" w14:textId="77777777" w:rsidR="00AE6055" w:rsidRPr="00770C77" w:rsidRDefault="00AE6055" w:rsidP="00AE6055">
      <w:pPr>
        <w:pStyle w:val="BodyText"/>
        <w:spacing w:line="276" w:lineRule="auto"/>
        <w:ind w:right="35"/>
        <w:jc w:val="both"/>
        <w:rPr>
          <w:lang w:val="id-ID"/>
        </w:rPr>
      </w:pPr>
    </w:p>
    <w:p w14:paraId="5858AF82" w14:textId="77777777" w:rsidR="00AE6055" w:rsidRPr="00770C77" w:rsidRDefault="00AE6055" w:rsidP="00AE6055">
      <w:pPr>
        <w:pStyle w:val="BodyText"/>
        <w:spacing w:line="276" w:lineRule="auto"/>
        <w:ind w:right="35"/>
        <w:jc w:val="both"/>
        <w:rPr>
          <w:lang w:val="id-ID"/>
        </w:rPr>
      </w:pPr>
    </w:p>
    <w:p w14:paraId="261F1E44" w14:textId="77777777" w:rsidR="00AE6055" w:rsidRPr="00770C77" w:rsidRDefault="00AE6055" w:rsidP="00AE6055">
      <w:pPr>
        <w:pStyle w:val="BodyText"/>
        <w:spacing w:line="276" w:lineRule="auto"/>
        <w:ind w:right="35"/>
        <w:jc w:val="both"/>
        <w:rPr>
          <w:lang w:val="id-ID"/>
        </w:rPr>
      </w:pPr>
    </w:p>
    <w:p w14:paraId="12D8F078" w14:textId="77777777" w:rsidR="00AE6055" w:rsidRPr="00770C77" w:rsidRDefault="00AE6055" w:rsidP="00AE6055">
      <w:pPr>
        <w:pStyle w:val="BodyText"/>
        <w:spacing w:line="276" w:lineRule="auto"/>
        <w:ind w:right="35"/>
        <w:jc w:val="both"/>
        <w:rPr>
          <w:lang w:val="id-ID"/>
        </w:rPr>
      </w:pPr>
    </w:p>
    <w:p w14:paraId="278DF64D" w14:textId="77777777" w:rsidR="00AE6055" w:rsidRPr="00770C77" w:rsidRDefault="00AE6055" w:rsidP="00AE6055">
      <w:pPr>
        <w:pStyle w:val="BodyText"/>
        <w:spacing w:line="276" w:lineRule="auto"/>
        <w:ind w:right="35"/>
        <w:jc w:val="both"/>
        <w:rPr>
          <w:lang w:val="id-ID"/>
        </w:rPr>
      </w:pPr>
    </w:p>
    <w:p w14:paraId="739B361C" w14:textId="77777777" w:rsidR="00AE6055" w:rsidRDefault="00AE6055" w:rsidP="00AE6055">
      <w:pPr>
        <w:pStyle w:val="BodyText"/>
        <w:spacing w:after="4" w:line="276" w:lineRule="auto"/>
        <w:ind w:right="35"/>
        <w:jc w:val="both"/>
        <w:sectPr w:rsidR="00AE6055" w:rsidSect="00AE6055">
          <w:pgSz w:w="8400" w:h="11900"/>
          <w:pgMar w:top="567" w:right="851" w:bottom="567" w:left="1418" w:header="0" w:footer="714" w:gutter="0"/>
          <w:cols w:space="720"/>
        </w:sectPr>
      </w:pPr>
    </w:p>
    <w:p w14:paraId="2477C5D0" w14:textId="77777777" w:rsidR="00AE6055" w:rsidRDefault="00AE6055" w:rsidP="00AE6055">
      <w:pPr>
        <w:pStyle w:val="TableParagraph"/>
        <w:jc w:val="both"/>
        <w:rPr>
          <w:sz w:val="18"/>
        </w:rPr>
      </w:pPr>
    </w:p>
    <w:p w14:paraId="079B7569" w14:textId="77777777" w:rsidR="00AE6055" w:rsidRPr="00750145" w:rsidRDefault="00AE6055" w:rsidP="00AE6055">
      <w:pPr>
        <w:jc w:val="both"/>
        <w:rPr>
          <w:sz w:val="18"/>
          <w:szCs w:val="22"/>
          <w:lang w:val="id"/>
        </w:rPr>
      </w:pPr>
    </w:p>
    <w:p w14:paraId="35CE44D5" w14:textId="77777777" w:rsidR="00F3379C" w:rsidRDefault="00F3379C" w:rsidP="00F3379C">
      <w:pPr>
        <w:pStyle w:val="Heading1"/>
      </w:pPr>
      <w:bookmarkStart w:id="152" w:name="_Toc202306634"/>
      <w:r w:rsidRPr="009404BB">
        <w:t>BAB 5</w:t>
      </w:r>
      <w:r w:rsidRPr="009404BB">
        <w:br/>
        <w:t>PROGRESS PENELITIAN</w:t>
      </w:r>
      <w:bookmarkEnd w:id="152"/>
    </w:p>
    <w:p w14:paraId="45337CAA" w14:textId="77777777" w:rsidR="00F3379C" w:rsidRDefault="00F3379C" w:rsidP="00F3379C">
      <w:pPr>
        <w:spacing w:before="253" w:line="230" w:lineRule="auto"/>
        <w:ind w:right="177" w:firstLine="487"/>
        <w:jc w:val="both"/>
        <w:rPr>
          <w:sz w:val="19"/>
        </w:rPr>
      </w:pPr>
      <w:r>
        <w:rPr>
          <w:sz w:val="19"/>
        </w:rPr>
        <w:t xml:space="preserve">Pada </w:t>
      </w:r>
      <w:proofErr w:type="spellStart"/>
      <w:r>
        <w:rPr>
          <w:sz w:val="19"/>
        </w:rPr>
        <w:t>bab</w:t>
      </w:r>
      <w:proofErr w:type="spellEnd"/>
      <w:r>
        <w:rPr>
          <w:sz w:val="19"/>
        </w:rPr>
        <w:t xml:space="preserve"> </w:t>
      </w:r>
      <w:proofErr w:type="spellStart"/>
      <w:r>
        <w:rPr>
          <w:sz w:val="19"/>
        </w:rPr>
        <w:t>ini</w:t>
      </w:r>
      <w:proofErr w:type="spellEnd"/>
      <w:r>
        <w:rPr>
          <w:sz w:val="19"/>
        </w:rPr>
        <w:t xml:space="preserve"> </w:t>
      </w:r>
      <w:proofErr w:type="spellStart"/>
      <w:r>
        <w:rPr>
          <w:sz w:val="19"/>
        </w:rPr>
        <w:t>akan</w:t>
      </w:r>
      <w:proofErr w:type="spellEnd"/>
      <w:r>
        <w:rPr>
          <w:sz w:val="19"/>
        </w:rPr>
        <w:t xml:space="preserve"> </w:t>
      </w:r>
      <w:proofErr w:type="spellStart"/>
      <w:r>
        <w:rPr>
          <w:sz w:val="19"/>
        </w:rPr>
        <w:t>dijelaskan</w:t>
      </w:r>
      <w:proofErr w:type="spellEnd"/>
      <w:r>
        <w:rPr>
          <w:sz w:val="19"/>
        </w:rPr>
        <w:t xml:space="preserve"> </w:t>
      </w:r>
      <w:proofErr w:type="spellStart"/>
      <w:r>
        <w:rPr>
          <w:sz w:val="19"/>
        </w:rPr>
        <w:t>mengenai</w:t>
      </w:r>
      <w:proofErr w:type="spellEnd"/>
      <w:r>
        <w:rPr>
          <w:sz w:val="19"/>
        </w:rPr>
        <w:t xml:space="preserve"> </w:t>
      </w:r>
      <w:proofErr w:type="spellStart"/>
      <w:r>
        <w:rPr>
          <w:sz w:val="19"/>
        </w:rPr>
        <w:t>kesimpulan</w:t>
      </w:r>
      <w:proofErr w:type="spellEnd"/>
      <w:r>
        <w:rPr>
          <w:sz w:val="19"/>
        </w:rPr>
        <w:t xml:space="preserve"> </w:t>
      </w:r>
      <w:proofErr w:type="spellStart"/>
      <w:r>
        <w:rPr>
          <w:sz w:val="19"/>
        </w:rPr>
        <w:t>dari</w:t>
      </w:r>
      <w:proofErr w:type="spellEnd"/>
      <w:r>
        <w:rPr>
          <w:sz w:val="19"/>
        </w:rPr>
        <w:t xml:space="preserve"> </w:t>
      </w:r>
      <w:proofErr w:type="spellStart"/>
      <w:r>
        <w:rPr>
          <w:sz w:val="19"/>
        </w:rPr>
        <w:t>penelitian</w:t>
      </w:r>
      <w:proofErr w:type="spellEnd"/>
      <w:r>
        <w:rPr>
          <w:sz w:val="19"/>
        </w:rPr>
        <w:t xml:space="preserve"> yang </w:t>
      </w:r>
      <w:proofErr w:type="spellStart"/>
      <w:r>
        <w:rPr>
          <w:sz w:val="19"/>
        </w:rPr>
        <w:t>dilakukan</w:t>
      </w:r>
      <w:proofErr w:type="spellEnd"/>
      <w:r>
        <w:rPr>
          <w:spacing w:val="46"/>
          <w:sz w:val="19"/>
        </w:rPr>
        <w:t xml:space="preserve"> </w:t>
      </w:r>
      <w:proofErr w:type="spellStart"/>
      <w:r>
        <w:rPr>
          <w:sz w:val="19"/>
        </w:rPr>
        <w:t>mulai</w:t>
      </w:r>
      <w:proofErr w:type="spellEnd"/>
      <w:r>
        <w:rPr>
          <w:spacing w:val="44"/>
          <w:sz w:val="19"/>
        </w:rPr>
        <w:t xml:space="preserve"> </w:t>
      </w:r>
      <w:proofErr w:type="spellStart"/>
      <w:r>
        <w:rPr>
          <w:sz w:val="19"/>
        </w:rPr>
        <w:t>dari</w:t>
      </w:r>
      <w:proofErr w:type="spellEnd"/>
      <w:r>
        <w:rPr>
          <w:spacing w:val="45"/>
          <w:sz w:val="19"/>
        </w:rPr>
        <w:t xml:space="preserve"> </w:t>
      </w:r>
      <w:proofErr w:type="spellStart"/>
      <w:r>
        <w:rPr>
          <w:sz w:val="19"/>
        </w:rPr>
        <w:t>bab</w:t>
      </w:r>
      <w:proofErr w:type="spellEnd"/>
      <w:r>
        <w:rPr>
          <w:spacing w:val="44"/>
          <w:sz w:val="19"/>
        </w:rPr>
        <w:t xml:space="preserve"> </w:t>
      </w:r>
      <w:r>
        <w:rPr>
          <w:sz w:val="19"/>
        </w:rPr>
        <w:t>1</w:t>
      </w:r>
      <w:r>
        <w:rPr>
          <w:spacing w:val="45"/>
          <w:sz w:val="19"/>
        </w:rPr>
        <w:t xml:space="preserve"> </w:t>
      </w:r>
      <w:proofErr w:type="spellStart"/>
      <w:r>
        <w:rPr>
          <w:sz w:val="19"/>
        </w:rPr>
        <w:t>yaitu</w:t>
      </w:r>
      <w:proofErr w:type="spellEnd"/>
      <w:r>
        <w:rPr>
          <w:spacing w:val="47"/>
          <w:sz w:val="19"/>
        </w:rPr>
        <w:t xml:space="preserve"> </w:t>
      </w:r>
      <w:proofErr w:type="spellStart"/>
      <w:r>
        <w:rPr>
          <w:sz w:val="19"/>
        </w:rPr>
        <w:t>pendahuluan</w:t>
      </w:r>
      <w:proofErr w:type="spellEnd"/>
      <w:r>
        <w:rPr>
          <w:spacing w:val="45"/>
          <w:sz w:val="19"/>
        </w:rPr>
        <w:t xml:space="preserve"> </w:t>
      </w:r>
      <w:proofErr w:type="spellStart"/>
      <w:r>
        <w:rPr>
          <w:sz w:val="19"/>
        </w:rPr>
        <w:t>hingga</w:t>
      </w:r>
      <w:proofErr w:type="spellEnd"/>
      <w:r>
        <w:rPr>
          <w:spacing w:val="46"/>
          <w:sz w:val="19"/>
        </w:rPr>
        <w:t xml:space="preserve"> </w:t>
      </w:r>
      <w:proofErr w:type="spellStart"/>
      <w:r>
        <w:rPr>
          <w:sz w:val="19"/>
        </w:rPr>
        <w:t>bab</w:t>
      </w:r>
      <w:proofErr w:type="spellEnd"/>
      <w:r>
        <w:rPr>
          <w:spacing w:val="45"/>
          <w:sz w:val="19"/>
        </w:rPr>
        <w:t xml:space="preserve"> </w:t>
      </w:r>
      <w:r>
        <w:rPr>
          <w:sz w:val="19"/>
        </w:rPr>
        <w:t>4</w:t>
      </w:r>
      <w:r>
        <w:rPr>
          <w:spacing w:val="54"/>
          <w:sz w:val="19"/>
        </w:rPr>
        <w:t xml:space="preserve"> </w:t>
      </w:r>
      <w:proofErr w:type="spellStart"/>
      <w:r>
        <w:rPr>
          <w:sz w:val="19"/>
        </w:rPr>
        <w:t>yaitu</w:t>
      </w:r>
      <w:proofErr w:type="spellEnd"/>
      <w:r>
        <w:rPr>
          <w:spacing w:val="47"/>
          <w:sz w:val="19"/>
        </w:rPr>
        <w:t xml:space="preserve"> </w:t>
      </w:r>
      <w:proofErr w:type="spellStart"/>
      <w:r>
        <w:rPr>
          <w:spacing w:val="-2"/>
          <w:sz w:val="19"/>
        </w:rPr>
        <w:t>eksperimen</w:t>
      </w:r>
      <w:proofErr w:type="spellEnd"/>
      <w:r>
        <w:rPr>
          <w:spacing w:val="-2"/>
          <w:sz w:val="19"/>
        </w:rPr>
        <w:t>.</w:t>
      </w:r>
    </w:p>
    <w:p w14:paraId="63426511" w14:textId="6ADE0900" w:rsidR="00F3379C" w:rsidRDefault="007E6D81" w:rsidP="007E6D81">
      <w:pPr>
        <w:pStyle w:val="Heading2"/>
      </w:pPr>
      <w:bookmarkStart w:id="153" w:name="_bookmark73"/>
      <w:bookmarkStart w:id="154" w:name="_Toc202306635"/>
      <w:bookmarkEnd w:id="153"/>
      <w:r>
        <w:t xml:space="preserve">5.1 </w:t>
      </w:r>
      <w:r w:rsidR="00F3379C">
        <w:t>KESIMPULAN</w:t>
      </w:r>
      <w:bookmarkEnd w:id="154"/>
    </w:p>
    <w:p w14:paraId="0FEA7FF7" w14:textId="4338591E" w:rsidR="004F731C" w:rsidRDefault="00A52E3A" w:rsidP="004F731C">
      <w:pPr>
        <w:spacing w:before="200" w:line="276" w:lineRule="auto"/>
        <w:ind w:left="186" w:right="177" w:firstLine="534"/>
        <w:jc w:val="both"/>
        <w:rPr>
          <w:color w:val="000000" w:themeColor="text1"/>
          <w:sz w:val="20"/>
          <w:szCs w:val="20"/>
        </w:rPr>
      </w:pPr>
      <w:proofErr w:type="spellStart"/>
      <w:r w:rsidRPr="00A52E3A">
        <w:rPr>
          <w:color w:val="000000" w:themeColor="text1"/>
          <w:sz w:val="20"/>
          <w:szCs w:val="20"/>
        </w:rPr>
        <w:t>Penelitian</w:t>
      </w:r>
      <w:proofErr w:type="spellEnd"/>
      <w:r w:rsidR="004F731C">
        <w:rPr>
          <w:color w:val="000000" w:themeColor="text1"/>
          <w:sz w:val="20"/>
          <w:szCs w:val="20"/>
        </w:rPr>
        <w:t xml:space="preserve"> </w:t>
      </w:r>
      <w:proofErr w:type="spellStart"/>
      <w:r w:rsidR="004F731C" w:rsidRPr="004F731C">
        <w:rPr>
          <w:color w:val="000000" w:themeColor="text1"/>
          <w:sz w:val="20"/>
          <w:szCs w:val="20"/>
        </w:rPr>
        <w:t>ini</w:t>
      </w:r>
      <w:proofErr w:type="spellEnd"/>
      <w:r w:rsidR="004F731C" w:rsidRPr="004F731C">
        <w:rPr>
          <w:color w:val="000000" w:themeColor="text1"/>
          <w:sz w:val="20"/>
          <w:szCs w:val="20"/>
        </w:rPr>
        <w:t xml:space="preserve"> </w:t>
      </w:r>
      <w:proofErr w:type="spellStart"/>
      <w:r w:rsidR="004F731C">
        <w:rPr>
          <w:color w:val="000000" w:themeColor="text1"/>
          <w:sz w:val="20"/>
          <w:szCs w:val="20"/>
        </w:rPr>
        <w:t>berhasil</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mengimplementasikan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sebuah</w:t>
      </w:r>
      <w:proofErr w:type="spellEnd"/>
      <w:r w:rsidR="004F731C" w:rsidRPr="004F731C">
        <w:rPr>
          <w:color w:val="000000" w:themeColor="text1"/>
          <w:sz w:val="20"/>
          <w:szCs w:val="20"/>
        </w:rPr>
        <w:t xml:space="preserve"> chatbot </w:t>
      </w:r>
      <w:proofErr w:type="spellStart"/>
      <w:r w:rsidR="004F731C" w:rsidRPr="004F731C">
        <w:rPr>
          <w:color w:val="000000" w:themeColor="text1"/>
          <w:sz w:val="20"/>
          <w:szCs w:val="20"/>
        </w:rPr>
        <w:t>manajemen</w:t>
      </w:r>
      <w:proofErr w:type="spellEnd"/>
      <w:r w:rsidR="004F731C" w:rsidRPr="004F731C">
        <w:rPr>
          <w:color w:val="000000" w:themeColor="text1"/>
          <w:sz w:val="20"/>
          <w:szCs w:val="20"/>
        </w:rPr>
        <w:t xml:space="preserve"> test case yang </w:t>
      </w:r>
      <w:proofErr w:type="spellStart"/>
      <w:r w:rsidR="004F731C" w:rsidRPr="004F731C">
        <w:rPr>
          <w:color w:val="000000" w:themeColor="text1"/>
          <w:sz w:val="20"/>
          <w:szCs w:val="20"/>
        </w:rPr>
        <w:t>responsif</w:t>
      </w:r>
      <w:proofErr w:type="spellEnd"/>
      <w:r w:rsidR="004F731C" w:rsidRPr="004F731C">
        <w:rPr>
          <w:color w:val="000000" w:themeColor="text1"/>
          <w:sz w:val="20"/>
          <w:szCs w:val="20"/>
        </w:rPr>
        <w:t xml:space="preserve"> dan </w:t>
      </w:r>
      <w:proofErr w:type="spellStart"/>
      <w:r w:rsidR="004F731C" w:rsidRPr="004F731C">
        <w:rPr>
          <w:color w:val="000000" w:themeColor="text1"/>
          <w:sz w:val="20"/>
          <w:szCs w:val="20"/>
        </w:rPr>
        <w:t>fleksibel</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dirancang</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untuk</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secara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signifikan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meningkatkan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efisiensi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pencarian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informasi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bagi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tim</w:t>
      </w:r>
      <w:proofErr w:type="spellEnd"/>
      <w:r w:rsidR="004F731C" w:rsidRPr="004F731C">
        <w:rPr>
          <w:color w:val="000000" w:themeColor="text1"/>
          <w:sz w:val="20"/>
          <w:szCs w:val="20"/>
        </w:rPr>
        <w:t xml:space="preserve"> Quality Assurance (QA) dan </w:t>
      </w:r>
      <w:proofErr w:type="spellStart"/>
      <w:r w:rsidR="004F731C" w:rsidRPr="004F731C">
        <w:rPr>
          <w:color w:val="000000" w:themeColor="text1"/>
          <w:sz w:val="20"/>
          <w:szCs w:val="20"/>
        </w:rPr>
        <w:t>pengembang</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perangkat</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lunak</w:t>
      </w:r>
      <w:proofErr w:type="spellEnd"/>
      <w:r w:rsidR="004F731C" w:rsidRPr="004F731C">
        <w:rPr>
          <w:color w:val="000000" w:themeColor="text1"/>
          <w:sz w:val="20"/>
          <w:szCs w:val="20"/>
        </w:rPr>
        <w:t xml:space="preserve"> di Agree Telkom Indonesia. </w:t>
      </w:r>
      <w:proofErr w:type="spellStart"/>
      <w:r w:rsidR="004F731C" w:rsidRPr="004F731C">
        <w:rPr>
          <w:color w:val="000000" w:themeColor="text1"/>
          <w:sz w:val="20"/>
          <w:szCs w:val="20"/>
        </w:rPr>
        <w:t>Keberhasilan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ini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ditunjukkan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melalui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kemampuan</w:t>
      </w:r>
      <w:proofErr w:type="spellEnd"/>
      <w:r w:rsidR="004F731C" w:rsidRPr="004F731C">
        <w:rPr>
          <w:color w:val="000000" w:themeColor="text1"/>
          <w:sz w:val="20"/>
          <w:szCs w:val="20"/>
        </w:rPr>
        <w:t xml:space="preserve"> chatbot </w:t>
      </w:r>
      <w:proofErr w:type="spellStart"/>
      <w:r w:rsidR="004F731C" w:rsidRPr="004F731C">
        <w:rPr>
          <w:color w:val="000000" w:themeColor="text1"/>
          <w:sz w:val="20"/>
          <w:szCs w:val="20"/>
        </w:rPr>
        <w:t>dalam</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memahami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pertanyaan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pengguna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mengenali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kemiripan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antar</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pertanyaan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menggunakan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metode</w:t>
      </w:r>
      <w:proofErr w:type="spellEnd"/>
      <w:r w:rsidR="004F731C" w:rsidRPr="004F731C">
        <w:rPr>
          <w:color w:val="000000" w:themeColor="text1"/>
          <w:sz w:val="20"/>
          <w:szCs w:val="20"/>
        </w:rPr>
        <w:t xml:space="preserve"> cosine similarity, </w:t>
      </w:r>
      <w:proofErr w:type="spellStart"/>
      <w:r w:rsidR="004F731C" w:rsidRPr="004F731C">
        <w:rPr>
          <w:color w:val="000000" w:themeColor="text1"/>
          <w:sz w:val="20"/>
          <w:szCs w:val="20"/>
        </w:rPr>
        <w:t>serta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memanfaatkan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pengenalan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sinonim</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untuk</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memberikan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jawaban</w:t>
      </w:r>
      <w:proofErr w:type="spellEnd"/>
      <w:r w:rsidR="004F731C" w:rsidRPr="004F731C">
        <w:rPr>
          <w:color w:val="000000" w:themeColor="text1"/>
          <w:sz w:val="20"/>
          <w:szCs w:val="20"/>
        </w:rPr>
        <w:t xml:space="preserve"> yang </w:t>
      </w:r>
      <w:proofErr w:type="spellStart"/>
      <w:r w:rsidR="004F731C" w:rsidRPr="004F731C">
        <w:rPr>
          <w:color w:val="000000" w:themeColor="text1"/>
          <w:sz w:val="20"/>
          <w:szCs w:val="20"/>
        </w:rPr>
        <w:t>relevan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berdasarkan</w:t>
      </w:r>
      <w:proofErr w:type="spellEnd"/>
      <w:r w:rsidR="004F731C" w:rsidRPr="004F731C">
        <w:rPr>
          <w:color w:val="000000" w:themeColor="text1"/>
          <w:sz w:val="20"/>
          <w:szCs w:val="20"/>
        </w:rPr>
        <w:t xml:space="preserve"> dataset test case yang </w:t>
      </w:r>
      <w:proofErr w:type="spellStart"/>
      <w:r w:rsidR="004F731C" w:rsidRPr="004F731C">
        <w:rPr>
          <w:color w:val="000000" w:themeColor="text1"/>
          <w:sz w:val="20"/>
          <w:szCs w:val="20"/>
        </w:rPr>
        <w:t>tersedia</w:t>
      </w:r>
      <w:proofErr w:type="spellEnd"/>
      <w:r w:rsidR="004F731C" w:rsidRPr="004F731C">
        <w:rPr>
          <w:color w:val="000000" w:themeColor="text1"/>
          <w:sz w:val="20"/>
          <w:szCs w:val="20"/>
        </w:rPr>
        <w:t xml:space="preserve">. Hasil </w:t>
      </w:r>
      <w:proofErr w:type="spellStart"/>
      <w:r w:rsidR="004F731C" w:rsidRPr="004F731C">
        <w:rPr>
          <w:color w:val="000000" w:themeColor="text1"/>
          <w:sz w:val="20"/>
          <w:szCs w:val="20"/>
        </w:rPr>
        <w:t>pengujian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evaluasi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menunjukkan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performa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klasifikasi</w:t>
      </w:r>
      <w:proofErr w:type="spellEnd"/>
      <w:r w:rsidR="004F731C" w:rsidRPr="004F731C">
        <w:rPr>
          <w:color w:val="000000" w:themeColor="text1"/>
          <w:sz w:val="20"/>
          <w:szCs w:val="20"/>
        </w:rPr>
        <w:t xml:space="preserve"> yang </w:t>
      </w:r>
      <w:proofErr w:type="spellStart"/>
      <w:r w:rsidR="004F731C" w:rsidRPr="004F731C">
        <w:rPr>
          <w:color w:val="000000" w:themeColor="text1"/>
          <w:sz w:val="20"/>
          <w:szCs w:val="20"/>
        </w:rPr>
        <w:t>cukup</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baik</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secara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keseluruhan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dengan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akurasi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mencapai</w:t>
      </w:r>
      <w:proofErr w:type="spellEnd"/>
      <w:r w:rsidR="004F731C" w:rsidRPr="004F731C">
        <w:rPr>
          <w:color w:val="000000" w:themeColor="text1"/>
          <w:sz w:val="20"/>
          <w:szCs w:val="20"/>
        </w:rPr>
        <w:t xml:space="preserve"> 0.88 dan </w:t>
      </w:r>
      <w:proofErr w:type="spellStart"/>
      <w:r w:rsidR="004F731C" w:rsidRPr="004F731C">
        <w:rPr>
          <w:color w:val="000000" w:themeColor="text1"/>
          <w:sz w:val="20"/>
          <w:szCs w:val="20"/>
        </w:rPr>
        <w:t>nilai</w:t>
      </w:r>
      <w:proofErr w:type="spellEnd"/>
      <w:r w:rsidR="004F731C" w:rsidRPr="004F731C">
        <w:rPr>
          <w:color w:val="000000" w:themeColor="text1"/>
          <w:sz w:val="20"/>
          <w:szCs w:val="20"/>
        </w:rPr>
        <w:t xml:space="preserve"> Precision, Recall, </w:t>
      </w:r>
      <w:proofErr w:type="spellStart"/>
      <w:r w:rsidR="004F731C" w:rsidRPr="004F731C">
        <w:rPr>
          <w:color w:val="000000" w:themeColor="text1"/>
          <w:sz w:val="20"/>
          <w:szCs w:val="20"/>
        </w:rPr>
        <w:t>serta</w:t>
      </w:r>
      <w:proofErr w:type="spellEnd"/>
      <w:r w:rsidR="004F731C" w:rsidRPr="004F731C">
        <w:rPr>
          <w:color w:val="000000" w:themeColor="text1"/>
          <w:sz w:val="20"/>
          <w:szCs w:val="20"/>
        </w:rPr>
        <w:t xml:space="preserve"> F1-Score rata-rata 0.89. </w:t>
      </w:r>
      <w:proofErr w:type="spellStart"/>
      <w:r w:rsidR="004F731C" w:rsidRPr="004F731C">
        <w:rPr>
          <w:color w:val="000000" w:themeColor="text1"/>
          <w:sz w:val="20"/>
          <w:szCs w:val="20"/>
        </w:rPr>
        <w:t>Secara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khusus</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kategori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seperti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Pendaftaran</w:t>
      </w:r>
      <w:proofErr w:type="spellEnd"/>
      <w:r w:rsidR="004F731C" w:rsidRPr="004F731C">
        <w:rPr>
          <w:color w:val="000000" w:themeColor="text1"/>
          <w:sz w:val="20"/>
          <w:szCs w:val="20"/>
        </w:rPr>
        <w:t xml:space="preserve"> Expert </w:t>
      </w:r>
      <w:proofErr w:type="spellStart"/>
      <w:r w:rsidR="004F731C" w:rsidRPr="004F731C">
        <w:rPr>
          <w:color w:val="000000" w:themeColor="text1"/>
          <w:sz w:val="20"/>
          <w:szCs w:val="20"/>
        </w:rPr>
        <w:t>Agreepedia</w:t>
      </w:r>
      <w:proofErr w:type="spellEnd"/>
      <w:r w:rsidR="004F731C" w:rsidRPr="004F731C">
        <w:rPr>
          <w:color w:val="000000" w:themeColor="text1"/>
          <w:sz w:val="20"/>
          <w:szCs w:val="20"/>
        </w:rPr>
        <w:t xml:space="preserve">" dan "Ubah Email </w:t>
      </w:r>
      <w:proofErr w:type="spellStart"/>
      <w:r w:rsidR="004F731C" w:rsidRPr="004F731C">
        <w:rPr>
          <w:color w:val="000000" w:themeColor="text1"/>
          <w:sz w:val="20"/>
          <w:szCs w:val="20"/>
        </w:rPr>
        <w:t>Pengguna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menunjukkan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performa</w:t>
      </w:r>
      <w:proofErr w:type="spellEnd"/>
      <w:r w:rsidR="004F731C" w:rsidRPr="004F731C">
        <w:rPr>
          <w:color w:val="000000" w:themeColor="text1"/>
          <w:sz w:val="20"/>
          <w:szCs w:val="20"/>
        </w:rPr>
        <w:t xml:space="preserve"> optimal </w:t>
      </w:r>
      <w:proofErr w:type="spellStart"/>
      <w:r w:rsidR="004F731C" w:rsidRPr="004F731C">
        <w:rPr>
          <w:color w:val="000000" w:themeColor="text1"/>
          <w:sz w:val="20"/>
          <w:szCs w:val="20"/>
        </w:rPr>
        <w:t>dengan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skor</w:t>
      </w:r>
      <w:proofErr w:type="spellEnd"/>
      <w:r w:rsidR="004F731C" w:rsidRPr="004F731C">
        <w:rPr>
          <w:color w:val="000000" w:themeColor="text1"/>
          <w:sz w:val="20"/>
          <w:szCs w:val="20"/>
        </w:rPr>
        <w:t xml:space="preserve"> Precision, Recall, dan F1-Score 1.00, </w:t>
      </w:r>
      <w:proofErr w:type="spellStart"/>
      <w:r w:rsidR="004F731C" w:rsidRPr="004F731C">
        <w:rPr>
          <w:color w:val="000000" w:themeColor="text1"/>
          <w:sz w:val="20"/>
          <w:szCs w:val="20"/>
        </w:rPr>
        <w:t>menandakan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klasifikasi</w:t>
      </w:r>
      <w:proofErr w:type="spellEnd"/>
      <w:r w:rsidR="004F731C" w:rsidRPr="004F731C">
        <w:rPr>
          <w:color w:val="000000" w:themeColor="text1"/>
          <w:sz w:val="20"/>
          <w:szCs w:val="20"/>
        </w:rPr>
        <w:t xml:space="preserve"> yang </w:t>
      </w:r>
      <w:proofErr w:type="spellStart"/>
      <w:r w:rsidR="004F731C" w:rsidRPr="004F731C">
        <w:rPr>
          <w:color w:val="000000" w:themeColor="text1"/>
          <w:sz w:val="20"/>
          <w:szCs w:val="20"/>
        </w:rPr>
        <w:t>sempurna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tanpa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kesalahan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Kategori</w:t>
      </w:r>
      <w:proofErr w:type="spellEnd"/>
      <w:r w:rsidR="004F731C" w:rsidRPr="004F731C">
        <w:rPr>
          <w:color w:val="000000" w:themeColor="text1"/>
          <w:sz w:val="20"/>
          <w:szCs w:val="20"/>
        </w:rPr>
        <w:t xml:space="preserve"> lain </w:t>
      </w:r>
      <w:proofErr w:type="spellStart"/>
      <w:r w:rsidR="004F731C" w:rsidRPr="004F731C">
        <w:rPr>
          <w:color w:val="000000" w:themeColor="text1"/>
          <w:sz w:val="20"/>
          <w:szCs w:val="20"/>
        </w:rPr>
        <w:t>seperti</w:t>
      </w:r>
      <w:proofErr w:type="spellEnd"/>
      <w:r w:rsidR="004F731C" w:rsidRPr="004F731C">
        <w:rPr>
          <w:color w:val="000000" w:themeColor="text1"/>
          <w:sz w:val="20"/>
          <w:szCs w:val="20"/>
        </w:rPr>
        <w:t xml:space="preserve"> "Artikel </w:t>
      </w:r>
      <w:proofErr w:type="spellStart"/>
      <w:r w:rsidR="004F731C" w:rsidRPr="004F731C">
        <w:rPr>
          <w:color w:val="000000" w:themeColor="text1"/>
          <w:sz w:val="20"/>
          <w:szCs w:val="20"/>
        </w:rPr>
        <w:t>Agreepedia</w:t>
      </w:r>
      <w:proofErr w:type="spellEnd"/>
      <w:r w:rsidR="004F731C" w:rsidRPr="004F731C">
        <w:rPr>
          <w:color w:val="000000" w:themeColor="text1"/>
          <w:sz w:val="20"/>
          <w:szCs w:val="20"/>
        </w:rPr>
        <w:t>", "Lupa Password", dan "</w:t>
      </w:r>
      <w:proofErr w:type="spellStart"/>
      <w:r w:rsidR="004F731C" w:rsidRPr="004F731C">
        <w:rPr>
          <w:color w:val="000000" w:themeColor="text1"/>
          <w:sz w:val="20"/>
          <w:szCs w:val="20"/>
        </w:rPr>
        <w:t>Registrasi</w:t>
      </w:r>
      <w:proofErr w:type="spellEnd"/>
      <w:r w:rsidR="004F731C" w:rsidRPr="004F731C">
        <w:rPr>
          <w:color w:val="000000" w:themeColor="text1"/>
          <w:sz w:val="20"/>
          <w:szCs w:val="20"/>
        </w:rPr>
        <w:t xml:space="preserve">" juga </w:t>
      </w:r>
      <w:proofErr w:type="spellStart"/>
      <w:r w:rsidR="004F731C" w:rsidRPr="004F731C">
        <w:rPr>
          <w:color w:val="000000" w:themeColor="text1"/>
          <w:sz w:val="20"/>
          <w:szCs w:val="20"/>
        </w:rPr>
        <w:t>menunjukkan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akurasi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tinggi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dengan</w:t>
      </w:r>
      <w:proofErr w:type="spellEnd"/>
      <w:r w:rsidR="004F731C" w:rsidRPr="004F731C">
        <w:rPr>
          <w:color w:val="000000" w:themeColor="text1"/>
          <w:sz w:val="20"/>
          <w:szCs w:val="20"/>
        </w:rPr>
        <w:t xml:space="preserve"> F1-Score di </w:t>
      </w:r>
      <w:proofErr w:type="spellStart"/>
      <w:r w:rsidR="004F731C" w:rsidRPr="004F731C">
        <w:rPr>
          <w:color w:val="000000" w:themeColor="text1"/>
          <w:sz w:val="20"/>
          <w:szCs w:val="20"/>
        </w:rPr>
        <w:t>atas</w:t>
      </w:r>
      <w:proofErr w:type="spellEnd"/>
      <w:r w:rsidR="004F731C" w:rsidRPr="004F731C">
        <w:rPr>
          <w:color w:val="000000" w:themeColor="text1"/>
          <w:sz w:val="20"/>
          <w:szCs w:val="20"/>
        </w:rPr>
        <w:t xml:space="preserve"> 0.88, yang </w:t>
      </w:r>
      <w:proofErr w:type="spellStart"/>
      <w:r w:rsidR="004F731C" w:rsidRPr="004F731C">
        <w:rPr>
          <w:color w:val="000000" w:themeColor="text1"/>
          <w:sz w:val="20"/>
          <w:szCs w:val="20"/>
        </w:rPr>
        <w:t>menegaskan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kapabilitas</w:t>
      </w:r>
      <w:proofErr w:type="spellEnd"/>
      <w:r w:rsidR="004F731C" w:rsidRPr="004F731C">
        <w:rPr>
          <w:color w:val="000000" w:themeColor="text1"/>
          <w:sz w:val="20"/>
          <w:szCs w:val="20"/>
        </w:rPr>
        <w:t xml:space="preserve"> chatbot </w:t>
      </w:r>
      <w:proofErr w:type="spellStart"/>
      <w:r w:rsidR="004F731C" w:rsidRPr="004F731C">
        <w:rPr>
          <w:color w:val="000000" w:themeColor="text1"/>
          <w:sz w:val="20"/>
          <w:szCs w:val="20"/>
        </w:rPr>
        <w:t>dalam</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memberikan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respons</w:t>
      </w:r>
      <w:proofErr w:type="spellEnd"/>
      <w:r w:rsidR="004F731C" w:rsidRPr="004F731C">
        <w:rPr>
          <w:color w:val="000000" w:themeColor="text1"/>
          <w:sz w:val="20"/>
          <w:szCs w:val="20"/>
        </w:rPr>
        <w:t xml:space="preserve"> yang </w:t>
      </w:r>
      <w:proofErr w:type="spellStart"/>
      <w:r w:rsidR="004F731C" w:rsidRPr="004F731C">
        <w:rPr>
          <w:color w:val="000000" w:themeColor="text1"/>
          <w:sz w:val="20"/>
          <w:szCs w:val="20"/>
        </w:rPr>
        <w:t>akurat</w:t>
      </w:r>
      <w:proofErr w:type="spellEnd"/>
      <w:r w:rsidR="004F731C" w:rsidRPr="004F731C">
        <w:rPr>
          <w:color w:val="000000" w:themeColor="text1"/>
          <w:sz w:val="20"/>
          <w:szCs w:val="20"/>
        </w:rPr>
        <w:t xml:space="preserve"> dan </w:t>
      </w:r>
      <w:proofErr w:type="spellStart"/>
      <w:r w:rsidR="004F731C" w:rsidRPr="004F731C">
        <w:rPr>
          <w:color w:val="000000" w:themeColor="text1"/>
          <w:sz w:val="20"/>
          <w:szCs w:val="20"/>
        </w:rPr>
        <w:t>konsisten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Dengan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demikian</w:t>
      </w:r>
      <w:proofErr w:type="spellEnd"/>
      <w:r w:rsidR="004F731C" w:rsidRPr="004F731C">
        <w:rPr>
          <w:color w:val="000000" w:themeColor="text1"/>
          <w:sz w:val="20"/>
          <w:szCs w:val="20"/>
        </w:rPr>
        <w:t xml:space="preserve">, chatbot </w:t>
      </w:r>
      <w:proofErr w:type="spellStart"/>
      <w:r w:rsidR="004F731C" w:rsidRPr="004F731C">
        <w:rPr>
          <w:color w:val="000000" w:themeColor="text1"/>
          <w:sz w:val="20"/>
          <w:szCs w:val="20"/>
        </w:rPr>
        <w:t>ini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terbukti</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mampu</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mempercepat</w:t>
      </w:r>
      <w:proofErr w:type="spellEnd"/>
      <w:r w:rsidR="004F731C" w:rsidRPr="004F731C">
        <w:rPr>
          <w:color w:val="000000" w:themeColor="text1"/>
          <w:sz w:val="20"/>
          <w:szCs w:val="20"/>
        </w:rPr>
        <w:t xml:space="preserve"> proses </w:t>
      </w:r>
      <w:proofErr w:type="spellStart"/>
      <w:r w:rsidR="004F731C" w:rsidRPr="004F731C">
        <w:rPr>
          <w:color w:val="000000" w:themeColor="text1"/>
          <w:sz w:val="20"/>
          <w:szCs w:val="20"/>
        </w:rPr>
        <w:t>pencarian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informasi</w:t>
      </w:r>
      <w:proofErr w:type="spellEnd"/>
      <w:r w:rsidR="004F731C" w:rsidRPr="004F731C">
        <w:rPr>
          <w:color w:val="000000" w:themeColor="text1"/>
          <w:sz w:val="20"/>
          <w:szCs w:val="20"/>
        </w:rPr>
        <w:t xml:space="preserve"> test case dan </w:t>
      </w:r>
      <w:proofErr w:type="spellStart"/>
      <w:r w:rsidR="004F731C" w:rsidRPr="004F731C">
        <w:rPr>
          <w:color w:val="000000" w:themeColor="text1"/>
          <w:sz w:val="20"/>
          <w:szCs w:val="20"/>
        </w:rPr>
        <w:t>secara</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otomatis</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meningkatkan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efektivitas</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pengujian</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fitur</w:t>
      </w:r>
      <w:proofErr w:type="spellEnd"/>
      <w:r w:rsidR="004F731C" w:rsidRPr="004F731C">
        <w:rPr>
          <w:color w:val="000000" w:themeColor="text1"/>
          <w:sz w:val="20"/>
          <w:szCs w:val="20"/>
        </w:rPr>
        <w:t xml:space="preserve"> </w:t>
      </w:r>
      <w:proofErr w:type="spellStart"/>
      <w:r w:rsidR="004F731C" w:rsidRPr="004F731C">
        <w:rPr>
          <w:color w:val="000000" w:themeColor="text1"/>
          <w:sz w:val="20"/>
          <w:szCs w:val="20"/>
        </w:rPr>
        <w:t>layanan</w:t>
      </w:r>
      <w:proofErr w:type="spellEnd"/>
      <w:r w:rsidR="004F731C" w:rsidRPr="004F731C">
        <w:rPr>
          <w:color w:val="000000" w:themeColor="text1"/>
          <w:sz w:val="20"/>
          <w:szCs w:val="20"/>
        </w:rPr>
        <w:t xml:space="preserve"> Agree </w:t>
      </w:r>
      <w:proofErr w:type="spellStart"/>
      <w:r w:rsidR="004F731C" w:rsidRPr="004F731C">
        <w:rPr>
          <w:color w:val="000000" w:themeColor="text1"/>
          <w:sz w:val="20"/>
          <w:szCs w:val="20"/>
        </w:rPr>
        <w:t>kapan</w:t>
      </w:r>
      <w:proofErr w:type="spellEnd"/>
      <w:r w:rsidR="004F731C" w:rsidRPr="004F731C">
        <w:rPr>
          <w:color w:val="000000" w:themeColor="text1"/>
          <w:sz w:val="20"/>
          <w:szCs w:val="20"/>
        </w:rPr>
        <w:t xml:space="preserve"> pun </w:t>
      </w:r>
      <w:proofErr w:type="spellStart"/>
      <w:r w:rsidR="004F731C" w:rsidRPr="004F731C">
        <w:rPr>
          <w:color w:val="000000" w:themeColor="text1"/>
          <w:sz w:val="20"/>
          <w:szCs w:val="20"/>
        </w:rPr>
        <w:t>dibutuhkan</w:t>
      </w:r>
      <w:proofErr w:type="spellEnd"/>
      <w:r w:rsidR="004F731C" w:rsidRPr="004F731C">
        <w:rPr>
          <w:color w:val="000000" w:themeColor="text1"/>
          <w:sz w:val="20"/>
          <w:szCs w:val="20"/>
        </w:rPr>
        <w:t>.</w:t>
      </w:r>
    </w:p>
    <w:p w14:paraId="2F4C09E1" w14:textId="0504457D" w:rsidR="004F731C" w:rsidRPr="001D02F2" w:rsidRDefault="004F731C" w:rsidP="004F731C">
      <w:pPr>
        <w:spacing w:before="200" w:line="276" w:lineRule="auto"/>
        <w:ind w:left="186" w:right="177" w:firstLine="534"/>
        <w:jc w:val="both"/>
        <w:rPr>
          <w:color w:val="000000" w:themeColor="text1"/>
          <w:sz w:val="20"/>
          <w:szCs w:val="20"/>
        </w:rPr>
      </w:pPr>
      <w:proofErr w:type="spellStart"/>
      <w:r w:rsidRPr="004F731C">
        <w:rPr>
          <w:color w:val="000000" w:themeColor="text1"/>
          <w:sz w:val="20"/>
          <w:szCs w:val="20"/>
        </w:rPr>
        <w:t>Analisis</w:t>
      </w:r>
      <w:proofErr w:type="spellEnd"/>
      <w:r w:rsidRPr="004F731C">
        <w:rPr>
          <w:color w:val="000000" w:themeColor="text1"/>
          <w:sz w:val="20"/>
          <w:szCs w:val="20"/>
        </w:rPr>
        <w:t xml:space="preserve"> </w:t>
      </w:r>
      <w:proofErr w:type="spellStart"/>
      <w:r w:rsidRPr="004F731C">
        <w:rPr>
          <w:color w:val="000000" w:themeColor="text1"/>
          <w:sz w:val="20"/>
          <w:szCs w:val="20"/>
        </w:rPr>
        <w:t>hasil</w:t>
      </w:r>
      <w:proofErr w:type="spellEnd"/>
      <w:r w:rsidRPr="004F731C">
        <w:rPr>
          <w:color w:val="000000" w:themeColor="text1"/>
          <w:sz w:val="20"/>
          <w:szCs w:val="20"/>
        </w:rPr>
        <w:t xml:space="preserve"> </w:t>
      </w:r>
      <w:proofErr w:type="spellStart"/>
      <w:r w:rsidRPr="004F731C">
        <w:rPr>
          <w:color w:val="000000" w:themeColor="text1"/>
          <w:sz w:val="20"/>
          <w:szCs w:val="20"/>
        </w:rPr>
        <w:t>pengujian</w:t>
      </w:r>
      <w:proofErr w:type="spellEnd"/>
      <w:r w:rsidRPr="004F731C">
        <w:rPr>
          <w:color w:val="000000" w:themeColor="text1"/>
          <w:sz w:val="20"/>
          <w:szCs w:val="20"/>
        </w:rPr>
        <w:t xml:space="preserve"> juga </w:t>
      </w:r>
      <w:proofErr w:type="spellStart"/>
      <w:r w:rsidRPr="004F731C">
        <w:rPr>
          <w:color w:val="000000" w:themeColor="text1"/>
          <w:sz w:val="20"/>
          <w:szCs w:val="20"/>
        </w:rPr>
        <w:t>mengidentifikasi</w:t>
      </w:r>
      <w:proofErr w:type="spellEnd"/>
      <w:r w:rsidRPr="004F731C">
        <w:rPr>
          <w:color w:val="000000" w:themeColor="text1"/>
          <w:sz w:val="20"/>
          <w:szCs w:val="20"/>
        </w:rPr>
        <w:t xml:space="preserve"> </w:t>
      </w:r>
      <w:proofErr w:type="spellStart"/>
      <w:r w:rsidRPr="004F731C">
        <w:rPr>
          <w:color w:val="000000" w:themeColor="text1"/>
          <w:sz w:val="20"/>
          <w:szCs w:val="20"/>
        </w:rPr>
        <w:t>beberapa</w:t>
      </w:r>
      <w:proofErr w:type="spellEnd"/>
      <w:r w:rsidRPr="004F731C">
        <w:rPr>
          <w:color w:val="000000" w:themeColor="text1"/>
          <w:sz w:val="20"/>
          <w:szCs w:val="20"/>
        </w:rPr>
        <w:t xml:space="preserve"> area yang </w:t>
      </w:r>
      <w:proofErr w:type="spellStart"/>
      <w:r w:rsidRPr="004F731C">
        <w:rPr>
          <w:color w:val="000000" w:themeColor="text1"/>
          <w:sz w:val="20"/>
          <w:szCs w:val="20"/>
        </w:rPr>
        <w:t>memerlukan</w:t>
      </w:r>
      <w:proofErr w:type="spellEnd"/>
      <w:r w:rsidRPr="004F731C">
        <w:rPr>
          <w:color w:val="000000" w:themeColor="text1"/>
          <w:sz w:val="20"/>
          <w:szCs w:val="20"/>
        </w:rPr>
        <w:t xml:space="preserve"> </w:t>
      </w:r>
      <w:proofErr w:type="spellStart"/>
      <w:r w:rsidRPr="004F731C">
        <w:rPr>
          <w:color w:val="000000" w:themeColor="text1"/>
          <w:sz w:val="20"/>
          <w:szCs w:val="20"/>
        </w:rPr>
        <w:t>perbaikan</w:t>
      </w:r>
      <w:proofErr w:type="spellEnd"/>
      <w:r w:rsidRPr="004F731C">
        <w:rPr>
          <w:color w:val="000000" w:themeColor="text1"/>
          <w:sz w:val="20"/>
          <w:szCs w:val="20"/>
        </w:rPr>
        <w:t xml:space="preserve"> </w:t>
      </w:r>
      <w:proofErr w:type="spellStart"/>
      <w:r w:rsidRPr="004F731C">
        <w:rPr>
          <w:color w:val="000000" w:themeColor="text1"/>
          <w:sz w:val="20"/>
          <w:szCs w:val="20"/>
        </w:rPr>
        <w:t>untuk</w:t>
      </w:r>
      <w:proofErr w:type="spellEnd"/>
      <w:r w:rsidRPr="004F731C">
        <w:rPr>
          <w:color w:val="000000" w:themeColor="text1"/>
          <w:sz w:val="20"/>
          <w:szCs w:val="20"/>
        </w:rPr>
        <w:t xml:space="preserve"> </w:t>
      </w:r>
      <w:proofErr w:type="spellStart"/>
      <w:r w:rsidRPr="004F731C">
        <w:rPr>
          <w:color w:val="000000" w:themeColor="text1"/>
          <w:sz w:val="20"/>
          <w:szCs w:val="20"/>
        </w:rPr>
        <w:t>mengoptimalkan</w:t>
      </w:r>
      <w:proofErr w:type="spellEnd"/>
      <w:r w:rsidRPr="004F731C">
        <w:rPr>
          <w:color w:val="000000" w:themeColor="text1"/>
          <w:sz w:val="20"/>
          <w:szCs w:val="20"/>
        </w:rPr>
        <w:t xml:space="preserve"> </w:t>
      </w:r>
      <w:proofErr w:type="spellStart"/>
      <w:r w:rsidRPr="004F731C">
        <w:rPr>
          <w:color w:val="000000" w:themeColor="text1"/>
          <w:sz w:val="20"/>
          <w:szCs w:val="20"/>
        </w:rPr>
        <w:t>kinerja</w:t>
      </w:r>
      <w:proofErr w:type="spellEnd"/>
      <w:r w:rsidRPr="004F731C">
        <w:rPr>
          <w:color w:val="000000" w:themeColor="text1"/>
          <w:sz w:val="20"/>
          <w:szCs w:val="20"/>
        </w:rPr>
        <w:t xml:space="preserve"> chatbot. Tingkat </w:t>
      </w:r>
      <w:proofErr w:type="spellStart"/>
      <w:r w:rsidRPr="004F731C">
        <w:rPr>
          <w:color w:val="000000" w:themeColor="text1"/>
          <w:sz w:val="20"/>
          <w:szCs w:val="20"/>
        </w:rPr>
        <w:t>akurasi</w:t>
      </w:r>
      <w:proofErr w:type="spellEnd"/>
      <w:r w:rsidRPr="004F731C">
        <w:rPr>
          <w:color w:val="000000" w:themeColor="text1"/>
          <w:sz w:val="20"/>
          <w:szCs w:val="20"/>
        </w:rPr>
        <w:t xml:space="preserve"> 0.88 </w:t>
      </w:r>
      <w:proofErr w:type="spellStart"/>
      <w:r w:rsidRPr="004F731C">
        <w:rPr>
          <w:color w:val="000000" w:themeColor="text1"/>
          <w:sz w:val="20"/>
          <w:szCs w:val="20"/>
        </w:rPr>
        <w:t>menyiratkan</w:t>
      </w:r>
      <w:proofErr w:type="spellEnd"/>
      <w:r w:rsidRPr="004F731C">
        <w:rPr>
          <w:color w:val="000000" w:themeColor="text1"/>
          <w:sz w:val="20"/>
          <w:szCs w:val="20"/>
        </w:rPr>
        <w:t xml:space="preserve"> </w:t>
      </w:r>
      <w:proofErr w:type="spellStart"/>
      <w:r w:rsidRPr="004F731C">
        <w:rPr>
          <w:color w:val="000000" w:themeColor="text1"/>
          <w:sz w:val="20"/>
          <w:szCs w:val="20"/>
        </w:rPr>
        <w:t>bahwa</w:t>
      </w:r>
      <w:proofErr w:type="spellEnd"/>
      <w:r w:rsidRPr="004F731C">
        <w:rPr>
          <w:color w:val="000000" w:themeColor="text1"/>
          <w:sz w:val="20"/>
          <w:szCs w:val="20"/>
        </w:rPr>
        <w:t xml:space="preserve"> </w:t>
      </w:r>
      <w:proofErr w:type="spellStart"/>
      <w:r w:rsidRPr="004F731C">
        <w:rPr>
          <w:color w:val="000000" w:themeColor="text1"/>
          <w:sz w:val="20"/>
          <w:szCs w:val="20"/>
        </w:rPr>
        <w:t>masih</w:t>
      </w:r>
      <w:proofErr w:type="spellEnd"/>
      <w:r w:rsidRPr="004F731C">
        <w:rPr>
          <w:color w:val="000000" w:themeColor="text1"/>
          <w:sz w:val="20"/>
          <w:szCs w:val="20"/>
        </w:rPr>
        <w:t xml:space="preserve"> </w:t>
      </w:r>
      <w:proofErr w:type="spellStart"/>
      <w:r w:rsidRPr="004F731C">
        <w:rPr>
          <w:color w:val="000000" w:themeColor="text1"/>
          <w:sz w:val="20"/>
          <w:szCs w:val="20"/>
        </w:rPr>
        <w:t>terdapat</w:t>
      </w:r>
      <w:proofErr w:type="spellEnd"/>
      <w:r w:rsidRPr="004F731C">
        <w:rPr>
          <w:color w:val="000000" w:themeColor="text1"/>
          <w:sz w:val="20"/>
          <w:szCs w:val="20"/>
        </w:rPr>
        <w:t xml:space="preserve"> 12% </w:t>
      </w:r>
      <w:proofErr w:type="spellStart"/>
      <w:r w:rsidRPr="004F731C">
        <w:rPr>
          <w:color w:val="000000" w:themeColor="text1"/>
          <w:sz w:val="20"/>
          <w:szCs w:val="20"/>
        </w:rPr>
        <w:t>kesalahan</w:t>
      </w:r>
      <w:proofErr w:type="spellEnd"/>
      <w:r w:rsidRPr="004F731C">
        <w:rPr>
          <w:color w:val="000000" w:themeColor="text1"/>
          <w:sz w:val="20"/>
          <w:szCs w:val="20"/>
        </w:rPr>
        <w:t xml:space="preserve"> </w:t>
      </w:r>
      <w:proofErr w:type="spellStart"/>
      <w:r w:rsidRPr="004F731C">
        <w:rPr>
          <w:color w:val="000000" w:themeColor="text1"/>
          <w:sz w:val="20"/>
          <w:szCs w:val="20"/>
        </w:rPr>
        <w:t>klasifikasi</w:t>
      </w:r>
      <w:proofErr w:type="spellEnd"/>
      <w:r w:rsidRPr="004F731C">
        <w:rPr>
          <w:color w:val="000000" w:themeColor="text1"/>
          <w:sz w:val="20"/>
          <w:szCs w:val="20"/>
        </w:rPr>
        <w:t xml:space="preserve"> yang </w:t>
      </w:r>
      <w:proofErr w:type="spellStart"/>
      <w:r w:rsidRPr="004F731C">
        <w:rPr>
          <w:color w:val="000000" w:themeColor="text1"/>
          <w:sz w:val="20"/>
          <w:szCs w:val="20"/>
        </w:rPr>
        <w:t>dapat</w:t>
      </w:r>
      <w:proofErr w:type="spellEnd"/>
      <w:r w:rsidRPr="004F731C">
        <w:rPr>
          <w:color w:val="000000" w:themeColor="text1"/>
          <w:sz w:val="20"/>
          <w:szCs w:val="20"/>
        </w:rPr>
        <w:t xml:space="preserve"> </w:t>
      </w:r>
      <w:proofErr w:type="spellStart"/>
      <w:r w:rsidRPr="004F731C">
        <w:rPr>
          <w:color w:val="000000" w:themeColor="text1"/>
          <w:sz w:val="20"/>
          <w:szCs w:val="20"/>
        </w:rPr>
        <w:t>memengaruhi</w:t>
      </w:r>
      <w:proofErr w:type="spellEnd"/>
      <w:r w:rsidRPr="004F731C">
        <w:rPr>
          <w:color w:val="000000" w:themeColor="text1"/>
          <w:sz w:val="20"/>
          <w:szCs w:val="20"/>
        </w:rPr>
        <w:t xml:space="preserve"> </w:t>
      </w:r>
      <w:proofErr w:type="spellStart"/>
      <w:r w:rsidRPr="004F731C">
        <w:rPr>
          <w:color w:val="000000" w:themeColor="text1"/>
          <w:sz w:val="20"/>
          <w:szCs w:val="20"/>
        </w:rPr>
        <w:t>pengalaman</w:t>
      </w:r>
      <w:proofErr w:type="spellEnd"/>
      <w:r w:rsidRPr="004F731C">
        <w:rPr>
          <w:color w:val="000000" w:themeColor="text1"/>
          <w:sz w:val="20"/>
          <w:szCs w:val="20"/>
        </w:rPr>
        <w:t xml:space="preserve"> </w:t>
      </w:r>
      <w:proofErr w:type="spellStart"/>
      <w:r w:rsidRPr="004F731C">
        <w:rPr>
          <w:color w:val="000000" w:themeColor="text1"/>
          <w:sz w:val="20"/>
          <w:szCs w:val="20"/>
        </w:rPr>
        <w:t>pengguna</w:t>
      </w:r>
      <w:proofErr w:type="spellEnd"/>
      <w:r w:rsidRPr="004F731C">
        <w:rPr>
          <w:color w:val="000000" w:themeColor="text1"/>
          <w:sz w:val="20"/>
          <w:szCs w:val="20"/>
        </w:rPr>
        <w:t xml:space="preserve"> </w:t>
      </w:r>
      <w:proofErr w:type="spellStart"/>
      <w:r w:rsidRPr="004F731C">
        <w:rPr>
          <w:color w:val="000000" w:themeColor="text1"/>
          <w:sz w:val="20"/>
          <w:szCs w:val="20"/>
        </w:rPr>
        <w:t>dalam</w:t>
      </w:r>
      <w:proofErr w:type="spellEnd"/>
      <w:r w:rsidRPr="004F731C">
        <w:rPr>
          <w:color w:val="000000" w:themeColor="text1"/>
          <w:sz w:val="20"/>
          <w:szCs w:val="20"/>
        </w:rPr>
        <w:t xml:space="preserve"> </w:t>
      </w:r>
      <w:proofErr w:type="spellStart"/>
      <w:r w:rsidRPr="004F731C">
        <w:rPr>
          <w:color w:val="000000" w:themeColor="text1"/>
          <w:sz w:val="20"/>
          <w:szCs w:val="20"/>
        </w:rPr>
        <w:lastRenderedPageBreak/>
        <w:t>skenario</w:t>
      </w:r>
      <w:proofErr w:type="spellEnd"/>
      <w:r w:rsidRPr="004F731C">
        <w:rPr>
          <w:color w:val="000000" w:themeColor="text1"/>
          <w:sz w:val="20"/>
          <w:szCs w:val="20"/>
        </w:rPr>
        <w:t xml:space="preserve"> </w:t>
      </w:r>
      <w:proofErr w:type="spellStart"/>
      <w:r w:rsidRPr="004F731C">
        <w:rPr>
          <w:color w:val="000000" w:themeColor="text1"/>
          <w:sz w:val="20"/>
          <w:szCs w:val="20"/>
        </w:rPr>
        <w:t>tertentu</w:t>
      </w:r>
      <w:proofErr w:type="spellEnd"/>
      <w:r w:rsidRPr="004F731C">
        <w:rPr>
          <w:color w:val="000000" w:themeColor="text1"/>
          <w:sz w:val="20"/>
          <w:szCs w:val="20"/>
        </w:rPr>
        <w:t xml:space="preserve">. </w:t>
      </w:r>
      <w:proofErr w:type="spellStart"/>
      <w:r w:rsidRPr="004F731C">
        <w:rPr>
          <w:color w:val="000000" w:themeColor="text1"/>
          <w:sz w:val="20"/>
          <w:szCs w:val="20"/>
        </w:rPr>
        <w:t>Beberapa</w:t>
      </w:r>
      <w:proofErr w:type="spellEnd"/>
      <w:r w:rsidRPr="004F731C">
        <w:rPr>
          <w:color w:val="000000" w:themeColor="text1"/>
          <w:sz w:val="20"/>
          <w:szCs w:val="20"/>
        </w:rPr>
        <w:t xml:space="preserve"> </w:t>
      </w:r>
      <w:proofErr w:type="spellStart"/>
      <w:r w:rsidRPr="004F731C">
        <w:rPr>
          <w:color w:val="000000" w:themeColor="text1"/>
          <w:sz w:val="20"/>
          <w:szCs w:val="20"/>
        </w:rPr>
        <w:t>kategori</w:t>
      </w:r>
      <w:proofErr w:type="spellEnd"/>
      <w:r w:rsidRPr="004F731C">
        <w:rPr>
          <w:color w:val="000000" w:themeColor="text1"/>
          <w:sz w:val="20"/>
          <w:szCs w:val="20"/>
        </w:rPr>
        <w:t xml:space="preserve"> </w:t>
      </w:r>
      <w:proofErr w:type="spellStart"/>
      <w:r w:rsidRPr="004F731C">
        <w:rPr>
          <w:color w:val="000000" w:themeColor="text1"/>
          <w:sz w:val="20"/>
          <w:szCs w:val="20"/>
        </w:rPr>
        <w:t>seperti</w:t>
      </w:r>
      <w:proofErr w:type="spellEnd"/>
      <w:r w:rsidRPr="004F731C">
        <w:rPr>
          <w:color w:val="000000" w:themeColor="text1"/>
          <w:sz w:val="20"/>
          <w:szCs w:val="20"/>
        </w:rPr>
        <w:t xml:space="preserve"> "Landing Page" </w:t>
      </w:r>
      <w:proofErr w:type="spellStart"/>
      <w:r w:rsidRPr="004F731C">
        <w:rPr>
          <w:color w:val="000000" w:themeColor="text1"/>
          <w:sz w:val="20"/>
          <w:szCs w:val="20"/>
        </w:rPr>
        <w:t>dengan</w:t>
      </w:r>
      <w:proofErr w:type="spellEnd"/>
      <w:r w:rsidRPr="004F731C">
        <w:rPr>
          <w:color w:val="000000" w:themeColor="text1"/>
          <w:sz w:val="20"/>
          <w:szCs w:val="20"/>
        </w:rPr>
        <w:t xml:space="preserve"> F1-Score 0.74 dan "Agree Market Seller" </w:t>
      </w:r>
      <w:proofErr w:type="spellStart"/>
      <w:r w:rsidRPr="004F731C">
        <w:rPr>
          <w:color w:val="000000" w:themeColor="text1"/>
          <w:sz w:val="20"/>
          <w:szCs w:val="20"/>
        </w:rPr>
        <w:t>dengan</w:t>
      </w:r>
      <w:proofErr w:type="spellEnd"/>
      <w:r w:rsidRPr="004F731C">
        <w:rPr>
          <w:color w:val="000000" w:themeColor="text1"/>
          <w:sz w:val="20"/>
          <w:szCs w:val="20"/>
        </w:rPr>
        <w:t xml:space="preserve"> Recall 0.75 </w:t>
      </w:r>
      <w:proofErr w:type="spellStart"/>
      <w:r w:rsidRPr="004F731C">
        <w:rPr>
          <w:color w:val="000000" w:themeColor="text1"/>
          <w:sz w:val="20"/>
          <w:szCs w:val="20"/>
        </w:rPr>
        <w:t>menunjukkan</w:t>
      </w:r>
      <w:proofErr w:type="spellEnd"/>
      <w:r w:rsidRPr="004F731C">
        <w:rPr>
          <w:color w:val="000000" w:themeColor="text1"/>
          <w:sz w:val="20"/>
          <w:szCs w:val="20"/>
        </w:rPr>
        <w:t xml:space="preserve"> </w:t>
      </w:r>
      <w:proofErr w:type="spellStart"/>
      <w:r w:rsidRPr="004F731C">
        <w:rPr>
          <w:color w:val="000000" w:themeColor="text1"/>
          <w:sz w:val="20"/>
          <w:szCs w:val="20"/>
        </w:rPr>
        <w:t>potensi</w:t>
      </w:r>
      <w:proofErr w:type="spellEnd"/>
      <w:r w:rsidRPr="004F731C">
        <w:rPr>
          <w:color w:val="000000" w:themeColor="text1"/>
          <w:sz w:val="20"/>
          <w:szCs w:val="20"/>
        </w:rPr>
        <w:t xml:space="preserve"> </w:t>
      </w:r>
      <w:proofErr w:type="spellStart"/>
      <w:r w:rsidRPr="004F731C">
        <w:rPr>
          <w:color w:val="000000" w:themeColor="text1"/>
          <w:sz w:val="20"/>
          <w:szCs w:val="20"/>
        </w:rPr>
        <w:t>untuk</w:t>
      </w:r>
      <w:proofErr w:type="spellEnd"/>
      <w:r w:rsidRPr="004F731C">
        <w:rPr>
          <w:color w:val="000000" w:themeColor="text1"/>
          <w:sz w:val="20"/>
          <w:szCs w:val="20"/>
        </w:rPr>
        <w:t xml:space="preserve"> </w:t>
      </w:r>
      <w:proofErr w:type="spellStart"/>
      <w:r w:rsidRPr="004F731C">
        <w:rPr>
          <w:color w:val="000000" w:themeColor="text1"/>
          <w:sz w:val="20"/>
          <w:szCs w:val="20"/>
        </w:rPr>
        <w:t>peningkatan</w:t>
      </w:r>
      <w:proofErr w:type="spellEnd"/>
      <w:r w:rsidRPr="004F731C">
        <w:rPr>
          <w:color w:val="000000" w:themeColor="text1"/>
          <w:sz w:val="20"/>
          <w:szCs w:val="20"/>
        </w:rPr>
        <w:t xml:space="preserve">, </w:t>
      </w:r>
      <w:proofErr w:type="spellStart"/>
      <w:r w:rsidRPr="004F731C">
        <w:rPr>
          <w:color w:val="000000" w:themeColor="text1"/>
          <w:sz w:val="20"/>
          <w:szCs w:val="20"/>
        </w:rPr>
        <w:t>mengindikasikan</w:t>
      </w:r>
      <w:proofErr w:type="spellEnd"/>
      <w:r w:rsidRPr="004F731C">
        <w:rPr>
          <w:color w:val="000000" w:themeColor="text1"/>
          <w:sz w:val="20"/>
          <w:szCs w:val="20"/>
        </w:rPr>
        <w:t xml:space="preserve"> </w:t>
      </w:r>
      <w:proofErr w:type="spellStart"/>
      <w:r w:rsidRPr="004F731C">
        <w:rPr>
          <w:color w:val="000000" w:themeColor="text1"/>
          <w:sz w:val="20"/>
          <w:szCs w:val="20"/>
        </w:rPr>
        <w:t>adanya</w:t>
      </w:r>
      <w:proofErr w:type="spellEnd"/>
      <w:r w:rsidRPr="004F731C">
        <w:rPr>
          <w:color w:val="000000" w:themeColor="text1"/>
          <w:sz w:val="20"/>
          <w:szCs w:val="20"/>
        </w:rPr>
        <w:t xml:space="preserve"> </w:t>
      </w:r>
      <w:proofErr w:type="spellStart"/>
      <w:r w:rsidRPr="004F731C">
        <w:rPr>
          <w:color w:val="000000" w:themeColor="text1"/>
          <w:sz w:val="20"/>
          <w:szCs w:val="20"/>
        </w:rPr>
        <w:t>ruang</w:t>
      </w:r>
      <w:proofErr w:type="spellEnd"/>
      <w:r w:rsidRPr="004F731C">
        <w:rPr>
          <w:color w:val="000000" w:themeColor="text1"/>
          <w:sz w:val="20"/>
          <w:szCs w:val="20"/>
        </w:rPr>
        <w:t xml:space="preserve"> </w:t>
      </w:r>
      <w:proofErr w:type="spellStart"/>
      <w:r w:rsidRPr="004F731C">
        <w:rPr>
          <w:color w:val="000000" w:themeColor="text1"/>
          <w:sz w:val="20"/>
          <w:szCs w:val="20"/>
        </w:rPr>
        <w:t>untuk</w:t>
      </w:r>
      <w:proofErr w:type="spellEnd"/>
      <w:r w:rsidRPr="004F731C">
        <w:rPr>
          <w:color w:val="000000" w:themeColor="text1"/>
          <w:sz w:val="20"/>
          <w:szCs w:val="20"/>
        </w:rPr>
        <w:t xml:space="preserve"> </w:t>
      </w:r>
      <w:proofErr w:type="spellStart"/>
      <w:r w:rsidRPr="004F731C">
        <w:rPr>
          <w:color w:val="000000" w:themeColor="text1"/>
          <w:sz w:val="20"/>
          <w:szCs w:val="20"/>
        </w:rPr>
        <w:t>perbaikan</w:t>
      </w:r>
      <w:proofErr w:type="spellEnd"/>
      <w:r w:rsidRPr="004F731C">
        <w:rPr>
          <w:color w:val="000000" w:themeColor="text1"/>
          <w:sz w:val="20"/>
          <w:szCs w:val="20"/>
        </w:rPr>
        <w:t xml:space="preserve"> </w:t>
      </w:r>
      <w:proofErr w:type="spellStart"/>
      <w:r w:rsidRPr="004F731C">
        <w:rPr>
          <w:color w:val="000000" w:themeColor="text1"/>
          <w:sz w:val="20"/>
          <w:szCs w:val="20"/>
        </w:rPr>
        <w:t>melalui</w:t>
      </w:r>
      <w:proofErr w:type="spellEnd"/>
      <w:r w:rsidRPr="004F731C">
        <w:rPr>
          <w:color w:val="000000" w:themeColor="text1"/>
          <w:sz w:val="20"/>
          <w:szCs w:val="20"/>
        </w:rPr>
        <w:t xml:space="preserve"> </w:t>
      </w:r>
      <w:proofErr w:type="spellStart"/>
      <w:r w:rsidRPr="004F731C">
        <w:rPr>
          <w:color w:val="000000" w:themeColor="text1"/>
          <w:sz w:val="20"/>
          <w:szCs w:val="20"/>
        </w:rPr>
        <w:t>penanganan</w:t>
      </w:r>
      <w:proofErr w:type="spellEnd"/>
      <w:r w:rsidRPr="004F731C">
        <w:rPr>
          <w:color w:val="000000" w:themeColor="text1"/>
          <w:sz w:val="20"/>
          <w:szCs w:val="20"/>
        </w:rPr>
        <w:t xml:space="preserve"> </w:t>
      </w:r>
      <w:proofErr w:type="spellStart"/>
      <w:r w:rsidRPr="004F731C">
        <w:rPr>
          <w:color w:val="000000" w:themeColor="text1"/>
          <w:sz w:val="20"/>
          <w:szCs w:val="20"/>
        </w:rPr>
        <w:t>ambiguitas</w:t>
      </w:r>
      <w:proofErr w:type="spellEnd"/>
      <w:r w:rsidRPr="004F731C">
        <w:rPr>
          <w:color w:val="000000" w:themeColor="text1"/>
          <w:sz w:val="20"/>
          <w:szCs w:val="20"/>
        </w:rPr>
        <w:t xml:space="preserve"> </w:t>
      </w:r>
      <w:proofErr w:type="spellStart"/>
      <w:r w:rsidRPr="004F731C">
        <w:rPr>
          <w:color w:val="000000" w:themeColor="text1"/>
          <w:sz w:val="20"/>
          <w:szCs w:val="20"/>
        </w:rPr>
        <w:t>pertanyaan</w:t>
      </w:r>
      <w:proofErr w:type="spellEnd"/>
      <w:r w:rsidRPr="004F731C">
        <w:rPr>
          <w:color w:val="000000" w:themeColor="text1"/>
          <w:sz w:val="20"/>
          <w:szCs w:val="20"/>
        </w:rPr>
        <w:t xml:space="preserve"> </w:t>
      </w:r>
      <w:proofErr w:type="spellStart"/>
      <w:r w:rsidRPr="004F731C">
        <w:rPr>
          <w:color w:val="000000" w:themeColor="text1"/>
          <w:sz w:val="20"/>
          <w:szCs w:val="20"/>
        </w:rPr>
        <w:t>atau</w:t>
      </w:r>
      <w:proofErr w:type="spellEnd"/>
      <w:r w:rsidRPr="004F731C">
        <w:rPr>
          <w:color w:val="000000" w:themeColor="text1"/>
          <w:sz w:val="20"/>
          <w:szCs w:val="20"/>
        </w:rPr>
        <w:t xml:space="preserve"> </w:t>
      </w:r>
      <w:proofErr w:type="spellStart"/>
      <w:r w:rsidRPr="004F731C">
        <w:rPr>
          <w:color w:val="000000" w:themeColor="text1"/>
          <w:sz w:val="20"/>
          <w:szCs w:val="20"/>
        </w:rPr>
        <w:t>pengayaan</w:t>
      </w:r>
      <w:proofErr w:type="spellEnd"/>
      <w:r w:rsidRPr="004F731C">
        <w:rPr>
          <w:color w:val="000000" w:themeColor="text1"/>
          <w:sz w:val="20"/>
          <w:szCs w:val="20"/>
        </w:rPr>
        <w:t xml:space="preserve"> data </w:t>
      </w:r>
      <w:proofErr w:type="spellStart"/>
      <w:r w:rsidRPr="004F731C">
        <w:rPr>
          <w:color w:val="000000" w:themeColor="text1"/>
          <w:sz w:val="20"/>
          <w:szCs w:val="20"/>
        </w:rPr>
        <w:t>latih</w:t>
      </w:r>
      <w:proofErr w:type="spellEnd"/>
      <w:r w:rsidRPr="004F731C">
        <w:rPr>
          <w:color w:val="000000" w:themeColor="text1"/>
          <w:sz w:val="20"/>
          <w:szCs w:val="20"/>
        </w:rPr>
        <w:t xml:space="preserve"> yang </w:t>
      </w:r>
      <w:proofErr w:type="spellStart"/>
      <w:r w:rsidRPr="004F731C">
        <w:rPr>
          <w:color w:val="000000" w:themeColor="text1"/>
          <w:sz w:val="20"/>
          <w:szCs w:val="20"/>
        </w:rPr>
        <w:t>lebih</w:t>
      </w:r>
      <w:proofErr w:type="spellEnd"/>
      <w:r w:rsidRPr="004F731C">
        <w:rPr>
          <w:color w:val="000000" w:themeColor="text1"/>
          <w:sz w:val="20"/>
          <w:szCs w:val="20"/>
        </w:rPr>
        <w:t xml:space="preserve"> </w:t>
      </w:r>
      <w:proofErr w:type="spellStart"/>
      <w:r w:rsidRPr="004F731C">
        <w:rPr>
          <w:color w:val="000000" w:themeColor="text1"/>
          <w:sz w:val="20"/>
          <w:szCs w:val="20"/>
        </w:rPr>
        <w:t>spesifik</w:t>
      </w:r>
      <w:proofErr w:type="spellEnd"/>
      <w:r w:rsidRPr="004F731C">
        <w:rPr>
          <w:color w:val="000000" w:themeColor="text1"/>
          <w:sz w:val="20"/>
          <w:szCs w:val="20"/>
        </w:rPr>
        <w:t xml:space="preserve">. </w:t>
      </w:r>
      <w:proofErr w:type="spellStart"/>
      <w:r w:rsidRPr="004F731C">
        <w:rPr>
          <w:color w:val="000000" w:themeColor="text1"/>
          <w:sz w:val="20"/>
          <w:szCs w:val="20"/>
        </w:rPr>
        <w:t>Penelitian</w:t>
      </w:r>
      <w:proofErr w:type="spellEnd"/>
      <w:r w:rsidRPr="004F731C">
        <w:rPr>
          <w:color w:val="000000" w:themeColor="text1"/>
          <w:sz w:val="20"/>
          <w:szCs w:val="20"/>
        </w:rPr>
        <w:t xml:space="preserve"> </w:t>
      </w:r>
      <w:proofErr w:type="spellStart"/>
      <w:r w:rsidRPr="004F731C">
        <w:rPr>
          <w:color w:val="000000" w:themeColor="text1"/>
          <w:sz w:val="20"/>
          <w:szCs w:val="20"/>
        </w:rPr>
        <w:t>selanjutnya</w:t>
      </w:r>
      <w:proofErr w:type="spellEnd"/>
      <w:r w:rsidRPr="004F731C">
        <w:rPr>
          <w:color w:val="000000" w:themeColor="text1"/>
          <w:sz w:val="20"/>
          <w:szCs w:val="20"/>
        </w:rPr>
        <w:t xml:space="preserve"> </w:t>
      </w:r>
      <w:proofErr w:type="spellStart"/>
      <w:r w:rsidRPr="004F731C">
        <w:rPr>
          <w:color w:val="000000" w:themeColor="text1"/>
          <w:sz w:val="20"/>
          <w:szCs w:val="20"/>
        </w:rPr>
        <w:t>dapat</w:t>
      </w:r>
      <w:proofErr w:type="spellEnd"/>
      <w:r w:rsidRPr="004F731C">
        <w:rPr>
          <w:color w:val="000000" w:themeColor="text1"/>
          <w:sz w:val="20"/>
          <w:szCs w:val="20"/>
        </w:rPr>
        <w:t xml:space="preserve"> </w:t>
      </w:r>
      <w:proofErr w:type="spellStart"/>
      <w:r w:rsidRPr="004F731C">
        <w:rPr>
          <w:color w:val="000000" w:themeColor="text1"/>
          <w:sz w:val="20"/>
          <w:szCs w:val="20"/>
        </w:rPr>
        <w:t>berfokus</w:t>
      </w:r>
      <w:proofErr w:type="spellEnd"/>
      <w:r w:rsidRPr="004F731C">
        <w:rPr>
          <w:color w:val="000000" w:themeColor="text1"/>
          <w:sz w:val="20"/>
          <w:szCs w:val="20"/>
        </w:rPr>
        <w:t xml:space="preserve"> pada </w:t>
      </w:r>
      <w:proofErr w:type="spellStart"/>
      <w:r w:rsidRPr="004F731C">
        <w:rPr>
          <w:color w:val="000000" w:themeColor="text1"/>
          <w:sz w:val="20"/>
          <w:szCs w:val="20"/>
        </w:rPr>
        <w:t>mitigasi</w:t>
      </w:r>
      <w:proofErr w:type="spellEnd"/>
      <w:r w:rsidRPr="004F731C">
        <w:rPr>
          <w:color w:val="000000" w:themeColor="text1"/>
          <w:sz w:val="20"/>
          <w:szCs w:val="20"/>
        </w:rPr>
        <w:t xml:space="preserve"> </w:t>
      </w:r>
      <w:proofErr w:type="spellStart"/>
      <w:r w:rsidRPr="004F731C">
        <w:rPr>
          <w:color w:val="000000" w:themeColor="text1"/>
          <w:sz w:val="20"/>
          <w:szCs w:val="20"/>
        </w:rPr>
        <w:t>kesalahan</w:t>
      </w:r>
      <w:proofErr w:type="spellEnd"/>
      <w:r w:rsidRPr="004F731C">
        <w:rPr>
          <w:color w:val="000000" w:themeColor="text1"/>
          <w:sz w:val="20"/>
          <w:szCs w:val="20"/>
        </w:rPr>
        <w:t xml:space="preserve"> </w:t>
      </w:r>
      <w:proofErr w:type="spellStart"/>
      <w:r w:rsidRPr="004F731C">
        <w:rPr>
          <w:color w:val="000000" w:themeColor="text1"/>
          <w:sz w:val="20"/>
          <w:szCs w:val="20"/>
        </w:rPr>
        <w:t>klasifikasi</w:t>
      </w:r>
      <w:proofErr w:type="spellEnd"/>
      <w:r w:rsidRPr="004F731C">
        <w:rPr>
          <w:color w:val="000000" w:themeColor="text1"/>
          <w:sz w:val="20"/>
          <w:szCs w:val="20"/>
        </w:rPr>
        <w:t xml:space="preserve"> </w:t>
      </w:r>
      <w:proofErr w:type="spellStart"/>
      <w:r w:rsidRPr="004F731C">
        <w:rPr>
          <w:color w:val="000000" w:themeColor="text1"/>
          <w:sz w:val="20"/>
          <w:szCs w:val="20"/>
        </w:rPr>
        <w:t>ini</w:t>
      </w:r>
      <w:proofErr w:type="spellEnd"/>
      <w:r w:rsidRPr="004F731C">
        <w:rPr>
          <w:color w:val="000000" w:themeColor="text1"/>
          <w:sz w:val="20"/>
          <w:szCs w:val="20"/>
        </w:rPr>
        <w:t xml:space="preserve"> guna </w:t>
      </w:r>
      <w:proofErr w:type="spellStart"/>
      <w:r w:rsidRPr="004F731C">
        <w:rPr>
          <w:color w:val="000000" w:themeColor="text1"/>
          <w:sz w:val="20"/>
          <w:szCs w:val="20"/>
        </w:rPr>
        <w:t>mencapai</w:t>
      </w:r>
      <w:proofErr w:type="spellEnd"/>
      <w:r w:rsidRPr="004F731C">
        <w:rPr>
          <w:color w:val="000000" w:themeColor="text1"/>
          <w:sz w:val="20"/>
          <w:szCs w:val="20"/>
        </w:rPr>
        <w:t xml:space="preserve"> </w:t>
      </w:r>
      <w:proofErr w:type="spellStart"/>
      <w:r w:rsidRPr="004F731C">
        <w:rPr>
          <w:color w:val="000000" w:themeColor="text1"/>
          <w:sz w:val="20"/>
          <w:szCs w:val="20"/>
        </w:rPr>
        <w:t>tingkat</w:t>
      </w:r>
      <w:proofErr w:type="spellEnd"/>
      <w:r w:rsidRPr="004F731C">
        <w:rPr>
          <w:color w:val="000000" w:themeColor="text1"/>
          <w:sz w:val="20"/>
          <w:szCs w:val="20"/>
        </w:rPr>
        <w:t xml:space="preserve"> </w:t>
      </w:r>
      <w:proofErr w:type="spellStart"/>
      <w:r w:rsidRPr="004F731C">
        <w:rPr>
          <w:color w:val="000000" w:themeColor="text1"/>
          <w:sz w:val="20"/>
          <w:szCs w:val="20"/>
        </w:rPr>
        <w:t>robustnes</w:t>
      </w:r>
      <w:proofErr w:type="spellEnd"/>
      <w:r w:rsidRPr="004F731C">
        <w:rPr>
          <w:color w:val="000000" w:themeColor="text1"/>
          <w:sz w:val="20"/>
          <w:szCs w:val="20"/>
        </w:rPr>
        <w:t xml:space="preserve"> dan </w:t>
      </w:r>
      <w:proofErr w:type="spellStart"/>
      <w:r w:rsidRPr="004F731C">
        <w:rPr>
          <w:color w:val="000000" w:themeColor="text1"/>
          <w:sz w:val="20"/>
          <w:szCs w:val="20"/>
        </w:rPr>
        <w:t>keandalan</w:t>
      </w:r>
      <w:proofErr w:type="spellEnd"/>
      <w:r w:rsidRPr="004F731C">
        <w:rPr>
          <w:color w:val="000000" w:themeColor="text1"/>
          <w:sz w:val="20"/>
          <w:szCs w:val="20"/>
        </w:rPr>
        <w:t xml:space="preserve"> yang </w:t>
      </w:r>
      <w:proofErr w:type="spellStart"/>
      <w:r w:rsidRPr="004F731C">
        <w:rPr>
          <w:color w:val="000000" w:themeColor="text1"/>
          <w:sz w:val="20"/>
          <w:szCs w:val="20"/>
        </w:rPr>
        <w:t>lebih</w:t>
      </w:r>
      <w:proofErr w:type="spellEnd"/>
      <w:r w:rsidRPr="004F731C">
        <w:rPr>
          <w:color w:val="000000" w:themeColor="text1"/>
          <w:sz w:val="20"/>
          <w:szCs w:val="20"/>
        </w:rPr>
        <w:t xml:space="preserve"> </w:t>
      </w:r>
      <w:proofErr w:type="spellStart"/>
      <w:r w:rsidRPr="004F731C">
        <w:rPr>
          <w:color w:val="000000" w:themeColor="text1"/>
          <w:sz w:val="20"/>
          <w:szCs w:val="20"/>
        </w:rPr>
        <w:t>tinggi</w:t>
      </w:r>
      <w:proofErr w:type="spellEnd"/>
      <w:r w:rsidRPr="004F731C">
        <w:rPr>
          <w:color w:val="000000" w:themeColor="text1"/>
          <w:sz w:val="20"/>
          <w:szCs w:val="20"/>
        </w:rPr>
        <w:t>.</w:t>
      </w:r>
    </w:p>
    <w:p w14:paraId="07C0C306" w14:textId="77777777" w:rsidR="00F3379C" w:rsidRDefault="00F3379C" w:rsidP="00F3379C">
      <w:pPr>
        <w:pStyle w:val="BodyText"/>
        <w:rPr>
          <w:sz w:val="19"/>
        </w:rPr>
      </w:pPr>
    </w:p>
    <w:p w14:paraId="09068065" w14:textId="0EFA354A" w:rsidR="00F3379C" w:rsidRDefault="007E6D81" w:rsidP="007E6D81">
      <w:pPr>
        <w:pStyle w:val="Heading2"/>
        <w:tabs>
          <w:tab w:val="left" w:pos="517"/>
        </w:tabs>
      </w:pPr>
      <w:bookmarkStart w:id="155" w:name="_bookmark74"/>
      <w:bookmarkStart w:id="156" w:name="_Toc202306636"/>
      <w:bookmarkEnd w:id="155"/>
      <w:r>
        <w:rPr>
          <w:spacing w:val="-2"/>
        </w:rPr>
        <w:t xml:space="preserve">5.2 </w:t>
      </w:r>
      <w:r w:rsidR="00F3379C">
        <w:rPr>
          <w:spacing w:val="-2"/>
        </w:rPr>
        <w:t>SARAN</w:t>
      </w:r>
      <w:bookmarkEnd w:id="156"/>
    </w:p>
    <w:p w14:paraId="77E15DE3" w14:textId="2CDAC2B5" w:rsidR="00B66A6D" w:rsidRDefault="00B66A6D" w:rsidP="00B66A6D">
      <w:pPr>
        <w:pStyle w:val="BodyText"/>
        <w:tabs>
          <w:tab w:val="left" w:pos="5387"/>
        </w:tabs>
        <w:spacing w:before="201" w:line="276" w:lineRule="auto"/>
        <w:ind w:left="167" w:right="35" w:firstLine="662"/>
        <w:jc w:val="both"/>
      </w:pPr>
      <w:proofErr w:type="spellStart"/>
      <w:r w:rsidRPr="00B66A6D">
        <w:t>Chatbot</w:t>
      </w:r>
      <w:proofErr w:type="spellEnd"/>
      <w:r w:rsidRPr="00B66A6D">
        <w:t xml:space="preserve"> yang dibangun saat ini telah menunjukkan kemampuan adaptif terhadap pertanyaan yang diberikan oleh pengguna. Namun, jawaban yang dihasilkan masih bersifat statis. </w:t>
      </w:r>
      <w:r w:rsidR="00AE7373" w:rsidRPr="00AE7373">
        <w:t xml:space="preserve">Jika di masa </w:t>
      </w:r>
      <w:r w:rsidR="00AE7373">
        <w:t>mendatang</w:t>
      </w:r>
      <w:r w:rsidR="00AE7373" w:rsidRPr="00AE7373">
        <w:t xml:space="preserve"> diperlukan respons yang dinamis</w:t>
      </w:r>
      <w:r w:rsidRPr="00B66A6D">
        <w:t xml:space="preserve">, pengembangan </w:t>
      </w:r>
      <w:proofErr w:type="spellStart"/>
      <w:r w:rsidRPr="00B66A6D">
        <w:t>chatbot</w:t>
      </w:r>
      <w:proofErr w:type="spellEnd"/>
      <w:r w:rsidRPr="00B66A6D">
        <w:t xml:space="preserve"> dapat diarahkan pada pendekatan </w:t>
      </w:r>
      <w:proofErr w:type="spellStart"/>
      <w:r w:rsidRPr="00B66A6D">
        <w:t>Retrieval-Augmented</w:t>
      </w:r>
      <w:proofErr w:type="spellEnd"/>
      <w:r w:rsidRPr="00B66A6D">
        <w:t xml:space="preserve"> </w:t>
      </w:r>
      <w:proofErr w:type="spellStart"/>
      <w:r w:rsidRPr="00B66A6D">
        <w:t>Generation</w:t>
      </w:r>
      <w:proofErr w:type="spellEnd"/>
      <w:r w:rsidRPr="00B66A6D">
        <w:t xml:space="preserve"> (RAG), yang menggabungkan pencarian informasi dari basis data dengan kemampuan generatif untuk menyusun jawaban yang lebih relevan dan natural. Dengan pendekatan ini, </w:t>
      </w:r>
      <w:proofErr w:type="spellStart"/>
      <w:r w:rsidRPr="00B66A6D">
        <w:t>chatbot</w:t>
      </w:r>
      <w:proofErr w:type="spellEnd"/>
      <w:r w:rsidRPr="00B66A6D">
        <w:t xml:space="preserve"> tidak hanya memberikan jawaban berdasarkan kemiripan pertanyaan, tetapi juga mampu menghasilkan respons baru yang sesuai dengan konteks dan kebutuhan pengguna.</w:t>
      </w:r>
      <w:r>
        <w:t xml:space="preserve"> </w:t>
      </w:r>
      <w:r w:rsidRPr="00B66A6D">
        <w:t xml:space="preserve">Selain pengembangan teknologi, evaluasi dan pengujian yang menyeluruh tetap menjadi aspek penting agar </w:t>
      </w:r>
      <w:proofErr w:type="spellStart"/>
      <w:r w:rsidRPr="00B66A6D">
        <w:t>chatbot</w:t>
      </w:r>
      <w:proofErr w:type="spellEnd"/>
      <w:r w:rsidRPr="00B66A6D">
        <w:t xml:space="preserve"> mampu memberikan respons yang tepat untuk beragam jenis pertanyaan. Pemeliharaan berkala serta pembaruan berdasarkan masukan pengguna juga perlu dilakukan secara konsisten</w:t>
      </w:r>
      <w:r w:rsidR="0057541B">
        <w:t>.</w:t>
      </w:r>
    </w:p>
    <w:p w14:paraId="68780985" w14:textId="77777777" w:rsidR="00D70BD2" w:rsidRDefault="00D70BD2" w:rsidP="007E6D81">
      <w:pPr>
        <w:pStyle w:val="BodyText"/>
        <w:tabs>
          <w:tab w:val="left" w:pos="5387"/>
        </w:tabs>
        <w:spacing w:before="201" w:line="276" w:lineRule="auto"/>
        <w:ind w:left="167" w:right="35" w:firstLine="662"/>
        <w:jc w:val="both"/>
      </w:pPr>
    </w:p>
    <w:p w14:paraId="318A9927" w14:textId="77777777" w:rsidR="00AE6055" w:rsidRDefault="00AE6055" w:rsidP="00AE6055">
      <w:pPr>
        <w:pStyle w:val="BodyText"/>
        <w:spacing w:line="276" w:lineRule="auto"/>
        <w:ind w:right="561"/>
        <w:jc w:val="both"/>
      </w:pPr>
    </w:p>
    <w:p w14:paraId="3982386D" w14:textId="77777777" w:rsidR="00C23DE3" w:rsidRDefault="00C23DE3" w:rsidP="00AE6055">
      <w:pPr>
        <w:pStyle w:val="BodyText"/>
        <w:spacing w:line="276" w:lineRule="auto"/>
        <w:ind w:right="561"/>
        <w:jc w:val="both"/>
      </w:pPr>
    </w:p>
    <w:p w14:paraId="5998A444" w14:textId="77777777" w:rsidR="00C23DE3" w:rsidRDefault="00C23DE3" w:rsidP="00AE6055">
      <w:pPr>
        <w:pStyle w:val="BodyText"/>
        <w:spacing w:line="276" w:lineRule="auto"/>
        <w:ind w:right="561"/>
        <w:jc w:val="both"/>
      </w:pPr>
    </w:p>
    <w:p w14:paraId="46C41913" w14:textId="77777777" w:rsidR="00C23DE3" w:rsidRDefault="00C23DE3" w:rsidP="00AE6055">
      <w:pPr>
        <w:pStyle w:val="BodyText"/>
        <w:spacing w:line="276" w:lineRule="auto"/>
        <w:ind w:right="561"/>
        <w:jc w:val="both"/>
      </w:pPr>
    </w:p>
    <w:p w14:paraId="278A1A9B" w14:textId="77777777" w:rsidR="00C23DE3" w:rsidRDefault="00C23DE3" w:rsidP="00AE6055">
      <w:pPr>
        <w:pStyle w:val="BodyText"/>
        <w:spacing w:line="276" w:lineRule="auto"/>
        <w:ind w:right="561"/>
        <w:jc w:val="both"/>
      </w:pPr>
    </w:p>
    <w:p w14:paraId="6E213885" w14:textId="77777777" w:rsidR="00C23DE3" w:rsidRDefault="00C23DE3" w:rsidP="00AE6055">
      <w:pPr>
        <w:pStyle w:val="BodyText"/>
        <w:spacing w:line="276" w:lineRule="auto"/>
        <w:ind w:right="561"/>
        <w:jc w:val="both"/>
      </w:pPr>
    </w:p>
    <w:p w14:paraId="508E6052" w14:textId="77777777" w:rsidR="00C23DE3" w:rsidRDefault="00C23DE3" w:rsidP="00AE6055">
      <w:pPr>
        <w:pStyle w:val="BodyText"/>
        <w:spacing w:line="276" w:lineRule="auto"/>
        <w:ind w:right="561"/>
        <w:jc w:val="both"/>
      </w:pPr>
    </w:p>
    <w:p w14:paraId="4086D371" w14:textId="77777777" w:rsidR="00C23DE3" w:rsidRDefault="00C23DE3" w:rsidP="00AE6055">
      <w:pPr>
        <w:pStyle w:val="BodyText"/>
        <w:spacing w:line="276" w:lineRule="auto"/>
        <w:ind w:right="561"/>
        <w:jc w:val="both"/>
      </w:pPr>
    </w:p>
    <w:p w14:paraId="30A4E9D4" w14:textId="77777777" w:rsidR="00C23DE3" w:rsidRDefault="00C23DE3" w:rsidP="00AE6055">
      <w:pPr>
        <w:pStyle w:val="BodyText"/>
        <w:spacing w:line="276" w:lineRule="auto"/>
        <w:ind w:right="561"/>
        <w:jc w:val="both"/>
      </w:pPr>
    </w:p>
    <w:p w14:paraId="5BF79877" w14:textId="77777777" w:rsidR="007E6D81" w:rsidRPr="009404BB" w:rsidRDefault="007E6D81" w:rsidP="007E6D81">
      <w:pPr>
        <w:pStyle w:val="Heading1"/>
      </w:pPr>
      <w:bookmarkStart w:id="157" w:name="_Toc202306637"/>
      <w:r w:rsidRPr="009404BB">
        <w:lastRenderedPageBreak/>
        <w:t>DAFTAR PUSTAKA</w:t>
      </w:r>
      <w:bookmarkEnd w:id="157"/>
    </w:p>
    <w:p w14:paraId="44A10771" w14:textId="77777777" w:rsidR="007E6D81" w:rsidRPr="009404BB" w:rsidRDefault="007E6D81" w:rsidP="007E6D81">
      <w:pPr>
        <w:ind w:right="461"/>
        <w:rPr>
          <w:sz w:val="20"/>
          <w:szCs w:val="20"/>
        </w:rPr>
      </w:pPr>
    </w:p>
    <w:p w14:paraId="70A742CE" w14:textId="77777777" w:rsidR="007E6D81" w:rsidRPr="009404BB" w:rsidRDefault="007E6D81" w:rsidP="007E6D81">
      <w:pPr>
        <w:numPr>
          <w:ilvl w:val="0"/>
          <w:numId w:val="2"/>
        </w:numPr>
        <w:ind w:right="35"/>
        <w:jc w:val="both"/>
        <w:rPr>
          <w:sz w:val="20"/>
          <w:szCs w:val="20"/>
        </w:rPr>
      </w:pPr>
      <w:proofErr w:type="spellStart"/>
      <w:r w:rsidRPr="009404BB">
        <w:rPr>
          <w:sz w:val="20"/>
          <w:szCs w:val="20"/>
        </w:rPr>
        <w:t>Pargaonkar</w:t>
      </w:r>
      <w:proofErr w:type="spellEnd"/>
      <w:r w:rsidRPr="009404BB">
        <w:rPr>
          <w:sz w:val="20"/>
          <w:szCs w:val="20"/>
        </w:rPr>
        <w:t xml:space="preserve">, S. (2021). The Crucial Role of Inspection in Software Quality Assurance. Journal of Science &amp; Technology, 2(1), 70-77. </w:t>
      </w:r>
    </w:p>
    <w:p w14:paraId="5BBAC0FC" w14:textId="77777777" w:rsidR="007E6D81" w:rsidRPr="009404BB" w:rsidRDefault="007E6D81" w:rsidP="007E6D81">
      <w:pPr>
        <w:numPr>
          <w:ilvl w:val="0"/>
          <w:numId w:val="2"/>
        </w:numPr>
        <w:ind w:right="35"/>
        <w:jc w:val="both"/>
        <w:rPr>
          <w:sz w:val="20"/>
          <w:szCs w:val="20"/>
        </w:rPr>
      </w:pPr>
      <w:r w:rsidRPr="009404BB">
        <w:rPr>
          <w:sz w:val="20"/>
          <w:szCs w:val="20"/>
        </w:rPr>
        <w:t xml:space="preserve">R. T. Wahyuni, D. </w:t>
      </w:r>
      <w:proofErr w:type="spellStart"/>
      <w:r w:rsidRPr="009404BB">
        <w:rPr>
          <w:sz w:val="20"/>
          <w:szCs w:val="20"/>
        </w:rPr>
        <w:t>Prastiyanto</w:t>
      </w:r>
      <w:proofErr w:type="spellEnd"/>
      <w:r w:rsidRPr="009404BB">
        <w:rPr>
          <w:sz w:val="20"/>
          <w:szCs w:val="20"/>
        </w:rPr>
        <w:t xml:space="preserve">, and E. </w:t>
      </w:r>
      <w:proofErr w:type="spellStart"/>
      <w:r w:rsidRPr="009404BB">
        <w:rPr>
          <w:sz w:val="20"/>
          <w:szCs w:val="20"/>
        </w:rPr>
        <w:t>Supraptono</w:t>
      </w:r>
      <w:proofErr w:type="spellEnd"/>
      <w:r w:rsidRPr="009404BB">
        <w:rPr>
          <w:sz w:val="20"/>
          <w:szCs w:val="20"/>
        </w:rPr>
        <w:t>, “</w:t>
      </w:r>
      <w:proofErr w:type="spellStart"/>
      <w:r w:rsidRPr="009404BB">
        <w:rPr>
          <w:sz w:val="20"/>
          <w:szCs w:val="20"/>
        </w:rPr>
        <w:t>Penerapan</w:t>
      </w:r>
      <w:proofErr w:type="spellEnd"/>
      <w:r w:rsidRPr="009404BB">
        <w:rPr>
          <w:sz w:val="20"/>
          <w:szCs w:val="20"/>
        </w:rPr>
        <w:t xml:space="preserve"> </w:t>
      </w:r>
      <w:proofErr w:type="spellStart"/>
      <w:r w:rsidRPr="009404BB">
        <w:rPr>
          <w:sz w:val="20"/>
          <w:szCs w:val="20"/>
        </w:rPr>
        <w:t>Algoritma</w:t>
      </w:r>
      <w:proofErr w:type="spellEnd"/>
      <w:r w:rsidRPr="009404BB">
        <w:rPr>
          <w:sz w:val="20"/>
          <w:szCs w:val="20"/>
        </w:rPr>
        <w:t xml:space="preserve"> Cosine Similarity dan </w:t>
      </w:r>
      <w:proofErr w:type="spellStart"/>
      <w:r w:rsidRPr="009404BB">
        <w:rPr>
          <w:sz w:val="20"/>
          <w:szCs w:val="20"/>
        </w:rPr>
        <w:t>Pembobotan</w:t>
      </w:r>
      <w:proofErr w:type="spellEnd"/>
      <w:r w:rsidRPr="009404BB">
        <w:rPr>
          <w:sz w:val="20"/>
          <w:szCs w:val="20"/>
        </w:rPr>
        <w:t xml:space="preserve"> TF-IDF pada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Klasifikasi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Skripsi</w:t>
      </w:r>
      <w:proofErr w:type="spellEnd"/>
      <w:r w:rsidRPr="009404BB">
        <w:rPr>
          <w:sz w:val="20"/>
          <w:szCs w:val="20"/>
        </w:rPr>
        <w:t>,” J. Tek. Elektro Univ. Negeri Semarang, vol. 9, no. 1, pp. 18–23, 2017 [Online].Available:https://journal.unnes.ac.id/nju/index.php/jte/article/download/10955/6659</w:t>
      </w:r>
    </w:p>
    <w:p w14:paraId="268A6FF8" w14:textId="77777777" w:rsidR="007E6D81" w:rsidRPr="009404BB" w:rsidRDefault="007E6D81" w:rsidP="007E6D81">
      <w:pPr>
        <w:numPr>
          <w:ilvl w:val="0"/>
          <w:numId w:val="2"/>
        </w:numPr>
        <w:ind w:right="35"/>
        <w:jc w:val="both"/>
        <w:rPr>
          <w:sz w:val="20"/>
          <w:szCs w:val="20"/>
        </w:rPr>
      </w:pPr>
      <w:r w:rsidRPr="009404BB">
        <w:rPr>
          <w:sz w:val="20"/>
          <w:szCs w:val="20"/>
        </w:rPr>
        <w:t>SUPRIYONO, S. Software Testing with the approach of Blackbox Testing on the Academic Information System. IJISTECH (International Journal of Information System and Technology), [</w:t>
      </w:r>
      <w:proofErr w:type="spellStart"/>
      <w:r w:rsidRPr="009404BB">
        <w:rPr>
          <w:sz w:val="20"/>
          <w:szCs w:val="20"/>
        </w:rPr>
        <w:t>S.l.</w:t>
      </w:r>
      <w:proofErr w:type="spellEnd"/>
      <w:r w:rsidRPr="009404BB">
        <w:rPr>
          <w:sz w:val="20"/>
          <w:szCs w:val="20"/>
        </w:rPr>
        <w:t>], v. 3, n. 2, p. 227-233, may 2020. ISSN 2580-7250.</w:t>
      </w:r>
    </w:p>
    <w:p w14:paraId="27F65091" w14:textId="77777777" w:rsidR="007E6D81" w:rsidRPr="009404BB" w:rsidRDefault="007E6D81" w:rsidP="007E6D81">
      <w:pPr>
        <w:numPr>
          <w:ilvl w:val="0"/>
          <w:numId w:val="2"/>
        </w:numPr>
        <w:ind w:right="35"/>
        <w:jc w:val="both"/>
        <w:rPr>
          <w:sz w:val="20"/>
          <w:szCs w:val="20"/>
        </w:rPr>
      </w:pPr>
      <w:proofErr w:type="spellStart"/>
      <w:r w:rsidRPr="009404BB">
        <w:rPr>
          <w:sz w:val="20"/>
          <w:szCs w:val="20"/>
        </w:rPr>
        <w:t>Hasibuan</w:t>
      </w:r>
      <w:proofErr w:type="spellEnd"/>
      <w:r w:rsidRPr="009404BB">
        <w:rPr>
          <w:sz w:val="20"/>
          <w:szCs w:val="20"/>
        </w:rPr>
        <w:t xml:space="preserve">, A. N., &amp; </w:t>
      </w:r>
      <w:proofErr w:type="spellStart"/>
      <w:r w:rsidRPr="009404BB">
        <w:rPr>
          <w:sz w:val="20"/>
          <w:szCs w:val="20"/>
        </w:rPr>
        <w:t>Dirgahayu</w:t>
      </w:r>
      <w:proofErr w:type="spellEnd"/>
      <w:r w:rsidRPr="009404BB">
        <w:rPr>
          <w:sz w:val="20"/>
          <w:szCs w:val="20"/>
        </w:rPr>
        <w:t xml:space="preserve">, T. (2022).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Unit Testing dan Test case pada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Modul </w:t>
      </w:r>
      <w:proofErr w:type="spellStart"/>
      <w:r w:rsidRPr="009404BB">
        <w:rPr>
          <w:sz w:val="20"/>
          <w:szCs w:val="20"/>
        </w:rPr>
        <w:t>Manajemen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Jurnal</w:t>
      </w:r>
      <w:proofErr w:type="spellEnd"/>
      <w:r w:rsidRPr="009404BB">
        <w:rPr>
          <w:sz w:val="20"/>
          <w:szCs w:val="20"/>
        </w:rPr>
        <w:t xml:space="preserve"> UII.</w:t>
      </w:r>
    </w:p>
    <w:p w14:paraId="2F7D8B7D" w14:textId="77777777" w:rsidR="007E6D81" w:rsidRPr="009404BB" w:rsidRDefault="007E6D81" w:rsidP="007E6D81">
      <w:pPr>
        <w:numPr>
          <w:ilvl w:val="0"/>
          <w:numId w:val="2"/>
        </w:numPr>
        <w:ind w:right="35"/>
        <w:jc w:val="both"/>
        <w:rPr>
          <w:sz w:val="20"/>
          <w:szCs w:val="20"/>
        </w:rPr>
      </w:pPr>
      <w:r w:rsidRPr="009404BB">
        <w:rPr>
          <w:sz w:val="20"/>
          <w:szCs w:val="20"/>
        </w:rPr>
        <w:t xml:space="preserve">Romeo. (2003). Testing dan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Edisi</w:t>
      </w:r>
      <w:proofErr w:type="spellEnd"/>
      <w:r w:rsidRPr="009404BB">
        <w:rPr>
          <w:sz w:val="20"/>
          <w:szCs w:val="20"/>
        </w:rPr>
        <w:t xml:space="preserve"> 1).</w:t>
      </w:r>
    </w:p>
    <w:p w14:paraId="7E5D18D1" w14:textId="77777777" w:rsidR="007E6D81" w:rsidRPr="009404BB" w:rsidRDefault="007E6D81" w:rsidP="007E6D81">
      <w:pPr>
        <w:numPr>
          <w:ilvl w:val="0"/>
          <w:numId w:val="2"/>
        </w:numPr>
        <w:ind w:right="35"/>
        <w:jc w:val="both"/>
        <w:rPr>
          <w:sz w:val="20"/>
          <w:szCs w:val="20"/>
        </w:rPr>
      </w:pPr>
      <w:r w:rsidRPr="009404BB">
        <w:rPr>
          <w:sz w:val="20"/>
          <w:szCs w:val="20"/>
        </w:rPr>
        <w:t xml:space="preserve">Nugroho, K. S. (2020, June 4). Dasar text preprocessing </w:t>
      </w:r>
      <w:proofErr w:type="spellStart"/>
      <w:r w:rsidRPr="009404BB">
        <w:rPr>
          <w:sz w:val="20"/>
          <w:szCs w:val="20"/>
        </w:rPr>
        <w:t>Dengan</w:t>
      </w:r>
      <w:proofErr w:type="spellEnd"/>
      <w:r w:rsidRPr="009404BB">
        <w:rPr>
          <w:sz w:val="20"/>
          <w:szCs w:val="20"/>
        </w:rPr>
        <w:t xml:space="preserve"> Python. Medium. https://ksnugroho.medium.com/dasar-textpreprocessing-dengan-python-a4fa52608ffe, </w:t>
      </w:r>
      <w:proofErr w:type="spellStart"/>
      <w:r w:rsidRPr="009404BB">
        <w:rPr>
          <w:sz w:val="20"/>
          <w:szCs w:val="20"/>
        </w:rPr>
        <w:t>Diakses</w:t>
      </w:r>
      <w:proofErr w:type="spellEnd"/>
      <w:r w:rsidRPr="009404BB">
        <w:rPr>
          <w:sz w:val="20"/>
          <w:szCs w:val="20"/>
        </w:rPr>
        <w:t xml:space="preserve"> 17 April 2024.</w:t>
      </w:r>
    </w:p>
    <w:p w14:paraId="548E0508" w14:textId="77777777" w:rsidR="007E6D81" w:rsidRPr="009404BB" w:rsidRDefault="007E6D81" w:rsidP="007E6D81">
      <w:pPr>
        <w:numPr>
          <w:ilvl w:val="0"/>
          <w:numId w:val="2"/>
        </w:numPr>
        <w:ind w:right="35"/>
        <w:jc w:val="both"/>
        <w:rPr>
          <w:sz w:val="20"/>
          <w:szCs w:val="20"/>
        </w:rPr>
      </w:pPr>
      <w:r w:rsidRPr="009404BB">
        <w:rPr>
          <w:sz w:val="20"/>
          <w:szCs w:val="20"/>
        </w:rPr>
        <w:t xml:space="preserve">Hans, R. (2021, June 17). </w:t>
      </w:r>
      <w:proofErr w:type="spellStart"/>
      <w:r w:rsidRPr="009404BB">
        <w:rPr>
          <w:sz w:val="20"/>
          <w:szCs w:val="20"/>
        </w:rPr>
        <w:t>Tahapan</w:t>
      </w:r>
      <w:proofErr w:type="spellEnd"/>
      <w:r w:rsidRPr="009404BB">
        <w:rPr>
          <w:sz w:val="20"/>
          <w:szCs w:val="20"/>
        </w:rPr>
        <w:t xml:space="preserve"> text preprocessing Dalam Teknik </w:t>
      </w:r>
      <w:proofErr w:type="spellStart"/>
      <w:r w:rsidRPr="009404BB">
        <w:rPr>
          <w:sz w:val="20"/>
          <w:szCs w:val="20"/>
        </w:rPr>
        <w:t>Pengolahan</w:t>
      </w:r>
      <w:proofErr w:type="spellEnd"/>
      <w:r w:rsidRPr="009404BB">
        <w:rPr>
          <w:sz w:val="20"/>
          <w:szCs w:val="20"/>
        </w:rPr>
        <w:t xml:space="preserve"> Data. https://dqlab.id/files/dqlab/cache/87e30118ebba5ec7d96f6ea8c9 dcc10b_x_118_X_55.png. https://dqlab.id/tahapan-textpreprocessing-dalam-teknik-pengolahan-data, </w:t>
      </w:r>
      <w:proofErr w:type="spellStart"/>
      <w:r w:rsidRPr="009404BB">
        <w:rPr>
          <w:sz w:val="20"/>
          <w:szCs w:val="20"/>
        </w:rPr>
        <w:t>Diakses</w:t>
      </w:r>
      <w:proofErr w:type="spellEnd"/>
      <w:r w:rsidRPr="009404BB">
        <w:rPr>
          <w:sz w:val="20"/>
          <w:szCs w:val="20"/>
        </w:rPr>
        <w:t xml:space="preserve"> 17 April 2024</w:t>
      </w:r>
    </w:p>
    <w:p w14:paraId="6763EE87" w14:textId="77777777" w:rsidR="007E6D81" w:rsidRPr="009404BB" w:rsidRDefault="007E6D81" w:rsidP="007E6D81">
      <w:pPr>
        <w:numPr>
          <w:ilvl w:val="0"/>
          <w:numId w:val="2"/>
        </w:numPr>
        <w:ind w:right="35"/>
        <w:jc w:val="both"/>
        <w:rPr>
          <w:sz w:val="20"/>
          <w:szCs w:val="20"/>
        </w:rPr>
      </w:pPr>
      <w:proofErr w:type="spellStart"/>
      <w:r w:rsidRPr="009404BB">
        <w:rPr>
          <w:sz w:val="20"/>
          <w:szCs w:val="20"/>
        </w:rPr>
        <w:t>Gabarron</w:t>
      </w:r>
      <w:proofErr w:type="spellEnd"/>
      <w:r w:rsidRPr="009404BB">
        <w:rPr>
          <w:sz w:val="20"/>
          <w:szCs w:val="20"/>
        </w:rPr>
        <w:t>, Elia, et al. "What do we know about the use of chatbots for public health?." Digital Personalized Health and Medicine (2020): 796- 800</w:t>
      </w:r>
    </w:p>
    <w:p w14:paraId="7FC29D16" w14:textId="77777777" w:rsidR="007E6D81" w:rsidRPr="009404BB" w:rsidRDefault="007E6D81" w:rsidP="007E6D81">
      <w:pPr>
        <w:numPr>
          <w:ilvl w:val="0"/>
          <w:numId w:val="2"/>
        </w:numPr>
        <w:ind w:right="35"/>
        <w:jc w:val="both"/>
        <w:rPr>
          <w:sz w:val="20"/>
          <w:szCs w:val="20"/>
        </w:rPr>
      </w:pPr>
      <w:r w:rsidRPr="009404BB">
        <w:rPr>
          <w:sz w:val="20"/>
          <w:szCs w:val="20"/>
        </w:rPr>
        <w:t>Følstad, A., Nordheim, C. B., &amp; Bjørkli, C. A. (2018). What makes users trust a chatbot for customer service? An exploratory interview study. In Internet Science: 5th International Conference, INSCI 2018, St. Petersburg, Russia, October 24–26, 2018, Proceedings 5 (pp. 194-208). Springer International Publishing.</w:t>
      </w:r>
    </w:p>
    <w:p w14:paraId="68115258" w14:textId="77777777" w:rsidR="007E6D81" w:rsidRPr="009404BB" w:rsidRDefault="007E6D81" w:rsidP="007E6D81">
      <w:pPr>
        <w:numPr>
          <w:ilvl w:val="0"/>
          <w:numId w:val="2"/>
        </w:numPr>
        <w:ind w:right="35"/>
        <w:jc w:val="both"/>
        <w:rPr>
          <w:sz w:val="20"/>
          <w:szCs w:val="20"/>
        </w:rPr>
      </w:pPr>
      <w:r w:rsidRPr="009404BB">
        <w:rPr>
          <w:sz w:val="20"/>
          <w:szCs w:val="20"/>
        </w:rPr>
        <w:t xml:space="preserve">Wijaya, R. A., </w:t>
      </w:r>
      <w:proofErr w:type="spellStart"/>
      <w:r w:rsidRPr="009404BB">
        <w:rPr>
          <w:sz w:val="20"/>
          <w:szCs w:val="20"/>
        </w:rPr>
        <w:t>Kusumaningtyas</w:t>
      </w:r>
      <w:proofErr w:type="spellEnd"/>
      <w:r w:rsidRPr="009404BB">
        <w:rPr>
          <w:sz w:val="20"/>
          <w:szCs w:val="20"/>
        </w:rPr>
        <w:t xml:space="preserve">, E. M., &amp; </w:t>
      </w:r>
      <w:proofErr w:type="spellStart"/>
      <w:r w:rsidRPr="009404BB">
        <w:rPr>
          <w:sz w:val="20"/>
          <w:szCs w:val="20"/>
        </w:rPr>
        <w:t>Barakbah</w:t>
      </w:r>
      <w:proofErr w:type="spellEnd"/>
      <w:r w:rsidRPr="009404BB">
        <w:rPr>
          <w:sz w:val="20"/>
          <w:szCs w:val="20"/>
        </w:rPr>
        <w:t>, A. (2019, September). Knowledge based chatbot with context recognition. In 2019 International Electronics Symposium (IES) (pp. 432-438). IEEE.</w:t>
      </w:r>
    </w:p>
    <w:p w14:paraId="7B90F5D2" w14:textId="77777777" w:rsidR="007E6D81" w:rsidRPr="009404BB" w:rsidRDefault="007E6D81" w:rsidP="007E6D81">
      <w:pPr>
        <w:numPr>
          <w:ilvl w:val="0"/>
          <w:numId w:val="2"/>
        </w:numPr>
        <w:ind w:right="35"/>
        <w:jc w:val="both"/>
        <w:rPr>
          <w:sz w:val="20"/>
          <w:szCs w:val="20"/>
        </w:rPr>
      </w:pPr>
      <w:r w:rsidRPr="009404BB">
        <w:rPr>
          <w:sz w:val="20"/>
          <w:szCs w:val="20"/>
        </w:rPr>
        <w:lastRenderedPageBreak/>
        <w:t xml:space="preserve">D. Rahimi </w:t>
      </w:r>
      <w:proofErr w:type="spellStart"/>
      <w:r w:rsidRPr="009404BB">
        <w:rPr>
          <w:sz w:val="20"/>
          <w:szCs w:val="20"/>
        </w:rPr>
        <w:t>Fitri</w:t>
      </w:r>
      <w:proofErr w:type="spellEnd"/>
      <w:r w:rsidRPr="009404BB">
        <w:rPr>
          <w:sz w:val="20"/>
          <w:szCs w:val="20"/>
        </w:rPr>
        <w:t>,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Ujian</w:t>
      </w:r>
      <w:proofErr w:type="spellEnd"/>
      <w:r w:rsidRPr="009404BB">
        <w:rPr>
          <w:sz w:val="20"/>
          <w:szCs w:val="20"/>
        </w:rPr>
        <w:t xml:space="preserve"> Essay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Metode Cosine Similarity,” Poros Tek., vol. 7, no. 2, pp. 88–94, 2015, [Online]. Available: http://ejurnal.poliban.ac.id/index.php/porosteknik/article/view/2 18</w:t>
      </w:r>
    </w:p>
    <w:p w14:paraId="03338329" w14:textId="77777777" w:rsidR="007E6D81" w:rsidRPr="009404BB" w:rsidRDefault="007E6D81" w:rsidP="007E6D81">
      <w:pPr>
        <w:numPr>
          <w:ilvl w:val="0"/>
          <w:numId w:val="2"/>
        </w:numPr>
        <w:ind w:right="35"/>
        <w:jc w:val="both"/>
        <w:rPr>
          <w:sz w:val="20"/>
          <w:szCs w:val="20"/>
        </w:rPr>
      </w:pPr>
      <w:r w:rsidRPr="009404BB">
        <w:rPr>
          <w:sz w:val="20"/>
          <w:szCs w:val="20"/>
        </w:rPr>
        <w:t xml:space="preserve">R. N. Aziza, ; Tiara, S. </w:t>
      </w:r>
      <w:proofErr w:type="spellStart"/>
      <w:r w:rsidRPr="009404BB">
        <w:rPr>
          <w:sz w:val="20"/>
          <w:szCs w:val="20"/>
        </w:rPr>
        <w:t>Ardanti</w:t>
      </w:r>
      <w:proofErr w:type="spellEnd"/>
      <w:r w:rsidRPr="009404BB">
        <w:rPr>
          <w:sz w:val="20"/>
          <w:szCs w:val="20"/>
        </w:rPr>
        <w:t xml:space="preserve">, ; </w:t>
      </w:r>
      <w:proofErr w:type="spellStart"/>
      <w:r w:rsidRPr="009404BB">
        <w:rPr>
          <w:sz w:val="20"/>
          <w:szCs w:val="20"/>
        </w:rPr>
        <w:t>Efy</w:t>
      </w:r>
      <w:proofErr w:type="spellEnd"/>
      <w:r w:rsidRPr="009404BB">
        <w:rPr>
          <w:sz w:val="20"/>
          <w:szCs w:val="20"/>
        </w:rPr>
        <w:t xml:space="preserve"> </w:t>
      </w:r>
      <w:proofErr w:type="spellStart"/>
      <w:r w:rsidRPr="009404BB">
        <w:rPr>
          <w:sz w:val="20"/>
          <w:szCs w:val="20"/>
        </w:rPr>
        <w:t>Yosrita</w:t>
      </w:r>
      <w:proofErr w:type="spellEnd"/>
      <w:r w:rsidRPr="009404BB">
        <w:rPr>
          <w:sz w:val="20"/>
          <w:szCs w:val="20"/>
        </w:rPr>
        <w:t xml:space="preserve">, and R. F. Ningrum, “Pembangunan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Informasi</w:t>
      </w:r>
      <w:proofErr w:type="spellEnd"/>
      <w:r w:rsidRPr="009404BB">
        <w:rPr>
          <w:sz w:val="20"/>
          <w:szCs w:val="20"/>
        </w:rPr>
        <w:t xml:space="preserve"> Akademik </w:t>
      </w:r>
      <w:proofErr w:type="spellStart"/>
      <w:r w:rsidRPr="009404BB">
        <w:rPr>
          <w:sz w:val="20"/>
          <w:szCs w:val="20"/>
        </w:rPr>
        <w:t>berbasis</w:t>
      </w:r>
      <w:proofErr w:type="spellEnd"/>
      <w:r w:rsidRPr="009404BB">
        <w:rPr>
          <w:sz w:val="20"/>
          <w:szCs w:val="20"/>
        </w:rPr>
        <w:t xml:space="preserve"> Cosine Similarity dan Library </w:t>
      </w:r>
      <w:proofErr w:type="spellStart"/>
      <w:r w:rsidRPr="009404BB">
        <w:rPr>
          <w:sz w:val="20"/>
          <w:szCs w:val="20"/>
        </w:rPr>
        <w:t>Sastrawi</w:t>
      </w:r>
      <w:proofErr w:type="spellEnd"/>
      <w:r w:rsidRPr="009404BB">
        <w:rPr>
          <w:sz w:val="20"/>
          <w:szCs w:val="20"/>
        </w:rPr>
        <w:t xml:space="preserve"> Stemmer (Studi Kasus: Teknik </w:t>
      </w:r>
      <w:proofErr w:type="spellStart"/>
      <w:r w:rsidRPr="009404BB">
        <w:rPr>
          <w:sz w:val="20"/>
          <w:szCs w:val="20"/>
        </w:rPr>
        <w:t>Informatika</w:t>
      </w:r>
      <w:proofErr w:type="spellEnd"/>
      <w:r w:rsidRPr="009404BB">
        <w:rPr>
          <w:sz w:val="20"/>
          <w:szCs w:val="20"/>
        </w:rPr>
        <w:t xml:space="preserve"> IT PLN),” </w:t>
      </w:r>
      <w:proofErr w:type="spellStart"/>
      <w:r w:rsidRPr="009404BB">
        <w:rPr>
          <w:sz w:val="20"/>
          <w:szCs w:val="20"/>
        </w:rPr>
        <w:t>Prosiding-Snekti</w:t>
      </w:r>
      <w:proofErr w:type="spellEnd"/>
      <w:r w:rsidRPr="009404BB">
        <w:rPr>
          <w:sz w:val="20"/>
          <w:szCs w:val="20"/>
        </w:rPr>
        <w:t>, vol. 3, p. 2022, 2022,[Online].Available:https://aperti.ejournal.id/snekti/article/view/154</w:t>
      </w:r>
    </w:p>
    <w:p w14:paraId="6A3B77C3" w14:textId="77777777" w:rsidR="007E6D81" w:rsidRDefault="007E6D81" w:rsidP="007E6D81">
      <w:pPr>
        <w:numPr>
          <w:ilvl w:val="0"/>
          <w:numId w:val="2"/>
        </w:numPr>
        <w:spacing w:before="1" w:line="232" w:lineRule="auto"/>
        <w:ind w:right="35"/>
        <w:jc w:val="both"/>
        <w:rPr>
          <w:sz w:val="20"/>
          <w:szCs w:val="20"/>
        </w:rPr>
      </w:pPr>
      <w:r w:rsidRPr="00D379C8">
        <w:rPr>
          <w:sz w:val="20"/>
          <w:szCs w:val="20"/>
        </w:rPr>
        <w:t xml:space="preserve">Entin Matiana K, ; Ahmed </w:t>
      </w:r>
      <w:proofErr w:type="spellStart"/>
      <w:r w:rsidRPr="00D379C8">
        <w:rPr>
          <w:sz w:val="20"/>
          <w:szCs w:val="20"/>
        </w:rPr>
        <w:t>Syauqi</w:t>
      </w:r>
      <w:proofErr w:type="spellEnd"/>
      <w:r w:rsidRPr="00D379C8">
        <w:rPr>
          <w:sz w:val="20"/>
          <w:szCs w:val="20"/>
        </w:rPr>
        <w:t xml:space="preserve"> A, ; Ahmed </w:t>
      </w:r>
      <w:proofErr w:type="spellStart"/>
      <w:r w:rsidRPr="00D379C8">
        <w:rPr>
          <w:sz w:val="20"/>
          <w:szCs w:val="20"/>
        </w:rPr>
        <w:t>Indarafata</w:t>
      </w:r>
      <w:proofErr w:type="spellEnd"/>
      <w:r w:rsidRPr="00D379C8">
        <w:rPr>
          <w:sz w:val="20"/>
          <w:szCs w:val="20"/>
        </w:rPr>
        <w:t xml:space="preserve"> A, “Chatbot </w:t>
      </w:r>
      <w:proofErr w:type="spellStart"/>
      <w:r w:rsidRPr="00D379C8">
        <w:rPr>
          <w:sz w:val="20"/>
          <w:szCs w:val="20"/>
        </w:rPr>
        <w:t>Layanan</w:t>
      </w:r>
      <w:proofErr w:type="spellEnd"/>
      <w:r w:rsidRPr="00D379C8">
        <w:rPr>
          <w:sz w:val="20"/>
          <w:szCs w:val="20"/>
        </w:rPr>
        <w:t xml:space="preserve"> </w:t>
      </w:r>
      <w:proofErr w:type="spellStart"/>
      <w:r w:rsidRPr="00D379C8">
        <w:rPr>
          <w:sz w:val="20"/>
          <w:szCs w:val="20"/>
        </w:rPr>
        <w:t>Informasi</w:t>
      </w:r>
      <w:proofErr w:type="spellEnd"/>
      <w:r w:rsidRPr="00D379C8">
        <w:rPr>
          <w:sz w:val="20"/>
          <w:szCs w:val="20"/>
        </w:rPr>
        <w:t xml:space="preserve"> </w:t>
      </w:r>
      <w:proofErr w:type="spellStart"/>
      <w:r w:rsidRPr="00D379C8">
        <w:rPr>
          <w:sz w:val="20"/>
          <w:szCs w:val="20"/>
        </w:rPr>
        <w:t>Dengan</w:t>
      </w:r>
      <w:proofErr w:type="spellEnd"/>
      <w:r w:rsidRPr="00D379C8">
        <w:rPr>
          <w:sz w:val="20"/>
          <w:szCs w:val="20"/>
        </w:rPr>
        <w:t xml:space="preserve"> Context Recognition” 2024, 2022,[Online].Available: https://icast.isas.or.id/2024</w:t>
      </w:r>
    </w:p>
    <w:p w14:paraId="066E52B5" w14:textId="77777777" w:rsidR="007E6D81" w:rsidRDefault="007E6D81" w:rsidP="007E6D81">
      <w:pPr>
        <w:pStyle w:val="ListParagraph"/>
        <w:widowControl w:val="0"/>
        <w:numPr>
          <w:ilvl w:val="0"/>
          <w:numId w:val="2"/>
        </w:numPr>
        <w:tabs>
          <w:tab w:val="left" w:pos="1443"/>
          <w:tab w:val="left" w:pos="1446"/>
        </w:tabs>
        <w:autoSpaceDE w:val="0"/>
        <w:autoSpaceDN w:val="0"/>
        <w:spacing w:line="276" w:lineRule="auto"/>
        <w:ind w:right="35"/>
        <w:contextualSpacing w:val="0"/>
        <w:jc w:val="both"/>
        <w:rPr>
          <w:i/>
          <w:sz w:val="20"/>
        </w:rPr>
      </w:pPr>
      <w:r>
        <w:rPr>
          <w:color w:val="202020"/>
          <w:sz w:val="20"/>
        </w:rPr>
        <w:t xml:space="preserve">Dwi </w:t>
      </w:r>
      <w:proofErr w:type="spellStart"/>
      <w:r>
        <w:rPr>
          <w:color w:val="202020"/>
          <w:sz w:val="20"/>
        </w:rPr>
        <w:t>Septiani</w:t>
      </w:r>
      <w:proofErr w:type="spellEnd"/>
      <w:r>
        <w:rPr>
          <w:color w:val="202020"/>
          <w:sz w:val="20"/>
        </w:rPr>
        <w:t xml:space="preserve"> (2022, 2 Maret). </w:t>
      </w:r>
      <w:proofErr w:type="spellStart"/>
      <w:r>
        <w:rPr>
          <w:i/>
          <w:color w:val="202020"/>
          <w:sz w:val="20"/>
        </w:rPr>
        <w:t>Analisis</w:t>
      </w:r>
      <w:proofErr w:type="spellEnd"/>
      <w:r>
        <w:rPr>
          <w:i/>
          <w:color w:val="202020"/>
          <w:sz w:val="20"/>
        </w:rPr>
        <w:t xml:space="preserve"> Frequency Inverse Document Frequency(TF-IDF) Dalam </w:t>
      </w:r>
      <w:proofErr w:type="spellStart"/>
      <w:r>
        <w:rPr>
          <w:i/>
          <w:color w:val="202020"/>
          <w:sz w:val="20"/>
        </w:rPr>
        <w:t>Temu</w:t>
      </w:r>
      <w:proofErr w:type="spellEnd"/>
      <w:r>
        <w:rPr>
          <w:i/>
          <w:color w:val="202020"/>
          <w:sz w:val="20"/>
        </w:rPr>
        <w:t xml:space="preserve"> Kembali </w:t>
      </w:r>
      <w:proofErr w:type="spellStart"/>
      <w:r>
        <w:rPr>
          <w:i/>
          <w:color w:val="202020"/>
          <w:sz w:val="20"/>
        </w:rPr>
        <w:t>Informasi</w:t>
      </w:r>
      <w:proofErr w:type="spellEnd"/>
      <w:r>
        <w:rPr>
          <w:i/>
          <w:color w:val="202020"/>
          <w:sz w:val="20"/>
        </w:rPr>
        <w:t xml:space="preserve"> Pada </w:t>
      </w:r>
      <w:proofErr w:type="spellStart"/>
      <w:r>
        <w:rPr>
          <w:i/>
          <w:color w:val="202020"/>
          <w:sz w:val="20"/>
        </w:rPr>
        <w:t>Dokumen</w:t>
      </w:r>
      <w:proofErr w:type="spellEnd"/>
      <w:r>
        <w:rPr>
          <w:i/>
          <w:color w:val="202020"/>
          <w:sz w:val="20"/>
        </w:rPr>
        <w:t xml:space="preserve"> Teks</w:t>
      </w:r>
    </w:p>
    <w:p w14:paraId="51678C38" w14:textId="77777777" w:rsidR="007E6D81" w:rsidRPr="00FD12E9" w:rsidRDefault="007E6D81" w:rsidP="007E6D81">
      <w:pPr>
        <w:numPr>
          <w:ilvl w:val="0"/>
          <w:numId w:val="2"/>
        </w:numPr>
        <w:spacing w:before="1" w:line="232" w:lineRule="auto"/>
        <w:ind w:right="35"/>
        <w:jc w:val="both"/>
        <w:rPr>
          <w:sz w:val="20"/>
          <w:szCs w:val="20"/>
        </w:rPr>
      </w:pPr>
      <w:r>
        <w:rPr>
          <w:color w:val="202020"/>
          <w:sz w:val="20"/>
        </w:rPr>
        <w:t>Anirudha</w:t>
      </w:r>
      <w:r>
        <w:rPr>
          <w:color w:val="202020"/>
          <w:spacing w:val="40"/>
          <w:sz w:val="20"/>
        </w:rPr>
        <w:t xml:space="preserve"> </w:t>
      </w:r>
      <w:r>
        <w:rPr>
          <w:color w:val="202020"/>
          <w:sz w:val="20"/>
        </w:rPr>
        <w:t>Simha,</w:t>
      </w:r>
      <w:r>
        <w:rPr>
          <w:color w:val="202020"/>
          <w:spacing w:val="40"/>
          <w:sz w:val="20"/>
        </w:rPr>
        <w:t xml:space="preserve"> </w:t>
      </w:r>
      <w:r>
        <w:rPr>
          <w:color w:val="202020"/>
          <w:sz w:val="20"/>
        </w:rPr>
        <w:t>Principle</w:t>
      </w:r>
      <w:r>
        <w:rPr>
          <w:color w:val="202020"/>
          <w:spacing w:val="40"/>
          <w:sz w:val="20"/>
        </w:rPr>
        <w:t xml:space="preserve"> </w:t>
      </w:r>
      <w:r>
        <w:rPr>
          <w:color w:val="202020"/>
          <w:sz w:val="20"/>
        </w:rPr>
        <w:t>Associate</w:t>
      </w:r>
      <w:r>
        <w:rPr>
          <w:color w:val="202020"/>
          <w:spacing w:val="40"/>
          <w:sz w:val="20"/>
        </w:rPr>
        <w:t xml:space="preserve"> </w:t>
      </w:r>
      <w:r>
        <w:rPr>
          <w:color w:val="202020"/>
          <w:sz w:val="20"/>
        </w:rPr>
        <w:t>Software</w:t>
      </w:r>
      <w:r>
        <w:rPr>
          <w:color w:val="202020"/>
          <w:spacing w:val="40"/>
          <w:sz w:val="20"/>
        </w:rPr>
        <w:t xml:space="preserve"> </w:t>
      </w:r>
      <w:r>
        <w:rPr>
          <w:color w:val="202020"/>
          <w:sz w:val="20"/>
        </w:rPr>
        <w:t>Engineer,</w:t>
      </w:r>
      <w:r>
        <w:rPr>
          <w:color w:val="202020"/>
          <w:spacing w:val="40"/>
          <w:sz w:val="20"/>
        </w:rPr>
        <w:t xml:space="preserve"> </w:t>
      </w:r>
      <w:r>
        <w:rPr>
          <w:color w:val="202020"/>
          <w:sz w:val="20"/>
        </w:rPr>
        <w:t xml:space="preserve">Kai Chatbot Team, “Understanding TF-IDF for Machine Learning | </w:t>
      </w:r>
      <w:r>
        <w:rPr>
          <w:color w:val="202020"/>
          <w:spacing w:val="-2"/>
          <w:sz w:val="20"/>
        </w:rPr>
        <w:t>Capital</w:t>
      </w:r>
      <w:r>
        <w:rPr>
          <w:color w:val="202020"/>
          <w:sz w:val="20"/>
        </w:rPr>
        <w:tab/>
      </w:r>
      <w:r>
        <w:rPr>
          <w:color w:val="202020"/>
          <w:spacing w:val="-4"/>
          <w:sz w:val="20"/>
        </w:rPr>
        <w:t>One,”</w:t>
      </w:r>
      <w:r>
        <w:rPr>
          <w:color w:val="202020"/>
          <w:sz w:val="20"/>
        </w:rPr>
        <w:tab/>
      </w:r>
      <w:r>
        <w:rPr>
          <w:color w:val="202020"/>
          <w:spacing w:val="-2"/>
          <w:sz w:val="20"/>
        </w:rPr>
        <w:t>Capital</w:t>
      </w:r>
      <w:r>
        <w:rPr>
          <w:color w:val="202020"/>
          <w:sz w:val="20"/>
        </w:rPr>
        <w:tab/>
      </w:r>
      <w:r>
        <w:rPr>
          <w:color w:val="202020"/>
          <w:spacing w:val="-4"/>
          <w:sz w:val="20"/>
        </w:rPr>
        <w:t xml:space="preserve">One. </w:t>
      </w:r>
      <w:r>
        <w:rPr>
          <w:color w:val="202020"/>
          <w:spacing w:val="-2"/>
          <w:sz w:val="20"/>
        </w:rPr>
        <w:t>https</w:t>
      </w:r>
      <w:hyperlink r:id="rId30">
        <w:r>
          <w:rPr>
            <w:color w:val="202020"/>
            <w:spacing w:val="-2"/>
            <w:sz w:val="20"/>
          </w:rPr>
          <w:t>://www.capitalone.com/tech/machine-</w:t>
        </w:r>
      </w:hyperlink>
      <w:r>
        <w:rPr>
          <w:color w:val="202020"/>
          <w:spacing w:val="-2"/>
          <w:sz w:val="20"/>
        </w:rPr>
        <w:t xml:space="preserve"> </w:t>
      </w:r>
      <w:r>
        <w:rPr>
          <w:color w:val="202020"/>
          <w:sz w:val="20"/>
        </w:rPr>
        <w:t>learning/understanding-</w:t>
      </w:r>
      <w:proofErr w:type="spellStart"/>
      <w:r>
        <w:rPr>
          <w:color w:val="202020"/>
          <w:sz w:val="20"/>
        </w:rPr>
        <w:t>tf</w:t>
      </w:r>
      <w:proofErr w:type="spellEnd"/>
      <w:r>
        <w:rPr>
          <w:color w:val="202020"/>
          <w:sz w:val="20"/>
        </w:rPr>
        <w:t>-</w:t>
      </w:r>
      <w:proofErr w:type="spellStart"/>
      <w:r>
        <w:rPr>
          <w:color w:val="202020"/>
          <w:sz w:val="20"/>
        </w:rPr>
        <w:t>idf</w:t>
      </w:r>
      <w:proofErr w:type="spellEnd"/>
      <w:r>
        <w:rPr>
          <w:color w:val="202020"/>
          <w:sz w:val="20"/>
        </w:rPr>
        <w:t xml:space="preserve">/, </w:t>
      </w:r>
      <w:proofErr w:type="spellStart"/>
      <w:r>
        <w:rPr>
          <w:color w:val="202020"/>
          <w:sz w:val="20"/>
        </w:rPr>
        <w:t>Diakses</w:t>
      </w:r>
      <w:proofErr w:type="spellEnd"/>
      <w:r>
        <w:rPr>
          <w:color w:val="202020"/>
          <w:sz w:val="20"/>
        </w:rPr>
        <w:t xml:space="preserve"> 5 Juli 2024 </w:t>
      </w:r>
    </w:p>
    <w:p w14:paraId="0C7B2F77" w14:textId="77777777" w:rsidR="007E6D81" w:rsidRDefault="007E6D81" w:rsidP="007E6D81">
      <w:pPr>
        <w:pStyle w:val="ListParagraph"/>
        <w:widowControl w:val="0"/>
        <w:numPr>
          <w:ilvl w:val="0"/>
          <w:numId w:val="2"/>
        </w:numPr>
        <w:tabs>
          <w:tab w:val="left" w:pos="1443"/>
          <w:tab w:val="left" w:pos="1446"/>
        </w:tabs>
        <w:autoSpaceDE w:val="0"/>
        <w:autoSpaceDN w:val="0"/>
        <w:spacing w:before="62" w:line="276" w:lineRule="auto"/>
        <w:ind w:right="35"/>
        <w:contextualSpacing w:val="0"/>
        <w:jc w:val="both"/>
        <w:rPr>
          <w:sz w:val="20"/>
        </w:rPr>
      </w:pPr>
      <w:r>
        <w:rPr>
          <w:color w:val="202020"/>
          <w:sz w:val="20"/>
        </w:rPr>
        <w:t>S.</w:t>
      </w:r>
      <w:r>
        <w:rPr>
          <w:color w:val="202020"/>
          <w:spacing w:val="-10"/>
          <w:sz w:val="20"/>
        </w:rPr>
        <w:t xml:space="preserve"> </w:t>
      </w:r>
      <w:r>
        <w:rPr>
          <w:color w:val="202020"/>
          <w:sz w:val="20"/>
        </w:rPr>
        <w:t>Prabhakaran,</w:t>
      </w:r>
      <w:r>
        <w:rPr>
          <w:color w:val="202020"/>
          <w:spacing w:val="-12"/>
          <w:sz w:val="20"/>
        </w:rPr>
        <w:t xml:space="preserve"> </w:t>
      </w:r>
      <w:r>
        <w:rPr>
          <w:color w:val="202020"/>
          <w:sz w:val="20"/>
        </w:rPr>
        <w:t>“Cosine</w:t>
      </w:r>
      <w:r>
        <w:rPr>
          <w:color w:val="202020"/>
          <w:spacing w:val="-10"/>
          <w:sz w:val="20"/>
        </w:rPr>
        <w:t xml:space="preserve"> </w:t>
      </w:r>
      <w:r>
        <w:rPr>
          <w:color w:val="202020"/>
          <w:sz w:val="20"/>
        </w:rPr>
        <w:t>Similarity</w:t>
      </w:r>
      <w:r>
        <w:rPr>
          <w:color w:val="202020"/>
          <w:spacing w:val="-7"/>
          <w:sz w:val="20"/>
        </w:rPr>
        <w:t xml:space="preserve"> </w:t>
      </w:r>
      <w:r>
        <w:rPr>
          <w:color w:val="202020"/>
          <w:sz w:val="20"/>
        </w:rPr>
        <w:t>–</w:t>
      </w:r>
      <w:r>
        <w:rPr>
          <w:color w:val="202020"/>
          <w:spacing w:val="-11"/>
          <w:sz w:val="20"/>
        </w:rPr>
        <w:t xml:space="preserve"> </w:t>
      </w:r>
      <w:r>
        <w:rPr>
          <w:color w:val="202020"/>
          <w:sz w:val="20"/>
        </w:rPr>
        <w:t>Understanding</w:t>
      </w:r>
      <w:r>
        <w:rPr>
          <w:color w:val="202020"/>
          <w:spacing w:val="-11"/>
          <w:sz w:val="20"/>
        </w:rPr>
        <w:t xml:space="preserve"> </w:t>
      </w:r>
      <w:r>
        <w:rPr>
          <w:color w:val="202020"/>
          <w:sz w:val="20"/>
        </w:rPr>
        <w:t>the</w:t>
      </w:r>
      <w:r>
        <w:rPr>
          <w:color w:val="202020"/>
          <w:spacing w:val="-10"/>
          <w:sz w:val="20"/>
        </w:rPr>
        <w:t xml:space="preserve"> </w:t>
      </w:r>
      <w:r>
        <w:rPr>
          <w:color w:val="202020"/>
          <w:sz w:val="20"/>
        </w:rPr>
        <w:t>math</w:t>
      </w:r>
      <w:r>
        <w:rPr>
          <w:color w:val="202020"/>
          <w:spacing w:val="-10"/>
          <w:sz w:val="20"/>
        </w:rPr>
        <w:t xml:space="preserve"> </w:t>
      </w:r>
      <w:r>
        <w:rPr>
          <w:color w:val="202020"/>
          <w:sz w:val="20"/>
        </w:rPr>
        <w:t>and how</w:t>
      </w:r>
      <w:r>
        <w:rPr>
          <w:color w:val="202020"/>
          <w:spacing w:val="-3"/>
          <w:sz w:val="20"/>
        </w:rPr>
        <w:t xml:space="preserve"> </w:t>
      </w:r>
      <w:r>
        <w:rPr>
          <w:color w:val="202020"/>
          <w:sz w:val="20"/>
        </w:rPr>
        <w:t>it</w:t>
      </w:r>
      <w:r>
        <w:rPr>
          <w:color w:val="202020"/>
          <w:spacing w:val="-4"/>
          <w:sz w:val="20"/>
        </w:rPr>
        <w:t xml:space="preserve"> </w:t>
      </w:r>
      <w:r>
        <w:rPr>
          <w:color w:val="202020"/>
          <w:sz w:val="20"/>
        </w:rPr>
        <w:t>works</w:t>
      </w:r>
      <w:r>
        <w:rPr>
          <w:color w:val="202020"/>
          <w:spacing w:val="-4"/>
          <w:sz w:val="20"/>
        </w:rPr>
        <w:t xml:space="preserve"> </w:t>
      </w:r>
      <w:r>
        <w:rPr>
          <w:color w:val="202020"/>
          <w:sz w:val="20"/>
        </w:rPr>
        <w:t>(with</w:t>
      </w:r>
      <w:r>
        <w:rPr>
          <w:color w:val="202020"/>
          <w:spacing w:val="-2"/>
          <w:sz w:val="20"/>
        </w:rPr>
        <w:t xml:space="preserve"> </w:t>
      </w:r>
      <w:r>
        <w:rPr>
          <w:color w:val="202020"/>
          <w:sz w:val="20"/>
        </w:rPr>
        <w:t>python</w:t>
      </w:r>
      <w:r>
        <w:rPr>
          <w:color w:val="202020"/>
          <w:spacing w:val="-2"/>
          <w:sz w:val="20"/>
        </w:rPr>
        <w:t xml:space="preserve"> </w:t>
      </w:r>
      <w:r>
        <w:rPr>
          <w:color w:val="202020"/>
          <w:sz w:val="20"/>
        </w:rPr>
        <w:t>codes),”</w:t>
      </w:r>
      <w:r>
        <w:rPr>
          <w:color w:val="202020"/>
          <w:spacing w:val="-3"/>
          <w:sz w:val="20"/>
        </w:rPr>
        <w:t xml:space="preserve"> </w:t>
      </w:r>
      <w:r>
        <w:rPr>
          <w:color w:val="202020"/>
          <w:sz w:val="20"/>
        </w:rPr>
        <w:t>Machine</w:t>
      </w:r>
      <w:r>
        <w:rPr>
          <w:color w:val="202020"/>
          <w:spacing w:val="-3"/>
          <w:sz w:val="20"/>
        </w:rPr>
        <w:t xml:space="preserve"> </w:t>
      </w:r>
      <w:r>
        <w:rPr>
          <w:color w:val="202020"/>
          <w:sz w:val="20"/>
        </w:rPr>
        <w:t>Learning</w:t>
      </w:r>
      <w:r>
        <w:rPr>
          <w:color w:val="202020"/>
          <w:spacing w:val="-2"/>
          <w:sz w:val="20"/>
        </w:rPr>
        <w:t xml:space="preserve"> </w:t>
      </w:r>
      <w:r>
        <w:rPr>
          <w:color w:val="202020"/>
          <w:sz w:val="20"/>
        </w:rPr>
        <w:t>Plus,</w:t>
      </w:r>
      <w:r>
        <w:rPr>
          <w:color w:val="202020"/>
          <w:spacing w:val="-5"/>
          <w:sz w:val="20"/>
        </w:rPr>
        <w:t xml:space="preserve"> </w:t>
      </w:r>
      <w:r>
        <w:rPr>
          <w:color w:val="202020"/>
          <w:sz w:val="20"/>
        </w:rPr>
        <w:t>Apr. 20,</w:t>
      </w:r>
      <w:r>
        <w:rPr>
          <w:color w:val="202020"/>
          <w:spacing w:val="80"/>
          <w:w w:val="150"/>
          <w:sz w:val="20"/>
        </w:rPr>
        <w:t xml:space="preserve"> </w:t>
      </w:r>
      <w:r>
        <w:rPr>
          <w:color w:val="202020"/>
          <w:sz w:val="20"/>
        </w:rPr>
        <w:t>2022.</w:t>
      </w:r>
      <w:r>
        <w:rPr>
          <w:color w:val="202020"/>
          <w:spacing w:val="80"/>
          <w:w w:val="150"/>
          <w:sz w:val="20"/>
        </w:rPr>
        <w:t xml:space="preserve"> </w:t>
      </w:r>
      <w:r>
        <w:rPr>
          <w:color w:val="202020"/>
          <w:sz w:val="20"/>
        </w:rPr>
        <w:t>https</w:t>
      </w:r>
      <w:hyperlink r:id="rId31">
        <w:r>
          <w:rPr>
            <w:color w:val="202020"/>
            <w:sz w:val="20"/>
          </w:rPr>
          <w:t>://www.machinelearningplus.com/nlp/cosine-</w:t>
        </w:r>
      </w:hyperlink>
    </w:p>
    <w:p w14:paraId="6F1722CD" w14:textId="77777777" w:rsidR="00AE6055" w:rsidRDefault="007E6D81" w:rsidP="00E23060">
      <w:pPr>
        <w:pStyle w:val="BodyText"/>
        <w:spacing w:line="229" w:lineRule="exact"/>
        <w:ind w:left="1446" w:right="35"/>
        <w:jc w:val="both"/>
        <w:rPr>
          <w:color w:val="202020"/>
          <w:spacing w:val="-4"/>
        </w:rPr>
      </w:pPr>
      <w:proofErr w:type="spellStart"/>
      <w:r>
        <w:rPr>
          <w:color w:val="202020"/>
        </w:rPr>
        <w:t>similarity</w:t>
      </w:r>
      <w:proofErr w:type="spellEnd"/>
      <w:r>
        <w:rPr>
          <w:color w:val="202020"/>
        </w:rPr>
        <w:t>/,</w:t>
      </w:r>
      <w:r>
        <w:rPr>
          <w:color w:val="202020"/>
          <w:spacing w:val="-4"/>
        </w:rPr>
        <w:t xml:space="preserve"> </w:t>
      </w:r>
      <w:r>
        <w:rPr>
          <w:color w:val="202020"/>
        </w:rPr>
        <w:t>Diakses</w:t>
      </w:r>
      <w:r>
        <w:rPr>
          <w:color w:val="202020"/>
          <w:spacing w:val="-5"/>
        </w:rPr>
        <w:t xml:space="preserve"> </w:t>
      </w:r>
      <w:r>
        <w:rPr>
          <w:color w:val="202020"/>
        </w:rPr>
        <w:t>5</w:t>
      </w:r>
      <w:r>
        <w:rPr>
          <w:color w:val="202020"/>
          <w:spacing w:val="-4"/>
        </w:rPr>
        <w:t xml:space="preserve"> </w:t>
      </w:r>
      <w:r>
        <w:rPr>
          <w:color w:val="202020"/>
        </w:rPr>
        <w:t>Juli</w:t>
      </w:r>
      <w:r>
        <w:rPr>
          <w:color w:val="202020"/>
          <w:spacing w:val="-4"/>
        </w:rPr>
        <w:t xml:space="preserve"> 2024</w:t>
      </w:r>
    </w:p>
    <w:p w14:paraId="21AAD376" w14:textId="77777777" w:rsidR="00E23060" w:rsidRDefault="00E23060" w:rsidP="00E23060">
      <w:pPr>
        <w:pStyle w:val="BodyText"/>
        <w:spacing w:line="229" w:lineRule="exact"/>
        <w:ind w:left="1446" w:right="35"/>
        <w:jc w:val="both"/>
        <w:rPr>
          <w:color w:val="202020"/>
          <w:spacing w:val="-4"/>
        </w:rPr>
      </w:pPr>
    </w:p>
    <w:p w14:paraId="27002E65" w14:textId="77777777" w:rsidR="00E23060" w:rsidRDefault="00E23060" w:rsidP="00E23060">
      <w:pPr>
        <w:pStyle w:val="BodyText"/>
        <w:spacing w:line="229" w:lineRule="exact"/>
        <w:ind w:left="1446" w:right="35"/>
        <w:jc w:val="both"/>
        <w:rPr>
          <w:color w:val="202020"/>
          <w:spacing w:val="-4"/>
        </w:rPr>
      </w:pPr>
    </w:p>
    <w:p w14:paraId="6CE03CBE" w14:textId="48651361" w:rsidR="000D7904" w:rsidRPr="009404BB" w:rsidRDefault="000D7904" w:rsidP="00E23060">
      <w:pPr>
        <w:pStyle w:val="BodyText"/>
        <w:spacing w:before="24"/>
        <w:ind w:right="461"/>
      </w:pPr>
    </w:p>
    <w:sectPr w:rsidR="000D7904" w:rsidRPr="009404BB" w:rsidSect="00CF2FE8">
      <w:footerReference w:type="default" r:id="rId32"/>
      <w:footerReference w:type="first" r:id="rId33"/>
      <w:pgSz w:w="8400" w:h="11900"/>
      <w:pgMar w:top="567" w:right="851" w:bottom="567" w:left="1418"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204E" w14:textId="77777777" w:rsidR="000B00F3" w:rsidRDefault="000B00F3">
      <w:r>
        <w:separator/>
      </w:r>
    </w:p>
  </w:endnote>
  <w:endnote w:type="continuationSeparator" w:id="0">
    <w:p w14:paraId="3356DC5E" w14:textId="77777777" w:rsidR="000B00F3" w:rsidRDefault="000B0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7FBD" w14:textId="77777777" w:rsidR="00724098" w:rsidRDefault="00724098">
    <w:pPr>
      <w:pStyle w:val="Footer"/>
      <w:jc w:val="center"/>
    </w:pPr>
  </w:p>
  <w:p w14:paraId="612B28D6" w14:textId="77777777" w:rsidR="00724098" w:rsidRDefault="00724098" w:rsidP="00F07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80225"/>
      <w:docPartObj>
        <w:docPartGallery w:val="Page Numbers (Bottom of Page)"/>
        <w:docPartUnique/>
      </w:docPartObj>
    </w:sdtPr>
    <w:sdtEndPr>
      <w:rPr>
        <w:noProof/>
      </w:rPr>
    </w:sdtEndPr>
    <w:sdtContent>
      <w:p w14:paraId="362E3647" w14:textId="77777777" w:rsidR="00724098" w:rsidRDefault="007240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50262" w14:textId="77777777" w:rsidR="00724098" w:rsidRDefault="007240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1F82" w14:textId="3E809B1F" w:rsidR="00F07BDB" w:rsidRDefault="00F07BDB">
    <w:pPr>
      <w:pStyle w:val="Footer"/>
      <w:jc w:val="center"/>
    </w:pPr>
  </w:p>
  <w:p w14:paraId="03E9BEB7" w14:textId="72EF88ED" w:rsidR="00F135AD" w:rsidRDefault="00F135AD" w:rsidP="00F07B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40309"/>
      <w:docPartObj>
        <w:docPartGallery w:val="Page Numbers (Bottom of Page)"/>
        <w:docPartUnique/>
      </w:docPartObj>
    </w:sdtPr>
    <w:sdtEndPr>
      <w:rPr>
        <w:noProof/>
      </w:rPr>
    </w:sdtEndPr>
    <w:sdtContent>
      <w:p w14:paraId="6A64EE65" w14:textId="79AD74D8" w:rsidR="00F07BDB" w:rsidRDefault="00F07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CAA781" w14:textId="77777777" w:rsidR="00F07BDB" w:rsidRDefault="00F07B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607205"/>
      <w:docPartObj>
        <w:docPartGallery w:val="Page Numbers (Bottom of Page)"/>
        <w:docPartUnique/>
      </w:docPartObj>
    </w:sdtPr>
    <w:sdtEndPr>
      <w:rPr>
        <w:noProof/>
      </w:rPr>
    </w:sdtEndPr>
    <w:sdtContent>
      <w:p w14:paraId="6FA78563" w14:textId="484B5FFC" w:rsidR="0048276C" w:rsidRDefault="004827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F1DDB" w14:textId="77777777" w:rsidR="00F07BDB" w:rsidRDefault="00F07BDB" w:rsidP="00F07B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053602"/>
      <w:docPartObj>
        <w:docPartGallery w:val="Page Numbers (Bottom of Page)"/>
        <w:docPartUnique/>
      </w:docPartObj>
    </w:sdtPr>
    <w:sdtEndPr>
      <w:rPr>
        <w:noProof/>
      </w:rPr>
    </w:sdtEndPr>
    <w:sdtContent>
      <w:p w14:paraId="1FC660A3" w14:textId="732CBACA" w:rsidR="0048276C" w:rsidRDefault="0048276C" w:rsidP="004827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6721"/>
      <w:docPartObj>
        <w:docPartGallery w:val="Page Numbers (Bottom of Page)"/>
        <w:docPartUnique/>
      </w:docPartObj>
    </w:sdtPr>
    <w:sdtEndPr>
      <w:rPr>
        <w:noProof/>
      </w:rPr>
    </w:sdtEndPr>
    <w:sdtContent>
      <w:p w14:paraId="19AA725B" w14:textId="08B41F7F"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36EE7253" w14:textId="1778BFF5" w:rsidR="003D3E9B" w:rsidRPr="006449DE" w:rsidRDefault="003D3E9B">
    <w:pPr>
      <w:tabs>
        <w:tab w:val="center" w:pos="4680"/>
        <w:tab w:val="right" w:pos="9360"/>
      </w:tabs>
      <w:rPr>
        <w:color w:val="000000"/>
        <w:sz w:val="18"/>
        <w:szCs w:val="18"/>
      </w:rPr>
    </w:pPr>
  </w:p>
  <w:p w14:paraId="5471B515" w14:textId="77777777" w:rsidR="00A209A9" w:rsidRDefault="00A209A9"/>
  <w:p w14:paraId="77F60B09" w14:textId="77777777" w:rsidR="007B00A6" w:rsidRDefault="007B00A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E134" w14:textId="77777777" w:rsidR="007A1CC5" w:rsidRDefault="007A1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85016" w14:textId="77777777" w:rsidR="000B00F3" w:rsidRDefault="000B00F3">
      <w:r>
        <w:separator/>
      </w:r>
    </w:p>
  </w:footnote>
  <w:footnote w:type="continuationSeparator" w:id="0">
    <w:p w14:paraId="6A2D9029" w14:textId="77777777" w:rsidR="000B00F3" w:rsidRDefault="000B00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2A6606D4"/>
    <w:lvl w:ilvl="0">
      <w:start w:val="1"/>
      <w:numFmt w:val="decimal"/>
      <w:lvlText w:val="[%1]"/>
      <w:lvlJc w:val="left"/>
      <w:pPr>
        <w:ind w:left="708" w:hanging="637"/>
      </w:pPr>
      <w:rPr>
        <w:i w:val="0"/>
        <w:iCs/>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4077DF"/>
    <w:multiLevelType w:val="multilevel"/>
    <w:tmpl w:val="6B201BA6"/>
    <w:lvl w:ilvl="0">
      <w:start w:val="4"/>
      <w:numFmt w:val="decimal"/>
      <w:lvlText w:val="%1"/>
      <w:lvlJc w:val="left"/>
      <w:pPr>
        <w:ind w:left="360" w:hanging="360"/>
      </w:pPr>
      <w:rPr>
        <w:rFonts w:hint="default"/>
        <w:i w:val="0"/>
      </w:rPr>
    </w:lvl>
    <w:lvl w:ilvl="1">
      <w:start w:val="5"/>
      <w:numFmt w:val="decimal"/>
      <w:lvlText w:val="%1.%2"/>
      <w:lvlJc w:val="left"/>
      <w:pPr>
        <w:ind w:left="360" w:hanging="360"/>
      </w:pPr>
      <w:rPr>
        <w:rFonts w:hint="default"/>
        <w:b/>
        <w:bCs w:val="0"/>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720" w:hanging="72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2" w15:restartNumberingAfterBreak="0">
    <w:nsid w:val="03184E54"/>
    <w:multiLevelType w:val="hybridMultilevel"/>
    <w:tmpl w:val="8DE05346"/>
    <w:lvl w:ilvl="0" w:tplc="D2163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64653C7"/>
    <w:multiLevelType w:val="hybridMultilevel"/>
    <w:tmpl w:val="686A2E90"/>
    <w:lvl w:ilvl="0" w:tplc="D9D0A962">
      <w:numFmt w:val="bullet"/>
      <w:lvlText w:val="-"/>
      <w:lvlJc w:val="left"/>
      <w:pPr>
        <w:ind w:left="887"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BB4CE406">
      <w:numFmt w:val="bullet"/>
      <w:lvlText w:val="•"/>
      <w:lvlJc w:val="left"/>
      <w:pPr>
        <w:ind w:left="1504" w:hanging="360"/>
      </w:pPr>
      <w:rPr>
        <w:rFonts w:hint="default"/>
        <w:lang w:val="id" w:eastAsia="en-US" w:bidi="ar-SA"/>
      </w:rPr>
    </w:lvl>
    <w:lvl w:ilvl="2" w:tplc="3E16329E">
      <w:numFmt w:val="bullet"/>
      <w:lvlText w:val="•"/>
      <w:lvlJc w:val="left"/>
      <w:pPr>
        <w:ind w:left="2129" w:hanging="360"/>
      </w:pPr>
      <w:rPr>
        <w:rFonts w:hint="default"/>
        <w:lang w:val="id" w:eastAsia="en-US" w:bidi="ar-SA"/>
      </w:rPr>
    </w:lvl>
    <w:lvl w:ilvl="3" w:tplc="44ACD92E">
      <w:numFmt w:val="bullet"/>
      <w:lvlText w:val="•"/>
      <w:lvlJc w:val="left"/>
      <w:pPr>
        <w:ind w:left="2753" w:hanging="360"/>
      </w:pPr>
      <w:rPr>
        <w:rFonts w:hint="default"/>
        <w:lang w:val="id" w:eastAsia="en-US" w:bidi="ar-SA"/>
      </w:rPr>
    </w:lvl>
    <w:lvl w:ilvl="4" w:tplc="43DE1AA8">
      <w:numFmt w:val="bullet"/>
      <w:lvlText w:val="•"/>
      <w:lvlJc w:val="left"/>
      <w:pPr>
        <w:ind w:left="3378" w:hanging="360"/>
      </w:pPr>
      <w:rPr>
        <w:rFonts w:hint="default"/>
        <w:lang w:val="id" w:eastAsia="en-US" w:bidi="ar-SA"/>
      </w:rPr>
    </w:lvl>
    <w:lvl w:ilvl="5" w:tplc="DDEE9700">
      <w:numFmt w:val="bullet"/>
      <w:lvlText w:val="•"/>
      <w:lvlJc w:val="left"/>
      <w:pPr>
        <w:ind w:left="4002" w:hanging="360"/>
      </w:pPr>
      <w:rPr>
        <w:rFonts w:hint="default"/>
        <w:lang w:val="id" w:eastAsia="en-US" w:bidi="ar-SA"/>
      </w:rPr>
    </w:lvl>
    <w:lvl w:ilvl="6" w:tplc="753AD124">
      <w:numFmt w:val="bullet"/>
      <w:lvlText w:val="•"/>
      <w:lvlJc w:val="left"/>
      <w:pPr>
        <w:ind w:left="4627" w:hanging="360"/>
      </w:pPr>
      <w:rPr>
        <w:rFonts w:hint="default"/>
        <w:lang w:val="id" w:eastAsia="en-US" w:bidi="ar-SA"/>
      </w:rPr>
    </w:lvl>
    <w:lvl w:ilvl="7" w:tplc="E00EFECE">
      <w:numFmt w:val="bullet"/>
      <w:lvlText w:val="•"/>
      <w:lvlJc w:val="left"/>
      <w:pPr>
        <w:ind w:left="5251" w:hanging="360"/>
      </w:pPr>
      <w:rPr>
        <w:rFonts w:hint="default"/>
        <w:lang w:val="id" w:eastAsia="en-US" w:bidi="ar-SA"/>
      </w:rPr>
    </w:lvl>
    <w:lvl w:ilvl="8" w:tplc="E70C5E1A">
      <w:numFmt w:val="bullet"/>
      <w:lvlText w:val="•"/>
      <w:lvlJc w:val="left"/>
      <w:pPr>
        <w:ind w:left="5876" w:hanging="360"/>
      </w:pPr>
      <w:rPr>
        <w:rFonts w:hint="default"/>
        <w:lang w:val="id" w:eastAsia="en-US" w:bidi="ar-SA"/>
      </w:rPr>
    </w:lvl>
  </w:abstractNum>
  <w:abstractNum w:abstractNumId="4" w15:restartNumberingAfterBreak="0">
    <w:nsid w:val="06744AC6"/>
    <w:multiLevelType w:val="hybridMultilevel"/>
    <w:tmpl w:val="AA342912"/>
    <w:lvl w:ilvl="0" w:tplc="0409000F">
      <w:start w:val="1"/>
      <w:numFmt w:val="decimal"/>
      <w:lvlText w:val="%1."/>
      <w:lvlJc w:val="left"/>
      <w:pPr>
        <w:ind w:left="1056" w:hanging="360"/>
      </w:p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5" w15:restartNumberingAfterBreak="0">
    <w:nsid w:val="0CF845CB"/>
    <w:multiLevelType w:val="multilevel"/>
    <w:tmpl w:val="7228CAEC"/>
    <w:lvl w:ilvl="0">
      <w:start w:val="4"/>
      <w:numFmt w:val="decimal"/>
      <w:lvlText w:val="%1"/>
      <w:lvlJc w:val="left"/>
      <w:pPr>
        <w:ind w:left="380" w:hanging="380"/>
      </w:pPr>
      <w:rPr>
        <w:rFonts w:hint="default"/>
      </w:rPr>
    </w:lvl>
    <w:lvl w:ilvl="1">
      <w:start w:val="6"/>
      <w:numFmt w:val="decimal"/>
      <w:lvlText w:val="%1.%2"/>
      <w:lvlJc w:val="left"/>
      <w:pPr>
        <w:ind w:left="740" w:hanging="3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9E7786"/>
    <w:multiLevelType w:val="multilevel"/>
    <w:tmpl w:val="365A8B3A"/>
    <w:lvl w:ilvl="0">
      <w:start w:val="4"/>
      <w:numFmt w:val="decimal"/>
      <w:lvlText w:val="%1"/>
      <w:lvlJc w:val="left"/>
      <w:pPr>
        <w:ind w:left="774" w:hanging="387"/>
      </w:pPr>
      <w:rPr>
        <w:rFonts w:hint="default"/>
        <w:lang w:val="id" w:eastAsia="en-US" w:bidi="ar-SA"/>
      </w:rPr>
    </w:lvl>
    <w:lvl w:ilvl="1">
      <w:start w:val="1"/>
      <w:numFmt w:val="decimal"/>
      <w:lvlText w:val="%1.%2"/>
      <w:lvlJc w:val="left"/>
      <w:pPr>
        <w:ind w:left="774" w:hanging="387"/>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103" w:hanging="497"/>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38" w:hanging="497"/>
      </w:pPr>
      <w:rPr>
        <w:rFonts w:hint="default"/>
        <w:lang w:val="id" w:eastAsia="en-US" w:bidi="ar-SA"/>
      </w:rPr>
    </w:lvl>
    <w:lvl w:ilvl="4">
      <w:numFmt w:val="bullet"/>
      <w:lvlText w:val="•"/>
      <w:lvlJc w:val="left"/>
      <w:pPr>
        <w:ind w:left="3108" w:hanging="497"/>
      </w:pPr>
      <w:rPr>
        <w:rFonts w:hint="default"/>
        <w:lang w:val="id" w:eastAsia="en-US" w:bidi="ar-SA"/>
      </w:rPr>
    </w:lvl>
    <w:lvl w:ilvl="5">
      <w:numFmt w:val="bullet"/>
      <w:lvlText w:val="•"/>
      <w:lvlJc w:val="left"/>
      <w:pPr>
        <w:ind w:left="3777" w:hanging="497"/>
      </w:pPr>
      <w:rPr>
        <w:rFonts w:hint="default"/>
        <w:lang w:val="id" w:eastAsia="en-US" w:bidi="ar-SA"/>
      </w:rPr>
    </w:lvl>
    <w:lvl w:ilvl="6">
      <w:numFmt w:val="bullet"/>
      <w:lvlText w:val="•"/>
      <w:lvlJc w:val="left"/>
      <w:pPr>
        <w:ind w:left="4447" w:hanging="497"/>
      </w:pPr>
      <w:rPr>
        <w:rFonts w:hint="default"/>
        <w:lang w:val="id" w:eastAsia="en-US" w:bidi="ar-SA"/>
      </w:rPr>
    </w:lvl>
    <w:lvl w:ilvl="7">
      <w:numFmt w:val="bullet"/>
      <w:lvlText w:val="•"/>
      <w:lvlJc w:val="left"/>
      <w:pPr>
        <w:ind w:left="5116" w:hanging="497"/>
      </w:pPr>
      <w:rPr>
        <w:rFonts w:hint="default"/>
        <w:lang w:val="id" w:eastAsia="en-US" w:bidi="ar-SA"/>
      </w:rPr>
    </w:lvl>
    <w:lvl w:ilvl="8">
      <w:numFmt w:val="bullet"/>
      <w:lvlText w:val="•"/>
      <w:lvlJc w:val="left"/>
      <w:pPr>
        <w:ind w:left="5786" w:hanging="497"/>
      </w:pPr>
      <w:rPr>
        <w:rFonts w:hint="default"/>
        <w:lang w:val="id" w:eastAsia="en-US" w:bidi="ar-SA"/>
      </w:rPr>
    </w:lvl>
  </w:abstractNum>
  <w:abstractNum w:abstractNumId="7" w15:restartNumberingAfterBreak="0">
    <w:nsid w:val="12BA2225"/>
    <w:multiLevelType w:val="hybridMultilevel"/>
    <w:tmpl w:val="491E639E"/>
    <w:lvl w:ilvl="0" w:tplc="3F2498C8">
      <w:numFmt w:val="bullet"/>
      <w:lvlText w:val="●"/>
      <w:lvlJc w:val="left"/>
      <w:pPr>
        <w:ind w:left="887"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C616E93E">
      <w:numFmt w:val="bullet"/>
      <w:lvlText w:val="•"/>
      <w:lvlJc w:val="left"/>
      <w:pPr>
        <w:ind w:left="1504" w:hanging="360"/>
      </w:pPr>
      <w:rPr>
        <w:rFonts w:hint="default"/>
        <w:lang w:val="id" w:eastAsia="en-US" w:bidi="ar-SA"/>
      </w:rPr>
    </w:lvl>
    <w:lvl w:ilvl="2" w:tplc="9BF8EDCE">
      <w:numFmt w:val="bullet"/>
      <w:lvlText w:val="•"/>
      <w:lvlJc w:val="left"/>
      <w:pPr>
        <w:ind w:left="2129" w:hanging="360"/>
      </w:pPr>
      <w:rPr>
        <w:rFonts w:hint="default"/>
        <w:lang w:val="id" w:eastAsia="en-US" w:bidi="ar-SA"/>
      </w:rPr>
    </w:lvl>
    <w:lvl w:ilvl="3" w:tplc="BA246D0A">
      <w:numFmt w:val="bullet"/>
      <w:lvlText w:val="•"/>
      <w:lvlJc w:val="left"/>
      <w:pPr>
        <w:ind w:left="2753" w:hanging="360"/>
      </w:pPr>
      <w:rPr>
        <w:rFonts w:hint="default"/>
        <w:lang w:val="id" w:eastAsia="en-US" w:bidi="ar-SA"/>
      </w:rPr>
    </w:lvl>
    <w:lvl w:ilvl="4" w:tplc="7BFC0D14">
      <w:numFmt w:val="bullet"/>
      <w:lvlText w:val="•"/>
      <w:lvlJc w:val="left"/>
      <w:pPr>
        <w:ind w:left="3378" w:hanging="360"/>
      </w:pPr>
      <w:rPr>
        <w:rFonts w:hint="default"/>
        <w:lang w:val="id" w:eastAsia="en-US" w:bidi="ar-SA"/>
      </w:rPr>
    </w:lvl>
    <w:lvl w:ilvl="5" w:tplc="3C2262D8">
      <w:numFmt w:val="bullet"/>
      <w:lvlText w:val="•"/>
      <w:lvlJc w:val="left"/>
      <w:pPr>
        <w:ind w:left="4002" w:hanging="360"/>
      </w:pPr>
      <w:rPr>
        <w:rFonts w:hint="default"/>
        <w:lang w:val="id" w:eastAsia="en-US" w:bidi="ar-SA"/>
      </w:rPr>
    </w:lvl>
    <w:lvl w:ilvl="6" w:tplc="6C183D2A">
      <w:numFmt w:val="bullet"/>
      <w:lvlText w:val="•"/>
      <w:lvlJc w:val="left"/>
      <w:pPr>
        <w:ind w:left="4627" w:hanging="360"/>
      </w:pPr>
      <w:rPr>
        <w:rFonts w:hint="default"/>
        <w:lang w:val="id" w:eastAsia="en-US" w:bidi="ar-SA"/>
      </w:rPr>
    </w:lvl>
    <w:lvl w:ilvl="7" w:tplc="C872366C">
      <w:numFmt w:val="bullet"/>
      <w:lvlText w:val="•"/>
      <w:lvlJc w:val="left"/>
      <w:pPr>
        <w:ind w:left="5251" w:hanging="360"/>
      </w:pPr>
      <w:rPr>
        <w:rFonts w:hint="default"/>
        <w:lang w:val="id" w:eastAsia="en-US" w:bidi="ar-SA"/>
      </w:rPr>
    </w:lvl>
    <w:lvl w:ilvl="8" w:tplc="5D74BA5C">
      <w:numFmt w:val="bullet"/>
      <w:lvlText w:val="•"/>
      <w:lvlJc w:val="left"/>
      <w:pPr>
        <w:ind w:left="5876" w:hanging="360"/>
      </w:pPr>
      <w:rPr>
        <w:rFonts w:hint="default"/>
        <w:lang w:val="id" w:eastAsia="en-US" w:bidi="ar-SA"/>
      </w:rPr>
    </w:lvl>
  </w:abstractNum>
  <w:abstractNum w:abstractNumId="8" w15:restartNumberingAfterBreak="0">
    <w:nsid w:val="15FC1AB6"/>
    <w:multiLevelType w:val="hybridMultilevel"/>
    <w:tmpl w:val="C74EAD26"/>
    <w:lvl w:ilvl="0" w:tplc="17927DD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E174A80A">
      <w:numFmt w:val="bullet"/>
      <w:lvlText w:val="•"/>
      <w:lvlJc w:val="left"/>
      <w:pPr>
        <w:ind w:left="1252" w:hanging="360"/>
      </w:pPr>
      <w:rPr>
        <w:rFonts w:hint="default"/>
        <w:lang w:val="id" w:eastAsia="en-US" w:bidi="ar-SA"/>
      </w:rPr>
    </w:lvl>
    <w:lvl w:ilvl="2" w:tplc="12B057F6">
      <w:numFmt w:val="bullet"/>
      <w:lvlText w:val="•"/>
      <w:lvlJc w:val="left"/>
      <w:pPr>
        <w:ind w:left="1905" w:hanging="360"/>
      </w:pPr>
      <w:rPr>
        <w:rFonts w:hint="default"/>
        <w:lang w:val="id" w:eastAsia="en-US" w:bidi="ar-SA"/>
      </w:rPr>
    </w:lvl>
    <w:lvl w:ilvl="3" w:tplc="F21CA230">
      <w:numFmt w:val="bullet"/>
      <w:lvlText w:val="•"/>
      <w:lvlJc w:val="left"/>
      <w:pPr>
        <w:ind w:left="2557" w:hanging="360"/>
      </w:pPr>
      <w:rPr>
        <w:rFonts w:hint="default"/>
        <w:lang w:val="id" w:eastAsia="en-US" w:bidi="ar-SA"/>
      </w:rPr>
    </w:lvl>
    <w:lvl w:ilvl="4" w:tplc="86668BB8">
      <w:numFmt w:val="bullet"/>
      <w:lvlText w:val="•"/>
      <w:lvlJc w:val="left"/>
      <w:pPr>
        <w:ind w:left="3210" w:hanging="360"/>
      </w:pPr>
      <w:rPr>
        <w:rFonts w:hint="default"/>
        <w:lang w:val="id" w:eastAsia="en-US" w:bidi="ar-SA"/>
      </w:rPr>
    </w:lvl>
    <w:lvl w:ilvl="5" w:tplc="997A8326">
      <w:numFmt w:val="bullet"/>
      <w:lvlText w:val="•"/>
      <w:lvlJc w:val="left"/>
      <w:pPr>
        <w:ind w:left="3862" w:hanging="360"/>
      </w:pPr>
      <w:rPr>
        <w:rFonts w:hint="default"/>
        <w:lang w:val="id" w:eastAsia="en-US" w:bidi="ar-SA"/>
      </w:rPr>
    </w:lvl>
    <w:lvl w:ilvl="6" w:tplc="C10EE262">
      <w:numFmt w:val="bullet"/>
      <w:lvlText w:val="•"/>
      <w:lvlJc w:val="left"/>
      <w:pPr>
        <w:ind w:left="4515" w:hanging="360"/>
      </w:pPr>
      <w:rPr>
        <w:rFonts w:hint="default"/>
        <w:lang w:val="id" w:eastAsia="en-US" w:bidi="ar-SA"/>
      </w:rPr>
    </w:lvl>
    <w:lvl w:ilvl="7" w:tplc="48B4A52A">
      <w:numFmt w:val="bullet"/>
      <w:lvlText w:val="•"/>
      <w:lvlJc w:val="left"/>
      <w:pPr>
        <w:ind w:left="5167" w:hanging="360"/>
      </w:pPr>
      <w:rPr>
        <w:rFonts w:hint="default"/>
        <w:lang w:val="id" w:eastAsia="en-US" w:bidi="ar-SA"/>
      </w:rPr>
    </w:lvl>
    <w:lvl w:ilvl="8" w:tplc="B8984398">
      <w:numFmt w:val="bullet"/>
      <w:lvlText w:val="•"/>
      <w:lvlJc w:val="left"/>
      <w:pPr>
        <w:ind w:left="5820" w:hanging="360"/>
      </w:pPr>
      <w:rPr>
        <w:rFonts w:hint="default"/>
        <w:lang w:val="id" w:eastAsia="en-US" w:bidi="ar-SA"/>
      </w:rPr>
    </w:lvl>
  </w:abstractNum>
  <w:abstractNum w:abstractNumId="9" w15:restartNumberingAfterBreak="0">
    <w:nsid w:val="16E2076B"/>
    <w:multiLevelType w:val="multilevel"/>
    <w:tmpl w:val="64EE70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0" w15:restartNumberingAfterBreak="0">
    <w:nsid w:val="1A600ABB"/>
    <w:multiLevelType w:val="multilevel"/>
    <w:tmpl w:val="D1649CF4"/>
    <w:lvl w:ilvl="0">
      <w:start w:val="4"/>
      <w:numFmt w:val="decimal"/>
      <w:lvlText w:val="%1"/>
      <w:lvlJc w:val="left"/>
      <w:pPr>
        <w:ind w:left="555" w:hanging="555"/>
      </w:pPr>
      <w:rPr>
        <w:rFonts w:hint="default"/>
        <w:b/>
      </w:rPr>
    </w:lvl>
    <w:lvl w:ilvl="1">
      <w:start w:val="6"/>
      <w:numFmt w:val="decimal"/>
      <w:lvlText w:val="%1.%2"/>
      <w:lvlJc w:val="left"/>
      <w:pPr>
        <w:ind w:left="555" w:hanging="555"/>
      </w:pPr>
      <w:rPr>
        <w:rFonts w:hint="default"/>
        <w:b/>
      </w:rPr>
    </w:lvl>
    <w:lvl w:ilvl="2">
      <w:start w:val="3"/>
      <w:numFmt w:val="decimal"/>
      <w:lvlText w:val="%1.%2.%3"/>
      <w:lvlJc w:val="left"/>
      <w:pPr>
        <w:ind w:left="720" w:hanging="720"/>
      </w:pPr>
      <w:rPr>
        <w:rFonts w:hint="default"/>
        <w:b/>
      </w:rPr>
    </w:lvl>
    <w:lvl w:ilvl="3">
      <w:start w:val="3"/>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1" w15:restartNumberingAfterBreak="0">
    <w:nsid w:val="1B1354D2"/>
    <w:multiLevelType w:val="hybridMultilevel"/>
    <w:tmpl w:val="6526C3DC"/>
    <w:lvl w:ilvl="0" w:tplc="524A61F8">
      <w:start w:val="1"/>
      <w:numFmt w:val="upperLetter"/>
      <w:lvlText w:val="%1."/>
      <w:lvlJc w:val="left"/>
      <w:pPr>
        <w:ind w:left="875"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C9DEC33E">
      <w:numFmt w:val="bullet"/>
      <w:lvlText w:val="•"/>
      <w:lvlJc w:val="left"/>
      <w:pPr>
        <w:ind w:left="1504" w:hanging="360"/>
      </w:pPr>
      <w:rPr>
        <w:rFonts w:hint="default"/>
        <w:lang w:val="id" w:eastAsia="en-US" w:bidi="ar-SA"/>
      </w:rPr>
    </w:lvl>
    <w:lvl w:ilvl="2" w:tplc="BF70D714">
      <w:numFmt w:val="bullet"/>
      <w:lvlText w:val="•"/>
      <w:lvlJc w:val="left"/>
      <w:pPr>
        <w:ind w:left="2129" w:hanging="360"/>
      </w:pPr>
      <w:rPr>
        <w:rFonts w:hint="default"/>
        <w:lang w:val="id" w:eastAsia="en-US" w:bidi="ar-SA"/>
      </w:rPr>
    </w:lvl>
    <w:lvl w:ilvl="3" w:tplc="AC50FFD8">
      <w:numFmt w:val="bullet"/>
      <w:lvlText w:val="•"/>
      <w:lvlJc w:val="left"/>
      <w:pPr>
        <w:ind w:left="2753" w:hanging="360"/>
      </w:pPr>
      <w:rPr>
        <w:rFonts w:hint="default"/>
        <w:lang w:val="id" w:eastAsia="en-US" w:bidi="ar-SA"/>
      </w:rPr>
    </w:lvl>
    <w:lvl w:ilvl="4" w:tplc="AF304C7E">
      <w:numFmt w:val="bullet"/>
      <w:lvlText w:val="•"/>
      <w:lvlJc w:val="left"/>
      <w:pPr>
        <w:ind w:left="3378" w:hanging="360"/>
      </w:pPr>
      <w:rPr>
        <w:rFonts w:hint="default"/>
        <w:lang w:val="id" w:eastAsia="en-US" w:bidi="ar-SA"/>
      </w:rPr>
    </w:lvl>
    <w:lvl w:ilvl="5" w:tplc="0E7058A8">
      <w:numFmt w:val="bullet"/>
      <w:lvlText w:val="•"/>
      <w:lvlJc w:val="left"/>
      <w:pPr>
        <w:ind w:left="4002" w:hanging="360"/>
      </w:pPr>
      <w:rPr>
        <w:rFonts w:hint="default"/>
        <w:lang w:val="id" w:eastAsia="en-US" w:bidi="ar-SA"/>
      </w:rPr>
    </w:lvl>
    <w:lvl w:ilvl="6" w:tplc="A5CE4FB6">
      <w:numFmt w:val="bullet"/>
      <w:lvlText w:val="•"/>
      <w:lvlJc w:val="left"/>
      <w:pPr>
        <w:ind w:left="4627" w:hanging="360"/>
      </w:pPr>
      <w:rPr>
        <w:rFonts w:hint="default"/>
        <w:lang w:val="id" w:eastAsia="en-US" w:bidi="ar-SA"/>
      </w:rPr>
    </w:lvl>
    <w:lvl w:ilvl="7" w:tplc="9042D21A">
      <w:numFmt w:val="bullet"/>
      <w:lvlText w:val="•"/>
      <w:lvlJc w:val="left"/>
      <w:pPr>
        <w:ind w:left="5251" w:hanging="360"/>
      </w:pPr>
      <w:rPr>
        <w:rFonts w:hint="default"/>
        <w:lang w:val="id" w:eastAsia="en-US" w:bidi="ar-SA"/>
      </w:rPr>
    </w:lvl>
    <w:lvl w:ilvl="8" w:tplc="F064B7B8">
      <w:numFmt w:val="bullet"/>
      <w:lvlText w:val="•"/>
      <w:lvlJc w:val="left"/>
      <w:pPr>
        <w:ind w:left="5876" w:hanging="360"/>
      </w:pPr>
      <w:rPr>
        <w:rFonts w:hint="default"/>
        <w:lang w:val="id" w:eastAsia="en-US" w:bidi="ar-SA"/>
      </w:rPr>
    </w:lvl>
  </w:abstractNum>
  <w:abstractNum w:abstractNumId="12" w15:restartNumberingAfterBreak="0">
    <w:nsid w:val="1D562AC1"/>
    <w:multiLevelType w:val="hybridMultilevel"/>
    <w:tmpl w:val="E47AA23E"/>
    <w:lvl w:ilvl="0" w:tplc="D7183BD4">
      <w:start w:val="1"/>
      <w:numFmt w:val="decimal"/>
      <w:lvlText w:val="%1."/>
      <w:lvlJc w:val="left"/>
      <w:pPr>
        <w:ind w:left="887" w:hanging="360"/>
      </w:pPr>
      <w:rPr>
        <w:rFonts w:ascii="Times New Roman" w:eastAsia="Times New Roman" w:hAnsi="Times New Roman" w:cs="Times New Roman"/>
        <w:b w:val="0"/>
        <w:bCs w:val="0"/>
        <w:i w:val="0"/>
        <w:iCs w:val="0"/>
        <w:spacing w:val="0"/>
        <w:w w:val="99"/>
        <w:sz w:val="20"/>
        <w:szCs w:val="20"/>
        <w:lang w:val="id" w:eastAsia="en-US" w:bidi="ar-SA"/>
      </w:rPr>
    </w:lvl>
    <w:lvl w:ilvl="1" w:tplc="C26C5E30">
      <w:numFmt w:val="bullet"/>
      <w:lvlText w:val="•"/>
      <w:lvlJc w:val="left"/>
      <w:pPr>
        <w:ind w:left="1504" w:hanging="360"/>
      </w:pPr>
      <w:rPr>
        <w:rFonts w:hint="default"/>
        <w:lang w:val="id" w:eastAsia="en-US" w:bidi="ar-SA"/>
      </w:rPr>
    </w:lvl>
    <w:lvl w:ilvl="2" w:tplc="C72C7F24">
      <w:numFmt w:val="bullet"/>
      <w:lvlText w:val="•"/>
      <w:lvlJc w:val="left"/>
      <w:pPr>
        <w:ind w:left="2129" w:hanging="360"/>
      </w:pPr>
      <w:rPr>
        <w:rFonts w:hint="default"/>
        <w:lang w:val="id" w:eastAsia="en-US" w:bidi="ar-SA"/>
      </w:rPr>
    </w:lvl>
    <w:lvl w:ilvl="3" w:tplc="1FF67BC8">
      <w:numFmt w:val="bullet"/>
      <w:lvlText w:val="•"/>
      <w:lvlJc w:val="left"/>
      <w:pPr>
        <w:ind w:left="2753" w:hanging="360"/>
      </w:pPr>
      <w:rPr>
        <w:rFonts w:hint="default"/>
        <w:lang w:val="id" w:eastAsia="en-US" w:bidi="ar-SA"/>
      </w:rPr>
    </w:lvl>
    <w:lvl w:ilvl="4" w:tplc="0B1A5340">
      <w:numFmt w:val="bullet"/>
      <w:lvlText w:val="•"/>
      <w:lvlJc w:val="left"/>
      <w:pPr>
        <w:ind w:left="3378" w:hanging="360"/>
      </w:pPr>
      <w:rPr>
        <w:rFonts w:hint="default"/>
        <w:lang w:val="id" w:eastAsia="en-US" w:bidi="ar-SA"/>
      </w:rPr>
    </w:lvl>
    <w:lvl w:ilvl="5" w:tplc="309C18AC">
      <w:numFmt w:val="bullet"/>
      <w:lvlText w:val="•"/>
      <w:lvlJc w:val="left"/>
      <w:pPr>
        <w:ind w:left="4002" w:hanging="360"/>
      </w:pPr>
      <w:rPr>
        <w:rFonts w:hint="default"/>
        <w:lang w:val="id" w:eastAsia="en-US" w:bidi="ar-SA"/>
      </w:rPr>
    </w:lvl>
    <w:lvl w:ilvl="6" w:tplc="D9A8AD04">
      <w:numFmt w:val="bullet"/>
      <w:lvlText w:val="•"/>
      <w:lvlJc w:val="left"/>
      <w:pPr>
        <w:ind w:left="4627" w:hanging="360"/>
      </w:pPr>
      <w:rPr>
        <w:rFonts w:hint="default"/>
        <w:lang w:val="id" w:eastAsia="en-US" w:bidi="ar-SA"/>
      </w:rPr>
    </w:lvl>
    <w:lvl w:ilvl="7" w:tplc="E2E8826E">
      <w:numFmt w:val="bullet"/>
      <w:lvlText w:val="•"/>
      <w:lvlJc w:val="left"/>
      <w:pPr>
        <w:ind w:left="5251" w:hanging="360"/>
      </w:pPr>
      <w:rPr>
        <w:rFonts w:hint="default"/>
        <w:lang w:val="id" w:eastAsia="en-US" w:bidi="ar-SA"/>
      </w:rPr>
    </w:lvl>
    <w:lvl w:ilvl="8" w:tplc="3346621A">
      <w:numFmt w:val="bullet"/>
      <w:lvlText w:val="•"/>
      <w:lvlJc w:val="left"/>
      <w:pPr>
        <w:ind w:left="5876" w:hanging="360"/>
      </w:pPr>
      <w:rPr>
        <w:rFonts w:hint="default"/>
        <w:lang w:val="id" w:eastAsia="en-US" w:bidi="ar-SA"/>
      </w:rPr>
    </w:lvl>
  </w:abstractNum>
  <w:abstractNum w:abstractNumId="13" w15:restartNumberingAfterBreak="0">
    <w:nsid w:val="1ED9263D"/>
    <w:multiLevelType w:val="multilevel"/>
    <w:tmpl w:val="60CCD70A"/>
    <w:lvl w:ilvl="0">
      <w:start w:val="1"/>
      <w:numFmt w:val="decimal"/>
      <w:lvlText w:val="%1"/>
      <w:lvlJc w:val="left"/>
      <w:pPr>
        <w:ind w:left="1048" w:hanging="660"/>
      </w:pPr>
      <w:rPr>
        <w:rFonts w:hint="default"/>
        <w:lang w:val="id" w:eastAsia="en-US" w:bidi="ar-SA"/>
      </w:rPr>
    </w:lvl>
    <w:lvl w:ilvl="1">
      <w:start w:val="1"/>
      <w:numFmt w:val="decimal"/>
      <w:lvlText w:val="%1.%2"/>
      <w:lvlJc w:val="left"/>
      <w:pPr>
        <w:ind w:left="1048" w:hanging="66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257" w:hanging="660"/>
      </w:pPr>
      <w:rPr>
        <w:rFonts w:hint="default"/>
        <w:lang w:val="id" w:eastAsia="en-US" w:bidi="ar-SA"/>
      </w:rPr>
    </w:lvl>
    <w:lvl w:ilvl="3">
      <w:numFmt w:val="bullet"/>
      <w:lvlText w:val="•"/>
      <w:lvlJc w:val="left"/>
      <w:pPr>
        <w:ind w:left="2865" w:hanging="660"/>
      </w:pPr>
      <w:rPr>
        <w:rFonts w:hint="default"/>
        <w:lang w:val="id" w:eastAsia="en-US" w:bidi="ar-SA"/>
      </w:rPr>
    </w:lvl>
    <w:lvl w:ilvl="4">
      <w:numFmt w:val="bullet"/>
      <w:lvlText w:val="•"/>
      <w:lvlJc w:val="left"/>
      <w:pPr>
        <w:ind w:left="3474" w:hanging="660"/>
      </w:pPr>
      <w:rPr>
        <w:rFonts w:hint="default"/>
        <w:lang w:val="id" w:eastAsia="en-US" w:bidi="ar-SA"/>
      </w:rPr>
    </w:lvl>
    <w:lvl w:ilvl="5">
      <w:numFmt w:val="bullet"/>
      <w:lvlText w:val="•"/>
      <w:lvlJc w:val="left"/>
      <w:pPr>
        <w:ind w:left="4082" w:hanging="660"/>
      </w:pPr>
      <w:rPr>
        <w:rFonts w:hint="default"/>
        <w:lang w:val="id" w:eastAsia="en-US" w:bidi="ar-SA"/>
      </w:rPr>
    </w:lvl>
    <w:lvl w:ilvl="6">
      <w:numFmt w:val="bullet"/>
      <w:lvlText w:val="•"/>
      <w:lvlJc w:val="left"/>
      <w:pPr>
        <w:ind w:left="4691" w:hanging="660"/>
      </w:pPr>
      <w:rPr>
        <w:rFonts w:hint="default"/>
        <w:lang w:val="id" w:eastAsia="en-US" w:bidi="ar-SA"/>
      </w:rPr>
    </w:lvl>
    <w:lvl w:ilvl="7">
      <w:numFmt w:val="bullet"/>
      <w:lvlText w:val="•"/>
      <w:lvlJc w:val="left"/>
      <w:pPr>
        <w:ind w:left="5299" w:hanging="660"/>
      </w:pPr>
      <w:rPr>
        <w:rFonts w:hint="default"/>
        <w:lang w:val="id" w:eastAsia="en-US" w:bidi="ar-SA"/>
      </w:rPr>
    </w:lvl>
    <w:lvl w:ilvl="8">
      <w:numFmt w:val="bullet"/>
      <w:lvlText w:val="•"/>
      <w:lvlJc w:val="left"/>
      <w:pPr>
        <w:ind w:left="5908" w:hanging="660"/>
      </w:pPr>
      <w:rPr>
        <w:rFonts w:hint="default"/>
        <w:lang w:val="id" w:eastAsia="en-US" w:bidi="ar-SA"/>
      </w:rPr>
    </w:lvl>
  </w:abstractNum>
  <w:abstractNum w:abstractNumId="14" w15:restartNumberingAfterBreak="0">
    <w:nsid w:val="1F5E1555"/>
    <w:multiLevelType w:val="multilevel"/>
    <w:tmpl w:val="1DEEBB80"/>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color w:val="000000" w:themeColor="text1"/>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5" w15:restartNumberingAfterBreak="0">
    <w:nsid w:val="256018E0"/>
    <w:multiLevelType w:val="multilevel"/>
    <w:tmpl w:val="DC36A0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7A22DDD"/>
    <w:multiLevelType w:val="hybridMultilevel"/>
    <w:tmpl w:val="ED72C7A4"/>
    <w:lvl w:ilvl="0" w:tplc="4BEE4D74">
      <w:start w:val="1"/>
      <w:numFmt w:val="upperLetter"/>
      <w:lvlText w:val="%1."/>
      <w:lvlJc w:val="left"/>
      <w:pPr>
        <w:ind w:left="720" w:hanging="360"/>
      </w:pPr>
      <w:rPr>
        <w:rFonts w:eastAsia="Calibri" w:cs="Calibr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991500E"/>
    <w:multiLevelType w:val="multilevel"/>
    <w:tmpl w:val="FF588F4E"/>
    <w:lvl w:ilvl="0">
      <w:start w:val="4"/>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A442CD1"/>
    <w:multiLevelType w:val="multilevel"/>
    <w:tmpl w:val="06C2BE52"/>
    <w:lvl w:ilvl="0">
      <w:start w:val="4"/>
      <w:numFmt w:val="decimal"/>
      <w:lvlText w:val="%1."/>
      <w:lvlJc w:val="left"/>
      <w:pPr>
        <w:ind w:left="460" w:hanging="460"/>
      </w:pPr>
      <w:rPr>
        <w:rFonts w:hint="default"/>
      </w:rPr>
    </w:lvl>
    <w:lvl w:ilvl="1">
      <w:start w:val="6"/>
      <w:numFmt w:val="decimal"/>
      <w:lvlText w:val="%1.%2."/>
      <w:lvlJc w:val="left"/>
      <w:pPr>
        <w:ind w:left="543" w:hanging="460"/>
      </w:pPr>
      <w:rPr>
        <w:rFonts w:hint="default"/>
      </w:rPr>
    </w:lvl>
    <w:lvl w:ilvl="2">
      <w:start w:val="2"/>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578" w:hanging="108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104" w:hanging="1440"/>
      </w:pPr>
      <w:rPr>
        <w:rFonts w:hint="default"/>
      </w:rPr>
    </w:lvl>
  </w:abstractNum>
  <w:abstractNum w:abstractNumId="19" w15:restartNumberingAfterBreak="0">
    <w:nsid w:val="2A4B436F"/>
    <w:multiLevelType w:val="hybridMultilevel"/>
    <w:tmpl w:val="25D0EDFC"/>
    <w:lvl w:ilvl="0" w:tplc="A0765AAA">
      <w:start w:val="1"/>
      <w:numFmt w:val="decimal"/>
      <w:lvlText w:val="%1."/>
      <w:lvlJc w:val="left"/>
      <w:pPr>
        <w:ind w:left="450" w:hanging="284"/>
      </w:pPr>
      <w:rPr>
        <w:rFonts w:ascii="Times New Roman" w:eastAsia="Arial" w:hAnsi="Times New Roman" w:cs="Times New Roman" w:hint="cs"/>
        <w:b/>
        <w:bCs/>
        <w:i w:val="0"/>
        <w:iCs w:val="0"/>
        <w:spacing w:val="-1"/>
        <w:w w:val="99"/>
        <w:sz w:val="20"/>
        <w:szCs w:val="20"/>
        <w:lang w:val="id" w:eastAsia="en-US" w:bidi="ar-SA"/>
      </w:rPr>
    </w:lvl>
    <w:lvl w:ilvl="1" w:tplc="015A51B6">
      <w:numFmt w:val="bullet"/>
      <w:lvlText w:val="•"/>
      <w:lvlJc w:val="left"/>
      <w:pPr>
        <w:ind w:left="1126" w:hanging="284"/>
      </w:pPr>
      <w:rPr>
        <w:rFonts w:hint="default"/>
        <w:lang w:val="id" w:eastAsia="en-US" w:bidi="ar-SA"/>
      </w:rPr>
    </w:lvl>
    <w:lvl w:ilvl="2" w:tplc="0E82D4DE">
      <w:numFmt w:val="bullet"/>
      <w:lvlText w:val="•"/>
      <w:lvlJc w:val="left"/>
      <w:pPr>
        <w:ind w:left="1793" w:hanging="284"/>
      </w:pPr>
      <w:rPr>
        <w:rFonts w:hint="default"/>
        <w:lang w:val="id" w:eastAsia="en-US" w:bidi="ar-SA"/>
      </w:rPr>
    </w:lvl>
    <w:lvl w:ilvl="3" w:tplc="C5E6B58E">
      <w:numFmt w:val="bullet"/>
      <w:lvlText w:val="•"/>
      <w:lvlJc w:val="left"/>
      <w:pPr>
        <w:ind w:left="2459" w:hanging="284"/>
      </w:pPr>
      <w:rPr>
        <w:rFonts w:hint="default"/>
        <w:lang w:val="id" w:eastAsia="en-US" w:bidi="ar-SA"/>
      </w:rPr>
    </w:lvl>
    <w:lvl w:ilvl="4" w:tplc="80C68E68">
      <w:numFmt w:val="bullet"/>
      <w:lvlText w:val="•"/>
      <w:lvlJc w:val="left"/>
      <w:pPr>
        <w:ind w:left="3126" w:hanging="284"/>
      </w:pPr>
      <w:rPr>
        <w:rFonts w:hint="default"/>
        <w:lang w:val="id" w:eastAsia="en-US" w:bidi="ar-SA"/>
      </w:rPr>
    </w:lvl>
    <w:lvl w:ilvl="5" w:tplc="A878AC80">
      <w:numFmt w:val="bullet"/>
      <w:lvlText w:val="•"/>
      <w:lvlJc w:val="left"/>
      <w:pPr>
        <w:ind w:left="3792" w:hanging="284"/>
      </w:pPr>
      <w:rPr>
        <w:rFonts w:hint="default"/>
        <w:lang w:val="id" w:eastAsia="en-US" w:bidi="ar-SA"/>
      </w:rPr>
    </w:lvl>
    <w:lvl w:ilvl="6" w:tplc="269C845C">
      <w:numFmt w:val="bullet"/>
      <w:lvlText w:val="•"/>
      <w:lvlJc w:val="left"/>
      <w:pPr>
        <w:ind w:left="4459" w:hanging="284"/>
      </w:pPr>
      <w:rPr>
        <w:rFonts w:hint="default"/>
        <w:lang w:val="id" w:eastAsia="en-US" w:bidi="ar-SA"/>
      </w:rPr>
    </w:lvl>
    <w:lvl w:ilvl="7" w:tplc="540CC900">
      <w:numFmt w:val="bullet"/>
      <w:lvlText w:val="•"/>
      <w:lvlJc w:val="left"/>
      <w:pPr>
        <w:ind w:left="5125" w:hanging="284"/>
      </w:pPr>
      <w:rPr>
        <w:rFonts w:hint="default"/>
        <w:lang w:val="id" w:eastAsia="en-US" w:bidi="ar-SA"/>
      </w:rPr>
    </w:lvl>
    <w:lvl w:ilvl="8" w:tplc="96B04404">
      <w:numFmt w:val="bullet"/>
      <w:lvlText w:val="•"/>
      <w:lvlJc w:val="left"/>
      <w:pPr>
        <w:ind w:left="5792" w:hanging="284"/>
      </w:pPr>
      <w:rPr>
        <w:rFonts w:hint="default"/>
        <w:lang w:val="id" w:eastAsia="en-US" w:bidi="ar-SA"/>
      </w:rPr>
    </w:lvl>
  </w:abstractNum>
  <w:abstractNum w:abstractNumId="20" w15:restartNumberingAfterBreak="0">
    <w:nsid w:val="2F8E1AB1"/>
    <w:multiLevelType w:val="hybridMultilevel"/>
    <w:tmpl w:val="3EE68270"/>
    <w:lvl w:ilvl="0" w:tplc="76C848B6">
      <w:start w:val="1"/>
      <w:numFmt w:val="decimal"/>
      <w:lvlText w:val="%1."/>
      <w:lvlJc w:val="left"/>
      <w:pPr>
        <w:ind w:left="450" w:hanging="284"/>
      </w:pPr>
      <w:rPr>
        <w:rFonts w:ascii="Arial" w:eastAsia="Arial" w:hAnsi="Arial" w:cs="Arial" w:hint="default"/>
        <w:b/>
        <w:bCs/>
        <w:i w:val="0"/>
        <w:iCs w:val="0"/>
        <w:spacing w:val="-1"/>
        <w:w w:val="99"/>
        <w:sz w:val="20"/>
        <w:szCs w:val="20"/>
        <w:lang w:val="id" w:eastAsia="en-US" w:bidi="ar-SA"/>
      </w:rPr>
    </w:lvl>
    <w:lvl w:ilvl="1" w:tplc="D37E32D0">
      <w:numFmt w:val="bullet"/>
      <w:lvlText w:val="•"/>
      <w:lvlJc w:val="left"/>
      <w:pPr>
        <w:ind w:left="1126" w:hanging="284"/>
      </w:pPr>
      <w:rPr>
        <w:rFonts w:hint="default"/>
        <w:lang w:val="id" w:eastAsia="en-US" w:bidi="ar-SA"/>
      </w:rPr>
    </w:lvl>
    <w:lvl w:ilvl="2" w:tplc="CF5464E4">
      <w:numFmt w:val="bullet"/>
      <w:lvlText w:val="•"/>
      <w:lvlJc w:val="left"/>
      <w:pPr>
        <w:ind w:left="1793" w:hanging="284"/>
      </w:pPr>
      <w:rPr>
        <w:rFonts w:hint="default"/>
        <w:lang w:val="id" w:eastAsia="en-US" w:bidi="ar-SA"/>
      </w:rPr>
    </w:lvl>
    <w:lvl w:ilvl="3" w:tplc="0A6889B4">
      <w:numFmt w:val="bullet"/>
      <w:lvlText w:val="•"/>
      <w:lvlJc w:val="left"/>
      <w:pPr>
        <w:ind w:left="2459" w:hanging="284"/>
      </w:pPr>
      <w:rPr>
        <w:rFonts w:hint="default"/>
        <w:lang w:val="id" w:eastAsia="en-US" w:bidi="ar-SA"/>
      </w:rPr>
    </w:lvl>
    <w:lvl w:ilvl="4" w:tplc="542C871A">
      <w:numFmt w:val="bullet"/>
      <w:lvlText w:val="•"/>
      <w:lvlJc w:val="left"/>
      <w:pPr>
        <w:ind w:left="3126" w:hanging="284"/>
      </w:pPr>
      <w:rPr>
        <w:rFonts w:hint="default"/>
        <w:lang w:val="id" w:eastAsia="en-US" w:bidi="ar-SA"/>
      </w:rPr>
    </w:lvl>
    <w:lvl w:ilvl="5" w:tplc="88C8E736">
      <w:numFmt w:val="bullet"/>
      <w:lvlText w:val="•"/>
      <w:lvlJc w:val="left"/>
      <w:pPr>
        <w:ind w:left="3792" w:hanging="284"/>
      </w:pPr>
      <w:rPr>
        <w:rFonts w:hint="default"/>
        <w:lang w:val="id" w:eastAsia="en-US" w:bidi="ar-SA"/>
      </w:rPr>
    </w:lvl>
    <w:lvl w:ilvl="6" w:tplc="866C3EB0">
      <w:numFmt w:val="bullet"/>
      <w:lvlText w:val="•"/>
      <w:lvlJc w:val="left"/>
      <w:pPr>
        <w:ind w:left="4459" w:hanging="284"/>
      </w:pPr>
      <w:rPr>
        <w:rFonts w:hint="default"/>
        <w:lang w:val="id" w:eastAsia="en-US" w:bidi="ar-SA"/>
      </w:rPr>
    </w:lvl>
    <w:lvl w:ilvl="7" w:tplc="43742344">
      <w:numFmt w:val="bullet"/>
      <w:lvlText w:val="•"/>
      <w:lvlJc w:val="left"/>
      <w:pPr>
        <w:ind w:left="5125" w:hanging="284"/>
      </w:pPr>
      <w:rPr>
        <w:rFonts w:hint="default"/>
        <w:lang w:val="id" w:eastAsia="en-US" w:bidi="ar-SA"/>
      </w:rPr>
    </w:lvl>
    <w:lvl w:ilvl="8" w:tplc="6478C876">
      <w:numFmt w:val="bullet"/>
      <w:lvlText w:val="•"/>
      <w:lvlJc w:val="left"/>
      <w:pPr>
        <w:ind w:left="5792" w:hanging="284"/>
      </w:pPr>
      <w:rPr>
        <w:rFonts w:hint="default"/>
        <w:lang w:val="id" w:eastAsia="en-US" w:bidi="ar-SA"/>
      </w:rPr>
    </w:lvl>
  </w:abstractNum>
  <w:abstractNum w:abstractNumId="21" w15:restartNumberingAfterBreak="0">
    <w:nsid w:val="34DF1715"/>
    <w:multiLevelType w:val="hybridMultilevel"/>
    <w:tmpl w:val="59A43B1C"/>
    <w:lvl w:ilvl="0" w:tplc="2846502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20887E42">
      <w:numFmt w:val="bullet"/>
      <w:lvlText w:val="•"/>
      <w:lvlJc w:val="left"/>
      <w:pPr>
        <w:ind w:left="1252" w:hanging="360"/>
      </w:pPr>
      <w:rPr>
        <w:rFonts w:hint="default"/>
        <w:lang w:val="id" w:eastAsia="en-US" w:bidi="ar-SA"/>
      </w:rPr>
    </w:lvl>
    <w:lvl w:ilvl="2" w:tplc="3420312E">
      <w:numFmt w:val="bullet"/>
      <w:lvlText w:val="•"/>
      <w:lvlJc w:val="left"/>
      <w:pPr>
        <w:ind w:left="1905" w:hanging="360"/>
      </w:pPr>
      <w:rPr>
        <w:rFonts w:hint="default"/>
        <w:lang w:val="id" w:eastAsia="en-US" w:bidi="ar-SA"/>
      </w:rPr>
    </w:lvl>
    <w:lvl w:ilvl="3" w:tplc="1A4893FE">
      <w:numFmt w:val="bullet"/>
      <w:lvlText w:val="•"/>
      <w:lvlJc w:val="left"/>
      <w:pPr>
        <w:ind w:left="2557" w:hanging="360"/>
      </w:pPr>
      <w:rPr>
        <w:rFonts w:hint="default"/>
        <w:lang w:val="id" w:eastAsia="en-US" w:bidi="ar-SA"/>
      </w:rPr>
    </w:lvl>
    <w:lvl w:ilvl="4" w:tplc="E118D6BC">
      <w:numFmt w:val="bullet"/>
      <w:lvlText w:val="•"/>
      <w:lvlJc w:val="left"/>
      <w:pPr>
        <w:ind w:left="3210" w:hanging="360"/>
      </w:pPr>
      <w:rPr>
        <w:rFonts w:hint="default"/>
        <w:lang w:val="id" w:eastAsia="en-US" w:bidi="ar-SA"/>
      </w:rPr>
    </w:lvl>
    <w:lvl w:ilvl="5" w:tplc="8716CF02">
      <w:numFmt w:val="bullet"/>
      <w:lvlText w:val="•"/>
      <w:lvlJc w:val="left"/>
      <w:pPr>
        <w:ind w:left="3862" w:hanging="360"/>
      </w:pPr>
      <w:rPr>
        <w:rFonts w:hint="default"/>
        <w:lang w:val="id" w:eastAsia="en-US" w:bidi="ar-SA"/>
      </w:rPr>
    </w:lvl>
    <w:lvl w:ilvl="6" w:tplc="343EB4E8">
      <w:numFmt w:val="bullet"/>
      <w:lvlText w:val="•"/>
      <w:lvlJc w:val="left"/>
      <w:pPr>
        <w:ind w:left="4515" w:hanging="360"/>
      </w:pPr>
      <w:rPr>
        <w:rFonts w:hint="default"/>
        <w:lang w:val="id" w:eastAsia="en-US" w:bidi="ar-SA"/>
      </w:rPr>
    </w:lvl>
    <w:lvl w:ilvl="7" w:tplc="D93EDD7E">
      <w:numFmt w:val="bullet"/>
      <w:lvlText w:val="•"/>
      <w:lvlJc w:val="left"/>
      <w:pPr>
        <w:ind w:left="5167" w:hanging="360"/>
      </w:pPr>
      <w:rPr>
        <w:rFonts w:hint="default"/>
        <w:lang w:val="id" w:eastAsia="en-US" w:bidi="ar-SA"/>
      </w:rPr>
    </w:lvl>
    <w:lvl w:ilvl="8" w:tplc="CE80A31E">
      <w:numFmt w:val="bullet"/>
      <w:lvlText w:val="•"/>
      <w:lvlJc w:val="left"/>
      <w:pPr>
        <w:ind w:left="5820" w:hanging="360"/>
      </w:pPr>
      <w:rPr>
        <w:rFonts w:hint="default"/>
        <w:lang w:val="id" w:eastAsia="en-US" w:bidi="ar-SA"/>
      </w:rPr>
    </w:lvl>
  </w:abstractNum>
  <w:abstractNum w:abstractNumId="22" w15:restartNumberingAfterBreak="0">
    <w:nsid w:val="387516C9"/>
    <w:multiLevelType w:val="hybridMultilevel"/>
    <w:tmpl w:val="BCD6F1C0"/>
    <w:lvl w:ilvl="0" w:tplc="EAFE9098">
      <w:start w:val="1"/>
      <w:numFmt w:val="lowerLetter"/>
      <w:lvlText w:val="%1."/>
      <w:lvlJc w:val="left"/>
      <w:pPr>
        <w:ind w:left="911" w:hanging="200"/>
      </w:pPr>
      <w:rPr>
        <w:rFonts w:ascii="Times New Roman" w:eastAsia="Times New Roman" w:hAnsi="Times New Roman" w:cs="Times New Roman" w:hint="default"/>
        <w:b/>
        <w:bCs/>
        <w:i w:val="0"/>
        <w:iCs w:val="0"/>
        <w:spacing w:val="0"/>
        <w:w w:val="100"/>
        <w:sz w:val="20"/>
        <w:szCs w:val="20"/>
        <w:lang w:val="id" w:eastAsia="en-US" w:bidi="ar-SA"/>
      </w:rPr>
    </w:lvl>
    <w:lvl w:ilvl="1" w:tplc="8000F904">
      <w:numFmt w:val="bullet"/>
      <w:lvlText w:val="•"/>
      <w:lvlJc w:val="left"/>
      <w:pPr>
        <w:ind w:left="1525" w:hanging="200"/>
      </w:pPr>
      <w:rPr>
        <w:rFonts w:hint="default"/>
        <w:lang w:val="id" w:eastAsia="en-US" w:bidi="ar-SA"/>
      </w:rPr>
    </w:lvl>
    <w:lvl w:ilvl="2" w:tplc="BD725D7E">
      <w:numFmt w:val="bullet"/>
      <w:lvlText w:val="•"/>
      <w:lvlJc w:val="left"/>
      <w:pPr>
        <w:ind w:left="2131" w:hanging="200"/>
      </w:pPr>
      <w:rPr>
        <w:rFonts w:hint="default"/>
        <w:lang w:val="id" w:eastAsia="en-US" w:bidi="ar-SA"/>
      </w:rPr>
    </w:lvl>
    <w:lvl w:ilvl="3" w:tplc="29C27C26">
      <w:numFmt w:val="bullet"/>
      <w:lvlText w:val="•"/>
      <w:lvlJc w:val="left"/>
      <w:pPr>
        <w:ind w:left="2736" w:hanging="200"/>
      </w:pPr>
      <w:rPr>
        <w:rFonts w:hint="default"/>
        <w:lang w:val="id" w:eastAsia="en-US" w:bidi="ar-SA"/>
      </w:rPr>
    </w:lvl>
    <w:lvl w:ilvl="4" w:tplc="39B8B436">
      <w:numFmt w:val="bullet"/>
      <w:lvlText w:val="•"/>
      <w:lvlJc w:val="left"/>
      <w:pPr>
        <w:ind w:left="3342" w:hanging="200"/>
      </w:pPr>
      <w:rPr>
        <w:rFonts w:hint="default"/>
        <w:lang w:val="id" w:eastAsia="en-US" w:bidi="ar-SA"/>
      </w:rPr>
    </w:lvl>
    <w:lvl w:ilvl="5" w:tplc="268C4978">
      <w:numFmt w:val="bullet"/>
      <w:lvlText w:val="•"/>
      <w:lvlJc w:val="left"/>
      <w:pPr>
        <w:ind w:left="3947" w:hanging="200"/>
      </w:pPr>
      <w:rPr>
        <w:rFonts w:hint="default"/>
        <w:lang w:val="id" w:eastAsia="en-US" w:bidi="ar-SA"/>
      </w:rPr>
    </w:lvl>
    <w:lvl w:ilvl="6" w:tplc="F25C32A8">
      <w:numFmt w:val="bullet"/>
      <w:lvlText w:val="•"/>
      <w:lvlJc w:val="left"/>
      <w:pPr>
        <w:ind w:left="4553" w:hanging="200"/>
      </w:pPr>
      <w:rPr>
        <w:rFonts w:hint="default"/>
        <w:lang w:val="id" w:eastAsia="en-US" w:bidi="ar-SA"/>
      </w:rPr>
    </w:lvl>
    <w:lvl w:ilvl="7" w:tplc="C0400D8C">
      <w:numFmt w:val="bullet"/>
      <w:lvlText w:val="•"/>
      <w:lvlJc w:val="left"/>
      <w:pPr>
        <w:ind w:left="5158" w:hanging="200"/>
      </w:pPr>
      <w:rPr>
        <w:rFonts w:hint="default"/>
        <w:lang w:val="id" w:eastAsia="en-US" w:bidi="ar-SA"/>
      </w:rPr>
    </w:lvl>
    <w:lvl w:ilvl="8" w:tplc="00564978">
      <w:numFmt w:val="bullet"/>
      <w:lvlText w:val="•"/>
      <w:lvlJc w:val="left"/>
      <w:pPr>
        <w:ind w:left="5764" w:hanging="200"/>
      </w:pPr>
      <w:rPr>
        <w:rFonts w:hint="default"/>
        <w:lang w:val="id" w:eastAsia="en-US" w:bidi="ar-SA"/>
      </w:rPr>
    </w:lvl>
  </w:abstractNum>
  <w:abstractNum w:abstractNumId="23" w15:restartNumberingAfterBreak="0">
    <w:nsid w:val="3D59B65A"/>
    <w:multiLevelType w:val="multilevel"/>
    <w:tmpl w:val="3D59B65A"/>
    <w:lvl w:ilvl="0">
      <w:start w:val="1"/>
      <w:numFmt w:val="decimal"/>
      <w:lvlText w:val="BAB %1"/>
      <w:lvlJc w:val="left"/>
      <w:pPr>
        <w:ind w:left="0" w:firstLine="0"/>
      </w:pPr>
      <w:rPr>
        <w:rFonts w:ascii="Times New Roman" w:hAnsi="Times New Roman" w:cs="Times New Roman" w:hint="default"/>
      </w:rPr>
    </w:lvl>
    <w:lvl w:ilvl="1">
      <w:start w:val="1"/>
      <w:numFmt w:val="decimal"/>
      <w:lvlText w:val="%1.%2."/>
      <w:lvlJc w:val="left"/>
      <w:pPr>
        <w:ind w:left="1361" w:hanging="794"/>
      </w:pPr>
      <w:rPr>
        <w:rFonts w:hint="default"/>
        <w:color w:val="000000"/>
      </w:rPr>
    </w:lvl>
    <w:lvl w:ilvl="2">
      <w:start w:val="1"/>
      <w:numFmt w:val="decimal"/>
      <w:lvlText w:val="%1.%2.%3."/>
      <w:lvlJc w:val="left"/>
      <w:pPr>
        <w:ind w:left="1985" w:hanging="1191"/>
      </w:pPr>
      <w:rPr>
        <w:rFonts w:hint="default"/>
      </w:rPr>
    </w:lvl>
    <w:lvl w:ilvl="3">
      <w:start w:val="1"/>
      <w:numFmt w:val="decimal"/>
      <w:lvlText w:val="%4"/>
      <w:lvlJc w:val="left"/>
      <w:pPr>
        <w:ind w:left="0" w:firstLine="0"/>
      </w:pPr>
      <w:rPr>
        <w:rFonts w:ascii="SimSun" w:eastAsia="SimSun" w:hAnsi="SimSun" w:cs="SimSun" w:hint="default"/>
      </w:rPr>
    </w:lvl>
    <w:lvl w:ilvl="4">
      <w:start w:val="1"/>
      <w:numFmt w:val="decimal"/>
      <w:lvlText w:val="%5"/>
      <w:lvlJc w:val="left"/>
      <w:pPr>
        <w:ind w:left="0" w:firstLine="0"/>
      </w:pPr>
      <w:rPr>
        <w:rFonts w:ascii="SimSun" w:eastAsia="SimSun" w:hAnsi="SimSun" w:cs="SimSun" w:hint="default"/>
      </w:r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4" w15:restartNumberingAfterBreak="0">
    <w:nsid w:val="41AD4BE8"/>
    <w:multiLevelType w:val="multilevel"/>
    <w:tmpl w:val="AE8CC7C0"/>
    <w:lvl w:ilvl="0">
      <w:start w:val="4"/>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4"/>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1C729AE"/>
    <w:multiLevelType w:val="multilevel"/>
    <w:tmpl w:val="4E4E6EF4"/>
    <w:lvl w:ilvl="0">
      <w:start w:val="3"/>
      <w:numFmt w:val="decimal"/>
      <w:lvlText w:val="%1"/>
      <w:lvlJc w:val="left"/>
      <w:pPr>
        <w:ind w:left="827" w:hanging="404"/>
      </w:pPr>
      <w:rPr>
        <w:rFonts w:hint="default"/>
        <w:lang w:val="id" w:eastAsia="en-US" w:bidi="ar-SA"/>
      </w:rPr>
    </w:lvl>
    <w:lvl w:ilvl="1">
      <w:start w:val="1"/>
      <w:numFmt w:val="decimal"/>
      <w:lvlText w:val="%1.%2"/>
      <w:lvlJc w:val="left"/>
      <w:pPr>
        <w:ind w:left="827" w:hanging="404"/>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903" w:hanging="453"/>
        <w:jc w:val="right"/>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283" w:hanging="453"/>
      </w:pPr>
      <w:rPr>
        <w:rFonts w:hint="default"/>
        <w:lang w:val="id" w:eastAsia="en-US" w:bidi="ar-SA"/>
      </w:rPr>
    </w:lvl>
    <w:lvl w:ilvl="4">
      <w:numFmt w:val="bullet"/>
      <w:lvlText w:val="•"/>
      <w:lvlJc w:val="left"/>
      <w:pPr>
        <w:ind w:left="2975" w:hanging="453"/>
      </w:pPr>
      <w:rPr>
        <w:rFonts w:hint="default"/>
        <w:lang w:val="id" w:eastAsia="en-US" w:bidi="ar-SA"/>
      </w:rPr>
    </w:lvl>
    <w:lvl w:ilvl="5">
      <w:numFmt w:val="bullet"/>
      <w:lvlText w:val="•"/>
      <w:lvlJc w:val="left"/>
      <w:pPr>
        <w:ind w:left="3666" w:hanging="453"/>
      </w:pPr>
      <w:rPr>
        <w:rFonts w:hint="default"/>
        <w:lang w:val="id" w:eastAsia="en-US" w:bidi="ar-SA"/>
      </w:rPr>
    </w:lvl>
    <w:lvl w:ilvl="6">
      <w:numFmt w:val="bullet"/>
      <w:lvlText w:val="•"/>
      <w:lvlJc w:val="left"/>
      <w:pPr>
        <w:ind w:left="4358" w:hanging="453"/>
      </w:pPr>
      <w:rPr>
        <w:rFonts w:hint="default"/>
        <w:lang w:val="id" w:eastAsia="en-US" w:bidi="ar-SA"/>
      </w:rPr>
    </w:lvl>
    <w:lvl w:ilvl="7">
      <w:numFmt w:val="bullet"/>
      <w:lvlText w:val="•"/>
      <w:lvlJc w:val="left"/>
      <w:pPr>
        <w:ind w:left="5050" w:hanging="453"/>
      </w:pPr>
      <w:rPr>
        <w:rFonts w:hint="default"/>
        <w:lang w:val="id" w:eastAsia="en-US" w:bidi="ar-SA"/>
      </w:rPr>
    </w:lvl>
    <w:lvl w:ilvl="8">
      <w:numFmt w:val="bullet"/>
      <w:lvlText w:val="•"/>
      <w:lvlJc w:val="left"/>
      <w:pPr>
        <w:ind w:left="5741" w:hanging="453"/>
      </w:pPr>
      <w:rPr>
        <w:rFonts w:hint="default"/>
        <w:lang w:val="id" w:eastAsia="en-US" w:bidi="ar-SA"/>
      </w:rPr>
    </w:lvl>
  </w:abstractNum>
  <w:abstractNum w:abstractNumId="26" w15:restartNumberingAfterBreak="0">
    <w:nsid w:val="48B46C7A"/>
    <w:multiLevelType w:val="multilevel"/>
    <w:tmpl w:val="44087B8C"/>
    <w:lvl w:ilvl="0">
      <w:start w:val="1"/>
      <w:numFmt w:val="decimal"/>
      <w:lvlText w:val="%1."/>
      <w:lvlJc w:val="left"/>
      <w:pPr>
        <w:ind w:left="1607" w:hanging="360"/>
      </w:pPr>
      <w:rPr>
        <w:b w:val="0"/>
        <w:bCs w:val="0"/>
      </w:rPr>
    </w:lvl>
    <w:lvl w:ilvl="1">
      <w:start w:val="4"/>
      <w:numFmt w:val="decimal"/>
      <w:isLgl/>
      <w:lvlText w:val="%1.%2"/>
      <w:lvlJc w:val="left"/>
      <w:pPr>
        <w:ind w:left="1607" w:hanging="360"/>
      </w:pPr>
      <w:rPr>
        <w:rFonts w:hint="default"/>
        <w:i w:val="0"/>
      </w:rPr>
    </w:lvl>
    <w:lvl w:ilvl="2">
      <w:start w:val="1"/>
      <w:numFmt w:val="decimal"/>
      <w:isLgl/>
      <w:lvlText w:val="%1.%2.%3"/>
      <w:lvlJc w:val="left"/>
      <w:pPr>
        <w:ind w:left="1967" w:hanging="720"/>
      </w:pPr>
      <w:rPr>
        <w:rFonts w:hint="default"/>
        <w:i w:val="0"/>
      </w:rPr>
    </w:lvl>
    <w:lvl w:ilvl="3">
      <w:start w:val="1"/>
      <w:numFmt w:val="decimal"/>
      <w:isLgl/>
      <w:lvlText w:val="%1.%2.%3.%4"/>
      <w:lvlJc w:val="left"/>
      <w:pPr>
        <w:ind w:left="1967" w:hanging="720"/>
      </w:pPr>
      <w:rPr>
        <w:rFonts w:hint="default"/>
        <w:i w:val="0"/>
      </w:rPr>
    </w:lvl>
    <w:lvl w:ilvl="4">
      <w:start w:val="1"/>
      <w:numFmt w:val="decimal"/>
      <w:isLgl/>
      <w:lvlText w:val="%1.%2.%3.%4.%5"/>
      <w:lvlJc w:val="left"/>
      <w:pPr>
        <w:ind w:left="1967" w:hanging="720"/>
      </w:pPr>
      <w:rPr>
        <w:rFonts w:hint="default"/>
        <w:i w:val="0"/>
      </w:rPr>
    </w:lvl>
    <w:lvl w:ilvl="5">
      <w:start w:val="1"/>
      <w:numFmt w:val="decimal"/>
      <w:isLgl/>
      <w:lvlText w:val="%1.%2.%3.%4.%5.%6"/>
      <w:lvlJc w:val="left"/>
      <w:pPr>
        <w:ind w:left="2327" w:hanging="1080"/>
      </w:pPr>
      <w:rPr>
        <w:rFonts w:hint="default"/>
        <w:i w:val="0"/>
      </w:rPr>
    </w:lvl>
    <w:lvl w:ilvl="6">
      <w:start w:val="1"/>
      <w:numFmt w:val="decimal"/>
      <w:isLgl/>
      <w:lvlText w:val="%1.%2.%3.%4.%5.%6.%7"/>
      <w:lvlJc w:val="left"/>
      <w:pPr>
        <w:ind w:left="2327" w:hanging="1080"/>
      </w:pPr>
      <w:rPr>
        <w:rFonts w:hint="default"/>
        <w:i w:val="0"/>
      </w:rPr>
    </w:lvl>
    <w:lvl w:ilvl="7">
      <w:start w:val="1"/>
      <w:numFmt w:val="decimal"/>
      <w:isLgl/>
      <w:lvlText w:val="%1.%2.%3.%4.%5.%6.%7.%8"/>
      <w:lvlJc w:val="left"/>
      <w:pPr>
        <w:ind w:left="2687" w:hanging="1440"/>
      </w:pPr>
      <w:rPr>
        <w:rFonts w:hint="default"/>
        <w:i w:val="0"/>
      </w:rPr>
    </w:lvl>
    <w:lvl w:ilvl="8">
      <w:start w:val="1"/>
      <w:numFmt w:val="decimal"/>
      <w:isLgl/>
      <w:lvlText w:val="%1.%2.%3.%4.%5.%6.%7.%8.%9"/>
      <w:lvlJc w:val="left"/>
      <w:pPr>
        <w:ind w:left="2687" w:hanging="1440"/>
      </w:pPr>
      <w:rPr>
        <w:rFonts w:hint="default"/>
        <w:i w:val="0"/>
      </w:rPr>
    </w:lvl>
  </w:abstractNum>
  <w:abstractNum w:abstractNumId="27" w15:restartNumberingAfterBreak="0">
    <w:nsid w:val="498360A2"/>
    <w:multiLevelType w:val="multilevel"/>
    <w:tmpl w:val="D9E2530A"/>
    <w:lvl w:ilvl="0">
      <w:start w:val="2"/>
      <w:numFmt w:val="decimal"/>
      <w:lvlText w:val="%1"/>
      <w:lvlJc w:val="left"/>
      <w:pPr>
        <w:ind w:left="1048" w:hanging="660"/>
      </w:pPr>
      <w:rPr>
        <w:rFonts w:hint="default"/>
        <w:lang w:val="id" w:eastAsia="en-US" w:bidi="ar-SA"/>
      </w:rPr>
    </w:lvl>
    <w:lvl w:ilvl="1">
      <w:start w:val="1"/>
      <w:numFmt w:val="decimal"/>
      <w:lvlText w:val="%1.%2"/>
      <w:lvlJc w:val="left"/>
      <w:pPr>
        <w:ind w:left="1048" w:hanging="660"/>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103" w:hanging="497"/>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38" w:hanging="497"/>
      </w:pPr>
      <w:rPr>
        <w:rFonts w:hint="default"/>
        <w:lang w:val="id" w:eastAsia="en-US" w:bidi="ar-SA"/>
      </w:rPr>
    </w:lvl>
    <w:lvl w:ilvl="4">
      <w:numFmt w:val="bullet"/>
      <w:lvlText w:val="•"/>
      <w:lvlJc w:val="left"/>
      <w:pPr>
        <w:ind w:left="3108" w:hanging="497"/>
      </w:pPr>
      <w:rPr>
        <w:rFonts w:hint="default"/>
        <w:lang w:val="id" w:eastAsia="en-US" w:bidi="ar-SA"/>
      </w:rPr>
    </w:lvl>
    <w:lvl w:ilvl="5">
      <w:numFmt w:val="bullet"/>
      <w:lvlText w:val="•"/>
      <w:lvlJc w:val="left"/>
      <w:pPr>
        <w:ind w:left="3777" w:hanging="497"/>
      </w:pPr>
      <w:rPr>
        <w:rFonts w:hint="default"/>
        <w:lang w:val="id" w:eastAsia="en-US" w:bidi="ar-SA"/>
      </w:rPr>
    </w:lvl>
    <w:lvl w:ilvl="6">
      <w:numFmt w:val="bullet"/>
      <w:lvlText w:val="•"/>
      <w:lvlJc w:val="left"/>
      <w:pPr>
        <w:ind w:left="4447" w:hanging="497"/>
      </w:pPr>
      <w:rPr>
        <w:rFonts w:hint="default"/>
        <w:lang w:val="id" w:eastAsia="en-US" w:bidi="ar-SA"/>
      </w:rPr>
    </w:lvl>
    <w:lvl w:ilvl="7">
      <w:numFmt w:val="bullet"/>
      <w:lvlText w:val="•"/>
      <w:lvlJc w:val="left"/>
      <w:pPr>
        <w:ind w:left="5116" w:hanging="497"/>
      </w:pPr>
      <w:rPr>
        <w:rFonts w:hint="default"/>
        <w:lang w:val="id" w:eastAsia="en-US" w:bidi="ar-SA"/>
      </w:rPr>
    </w:lvl>
    <w:lvl w:ilvl="8">
      <w:numFmt w:val="bullet"/>
      <w:lvlText w:val="•"/>
      <w:lvlJc w:val="left"/>
      <w:pPr>
        <w:ind w:left="5786" w:hanging="497"/>
      </w:pPr>
      <w:rPr>
        <w:rFonts w:hint="default"/>
        <w:lang w:val="id" w:eastAsia="en-US" w:bidi="ar-SA"/>
      </w:rPr>
    </w:lvl>
  </w:abstractNum>
  <w:abstractNum w:abstractNumId="28" w15:restartNumberingAfterBreak="0">
    <w:nsid w:val="50EC3F24"/>
    <w:multiLevelType w:val="multilevel"/>
    <w:tmpl w:val="1DACCC48"/>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29" w15:restartNumberingAfterBreak="0">
    <w:nsid w:val="5D1F3F8B"/>
    <w:multiLevelType w:val="multilevel"/>
    <w:tmpl w:val="D3CCC13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D694EDB"/>
    <w:multiLevelType w:val="hybridMultilevel"/>
    <w:tmpl w:val="6748B0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E175A74"/>
    <w:multiLevelType w:val="hybridMultilevel"/>
    <w:tmpl w:val="A462EBEC"/>
    <w:lvl w:ilvl="0" w:tplc="52C244B6">
      <w:start w:val="1"/>
      <w:numFmt w:val="decimal"/>
      <w:lvlText w:val="[%1]"/>
      <w:lvlJc w:val="left"/>
      <w:pPr>
        <w:ind w:left="1446" w:hanging="639"/>
      </w:pPr>
      <w:rPr>
        <w:rFonts w:ascii="Times New Roman" w:eastAsia="Times New Roman" w:hAnsi="Times New Roman" w:cs="Times New Roman" w:hint="default"/>
        <w:b w:val="0"/>
        <w:bCs w:val="0"/>
        <w:i w:val="0"/>
        <w:iCs w:val="0"/>
        <w:color w:val="202020"/>
        <w:spacing w:val="0"/>
        <w:w w:val="99"/>
        <w:sz w:val="20"/>
        <w:szCs w:val="20"/>
        <w:lang w:val="id" w:eastAsia="en-US" w:bidi="ar-SA"/>
      </w:rPr>
    </w:lvl>
    <w:lvl w:ilvl="1" w:tplc="5D72584A">
      <w:numFmt w:val="bullet"/>
      <w:lvlText w:val="•"/>
      <w:lvlJc w:val="left"/>
      <w:pPr>
        <w:ind w:left="2008" w:hanging="639"/>
      </w:pPr>
      <w:rPr>
        <w:rFonts w:hint="default"/>
        <w:lang w:val="id" w:eastAsia="en-US" w:bidi="ar-SA"/>
      </w:rPr>
    </w:lvl>
    <w:lvl w:ilvl="2" w:tplc="8C0C185E">
      <w:numFmt w:val="bullet"/>
      <w:lvlText w:val="•"/>
      <w:lvlJc w:val="left"/>
      <w:pPr>
        <w:ind w:left="2577" w:hanging="639"/>
      </w:pPr>
      <w:rPr>
        <w:rFonts w:hint="default"/>
        <w:lang w:val="id" w:eastAsia="en-US" w:bidi="ar-SA"/>
      </w:rPr>
    </w:lvl>
    <w:lvl w:ilvl="3" w:tplc="53660670">
      <w:numFmt w:val="bullet"/>
      <w:lvlText w:val="•"/>
      <w:lvlJc w:val="left"/>
      <w:pPr>
        <w:ind w:left="3145" w:hanging="639"/>
      </w:pPr>
      <w:rPr>
        <w:rFonts w:hint="default"/>
        <w:lang w:val="id" w:eastAsia="en-US" w:bidi="ar-SA"/>
      </w:rPr>
    </w:lvl>
    <w:lvl w:ilvl="4" w:tplc="542C9044">
      <w:numFmt w:val="bullet"/>
      <w:lvlText w:val="•"/>
      <w:lvlJc w:val="left"/>
      <w:pPr>
        <w:ind w:left="3714" w:hanging="639"/>
      </w:pPr>
      <w:rPr>
        <w:rFonts w:hint="default"/>
        <w:lang w:val="id" w:eastAsia="en-US" w:bidi="ar-SA"/>
      </w:rPr>
    </w:lvl>
    <w:lvl w:ilvl="5" w:tplc="1E1EA8F4">
      <w:numFmt w:val="bullet"/>
      <w:lvlText w:val="•"/>
      <w:lvlJc w:val="left"/>
      <w:pPr>
        <w:ind w:left="4282" w:hanging="639"/>
      </w:pPr>
      <w:rPr>
        <w:rFonts w:hint="default"/>
        <w:lang w:val="id" w:eastAsia="en-US" w:bidi="ar-SA"/>
      </w:rPr>
    </w:lvl>
    <w:lvl w:ilvl="6" w:tplc="1A74164A">
      <w:numFmt w:val="bullet"/>
      <w:lvlText w:val="•"/>
      <w:lvlJc w:val="left"/>
      <w:pPr>
        <w:ind w:left="4851" w:hanging="639"/>
      </w:pPr>
      <w:rPr>
        <w:rFonts w:hint="default"/>
        <w:lang w:val="id" w:eastAsia="en-US" w:bidi="ar-SA"/>
      </w:rPr>
    </w:lvl>
    <w:lvl w:ilvl="7" w:tplc="824E942A">
      <w:numFmt w:val="bullet"/>
      <w:lvlText w:val="•"/>
      <w:lvlJc w:val="left"/>
      <w:pPr>
        <w:ind w:left="5419" w:hanging="639"/>
      </w:pPr>
      <w:rPr>
        <w:rFonts w:hint="default"/>
        <w:lang w:val="id" w:eastAsia="en-US" w:bidi="ar-SA"/>
      </w:rPr>
    </w:lvl>
    <w:lvl w:ilvl="8" w:tplc="910C051E">
      <w:numFmt w:val="bullet"/>
      <w:lvlText w:val="•"/>
      <w:lvlJc w:val="left"/>
      <w:pPr>
        <w:ind w:left="5988" w:hanging="639"/>
      </w:pPr>
      <w:rPr>
        <w:rFonts w:hint="default"/>
        <w:lang w:val="id" w:eastAsia="en-US" w:bidi="ar-SA"/>
      </w:rPr>
    </w:lvl>
  </w:abstractNum>
  <w:abstractNum w:abstractNumId="32" w15:restartNumberingAfterBreak="0">
    <w:nsid w:val="5F8C4909"/>
    <w:multiLevelType w:val="hybridMultilevel"/>
    <w:tmpl w:val="504A960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2551670"/>
    <w:multiLevelType w:val="multilevel"/>
    <w:tmpl w:val="F3129A44"/>
    <w:lvl w:ilvl="0">
      <w:start w:val="4"/>
      <w:numFmt w:val="decimal"/>
      <w:lvlText w:val="%1"/>
      <w:lvlJc w:val="left"/>
      <w:pPr>
        <w:ind w:left="405" w:hanging="405"/>
      </w:pPr>
      <w:rPr>
        <w:rFonts w:hint="default"/>
      </w:rPr>
    </w:lvl>
    <w:lvl w:ilvl="1">
      <w:start w:val="6"/>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6A34A75"/>
    <w:multiLevelType w:val="multilevel"/>
    <w:tmpl w:val="6B18EB96"/>
    <w:lvl w:ilvl="0">
      <w:start w:val="4"/>
      <w:numFmt w:val="decimal"/>
      <w:lvlText w:val="%1"/>
      <w:lvlJc w:val="left"/>
      <w:pPr>
        <w:ind w:left="405" w:hanging="405"/>
      </w:pPr>
      <w:rPr>
        <w:rFonts w:hint="default"/>
      </w:rPr>
    </w:lvl>
    <w:lvl w:ilvl="1">
      <w:start w:val="6"/>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73F30B4"/>
    <w:multiLevelType w:val="hybridMultilevel"/>
    <w:tmpl w:val="BC36E41E"/>
    <w:lvl w:ilvl="0" w:tplc="08FE37CA">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36" w15:restartNumberingAfterBreak="0">
    <w:nsid w:val="69A4159B"/>
    <w:multiLevelType w:val="multilevel"/>
    <w:tmpl w:val="45AAD7F4"/>
    <w:lvl w:ilvl="0">
      <w:start w:val="1"/>
      <w:numFmt w:val="decimal"/>
      <w:lvlText w:val="%1"/>
      <w:lvlJc w:val="left"/>
      <w:pPr>
        <w:ind w:left="827" w:hanging="404"/>
      </w:pPr>
      <w:rPr>
        <w:rFonts w:hint="default"/>
        <w:lang w:val="id" w:eastAsia="en-US" w:bidi="ar-SA"/>
      </w:rPr>
    </w:lvl>
    <w:lvl w:ilvl="1">
      <w:start w:val="1"/>
      <w:numFmt w:val="decimal"/>
      <w:lvlText w:val="%1.%2"/>
      <w:lvlJc w:val="left"/>
      <w:pPr>
        <w:ind w:left="827" w:hanging="404"/>
        <w:jc w:val="right"/>
      </w:pPr>
      <w:rPr>
        <w:rFonts w:ascii="Times New Roman" w:eastAsia="Times New Roman" w:hAnsi="Times New Roman" w:cs="Times New Roman" w:hint="default"/>
        <w:b/>
        <w:bCs/>
        <w:i w:val="0"/>
        <w:iCs w:val="0"/>
        <w:spacing w:val="0"/>
        <w:w w:val="99"/>
        <w:sz w:val="20"/>
        <w:szCs w:val="20"/>
        <w:lang w:val="id" w:eastAsia="en-US" w:bidi="ar-SA"/>
      </w:rPr>
    </w:lvl>
    <w:lvl w:ilvl="2">
      <w:numFmt w:val="bullet"/>
      <w:lvlText w:val="•"/>
      <w:lvlJc w:val="left"/>
      <w:pPr>
        <w:ind w:left="2081" w:hanging="404"/>
      </w:pPr>
      <w:rPr>
        <w:rFonts w:hint="default"/>
        <w:lang w:val="id" w:eastAsia="en-US" w:bidi="ar-SA"/>
      </w:rPr>
    </w:lvl>
    <w:lvl w:ilvl="3">
      <w:numFmt w:val="bullet"/>
      <w:lvlText w:val="•"/>
      <w:lvlJc w:val="left"/>
      <w:pPr>
        <w:ind w:left="2711" w:hanging="404"/>
      </w:pPr>
      <w:rPr>
        <w:rFonts w:hint="default"/>
        <w:lang w:val="id" w:eastAsia="en-US" w:bidi="ar-SA"/>
      </w:rPr>
    </w:lvl>
    <w:lvl w:ilvl="4">
      <w:numFmt w:val="bullet"/>
      <w:lvlText w:val="•"/>
      <w:lvlJc w:val="left"/>
      <w:pPr>
        <w:ind w:left="3342" w:hanging="404"/>
      </w:pPr>
      <w:rPr>
        <w:rFonts w:hint="default"/>
        <w:lang w:val="id" w:eastAsia="en-US" w:bidi="ar-SA"/>
      </w:rPr>
    </w:lvl>
    <w:lvl w:ilvl="5">
      <w:numFmt w:val="bullet"/>
      <w:lvlText w:val="•"/>
      <w:lvlJc w:val="left"/>
      <w:pPr>
        <w:ind w:left="3972" w:hanging="404"/>
      </w:pPr>
      <w:rPr>
        <w:rFonts w:hint="default"/>
        <w:lang w:val="id" w:eastAsia="en-US" w:bidi="ar-SA"/>
      </w:rPr>
    </w:lvl>
    <w:lvl w:ilvl="6">
      <w:numFmt w:val="bullet"/>
      <w:lvlText w:val="•"/>
      <w:lvlJc w:val="left"/>
      <w:pPr>
        <w:ind w:left="4603" w:hanging="404"/>
      </w:pPr>
      <w:rPr>
        <w:rFonts w:hint="default"/>
        <w:lang w:val="id" w:eastAsia="en-US" w:bidi="ar-SA"/>
      </w:rPr>
    </w:lvl>
    <w:lvl w:ilvl="7">
      <w:numFmt w:val="bullet"/>
      <w:lvlText w:val="•"/>
      <w:lvlJc w:val="left"/>
      <w:pPr>
        <w:ind w:left="5233" w:hanging="404"/>
      </w:pPr>
      <w:rPr>
        <w:rFonts w:hint="default"/>
        <w:lang w:val="id" w:eastAsia="en-US" w:bidi="ar-SA"/>
      </w:rPr>
    </w:lvl>
    <w:lvl w:ilvl="8">
      <w:numFmt w:val="bullet"/>
      <w:lvlText w:val="•"/>
      <w:lvlJc w:val="left"/>
      <w:pPr>
        <w:ind w:left="5864" w:hanging="404"/>
      </w:pPr>
      <w:rPr>
        <w:rFonts w:hint="default"/>
        <w:lang w:val="id" w:eastAsia="en-US" w:bidi="ar-SA"/>
      </w:rPr>
    </w:lvl>
  </w:abstractNum>
  <w:abstractNum w:abstractNumId="37" w15:restartNumberingAfterBreak="0">
    <w:nsid w:val="6AA220F5"/>
    <w:multiLevelType w:val="hybridMultilevel"/>
    <w:tmpl w:val="152EDE7E"/>
    <w:lvl w:ilvl="0" w:tplc="42AC3E1A">
      <w:start w:val="1"/>
      <w:numFmt w:val="decimal"/>
      <w:lvlText w:val="%1."/>
      <w:lvlJc w:val="left"/>
      <w:pPr>
        <w:ind w:left="1000" w:hanging="361"/>
      </w:pPr>
      <w:rPr>
        <w:rFonts w:ascii="Times New Roman" w:eastAsia="Times New Roman" w:hAnsi="Times New Roman" w:cs="Times New Roman" w:hint="default"/>
        <w:b w:val="0"/>
        <w:bCs w:val="0"/>
        <w:i w:val="0"/>
        <w:iCs w:val="0"/>
        <w:spacing w:val="0"/>
        <w:w w:val="99"/>
        <w:sz w:val="20"/>
        <w:szCs w:val="20"/>
        <w:lang w:val="id" w:eastAsia="en-US" w:bidi="ar-SA"/>
      </w:rPr>
    </w:lvl>
    <w:lvl w:ilvl="1" w:tplc="FAA069A0">
      <w:numFmt w:val="bullet"/>
      <w:lvlText w:val="•"/>
      <w:lvlJc w:val="left"/>
      <w:pPr>
        <w:ind w:left="1569" w:hanging="361"/>
      </w:pPr>
      <w:rPr>
        <w:rFonts w:hint="default"/>
        <w:lang w:val="id" w:eastAsia="en-US" w:bidi="ar-SA"/>
      </w:rPr>
    </w:lvl>
    <w:lvl w:ilvl="2" w:tplc="8444BB3A">
      <w:numFmt w:val="bullet"/>
      <w:lvlText w:val="•"/>
      <w:lvlJc w:val="left"/>
      <w:pPr>
        <w:ind w:left="2138" w:hanging="361"/>
      </w:pPr>
      <w:rPr>
        <w:rFonts w:hint="default"/>
        <w:lang w:val="id" w:eastAsia="en-US" w:bidi="ar-SA"/>
      </w:rPr>
    </w:lvl>
    <w:lvl w:ilvl="3" w:tplc="210A04C8">
      <w:numFmt w:val="bullet"/>
      <w:lvlText w:val="•"/>
      <w:lvlJc w:val="left"/>
      <w:pPr>
        <w:ind w:left="2707" w:hanging="361"/>
      </w:pPr>
      <w:rPr>
        <w:rFonts w:hint="default"/>
        <w:lang w:val="id" w:eastAsia="en-US" w:bidi="ar-SA"/>
      </w:rPr>
    </w:lvl>
    <w:lvl w:ilvl="4" w:tplc="A6E65AEC">
      <w:numFmt w:val="bullet"/>
      <w:lvlText w:val="•"/>
      <w:lvlJc w:val="left"/>
      <w:pPr>
        <w:ind w:left="3276" w:hanging="361"/>
      </w:pPr>
      <w:rPr>
        <w:rFonts w:hint="default"/>
        <w:lang w:val="id" w:eastAsia="en-US" w:bidi="ar-SA"/>
      </w:rPr>
    </w:lvl>
    <w:lvl w:ilvl="5" w:tplc="8E1EA45A">
      <w:numFmt w:val="bullet"/>
      <w:lvlText w:val="•"/>
      <w:lvlJc w:val="left"/>
      <w:pPr>
        <w:ind w:left="3845" w:hanging="361"/>
      </w:pPr>
      <w:rPr>
        <w:rFonts w:hint="default"/>
        <w:lang w:val="id" w:eastAsia="en-US" w:bidi="ar-SA"/>
      </w:rPr>
    </w:lvl>
    <w:lvl w:ilvl="6" w:tplc="ABFEA8B8">
      <w:numFmt w:val="bullet"/>
      <w:lvlText w:val="•"/>
      <w:lvlJc w:val="left"/>
      <w:pPr>
        <w:ind w:left="4414" w:hanging="361"/>
      </w:pPr>
      <w:rPr>
        <w:rFonts w:hint="default"/>
        <w:lang w:val="id" w:eastAsia="en-US" w:bidi="ar-SA"/>
      </w:rPr>
    </w:lvl>
    <w:lvl w:ilvl="7" w:tplc="4FF28740">
      <w:numFmt w:val="bullet"/>
      <w:lvlText w:val="•"/>
      <w:lvlJc w:val="left"/>
      <w:pPr>
        <w:ind w:left="4983" w:hanging="361"/>
      </w:pPr>
      <w:rPr>
        <w:rFonts w:hint="default"/>
        <w:lang w:val="id" w:eastAsia="en-US" w:bidi="ar-SA"/>
      </w:rPr>
    </w:lvl>
    <w:lvl w:ilvl="8" w:tplc="1F8CC1D8">
      <w:numFmt w:val="bullet"/>
      <w:lvlText w:val="•"/>
      <w:lvlJc w:val="left"/>
      <w:pPr>
        <w:ind w:left="5553" w:hanging="361"/>
      </w:pPr>
      <w:rPr>
        <w:rFonts w:hint="default"/>
        <w:lang w:val="id" w:eastAsia="en-US" w:bidi="ar-SA"/>
      </w:rPr>
    </w:lvl>
  </w:abstractNum>
  <w:abstractNum w:abstractNumId="38" w15:restartNumberingAfterBreak="0">
    <w:nsid w:val="6CC870C0"/>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39" w15:restartNumberingAfterBreak="0">
    <w:nsid w:val="6F241375"/>
    <w:multiLevelType w:val="multilevel"/>
    <w:tmpl w:val="248EE422"/>
    <w:lvl w:ilvl="0">
      <w:start w:val="4"/>
      <w:numFmt w:val="decimal"/>
      <w:lvlText w:val="%1"/>
      <w:lvlJc w:val="left"/>
      <w:pPr>
        <w:ind w:left="555" w:hanging="555"/>
      </w:pPr>
      <w:rPr>
        <w:rFonts w:hint="default"/>
        <w:b/>
      </w:rPr>
    </w:lvl>
    <w:lvl w:ilvl="1">
      <w:start w:val="6"/>
      <w:numFmt w:val="decimal"/>
      <w:lvlText w:val="%1.%2"/>
      <w:lvlJc w:val="left"/>
      <w:pPr>
        <w:ind w:left="555" w:hanging="555"/>
      </w:pPr>
      <w:rPr>
        <w:rFonts w:hint="default"/>
        <w:b/>
      </w:rPr>
    </w:lvl>
    <w:lvl w:ilvl="2">
      <w:start w:val="3"/>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0" w15:restartNumberingAfterBreak="0">
    <w:nsid w:val="704F47F8"/>
    <w:multiLevelType w:val="multilevel"/>
    <w:tmpl w:val="7CBCB314"/>
    <w:lvl w:ilvl="0">
      <w:start w:val="5"/>
      <w:numFmt w:val="decimal"/>
      <w:lvlText w:val="%1"/>
      <w:lvlJc w:val="left"/>
      <w:pPr>
        <w:ind w:left="719" w:hanging="332"/>
      </w:pPr>
      <w:rPr>
        <w:rFonts w:hint="default"/>
        <w:lang w:val="id" w:eastAsia="en-US" w:bidi="ar-SA"/>
      </w:rPr>
    </w:lvl>
    <w:lvl w:ilvl="1">
      <w:start w:val="1"/>
      <w:numFmt w:val="decimal"/>
      <w:lvlText w:val="%1.%2"/>
      <w:lvlJc w:val="left"/>
      <w:pPr>
        <w:ind w:left="719" w:hanging="332"/>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001" w:hanging="332"/>
      </w:pPr>
      <w:rPr>
        <w:rFonts w:hint="default"/>
        <w:lang w:val="id" w:eastAsia="en-US" w:bidi="ar-SA"/>
      </w:rPr>
    </w:lvl>
    <w:lvl w:ilvl="3">
      <w:numFmt w:val="bullet"/>
      <w:lvlText w:val="•"/>
      <w:lvlJc w:val="left"/>
      <w:pPr>
        <w:ind w:left="2641" w:hanging="332"/>
      </w:pPr>
      <w:rPr>
        <w:rFonts w:hint="default"/>
        <w:lang w:val="id" w:eastAsia="en-US" w:bidi="ar-SA"/>
      </w:rPr>
    </w:lvl>
    <w:lvl w:ilvl="4">
      <w:numFmt w:val="bullet"/>
      <w:lvlText w:val="•"/>
      <w:lvlJc w:val="left"/>
      <w:pPr>
        <w:ind w:left="3282" w:hanging="332"/>
      </w:pPr>
      <w:rPr>
        <w:rFonts w:hint="default"/>
        <w:lang w:val="id" w:eastAsia="en-US" w:bidi="ar-SA"/>
      </w:rPr>
    </w:lvl>
    <w:lvl w:ilvl="5">
      <w:numFmt w:val="bullet"/>
      <w:lvlText w:val="•"/>
      <w:lvlJc w:val="left"/>
      <w:pPr>
        <w:ind w:left="3922" w:hanging="332"/>
      </w:pPr>
      <w:rPr>
        <w:rFonts w:hint="default"/>
        <w:lang w:val="id" w:eastAsia="en-US" w:bidi="ar-SA"/>
      </w:rPr>
    </w:lvl>
    <w:lvl w:ilvl="6">
      <w:numFmt w:val="bullet"/>
      <w:lvlText w:val="•"/>
      <w:lvlJc w:val="left"/>
      <w:pPr>
        <w:ind w:left="4563" w:hanging="332"/>
      </w:pPr>
      <w:rPr>
        <w:rFonts w:hint="default"/>
        <w:lang w:val="id" w:eastAsia="en-US" w:bidi="ar-SA"/>
      </w:rPr>
    </w:lvl>
    <w:lvl w:ilvl="7">
      <w:numFmt w:val="bullet"/>
      <w:lvlText w:val="•"/>
      <w:lvlJc w:val="left"/>
      <w:pPr>
        <w:ind w:left="5203" w:hanging="332"/>
      </w:pPr>
      <w:rPr>
        <w:rFonts w:hint="default"/>
        <w:lang w:val="id" w:eastAsia="en-US" w:bidi="ar-SA"/>
      </w:rPr>
    </w:lvl>
    <w:lvl w:ilvl="8">
      <w:numFmt w:val="bullet"/>
      <w:lvlText w:val="•"/>
      <w:lvlJc w:val="left"/>
      <w:pPr>
        <w:ind w:left="5844" w:hanging="332"/>
      </w:pPr>
      <w:rPr>
        <w:rFonts w:hint="default"/>
        <w:lang w:val="id" w:eastAsia="en-US" w:bidi="ar-SA"/>
      </w:rPr>
    </w:lvl>
  </w:abstractNum>
  <w:abstractNum w:abstractNumId="41" w15:restartNumberingAfterBreak="0">
    <w:nsid w:val="726A2FD3"/>
    <w:multiLevelType w:val="multilevel"/>
    <w:tmpl w:val="A0567588"/>
    <w:lvl w:ilvl="0">
      <w:start w:val="4"/>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4"/>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4942C47"/>
    <w:multiLevelType w:val="multilevel"/>
    <w:tmpl w:val="91E68772"/>
    <w:lvl w:ilvl="0">
      <w:start w:val="3"/>
      <w:numFmt w:val="decimal"/>
      <w:lvlText w:val="%1"/>
      <w:lvlJc w:val="left"/>
      <w:pPr>
        <w:ind w:left="1048" w:hanging="660"/>
      </w:pPr>
      <w:rPr>
        <w:rFonts w:hint="default"/>
        <w:lang w:val="id" w:eastAsia="en-US" w:bidi="ar-SA"/>
      </w:rPr>
    </w:lvl>
    <w:lvl w:ilvl="1">
      <w:start w:val="1"/>
      <w:numFmt w:val="decimal"/>
      <w:lvlText w:val="%1.%2"/>
      <w:lvlJc w:val="left"/>
      <w:pPr>
        <w:ind w:left="1048" w:hanging="660"/>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1103" w:hanging="497"/>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38" w:hanging="497"/>
      </w:pPr>
      <w:rPr>
        <w:rFonts w:hint="default"/>
        <w:lang w:val="id" w:eastAsia="en-US" w:bidi="ar-SA"/>
      </w:rPr>
    </w:lvl>
    <w:lvl w:ilvl="4">
      <w:numFmt w:val="bullet"/>
      <w:lvlText w:val="•"/>
      <w:lvlJc w:val="left"/>
      <w:pPr>
        <w:ind w:left="3108" w:hanging="497"/>
      </w:pPr>
      <w:rPr>
        <w:rFonts w:hint="default"/>
        <w:lang w:val="id" w:eastAsia="en-US" w:bidi="ar-SA"/>
      </w:rPr>
    </w:lvl>
    <w:lvl w:ilvl="5">
      <w:numFmt w:val="bullet"/>
      <w:lvlText w:val="•"/>
      <w:lvlJc w:val="left"/>
      <w:pPr>
        <w:ind w:left="3777" w:hanging="497"/>
      </w:pPr>
      <w:rPr>
        <w:rFonts w:hint="default"/>
        <w:lang w:val="id" w:eastAsia="en-US" w:bidi="ar-SA"/>
      </w:rPr>
    </w:lvl>
    <w:lvl w:ilvl="6">
      <w:numFmt w:val="bullet"/>
      <w:lvlText w:val="•"/>
      <w:lvlJc w:val="left"/>
      <w:pPr>
        <w:ind w:left="4447" w:hanging="497"/>
      </w:pPr>
      <w:rPr>
        <w:rFonts w:hint="default"/>
        <w:lang w:val="id" w:eastAsia="en-US" w:bidi="ar-SA"/>
      </w:rPr>
    </w:lvl>
    <w:lvl w:ilvl="7">
      <w:numFmt w:val="bullet"/>
      <w:lvlText w:val="•"/>
      <w:lvlJc w:val="left"/>
      <w:pPr>
        <w:ind w:left="5116" w:hanging="497"/>
      </w:pPr>
      <w:rPr>
        <w:rFonts w:hint="default"/>
        <w:lang w:val="id" w:eastAsia="en-US" w:bidi="ar-SA"/>
      </w:rPr>
    </w:lvl>
    <w:lvl w:ilvl="8">
      <w:numFmt w:val="bullet"/>
      <w:lvlText w:val="•"/>
      <w:lvlJc w:val="left"/>
      <w:pPr>
        <w:ind w:left="5786" w:hanging="497"/>
      </w:pPr>
      <w:rPr>
        <w:rFonts w:hint="default"/>
        <w:lang w:val="id" w:eastAsia="en-US" w:bidi="ar-SA"/>
      </w:rPr>
    </w:lvl>
  </w:abstractNum>
  <w:abstractNum w:abstractNumId="43" w15:restartNumberingAfterBreak="0">
    <w:nsid w:val="789B311E"/>
    <w:multiLevelType w:val="multilevel"/>
    <w:tmpl w:val="1F1498C0"/>
    <w:lvl w:ilvl="0">
      <w:start w:val="5"/>
      <w:numFmt w:val="decimal"/>
      <w:lvlText w:val="%1"/>
      <w:lvlJc w:val="left"/>
      <w:pPr>
        <w:ind w:left="488" w:hanging="302"/>
      </w:pPr>
      <w:rPr>
        <w:rFonts w:hint="default"/>
        <w:lang w:val="id" w:eastAsia="en-US" w:bidi="ar-SA"/>
      </w:rPr>
    </w:lvl>
    <w:lvl w:ilvl="1">
      <w:start w:val="1"/>
      <w:numFmt w:val="decimal"/>
      <w:lvlText w:val="%1.%2"/>
      <w:lvlJc w:val="left"/>
      <w:pPr>
        <w:ind w:left="488" w:hanging="302"/>
      </w:pPr>
      <w:rPr>
        <w:rFonts w:hint="default"/>
        <w:spacing w:val="0"/>
        <w:w w:val="99"/>
        <w:lang w:val="id" w:eastAsia="en-US" w:bidi="ar-SA"/>
      </w:rPr>
    </w:lvl>
    <w:lvl w:ilvl="2">
      <w:numFmt w:val="bullet"/>
      <w:lvlText w:val="•"/>
      <w:lvlJc w:val="left"/>
      <w:pPr>
        <w:ind w:left="1809" w:hanging="302"/>
      </w:pPr>
      <w:rPr>
        <w:rFonts w:hint="default"/>
        <w:lang w:val="id" w:eastAsia="en-US" w:bidi="ar-SA"/>
      </w:rPr>
    </w:lvl>
    <w:lvl w:ilvl="3">
      <w:numFmt w:val="bullet"/>
      <w:lvlText w:val="•"/>
      <w:lvlJc w:val="left"/>
      <w:pPr>
        <w:ind w:left="2473" w:hanging="302"/>
      </w:pPr>
      <w:rPr>
        <w:rFonts w:hint="default"/>
        <w:lang w:val="id" w:eastAsia="en-US" w:bidi="ar-SA"/>
      </w:rPr>
    </w:lvl>
    <w:lvl w:ilvl="4">
      <w:numFmt w:val="bullet"/>
      <w:lvlText w:val="•"/>
      <w:lvlJc w:val="left"/>
      <w:pPr>
        <w:ind w:left="3138" w:hanging="302"/>
      </w:pPr>
      <w:rPr>
        <w:rFonts w:hint="default"/>
        <w:lang w:val="id" w:eastAsia="en-US" w:bidi="ar-SA"/>
      </w:rPr>
    </w:lvl>
    <w:lvl w:ilvl="5">
      <w:numFmt w:val="bullet"/>
      <w:lvlText w:val="•"/>
      <w:lvlJc w:val="left"/>
      <w:pPr>
        <w:ind w:left="3802" w:hanging="302"/>
      </w:pPr>
      <w:rPr>
        <w:rFonts w:hint="default"/>
        <w:lang w:val="id" w:eastAsia="en-US" w:bidi="ar-SA"/>
      </w:rPr>
    </w:lvl>
    <w:lvl w:ilvl="6">
      <w:numFmt w:val="bullet"/>
      <w:lvlText w:val="•"/>
      <w:lvlJc w:val="left"/>
      <w:pPr>
        <w:ind w:left="4467" w:hanging="302"/>
      </w:pPr>
      <w:rPr>
        <w:rFonts w:hint="default"/>
        <w:lang w:val="id" w:eastAsia="en-US" w:bidi="ar-SA"/>
      </w:rPr>
    </w:lvl>
    <w:lvl w:ilvl="7">
      <w:numFmt w:val="bullet"/>
      <w:lvlText w:val="•"/>
      <w:lvlJc w:val="left"/>
      <w:pPr>
        <w:ind w:left="5131" w:hanging="302"/>
      </w:pPr>
      <w:rPr>
        <w:rFonts w:hint="default"/>
        <w:lang w:val="id" w:eastAsia="en-US" w:bidi="ar-SA"/>
      </w:rPr>
    </w:lvl>
    <w:lvl w:ilvl="8">
      <w:numFmt w:val="bullet"/>
      <w:lvlText w:val="•"/>
      <w:lvlJc w:val="left"/>
      <w:pPr>
        <w:ind w:left="5796" w:hanging="302"/>
      </w:pPr>
      <w:rPr>
        <w:rFonts w:hint="default"/>
        <w:lang w:val="id" w:eastAsia="en-US" w:bidi="ar-SA"/>
      </w:rPr>
    </w:lvl>
  </w:abstractNum>
  <w:abstractNum w:abstractNumId="44" w15:restartNumberingAfterBreak="0">
    <w:nsid w:val="79847CE4"/>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45" w15:restartNumberingAfterBreak="0">
    <w:nsid w:val="79A91907"/>
    <w:multiLevelType w:val="multilevel"/>
    <w:tmpl w:val="95C2D278"/>
    <w:lvl w:ilvl="0">
      <w:start w:val="2"/>
      <w:numFmt w:val="decimal"/>
      <w:lvlText w:val="%1"/>
      <w:lvlJc w:val="left"/>
      <w:pPr>
        <w:ind w:left="827" w:hanging="404"/>
      </w:pPr>
      <w:rPr>
        <w:rFonts w:hint="default"/>
        <w:lang w:val="id" w:eastAsia="en-US" w:bidi="ar-SA"/>
      </w:rPr>
    </w:lvl>
    <w:lvl w:ilvl="1">
      <w:start w:val="1"/>
      <w:numFmt w:val="decimal"/>
      <w:lvlText w:val="%1.%2"/>
      <w:lvlJc w:val="left"/>
      <w:pPr>
        <w:ind w:left="827" w:hanging="404"/>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903"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283" w:hanging="453"/>
      </w:pPr>
      <w:rPr>
        <w:rFonts w:hint="default"/>
        <w:lang w:val="id" w:eastAsia="en-US" w:bidi="ar-SA"/>
      </w:rPr>
    </w:lvl>
    <w:lvl w:ilvl="4">
      <w:numFmt w:val="bullet"/>
      <w:lvlText w:val="•"/>
      <w:lvlJc w:val="left"/>
      <w:pPr>
        <w:ind w:left="2975" w:hanging="453"/>
      </w:pPr>
      <w:rPr>
        <w:rFonts w:hint="default"/>
        <w:lang w:val="id" w:eastAsia="en-US" w:bidi="ar-SA"/>
      </w:rPr>
    </w:lvl>
    <w:lvl w:ilvl="5">
      <w:numFmt w:val="bullet"/>
      <w:lvlText w:val="•"/>
      <w:lvlJc w:val="left"/>
      <w:pPr>
        <w:ind w:left="3666" w:hanging="453"/>
      </w:pPr>
      <w:rPr>
        <w:rFonts w:hint="default"/>
        <w:lang w:val="id" w:eastAsia="en-US" w:bidi="ar-SA"/>
      </w:rPr>
    </w:lvl>
    <w:lvl w:ilvl="6">
      <w:numFmt w:val="bullet"/>
      <w:lvlText w:val="•"/>
      <w:lvlJc w:val="left"/>
      <w:pPr>
        <w:ind w:left="4358" w:hanging="453"/>
      </w:pPr>
      <w:rPr>
        <w:rFonts w:hint="default"/>
        <w:lang w:val="id" w:eastAsia="en-US" w:bidi="ar-SA"/>
      </w:rPr>
    </w:lvl>
    <w:lvl w:ilvl="7">
      <w:numFmt w:val="bullet"/>
      <w:lvlText w:val="•"/>
      <w:lvlJc w:val="left"/>
      <w:pPr>
        <w:ind w:left="5050" w:hanging="453"/>
      </w:pPr>
      <w:rPr>
        <w:rFonts w:hint="default"/>
        <w:lang w:val="id" w:eastAsia="en-US" w:bidi="ar-SA"/>
      </w:rPr>
    </w:lvl>
    <w:lvl w:ilvl="8">
      <w:numFmt w:val="bullet"/>
      <w:lvlText w:val="•"/>
      <w:lvlJc w:val="left"/>
      <w:pPr>
        <w:ind w:left="5741" w:hanging="453"/>
      </w:pPr>
      <w:rPr>
        <w:rFonts w:hint="default"/>
        <w:lang w:val="id" w:eastAsia="en-US" w:bidi="ar-SA"/>
      </w:rPr>
    </w:lvl>
  </w:abstractNum>
  <w:abstractNum w:abstractNumId="46" w15:restartNumberingAfterBreak="0">
    <w:nsid w:val="79BC6418"/>
    <w:multiLevelType w:val="hybridMultilevel"/>
    <w:tmpl w:val="B62C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A91CE2"/>
    <w:multiLevelType w:val="hybridMultilevel"/>
    <w:tmpl w:val="3BDE1F50"/>
    <w:lvl w:ilvl="0" w:tplc="FE663C7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032389682">
    <w:abstractNumId w:val="23"/>
  </w:num>
  <w:num w:numId="2" w16cid:durableId="407460139">
    <w:abstractNumId w:val="0"/>
  </w:num>
  <w:num w:numId="3" w16cid:durableId="498232373">
    <w:abstractNumId w:val="15"/>
  </w:num>
  <w:num w:numId="4" w16cid:durableId="1253050135">
    <w:abstractNumId w:val="29"/>
  </w:num>
  <w:num w:numId="5" w16cid:durableId="2056348354">
    <w:abstractNumId w:val="9"/>
  </w:num>
  <w:num w:numId="6" w16cid:durableId="1284731260">
    <w:abstractNumId w:val="35"/>
  </w:num>
  <w:num w:numId="7" w16cid:durableId="1056051170">
    <w:abstractNumId w:val="14"/>
  </w:num>
  <w:num w:numId="8" w16cid:durableId="1879734400">
    <w:abstractNumId w:val="20"/>
  </w:num>
  <w:num w:numId="9" w16cid:durableId="1343817488">
    <w:abstractNumId w:val="8"/>
  </w:num>
  <w:num w:numId="10" w16cid:durableId="1174370384">
    <w:abstractNumId w:val="38"/>
  </w:num>
  <w:num w:numId="11" w16cid:durableId="499202271">
    <w:abstractNumId w:val="4"/>
  </w:num>
  <w:num w:numId="12" w16cid:durableId="390423857">
    <w:abstractNumId w:val="46"/>
  </w:num>
  <w:num w:numId="13" w16cid:durableId="999112096">
    <w:abstractNumId w:val="2"/>
  </w:num>
  <w:num w:numId="14" w16cid:durableId="1112674117">
    <w:abstractNumId w:val="22"/>
  </w:num>
  <w:num w:numId="15" w16cid:durableId="263730264">
    <w:abstractNumId w:val="44"/>
  </w:num>
  <w:num w:numId="16" w16cid:durableId="1603605531">
    <w:abstractNumId w:val="18"/>
  </w:num>
  <w:num w:numId="17" w16cid:durableId="545340964">
    <w:abstractNumId w:val="41"/>
  </w:num>
  <w:num w:numId="18" w16cid:durableId="1522165216">
    <w:abstractNumId w:val="47"/>
  </w:num>
  <w:num w:numId="19" w16cid:durableId="671958847">
    <w:abstractNumId w:val="37"/>
  </w:num>
  <w:num w:numId="20" w16cid:durableId="887376381">
    <w:abstractNumId w:val="5"/>
  </w:num>
  <w:num w:numId="21" w16cid:durableId="585915938">
    <w:abstractNumId w:val="31"/>
  </w:num>
  <w:num w:numId="22" w16cid:durableId="493839114">
    <w:abstractNumId w:val="43"/>
  </w:num>
  <w:num w:numId="23" w16cid:durableId="1190218912">
    <w:abstractNumId w:val="19"/>
  </w:num>
  <w:num w:numId="24" w16cid:durableId="152599836">
    <w:abstractNumId w:val="21"/>
  </w:num>
  <w:num w:numId="25" w16cid:durableId="1518352243">
    <w:abstractNumId w:val="28"/>
  </w:num>
  <w:num w:numId="26" w16cid:durableId="348143145">
    <w:abstractNumId w:val="25"/>
  </w:num>
  <w:num w:numId="27" w16cid:durableId="1994215888">
    <w:abstractNumId w:val="12"/>
  </w:num>
  <w:num w:numId="28" w16cid:durableId="611254854">
    <w:abstractNumId w:val="3"/>
  </w:num>
  <w:num w:numId="29" w16cid:durableId="1006664252">
    <w:abstractNumId w:val="11"/>
  </w:num>
  <w:num w:numId="30" w16cid:durableId="302855019">
    <w:abstractNumId w:val="45"/>
  </w:num>
  <w:num w:numId="31" w16cid:durableId="490953058">
    <w:abstractNumId w:val="36"/>
  </w:num>
  <w:num w:numId="32" w16cid:durableId="352801813">
    <w:abstractNumId w:val="40"/>
  </w:num>
  <w:num w:numId="33" w16cid:durableId="1704741768">
    <w:abstractNumId w:val="6"/>
  </w:num>
  <w:num w:numId="34" w16cid:durableId="965700279">
    <w:abstractNumId w:val="42"/>
  </w:num>
  <w:num w:numId="35" w16cid:durableId="415899759">
    <w:abstractNumId w:val="27"/>
  </w:num>
  <w:num w:numId="36" w16cid:durableId="1429110458">
    <w:abstractNumId w:val="13"/>
  </w:num>
  <w:num w:numId="37" w16cid:durableId="169607794">
    <w:abstractNumId w:val="7"/>
  </w:num>
  <w:num w:numId="38" w16cid:durableId="1716813204">
    <w:abstractNumId w:val="32"/>
  </w:num>
  <w:num w:numId="39" w16cid:durableId="613050750">
    <w:abstractNumId w:val="26"/>
  </w:num>
  <w:num w:numId="40" w16cid:durableId="380249378">
    <w:abstractNumId w:val="30"/>
  </w:num>
  <w:num w:numId="41" w16cid:durableId="1342781367">
    <w:abstractNumId w:val="16"/>
  </w:num>
  <w:num w:numId="42" w16cid:durableId="1561742755">
    <w:abstractNumId w:val="1"/>
  </w:num>
  <w:num w:numId="43" w16cid:durableId="867569710">
    <w:abstractNumId w:val="34"/>
  </w:num>
  <w:num w:numId="44" w16cid:durableId="1437212894">
    <w:abstractNumId w:val="33"/>
  </w:num>
  <w:num w:numId="45" w16cid:durableId="1232040828">
    <w:abstractNumId w:val="39"/>
  </w:num>
  <w:num w:numId="46" w16cid:durableId="1705981845">
    <w:abstractNumId w:val="10"/>
  </w:num>
  <w:num w:numId="47" w16cid:durableId="367410078">
    <w:abstractNumId w:val="17"/>
  </w:num>
  <w:num w:numId="48" w16cid:durableId="1383822813">
    <w:abstractNumId w:val="24"/>
  </w:num>
  <w:num w:numId="49" w16cid:durableId="106116935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11103463">
    <w:abstractNumId w:val="41"/>
    <w:lvlOverride w:ilvl="0">
      <w:startOverride w:val="4"/>
    </w:lvlOverride>
    <w:lvlOverride w:ilvl="1">
      <w:startOverride w:val="6"/>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mirrorMargins/>
  <w:hideSpellingErrors/>
  <w:hideGrammatical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B"/>
    <w:rsid w:val="0000385B"/>
    <w:rsid w:val="00010C8D"/>
    <w:rsid w:val="00011446"/>
    <w:rsid w:val="00014255"/>
    <w:rsid w:val="000148B7"/>
    <w:rsid w:val="00015850"/>
    <w:rsid w:val="00022814"/>
    <w:rsid w:val="00022E77"/>
    <w:rsid w:val="00026D49"/>
    <w:rsid w:val="00032D89"/>
    <w:rsid w:val="000360C6"/>
    <w:rsid w:val="00036CBC"/>
    <w:rsid w:val="0004004F"/>
    <w:rsid w:val="00040D26"/>
    <w:rsid w:val="00042021"/>
    <w:rsid w:val="0004397A"/>
    <w:rsid w:val="000466CE"/>
    <w:rsid w:val="00054202"/>
    <w:rsid w:val="00056186"/>
    <w:rsid w:val="00066359"/>
    <w:rsid w:val="00072628"/>
    <w:rsid w:val="00075F59"/>
    <w:rsid w:val="00076067"/>
    <w:rsid w:val="00076F44"/>
    <w:rsid w:val="00077F24"/>
    <w:rsid w:val="000820F7"/>
    <w:rsid w:val="000821CC"/>
    <w:rsid w:val="000838B3"/>
    <w:rsid w:val="00083DDE"/>
    <w:rsid w:val="0008457A"/>
    <w:rsid w:val="000856C4"/>
    <w:rsid w:val="000902B3"/>
    <w:rsid w:val="00091F17"/>
    <w:rsid w:val="000953E1"/>
    <w:rsid w:val="00095CDE"/>
    <w:rsid w:val="00095EE7"/>
    <w:rsid w:val="0009639D"/>
    <w:rsid w:val="000A20C2"/>
    <w:rsid w:val="000A4AC8"/>
    <w:rsid w:val="000A4D02"/>
    <w:rsid w:val="000A513A"/>
    <w:rsid w:val="000A6B61"/>
    <w:rsid w:val="000B00F3"/>
    <w:rsid w:val="000C01C3"/>
    <w:rsid w:val="000C38A1"/>
    <w:rsid w:val="000C5DE0"/>
    <w:rsid w:val="000C5FFA"/>
    <w:rsid w:val="000D2355"/>
    <w:rsid w:val="000D3DB8"/>
    <w:rsid w:val="000D7904"/>
    <w:rsid w:val="000E18C8"/>
    <w:rsid w:val="000E32CA"/>
    <w:rsid w:val="000E5F82"/>
    <w:rsid w:val="000F0B78"/>
    <w:rsid w:val="000F10F6"/>
    <w:rsid w:val="000F1A67"/>
    <w:rsid w:val="000F577F"/>
    <w:rsid w:val="00101656"/>
    <w:rsid w:val="00101F73"/>
    <w:rsid w:val="00102806"/>
    <w:rsid w:val="00104CB5"/>
    <w:rsid w:val="0010534E"/>
    <w:rsid w:val="00107F98"/>
    <w:rsid w:val="00110BEA"/>
    <w:rsid w:val="00111338"/>
    <w:rsid w:val="00111F94"/>
    <w:rsid w:val="00114F3D"/>
    <w:rsid w:val="00116317"/>
    <w:rsid w:val="00117A0A"/>
    <w:rsid w:val="001212AD"/>
    <w:rsid w:val="00125E82"/>
    <w:rsid w:val="00126D08"/>
    <w:rsid w:val="00132E1F"/>
    <w:rsid w:val="00135DF6"/>
    <w:rsid w:val="00140DC8"/>
    <w:rsid w:val="0014301C"/>
    <w:rsid w:val="00144448"/>
    <w:rsid w:val="00146E20"/>
    <w:rsid w:val="00154B46"/>
    <w:rsid w:val="00156174"/>
    <w:rsid w:val="00156B27"/>
    <w:rsid w:val="001605F3"/>
    <w:rsid w:val="0016087A"/>
    <w:rsid w:val="001610FC"/>
    <w:rsid w:val="0016141B"/>
    <w:rsid w:val="00163DC7"/>
    <w:rsid w:val="00165334"/>
    <w:rsid w:val="0016567A"/>
    <w:rsid w:val="00165AF1"/>
    <w:rsid w:val="0017177C"/>
    <w:rsid w:val="001722A2"/>
    <w:rsid w:val="00173367"/>
    <w:rsid w:val="00183B14"/>
    <w:rsid w:val="0018470F"/>
    <w:rsid w:val="00186004"/>
    <w:rsid w:val="0019363F"/>
    <w:rsid w:val="00196930"/>
    <w:rsid w:val="0019742F"/>
    <w:rsid w:val="0019752E"/>
    <w:rsid w:val="001A058D"/>
    <w:rsid w:val="001A10D3"/>
    <w:rsid w:val="001A4B4B"/>
    <w:rsid w:val="001A61F2"/>
    <w:rsid w:val="001A7A64"/>
    <w:rsid w:val="001A7B68"/>
    <w:rsid w:val="001A7DDA"/>
    <w:rsid w:val="001B099E"/>
    <w:rsid w:val="001B2903"/>
    <w:rsid w:val="001B4EB9"/>
    <w:rsid w:val="001B64AB"/>
    <w:rsid w:val="001C193C"/>
    <w:rsid w:val="001C1D57"/>
    <w:rsid w:val="001C3935"/>
    <w:rsid w:val="001C596E"/>
    <w:rsid w:val="001C5B1B"/>
    <w:rsid w:val="001C5E4F"/>
    <w:rsid w:val="001C7500"/>
    <w:rsid w:val="001D02F2"/>
    <w:rsid w:val="001E09F7"/>
    <w:rsid w:val="001E1A55"/>
    <w:rsid w:val="001E2C98"/>
    <w:rsid w:val="001E474E"/>
    <w:rsid w:val="001E4C6F"/>
    <w:rsid w:val="001E4FAC"/>
    <w:rsid w:val="001E7DA5"/>
    <w:rsid w:val="001F287A"/>
    <w:rsid w:val="001F4B07"/>
    <w:rsid w:val="001F7FC1"/>
    <w:rsid w:val="0020222C"/>
    <w:rsid w:val="002038D5"/>
    <w:rsid w:val="002054E4"/>
    <w:rsid w:val="002058EA"/>
    <w:rsid w:val="00206D25"/>
    <w:rsid w:val="00207301"/>
    <w:rsid w:val="0021199B"/>
    <w:rsid w:val="0021504C"/>
    <w:rsid w:val="0021545C"/>
    <w:rsid w:val="00225BEF"/>
    <w:rsid w:val="00227944"/>
    <w:rsid w:val="002349E0"/>
    <w:rsid w:val="00235B15"/>
    <w:rsid w:val="00237C8F"/>
    <w:rsid w:val="00244A31"/>
    <w:rsid w:val="00244ACA"/>
    <w:rsid w:val="00246500"/>
    <w:rsid w:val="002475C8"/>
    <w:rsid w:val="00247799"/>
    <w:rsid w:val="00247990"/>
    <w:rsid w:val="0025161C"/>
    <w:rsid w:val="0025234A"/>
    <w:rsid w:val="002547B4"/>
    <w:rsid w:val="002547E8"/>
    <w:rsid w:val="00254E31"/>
    <w:rsid w:val="00256B5A"/>
    <w:rsid w:val="0026112C"/>
    <w:rsid w:val="00261A4C"/>
    <w:rsid w:val="002638C5"/>
    <w:rsid w:val="00267BCD"/>
    <w:rsid w:val="00270897"/>
    <w:rsid w:val="0027340B"/>
    <w:rsid w:val="00283F48"/>
    <w:rsid w:val="00284DA0"/>
    <w:rsid w:val="00286248"/>
    <w:rsid w:val="00297D21"/>
    <w:rsid w:val="002A4D3F"/>
    <w:rsid w:val="002A73FF"/>
    <w:rsid w:val="002B29FD"/>
    <w:rsid w:val="002B2C35"/>
    <w:rsid w:val="002B4ADF"/>
    <w:rsid w:val="002B66BC"/>
    <w:rsid w:val="002B67E2"/>
    <w:rsid w:val="002B7999"/>
    <w:rsid w:val="002C01CC"/>
    <w:rsid w:val="002C1649"/>
    <w:rsid w:val="002C38F2"/>
    <w:rsid w:val="002C3A25"/>
    <w:rsid w:val="002C57FB"/>
    <w:rsid w:val="002D6A4D"/>
    <w:rsid w:val="002D713A"/>
    <w:rsid w:val="002E02DC"/>
    <w:rsid w:val="002E2CF5"/>
    <w:rsid w:val="002E4AD8"/>
    <w:rsid w:val="002E5DA7"/>
    <w:rsid w:val="002E6F8C"/>
    <w:rsid w:val="002E7E45"/>
    <w:rsid w:val="002F1B79"/>
    <w:rsid w:val="002F2390"/>
    <w:rsid w:val="002F5903"/>
    <w:rsid w:val="002F7D87"/>
    <w:rsid w:val="00301A7E"/>
    <w:rsid w:val="00305B77"/>
    <w:rsid w:val="00313DB9"/>
    <w:rsid w:val="00313F26"/>
    <w:rsid w:val="00315F32"/>
    <w:rsid w:val="00320360"/>
    <w:rsid w:val="00321BE2"/>
    <w:rsid w:val="003231AC"/>
    <w:rsid w:val="003244AB"/>
    <w:rsid w:val="003273DA"/>
    <w:rsid w:val="00327503"/>
    <w:rsid w:val="00333947"/>
    <w:rsid w:val="003340C6"/>
    <w:rsid w:val="00342ADF"/>
    <w:rsid w:val="003436A0"/>
    <w:rsid w:val="00351B40"/>
    <w:rsid w:val="003526F4"/>
    <w:rsid w:val="003569A0"/>
    <w:rsid w:val="003605B5"/>
    <w:rsid w:val="00360FFA"/>
    <w:rsid w:val="003628F6"/>
    <w:rsid w:val="00362BC2"/>
    <w:rsid w:val="003666AF"/>
    <w:rsid w:val="00372004"/>
    <w:rsid w:val="0037226B"/>
    <w:rsid w:val="00381D48"/>
    <w:rsid w:val="0038712D"/>
    <w:rsid w:val="0039036D"/>
    <w:rsid w:val="00390EC1"/>
    <w:rsid w:val="00391459"/>
    <w:rsid w:val="003939AB"/>
    <w:rsid w:val="00394E34"/>
    <w:rsid w:val="003A4AB8"/>
    <w:rsid w:val="003A6604"/>
    <w:rsid w:val="003A7A06"/>
    <w:rsid w:val="003A7D6F"/>
    <w:rsid w:val="003B120C"/>
    <w:rsid w:val="003B6B5F"/>
    <w:rsid w:val="003C70C5"/>
    <w:rsid w:val="003D3E9B"/>
    <w:rsid w:val="003D6DD1"/>
    <w:rsid w:val="003E08EC"/>
    <w:rsid w:val="003E2B7F"/>
    <w:rsid w:val="003F25C7"/>
    <w:rsid w:val="003F27F1"/>
    <w:rsid w:val="003F56E2"/>
    <w:rsid w:val="004000EC"/>
    <w:rsid w:val="0040105D"/>
    <w:rsid w:val="0040422A"/>
    <w:rsid w:val="004042AF"/>
    <w:rsid w:val="00404F74"/>
    <w:rsid w:val="00405B7E"/>
    <w:rsid w:val="0040686E"/>
    <w:rsid w:val="00407BA4"/>
    <w:rsid w:val="00410CBE"/>
    <w:rsid w:val="00411C07"/>
    <w:rsid w:val="00412DE2"/>
    <w:rsid w:val="00414653"/>
    <w:rsid w:val="00415067"/>
    <w:rsid w:val="004203CC"/>
    <w:rsid w:val="00423C3C"/>
    <w:rsid w:val="00426C24"/>
    <w:rsid w:val="00426E7F"/>
    <w:rsid w:val="00430EBF"/>
    <w:rsid w:val="004315ED"/>
    <w:rsid w:val="004513F9"/>
    <w:rsid w:val="00453568"/>
    <w:rsid w:val="00455631"/>
    <w:rsid w:val="00456D48"/>
    <w:rsid w:val="004603BA"/>
    <w:rsid w:val="00461240"/>
    <w:rsid w:val="00466320"/>
    <w:rsid w:val="00467460"/>
    <w:rsid w:val="00470169"/>
    <w:rsid w:val="00470962"/>
    <w:rsid w:val="0047267A"/>
    <w:rsid w:val="00472757"/>
    <w:rsid w:val="0047447C"/>
    <w:rsid w:val="0047777E"/>
    <w:rsid w:val="00477CDC"/>
    <w:rsid w:val="00480860"/>
    <w:rsid w:val="00480F91"/>
    <w:rsid w:val="004810F4"/>
    <w:rsid w:val="004818AB"/>
    <w:rsid w:val="0048276C"/>
    <w:rsid w:val="004842C1"/>
    <w:rsid w:val="00484E2E"/>
    <w:rsid w:val="004850B9"/>
    <w:rsid w:val="00492BAF"/>
    <w:rsid w:val="00496A69"/>
    <w:rsid w:val="004973D6"/>
    <w:rsid w:val="00497981"/>
    <w:rsid w:val="00497BBF"/>
    <w:rsid w:val="004A1208"/>
    <w:rsid w:val="004A1C0E"/>
    <w:rsid w:val="004A326D"/>
    <w:rsid w:val="004A584E"/>
    <w:rsid w:val="004A6ACC"/>
    <w:rsid w:val="004B0739"/>
    <w:rsid w:val="004B1EC6"/>
    <w:rsid w:val="004B7BCF"/>
    <w:rsid w:val="004C0770"/>
    <w:rsid w:val="004C18CD"/>
    <w:rsid w:val="004C4FA7"/>
    <w:rsid w:val="004C65C2"/>
    <w:rsid w:val="004C69AC"/>
    <w:rsid w:val="004D05F6"/>
    <w:rsid w:val="004D0EA0"/>
    <w:rsid w:val="004D4C8C"/>
    <w:rsid w:val="004D54C6"/>
    <w:rsid w:val="004E2CC2"/>
    <w:rsid w:val="004E411B"/>
    <w:rsid w:val="004E5C36"/>
    <w:rsid w:val="004E61F5"/>
    <w:rsid w:val="004E7371"/>
    <w:rsid w:val="004E7699"/>
    <w:rsid w:val="004F19D0"/>
    <w:rsid w:val="004F3149"/>
    <w:rsid w:val="004F3C38"/>
    <w:rsid w:val="004F731C"/>
    <w:rsid w:val="004F76EF"/>
    <w:rsid w:val="00500389"/>
    <w:rsid w:val="00501F53"/>
    <w:rsid w:val="00504DDA"/>
    <w:rsid w:val="005055F9"/>
    <w:rsid w:val="005075B5"/>
    <w:rsid w:val="00510EFC"/>
    <w:rsid w:val="00513141"/>
    <w:rsid w:val="0051343B"/>
    <w:rsid w:val="00536292"/>
    <w:rsid w:val="005365DE"/>
    <w:rsid w:val="00536ED6"/>
    <w:rsid w:val="00537E49"/>
    <w:rsid w:val="00541803"/>
    <w:rsid w:val="00542DE3"/>
    <w:rsid w:val="00544176"/>
    <w:rsid w:val="00546456"/>
    <w:rsid w:val="0054730B"/>
    <w:rsid w:val="0055221A"/>
    <w:rsid w:val="00553DBA"/>
    <w:rsid w:val="005544D1"/>
    <w:rsid w:val="00554835"/>
    <w:rsid w:val="00557641"/>
    <w:rsid w:val="00562727"/>
    <w:rsid w:val="0056666E"/>
    <w:rsid w:val="00567527"/>
    <w:rsid w:val="0057541B"/>
    <w:rsid w:val="005760BF"/>
    <w:rsid w:val="00580F09"/>
    <w:rsid w:val="00582EE6"/>
    <w:rsid w:val="00583F9F"/>
    <w:rsid w:val="00584DDF"/>
    <w:rsid w:val="00586F6B"/>
    <w:rsid w:val="0058716B"/>
    <w:rsid w:val="00591476"/>
    <w:rsid w:val="005A221D"/>
    <w:rsid w:val="005A673E"/>
    <w:rsid w:val="005B0F13"/>
    <w:rsid w:val="005B1BC7"/>
    <w:rsid w:val="005B5559"/>
    <w:rsid w:val="005B5D6B"/>
    <w:rsid w:val="005B66B5"/>
    <w:rsid w:val="005C0706"/>
    <w:rsid w:val="005C3F41"/>
    <w:rsid w:val="005C59C9"/>
    <w:rsid w:val="005D2505"/>
    <w:rsid w:val="005D267D"/>
    <w:rsid w:val="005D4707"/>
    <w:rsid w:val="005D4CF8"/>
    <w:rsid w:val="005E5B63"/>
    <w:rsid w:val="005F0D56"/>
    <w:rsid w:val="005F2933"/>
    <w:rsid w:val="005F4301"/>
    <w:rsid w:val="005F678D"/>
    <w:rsid w:val="005F6E94"/>
    <w:rsid w:val="00605E6F"/>
    <w:rsid w:val="006111B9"/>
    <w:rsid w:val="006118D9"/>
    <w:rsid w:val="0061334D"/>
    <w:rsid w:val="00615912"/>
    <w:rsid w:val="00615D16"/>
    <w:rsid w:val="0062424A"/>
    <w:rsid w:val="0062455F"/>
    <w:rsid w:val="006269F2"/>
    <w:rsid w:val="006271E3"/>
    <w:rsid w:val="00633973"/>
    <w:rsid w:val="006342E8"/>
    <w:rsid w:val="0064148C"/>
    <w:rsid w:val="006448FD"/>
    <w:rsid w:val="006449DE"/>
    <w:rsid w:val="00647E04"/>
    <w:rsid w:val="006559E3"/>
    <w:rsid w:val="00661B60"/>
    <w:rsid w:val="00662486"/>
    <w:rsid w:val="00664207"/>
    <w:rsid w:val="00675EC4"/>
    <w:rsid w:val="00682C84"/>
    <w:rsid w:val="0068590C"/>
    <w:rsid w:val="00686243"/>
    <w:rsid w:val="00686EC5"/>
    <w:rsid w:val="006921B5"/>
    <w:rsid w:val="00694127"/>
    <w:rsid w:val="006948D8"/>
    <w:rsid w:val="00695BDB"/>
    <w:rsid w:val="006A0568"/>
    <w:rsid w:val="006A1A06"/>
    <w:rsid w:val="006A380B"/>
    <w:rsid w:val="006A4345"/>
    <w:rsid w:val="006A4485"/>
    <w:rsid w:val="006B6AAF"/>
    <w:rsid w:val="006B6B4F"/>
    <w:rsid w:val="006B7E27"/>
    <w:rsid w:val="006C50A3"/>
    <w:rsid w:val="006D20BD"/>
    <w:rsid w:val="006D221C"/>
    <w:rsid w:val="006D2F86"/>
    <w:rsid w:val="006D4536"/>
    <w:rsid w:val="006E3F98"/>
    <w:rsid w:val="006E4655"/>
    <w:rsid w:val="006E6B84"/>
    <w:rsid w:val="006E6FC1"/>
    <w:rsid w:val="006F0B02"/>
    <w:rsid w:val="006F16B5"/>
    <w:rsid w:val="006F3E2F"/>
    <w:rsid w:val="006F4CB5"/>
    <w:rsid w:val="00700BFE"/>
    <w:rsid w:val="007016E0"/>
    <w:rsid w:val="00701917"/>
    <w:rsid w:val="0070684C"/>
    <w:rsid w:val="007159CE"/>
    <w:rsid w:val="00724098"/>
    <w:rsid w:val="007248BB"/>
    <w:rsid w:val="0072608F"/>
    <w:rsid w:val="00734987"/>
    <w:rsid w:val="00736B89"/>
    <w:rsid w:val="00737B9B"/>
    <w:rsid w:val="007400BA"/>
    <w:rsid w:val="00741574"/>
    <w:rsid w:val="00742870"/>
    <w:rsid w:val="00744495"/>
    <w:rsid w:val="00750145"/>
    <w:rsid w:val="00750FAB"/>
    <w:rsid w:val="0075143F"/>
    <w:rsid w:val="00752AE4"/>
    <w:rsid w:val="0075306C"/>
    <w:rsid w:val="007575FF"/>
    <w:rsid w:val="00762423"/>
    <w:rsid w:val="00762825"/>
    <w:rsid w:val="00763BA9"/>
    <w:rsid w:val="00770C77"/>
    <w:rsid w:val="00771F5D"/>
    <w:rsid w:val="007738FA"/>
    <w:rsid w:val="00773A27"/>
    <w:rsid w:val="0077646D"/>
    <w:rsid w:val="00781992"/>
    <w:rsid w:val="00787640"/>
    <w:rsid w:val="0079014B"/>
    <w:rsid w:val="007956FE"/>
    <w:rsid w:val="0079721F"/>
    <w:rsid w:val="007A1CC5"/>
    <w:rsid w:val="007A320B"/>
    <w:rsid w:val="007A4291"/>
    <w:rsid w:val="007A4B55"/>
    <w:rsid w:val="007B00A6"/>
    <w:rsid w:val="007B6C4A"/>
    <w:rsid w:val="007C07E7"/>
    <w:rsid w:val="007C50D5"/>
    <w:rsid w:val="007D3639"/>
    <w:rsid w:val="007E2E86"/>
    <w:rsid w:val="007E5009"/>
    <w:rsid w:val="007E6D81"/>
    <w:rsid w:val="007F121A"/>
    <w:rsid w:val="007F17A5"/>
    <w:rsid w:val="007F1BE1"/>
    <w:rsid w:val="00805351"/>
    <w:rsid w:val="00806720"/>
    <w:rsid w:val="0081300D"/>
    <w:rsid w:val="00813368"/>
    <w:rsid w:val="008134C2"/>
    <w:rsid w:val="00814E14"/>
    <w:rsid w:val="0082448C"/>
    <w:rsid w:val="00825E12"/>
    <w:rsid w:val="008276A3"/>
    <w:rsid w:val="00835442"/>
    <w:rsid w:val="0083559E"/>
    <w:rsid w:val="008406CE"/>
    <w:rsid w:val="008407A6"/>
    <w:rsid w:val="00846E34"/>
    <w:rsid w:val="008504B6"/>
    <w:rsid w:val="00852E89"/>
    <w:rsid w:val="00853AC9"/>
    <w:rsid w:val="00855B88"/>
    <w:rsid w:val="00855D1A"/>
    <w:rsid w:val="00860393"/>
    <w:rsid w:val="008605F5"/>
    <w:rsid w:val="00860895"/>
    <w:rsid w:val="0086203F"/>
    <w:rsid w:val="00863032"/>
    <w:rsid w:val="00863200"/>
    <w:rsid w:val="00865B5B"/>
    <w:rsid w:val="008704A9"/>
    <w:rsid w:val="0087251E"/>
    <w:rsid w:val="00872D9C"/>
    <w:rsid w:val="00874DE9"/>
    <w:rsid w:val="00875597"/>
    <w:rsid w:val="008755FA"/>
    <w:rsid w:val="00876BCA"/>
    <w:rsid w:val="00881392"/>
    <w:rsid w:val="0088144C"/>
    <w:rsid w:val="008847CE"/>
    <w:rsid w:val="00885B18"/>
    <w:rsid w:val="00890530"/>
    <w:rsid w:val="008931A8"/>
    <w:rsid w:val="008938E1"/>
    <w:rsid w:val="00897D0C"/>
    <w:rsid w:val="008A2F6E"/>
    <w:rsid w:val="008A5D48"/>
    <w:rsid w:val="008A7254"/>
    <w:rsid w:val="008B2172"/>
    <w:rsid w:val="008B2D60"/>
    <w:rsid w:val="008B3F11"/>
    <w:rsid w:val="008C3ADE"/>
    <w:rsid w:val="008C474F"/>
    <w:rsid w:val="008D367C"/>
    <w:rsid w:val="008D42E1"/>
    <w:rsid w:val="008D4771"/>
    <w:rsid w:val="008E00DE"/>
    <w:rsid w:val="008E1B47"/>
    <w:rsid w:val="008E7309"/>
    <w:rsid w:val="008F32D6"/>
    <w:rsid w:val="008F3579"/>
    <w:rsid w:val="008F7117"/>
    <w:rsid w:val="0090090F"/>
    <w:rsid w:val="00900AED"/>
    <w:rsid w:val="0090138F"/>
    <w:rsid w:val="00901D7B"/>
    <w:rsid w:val="00903FE1"/>
    <w:rsid w:val="00904D86"/>
    <w:rsid w:val="0090640D"/>
    <w:rsid w:val="00911074"/>
    <w:rsid w:val="009128D9"/>
    <w:rsid w:val="00913B2D"/>
    <w:rsid w:val="0091491F"/>
    <w:rsid w:val="0091601A"/>
    <w:rsid w:val="009172A8"/>
    <w:rsid w:val="00920839"/>
    <w:rsid w:val="0092098C"/>
    <w:rsid w:val="00924995"/>
    <w:rsid w:val="0092737B"/>
    <w:rsid w:val="009344A4"/>
    <w:rsid w:val="0093678A"/>
    <w:rsid w:val="009404BB"/>
    <w:rsid w:val="009427BD"/>
    <w:rsid w:val="00944308"/>
    <w:rsid w:val="00950F8E"/>
    <w:rsid w:val="0095172A"/>
    <w:rsid w:val="0095177D"/>
    <w:rsid w:val="00953BBC"/>
    <w:rsid w:val="009553A5"/>
    <w:rsid w:val="009563C0"/>
    <w:rsid w:val="0096089F"/>
    <w:rsid w:val="009624FE"/>
    <w:rsid w:val="00963A13"/>
    <w:rsid w:val="00964583"/>
    <w:rsid w:val="00965FB4"/>
    <w:rsid w:val="009702A8"/>
    <w:rsid w:val="00971217"/>
    <w:rsid w:val="009729CF"/>
    <w:rsid w:val="00976DBF"/>
    <w:rsid w:val="00981E5E"/>
    <w:rsid w:val="00986318"/>
    <w:rsid w:val="00987296"/>
    <w:rsid w:val="00992804"/>
    <w:rsid w:val="00993A67"/>
    <w:rsid w:val="00997C67"/>
    <w:rsid w:val="009A06B0"/>
    <w:rsid w:val="009A6150"/>
    <w:rsid w:val="009B2A5B"/>
    <w:rsid w:val="009C43E8"/>
    <w:rsid w:val="009C6BD6"/>
    <w:rsid w:val="009D5913"/>
    <w:rsid w:val="009E0A99"/>
    <w:rsid w:val="009E62D1"/>
    <w:rsid w:val="009E6301"/>
    <w:rsid w:val="009F1609"/>
    <w:rsid w:val="009F63D9"/>
    <w:rsid w:val="00A01364"/>
    <w:rsid w:val="00A14346"/>
    <w:rsid w:val="00A209A9"/>
    <w:rsid w:val="00A26DE3"/>
    <w:rsid w:val="00A2741C"/>
    <w:rsid w:val="00A31BA3"/>
    <w:rsid w:val="00A35139"/>
    <w:rsid w:val="00A400EB"/>
    <w:rsid w:val="00A410C8"/>
    <w:rsid w:val="00A444F3"/>
    <w:rsid w:val="00A45DEF"/>
    <w:rsid w:val="00A50BC5"/>
    <w:rsid w:val="00A52E3A"/>
    <w:rsid w:val="00A544B4"/>
    <w:rsid w:val="00A55D78"/>
    <w:rsid w:val="00A61FB0"/>
    <w:rsid w:val="00A64D38"/>
    <w:rsid w:val="00A672C9"/>
    <w:rsid w:val="00A71821"/>
    <w:rsid w:val="00A72269"/>
    <w:rsid w:val="00A73C07"/>
    <w:rsid w:val="00A74602"/>
    <w:rsid w:val="00A74D4F"/>
    <w:rsid w:val="00A82C9E"/>
    <w:rsid w:val="00A833DC"/>
    <w:rsid w:val="00A83CB6"/>
    <w:rsid w:val="00A84B6E"/>
    <w:rsid w:val="00A870D5"/>
    <w:rsid w:val="00A90079"/>
    <w:rsid w:val="00A910AF"/>
    <w:rsid w:val="00A91495"/>
    <w:rsid w:val="00A96DFA"/>
    <w:rsid w:val="00AA0E22"/>
    <w:rsid w:val="00AA0FB1"/>
    <w:rsid w:val="00AA1608"/>
    <w:rsid w:val="00AA3938"/>
    <w:rsid w:val="00AA4208"/>
    <w:rsid w:val="00AA6AAF"/>
    <w:rsid w:val="00AB17D0"/>
    <w:rsid w:val="00AB2563"/>
    <w:rsid w:val="00AB5682"/>
    <w:rsid w:val="00AB6695"/>
    <w:rsid w:val="00AB787B"/>
    <w:rsid w:val="00AC2267"/>
    <w:rsid w:val="00AD0DE2"/>
    <w:rsid w:val="00AD24D2"/>
    <w:rsid w:val="00AD2A57"/>
    <w:rsid w:val="00AD38DA"/>
    <w:rsid w:val="00AD417B"/>
    <w:rsid w:val="00AD79EF"/>
    <w:rsid w:val="00AE1C77"/>
    <w:rsid w:val="00AE442D"/>
    <w:rsid w:val="00AE563E"/>
    <w:rsid w:val="00AE6055"/>
    <w:rsid w:val="00AE70DA"/>
    <w:rsid w:val="00AE7373"/>
    <w:rsid w:val="00B0459D"/>
    <w:rsid w:val="00B0534F"/>
    <w:rsid w:val="00B058B6"/>
    <w:rsid w:val="00B06A38"/>
    <w:rsid w:val="00B122B3"/>
    <w:rsid w:val="00B13FCA"/>
    <w:rsid w:val="00B14882"/>
    <w:rsid w:val="00B170AC"/>
    <w:rsid w:val="00B2058E"/>
    <w:rsid w:val="00B22ABB"/>
    <w:rsid w:val="00B252AE"/>
    <w:rsid w:val="00B264A2"/>
    <w:rsid w:val="00B36B30"/>
    <w:rsid w:val="00B43900"/>
    <w:rsid w:val="00B44D51"/>
    <w:rsid w:val="00B44D68"/>
    <w:rsid w:val="00B45926"/>
    <w:rsid w:val="00B5193C"/>
    <w:rsid w:val="00B523C0"/>
    <w:rsid w:val="00B549EA"/>
    <w:rsid w:val="00B54A3E"/>
    <w:rsid w:val="00B57624"/>
    <w:rsid w:val="00B57864"/>
    <w:rsid w:val="00B6019D"/>
    <w:rsid w:val="00B62A40"/>
    <w:rsid w:val="00B62CAD"/>
    <w:rsid w:val="00B65967"/>
    <w:rsid w:val="00B65EFE"/>
    <w:rsid w:val="00B66A6D"/>
    <w:rsid w:val="00B709A1"/>
    <w:rsid w:val="00B70DB0"/>
    <w:rsid w:val="00B71FEB"/>
    <w:rsid w:val="00B72A0F"/>
    <w:rsid w:val="00B75DBC"/>
    <w:rsid w:val="00B80897"/>
    <w:rsid w:val="00B81BCA"/>
    <w:rsid w:val="00B81F3D"/>
    <w:rsid w:val="00B8758B"/>
    <w:rsid w:val="00B90237"/>
    <w:rsid w:val="00B93641"/>
    <w:rsid w:val="00B941F2"/>
    <w:rsid w:val="00BA5D86"/>
    <w:rsid w:val="00BB2048"/>
    <w:rsid w:val="00BB67E5"/>
    <w:rsid w:val="00BB6F67"/>
    <w:rsid w:val="00BB7E8D"/>
    <w:rsid w:val="00BC2F36"/>
    <w:rsid w:val="00BC68FE"/>
    <w:rsid w:val="00BD31AA"/>
    <w:rsid w:val="00BD467D"/>
    <w:rsid w:val="00BD6215"/>
    <w:rsid w:val="00BD64E6"/>
    <w:rsid w:val="00BD6C2C"/>
    <w:rsid w:val="00BE06AA"/>
    <w:rsid w:val="00BE228B"/>
    <w:rsid w:val="00BE5E4F"/>
    <w:rsid w:val="00BF459C"/>
    <w:rsid w:val="00C01B32"/>
    <w:rsid w:val="00C05B6B"/>
    <w:rsid w:val="00C074C1"/>
    <w:rsid w:val="00C17113"/>
    <w:rsid w:val="00C23DE3"/>
    <w:rsid w:val="00C3091D"/>
    <w:rsid w:val="00C31A05"/>
    <w:rsid w:val="00C40E34"/>
    <w:rsid w:val="00C40EC9"/>
    <w:rsid w:val="00C43FCB"/>
    <w:rsid w:val="00C53BC6"/>
    <w:rsid w:val="00C55CE8"/>
    <w:rsid w:val="00C63E07"/>
    <w:rsid w:val="00C647BC"/>
    <w:rsid w:val="00C804AA"/>
    <w:rsid w:val="00C81EC2"/>
    <w:rsid w:val="00C82FBC"/>
    <w:rsid w:val="00C87789"/>
    <w:rsid w:val="00C907A2"/>
    <w:rsid w:val="00C92485"/>
    <w:rsid w:val="00C927C9"/>
    <w:rsid w:val="00C93DF4"/>
    <w:rsid w:val="00C96FFD"/>
    <w:rsid w:val="00CA2639"/>
    <w:rsid w:val="00CA3C03"/>
    <w:rsid w:val="00CB09DA"/>
    <w:rsid w:val="00CB0E4D"/>
    <w:rsid w:val="00CB734F"/>
    <w:rsid w:val="00CC482D"/>
    <w:rsid w:val="00CD1689"/>
    <w:rsid w:val="00CD168A"/>
    <w:rsid w:val="00CD1B1E"/>
    <w:rsid w:val="00CD360F"/>
    <w:rsid w:val="00CD782A"/>
    <w:rsid w:val="00CE0257"/>
    <w:rsid w:val="00CE1C94"/>
    <w:rsid w:val="00CE4199"/>
    <w:rsid w:val="00CE610A"/>
    <w:rsid w:val="00CE61FE"/>
    <w:rsid w:val="00CF2FE8"/>
    <w:rsid w:val="00CF5E58"/>
    <w:rsid w:val="00CF7FC2"/>
    <w:rsid w:val="00D00F18"/>
    <w:rsid w:val="00D012F0"/>
    <w:rsid w:val="00D0357A"/>
    <w:rsid w:val="00D06E81"/>
    <w:rsid w:val="00D11123"/>
    <w:rsid w:val="00D133D1"/>
    <w:rsid w:val="00D13B16"/>
    <w:rsid w:val="00D16CBE"/>
    <w:rsid w:val="00D16F24"/>
    <w:rsid w:val="00D17FD7"/>
    <w:rsid w:val="00D214F1"/>
    <w:rsid w:val="00D24333"/>
    <w:rsid w:val="00D244A9"/>
    <w:rsid w:val="00D2619F"/>
    <w:rsid w:val="00D317A7"/>
    <w:rsid w:val="00D319C7"/>
    <w:rsid w:val="00D379C8"/>
    <w:rsid w:val="00D379DE"/>
    <w:rsid w:val="00D42B89"/>
    <w:rsid w:val="00D46AD4"/>
    <w:rsid w:val="00D50282"/>
    <w:rsid w:val="00D502B0"/>
    <w:rsid w:val="00D5221F"/>
    <w:rsid w:val="00D53139"/>
    <w:rsid w:val="00D5783A"/>
    <w:rsid w:val="00D63CA1"/>
    <w:rsid w:val="00D6532B"/>
    <w:rsid w:val="00D667E8"/>
    <w:rsid w:val="00D70BD2"/>
    <w:rsid w:val="00D71834"/>
    <w:rsid w:val="00D73205"/>
    <w:rsid w:val="00D85BB0"/>
    <w:rsid w:val="00D85EC0"/>
    <w:rsid w:val="00D87562"/>
    <w:rsid w:val="00D87B63"/>
    <w:rsid w:val="00D9077A"/>
    <w:rsid w:val="00D92030"/>
    <w:rsid w:val="00D92F9E"/>
    <w:rsid w:val="00D93120"/>
    <w:rsid w:val="00DA4E6C"/>
    <w:rsid w:val="00DA5081"/>
    <w:rsid w:val="00DB60A4"/>
    <w:rsid w:val="00DC0E7E"/>
    <w:rsid w:val="00DC10F5"/>
    <w:rsid w:val="00DC42FF"/>
    <w:rsid w:val="00DC6660"/>
    <w:rsid w:val="00DD34BB"/>
    <w:rsid w:val="00DD3D65"/>
    <w:rsid w:val="00DE5D17"/>
    <w:rsid w:val="00DE6818"/>
    <w:rsid w:val="00DF4073"/>
    <w:rsid w:val="00E02F99"/>
    <w:rsid w:val="00E045FD"/>
    <w:rsid w:val="00E05C72"/>
    <w:rsid w:val="00E074A1"/>
    <w:rsid w:val="00E128A6"/>
    <w:rsid w:val="00E14DCE"/>
    <w:rsid w:val="00E1532E"/>
    <w:rsid w:val="00E15C78"/>
    <w:rsid w:val="00E202AD"/>
    <w:rsid w:val="00E23060"/>
    <w:rsid w:val="00E232EE"/>
    <w:rsid w:val="00E26D83"/>
    <w:rsid w:val="00E3141B"/>
    <w:rsid w:val="00E32279"/>
    <w:rsid w:val="00E3420D"/>
    <w:rsid w:val="00E438B6"/>
    <w:rsid w:val="00E443F8"/>
    <w:rsid w:val="00E46F07"/>
    <w:rsid w:val="00E50236"/>
    <w:rsid w:val="00E54F88"/>
    <w:rsid w:val="00E5541B"/>
    <w:rsid w:val="00E57544"/>
    <w:rsid w:val="00E579B7"/>
    <w:rsid w:val="00E62FD5"/>
    <w:rsid w:val="00E6537F"/>
    <w:rsid w:val="00E67330"/>
    <w:rsid w:val="00E71FD5"/>
    <w:rsid w:val="00E74F2A"/>
    <w:rsid w:val="00E75A89"/>
    <w:rsid w:val="00E7676D"/>
    <w:rsid w:val="00E7735A"/>
    <w:rsid w:val="00E87302"/>
    <w:rsid w:val="00E90495"/>
    <w:rsid w:val="00E915DB"/>
    <w:rsid w:val="00E92744"/>
    <w:rsid w:val="00E92878"/>
    <w:rsid w:val="00E94E9B"/>
    <w:rsid w:val="00EA1C24"/>
    <w:rsid w:val="00EA2A9F"/>
    <w:rsid w:val="00EA3819"/>
    <w:rsid w:val="00EA3C20"/>
    <w:rsid w:val="00EA4FC5"/>
    <w:rsid w:val="00EB1B83"/>
    <w:rsid w:val="00EB2EAE"/>
    <w:rsid w:val="00EB4637"/>
    <w:rsid w:val="00EB48A5"/>
    <w:rsid w:val="00EB5206"/>
    <w:rsid w:val="00EB7811"/>
    <w:rsid w:val="00EC4D02"/>
    <w:rsid w:val="00EC6827"/>
    <w:rsid w:val="00EC73B9"/>
    <w:rsid w:val="00ED26FB"/>
    <w:rsid w:val="00ED640D"/>
    <w:rsid w:val="00EE472A"/>
    <w:rsid w:val="00EF0D77"/>
    <w:rsid w:val="00EF2B16"/>
    <w:rsid w:val="00EF508C"/>
    <w:rsid w:val="00F00BE5"/>
    <w:rsid w:val="00F02149"/>
    <w:rsid w:val="00F0520D"/>
    <w:rsid w:val="00F06E81"/>
    <w:rsid w:val="00F07B2C"/>
    <w:rsid w:val="00F07BDB"/>
    <w:rsid w:val="00F07FF7"/>
    <w:rsid w:val="00F1162D"/>
    <w:rsid w:val="00F126A6"/>
    <w:rsid w:val="00F13560"/>
    <w:rsid w:val="00F135AD"/>
    <w:rsid w:val="00F15E6E"/>
    <w:rsid w:val="00F1648F"/>
    <w:rsid w:val="00F17DF2"/>
    <w:rsid w:val="00F25058"/>
    <w:rsid w:val="00F25CAD"/>
    <w:rsid w:val="00F26899"/>
    <w:rsid w:val="00F26F19"/>
    <w:rsid w:val="00F3379C"/>
    <w:rsid w:val="00F34436"/>
    <w:rsid w:val="00F36430"/>
    <w:rsid w:val="00F376D6"/>
    <w:rsid w:val="00F40B0F"/>
    <w:rsid w:val="00F45920"/>
    <w:rsid w:val="00F45DE0"/>
    <w:rsid w:val="00F4773A"/>
    <w:rsid w:val="00F56F3E"/>
    <w:rsid w:val="00F5733A"/>
    <w:rsid w:val="00F57538"/>
    <w:rsid w:val="00F60397"/>
    <w:rsid w:val="00F608A7"/>
    <w:rsid w:val="00F73B9A"/>
    <w:rsid w:val="00F740B7"/>
    <w:rsid w:val="00F8147D"/>
    <w:rsid w:val="00F82658"/>
    <w:rsid w:val="00F94EAF"/>
    <w:rsid w:val="00F95BE8"/>
    <w:rsid w:val="00F966CD"/>
    <w:rsid w:val="00FA0E96"/>
    <w:rsid w:val="00FB1574"/>
    <w:rsid w:val="00FB3E98"/>
    <w:rsid w:val="00FB7A65"/>
    <w:rsid w:val="00FC3CB8"/>
    <w:rsid w:val="00FC4882"/>
    <w:rsid w:val="00FC52E9"/>
    <w:rsid w:val="00FD12E9"/>
    <w:rsid w:val="00FD4D91"/>
    <w:rsid w:val="00FD527E"/>
    <w:rsid w:val="00FD6845"/>
    <w:rsid w:val="00FE412E"/>
    <w:rsid w:val="00FE6EFB"/>
    <w:rsid w:val="00FF27D7"/>
    <w:rsid w:val="00FF363B"/>
    <w:rsid w:val="00FF6506"/>
    <w:rsid w:val="06A83D60"/>
    <w:rsid w:val="29121D40"/>
    <w:rsid w:val="33CB219B"/>
    <w:rsid w:val="3E484FFD"/>
    <w:rsid w:val="46E908BA"/>
    <w:rsid w:val="576A7F92"/>
    <w:rsid w:val="5F100020"/>
    <w:rsid w:val="6B0736B1"/>
    <w:rsid w:val="716D49C1"/>
    <w:rsid w:val="768E1E11"/>
    <w:rsid w:val="7CB278DD"/>
    <w:rsid w:val="7FCA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F2F858"/>
  <w15:docId w15:val="{9AD555B4-8CA2-C640-88AB-7EA54E42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footer" w:uiPriority="99" w:qFormat="1"/>
    <w:lsdException w:name="caption" w:semiHidden="1" w:unhideWhenUsed="1" w:qFormat="1"/>
    <w:lsdException w:name="table of figures" w:uiPriority="99"/>
    <w:lsdException w:name="Title" w:uiPriority="10" w:qFormat="1"/>
    <w:lsdException w:name="Default Paragraph Font" w:semiHidden="1" w:qFormat="1"/>
    <w:lsdException w:name="Body Text" w:uiPriority="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39D"/>
    <w:rPr>
      <w:rFonts w:eastAsia="Times New Roman"/>
      <w:sz w:val="24"/>
      <w:szCs w:val="24"/>
    </w:rPr>
  </w:style>
  <w:style w:type="paragraph" w:styleId="Heading1">
    <w:name w:val="heading 1"/>
    <w:aliases w:val="BAB"/>
    <w:basedOn w:val="Normal"/>
    <w:next w:val="Normal"/>
    <w:link w:val="Heading1Char"/>
    <w:uiPriority w:val="9"/>
    <w:qFormat/>
    <w:rsid w:val="00116317"/>
    <w:pPr>
      <w:keepNext/>
      <w:keepLines/>
      <w:jc w:val="center"/>
      <w:outlineLvl w:val="0"/>
    </w:pPr>
    <w:rPr>
      <w:b/>
      <w:color w:val="000000"/>
      <w:sz w:val="20"/>
    </w:rPr>
  </w:style>
  <w:style w:type="paragraph" w:styleId="Heading2">
    <w:name w:val="heading 2"/>
    <w:basedOn w:val="Normal"/>
    <w:next w:val="Normal"/>
    <w:link w:val="Heading2Char"/>
    <w:uiPriority w:val="9"/>
    <w:qFormat/>
    <w:rsid w:val="001A7B68"/>
    <w:pPr>
      <w:keepNext/>
      <w:keepLines/>
      <w:spacing w:before="40"/>
      <w:outlineLvl w:val="1"/>
    </w:pPr>
    <w:rPr>
      <w:rFonts w:eastAsia="Calibri" w:cs="Calibri"/>
      <w:b/>
      <w:sz w:val="20"/>
      <w:szCs w:val="26"/>
    </w:rPr>
  </w:style>
  <w:style w:type="paragraph" w:styleId="Heading3">
    <w:name w:val="heading 3"/>
    <w:basedOn w:val="Normal"/>
    <w:next w:val="Normal"/>
    <w:link w:val="Heading3Char"/>
    <w:uiPriority w:val="9"/>
    <w:qFormat/>
    <w:rsid w:val="001A7B68"/>
    <w:pPr>
      <w:keepNext/>
      <w:keepLines/>
      <w:spacing w:before="40"/>
      <w:outlineLvl w:val="2"/>
    </w:pPr>
    <w:rPr>
      <w:rFonts w:eastAsia="Calibri" w:cs="Calibri"/>
      <w:b/>
      <w:sz w:val="20"/>
    </w:rPr>
  </w:style>
  <w:style w:type="paragraph" w:styleId="Heading4">
    <w:name w:val="heading 4"/>
    <w:basedOn w:val="Normal"/>
    <w:next w:val="Normal"/>
    <w:link w:val="Heading4Char"/>
    <w:uiPriority w:val="9"/>
    <w:qFormat/>
    <w:rsid w:val="00C92485"/>
    <w:pPr>
      <w:keepNext/>
      <w:keepLines/>
      <w:spacing w:before="40"/>
      <w:outlineLvl w:val="3"/>
    </w:pPr>
    <w:rPr>
      <w:rFonts w:eastAsia="Calibri" w:cs="Calibri"/>
      <w:b/>
      <w:sz w:val="20"/>
    </w:rPr>
  </w:style>
  <w:style w:type="paragraph" w:styleId="Heading5">
    <w:name w:val="heading 5"/>
    <w:basedOn w:val="Normal"/>
    <w:next w:val="Normal"/>
    <w:link w:val="Heading5Char"/>
    <w:uiPriority w:val="9"/>
    <w:qFormat/>
    <w:rsid w:val="00C92485"/>
    <w:pPr>
      <w:keepNext/>
      <w:keepLines/>
      <w:spacing w:before="40"/>
      <w:outlineLvl w:val="4"/>
    </w:pPr>
    <w:rPr>
      <w:rFonts w:eastAsia="Calibri" w:cs="Calibri"/>
      <w:b/>
      <w:sz w:val="20"/>
    </w:rPr>
  </w:style>
  <w:style w:type="paragraph" w:styleId="Heading6">
    <w:name w:val="heading 6"/>
    <w:basedOn w:val="Normal"/>
    <w:next w:val="Normal"/>
    <w:link w:val="Heading6Char"/>
    <w:qFormat/>
    <w:pPr>
      <w:keepNext/>
      <w:keepLines/>
      <w:spacing w:before="40"/>
      <w:outlineLvl w:val="5"/>
    </w:pPr>
    <w:rPr>
      <w:rFonts w:ascii="Calibri" w:eastAsia="Calibri" w:hAnsi="Calibri" w:cs="Calibri"/>
      <w:color w:val="1F3763"/>
    </w:rPr>
  </w:style>
  <w:style w:type="paragraph" w:styleId="Heading7">
    <w:name w:val="heading 7"/>
    <w:basedOn w:val="Normal"/>
    <w:next w:val="Normal"/>
    <w:link w:val="Heading7Char"/>
    <w:unhideWhenUsed/>
    <w:qFormat/>
    <w:rsid w:val="00750145"/>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link w:val="SubtitleChar"/>
    <w:qFormat/>
    <w:pPr>
      <w:spacing w:after="160"/>
    </w:pPr>
    <w:rPr>
      <w:rFonts w:ascii="Calibri" w:eastAsia="Calibri" w:hAnsi="Calibri" w:cs="Calibri"/>
      <w:color w:val="5A5A5A"/>
      <w:sz w:val="22"/>
      <w:szCs w:val="2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1"/>
    <w:unhideWhenUsed/>
    <w:qFormat/>
    <w:rsid w:val="00501F53"/>
    <w:pPr>
      <w:ind w:left="720"/>
      <w:contextualSpacing/>
    </w:pPr>
  </w:style>
  <w:style w:type="paragraph" w:styleId="NormalWeb">
    <w:name w:val="Normal (Web)"/>
    <w:basedOn w:val="Normal"/>
    <w:uiPriority w:val="99"/>
    <w:unhideWhenUsed/>
    <w:rsid w:val="002547E8"/>
    <w:pPr>
      <w:spacing w:before="100" w:beforeAutospacing="1" w:after="100" w:afterAutospacing="1"/>
    </w:pPr>
  </w:style>
  <w:style w:type="character" w:customStyle="1" w:styleId="apple-tab-span">
    <w:name w:val="apple-tab-span"/>
    <w:basedOn w:val="DefaultParagraphFont"/>
    <w:rsid w:val="00101656"/>
  </w:style>
  <w:style w:type="character" w:styleId="Strong">
    <w:name w:val="Strong"/>
    <w:basedOn w:val="DefaultParagraphFont"/>
    <w:uiPriority w:val="22"/>
    <w:qFormat/>
    <w:rsid w:val="004C18CD"/>
    <w:rPr>
      <w:b/>
      <w:bCs/>
    </w:rPr>
  </w:style>
  <w:style w:type="character" w:styleId="UnresolvedMention">
    <w:name w:val="Unresolved Mention"/>
    <w:basedOn w:val="DefaultParagraphFont"/>
    <w:uiPriority w:val="99"/>
    <w:semiHidden/>
    <w:unhideWhenUsed/>
    <w:rsid w:val="004C4FA7"/>
    <w:rPr>
      <w:color w:val="605E5C"/>
      <w:shd w:val="clear" w:color="auto" w:fill="E1DFDD"/>
    </w:rPr>
  </w:style>
  <w:style w:type="paragraph" w:styleId="Caption">
    <w:name w:val="caption"/>
    <w:basedOn w:val="Normal"/>
    <w:next w:val="Normal"/>
    <w:unhideWhenUsed/>
    <w:qFormat/>
    <w:rsid w:val="00372004"/>
    <w:pPr>
      <w:spacing w:after="200"/>
    </w:pPr>
    <w:rPr>
      <w:i/>
      <w:iCs/>
      <w:color w:val="1F497D" w:themeColor="text2"/>
      <w:sz w:val="18"/>
      <w:szCs w:val="18"/>
    </w:rPr>
  </w:style>
  <w:style w:type="paragraph" w:styleId="TOCHeading">
    <w:name w:val="TOC Heading"/>
    <w:basedOn w:val="Heading1"/>
    <w:next w:val="Normal"/>
    <w:uiPriority w:val="39"/>
    <w:unhideWhenUsed/>
    <w:qFormat/>
    <w:rsid w:val="00B941F2"/>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qFormat/>
    <w:rsid w:val="00D317A7"/>
    <w:pPr>
      <w:spacing w:before="120"/>
    </w:pPr>
    <w:rPr>
      <w:rFonts w:asciiTheme="minorHAnsi" w:hAnsiTheme="minorHAnsi"/>
      <w:b/>
      <w:bCs/>
      <w:i/>
      <w:iCs/>
    </w:rPr>
  </w:style>
  <w:style w:type="paragraph" w:styleId="TOC2">
    <w:name w:val="toc 2"/>
    <w:basedOn w:val="Normal"/>
    <w:next w:val="Normal"/>
    <w:autoRedefine/>
    <w:uiPriority w:val="39"/>
    <w:qFormat/>
    <w:rsid w:val="00B941F2"/>
    <w:pPr>
      <w:spacing w:before="120"/>
      <w:ind w:left="240"/>
    </w:pPr>
    <w:rPr>
      <w:rFonts w:asciiTheme="minorHAnsi" w:hAnsiTheme="minorHAnsi"/>
      <w:b/>
      <w:bCs/>
      <w:sz w:val="22"/>
      <w:szCs w:val="22"/>
    </w:rPr>
  </w:style>
  <w:style w:type="paragraph" w:styleId="TOC3">
    <w:name w:val="toc 3"/>
    <w:basedOn w:val="Normal"/>
    <w:next w:val="Normal"/>
    <w:autoRedefine/>
    <w:uiPriority w:val="39"/>
    <w:qFormat/>
    <w:rsid w:val="00126D08"/>
    <w:pPr>
      <w:ind w:left="480"/>
    </w:pPr>
    <w:rPr>
      <w:rFonts w:asciiTheme="minorHAnsi" w:hAnsiTheme="minorHAnsi"/>
      <w:sz w:val="20"/>
      <w:szCs w:val="20"/>
    </w:rPr>
  </w:style>
  <w:style w:type="paragraph" w:styleId="TableofFigures">
    <w:name w:val="table of figures"/>
    <w:basedOn w:val="Normal"/>
    <w:next w:val="Normal"/>
    <w:uiPriority w:val="99"/>
    <w:rsid w:val="001A4B4B"/>
  </w:style>
  <w:style w:type="character" w:styleId="FollowedHyperlink">
    <w:name w:val="FollowedHyperlink"/>
    <w:basedOn w:val="DefaultParagraphFont"/>
    <w:rsid w:val="001212AD"/>
    <w:rPr>
      <w:color w:val="800080" w:themeColor="followedHyperlink"/>
      <w:u w:val="single"/>
    </w:rPr>
  </w:style>
  <w:style w:type="character" w:styleId="CommentReference">
    <w:name w:val="annotation reference"/>
    <w:basedOn w:val="DefaultParagraphFont"/>
    <w:rsid w:val="00806720"/>
    <w:rPr>
      <w:sz w:val="16"/>
      <w:szCs w:val="16"/>
    </w:rPr>
  </w:style>
  <w:style w:type="paragraph" w:styleId="CommentText">
    <w:name w:val="annotation text"/>
    <w:basedOn w:val="Normal"/>
    <w:link w:val="CommentTextChar"/>
    <w:rsid w:val="00806720"/>
    <w:rPr>
      <w:sz w:val="20"/>
      <w:szCs w:val="20"/>
    </w:rPr>
  </w:style>
  <w:style w:type="character" w:customStyle="1" w:styleId="CommentTextChar">
    <w:name w:val="Comment Text Char"/>
    <w:basedOn w:val="DefaultParagraphFont"/>
    <w:link w:val="CommentText"/>
    <w:rsid w:val="00806720"/>
    <w:rPr>
      <w:rFonts w:eastAsia="Times New Roman"/>
    </w:rPr>
  </w:style>
  <w:style w:type="paragraph" w:styleId="CommentSubject">
    <w:name w:val="annotation subject"/>
    <w:basedOn w:val="CommentText"/>
    <w:next w:val="CommentText"/>
    <w:link w:val="CommentSubjectChar"/>
    <w:rsid w:val="00806720"/>
    <w:rPr>
      <w:b/>
      <w:bCs/>
    </w:rPr>
  </w:style>
  <w:style w:type="character" w:customStyle="1" w:styleId="CommentSubjectChar">
    <w:name w:val="Comment Subject Char"/>
    <w:basedOn w:val="CommentTextChar"/>
    <w:link w:val="CommentSubject"/>
    <w:rsid w:val="00806720"/>
    <w:rPr>
      <w:rFonts w:eastAsia="Times New Roman"/>
      <w:b/>
      <w:bCs/>
    </w:rPr>
  </w:style>
  <w:style w:type="character" w:customStyle="1" w:styleId="FooterChar">
    <w:name w:val="Footer Char"/>
    <w:basedOn w:val="DefaultParagraphFont"/>
    <w:link w:val="Footer"/>
    <w:uiPriority w:val="99"/>
    <w:rsid w:val="006449DE"/>
    <w:rPr>
      <w:rFonts w:eastAsia="Times New Roman"/>
      <w:sz w:val="18"/>
      <w:szCs w:val="18"/>
    </w:rPr>
  </w:style>
  <w:style w:type="paragraph" w:styleId="BodyText">
    <w:name w:val="Body Text"/>
    <w:basedOn w:val="Normal"/>
    <w:link w:val="BodyTextChar"/>
    <w:uiPriority w:val="1"/>
    <w:qFormat/>
    <w:rsid w:val="000D7904"/>
    <w:pPr>
      <w:widowControl w:val="0"/>
      <w:autoSpaceDE w:val="0"/>
      <w:autoSpaceDN w:val="0"/>
    </w:pPr>
    <w:rPr>
      <w:sz w:val="20"/>
      <w:szCs w:val="20"/>
      <w:lang w:val="id"/>
    </w:rPr>
  </w:style>
  <w:style w:type="character" w:customStyle="1" w:styleId="BodyTextChar">
    <w:name w:val="Body Text Char"/>
    <w:basedOn w:val="DefaultParagraphFont"/>
    <w:link w:val="BodyText"/>
    <w:uiPriority w:val="1"/>
    <w:rsid w:val="000D7904"/>
    <w:rPr>
      <w:rFonts w:eastAsia="Times New Roman"/>
      <w:lang w:val="id"/>
    </w:rPr>
  </w:style>
  <w:style w:type="paragraph" w:customStyle="1" w:styleId="TableParagraph">
    <w:name w:val="Table Paragraph"/>
    <w:basedOn w:val="Normal"/>
    <w:uiPriority w:val="1"/>
    <w:qFormat/>
    <w:rsid w:val="000D7904"/>
    <w:pPr>
      <w:widowControl w:val="0"/>
      <w:autoSpaceDE w:val="0"/>
      <w:autoSpaceDN w:val="0"/>
    </w:pPr>
    <w:rPr>
      <w:sz w:val="22"/>
      <w:szCs w:val="22"/>
      <w:lang w:val="id"/>
    </w:rPr>
  </w:style>
  <w:style w:type="paragraph" w:styleId="TOC4">
    <w:name w:val="toc 4"/>
    <w:basedOn w:val="Normal"/>
    <w:uiPriority w:val="1"/>
    <w:qFormat/>
    <w:rsid w:val="00EC73B9"/>
    <w:pPr>
      <w:ind w:left="720"/>
    </w:pPr>
    <w:rPr>
      <w:rFonts w:asciiTheme="minorHAnsi" w:hAnsiTheme="minorHAnsi"/>
      <w:sz w:val="20"/>
      <w:szCs w:val="20"/>
    </w:rPr>
  </w:style>
  <w:style w:type="paragraph" w:customStyle="1" w:styleId="selectable-text">
    <w:name w:val="selectable-text"/>
    <w:basedOn w:val="Normal"/>
    <w:rsid w:val="008504B6"/>
    <w:pPr>
      <w:spacing w:before="100" w:beforeAutospacing="1" w:after="100" w:afterAutospacing="1"/>
    </w:pPr>
  </w:style>
  <w:style w:type="character" w:customStyle="1" w:styleId="selectable-text1">
    <w:name w:val="selectable-text1"/>
    <w:basedOn w:val="DefaultParagraphFont"/>
    <w:rsid w:val="008504B6"/>
  </w:style>
  <w:style w:type="paragraph" w:styleId="TOC5">
    <w:name w:val="toc 5"/>
    <w:basedOn w:val="Normal"/>
    <w:next w:val="Normal"/>
    <w:autoRedefine/>
    <w:rsid w:val="00116317"/>
    <w:pPr>
      <w:ind w:left="960"/>
    </w:pPr>
    <w:rPr>
      <w:rFonts w:asciiTheme="minorHAnsi" w:hAnsiTheme="minorHAnsi"/>
      <w:sz w:val="20"/>
      <w:szCs w:val="20"/>
    </w:rPr>
  </w:style>
  <w:style w:type="paragraph" w:styleId="TOC6">
    <w:name w:val="toc 6"/>
    <w:basedOn w:val="Normal"/>
    <w:next w:val="Normal"/>
    <w:autoRedefine/>
    <w:rsid w:val="00116317"/>
    <w:pPr>
      <w:ind w:left="1200"/>
    </w:pPr>
    <w:rPr>
      <w:rFonts w:asciiTheme="minorHAnsi" w:hAnsiTheme="minorHAnsi"/>
      <w:sz w:val="20"/>
      <w:szCs w:val="20"/>
    </w:rPr>
  </w:style>
  <w:style w:type="paragraph" w:styleId="TOC7">
    <w:name w:val="toc 7"/>
    <w:basedOn w:val="Normal"/>
    <w:next w:val="Normal"/>
    <w:autoRedefine/>
    <w:rsid w:val="00116317"/>
    <w:pPr>
      <w:ind w:left="1440"/>
    </w:pPr>
    <w:rPr>
      <w:rFonts w:asciiTheme="minorHAnsi" w:hAnsiTheme="minorHAnsi"/>
      <w:sz w:val="20"/>
      <w:szCs w:val="20"/>
    </w:rPr>
  </w:style>
  <w:style w:type="paragraph" w:styleId="TOC8">
    <w:name w:val="toc 8"/>
    <w:basedOn w:val="Normal"/>
    <w:next w:val="Normal"/>
    <w:autoRedefine/>
    <w:rsid w:val="00116317"/>
    <w:pPr>
      <w:ind w:left="1680"/>
    </w:pPr>
    <w:rPr>
      <w:rFonts w:asciiTheme="minorHAnsi" w:hAnsiTheme="minorHAnsi"/>
      <w:sz w:val="20"/>
      <w:szCs w:val="20"/>
    </w:rPr>
  </w:style>
  <w:style w:type="paragraph" w:styleId="TOC9">
    <w:name w:val="toc 9"/>
    <w:basedOn w:val="Normal"/>
    <w:next w:val="Normal"/>
    <w:autoRedefine/>
    <w:rsid w:val="00116317"/>
    <w:pPr>
      <w:ind w:left="1920"/>
    </w:pPr>
    <w:rPr>
      <w:rFonts w:asciiTheme="minorHAnsi" w:hAnsiTheme="minorHAnsi"/>
      <w:sz w:val="20"/>
      <w:szCs w:val="20"/>
    </w:rPr>
  </w:style>
  <w:style w:type="character" w:customStyle="1" w:styleId="Heading1Char">
    <w:name w:val="Heading 1 Char"/>
    <w:aliases w:val="BAB Char"/>
    <w:basedOn w:val="DefaultParagraphFont"/>
    <w:link w:val="Heading1"/>
    <w:uiPriority w:val="9"/>
    <w:rsid w:val="0009639D"/>
    <w:rPr>
      <w:rFonts w:eastAsia="Times New Roman"/>
      <w:b/>
      <w:color w:val="000000"/>
      <w:szCs w:val="24"/>
    </w:rPr>
  </w:style>
  <w:style w:type="character" w:customStyle="1" w:styleId="Heading7Char">
    <w:name w:val="Heading 7 Char"/>
    <w:basedOn w:val="DefaultParagraphFont"/>
    <w:link w:val="Heading7"/>
    <w:rsid w:val="00750145"/>
    <w:rPr>
      <w:rFonts w:asciiTheme="majorHAnsi" w:eastAsiaTheme="majorEastAsia" w:hAnsiTheme="majorHAnsi" w:cstheme="majorBidi"/>
      <w:i/>
      <w:iCs/>
      <w:color w:val="243F60" w:themeColor="accent1" w:themeShade="7F"/>
      <w:sz w:val="24"/>
      <w:szCs w:val="24"/>
    </w:rPr>
  </w:style>
  <w:style w:type="character" w:customStyle="1" w:styleId="Heading5Char">
    <w:name w:val="Heading 5 Char"/>
    <w:basedOn w:val="DefaultParagraphFont"/>
    <w:link w:val="Heading5"/>
    <w:uiPriority w:val="9"/>
    <w:rsid w:val="00750145"/>
    <w:rPr>
      <w:rFonts w:eastAsia="Calibri" w:cs="Calibri"/>
      <w:b/>
      <w:szCs w:val="24"/>
    </w:rPr>
  </w:style>
  <w:style w:type="character" w:customStyle="1" w:styleId="Heading2Char">
    <w:name w:val="Heading 2 Char"/>
    <w:basedOn w:val="DefaultParagraphFont"/>
    <w:link w:val="Heading2"/>
    <w:uiPriority w:val="9"/>
    <w:rsid w:val="00CF2FE8"/>
    <w:rPr>
      <w:rFonts w:eastAsia="Calibri" w:cs="Calibri"/>
      <w:b/>
      <w:szCs w:val="26"/>
    </w:rPr>
  </w:style>
  <w:style w:type="character" w:customStyle="1" w:styleId="Heading3Char">
    <w:name w:val="Heading 3 Char"/>
    <w:basedOn w:val="DefaultParagraphFont"/>
    <w:link w:val="Heading3"/>
    <w:uiPriority w:val="9"/>
    <w:rsid w:val="00CF2FE8"/>
    <w:rPr>
      <w:rFonts w:eastAsia="Calibri" w:cs="Calibri"/>
      <w:b/>
      <w:szCs w:val="24"/>
    </w:rPr>
  </w:style>
  <w:style w:type="character" w:customStyle="1" w:styleId="Heading4Char">
    <w:name w:val="Heading 4 Char"/>
    <w:basedOn w:val="DefaultParagraphFont"/>
    <w:link w:val="Heading4"/>
    <w:uiPriority w:val="9"/>
    <w:rsid w:val="00CF2FE8"/>
    <w:rPr>
      <w:rFonts w:eastAsia="Calibri" w:cs="Calibri"/>
      <w:b/>
      <w:szCs w:val="24"/>
    </w:rPr>
  </w:style>
  <w:style w:type="character" w:customStyle="1" w:styleId="Heading6Char">
    <w:name w:val="Heading 6 Char"/>
    <w:basedOn w:val="DefaultParagraphFont"/>
    <w:link w:val="Heading6"/>
    <w:rsid w:val="00CF2FE8"/>
    <w:rPr>
      <w:rFonts w:ascii="Calibri" w:eastAsia="Calibri" w:hAnsi="Calibri" w:cs="Calibri"/>
      <w:color w:val="1F3763"/>
      <w:sz w:val="24"/>
      <w:szCs w:val="24"/>
    </w:rPr>
  </w:style>
  <w:style w:type="character" w:customStyle="1" w:styleId="HeaderChar">
    <w:name w:val="Header Char"/>
    <w:basedOn w:val="DefaultParagraphFont"/>
    <w:link w:val="Header"/>
    <w:rsid w:val="00CF2FE8"/>
    <w:rPr>
      <w:rFonts w:eastAsia="Times New Roman"/>
      <w:sz w:val="18"/>
      <w:szCs w:val="18"/>
    </w:rPr>
  </w:style>
  <w:style w:type="character" w:customStyle="1" w:styleId="SubtitleChar">
    <w:name w:val="Subtitle Char"/>
    <w:basedOn w:val="DefaultParagraphFont"/>
    <w:link w:val="Subtitle"/>
    <w:rsid w:val="00CF2FE8"/>
    <w:rPr>
      <w:rFonts w:ascii="Calibri" w:eastAsia="Calibri" w:hAnsi="Calibri" w:cs="Calibri"/>
      <w:color w:val="5A5A5A"/>
      <w:sz w:val="22"/>
      <w:szCs w:val="22"/>
    </w:rPr>
  </w:style>
  <w:style w:type="character" w:customStyle="1" w:styleId="TitleChar">
    <w:name w:val="Title Char"/>
    <w:basedOn w:val="DefaultParagraphFont"/>
    <w:link w:val="Title"/>
    <w:uiPriority w:val="10"/>
    <w:rsid w:val="00CF2FE8"/>
    <w:rPr>
      <w:rFonts w:eastAsia="Times New Roman"/>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4238">
      <w:bodyDiv w:val="1"/>
      <w:marLeft w:val="0"/>
      <w:marRight w:val="0"/>
      <w:marTop w:val="0"/>
      <w:marBottom w:val="0"/>
      <w:divBdr>
        <w:top w:val="none" w:sz="0" w:space="0" w:color="auto"/>
        <w:left w:val="none" w:sz="0" w:space="0" w:color="auto"/>
        <w:bottom w:val="none" w:sz="0" w:space="0" w:color="auto"/>
        <w:right w:val="none" w:sz="0" w:space="0" w:color="auto"/>
      </w:divBdr>
    </w:div>
    <w:div w:id="204103486">
      <w:bodyDiv w:val="1"/>
      <w:marLeft w:val="0"/>
      <w:marRight w:val="0"/>
      <w:marTop w:val="0"/>
      <w:marBottom w:val="0"/>
      <w:divBdr>
        <w:top w:val="none" w:sz="0" w:space="0" w:color="auto"/>
        <w:left w:val="none" w:sz="0" w:space="0" w:color="auto"/>
        <w:bottom w:val="none" w:sz="0" w:space="0" w:color="auto"/>
        <w:right w:val="none" w:sz="0" w:space="0" w:color="auto"/>
      </w:divBdr>
    </w:div>
    <w:div w:id="331841484">
      <w:bodyDiv w:val="1"/>
      <w:marLeft w:val="0"/>
      <w:marRight w:val="0"/>
      <w:marTop w:val="0"/>
      <w:marBottom w:val="0"/>
      <w:divBdr>
        <w:top w:val="none" w:sz="0" w:space="0" w:color="auto"/>
        <w:left w:val="none" w:sz="0" w:space="0" w:color="auto"/>
        <w:bottom w:val="none" w:sz="0" w:space="0" w:color="auto"/>
        <w:right w:val="none" w:sz="0" w:space="0" w:color="auto"/>
      </w:divBdr>
      <w:divsChild>
        <w:div w:id="97992426">
          <w:marLeft w:val="0"/>
          <w:marRight w:val="0"/>
          <w:marTop w:val="0"/>
          <w:marBottom w:val="0"/>
          <w:divBdr>
            <w:top w:val="none" w:sz="0" w:space="0" w:color="auto"/>
            <w:left w:val="none" w:sz="0" w:space="0" w:color="auto"/>
            <w:bottom w:val="none" w:sz="0" w:space="0" w:color="auto"/>
            <w:right w:val="none" w:sz="0" w:space="0" w:color="auto"/>
          </w:divBdr>
          <w:divsChild>
            <w:div w:id="499346446">
              <w:marLeft w:val="0"/>
              <w:marRight w:val="0"/>
              <w:marTop w:val="0"/>
              <w:marBottom w:val="0"/>
              <w:divBdr>
                <w:top w:val="none" w:sz="0" w:space="0" w:color="auto"/>
                <w:left w:val="none" w:sz="0" w:space="0" w:color="auto"/>
                <w:bottom w:val="none" w:sz="0" w:space="0" w:color="auto"/>
                <w:right w:val="none" w:sz="0" w:space="0" w:color="auto"/>
              </w:divBdr>
              <w:divsChild>
                <w:div w:id="1660038111">
                  <w:marLeft w:val="0"/>
                  <w:marRight w:val="0"/>
                  <w:marTop w:val="0"/>
                  <w:marBottom w:val="0"/>
                  <w:divBdr>
                    <w:top w:val="none" w:sz="0" w:space="0" w:color="auto"/>
                    <w:left w:val="none" w:sz="0" w:space="0" w:color="auto"/>
                    <w:bottom w:val="none" w:sz="0" w:space="0" w:color="auto"/>
                    <w:right w:val="none" w:sz="0" w:space="0" w:color="auto"/>
                  </w:divBdr>
                  <w:divsChild>
                    <w:div w:id="2004700415">
                      <w:marLeft w:val="0"/>
                      <w:marRight w:val="0"/>
                      <w:marTop w:val="0"/>
                      <w:marBottom w:val="0"/>
                      <w:divBdr>
                        <w:top w:val="none" w:sz="0" w:space="0" w:color="auto"/>
                        <w:left w:val="none" w:sz="0" w:space="0" w:color="auto"/>
                        <w:bottom w:val="none" w:sz="0" w:space="0" w:color="auto"/>
                        <w:right w:val="none" w:sz="0" w:space="0" w:color="auto"/>
                      </w:divBdr>
                      <w:divsChild>
                        <w:div w:id="845629385">
                          <w:marLeft w:val="0"/>
                          <w:marRight w:val="0"/>
                          <w:marTop w:val="15"/>
                          <w:marBottom w:val="0"/>
                          <w:divBdr>
                            <w:top w:val="none" w:sz="0" w:space="0" w:color="auto"/>
                            <w:left w:val="none" w:sz="0" w:space="0" w:color="auto"/>
                            <w:bottom w:val="none" w:sz="0" w:space="0" w:color="auto"/>
                            <w:right w:val="none" w:sz="0" w:space="0" w:color="auto"/>
                          </w:divBdr>
                          <w:divsChild>
                            <w:div w:id="84419801">
                              <w:marLeft w:val="0"/>
                              <w:marRight w:val="15"/>
                              <w:marTop w:val="0"/>
                              <w:marBottom w:val="0"/>
                              <w:divBdr>
                                <w:top w:val="none" w:sz="0" w:space="0" w:color="auto"/>
                                <w:left w:val="none" w:sz="0" w:space="0" w:color="auto"/>
                                <w:bottom w:val="none" w:sz="0" w:space="0" w:color="auto"/>
                                <w:right w:val="none" w:sz="0" w:space="0" w:color="auto"/>
                              </w:divBdr>
                              <w:divsChild>
                                <w:div w:id="1885018591">
                                  <w:marLeft w:val="0"/>
                                  <w:marRight w:val="0"/>
                                  <w:marTop w:val="0"/>
                                  <w:marBottom w:val="0"/>
                                  <w:divBdr>
                                    <w:top w:val="none" w:sz="0" w:space="0" w:color="auto"/>
                                    <w:left w:val="none" w:sz="0" w:space="0" w:color="auto"/>
                                    <w:bottom w:val="none" w:sz="0" w:space="0" w:color="auto"/>
                                    <w:right w:val="none" w:sz="0" w:space="0" w:color="auto"/>
                                  </w:divBdr>
                                  <w:divsChild>
                                    <w:div w:id="853156562">
                                      <w:marLeft w:val="0"/>
                                      <w:marRight w:val="0"/>
                                      <w:marTop w:val="0"/>
                                      <w:marBottom w:val="0"/>
                                      <w:divBdr>
                                        <w:top w:val="none" w:sz="0" w:space="0" w:color="auto"/>
                                        <w:left w:val="none" w:sz="0" w:space="0" w:color="auto"/>
                                        <w:bottom w:val="none" w:sz="0" w:space="0" w:color="auto"/>
                                        <w:right w:val="none" w:sz="0" w:space="0" w:color="auto"/>
                                      </w:divBdr>
                                      <w:divsChild>
                                        <w:div w:id="1100762572">
                                          <w:marLeft w:val="0"/>
                                          <w:marRight w:val="0"/>
                                          <w:marTop w:val="0"/>
                                          <w:marBottom w:val="0"/>
                                          <w:divBdr>
                                            <w:top w:val="none" w:sz="0" w:space="0" w:color="auto"/>
                                            <w:left w:val="none" w:sz="0" w:space="0" w:color="auto"/>
                                            <w:bottom w:val="none" w:sz="0" w:space="0" w:color="auto"/>
                                            <w:right w:val="none" w:sz="0" w:space="0" w:color="auto"/>
                                          </w:divBdr>
                                          <w:divsChild>
                                            <w:div w:id="1257058045">
                                              <w:marLeft w:val="0"/>
                                              <w:marRight w:val="0"/>
                                              <w:marTop w:val="0"/>
                                              <w:marBottom w:val="0"/>
                                              <w:divBdr>
                                                <w:top w:val="none" w:sz="0" w:space="0" w:color="auto"/>
                                                <w:left w:val="none" w:sz="0" w:space="0" w:color="auto"/>
                                                <w:bottom w:val="none" w:sz="0" w:space="0" w:color="auto"/>
                                                <w:right w:val="none" w:sz="0" w:space="0" w:color="auto"/>
                                              </w:divBdr>
                                              <w:divsChild>
                                                <w:div w:id="18332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926685">
          <w:marLeft w:val="0"/>
          <w:marRight w:val="0"/>
          <w:marTop w:val="0"/>
          <w:marBottom w:val="0"/>
          <w:divBdr>
            <w:top w:val="none" w:sz="0" w:space="0" w:color="auto"/>
            <w:left w:val="none" w:sz="0" w:space="0" w:color="auto"/>
            <w:bottom w:val="none" w:sz="0" w:space="0" w:color="auto"/>
            <w:right w:val="none" w:sz="0" w:space="0" w:color="auto"/>
          </w:divBdr>
          <w:divsChild>
            <w:div w:id="10195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4573">
      <w:bodyDiv w:val="1"/>
      <w:marLeft w:val="0"/>
      <w:marRight w:val="0"/>
      <w:marTop w:val="0"/>
      <w:marBottom w:val="0"/>
      <w:divBdr>
        <w:top w:val="none" w:sz="0" w:space="0" w:color="auto"/>
        <w:left w:val="none" w:sz="0" w:space="0" w:color="auto"/>
        <w:bottom w:val="none" w:sz="0" w:space="0" w:color="auto"/>
        <w:right w:val="none" w:sz="0" w:space="0" w:color="auto"/>
      </w:divBdr>
      <w:divsChild>
        <w:div w:id="2125149932">
          <w:marLeft w:val="0"/>
          <w:marRight w:val="0"/>
          <w:marTop w:val="0"/>
          <w:marBottom w:val="0"/>
          <w:divBdr>
            <w:top w:val="none" w:sz="0" w:space="0" w:color="auto"/>
            <w:left w:val="none" w:sz="0" w:space="0" w:color="auto"/>
            <w:bottom w:val="none" w:sz="0" w:space="0" w:color="auto"/>
            <w:right w:val="none" w:sz="0" w:space="0" w:color="auto"/>
          </w:divBdr>
          <w:divsChild>
            <w:div w:id="20730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842">
      <w:bodyDiv w:val="1"/>
      <w:marLeft w:val="0"/>
      <w:marRight w:val="0"/>
      <w:marTop w:val="0"/>
      <w:marBottom w:val="0"/>
      <w:divBdr>
        <w:top w:val="none" w:sz="0" w:space="0" w:color="auto"/>
        <w:left w:val="none" w:sz="0" w:space="0" w:color="auto"/>
        <w:bottom w:val="none" w:sz="0" w:space="0" w:color="auto"/>
        <w:right w:val="none" w:sz="0" w:space="0" w:color="auto"/>
      </w:divBdr>
    </w:div>
    <w:div w:id="456918992">
      <w:bodyDiv w:val="1"/>
      <w:marLeft w:val="0"/>
      <w:marRight w:val="0"/>
      <w:marTop w:val="0"/>
      <w:marBottom w:val="0"/>
      <w:divBdr>
        <w:top w:val="none" w:sz="0" w:space="0" w:color="auto"/>
        <w:left w:val="none" w:sz="0" w:space="0" w:color="auto"/>
        <w:bottom w:val="none" w:sz="0" w:space="0" w:color="auto"/>
        <w:right w:val="none" w:sz="0" w:space="0" w:color="auto"/>
      </w:divBdr>
    </w:div>
    <w:div w:id="555972637">
      <w:bodyDiv w:val="1"/>
      <w:marLeft w:val="0"/>
      <w:marRight w:val="0"/>
      <w:marTop w:val="0"/>
      <w:marBottom w:val="0"/>
      <w:divBdr>
        <w:top w:val="none" w:sz="0" w:space="0" w:color="auto"/>
        <w:left w:val="none" w:sz="0" w:space="0" w:color="auto"/>
        <w:bottom w:val="none" w:sz="0" w:space="0" w:color="auto"/>
        <w:right w:val="none" w:sz="0" w:space="0" w:color="auto"/>
      </w:divBdr>
      <w:divsChild>
        <w:div w:id="365910519">
          <w:marLeft w:val="0"/>
          <w:marRight w:val="0"/>
          <w:marTop w:val="0"/>
          <w:marBottom w:val="150"/>
          <w:divBdr>
            <w:top w:val="none" w:sz="0" w:space="0" w:color="auto"/>
            <w:left w:val="none" w:sz="0" w:space="0" w:color="auto"/>
            <w:bottom w:val="none" w:sz="0" w:space="0" w:color="auto"/>
            <w:right w:val="none" w:sz="0" w:space="0" w:color="auto"/>
          </w:divBdr>
          <w:divsChild>
            <w:div w:id="881869038">
              <w:marLeft w:val="0"/>
              <w:marRight w:val="0"/>
              <w:marTop w:val="0"/>
              <w:marBottom w:val="0"/>
              <w:divBdr>
                <w:top w:val="none" w:sz="0" w:space="0" w:color="auto"/>
                <w:left w:val="none" w:sz="0" w:space="0" w:color="auto"/>
                <w:bottom w:val="none" w:sz="0" w:space="0" w:color="auto"/>
                <w:right w:val="none" w:sz="0" w:space="0" w:color="auto"/>
              </w:divBdr>
              <w:divsChild>
                <w:div w:id="12461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3081">
          <w:marLeft w:val="0"/>
          <w:marRight w:val="0"/>
          <w:marTop w:val="0"/>
          <w:marBottom w:val="150"/>
          <w:divBdr>
            <w:top w:val="none" w:sz="0" w:space="0" w:color="auto"/>
            <w:left w:val="none" w:sz="0" w:space="0" w:color="auto"/>
            <w:bottom w:val="none" w:sz="0" w:space="0" w:color="auto"/>
            <w:right w:val="none" w:sz="0" w:space="0" w:color="auto"/>
          </w:divBdr>
        </w:div>
      </w:divsChild>
    </w:div>
    <w:div w:id="810945830">
      <w:bodyDiv w:val="1"/>
      <w:marLeft w:val="0"/>
      <w:marRight w:val="0"/>
      <w:marTop w:val="0"/>
      <w:marBottom w:val="0"/>
      <w:divBdr>
        <w:top w:val="none" w:sz="0" w:space="0" w:color="auto"/>
        <w:left w:val="none" w:sz="0" w:space="0" w:color="auto"/>
        <w:bottom w:val="none" w:sz="0" w:space="0" w:color="auto"/>
        <w:right w:val="none" w:sz="0" w:space="0" w:color="auto"/>
      </w:divBdr>
    </w:div>
    <w:div w:id="832767714">
      <w:bodyDiv w:val="1"/>
      <w:marLeft w:val="0"/>
      <w:marRight w:val="0"/>
      <w:marTop w:val="0"/>
      <w:marBottom w:val="0"/>
      <w:divBdr>
        <w:top w:val="none" w:sz="0" w:space="0" w:color="auto"/>
        <w:left w:val="none" w:sz="0" w:space="0" w:color="auto"/>
        <w:bottom w:val="none" w:sz="0" w:space="0" w:color="auto"/>
        <w:right w:val="none" w:sz="0" w:space="0" w:color="auto"/>
      </w:divBdr>
      <w:divsChild>
        <w:div w:id="1983122556">
          <w:marLeft w:val="0"/>
          <w:marRight w:val="0"/>
          <w:marTop w:val="0"/>
          <w:marBottom w:val="150"/>
          <w:divBdr>
            <w:top w:val="none" w:sz="0" w:space="0" w:color="auto"/>
            <w:left w:val="none" w:sz="0" w:space="0" w:color="auto"/>
            <w:bottom w:val="none" w:sz="0" w:space="0" w:color="auto"/>
            <w:right w:val="none" w:sz="0" w:space="0" w:color="auto"/>
          </w:divBdr>
          <w:divsChild>
            <w:div w:id="433601546">
              <w:marLeft w:val="0"/>
              <w:marRight w:val="0"/>
              <w:marTop w:val="0"/>
              <w:marBottom w:val="0"/>
              <w:divBdr>
                <w:top w:val="none" w:sz="0" w:space="0" w:color="auto"/>
                <w:left w:val="none" w:sz="0" w:space="0" w:color="auto"/>
                <w:bottom w:val="none" w:sz="0" w:space="0" w:color="auto"/>
                <w:right w:val="none" w:sz="0" w:space="0" w:color="auto"/>
              </w:divBdr>
              <w:divsChild>
                <w:div w:id="115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17419">
          <w:marLeft w:val="0"/>
          <w:marRight w:val="0"/>
          <w:marTop w:val="0"/>
          <w:marBottom w:val="150"/>
          <w:divBdr>
            <w:top w:val="none" w:sz="0" w:space="0" w:color="auto"/>
            <w:left w:val="none" w:sz="0" w:space="0" w:color="auto"/>
            <w:bottom w:val="none" w:sz="0" w:space="0" w:color="auto"/>
            <w:right w:val="none" w:sz="0" w:space="0" w:color="auto"/>
          </w:divBdr>
          <w:divsChild>
            <w:div w:id="703099767">
              <w:marLeft w:val="0"/>
              <w:marRight w:val="0"/>
              <w:marTop w:val="0"/>
              <w:marBottom w:val="0"/>
              <w:divBdr>
                <w:top w:val="none" w:sz="0" w:space="0" w:color="auto"/>
                <w:left w:val="none" w:sz="0" w:space="0" w:color="auto"/>
                <w:bottom w:val="none" w:sz="0" w:space="0" w:color="auto"/>
                <w:right w:val="none" w:sz="0" w:space="0" w:color="auto"/>
              </w:divBdr>
              <w:divsChild>
                <w:div w:id="2122063221">
                  <w:marLeft w:val="0"/>
                  <w:marRight w:val="0"/>
                  <w:marTop w:val="0"/>
                  <w:marBottom w:val="75"/>
                  <w:divBdr>
                    <w:top w:val="none" w:sz="0" w:space="0" w:color="auto"/>
                    <w:left w:val="none" w:sz="0" w:space="0" w:color="auto"/>
                    <w:bottom w:val="none" w:sz="0" w:space="0" w:color="auto"/>
                    <w:right w:val="none" w:sz="0" w:space="0" w:color="auto"/>
                  </w:divBdr>
                  <w:divsChild>
                    <w:div w:id="20895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9127">
      <w:bodyDiv w:val="1"/>
      <w:marLeft w:val="0"/>
      <w:marRight w:val="0"/>
      <w:marTop w:val="0"/>
      <w:marBottom w:val="0"/>
      <w:divBdr>
        <w:top w:val="none" w:sz="0" w:space="0" w:color="auto"/>
        <w:left w:val="none" w:sz="0" w:space="0" w:color="auto"/>
        <w:bottom w:val="none" w:sz="0" w:space="0" w:color="auto"/>
        <w:right w:val="none" w:sz="0" w:space="0" w:color="auto"/>
      </w:divBdr>
    </w:div>
    <w:div w:id="845678399">
      <w:bodyDiv w:val="1"/>
      <w:marLeft w:val="0"/>
      <w:marRight w:val="0"/>
      <w:marTop w:val="0"/>
      <w:marBottom w:val="0"/>
      <w:divBdr>
        <w:top w:val="none" w:sz="0" w:space="0" w:color="auto"/>
        <w:left w:val="none" w:sz="0" w:space="0" w:color="auto"/>
        <w:bottom w:val="none" w:sz="0" w:space="0" w:color="auto"/>
        <w:right w:val="none" w:sz="0" w:space="0" w:color="auto"/>
      </w:divBdr>
    </w:div>
    <w:div w:id="853039255">
      <w:bodyDiv w:val="1"/>
      <w:marLeft w:val="0"/>
      <w:marRight w:val="0"/>
      <w:marTop w:val="0"/>
      <w:marBottom w:val="0"/>
      <w:divBdr>
        <w:top w:val="none" w:sz="0" w:space="0" w:color="auto"/>
        <w:left w:val="none" w:sz="0" w:space="0" w:color="auto"/>
        <w:bottom w:val="none" w:sz="0" w:space="0" w:color="auto"/>
        <w:right w:val="none" w:sz="0" w:space="0" w:color="auto"/>
      </w:divBdr>
      <w:divsChild>
        <w:div w:id="108285271">
          <w:marLeft w:val="0"/>
          <w:marRight w:val="0"/>
          <w:marTop w:val="0"/>
          <w:marBottom w:val="0"/>
          <w:divBdr>
            <w:top w:val="none" w:sz="0" w:space="0" w:color="auto"/>
            <w:left w:val="none" w:sz="0" w:space="0" w:color="auto"/>
            <w:bottom w:val="none" w:sz="0" w:space="0" w:color="auto"/>
            <w:right w:val="none" w:sz="0" w:space="0" w:color="auto"/>
          </w:divBdr>
          <w:divsChild>
            <w:div w:id="19407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5805">
      <w:bodyDiv w:val="1"/>
      <w:marLeft w:val="0"/>
      <w:marRight w:val="0"/>
      <w:marTop w:val="0"/>
      <w:marBottom w:val="0"/>
      <w:divBdr>
        <w:top w:val="none" w:sz="0" w:space="0" w:color="auto"/>
        <w:left w:val="none" w:sz="0" w:space="0" w:color="auto"/>
        <w:bottom w:val="none" w:sz="0" w:space="0" w:color="auto"/>
        <w:right w:val="none" w:sz="0" w:space="0" w:color="auto"/>
      </w:divBdr>
      <w:divsChild>
        <w:div w:id="1163081116">
          <w:marLeft w:val="0"/>
          <w:marRight w:val="0"/>
          <w:marTop w:val="0"/>
          <w:marBottom w:val="150"/>
          <w:divBdr>
            <w:top w:val="none" w:sz="0" w:space="0" w:color="auto"/>
            <w:left w:val="none" w:sz="0" w:space="0" w:color="auto"/>
            <w:bottom w:val="none" w:sz="0" w:space="0" w:color="auto"/>
            <w:right w:val="none" w:sz="0" w:space="0" w:color="auto"/>
          </w:divBdr>
          <w:divsChild>
            <w:div w:id="840313630">
              <w:marLeft w:val="0"/>
              <w:marRight w:val="0"/>
              <w:marTop w:val="0"/>
              <w:marBottom w:val="0"/>
              <w:divBdr>
                <w:top w:val="none" w:sz="0" w:space="0" w:color="auto"/>
                <w:left w:val="none" w:sz="0" w:space="0" w:color="auto"/>
                <w:bottom w:val="none" w:sz="0" w:space="0" w:color="auto"/>
                <w:right w:val="none" w:sz="0" w:space="0" w:color="auto"/>
              </w:divBdr>
              <w:divsChild>
                <w:div w:id="19764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3549">
          <w:marLeft w:val="0"/>
          <w:marRight w:val="0"/>
          <w:marTop w:val="0"/>
          <w:marBottom w:val="150"/>
          <w:divBdr>
            <w:top w:val="none" w:sz="0" w:space="0" w:color="auto"/>
            <w:left w:val="none" w:sz="0" w:space="0" w:color="auto"/>
            <w:bottom w:val="none" w:sz="0" w:space="0" w:color="auto"/>
            <w:right w:val="none" w:sz="0" w:space="0" w:color="auto"/>
          </w:divBdr>
        </w:div>
      </w:divsChild>
    </w:div>
    <w:div w:id="908492616">
      <w:bodyDiv w:val="1"/>
      <w:marLeft w:val="0"/>
      <w:marRight w:val="0"/>
      <w:marTop w:val="0"/>
      <w:marBottom w:val="0"/>
      <w:divBdr>
        <w:top w:val="none" w:sz="0" w:space="0" w:color="auto"/>
        <w:left w:val="none" w:sz="0" w:space="0" w:color="auto"/>
        <w:bottom w:val="none" w:sz="0" w:space="0" w:color="auto"/>
        <w:right w:val="none" w:sz="0" w:space="0" w:color="auto"/>
      </w:divBdr>
      <w:divsChild>
        <w:div w:id="1801221988">
          <w:marLeft w:val="0"/>
          <w:marRight w:val="0"/>
          <w:marTop w:val="0"/>
          <w:marBottom w:val="150"/>
          <w:divBdr>
            <w:top w:val="none" w:sz="0" w:space="0" w:color="auto"/>
            <w:left w:val="none" w:sz="0" w:space="0" w:color="auto"/>
            <w:bottom w:val="none" w:sz="0" w:space="0" w:color="auto"/>
            <w:right w:val="none" w:sz="0" w:space="0" w:color="auto"/>
          </w:divBdr>
          <w:divsChild>
            <w:div w:id="543449925">
              <w:marLeft w:val="0"/>
              <w:marRight w:val="0"/>
              <w:marTop w:val="0"/>
              <w:marBottom w:val="0"/>
              <w:divBdr>
                <w:top w:val="none" w:sz="0" w:space="0" w:color="auto"/>
                <w:left w:val="none" w:sz="0" w:space="0" w:color="auto"/>
                <w:bottom w:val="none" w:sz="0" w:space="0" w:color="auto"/>
                <w:right w:val="none" w:sz="0" w:space="0" w:color="auto"/>
              </w:divBdr>
              <w:divsChild>
                <w:div w:id="2851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49246">
          <w:marLeft w:val="0"/>
          <w:marRight w:val="0"/>
          <w:marTop w:val="0"/>
          <w:marBottom w:val="150"/>
          <w:divBdr>
            <w:top w:val="none" w:sz="0" w:space="0" w:color="auto"/>
            <w:left w:val="none" w:sz="0" w:space="0" w:color="auto"/>
            <w:bottom w:val="none" w:sz="0" w:space="0" w:color="auto"/>
            <w:right w:val="none" w:sz="0" w:space="0" w:color="auto"/>
          </w:divBdr>
        </w:div>
      </w:divsChild>
    </w:div>
    <w:div w:id="910888493">
      <w:bodyDiv w:val="1"/>
      <w:marLeft w:val="0"/>
      <w:marRight w:val="0"/>
      <w:marTop w:val="0"/>
      <w:marBottom w:val="0"/>
      <w:divBdr>
        <w:top w:val="none" w:sz="0" w:space="0" w:color="auto"/>
        <w:left w:val="none" w:sz="0" w:space="0" w:color="auto"/>
        <w:bottom w:val="none" w:sz="0" w:space="0" w:color="auto"/>
        <w:right w:val="none" w:sz="0" w:space="0" w:color="auto"/>
      </w:divBdr>
    </w:div>
    <w:div w:id="956330095">
      <w:bodyDiv w:val="1"/>
      <w:marLeft w:val="0"/>
      <w:marRight w:val="0"/>
      <w:marTop w:val="0"/>
      <w:marBottom w:val="0"/>
      <w:divBdr>
        <w:top w:val="none" w:sz="0" w:space="0" w:color="auto"/>
        <w:left w:val="none" w:sz="0" w:space="0" w:color="auto"/>
        <w:bottom w:val="none" w:sz="0" w:space="0" w:color="auto"/>
        <w:right w:val="none" w:sz="0" w:space="0" w:color="auto"/>
      </w:divBdr>
      <w:divsChild>
        <w:div w:id="113990821">
          <w:marLeft w:val="0"/>
          <w:marRight w:val="0"/>
          <w:marTop w:val="0"/>
          <w:marBottom w:val="0"/>
          <w:divBdr>
            <w:top w:val="none" w:sz="0" w:space="0" w:color="auto"/>
            <w:left w:val="none" w:sz="0" w:space="0" w:color="auto"/>
            <w:bottom w:val="none" w:sz="0" w:space="0" w:color="auto"/>
            <w:right w:val="none" w:sz="0" w:space="0" w:color="auto"/>
          </w:divBdr>
          <w:divsChild>
            <w:div w:id="14120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5537">
      <w:bodyDiv w:val="1"/>
      <w:marLeft w:val="0"/>
      <w:marRight w:val="0"/>
      <w:marTop w:val="0"/>
      <w:marBottom w:val="0"/>
      <w:divBdr>
        <w:top w:val="none" w:sz="0" w:space="0" w:color="auto"/>
        <w:left w:val="none" w:sz="0" w:space="0" w:color="auto"/>
        <w:bottom w:val="none" w:sz="0" w:space="0" w:color="auto"/>
        <w:right w:val="none" w:sz="0" w:space="0" w:color="auto"/>
      </w:divBdr>
    </w:div>
    <w:div w:id="983972102">
      <w:bodyDiv w:val="1"/>
      <w:marLeft w:val="0"/>
      <w:marRight w:val="0"/>
      <w:marTop w:val="0"/>
      <w:marBottom w:val="0"/>
      <w:divBdr>
        <w:top w:val="none" w:sz="0" w:space="0" w:color="auto"/>
        <w:left w:val="none" w:sz="0" w:space="0" w:color="auto"/>
        <w:bottom w:val="none" w:sz="0" w:space="0" w:color="auto"/>
        <w:right w:val="none" w:sz="0" w:space="0" w:color="auto"/>
      </w:divBdr>
    </w:div>
    <w:div w:id="1042245450">
      <w:bodyDiv w:val="1"/>
      <w:marLeft w:val="0"/>
      <w:marRight w:val="0"/>
      <w:marTop w:val="0"/>
      <w:marBottom w:val="0"/>
      <w:divBdr>
        <w:top w:val="none" w:sz="0" w:space="0" w:color="auto"/>
        <w:left w:val="none" w:sz="0" w:space="0" w:color="auto"/>
        <w:bottom w:val="none" w:sz="0" w:space="0" w:color="auto"/>
        <w:right w:val="none" w:sz="0" w:space="0" w:color="auto"/>
      </w:divBdr>
    </w:div>
    <w:div w:id="1110513231">
      <w:bodyDiv w:val="1"/>
      <w:marLeft w:val="0"/>
      <w:marRight w:val="0"/>
      <w:marTop w:val="0"/>
      <w:marBottom w:val="0"/>
      <w:divBdr>
        <w:top w:val="none" w:sz="0" w:space="0" w:color="auto"/>
        <w:left w:val="none" w:sz="0" w:space="0" w:color="auto"/>
        <w:bottom w:val="none" w:sz="0" w:space="0" w:color="auto"/>
        <w:right w:val="none" w:sz="0" w:space="0" w:color="auto"/>
      </w:divBdr>
    </w:div>
    <w:div w:id="1212771098">
      <w:bodyDiv w:val="1"/>
      <w:marLeft w:val="0"/>
      <w:marRight w:val="0"/>
      <w:marTop w:val="0"/>
      <w:marBottom w:val="0"/>
      <w:divBdr>
        <w:top w:val="none" w:sz="0" w:space="0" w:color="auto"/>
        <w:left w:val="none" w:sz="0" w:space="0" w:color="auto"/>
        <w:bottom w:val="none" w:sz="0" w:space="0" w:color="auto"/>
        <w:right w:val="none" w:sz="0" w:space="0" w:color="auto"/>
      </w:divBdr>
    </w:div>
    <w:div w:id="1217933513">
      <w:bodyDiv w:val="1"/>
      <w:marLeft w:val="0"/>
      <w:marRight w:val="0"/>
      <w:marTop w:val="0"/>
      <w:marBottom w:val="0"/>
      <w:divBdr>
        <w:top w:val="none" w:sz="0" w:space="0" w:color="auto"/>
        <w:left w:val="none" w:sz="0" w:space="0" w:color="auto"/>
        <w:bottom w:val="none" w:sz="0" w:space="0" w:color="auto"/>
        <w:right w:val="none" w:sz="0" w:space="0" w:color="auto"/>
      </w:divBdr>
      <w:divsChild>
        <w:div w:id="959603360">
          <w:marLeft w:val="0"/>
          <w:marRight w:val="0"/>
          <w:marTop w:val="0"/>
          <w:marBottom w:val="150"/>
          <w:divBdr>
            <w:top w:val="none" w:sz="0" w:space="0" w:color="auto"/>
            <w:left w:val="none" w:sz="0" w:space="0" w:color="auto"/>
            <w:bottom w:val="none" w:sz="0" w:space="0" w:color="auto"/>
            <w:right w:val="none" w:sz="0" w:space="0" w:color="auto"/>
          </w:divBdr>
          <w:divsChild>
            <w:div w:id="146551499">
              <w:marLeft w:val="0"/>
              <w:marRight w:val="0"/>
              <w:marTop w:val="0"/>
              <w:marBottom w:val="0"/>
              <w:divBdr>
                <w:top w:val="none" w:sz="0" w:space="0" w:color="auto"/>
                <w:left w:val="none" w:sz="0" w:space="0" w:color="auto"/>
                <w:bottom w:val="none" w:sz="0" w:space="0" w:color="auto"/>
                <w:right w:val="none" w:sz="0" w:space="0" w:color="auto"/>
              </w:divBdr>
              <w:divsChild>
                <w:div w:id="11914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97025">
          <w:marLeft w:val="0"/>
          <w:marRight w:val="0"/>
          <w:marTop w:val="0"/>
          <w:marBottom w:val="150"/>
          <w:divBdr>
            <w:top w:val="none" w:sz="0" w:space="0" w:color="auto"/>
            <w:left w:val="none" w:sz="0" w:space="0" w:color="auto"/>
            <w:bottom w:val="none" w:sz="0" w:space="0" w:color="auto"/>
            <w:right w:val="none" w:sz="0" w:space="0" w:color="auto"/>
          </w:divBdr>
        </w:div>
      </w:divsChild>
    </w:div>
    <w:div w:id="1255091256">
      <w:bodyDiv w:val="1"/>
      <w:marLeft w:val="0"/>
      <w:marRight w:val="0"/>
      <w:marTop w:val="0"/>
      <w:marBottom w:val="0"/>
      <w:divBdr>
        <w:top w:val="none" w:sz="0" w:space="0" w:color="auto"/>
        <w:left w:val="none" w:sz="0" w:space="0" w:color="auto"/>
        <w:bottom w:val="none" w:sz="0" w:space="0" w:color="auto"/>
        <w:right w:val="none" w:sz="0" w:space="0" w:color="auto"/>
      </w:divBdr>
      <w:divsChild>
        <w:div w:id="1395590964">
          <w:marLeft w:val="0"/>
          <w:marRight w:val="0"/>
          <w:marTop w:val="0"/>
          <w:marBottom w:val="150"/>
          <w:divBdr>
            <w:top w:val="none" w:sz="0" w:space="0" w:color="auto"/>
            <w:left w:val="none" w:sz="0" w:space="0" w:color="auto"/>
            <w:bottom w:val="none" w:sz="0" w:space="0" w:color="auto"/>
            <w:right w:val="none" w:sz="0" w:space="0" w:color="auto"/>
          </w:divBdr>
          <w:divsChild>
            <w:div w:id="1902446665">
              <w:marLeft w:val="0"/>
              <w:marRight w:val="0"/>
              <w:marTop w:val="0"/>
              <w:marBottom w:val="0"/>
              <w:divBdr>
                <w:top w:val="none" w:sz="0" w:space="0" w:color="auto"/>
                <w:left w:val="none" w:sz="0" w:space="0" w:color="auto"/>
                <w:bottom w:val="none" w:sz="0" w:space="0" w:color="auto"/>
                <w:right w:val="none" w:sz="0" w:space="0" w:color="auto"/>
              </w:divBdr>
              <w:divsChild>
                <w:div w:id="1870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3061">
          <w:marLeft w:val="0"/>
          <w:marRight w:val="0"/>
          <w:marTop w:val="0"/>
          <w:marBottom w:val="150"/>
          <w:divBdr>
            <w:top w:val="none" w:sz="0" w:space="0" w:color="auto"/>
            <w:left w:val="none" w:sz="0" w:space="0" w:color="auto"/>
            <w:bottom w:val="none" w:sz="0" w:space="0" w:color="auto"/>
            <w:right w:val="none" w:sz="0" w:space="0" w:color="auto"/>
          </w:divBdr>
        </w:div>
      </w:divsChild>
    </w:div>
    <w:div w:id="1261647238">
      <w:bodyDiv w:val="1"/>
      <w:marLeft w:val="0"/>
      <w:marRight w:val="0"/>
      <w:marTop w:val="0"/>
      <w:marBottom w:val="0"/>
      <w:divBdr>
        <w:top w:val="none" w:sz="0" w:space="0" w:color="auto"/>
        <w:left w:val="none" w:sz="0" w:space="0" w:color="auto"/>
        <w:bottom w:val="none" w:sz="0" w:space="0" w:color="auto"/>
        <w:right w:val="none" w:sz="0" w:space="0" w:color="auto"/>
      </w:divBdr>
    </w:div>
    <w:div w:id="1274480183">
      <w:bodyDiv w:val="1"/>
      <w:marLeft w:val="0"/>
      <w:marRight w:val="0"/>
      <w:marTop w:val="0"/>
      <w:marBottom w:val="0"/>
      <w:divBdr>
        <w:top w:val="none" w:sz="0" w:space="0" w:color="auto"/>
        <w:left w:val="none" w:sz="0" w:space="0" w:color="auto"/>
        <w:bottom w:val="none" w:sz="0" w:space="0" w:color="auto"/>
        <w:right w:val="none" w:sz="0" w:space="0" w:color="auto"/>
      </w:divBdr>
      <w:divsChild>
        <w:div w:id="1672751612">
          <w:marLeft w:val="0"/>
          <w:marRight w:val="0"/>
          <w:marTop w:val="0"/>
          <w:marBottom w:val="0"/>
          <w:divBdr>
            <w:top w:val="none" w:sz="0" w:space="0" w:color="auto"/>
            <w:left w:val="none" w:sz="0" w:space="0" w:color="auto"/>
            <w:bottom w:val="none" w:sz="0" w:space="0" w:color="auto"/>
            <w:right w:val="none" w:sz="0" w:space="0" w:color="auto"/>
          </w:divBdr>
        </w:div>
      </w:divsChild>
    </w:div>
    <w:div w:id="1303578326">
      <w:bodyDiv w:val="1"/>
      <w:marLeft w:val="0"/>
      <w:marRight w:val="0"/>
      <w:marTop w:val="0"/>
      <w:marBottom w:val="0"/>
      <w:divBdr>
        <w:top w:val="none" w:sz="0" w:space="0" w:color="auto"/>
        <w:left w:val="none" w:sz="0" w:space="0" w:color="auto"/>
        <w:bottom w:val="none" w:sz="0" w:space="0" w:color="auto"/>
        <w:right w:val="none" w:sz="0" w:space="0" w:color="auto"/>
      </w:divBdr>
    </w:div>
    <w:div w:id="1334257522">
      <w:bodyDiv w:val="1"/>
      <w:marLeft w:val="0"/>
      <w:marRight w:val="0"/>
      <w:marTop w:val="0"/>
      <w:marBottom w:val="0"/>
      <w:divBdr>
        <w:top w:val="none" w:sz="0" w:space="0" w:color="auto"/>
        <w:left w:val="none" w:sz="0" w:space="0" w:color="auto"/>
        <w:bottom w:val="none" w:sz="0" w:space="0" w:color="auto"/>
        <w:right w:val="none" w:sz="0" w:space="0" w:color="auto"/>
      </w:divBdr>
    </w:div>
    <w:div w:id="1345132280">
      <w:bodyDiv w:val="1"/>
      <w:marLeft w:val="0"/>
      <w:marRight w:val="0"/>
      <w:marTop w:val="0"/>
      <w:marBottom w:val="0"/>
      <w:divBdr>
        <w:top w:val="none" w:sz="0" w:space="0" w:color="auto"/>
        <w:left w:val="none" w:sz="0" w:space="0" w:color="auto"/>
        <w:bottom w:val="none" w:sz="0" w:space="0" w:color="auto"/>
        <w:right w:val="none" w:sz="0" w:space="0" w:color="auto"/>
      </w:divBdr>
      <w:divsChild>
        <w:div w:id="692536943">
          <w:marLeft w:val="0"/>
          <w:marRight w:val="0"/>
          <w:marTop w:val="0"/>
          <w:marBottom w:val="150"/>
          <w:divBdr>
            <w:top w:val="none" w:sz="0" w:space="0" w:color="auto"/>
            <w:left w:val="none" w:sz="0" w:space="0" w:color="auto"/>
            <w:bottom w:val="none" w:sz="0" w:space="0" w:color="auto"/>
            <w:right w:val="none" w:sz="0" w:space="0" w:color="auto"/>
          </w:divBdr>
          <w:divsChild>
            <w:div w:id="1485506768">
              <w:marLeft w:val="0"/>
              <w:marRight w:val="0"/>
              <w:marTop w:val="0"/>
              <w:marBottom w:val="0"/>
              <w:divBdr>
                <w:top w:val="none" w:sz="0" w:space="0" w:color="auto"/>
                <w:left w:val="none" w:sz="0" w:space="0" w:color="auto"/>
                <w:bottom w:val="none" w:sz="0" w:space="0" w:color="auto"/>
                <w:right w:val="none" w:sz="0" w:space="0" w:color="auto"/>
              </w:divBdr>
              <w:divsChild>
                <w:div w:id="1624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7665">
          <w:marLeft w:val="0"/>
          <w:marRight w:val="0"/>
          <w:marTop w:val="0"/>
          <w:marBottom w:val="150"/>
          <w:divBdr>
            <w:top w:val="none" w:sz="0" w:space="0" w:color="auto"/>
            <w:left w:val="none" w:sz="0" w:space="0" w:color="auto"/>
            <w:bottom w:val="none" w:sz="0" w:space="0" w:color="auto"/>
            <w:right w:val="none" w:sz="0" w:space="0" w:color="auto"/>
          </w:divBdr>
        </w:div>
      </w:divsChild>
    </w:div>
    <w:div w:id="1363631378">
      <w:bodyDiv w:val="1"/>
      <w:marLeft w:val="0"/>
      <w:marRight w:val="0"/>
      <w:marTop w:val="0"/>
      <w:marBottom w:val="0"/>
      <w:divBdr>
        <w:top w:val="none" w:sz="0" w:space="0" w:color="auto"/>
        <w:left w:val="none" w:sz="0" w:space="0" w:color="auto"/>
        <w:bottom w:val="none" w:sz="0" w:space="0" w:color="auto"/>
        <w:right w:val="none" w:sz="0" w:space="0" w:color="auto"/>
      </w:divBdr>
    </w:div>
    <w:div w:id="1454595819">
      <w:bodyDiv w:val="1"/>
      <w:marLeft w:val="0"/>
      <w:marRight w:val="0"/>
      <w:marTop w:val="0"/>
      <w:marBottom w:val="0"/>
      <w:divBdr>
        <w:top w:val="none" w:sz="0" w:space="0" w:color="auto"/>
        <w:left w:val="none" w:sz="0" w:space="0" w:color="auto"/>
        <w:bottom w:val="none" w:sz="0" w:space="0" w:color="auto"/>
        <w:right w:val="none" w:sz="0" w:space="0" w:color="auto"/>
      </w:divBdr>
      <w:divsChild>
        <w:div w:id="758019693">
          <w:marLeft w:val="0"/>
          <w:marRight w:val="0"/>
          <w:marTop w:val="0"/>
          <w:marBottom w:val="150"/>
          <w:divBdr>
            <w:top w:val="none" w:sz="0" w:space="0" w:color="auto"/>
            <w:left w:val="none" w:sz="0" w:space="0" w:color="auto"/>
            <w:bottom w:val="none" w:sz="0" w:space="0" w:color="auto"/>
            <w:right w:val="none" w:sz="0" w:space="0" w:color="auto"/>
          </w:divBdr>
          <w:divsChild>
            <w:div w:id="40713465">
              <w:marLeft w:val="0"/>
              <w:marRight w:val="0"/>
              <w:marTop w:val="0"/>
              <w:marBottom w:val="0"/>
              <w:divBdr>
                <w:top w:val="none" w:sz="0" w:space="0" w:color="auto"/>
                <w:left w:val="none" w:sz="0" w:space="0" w:color="auto"/>
                <w:bottom w:val="none" w:sz="0" w:space="0" w:color="auto"/>
                <w:right w:val="none" w:sz="0" w:space="0" w:color="auto"/>
              </w:divBdr>
              <w:divsChild>
                <w:div w:id="17165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3756">
          <w:marLeft w:val="0"/>
          <w:marRight w:val="0"/>
          <w:marTop w:val="0"/>
          <w:marBottom w:val="150"/>
          <w:divBdr>
            <w:top w:val="none" w:sz="0" w:space="0" w:color="auto"/>
            <w:left w:val="none" w:sz="0" w:space="0" w:color="auto"/>
            <w:bottom w:val="none" w:sz="0" w:space="0" w:color="auto"/>
            <w:right w:val="none" w:sz="0" w:space="0" w:color="auto"/>
          </w:divBdr>
        </w:div>
      </w:divsChild>
    </w:div>
    <w:div w:id="1535344338">
      <w:bodyDiv w:val="1"/>
      <w:marLeft w:val="0"/>
      <w:marRight w:val="0"/>
      <w:marTop w:val="0"/>
      <w:marBottom w:val="0"/>
      <w:divBdr>
        <w:top w:val="none" w:sz="0" w:space="0" w:color="auto"/>
        <w:left w:val="none" w:sz="0" w:space="0" w:color="auto"/>
        <w:bottom w:val="none" w:sz="0" w:space="0" w:color="auto"/>
        <w:right w:val="none" w:sz="0" w:space="0" w:color="auto"/>
      </w:divBdr>
    </w:div>
    <w:div w:id="1727022202">
      <w:bodyDiv w:val="1"/>
      <w:marLeft w:val="0"/>
      <w:marRight w:val="0"/>
      <w:marTop w:val="0"/>
      <w:marBottom w:val="0"/>
      <w:divBdr>
        <w:top w:val="none" w:sz="0" w:space="0" w:color="auto"/>
        <w:left w:val="none" w:sz="0" w:space="0" w:color="auto"/>
        <w:bottom w:val="none" w:sz="0" w:space="0" w:color="auto"/>
        <w:right w:val="none" w:sz="0" w:space="0" w:color="auto"/>
      </w:divBdr>
    </w:div>
    <w:div w:id="1735280022">
      <w:bodyDiv w:val="1"/>
      <w:marLeft w:val="0"/>
      <w:marRight w:val="0"/>
      <w:marTop w:val="0"/>
      <w:marBottom w:val="0"/>
      <w:divBdr>
        <w:top w:val="none" w:sz="0" w:space="0" w:color="auto"/>
        <w:left w:val="none" w:sz="0" w:space="0" w:color="auto"/>
        <w:bottom w:val="none" w:sz="0" w:space="0" w:color="auto"/>
        <w:right w:val="none" w:sz="0" w:space="0" w:color="auto"/>
      </w:divBdr>
    </w:div>
    <w:div w:id="1853059676">
      <w:bodyDiv w:val="1"/>
      <w:marLeft w:val="0"/>
      <w:marRight w:val="0"/>
      <w:marTop w:val="0"/>
      <w:marBottom w:val="0"/>
      <w:divBdr>
        <w:top w:val="none" w:sz="0" w:space="0" w:color="auto"/>
        <w:left w:val="none" w:sz="0" w:space="0" w:color="auto"/>
        <w:bottom w:val="none" w:sz="0" w:space="0" w:color="auto"/>
        <w:right w:val="none" w:sz="0" w:space="0" w:color="auto"/>
      </w:divBdr>
    </w:div>
    <w:div w:id="1860116354">
      <w:bodyDiv w:val="1"/>
      <w:marLeft w:val="0"/>
      <w:marRight w:val="0"/>
      <w:marTop w:val="0"/>
      <w:marBottom w:val="0"/>
      <w:divBdr>
        <w:top w:val="none" w:sz="0" w:space="0" w:color="auto"/>
        <w:left w:val="none" w:sz="0" w:space="0" w:color="auto"/>
        <w:bottom w:val="none" w:sz="0" w:space="0" w:color="auto"/>
        <w:right w:val="none" w:sz="0" w:space="0" w:color="auto"/>
      </w:divBdr>
    </w:div>
    <w:div w:id="1876887212">
      <w:bodyDiv w:val="1"/>
      <w:marLeft w:val="0"/>
      <w:marRight w:val="0"/>
      <w:marTop w:val="0"/>
      <w:marBottom w:val="0"/>
      <w:divBdr>
        <w:top w:val="none" w:sz="0" w:space="0" w:color="auto"/>
        <w:left w:val="none" w:sz="0" w:space="0" w:color="auto"/>
        <w:bottom w:val="none" w:sz="0" w:space="0" w:color="auto"/>
        <w:right w:val="none" w:sz="0" w:space="0" w:color="auto"/>
      </w:divBdr>
      <w:divsChild>
        <w:div w:id="707490814">
          <w:marLeft w:val="0"/>
          <w:marRight w:val="0"/>
          <w:marTop w:val="0"/>
          <w:marBottom w:val="0"/>
          <w:divBdr>
            <w:top w:val="none" w:sz="0" w:space="0" w:color="auto"/>
            <w:left w:val="none" w:sz="0" w:space="0" w:color="auto"/>
            <w:bottom w:val="none" w:sz="0" w:space="0" w:color="auto"/>
            <w:right w:val="none" w:sz="0" w:space="0" w:color="auto"/>
          </w:divBdr>
          <w:divsChild>
            <w:div w:id="18233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9532">
      <w:bodyDiv w:val="1"/>
      <w:marLeft w:val="0"/>
      <w:marRight w:val="0"/>
      <w:marTop w:val="0"/>
      <w:marBottom w:val="0"/>
      <w:divBdr>
        <w:top w:val="none" w:sz="0" w:space="0" w:color="auto"/>
        <w:left w:val="none" w:sz="0" w:space="0" w:color="auto"/>
        <w:bottom w:val="none" w:sz="0" w:space="0" w:color="auto"/>
        <w:right w:val="none" w:sz="0" w:space="0" w:color="auto"/>
      </w:divBdr>
      <w:divsChild>
        <w:div w:id="1617908044">
          <w:marLeft w:val="0"/>
          <w:marRight w:val="0"/>
          <w:marTop w:val="0"/>
          <w:marBottom w:val="0"/>
          <w:divBdr>
            <w:top w:val="none" w:sz="0" w:space="0" w:color="auto"/>
            <w:left w:val="none" w:sz="0" w:space="0" w:color="auto"/>
            <w:bottom w:val="none" w:sz="0" w:space="0" w:color="auto"/>
            <w:right w:val="none" w:sz="0" w:space="0" w:color="auto"/>
          </w:divBdr>
          <w:divsChild>
            <w:div w:id="10751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89833">
      <w:bodyDiv w:val="1"/>
      <w:marLeft w:val="0"/>
      <w:marRight w:val="0"/>
      <w:marTop w:val="0"/>
      <w:marBottom w:val="0"/>
      <w:divBdr>
        <w:top w:val="none" w:sz="0" w:space="0" w:color="auto"/>
        <w:left w:val="none" w:sz="0" w:space="0" w:color="auto"/>
        <w:bottom w:val="none" w:sz="0" w:space="0" w:color="auto"/>
        <w:right w:val="none" w:sz="0" w:space="0" w:color="auto"/>
      </w:divBdr>
    </w:div>
    <w:div w:id="1968588707">
      <w:bodyDiv w:val="1"/>
      <w:marLeft w:val="0"/>
      <w:marRight w:val="0"/>
      <w:marTop w:val="0"/>
      <w:marBottom w:val="0"/>
      <w:divBdr>
        <w:top w:val="none" w:sz="0" w:space="0" w:color="auto"/>
        <w:left w:val="none" w:sz="0" w:space="0" w:color="auto"/>
        <w:bottom w:val="none" w:sz="0" w:space="0" w:color="auto"/>
        <w:right w:val="none" w:sz="0" w:space="0" w:color="auto"/>
      </w:divBdr>
    </w:div>
    <w:div w:id="1980332953">
      <w:bodyDiv w:val="1"/>
      <w:marLeft w:val="0"/>
      <w:marRight w:val="0"/>
      <w:marTop w:val="0"/>
      <w:marBottom w:val="0"/>
      <w:divBdr>
        <w:top w:val="none" w:sz="0" w:space="0" w:color="auto"/>
        <w:left w:val="none" w:sz="0" w:space="0" w:color="auto"/>
        <w:bottom w:val="none" w:sz="0" w:space="0" w:color="auto"/>
        <w:right w:val="none" w:sz="0" w:space="0" w:color="auto"/>
      </w:divBdr>
    </w:div>
    <w:div w:id="2034071439">
      <w:bodyDiv w:val="1"/>
      <w:marLeft w:val="0"/>
      <w:marRight w:val="0"/>
      <w:marTop w:val="0"/>
      <w:marBottom w:val="0"/>
      <w:divBdr>
        <w:top w:val="none" w:sz="0" w:space="0" w:color="auto"/>
        <w:left w:val="none" w:sz="0" w:space="0" w:color="auto"/>
        <w:bottom w:val="none" w:sz="0" w:space="0" w:color="auto"/>
        <w:right w:val="none" w:sz="0" w:space="0" w:color="auto"/>
      </w:divBdr>
    </w:div>
    <w:div w:id="2086217260">
      <w:bodyDiv w:val="1"/>
      <w:marLeft w:val="0"/>
      <w:marRight w:val="0"/>
      <w:marTop w:val="0"/>
      <w:marBottom w:val="0"/>
      <w:divBdr>
        <w:top w:val="none" w:sz="0" w:space="0" w:color="auto"/>
        <w:left w:val="none" w:sz="0" w:space="0" w:color="auto"/>
        <w:bottom w:val="none" w:sz="0" w:space="0" w:color="auto"/>
        <w:right w:val="none" w:sz="0" w:space="0" w:color="auto"/>
      </w:divBdr>
    </w:div>
    <w:div w:id="2139107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www.machinelearningplus.com/nlp/cosin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www.capitalone.com/tech/machine-"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Spu24</b:Tag>
    <b:SourceType>JournalArticle</b:SourceType>
    <b:Guid>{06BF8542-CA49-BE47-9F05-A3F72641E708}</b:Guid>
    <b:Author>
      <b:Author>
        <b:NameList>
          <b:Person>
            <b:Last>Spurthi Setty</b:Last>
            <b:First>Katherine</b:First>
            <b:Middle>Jijo, Eden Chung, Natan Vidra</b:Middle>
          </b:Person>
        </b:NameList>
      </b:Author>
    </b:Author>
    <b:Title>Improving Retrieval for RAG based Question Answering Models on Financial Documents </b:Title>
    <b:Year>2024</b:Yea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2F3CAF-EB78-6F42-AADA-7D8AC1F1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96</Pages>
  <Words>17868</Words>
  <Characters>101853</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Muhammad Hafid Azis</cp:lastModifiedBy>
  <cp:revision>84</cp:revision>
  <cp:lastPrinted>2025-07-01T17:04:00Z</cp:lastPrinted>
  <dcterms:created xsi:type="dcterms:W3CDTF">2025-06-17T03:01:00Z</dcterms:created>
  <dcterms:modified xsi:type="dcterms:W3CDTF">2025-07-03T15:38:00Z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0x010100B3F4B6CEDF1BF548AA95F3AEE888E3E7</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a474ff54-f411-3cdd-88e6-456541e1a6a1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GrammarlyDocumentId">
    <vt:lpwstr>50ec20462d3f8842a59df92a3b85de1f0b28bcf03436ba936cf1caa4a79f6110</vt:lpwstr>
  </property>
  <property fmtid="{D5CDD505-2E9C-101B-9397-08002B2CF9AE}" pid="27" name="KSOProductBuildVer">
    <vt:lpwstr>2057-12.2.0.17153</vt:lpwstr>
  </property>
  <property fmtid="{D5CDD505-2E9C-101B-9397-08002B2CF9AE}" pid="28" name="ICV">
    <vt:lpwstr>DBEE117A737F421E9667A9CD8AF1C66F_13</vt:lpwstr>
  </property>
</Properties>
</file>