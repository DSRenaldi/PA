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58FEC" w14:textId="77777777" w:rsidR="00B62A40" w:rsidRPr="00B62A40" w:rsidRDefault="00B62A40" w:rsidP="00B62A40">
      <w:pPr>
        <w:pStyle w:val="Title"/>
        <w:ind w:left="4063"/>
        <w:rPr>
          <w:sz w:val="32"/>
          <w:szCs w:val="32"/>
        </w:rPr>
      </w:pPr>
      <w:r w:rsidRPr="00B62A40">
        <w:rPr>
          <w:noProof/>
          <w:sz w:val="32"/>
          <w:szCs w:val="32"/>
        </w:rPr>
        <w:drawing>
          <wp:anchor distT="0" distB="0" distL="0" distR="0" simplePos="0" relativeHeight="251776512" behindDoc="0" locked="0" layoutInCell="1" allowOverlap="1" wp14:anchorId="66CF0B07" wp14:editId="0269117F">
            <wp:simplePos x="0" y="0"/>
            <wp:positionH relativeFrom="page">
              <wp:posOffset>707390</wp:posOffset>
            </wp:positionH>
            <wp:positionV relativeFrom="paragraph">
              <wp:posOffset>125473</wp:posOffset>
            </wp:positionV>
            <wp:extent cx="696379" cy="68643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96379" cy="686435"/>
                    </a:xfrm>
                    <a:prstGeom prst="rect">
                      <a:avLst/>
                    </a:prstGeom>
                  </pic:spPr>
                </pic:pic>
              </a:graphicData>
            </a:graphic>
          </wp:anchor>
        </w:drawing>
      </w:r>
      <w:r w:rsidRPr="00B62A40">
        <w:rPr>
          <w:sz w:val="32"/>
          <w:szCs w:val="32"/>
        </w:rPr>
        <w:t>PROYEK</w:t>
      </w:r>
      <w:r w:rsidRPr="00B62A40">
        <w:rPr>
          <w:spacing w:val="-14"/>
          <w:sz w:val="32"/>
          <w:szCs w:val="32"/>
        </w:rPr>
        <w:t xml:space="preserve"> </w:t>
      </w:r>
      <w:r w:rsidRPr="00B62A40">
        <w:rPr>
          <w:spacing w:val="-4"/>
          <w:sz w:val="32"/>
          <w:szCs w:val="32"/>
        </w:rPr>
        <w:t>AKHIR</w:t>
      </w:r>
    </w:p>
    <w:p w14:paraId="2319FC9D" w14:textId="5CAFB9E4" w:rsidR="00B62A40" w:rsidRDefault="00B62A40"/>
    <w:p w14:paraId="1BA5D243" w14:textId="06AC7ED1" w:rsidR="00B62A40" w:rsidRDefault="00B62A40"/>
    <w:p w14:paraId="24C0CBAE" w14:textId="77777777" w:rsidR="00B62A40" w:rsidRDefault="00B62A40"/>
    <w:p w14:paraId="6588416D" w14:textId="77777777" w:rsidR="00B62A40" w:rsidRDefault="00B62A40"/>
    <w:p w14:paraId="1D893E3C" w14:textId="77777777" w:rsidR="00B62A40" w:rsidRDefault="00B62A40"/>
    <w:p w14:paraId="71E2B1C9" w14:textId="0B2DE73C" w:rsidR="00B62A40" w:rsidRDefault="00B62A40">
      <w:r>
        <w:rPr>
          <w:noProof/>
          <w:sz w:val="32"/>
        </w:rPr>
        <mc:AlternateContent>
          <mc:Choice Requires="wpg">
            <w:drawing>
              <wp:anchor distT="0" distB="0" distL="0" distR="0" simplePos="0" relativeHeight="251774464" behindDoc="1" locked="0" layoutInCell="1" allowOverlap="1" wp14:anchorId="1849C9BC" wp14:editId="1E0F99A8">
                <wp:simplePos x="0" y="0"/>
                <wp:positionH relativeFrom="page">
                  <wp:posOffset>4887</wp:posOffset>
                </wp:positionH>
                <wp:positionV relativeFrom="page">
                  <wp:posOffset>1564004</wp:posOffset>
                </wp:positionV>
                <wp:extent cx="5334000" cy="593788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00" cy="5937885"/>
                          <a:chOff x="0" y="0"/>
                          <a:chExt cx="5334000" cy="5937885"/>
                        </a:xfrm>
                      </wpg:grpSpPr>
                      <wps:wsp>
                        <wps:cNvPr id="2" name="Graphic 2"/>
                        <wps:cNvSpPr/>
                        <wps:spPr>
                          <a:xfrm>
                            <a:off x="0" y="189229"/>
                            <a:ext cx="5334000" cy="5748655"/>
                          </a:xfrm>
                          <a:custGeom>
                            <a:avLst/>
                            <a:gdLst/>
                            <a:ahLst/>
                            <a:cxnLst/>
                            <a:rect l="l" t="t" r="r" b="b"/>
                            <a:pathLst>
                              <a:path w="5334000" h="5748655">
                                <a:moveTo>
                                  <a:pt x="0" y="5748147"/>
                                </a:moveTo>
                                <a:lnTo>
                                  <a:pt x="5334000" y="5748147"/>
                                </a:lnTo>
                                <a:lnTo>
                                  <a:pt x="5334000" y="0"/>
                                </a:lnTo>
                                <a:lnTo>
                                  <a:pt x="0" y="0"/>
                                </a:lnTo>
                                <a:lnTo>
                                  <a:pt x="0" y="5748147"/>
                                </a:lnTo>
                                <a:close/>
                              </a:path>
                            </a:pathLst>
                          </a:custGeom>
                          <a:solidFill>
                            <a:srgbClr val="000099"/>
                          </a:solidFill>
                        </wps:spPr>
                        <wps:bodyPr wrap="square" lIns="0" tIns="0" rIns="0" bIns="0" rtlCol="0">
                          <a:prstTxWarp prst="textNoShape">
                            <a:avLst/>
                          </a:prstTxWarp>
                          <a:noAutofit/>
                        </wps:bodyPr>
                      </wps:wsp>
                      <wps:wsp>
                        <wps:cNvPr id="3" name="Graphic 3"/>
                        <wps:cNvSpPr/>
                        <wps:spPr>
                          <a:xfrm>
                            <a:off x="0" y="0"/>
                            <a:ext cx="5334000" cy="189230"/>
                          </a:xfrm>
                          <a:custGeom>
                            <a:avLst/>
                            <a:gdLst/>
                            <a:ahLst/>
                            <a:cxnLst/>
                            <a:rect l="l" t="t" r="r" b="b"/>
                            <a:pathLst>
                              <a:path w="5334000" h="189230">
                                <a:moveTo>
                                  <a:pt x="0" y="0"/>
                                </a:moveTo>
                                <a:lnTo>
                                  <a:pt x="0" y="189229"/>
                                </a:lnTo>
                                <a:lnTo>
                                  <a:pt x="5334000" y="189229"/>
                                </a:lnTo>
                                <a:lnTo>
                                  <a:pt x="5334000" y="0"/>
                                </a:lnTo>
                                <a:lnTo>
                                  <a:pt x="0" y="0"/>
                                </a:lnTo>
                                <a:close/>
                              </a:path>
                            </a:pathLst>
                          </a:custGeom>
                          <a:solidFill>
                            <a:srgbClr val="F1CA00"/>
                          </a:solidFill>
                        </wps:spPr>
                        <wps:bodyPr wrap="square" lIns="0" tIns="0" rIns="0" bIns="0" rtlCol="0">
                          <a:prstTxWarp prst="textNoShape">
                            <a:avLst/>
                          </a:prstTxWarp>
                          <a:noAutofit/>
                        </wps:bodyPr>
                      </wps:wsp>
                    </wpg:wgp>
                  </a:graphicData>
                </a:graphic>
              </wp:anchor>
            </w:drawing>
          </mc:Choice>
          <mc:Fallback>
            <w:pict>
              <v:group w14:anchorId="0227E32C" id="Group 1" o:spid="_x0000_s1026" style="position:absolute;margin-left:.4pt;margin-top:123.15pt;width:420pt;height:467.55pt;z-index:-251542016;mso-wrap-distance-left:0;mso-wrap-distance-right:0;mso-position-horizontal-relative:page;mso-position-vertical-relative:page" coordsize="53340,593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">
                <v:shape id="Graphic 2" o:spid="_x0000_s1027" style="position:absolute;top:1892;width:53340;height:57486;visibility:visible;mso-wrap-style:square;v-text-anchor:top" coordsize="5334000,57486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" path="m,5748147r5334000,l5334000,,,,,5748147xe" fillcolor="#009" stroked="f">
                  <v:path arrowok="t"/>
                </v:shape>
                <v:shape id="Graphic 3" o:spid="_x0000_s1028" style="position:absolute;width:53340;height:1892;visibility:visible;mso-wrap-style:square;v-text-anchor:top" coordsize="5334000,18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" path="m,l,189229r5334000,l5334000,,,xe" fillcolor="#f1ca00" stroked="f">
                  <v:path arrowok="t"/>
                </v:shape>
                <w10:wrap anchorx="page" anchory="page"/>
              </v:group>
            </w:pict>
          </mc:Fallback>
        </mc:AlternateContent>
      </w:r>
    </w:p>
    <w:p w14:paraId="75EE1BBD" w14:textId="77777777" w:rsidR="00B14882" w:rsidRDefault="00B14882" w:rsidP="00B14882">
      <w:pPr>
        <w:ind w:right="461"/>
        <w:jc w:val="center"/>
        <w:rPr>
          <w:b/>
          <w:bCs/>
          <w:color w:val="FFFFFF" w:themeColor="background1"/>
        </w:rPr>
      </w:pPr>
      <w:r w:rsidRPr="00B14882">
        <w:rPr>
          <w:b/>
          <w:bCs/>
          <w:color w:val="FFFFFF" w:themeColor="background1"/>
        </w:rPr>
        <w:t>C</w:t>
      </w:r>
      <w:r>
        <w:rPr>
          <w:b/>
          <w:bCs/>
          <w:color w:val="FFFFFF" w:themeColor="background1"/>
        </w:rPr>
        <w:t>HATBOT</w:t>
      </w:r>
      <w:r w:rsidRPr="00B14882">
        <w:rPr>
          <w:b/>
          <w:bCs/>
          <w:color w:val="FFFFFF" w:themeColor="background1"/>
        </w:rPr>
        <w:t xml:space="preserve"> M</w:t>
      </w:r>
      <w:r>
        <w:rPr>
          <w:b/>
          <w:bCs/>
          <w:color w:val="FFFFFF" w:themeColor="background1"/>
        </w:rPr>
        <w:t>ANAJEMEN</w:t>
      </w:r>
      <w:r w:rsidRPr="00B14882">
        <w:rPr>
          <w:b/>
          <w:bCs/>
          <w:color w:val="FFFFFF" w:themeColor="background1"/>
        </w:rPr>
        <w:t xml:space="preserve"> T</w:t>
      </w:r>
      <w:r>
        <w:rPr>
          <w:b/>
          <w:bCs/>
          <w:color w:val="FFFFFF" w:themeColor="background1"/>
        </w:rPr>
        <w:t>EST</w:t>
      </w:r>
      <w:r w:rsidRPr="00B14882">
        <w:rPr>
          <w:b/>
          <w:bCs/>
          <w:color w:val="FFFFFF" w:themeColor="background1"/>
        </w:rPr>
        <w:t xml:space="preserve"> C</w:t>
      </w:r>
      <w:r>
        <w:rPr>
          <w:b/>
          <w:bCs/>
          <w:color w:val="FFFFFF" w:themeColor="background1"/>
        </w:rPr>
        <w:t>ASE</w:t>
      </w:r>
      <w:r w:rsidRPr="00B14882">
        <w:rPr>
          <w:b/>
          <w:bCs/>
          <w:color w:val="FFFFFF" w:themeColor="background1"/>
        </w:rPr>
        <w:t xml:space="preserve"> </w:t>
      </w:r>
    </w:p>
    <w:p w14:paraId="212819A7" w14:textId="0C12AC0E" w:rsidR="00B14882" w:rsidRDefault="00B14882" w:rsidP="00B14882">
      <w:pPr>
        <w:ind w:right="461"/>
        <w:jc w:val="center"/>
        <w:rPr>
          <w:b/>
          <w:bCs/>
          <w:color w:val="FFFFFF" w:themeColor="background1"/>
        </w:rPr>
      </w:pPr>
      <w:r w:rsidRPr="00B14882">
        <w:rPr>
          <w:b/>
          <w:bCs/>
          <w:color w:val="FFFFFF" w:themeColor="background1"/>
        </w:rPr>
        <w:t>S</w:t>
      </w:r>
      <w:r>
        <w:rPr>
          <w:b/>
          <w:bCs/>
          <w:color w:val="FFFFFF" w:themeColor="background1"/>
        </w:rPr>
        <w:t>OFTWARE QUALITY</w:t>
      </w:r>
      <w:r w:rsidRPr="00B14882">
        <w:rPr>
          <w:b/>
          <w:bCs/>
          <w:color w:val="FFFFFF" w:themeColor="background1"/>
        </w:rPr>
        <w:t xml:space="preserve"> A</w:t>
      </w:r>
      <w:r>
        <w:rPr>
          <w:b/>
          <w:bCs/>
          <w:color w:val="FFFFFF" w:themeColor="background1"/>
        </w:rPr>
        <w:t>SSURANCE</w:t>
      </w:r>
      <w:r w:rsidRPr="00B14882">
        <w:rPr>
          <w:b/>
          <w:bCs/>
          <w:color w:val="FFFFFF" w:themeColor="background1"/>
        </w:rPr>
        <w:t xml:space="preserve"> D</w:t>
      </w:r>
      <w:r>
        <w:rPr>
          <w:b/>
          <w:bCs/>
          <w:color w:val="FFFFFF" w:themeColor="background1"/>
        </w:rPr>
        <w:t>ENGAN</w:t>
      </w:r>
    </w:p>
    <w:p w14:paraId="2C3368AC" w14:textId="4AAB1A98" w:rsidR="00B14882" w:rsidRPr="00B14882" w:rsidRDefault="00B14882" w:rsidP="00B14882">
      <w:pPr>
        <w:ind w:right="461"/>
        <w:jc w:val="center"/>
        <w:rPr>
          <w:b/>
          <w:bCs/>
          <w:color w:val="FFFFFF" w:themeColor="background1"/>
        </w:rPr>
      </w:pPr>
      <w:r w:rsidRPr="00B14882">
        <w:rPr>
          <w:b/>
          <w:bCs/>
          <w:color w:val="FFFFFF" w:themeColor="background1"/>
        </w:rPr>
        <w:t>C</w:t>
      </w:r>
      <w:r>
        <w:rPr>
          <w:b/>
          <w:bCs/>
          <w:color w:val="FFFFFF" w:themeColor="background1"/>
        </w:rPr>
        <w:t xml:space="preserve">ONTEXT </w:t>
      </w:r>
      <w:r w:rsidRPr="00B14882">
        <w:rPr>
          <w:b/>
          <w:bCs/>
          <w:color w:val="FFFFFF" w:themeColor="background1"/>
        </w:rPr>
        <w:t>R</w:t>
      </w:r>
      <w:r>
        <w:rPr>
          <w:b/>
          <w:bCs/>
          <w:color w:val="FFFFFF" w:themeColor="background1"/>
        </w:rPr>
        <w:t>ECOGNITION</w:t>
      </w:r>
    </w:p>
    <w:p w14:paraId="4B43694C" w14:textId="77777777" w:rsidR="00B14882" w:rsidRPr="00B14882" w:rsidRDefault="00B14882" w:rsidP="00B14882">
      <w:pPr>
        <w:ind w:right="461"/>
        <w:jc w:val="center"/>
        <w:rPr>
          <w:color w:val="FFFFFF" w:themeColor="background1"/>
          <w:sz w:val="20"/>
          <w:szCs w:val="20"/>
        </w:rPr>
      </w:pPr>
    </w:p>
    <w:p w14:paraId="742B6824" w14:textId="77777777" w:rsidR="00B14882" w:rsidRPr="00B14882" w:rsidRDefault="00B14882" w:rsidP="00B14882">
      <w:pPr>
        <w:ind w:right="461"/>
        <w:jc w:val="center"/>
        <w:rPr>
          <w:color w:val="FFFFFF" w:themeColor="background1"/>
          <w:sz w:val="20"/>
          <w:szCs w:val="20"/>
        </w:rPr>
      </w:pPr>
    </w:p>
    <w:p w14:paraId="40471D9F" w14:textId="77777777" w:rsidR="00B14882" w:rsidRDefault="00B14882" w:rsidP="00B14882">
      <w:pPr>
        <w:ind w:right="461"/>
        <w:jc w:val="center"/>
        <w:rPr>
          <w:b/>
          <w:bCs/>
          <w:color w:val="FFFFFF" w:themeColor="background1"/>
          <w:sz w:val="20"/>
          <w:szCs w:val="20"/>
        </w:rPr>
      </w:pPr>
    </w:p>
    <w:p w14:paraId="51B4D27C" w14:textId="77777777" w:rsidR="00C53BC6" w:rsidRPr="00B14882" w:rsidRDefault="00C53BC6" w:rsidP="00B14882">
      <w:pPr>
        <w:ind w:right="461"/>
        <w:jc w:val="center"/>
        <w:rPr>
          <w:b/>
          <w:bCs/>
          <w:color w:val="FFFFFF" w:themeColor="background1"/>
          <w:sz w:val="20"/>
          <w:szCs w:val="20"/>
        </w:rPr>
      </w:pPr>
    </w:p>
    <w:p w14:paraId="03483003" w14:textId="77777777" w:rsidR="00B14882" w:rsidRPr="00B14882" w:rsidRDefault="00B14882" w:rsidP="00B14882">
      <w:pPr>
        <w:ind w:right="461"/>
        <w:jc w:val="center"/>
        <w:rPr>
          <w:b/>
          <w:bCs/>
          <w:color w:val="FFFFFF" w:themeColor="background1"/>
          <w:sz w:val="20"/>
          <w:szCs w:val="20"/>
        </w:rPr>
      </w:pPr>
      <w:r w:rsidRPr="00B14882">
        <w:rPr>
          <w:b/>
          <w:bCs/>
          <w:color w:val="FFFFFF" w:themeColor="background1"/>
          <w:sz w:val="20"/>
          <w:szCs w:val="20"/>
        </w:rPr>
        <w:t>Muhammad Hafid Azis</w:t>
      </w:r>
    </w:p>
    <w:p w14:paraId="03668F00" w14:textId="77777777" w:rsidR="00B14882" w:rsidRPr="00B14882" w:rsidRDefault="00B14882" w:rsidP="00B14882">
      <w:pPr>
        <w:ind w:right="461"/>
        <w:jc w:val="center"/>
        <w:rPr>
          <w:b/>
          <w:bCs/>
          <w:color w:val="FFFFFF" w:themeColor="background1"/>
          <w:sz w:val="20"/>
          <w:szCs w:val="20"/>
        </w:rPr>
      </w:pPr>
      <w:r w:rsidRPr="00B14882">
        <w:rPr>
          <w:b/>
          <w:bCs/>
          <w:color w:val="FFFFFF" w:themeColor="background1"/>
          <w:sz w:val="20"/>
          <w:szCs w:val="20"/>
          <w:lang w:val="en-US"/>
        </w:rPr>
        <w:t xml:space="preserve">NRP. </w:t>
      </w:r>
      <w:r w:rsidRPr="00B14882">
        <w:rPr>
          <w:b/>
          <w:bCs/>
          <w:color w:val="FFFFFF" w:themeColor="background1"/>
          <w:sz w:val="20"/>
          <w:szCs w:val="20"/>
        </w:rPr>
        <w:t>3121600055</w:t>
      </w:r>
    </w:p>
    <w:p w14:paraId="1088B76A" w14:textId="77777777" w:rsidR="00B14882" w:rsidRDefault="00B14882" w:rsidP="00B14882">
      <w:pPr>
        <w:ind w:right="461"/>
        <w:rPr>
          <w:b/>
          <w:bCs/>
          <w:color w:val="FFFFFF" w:themeColor="background1"/>
          <w:sz w:val="20"/>
          <w:szCs w:val="20"/>
        </w:rPr>
      </w:pPr>
    </w:p>
    <w:p w14:paraId="72A05D44" w14:textId="77777777" w:rsidR="00C53BC6" w:rsidRDefault="00C53BC6" w:rsidP="00B14882">
      <w:pPr>
        <w:ind w:right="461"/>
        <w:rPr>
          <w:b/>
          <w:bCs/>
          <w:color w:val="FFFFFF" w:themeColor="background1"/>
          <w:sz w:val="20"/>
          <w:szCs w:val="20"/>
        </w:rPr>
      </w:pPr>
    </w:p>
    <w:p w14:paraId="28C18850" w14:textId="77777777" w:rsidR="00C53BC6" w:rsidRPr="00B14882" w:rsidRDefault="00C53BC6" w:rsidP="00B14882">
      <w:pPr>
        <w:ind w:right="461"/>
        <w:rPr>
          <w:b/>
          <w:bCs/>
          <w:color w:val="FFFFFF" w:themeColor="background1"/>
          <w:sz w:val="20"/>
          <w:szCs w:val="20"/>
        </w:rPr>
      </w:pPr>
    </w:p>
    <w:p w14:paraId="67F121C2" w14:textId="77777777" w:rsidR="00B14882" w:rsidRPr="00B14882" w:rsidRDefault="00B14882" w:rsidP="00B14882">
      <w:pPr>
        <w:ind w:right="461"/>
        <w:rPr>
          <w:b/>
          <w:bCs/>
          <w:color w:val="FFFFFF" w:themeColor="background1"/>
          <w:sz w:val="20"/>
          <w:szCs w:val="20"/>
        </w:rPr>
      </w:pPr>
    </w:p>
    <w:p w14:paraId="28A8EC47" w14:textId="77777777" w:rsidR="00B14882" w:rsidRPr="00B14882" w:rsidRDefault="00B14882" w:rsidP="00B14882">
      <w:pPr>
        <w:ind w:right="461"/>
        <w:rPr>
          <w:b/>
          <w:bCs/>
          <w:color w:val="FFFFFF" w:themeColor="background1"/>
          <w:sz w:val="20"/>
          <w:szCs w:val="20"/>
        </w:rPr>
      </w:pPr>
    </w:p>
    <w:p w14:paraId="737D2506" w14:textId="77777777" w:rsidR="00B14882" w:rsidRPr="00B14882" w:rsidRDefault="00B14882" w:rsidP="00B14882">
      <w:pPr>
        <w:ind w:right="461"/>
        <w:jc w:val="center"/>
        <w:rPr>
          <w:ins w:id="0" w:author="lenovo" w:date="2024-08-04T03:46:00Z"/>
          <w:b/>
          <w:bCs/>
          <w:color w:val="FFFFFF" w:themeColor="background1"/>
          <w:sz w:val="20"/>
          <w:szCs w:val="20"/>
          <w:lang w:val="en-US"/>
        </w:rPr>
      </w:pPr>
      <w:r w:rsidRPr="00B14882">
        <w:rPr>
          <w:b/>
          <w:bCs/>
          <w:color w:val="FFFFFF" w:themeColor="background1"/>
          <w:sz w:val="20"/>
          <w:szCs w:val="20"/>
        </w:rPr>
        <w:t>D</w:t>
      </w:r>
      <w:r w:rsidRPr="00B14882">
        <w:rPr>
          <w:b/>
          <w:bCs/>
          <w:color w:val="FFFFFF" w:themeColor="background1"/>
          <w:sz w:val="20"/>
          <w:szCs w:val="20"/>
          <w:lang w:val="en-US"/>
        </w:rPr>
        <w:t>OSEN PEMBIMBING</w:t>
      </w:r>
    </w:p>
    <w:p w14:paraId="23025117" w14:textId="77777777" w:rsidR="00B14882" w:rsidRPr="00B14882" w:rsidRDefault="00B14882" w:rsidP="00B14882">
      <w:pPr>
        <w:ind w:right="461"/>
        <w:jc w:val="center"/>
        <w:rPr>
          <w:b/>
          <w:bCs/>
          <w:color w:val="FFFFFF" w:themeColor="background1"/>
          <w:sz w:val="20"/>
          <w:szCs w:val="20"/>
          <w:lang w:val="en-US"/>
        </w:rPr>
      </w:pPr>
    </w:p>
    <w:p w14:paraId="2AEDA737" w14:textId="77777777" w:rsidR="00B14882" w:rsidRPr="00B14882" w:rsidRDefault="00B14882" w:rsidP="00B14882">
      <w:pPr>
        <w:ind w:right="461"/>
        <w:jc w:val="center"/>
        <w:rPr>
          <w:b/>
          <w:bCs/>
          <w:color w:val="FFFFFF" w:themeColor="background1"/>
          <w:sz w:val="20"/>
          <w:szCs w:val="20"/>
        </w:rPr>
      </w:pPr>
      <w:r w:rsidRPr="00B14882">
        <w:rPr>
          <w:b/>
          <w:bCs/>
          <w:color w:val="FFFFFF" w:themeColor="background1"/>
          <w:sz w:val="20"/>
          <w:szCs w:val="20"/>
        </w:rPr>
        <w:t>Nana Ramadijanti, S. Kom., M. Kom.</w:t>
      </w:r>
    </w:p>
    <w:p w14:paraId="7A34A3DF" w14:textId="77777777" w:rsidR="00B14882" w:rsidRPr="00B14882" w:rsidRDefault="00B14882" w:rsidP="00B14882">
      <w:pPr>
        <w:ind w:right="461"/>
        <w:jc w:val="center"/>
        <w:rPr>
          <w:b/>
          <w:bCs/>
          <w:color w:val="FFFFFF" w:themeColor="background1"/>
          <w:sz w:val="20"/>
          <w:szCs w:val="20"/>
        </w:rPr>
      </w:pPr>
      <w:r w:rsidRPr="00B14882">
        <w:rPr>
          <w:b/>
          <w:bCs/>
          <w:color w:val="FFFFFF" w:themeColor="background1"/>
          <w:sz w:val="20"/>
          <w:szCs w:val="20"/>
        </w:rPr>
        <w:t>NIP. 197111091998022001</w:t>
      </w:r>
    </w:p>
    <w:p w14:paraId="507F995F" w14:textId="77777777" w:rsidR="00B14882" w:rsidRPr="00B14882" w:rsidRDefault="00B14882" w:rsidP="00B14882">
      <w:pPr>
        <w:ind w:right="461"/>
        <w:rPr>
          <w:b/>
          <w:bCs/>
          <w:color w:val="FFFFFF" w:themeColor="background1"/>
          <w:sz w:val="20"/>
          <w:szCs w:val="20"/>
        </w:rPr>
      </w:pPr>
    </w:p>
    <w:p w14:paraId="4A2BB8FD" w14:textId="77777777" w:rsidR="00B14882" w:rsidRPr="00B14882" w:rsidRDefault="00B14882" w:rsidP="00B14882">
      <w:pPr>
        <w:ind w:right="461"/>
        <w:jc w:val="center"/>
        <w:rPr>
          <w:b/>
          <w:bCs/>
          <w:color w:val="FFFFFF" w:themeColor="background1"/>
          <w:sz w:val="20"/>
          <w:szCs w:val="20"/>
        </w:rPr>
      </w:pPr>
      <w:r w:rsidRPr="00B14882">
        <w:rPr>
          <w:b/>
          <w:bCs/>
          <w:color w:val="FFFFFF" w:themeColor="background1"/>
          <w:sz w:val="20"/>
          <w:szCs w:val="20"/>
        </w:rPr>
        <w:t>Nur Rosyid Mubtadai, S. Kom., M. T.</w:t>
      </w:r>
    </w:p>
    <w:p w14:paraId="0A6495D5" w14:textId="77777777" w:rsidR="00B14882" w:rsidRPr="00B14882" w:rsidRDefault="00B14882" w:rsidP="00B14882">
      <w:pPr>
        <w:ind w:right="461"/>
        <w:jc w:val="center"/>
        <w:rPr>
          <w:b/>
          <w:bCs/>
          <w:color w:val="FFFFFF" w:themeColor="background1"/>
          <w:sz w:val="20"/>
          <w:szCs w:val="20"/>
        </w:rPr>
      </w:pPr>
      <w:r w:rsidRPr="00B14882">
        <w:rPr>
          <w:b/>
          <w:bCs/>
          <w:color w:val="FFFFFF" w:themeColor="background1"/>
          <w:sz w:val="20"/>
          <w:szCs w:val="20"/>
        </w:rPr>
        <w:t>NIP. 197403182001121005</w:t>
      </w:r>
    </w:p>
    <w:p w14:paraId="72BE5502" w14:textId="77777777" w:rsidR="00B14882" w:rsidRDefault="00B14882" w:rsidP="00B14882">
      <w:pPr>
        <w:pStyle w:val="BodyText"/>
      </w:pPr>
    </w:p>
    <w:p w14:paraId="0AD0259E" w14:textId="77777777" w:rsidR="00B14882" w:rsidRDefault="00B14882" w:rsidP="00B14882">
      <w:pPr>
        <w:pStyle w:val="BodyText"/>
      </w:pPr>
    </w:p>
    <w:p w14:paraId="71D2405D" w14:textId="77777777" w:rsidR="00C53BC6" w:rsidRDefault="00C53BC6" w:rsidP="00B14882">
      <w:pPr>
        <w:pStyle w:val="BodyText"/>
      </w:pPr>
    </w:p>
    <w:p w14:paraId="49D85985" w14:textId="77777777" w:rsidR="00C53BC6" w:rsidRDefault="00C53BC6" w:rsidP="00B14882">
      <w:pPr>
        <w:pStyle w:val="BodyText"/>
      </w:pPr>
    </w:p>
    <w:p w14:paraId="6E3FC37C" w14:textId="77777777" w:rsidR="00B14882" w:rsidRDefault="00B14882" w:rsidP="00B14882">
      <w:pPr>
        <w:pStyle w:val="BodyText"/>
      </w:pPr>
    </w:p>
    <w:p w14:paraId="1F3B68E1" w14:textId="77777777" w:rsidR="00B14882" w:rsidRDefault="00B14882" w:rsidP="00B14882">
      <w:pPr>
        <w:pStyle w:val="BodyText"/>
        <w:spacing w:before="82"/>
      </w:pPr>
    </w:p>
    <w:p w14:paraId="0A6C1F35" w14:textId="2525AADE" w:rsidR="00C53BC6" w:rsidRPr="00C53BC6" w:rsidRDefault="00C53BC6" w:rsidP="00C53BC6">
      <w:pPr>
        <w:ind w:right="461"/>
        <w:jc w:val="center"/>
        <w:rPr>
          <w:b/>
          <w:bCs/>
          <w:color w:val="FFFFFF" w:themeColor="background1"/>
          <w:sz w:val="20"/>
          <w:szCs w:val="20"/>
          <w:lang w:val="en-US"/>
        </w:rPr>
      </w:pPr>
      <w:r w:rsidRPr="00C53BC6">
        <w:rPr>
          <w:b/>
          <w:bCs/>
          <w:color w:val="FFFFFF" w:themeColor="background1"/>
          <w:sz w:val="20"/>
          <w:szCs w:val="20"/>
          <w:lang w:val="en-US"/>
        </w:rPr>
        <w:t xml:space="preserve">PROGRAM STUDI SARJANA TERAPAN </w:t>
      </w:r>
    </w:p>
    <w:p w14:paraId="70F5DF43" w14:textId="77777777" w:rsidR="00C53BC6" w:rsidRPr="00C53BC6" w:rsidRDefault="00C53BC6" w:rsidP="00C53BC6">
      <w:pPr>
        <w:ind w:right="461"/>
        <w:jc w:val="center"/>
        <w:rPr>
          <w:b/>
          <w:bCs/>
          <w:color w:val="FFFFFF" w:themeColor="background1"/>
          <w:sz w:val="20"/>
          <w:szCs w:val="20"/>
          <w:lang w:val="en-US"/>
        </w:rPr>
      </w:pPr>
      <w:r w:rsidRPr="00C53BC6">
        <w:rPr>
          <w:b/>
          <w:bCs/>
          <w:color w:val="FFFFFF" w:themeColor="background1"/>
          <w:sz w:val="20"/>
          <w:szCs w:val="20"/>
          <w:lang w:val="en-US"/>
        </w:rPr>
        <w:t>TEKNIK INFORMATIKA</w:t>
      </w:r>
    </w:p>
    <w:p w14:paraId="2382F139" w14:textId="77777777" w:rsidR="00C53BC6" w:rsidRPr="00C53BC6" w:rsidRDefault="00C53BC6" w:rsidP="00C53BC6">
      <w:pPr>
        <w:ind w:right="461"/>
        <w:jc w:val="center"/>
        <w:rPr>
          <w:b/>
          <w:bCs/>
          <w:color w:val="FFFFFF" w:themeColor="background1"/>
          <w:sz w:val="20"/>
          <w:szCs w:val="20"/>
          <w:lang w:val="en-US"/>
        </w:rPr>
      </w:pPr>
      <w:r w:rsidRPr="00C53BC6">
        <w:rPr>
          <w:b/>
          <w:bCs/>
          <w:color w:val="FFFFFF" w:themeColor="background1"/>
          <w:sz w:val="20"/>
          <w:szCs w:val="20"/>
          <w:lang w:val="en-US"/>
        </w:rPr>
        <w:t>DEPARTEMEN TEKNIK INFORMATIKA DAN KOMPUTER</w:t>
      </w:r>
    </w:p>
    <w:p w14:paraId="716CD020" w14:textId="77777777" w:rsidR="00C53BC6" w:rsidRPr="00C53BC6" w:rsidRDefault="00C53BC6" w:rsidP="00C53BC6">
      <w:pPr>
        <w:ind w:right="461"/>
        <w:jc w:val="center"/>
        <w:rPr>
          <w:b/>
          <w:bCs/>
          <w:color w:val="FFFFFF" w:themeColor="background1"/>
          <w:sz w:val="20"/>
          <w:szCs w:val="20"/>
          <w:lang w:val="en-US"/>
        </w:rPr>
      </w:pPr>
      <w:r w:rsidRPr="00C53BC6">
        <w:rPr>
          <w:b/>
          <w:bCs/>
          <w:color w:val="FFFFFF" w:themeColor="background1"/>
          <w:sz w:val="20"/>
          <w:szCs w:val="20"/>
          <w:lang w:val="en-US"/>
        </w:rPr>
        <w:t>POLITEKNIK ELEKTRONIKA NEGERI SURABAYA</w:t>
      </w:r>
    </w:p>
    <w:p w14:paraId="0B43FAC4" w14:textId="191CC272" w:rsidR="00B62A40" w:rsidRPr="00C53BC6" w:rsidRDefault="00C53BC6" w:rsidP="00C53BC6">
      <w:pPr>
        <w:tabs>
          <w:tab w:val="left" w:pos="903"/>
        </w:tabs>
        <w:jc w:val="center"/>
        <w:rPr>
          <w:b/>
          <w:bCs/>
          <w:noProof/>
          <w:color w:val="FFFFFF" w:themeColor="background1"/>
          <w:sz w:val="20"/>
          <w:szCs w:val="20"/>
          <w:lang w:val="en-US"/>
        </w:rPr>
      </w:pPr>
      <w:r w:rsidRPr="00C53BC6">
        <w:rPr>
          <w:b/>
          <w:bCs/>
          <w:color w:val="FFFFFF" w:themeColor="background1"/>
          <w:sz w:val="20"/>
          <w:szCs w:val="20"/>
          <w:lang w:val="en-US"/>
        </w:rPr>
        <w:t>2025</w:t>
      </w:r>
    </w:p>
    <w:p w14:paraId="44C7E77F" w14:textId="77777777" w:rsidR="00B62A40" w:rsidRDefault="00B62A40"/>
    <w:p w14:paraId="21673C17" w14:textId="77777777" w:rsidR="00B62A40" w:rsidRDefault="00B62A4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2"/>
        <w:gridCol w:w="3032"/>
      </w:tblGrid>
      <w:tr w:rsidR="007016E0" w:rsidRPr="009404BB" w14:paraId="2BB252AD" w14:textId="77777777" w:rsidTr="006118D9">
        <w:tc>
          <w:tcPr>
            <w:tcW w:w="3032" w:type="dxa"/>
          </w:tcPr>
          <w:p w14:paraId="1D5345D9" w14:textId="77777777" w:rsidR="007016E0" w:rsidRPr="009404BB" w:rsidRDefault="007016E0" w:rsidP="006118D9">
            <w:pPr>
              <w:ind w:right="461"/>
              <w:jc w:val="left"/>
              <w:rPr>
                <w:sz w:val="20"/>
                <w:szCs w:val="20"/>
                <w:lang w:val="en-US"/>
              </w:rPr>
            </w:pPr>
            <w:r w:rsidRPr="009404BB">
              <w:rPr>
                <w:noProof/>
                <w:sz w:val="20"/>
                <w:szCs w:val="20"/>
                <w:lang w:val="en-US"/>
              </w:rPr>
              <w:drawing>
                <wp:inline distT="0" distB="0" distL="114300" distR="114300" wp14:anchorId="010DD272" wp14:editId="0A4F1AFC">
                  <wp:extent cx="822960" cy="783590"/>
                  <wp:effectExtent l="0" t="0" r="0" b="8890"/>
                  <wp:docPr id="1953790147" name="Picture 1953790147" descr="Logo_P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ogo_PENS"/>
                          <pic:cNvPicPr>
                            <a:picLocks noChangeAspect="1"/>
                          </pic:cNvPicPr>
                        </pic:nvPicPr>
                        <pic:blipFill>
                          <a:blip r:embed="rId10"/>
                          <a:stretch>
                            <a:fillRect/>
                          </a:stretch>
                        </pic:blipFill>
                        <pic:spPr>
                          <a:xfrm>
                            <a:off x="0" y="0"/>
                            <a:ext cx="822960" cy="783590"/>
                          </a:xfrm>
                          <a:prstGeom prst="rect">
                            <a:avLst/>
                          </a:prstGeom>
                        </pic:spPr>
                      </pic:pic>
                    </a:graphicData>
                  </a:graphic>
                </wp:inline>
              </w:drawing>
            </w:r>
          </w:p>
        </w:tc>
        <w:tc>
          <w:tcPr>
            <w:tcW w:w="3032" w:type="dxa"/>
          </w:tcPr>
          <w:p w14:paraId="052A6274" w14:textId="77777777" w:rsidR="007016E0" w:rsidRPr="009404BB" w:rsidRDefault="007016E0" w:rsidP="007016E0">
            <w:pPr>
              <w:ind w:right="461"/>
              <w:jc w:val="right"/>
              <w:rPr>
                <w:b/>
                <w:bCs/>
                <w:sz w:val="32"/>
                <w:szCs w:val="32"/>
              </w:rPr>
            </w:pPr>
          </w:p>
          <w:p w14:paraId="1EAB463D" w14:textId="61981993" w:rsidR="007016E0" w:rsidRPr="009404BB" w:rsidRDefault="007016E0" w:rsidP="007016E0">
            <w:pPr>
              <w:jc w:val="right"/>
              <w:rPr>
                <w:b/>
                <w:bCs/>
                <w:sz w:val="32"/>
                <w:szCs w:val="32"/>
                <w:lang w:val="en-US"/>
              </w:rPr>
            </w:pPr>
            <w:r w:rsidRPr="009404BB">
              <w:rPr>
                <w:b/>
                <w:bCs/>
                <w:sz w:val="32"/>
                <w:szCs w:val="32"/>
              </w:rPr>
              <w:t>PROYEK</w:t>
            </w:r>
            <w:r w:rsidR="002C3A25">
              <w:rPr>
                <w:b/>
                <w:bCs/>
                <w:sz w:val="32"/>
                <w:szCs w:val="32"/>
              </w:rPr>
              <w:t xml:space="preserve"> </w:t>
            </w:r>
            <w:r w:rsidRPr="009404BB">
              <w:rPr>
                <w:b/>
                <w:bCs/>
                <w:sz w:val="32"/>
                <w:szCs w:val="32"/>
                <w:lang w:val="en-US"/>
              </w:rPr>
              <w:t>AKHIR</w:t>
            </w:r>
          </w:p>
        </w:tc>
      </w:tr>
    </w:tbl>
    <w:p w14:paraId="731A7962" w14:textId="77777777" w:rsidR="007016E0" w:rsidRPr="009404BB" w:rsidRDefault="007016E0" w:rsidP="007016E0">
      <w:pPr>
        <w:ind w:right="461"/>
        <w:jc w:val="both"/>
        <w:rPr>
          <w:color w:val="FFFFFF"/>
          <w:sz w:val="20"/>
          <w:szCs w:val="20"/>
        </w:rPr>
      </w:pPr>
    </w:p>
    <w:p w14:paraId="59AF89D4" w14:textId="77777777" w:rsidR="007016E0" w:rsidRPr="009404BB" w:rsidRDefault="007016E0" w:rsidP="007016E0">
      <w:pPr>
        <w:ind w:right="461"/>
        <w:jc w:val="both"/>
        <w:rPr>
          <w:color w:val="FFFFFF"/>
          <w:sz w:val="20"/>
          <w:szCs w:val="20"/>
        </w:rPr>
      </w:pPr>
    </w:p>
    <w:p w14:paraId="3E477324" w14:textId="77777777" w:rsidR="007016E0" w:rsidRPr="009404BB" w:rsidRDefault="007016E0" w:rsidP="007016E0">
      <w:pPr>
        <w:ind w:right="461"/>
        <w:jc w:val="center"/>
        <w:rPr>
          <w:sz w:val="20"/>
          <w:szCs w:val="20"/>
        </w:rPr>
      </w:pPr>
    </w:p>
    <w:p w14:paraId="5DBA6DBC" w14:textId="77777777" w:rsidR="00C53BC6" w:rsidRPr="00C53BC6" w:rsidRDefault="00C53BC6" w:rsidP="00C53BC6">
      <w:pPr>
        <w:ind w:right="461"/>
        <w:jc w:val="center"/>
        <w:rPr>
          <w:b/>
          <w:bCs/>
          <w:color w:val="000000" w:themeColor="text1"/>
        </w:rPr>
      </w:pPr>
      <w:r w:rsidRPr="00C53BC6">
        <w:rPr>
          <w:b/>
          <w:bCs/>
          <w:color w:val="000000" w:themeColor="text1"/>
        </w:rPr>
        <w:t xml:space="preserve">CHATBOT MANAJEMEN TEST CASE </w:t>
      </w:r>
    </w:p>
    <w:p w14:paraId="5410B0E5" w14:textId="77777777" w:rsidR="00C53BC6" w:rsidRPr="00C53BC6" w:rsidRDefault="00C53BC6" w:rsidP="00C53BC6">
      <w:pPr>
        <w:ind w:right="461"/>
        <w:jc w:val="center"/>
        <w:rPr>
          <w:b/>
          <w:bCs/>
          <w:color w:val="000000" w:themeColor="text1"/>
        </w:rPr>
      </w:pPr>
      <w:r w:rsidRPr="00C53BC6">
        <w:rPr>
          <w:b/>
          <w:bCs/>
          <w:color w:val="000000" w:themeColor="text1"/>
        </w:rPr>
        <w:t>SOFTWARE QUALITY ASSURANCE DENGAN</w:t>
      </w:r>
    </w:p>
    <w:p w14:paraId="1F5F14BD" w14:textId="77777777" w:rsidR="00C53BC6" w:rsidRPr="00C53BC6" w:rsidRDefault="00C53BC6" w:rsidP="00C53BC6">
      <w:pPr>
        <w:ind w:right="461"/>
        <w:jc w:val="center"/>
        <w:rPr>
          <w:b/>
          <w:bCs/>
          <w:color w:val="000000" w:themeColor="text1"/>
        </w:rPr>
      </w:pPr>
      <w:r w:rsidRPr="00C53BC6">
        <w:rPr>
          <w:b/>
          <w:bCs/>
          <w:color w:val="000000" w:themeColor="text1"/>
        </w:rPr>
        <w:t>CONTEXT RECOGNITION</w:t>
      </w:r>
    </w:p>
    <w:p w14:paraId="181C0485" w14:textId="6ABFDE27" w:rsidR="007016E0" w:rsidRPr="00FC3CB8" w:rsidRDefault="007016E0" w:rsidP="00FC3CB8">
      <w:pPr>
        <w:ind w:right="461"/>
        <w:jc w:val="center"/>
        <w:rPr>
          <w:b/>
          <w:bCs/>
          <w:color w:val="000000" w:themeColor="text1"/>
        </w:rPr>
      </w:pPr>
    </w:p>
    <w:p w14:paraId="05E6303F" w14:textId="77777777" w:rsidR="007016E0" w:rsidRPr="009404BB" w:rsidRDefault="007016E0" w:rsidP="007016E0">
      <w:pPr>
        <w:ind w:right="461"/>
        <w:jc w:val="center"/>
        <w:rPr>
          <w:sz w:val="20"/>
          <w:szCs w:val="20"/>
        </w:rPr>
      </w:pPr>
    </w:p>
    <w:p w14:paraId="6AD590C3" w14:textId="77777777" w:rsidR="007016E0" w:rsidRPr="009404BB" w:rsidRDefault="007016E0" w:rsidP="007016E0">
      <w:pPr>
        <w:ind w:right="461"/>
        <w:jc w:val="center"/>
        <w:rPr>
          <w:sz w:val="20"/>
          <w:szCs w:val="20"/>
        </w:rPr>
      </w:pPr>
    </w:p>
    <w:p w14:paraId="1E1F8BAB" w14:textId="77777777" w:rsidR="007016E0" w:rsidRPr="009404BB" w:rsidRDefault="007016E0" w:rsidP="007016E0">
      <w:pPr>
        <w:ind w:right="461"/>
        <w:jc w:val="center"/>
        <w:rPr>
          <w:b/>
          <w:bCs/>
          <w:sz w:val="20"/>
          <w:szCs w:val="20"/>
        </w:rPr>
      </w:pPr>
    </w:p>
    <w:p w14:paraId="3B3DD84B" w14:textId="77777777" w:rsidR="007016E0" w:rsidRPr="009404BB" w:rsidRDefault="007016E0" w:rsidP="007016E0">
      <w:pPr>
        <w:ind w:right="461"/>
        <w:jc w:val="center"/>
        <w:rPr>
          <w:b/>
          <w:bCs/>
          <w:sz w:val="20"/>
          <w:szCs w:val="20"/>
        </w:rPr>
      </w:pPr>
      <w:r w:rsidRPr="009404BB">
        <w:rPr>
          <w:b/>
          <w:bCs/>
          <w:sz w:val="20"/>
          <w:szCs w:val="20"/>
        </w:rPr>
        <w:t>Muhammad Hafid Azis</w:t>
      </w:r>
    </w:p>
    <w:p w14:paraId="4E9F7F6D" w14:textId="77777777" w:rsidR="007016E0" w:rsidRPr="009404BB" w:rsidRDefault="007016E0" w:rsidP="007016E0">
      <w:pPr>
        <w:ind w:right="461"/>
        <w:jc w:val="center"/>
        <w:rPr>
          <w:b/>
          <w:bCs/>
          <w:sz w:val="20"/>
          <w:szCs w:val="20"/>
        </w:rPr>
      </w:pPr>
      <w:r w:rsidRPr="009404BB">
        <w:rPr>
          <w:b/>
          <w:bCs/>
          <w:sz w:val="20"/>
          <w:szCs w:val="20"/>
          <w:lang w:val="en-US"/>
        </w:rPr>
        <w:t xml:space="preserve">NRP. </w:t>
      </w:r>
      <w:r w:rsidRPr="009404BB">
        <w:rPr>
          <w:b/>
          <w:bCs/>
          <w:sz w:val="20"/>
          <w:szCs w:val="20"/>
        </w:rPr>
        <w:t>3121600055</w:t>
      </w:r>
    </w:p>
    <w:p w14:paraId="57E84BB1" w14:textId="77777777" w:rsidR="007016E0" w:rsidRPr="009404BB" w:rsidRDefault="007016E0" w:rsidP="007016E0">
      <w:pPr>
        <w:ind w:right="461"/>
        <w:rPr>
          <w:b/>
          <w:bCs/>
          <w:sz w:val="20"/>
          <w:szCs w:val="20"/>
        </w:rPr>
      </w:pPr>
    </w:p>
    <w:p w14:paraId="05ACB001" w14:textId="77777777" w:rsidR="007016E0" w:rsidRPr="009404BB" w:rsidRDefault="007016E0" w:rsidP="007016E0">
      <w:pPr>
        <w:ind w:right="461"/>
        <w:rPr>
          <w:b/>
          <w:bCs/>
          <w:sz w:val="20"/>
          <w:szCs w:val="20"/>
        </w:rPr>
      </w:pPr>
    </w:p>
    <w:p w14:paraId="4CE8BCA7" w14:textId="77777777" w:rsidR="007016E0" w:rsidRPr="009404BB" w:rsidRDefault="007016E0" w:rsidP="007016E0">
      <w:pPr>
        <w:ind w:right="461"/>
        <w:rPr>
          <w:b/>
          <w:bCs/>
          <w:sz w:val="20"/>
          <w:szCs w:val="20"/>
        </w:rPr>
      </w:pPr>
    </w:p>
    <w:p w14:paraId="179A258B" w14:textId="77777777" w:rsidR="007016E0" w:rsidRPr="009404BB" w:rsidRDefault="007016E0" w:rsidP="007016E0">
      <w:pPr>
        <w:ind w:right="461"/>
        <w:jc w:val="center"/>
        <w:rPr>
          <w:ins w:id="1" w:author="lenovo" w:date="2024-08-04T03:46:00Z"/>
          <w:b/>
          <w:bCs/>
          <w:sz w:val="20"/>
          <w:szCs w:val="20"/>
          <w:lang w:val="en-US"/>
        </w:rPr>
      </w:pPr>
      <w:r w:rsidRPr="009404BB">
        <w:rPr>
          <w:b/>
          <w:bCs/>
          <w:sz w:val="20"/>
          <w:szCs w:val="20"/>
        </w:rPr>
        <w:t>D</w:t>
      </w:r>
      <w:r w:rsidRPr="009404BB">
        <w:rPr>
          <w:b/>
          <w:bCs/>
          <w:sz w:val="20"/>
          <w:szCs w:val="20"/>
          <w:lang w:val="en-US"/>
        </w:rPr>
        <w:t>OSEN PEMBIMBING</w:t>
      </w:r>
    </w:p>
    <w:p w14:paraId="0F9EF4EE" w14:textId="77777777" w:rsidR="007016E0" w:rsidRPr="009404BB" w:rsidRDefault="007016E0" w:rsidP="007016E0">
      <w:pPr>
        <w:ind w:right="461"/>
        <w:jc w:val="center"/>
        <w:rPr>
          <w:b/>
          <w:bCs/>
          <w:sz w:val="20"/>
          <w:szCs w:val="20"/>
          <w:lang w:val="en-US"/>
        </w:rPr>
      </w:pPr>
    </w:p>
    <w:p w14:paraId="6027011C" w14:textId="77777777" w:rsidR="007016E0" w:rsidRPr="009404BB" w:rsidRDefault="007016E0" w:rsidP="007016E0">
      <w:pPr>
        <w:ind w:right="461"/>
        <w:jc w:val="center"/>
        <w:rPr>
          <w:b/>
          <w:bCs/>
          <w:sz w:val="20"/>
          <w:szCs w:val="20"/>
        </w:rPr>
      </w:pPr>
      <w:r w:rsidRPr="009404BB">
        <w:rPr>
          <w:b/>
          <w:bCs/>
          <w:sz w:val="20"/>
          <w:szCs w:val="20"/>
        </w:rPr>
        <w:t>Nana Ramadijanti, S. Kom., M. Kom.</w:t>
      </w:r>
    </w:p>
    <w:p w14:paraId="53628748" w14:textId="77777777" w:rsidR="007016E0" w:rsidRPr="009404BB" w:rsidRDefault="007016E0" w:rsidP="007016E0">
      <w:pPr>
        <w:ind w:right="461"/>
        <w:jc w:val="center"/>
        <w:rPr>
          <w:b/>
          <w:bCs/>
          <w:sz w:val="20"/>
          <w:szCs w:val="20"/>
        </w:rPr>
      </w:pPr>
      <w:r w:rsidRPr="009404BB">
        <w:rPr>
          <w:b/>
          <w:bCs/>
          <w:sz w:val="20"/>
          <w:szCs w:val="20"/>
        </w:rPr>
        <w:t>NIP. 197111091998022001</w:t>
      </w:r>
    </w:p>
    <w:p w14:paraId="05ECB585" w14:textId="77777777" w:rsidR="007016E0" w:rsidRPr="009404BB" w:rsidRDefault="007016E0" w:rsidP="007016E0">
      <w:pPr>
        <w:ind w:right="461"/>
        <w:rPr>
          <w:b/>
          <w:bCs/>
          <w:sz w:val="20"/>
          <w:szCs w:val="20"/>
        </w:rPr>
      </w:pPr>
    </w:p>
    <w:p w14:paraId="64FC530E" w14:textId="77777777" w:rsidR="007016E0" w:rsidRPr="009404BB" w:rsidRDefault="007016E0" w:rsidP="007016E0">
      <w:pPr>
        <w:ind w:right="461"/>
        <w:jc w:val="center"/>
        <w:rPr>
          <w:b/>
          <w:bCs/>
          <w:sz w:val="20"/>
          <w:szCs w:val="20"/>
        </w:rPr>
      </w:pPr>
      <w:r w:rsidRPr="009404BB">
        <w:rPr>
          <w:b/>
          <w:bCs/>
          <w:sz w:val="20"/>
          <w:szCs w:val="20"/>
        </w:rPr>
        <w:t>Nur Rosyid Mubtadai, S. Kom., M. T.</w:t>
      </w:r>
    </w:p>
    <w:p w14:paraId="3F0B3294" w14:textId="77777777" w:rsidR="007016E0" w:rsidRPr="009404BB" w:rsidRDefault="007016E0" w:rsidP="007016E0">
      <w:pPr>
        <w:ind w:right="461"/>
        <w:jc w:val="center"/>
        <w:rPr>
          <w:b/>
          <w:bCs/>
          <w:sz w:val="20"/>
          <w:szCs w:val="20"/>
        </w:rPr>
      </w:pPr>
      <w:r w:rsidRPr="009404BB">
        <w:rPr>
          <w:b/>
          <w:bCs/>
          <w:sz w:val="20"/>
          <w:szCs w:val="20"/>
        </w:rPr>
        <w:t>NIP. 197403182001121005</w:t>
      </w:r>
    </w:p>
    <w:p w14:paraId="2BA02039" w14:textId="77777777" w:rsidR="007016E0" w:rsidRPr="009404BB" w:rsidRDefault="007016E0" w:rsidP="007016E0">
      <w:pPr>
        <w:ind w:right="461"/>
        <w:jc w:val="center"/>
        <w:rPr>
          <w:b/>
          <w:bCs/>
          <w:sz w:val="20"/>
          <w:szCs w:val="20"/>
          <w:lang w:val="en-US"/>
        </w:rPr>
      </w:pPr>
    </w:p>
    <w:p w14:paraId="3900F6FC" w14:textId="77777777" w:rsidR="007016E0" w:rsidRPr="009404BB" w:rsidRDefault="007016E0" w:rsidP="007016E0">
      <w:pPr>
        <w:ind w:right="461"/>
        <w:jc w:val="center"/>
        <w:rPr>
          <w:b/>
          <w:bCs/>
          <w:sz w:val="20"/>
          <w:szCs w:val="20"/>
          <w:lang w:val="en-US"/>
        </w:rPr>
      </w:pPr>
    </w:p>
    <w:p w14:paraId="750FF7F0" w14:textId="77777777" w:rsidR="007016E0" w:rsidRPr="009404BB" w:rsidRDefault="007016E0" w:rsidP="007016E0">
      <w:pPr>
        <w:ind w:right="461"/>
        <w:jc w:val="center"/>
        <w:rPr>
          <w:b/>
          <w:bCs/>
          <w:sz w:val="20"/>
          <w:szCs w:val="20"/>
          <w:lang w:val="en-US"/>
        </w:rPr>
      </w:pPr>
    </w:p>
    <w:p w14:paraId="00A79C97" w14:textId="77777777" w:rsidR="007016E0" w:rsidRPr="009404BB" w:rsidRDefault="007016E0" w:rsidP="007016E0">
      <w:pPr>
        <w:ind w:right="461"/>
        <w:jc w:val="center"/>
        <w:rPr>
          <w:b/>
          <w:bCs/>
          <w:sz w:val="20"/>
          <w:szCs w:val="20"/>
          <w:lang w:val="en-US"/>
        </w:rPr>
      </w:pPr>
    </w:p>
    <w:p w14:paraId="773FCFC9" w14:textId="77777777" w:rsidR="001E1A55" w:rsidRPr="009404BB" w:rsidRDefault="001E1A55" w:rsidP="007016E0">
      <w:pPr>
        <w:ind w:right="461"/>
        <w:jc w:val="center"/>
        <w:rPr>
          <w:b/>
          <w:bCs/>
          <w:sz w:val="20"/>
          <w:szCs w:val="20"/>
          <w:lang w:val="en-US"/>
        </w:rPr>
      </w:pPr>
    </w:p>
    <w:p w14:paraId="0A919123" w14:textId="77777777" w:rsidR="001E1A55" w:rsidRPr="009404BB" w:rsidRDefault="001E1A55" w:rsidP="007016E0">
      <w:pPr>
        <w:ind w:right="461"/>
        <w:jc w:val="center"/>
        <w:rPr>
          <w:b/>
          <w:bCs/>
          <w:sz w:val="20"/>
          <w:szCs w:val="20"/>
          <w:lang w:val="en-US"/>
        </w:rPr>
      </w:pPr>
    </w:p>
    <w:p w14:paraId="392EFDA2" w14:textId="77777777" w:rsidR="007016E0" w:rsidRPr="009404BB" w:rsidRDefault="007016E0" w:rsidP="007016E0">
      <w:pPr>
        <w:ind w:right="461"/>
        <w:jc w:val="center"/>
        <w:rPr>
          <w:b/>
          <w:bCs/>
          <w:sz w:val="20"/>
          <w:szCs w:val="20"/>
          <w:lang w:val="en-US"/>
        </w:rPr>
      </w:pPr>
    </w:p>
    <w:p w14:paraId="5AC51335" w14:textId="77777777" w:rsidR="007016E0" w:rsidRPr="009404BB" w:rsidRDefault="007016E0" w:rsidP="007016E0">
      <w:pPr>
        <w:ind w:right="461"/>
        <w:jc w:val="center"/>
        <w:rPr>
          <w:b/>
          <w:bCs/>
          <w:sz w:val="20"/>
          <w:szCs w:val="20"/>
          <w:lang w:val="en-US"/>
        </w:rPr>
      </w:pPr>
      <w:r w:rsidRPr="009404BB">
        <w:rPr>
          <w:b/>
          <w:bCs/>
          <w:sz w:val="20"/>
          <w:szCs w:val="20"/>
          <w:lang w:val="en-US"/>
        </w:rPr>
        <w:t xml:space="preserve">PROGRAM STUDI SARJANA TERAPAN </w:t>
      </w:r>
    </w:p>
    <w:p w14:paraId="557EB803" w14:textId="77777777" w:rsidR="007016E0" w:rsidRPr="009404BB" w:rsidRDefault="007016E0" w:rsidP="007016E0">
      <w:pPr>
        <w:ind w:right="461"/>
        <w:jc w:val="center"/>
        <w:rPr>
          <w:b/>
          <w:bCs/>
          <w:sz w:val="20"/>
          <w:szCs w:val="20"/>
          <w:lang w:val="en-US"/>
        </w:rPr>
      </w:pPr>
      <w:r w:rsidRPr="009404BB">
        <w:rPr>
          <w:b/>
          <w:bCs/>
          <w:sz w:val="20"/>
          <w:szCs w:val="20"/>
          <w:lang w:val="en-US"/>
        </w:rPr>
        <w:t>TEKNIK INFORMATIKA</w:t>
      </w:r>
    </w:p>
    <w:p w14:paraId="79662A2C" w14:textId="77777777" w:rsidR="007016E0" w:rsidRPr="009404BB" w:rsidRDefault="007016E0" w:rsidP="007016E0">
      <w:pPr>
        <w:ind w:right="461"/>
        <w:jc w:val="center"/>
        <w:rPr>
          <w:b/>
          <w:bCs/>
          <w:sz w:val="20"/>
          <w:szCs w:val="20"/>
          <w:lang w:val="en-US"/>
        </w:rPr>
      </w:pPr>
      <w:r w:rsidRPr="009404BB">
        <w:rPr>
          <w:b/>
          <w:bCs/>
          <w:sz w:val="20"/>
          <w:szCs w:val="20"/>
          <w:lang w:val="en-US"/>
        </w:rPr>
        <w:t>DEPARTEMEN TEKNIK INFORMATIKA DAN KOMPUTER</w:t>
      </w:r>
    </w:p>
    <w:p w14:paraId="5F6CC714" w14:textId="77777777" w:rsidR="007016E0" w:rsidRPr="009404BB" w:rsidRDefault="007016E0" w:rsidP="007016E0">
      <w:pPr>
        <w:ind w:right="461"/>
        <w:jc w:val="center"/>
        <w:rPr>
          <w:b/>
          <w:bCs/>
          <w:sz w:val="20"/>
          <w:szCs w:val="20"/>
          <w:lang w:val="en-US"/>
        </w:rPr>
      </w:pPr>
      <w:r w:rsidRPr="009404BB">
        <w:rPr>
          <w:b/>
          <w:bCs/>
          <w:sz w:val="20"/>
          <w:szCs w:val="20"/>
          <w:lang w:val="en-US"/>
        </w:rPr>
        <w:t>POLITEKNIK ELEKTRONIKA NEGERI SURABAYA</w:t>
      </w:r>
    </w:p>
    <w:p w14:paraId="6FF2C18B" w14:textId="6B1E3616" w:rsidR="003D3E9B" w:rsidRPr="009404BB" w:rsidRDefault="007016E0" w:rsidP="007016E0">
      <w:pPr>
        <w:tabs>
          <w:tab w:val="left" w:pos="903"/>
        </w:tabs>
        <w:jc w:val="center"/>
        <w:rPr>
          <w:b/>
          <w:bCs/>
          <w:noProof/>
          <w:sz w:val="20"/>
          <w:szCs w:val="20"/>
          <w:lang w:val="en-US"/>
        </w:rPr>
      </w:pPr>
      <w:r w:rsidRPr="009404BB">
        <w:rPr>
          <w:b/>
          <w:bCs/>
          <w:sz w:val="20"/>
          <w:szCs w:val="20"/>
          <w:lang w:val="en-US"/>
        </w:rPr>
        <w:t>2025</w:t>
      </w:r>
    </w:p>
    <w:p w14:paraId="1FD3C613" w14:textId="786425C5" w:rsidR="00633973" w:rsidRDefault="007016E0" w:rsidP="001E1A55">
      <w:pPr>
        <w:tabs>
          <w:tab w:val="left" w:pos="903"/>
        </w:tabs>
        <w:rPr>
          <w:sz w:val="20"/>
          <w:szCs w:val="20"/>
        </w:rPr>
      </w:pPr>
      <w:r w:rsidRPr="009404BB">
        <w:rPr>
          <w:sz w:val="20"/>
          <w:szCs w:val="20"/>
          <w:lang w:val="en-US"/>
        </w:rPr>
        <w:tab/>
      </w:r>
    </w:p>
    <w:p w14:paraId="67A6DA78" w14:textId="77777777" w:rsidR="00F135AD" w:rsidRPr="00F135AD" w:rsidRDefault="00F135AD" w:rsidP="00F135AD">
      <w:pPr>
        <w:pStyle w:val="Heading1"/>
        <w:spacing w:before="72"/>
        <w:ind w:left="1265" w:right="1421"/>
        <w:rPr>
          <w:sz w:val="24"/>
        </w:rPr>
      </w:pPr>
      <w:r w:rsidRPr="00F135AD">
        <w:rPr>
          <w:sz w:val="24"/>
        </w:rPr>
        <w:lastRenderedPageBreak/>
        <w:t xml:space="preserve">KATA </w:t>
      </w:r>
      <w:r w:rsidRPr="00F135AD">
        <w:rPr>
          <w:spacing w:val="-2"/>
          <w:sz w:val="24"/>
        </w:rPr>
        <w:t>PENGANTAR</w:t>
      </w:r>
    </w:p>
    <w:p w14:paraId="071827F5" w14:textId="77777777" w:rsidR="00F135AD" w:rsidRDefault="00F135AD" w:rsidP="00F135AD">
      <w:pPr>
        <w:pStyle w:val="BodyText"/>
        <w:spacing w:before="260"/>
        <w:rPr>
          <w:b/>
          <w:sz w:val="24"/>
        </w:rPr>
      </w:pPr>
    </w:p>
    <w:p w14:paraId="44C186DE" w14:textId="77777777" w:rsidR="00F135AD" w:rsidRDefault="00F135AD" w:rsidP="00F135AD">
      <w:pPr>
        <w:pStyle w:val="BodyText"/>
        <w:spacing w:before="1" w:line="276" w:lineRule="auto"/>
        <w:ind w:left="167" w:right="459" w:firstLine="720"/>
        <w:jc w:val="both"/>
      </w:pPr>
      <w:r>
        <w:t>Segala</w:t>
      </w:r>
      <w:r>
        <w:rPr>
          <w:spacing w:val="-5"/>
        </w:rPr>
        <w:t xml:space="preserve"> </w:t>
      </w:r>
      <w:r>
        <w:t>puji</w:t>
      </w:r>
      <w:r>
        <w:rPr>
          <w:spacing w:val="-6"/>
        </w:rPr>
        <w:t xml:space="preserve"> </w:t>
      </w:r>
      <w:r>
        <w:t>bagi</w:t>
      </w:r>
      <w:r>
        <w:rPr>
          <w:spacing w:val="-6"/>
        </w:rPr>
        <w:t xml:space="preserve"> </w:t>
      </w:r>
      <w:r>
        <w:t>Allah</w:t>
      </w:r>
      <w:r>
        <w:rPr>
          <w:spacing w:val="-6"/>
        </w:rPr>
        <w:t xml:space="preserve"> </w:t>
      </w:r>
      <w:r>
        <w:t>yang</w:t>
      </w:r>
      <w:r>
        <w:rPr>
          <w:spacing w:val="-6"/>
        </w:rPr>
        <w:t xml:space="preserve"> </w:t>
      </w:r>
      <w:r>
        <w:t>telah</w:t>
      </w:r>
      <w:r>
        <w:rPr>
          <w:spacing w:val="-4"/>
        </w:rPr>
        <w:t xml:space="preserve"> </w:t>
      </w:r>
      <w:r>
        <w:t>memberikan</w:t>
      </w:r>
      <w:r>
        <w:rPr>
          <w:spacing w:val="-4"/>
        </w:rPr>
        <w:t xml:space="preserve"> </w:t>
      </w:r>
      <w:r>
        <w:t>nikmat</w:t>
      </w:r>
      <w:r>
        <w:rPr>
          <w:spacing w:val="-5"/>
        </w:rPr>
        <w:t xml:space="preserve"> </w:t>
      </w:r>
      <w:r>
        <w:t>dan</w:t>
      </w:r>
      <w:r>
        <w:rPr>
          <w:spacing w:val="-4"/>
        </w:rPr>
        <w:t xml:space="preserve"> </w:t>
      </w:r>
      <w:r>
        <w:t>menggerakan hati dan tangan ini dalam melakukan penelitian dengan judul “Chatbot Layanan Informasi PENS dengan Reinforcement Learning”. Penelitian ini yang telah dilakukan</w:t>
      </w:r>
      <w:r>
        <w:rPr>
          <w:spacing w:val="-10"/>
        </w:rPr>
        <w:t xml:space="preserve"> </w:t>
      </w:r>
      <w:r>
        <w:t>selama</w:t>
      </w:r>
      <w:r>
        <w:rPr>
          <w:spacing w:val="-11"/>
        </w:rPr>
        <w:t xml:space="preserve"> </w:t>
      </w:r>
      <w:r>
        <w:t>satu</w:t>
      </w:r>
      <w:r>
        <w:rPr>
          <w:spacing w:val="-10"/>
        </w:rPr>
        <w:t xml:space="preserve"> </w:t>
      </w:r>
      <w:r>
        <w:t>tahun</w:t>
      </w:r>
      <w:r>
        <w:rPr>
          <w:spacing w:val="-10"/>
        </w:rPr>
        <w:t xml:space="preserve"> </w:t>
      </w:r>
      <w:r>
        <w:t>telah</w:t>
      </w:r>
      <w:r>
        <w:rPr>
          <w:spacing w:val="-10"/>
        </w:rPr>
        <w:t xml:space="preserve"> </w:t>
      </w:r>
      <w:r>
        <w:t>usai</w:t>
      </w:r>
      <w:r>
        <w:rPr>
          <w:spacing w:val="-11"/>
        </w:rPr>
        <w:t xml:space="preserve"> </w:t>
      </w:r>
      <w:r>
        <w:t>dengan</w:t>
      </w:r>
      <w:r>
        <w:rPr>
          <w:spacing w:val="-10"/>
        </w:rPr>
        <w:t xml:space="preserve"> </w:t>
      </w:r>
      <w:r>
        <w:t>ditandai</w:t>
      </w:r>
      <w:r>
        <w:rPr>
          <w:spacing w:val="-13"/>
        </w:rPr>
        <w:t xml:space="preserve"> </w:t>
      </w:r>
      <w:r>
        <w:t>dengan</w:t>
      </w:r>
      <w:r>
        <w:rPr>
          <w:spacing w:val="-10"/>
        </w:rPr>
        <w:t xml:space="preserve"> </w:t>
      </w:r>
      <w:r>
        <w:t>ditulisnya</w:t>
      </w:r>
      <w:r>
        <w:rPr>
          <w:spacing w:val="-11"/>
        </w:rPr>
        <w:t xml:space="preserve"> </w:t>
      </w:r>
      <w:r>
        <w:t>buku</w:t>
      </w:r>
      <w:r>
        <w:rPr>
          <w:spacing w:val="-10"/>
        </w:rPr>
        <w:t xml:space="preserve"> </w:t>
      </w:r>
      <w:r>
        <w:t>ini sebagai syarat maju sidang dan kelulusan dari program studi Sarjana Terapan Teknik Informatika.</w:t>
      </w:r>
    </w:p>
    <w:p w14:paraId="4F5FDA93" w14:textId="77777777" w:rsidR="00F135AD" w:rsidRDefault="00F135AD" w:rsidP="00F135AD">
      <w:pPr>
        <w:pStyle w:val="BodyText"/>
        <w:spacing w:before="36"/>
      </w:pPr>
    </w:p>
    <w:p w14:paraId="2B5110C5" w14:textId="77777777" w:rsidR="00F135AD" w:rsidRDefault="00F135AD" w:rsidP="00F135AD">
      <w:pPr>
        <w:pStyle w:val="BodyText"/>
        <w:spacing w:line="276" w:lineRule="auto"/>
        <w:ind w:left="167" w:right="455" w:firstLine="720"/>
        <w:jc w:val="both"/>
      </w:pPr>
      <w:r>
        <w:t>Penelitian</w:t>
      </w:r>
      <w:r>
        <w:rPr>
          <w:spacing w:val="-11"/>
        </w:rPr>
        <w:t xml:space="preserve"> </w:t>
      </w:r>
      <w:r>
        <w:t>selama</w:t>
      </w:r>
      <w:r>
        <w:rPr>
          <w:spacing w:val="-12"/>
        </w:rPr>
        <w:t xml:space="preserve"> </w:t>
      </w:r>
      <w:r>
        <w:t>satu</w:t>
      </w:r>
      <w:r>
        <w:rPr>
          <w:spacing w:val="-11"/>
        </w:rPr>
        <w:t xml:space="preserve"> </w:t>
      </w:r>
      <w:r>
        <w:t>tahun</w:t>
      </w:r>
      <w:r>
        <w:rPr>
          <w:spacing w:val="-11"/>
        </w:rPr>
        <w:t xml:space="preserve"> </w:t>
      </w:r>
      <w:r>
        <w:t>meninggalkan</w:t>
      </w:r>
      <w:r>
        <w:rPr>
          <w:spacing w:val="-11"/>
        </w:rPr>
        <w:t xml:space="preserve"> </w:t>
      </w:r>
      <w:r>
        <w:t>kesan</w:t>
      </w:r>
      <w:r>
        <w:rPr>
          <w:spacing w:val="-11"/>
        </w:rPr>
        <w:t xml:space="preserve"> </w:t>
      </w:r>
      <w:r>
        <w:t>yang</w:t>
      </w:r>
      <w:r>
        <w:rPr>
          <w:spacing w:val="-11"/>
        </w:rPr>
        <w:t xml:space="preserve"> </w:t>
      </w:r>
      <w:r>
        <w:t>berarti</w:t>
      </w:r>
      <w:r>
        <w:rPr>
          <w:spacing w:val="-12"/>
        </w:rPr>
        <w:t xml:space="preserve"> </w:t>
      </w:r>
      <w:r>
        <w:t>yang</w:t>
      </w:r>
      <w:r>
        <w:rPr>
          <w:spacing w:val="-11"/>
        </w:rPr>
        <w:t xml:space="preserve"> </w:t>
      </w:r>
      <w:r>
        <w:t>turut mengembangkan ilmu pengetahuan dan pengalaman bagi diri ini dan bagi masyarakat umum. Tentunya selama perjalanan penelitian terdapat banyak rintangan dan halangan yang membuat diri ini tak dapat melewatinya kecuali dengan</w:t>
      </w:r>
      <w:r>
        <w:rPr>
          <w:spacing w:val="-11"/>
        </w:rPr>
        <w:t xml:space="preserve"> </w:t>
      </w:r>
      <w:r>
        <w:t>bantuan</w:t>
      </w:r>
      <w:r>
        <w:rPr>
          <w:spacing w:val="-11"/>
        </w:rPr>
        <w:t xml:space="preserve"> </w:t>
      </w:r>
      <w:r>
        <w:t>orang</w:t>
      </w:r>
      <w:r>
        <w:rPr>
          <w:spacing w:val="-11"/>
        </w:rPr>
        <w:t xml:space="preserve"> </w:t>
      </w:r>
      <w:r>
        <w:t>lain</w:t>
      </w:r>
      <w:r>
        <w:rPr>
          <w:spacing w:val="-11"/>
        </w:rPr>
        <w:t xml:space="preserve"> </w:t>
      </w:r>
      <w:r>
        <w:t>dalam</w:t>
      </w:r>
      <w:r>
        <w:rPr>
          <w:spacing w:val="-9"/>
        </w:rPr>
        <w:t xml:space="preserve"> </w:t>
      </w:r>
      <w:r>
        <w:t>menyelesaikannya.</w:t>
      </w:r>
      <w:r>
        <w:rPr>
          <w:spacing w:val="-11"/>
        </w:rPr>
        <w:t xml:space="preserve"> </w:t>
      </w:r>
      <w:r>
        <w:t>Hal</w:t>
      </w:r>
      <w:r>
        <w:rPr>
          <w:spacing w:val="-9"/>
        </w:rPr>
        <w:t xml:space="preserve"> </w:t>
      </w:r>
      <w:r>
        <w:t>ini</w:t>
      </w:r>
      <w:r>
        <w:rPr>
          <w:spacing w:val="-12"/>
        </w:rPr>
        <w:t xml:space="preserve"> </w:t>
      </w:r>
      <w:r>
        <w:t>membuktikan</w:t>
      </w:r>
      <w:r>
        <w:rPr>
          <w:spacing w:val="-11"/>
        </w:rPr>
        <w:t xml:space="preserve"> </w:t>
      </w:r>
      <w:r>
        <w:t>bahwa diri ini sungguh sangat miskin pengetahuan dan kemampuan, sehingga ucapan terima kasih saya haturkan pada :</w:t>
      </w:r>
    </w:p>
    <w:p w14:paraId="5FFD2776" w14:textId="77777777" w:rsidR="00F135AD" w:rsidRDefault="00F135AD" w:rsidP="00F135AD">
      <w:pPr>
        <w:pStyle w:val="BodyText"/>
        <w:spacing w:before="33"/>
      </w:pPr>
    </w:p>
    <w:p w14:paraId="0DDFC82A" w14:textId="77777777" w:rsidR="00F135AD" w:rsidRDefault="00F135AD" w:rsidP="00F135AD">
      <w:pPr>
        <w:pStyle w:val="ListParagraph"/>
        <w:widowControl w:val="0"/>
        <w:numPr>
          <w:ilvl w:val="0"/>
          <w:numId w:val="37"/>
        </w:numPr>
        <w:tabs>
          <w:tab w:val="left" w:pos="887"/>
        </w:tabs>
        <w:autoSpaceDE w:val="0"/>
        <w:autoSpaceDN w:val="0"/>
        <w:spacing w:before="1" w:line="276" w:lineRule="auto"/>
        <w:ind w:right="457"/>
        <w:contextualSpacing w:val="0"/>
        <w:jc w:val="both"/>
        <w:rPr>
          <w:sz w:val="20"/>
        </w:rPr>
      </w:pPr>
      <w:r>
        <w:rPr>
          <w:sz w:val="20"/>
        </w:rPr>
        <w:t>Allah</w:t>
      </w:r>
      <w:r>
        <w:rPr>
          <w:spacing w:val="-9"/>
          <w:sz w:val="20"/>
        </w:rPr>
        <w:t xml:space="preserve"> </w:t>
      </w:r>
      <w:r>
        <w:rPr>
          <w:sz w:val="20"/>
        </w:rPr>
        <w:t>Subhanahu</w:t>
      </w:r>
      <w:r>
        <w:rPr>
          <w:spacing w:val="-9"/>
          <w:sz w:val="20"/>
        </w:rPr>
        <w:t xml:space="preserve"> </w:t>
      </w:r>
      <w:r>
        <w:rPr>
          <w:sz w:val="20"/>
        </w:rPr>
        <w:t>Wata’ala</w:t>
      </w:r>
      <w:r>
        <w:rPr>
          <w:spacing w:val="31"/>
          <w:sz w:val="20"/>
        </w:rPr>
        <w:t xml:space="preserve"> </w:t>
      </w:r>
      <w:r>
        <w:rPr>
          <w:sz w:val="20"/>
        </w:rPr>
        <w:t>yang</w:t>
      </w:r>
      <w:r>
        <w:rPr>
          <w:spacing w:val="-9"/>
          <w:sz w:val="20"/>
        </w:rPr>
        <w:t xml:space="preserve"> </w:t>
      </w:r>
      <w:r>
        <w:rPr>
          <w:sz w:val="20"/>
        </w:rPr>
        <w:t>telah</w:t>
      </w:r>
      <w:r>
        <w:rPr>
          <w:spacing w:val="-8"/>
          <w:sz w:val="20"/>
        </w:rPr>
        <w:t xml:space="preserve"> </w:t>
      </w:r>
      <w:r>
        <w:rPr>
          <w:sz w:val="20"/>
        </w:rPr>
        <w:t>melimpahkan</w:t>
      </w:r>
      <w:r>
        <w:rPr>
          <w:spacing w:val="-8"/>
          <w:sz w:val="20"/>
        </w:rPr>
        <w:t xml:space="preserve"> </w:t>
      </w:r>
      <w:r>
        <w:rPr>
          <w:sz w:val="20"/>
        </w:rPr>
        <w:t>kemudahan</w:t>
      </w:r>
      <w:r>
        <w:rPr>
          <w:spacing w:val="-8"/>
          <w:sz w:val="20"/>
        </w:rPr>
        <w:t xml:space="preserve"> </w:t>
      </w:r>
      <w:r>
        <w:rPr>
          <w:sz w:val="20"/>
        </w:rPr>
        <w:t>kepada penulis sejak dalam pelaksanaan penelitian sampai dengan penyusunan buku Proyek Akhir</w:t>
      </w:r>
    </w:p>
    <w:p w14:paraId="5D0EB51E" w14:textId="77777777" w:rsidR="00F135AD" w:rsidRDefault="00F135AD" w:rsidP="00F135AD">
      <w:pPr>
        <w:pStyle w:val="ListParagraph"/>
        <w:widowControl w:val="0"/>
        <w:numPr>
          <w:ilvl w:val="0"/>
          <w:numId w:val="37"/>
        </w:numPr>
        <w:tabs>
          <w:tab w:val="left" w:pos="886"/>
        </w:tabs>
        <w:autoSpaceDE w:val="0"/>
        <w:autoSpaceDN w:val="0"/>
        <w:spacing w:before="1"/>
        <w:ind w:left="886" w:hanging="359"/>
        <w:contextualSpacing w:val="0"/>
        <w:jc w:val="both"/>
        <w:rPr>
          <w:sz w:val="20"/>
        </w:rPr>
      </w:pPr>
      <w:r>
        <w:rPr>
          <w:sz w:val="20"/>
        </w:rPr>
        <w:t>Bapak</w:t>
      </w:r>
      <w:r>
        <w:rPr>
          <w:spacing w:val="-4"/>
          <w:sz w:val="20"/>
        </w:rPr>
        <w:t xml:space="preserve"> </w:t>
      </w:r>
      <w:r>
        <w:rPr>
          <w:sz w:val="20"/>
        </w:rPr>
        <w:t>M.Udin</w:t>
      </w:r>
      <w:r>
        <w:rPr>
          <w:spacing w:val="-4"/>
          <w:sz w:val="20"/>
        </w:rPr>
        <w:t xml:space="preserve"> </w:t>
      </w:r>
      <w:r>
        <w:rPr>
          <w:sz w:val="20"/>
        </w:rPr>
        <w:t>Harun</w:t>
      </w:r>
      <w:r>
        <w:rPr>
          <w:spacing w:val="-4"/>
          <w:sz w:val="20"/>
        </w:rPr>
        <w:t xml:space="preserve"> </w:t>
      </w:r>
      <w:r>
        <w:rPr>
          <w:sz w:val="20"/>
        </w:rPr>
        <w:t>Al</w:t>
      </w:r>
      <w:r>
        <w:rPr>
          <w:spacing w:val="-5"/>
          <w:sz w:val="20"/>
        </w:rPr>
        <w:t xml:space="preserve"> </w:t>
      </w:r>
      <w:r>
        <w:rPr>
          <w:sz w:val="20"/>
        </w:rPr>
        <w:t>Rasyid,</w:t>
      </w:r>
      <w:r>
        <w:rPr>
          <w:spacing w:val="-5"/>
          <w:sz w:val="20"/>
        </w:rPr>
        <w:t xml:space="preserve"> </w:t>
      </w:r>
      <w:r>
        <w:rPr>
          <w:sz w:val="20"/>
        </w:rPr>
        <w:t>S.Kom.,</w:t>
      </w:r>
      <w:r>
        <w:rPr>
          <w:spacing w:val="-5"/>
          <w:sz w:val="20"/>
        </w:rPr>
        <w:t xml:space="preserve"> </w:t>
      </w:r>
      <w:r>
        <w:rPr>
          <w:sz w:val="20"/>
        </w:rPr>
        <w:t>M.Sc.,</w:t>
      </w:r>
      <w:r>
        <w:rPr>
          <w:spacing w:val="-5"/>
          <w:sz w:val="20"/>
        </w:rPr>
        <w:t xml:space="preserve"> </w:t>
      </w:r>
      <w:r>
        <w:rPr>
          <w:spacing w:val="-2"/>
          <w:sz w:val="20"/>
        </w:rPr>
        <w:t>Ph.D.</w:t>
      </w:r>
    </w:p>
    <w:p w14:paraId="18473324" w14:textId="77777777" w:rsidR="00F135AD" w:rsidRDefault="00F135AD" w:rsidP="00F135AD">
      <w:pPr>
        <w:pStyle w:val="ListParagraph"/>
        <w:widowControl w:val="0"/>
        <w:numPr>
          <w:ilvl w:val="0"/>
          <w:numId w:val="37"/>
        </w:numPr>
        <w:tabs>
          <w:tab w:val="left" w:pos="886"/>
        </w:tabs>
        <w:autoSpaceDE w:val="0"/>
        <w:autoSpaceDN w:val="0"/>
        <w:spacing w:before="34"/>
        <w:ind w:left="886" w:hanging="359"/>
        <w:contextualSpacing w:val="0"/>
        <w:jc w:val="both"/>
        <w:rPr>
          <w:sz w:val="20"/>
        </w:rPr>
      </w:pPr>
      <w:r>
        <w:rPr>
          <w:sz w:val="20"/>
        </w:rPr>
        <w:t>Bu</w:t>
      </w:r>
      <w:r>
        <w:rPr>
          <w:spacing w:val="-5"/>
          <w:sz w:val="20"/>
        </w:rPr>
        <w:t xml:space="preserve"> </w:t>
      </w:r>
      <w:r>
        <w:rPr>
          <w:sz w:val="20"/>
        </w:rPr>
        <w:t>Desy</w:t>
      </w:r>
      <w:r>
        <w:rPr>
          <w:spacing w:val="-4"/>
          <w:sz w:val="20"/>
        </w:rPr>
        <w:t xml:space="preserve"> </w:t>
      </w:r>
      <w:r>
        <w:rPr>
          <w:sz w:val="20"/>
        </w:rPr>
        <w:t>Intan</w:t>
      </w:r>
      <w:r>
        <w:rPr>
          <w:spacing w:val="-4"/>
          <w:sz w:val="20"/>
        </w:rPr>
        <w:t xml:space="preserve"> </w:t>
      </w:r>
      <w:r>
        <w:rPr>
          <w:sz w:val="20"/>
        </w:rPr>
        <w:t>Permatasari,</w:t>
      </w:r>
      <w:r>
        <w:rPr>
          <w:spacing w:val="-5"/>
          <w:sz w:val="20"/>
        </w:rPr>
        <w:t xml:space="preserve"> </w:t>
      </w:r>
      <w:r>
        <w:rPr>
          <w:sz w:val="20"/>
        </w:rPr>
        <w:t>S.Kom.,</w:t>
      </w:r>
      <w:r>
        <w:rPr>
          <w:spacing w:val="-6"/>
          <w:sz w:val="20"/>
        </w:rPr>
        <w:t xml:space="preserve"> </w:t>
      </w:r>
      <w:r>
        <w:rPr>
          <w:spacing w:val="-4"/>
          <w:sz w:val="20"/>
        </w:rPr>
        <w:t>M.Kom</w:t>
      </w:r>
    </w:p>
    <w:p w14:paraId="7E81AD7D" w14:textId="01686F58" w:rsidR="00F135AD" w:rsidRDefault="00F135AD" w:rsidP="00F135AD">
      <w:pPr>
        <w:pStyle w:val="ListParagraph"/>
        <w:widowControl w:val="0"/>
        <w:numPr>
          <w:ilvl w:val="0"/>
          <w:numId w:val="37"/>
        </w:numPr>
        <w:tabs>
          <w:tab w:val="left" w:pos="887"/>
        </w:tabs>
        <w:autoSpaceDE w:val="0"/>
        <w:autoSpaceDN w:val="0"/>
        <w:spacing w:before="34" w:line="276" w:lineRule="auto"/>
        <w:ind w:right="459"/>
        <w:contextualSpacing w:val="0"/>
        <w:jc w:val="both"/>
        <w:rPr>
          <w:sz w:val="20"/>
        </w:rPr>
      </w:pPr>
      <w:r>
        <w:rPr>
          <w:sz w:val="20"/>
        </w:rPr>
        <w:t xml:space="preserve">Ibu </w:t>
      </w:r>
      <w:r w:rsidRPr="00F135AD">
        <w:rPr>
          <w:sz w:val="20"/>
        </w:rPr>
        <w:t>Nana Ramadijanti, S. Kom., M. Kom.</w:t>
      </w:r>
      <w:r>
        <w:rPr>
          <w:sz w:val="20"/>
        </w:rPr>
        <w:t xml:space="preserve"> selaku dosen pembimbing pertama yang telah meluangkan waktu dan memberi bimbingan, saran dan petuah dalam proses pengerjaan Proyek Akhir.</w:t>
      </w:r>
    </w:p>
    <w:p w14:paraId="4FE98434" w14:textId="774B9D56" w:rsidR="00F135AD" w:rsidRDefault="00F135AD" w:rsidP="00F135AD">
      <w:pPr>
        <w:pStyle w:val="ListParagraph"/>
        <w:widowControl w:val="0"/>
        <w:numPr>
          <w:ilvl w:val="0"/>
          <w:numId w:val="37"/>
        </w:numPr>
        <w:tabs>
          <w:tab w:val="left" w:pos="887"/>
        </w:tabs>
        <w:autoSpaceDE w:val="0"/>
        <w:autoSpaceDN w:val="0"/>
        <w:spacing w:before="1" w:line="276" w:lineRule="auto"/>
        <w:ind w:right="459"/>
        <w:contextualSpacing w:val="0"/>
        <w:jc w:val="both"/>
        <w:rPr>
          <w:sz w:val="20"/>
        </w:rPr>
      </w:pPr>
      <w:r>
        <w:rPr>
          <w:sz w:val="20"/>
        </w:rPr>
        <w:t xml:space="preserve">Bapak </w:t>
      </w:r>
      <w:r w:rsidRPr="00F135AD">
        <w:rPr>
          <w:sz w:val="20"/>
        </w:rPr>
        <w:t>Nur Rosyid Mubtadai, S. Kom., M. T.</w:t>
      </w:r>
      <w:r>
        <w:rPr>
          <w:spacing w:val="40"/>
          <w:sz w:val="20"/>
        </w:rPr>
        <w:t xml:space="preserve"> </w:t>
      </w:r>
      <w:r>
        <w:rPr>
          <w:sz w:val="20"/>
        </w:rPr>
        <w:t>selaku dosen pembimbing kedua</w:t>
      </w:r>
      <w:r>
        <w:rPr>
          <w:spacing w:val="-7"/>
          <w:sz w:val="20"/>
        </w:rPr>
        <w:t xml:space="preserve"> </w:t>
      </w:r>
      <w:r>
        <w:rPr>
          <w:sz w:val="20"/>
        </w:rPr>
        <w:t>yang</w:t>
      </w:r>
      <w:r>
        <w:rPr>
          <w:spacing w:val="-6"/>
          <w:sz w:val="20"/>
        </w:rPr>
        <w:t xml:space="preserve"> </w:t>
      </w:r>
      <w:r>
        <w:rPr>
          <w:sz w:val="20"/>
        </w:rPr>
        <w:t>telah</w:t>
      </w:r>
      <w:r>
        <w:rPr>
          <w:spacing w:val="-6"/>
          <w:sz w:val="20"/>
        </w:rPr>
        <w:t xml:space="preserve"> </w:t>
      </w:r>
      <w:r>
        <w:rPr>
          <w:sz w:val="20"/>
        </w:rPr>
        <w:t>meluangkan</w:t>
      </w:r>
      <w:r>
        <w:rPr>
          <w:spacing w:val="-7"/>
          <w:sz w:val="20"/>
        </w:rPr>
        <w:t xml:space="preserve"> </w:t>
      </w:r>
      <w:r>
        <w:rPr>
          <w:sz w:val="20"/>
        </w:rPr>
        <w:t>waktu</w:t>
      </w:r>
      <w:r>
        <w:rPr>
          <w:spacing w:val="-4"/>
          <w:sz w:val="20"/>
        </w:rPr>
        <w:t xml:space="preserve"> </w:t>
      </w:r>
      <w:r>
        <w:rPr>
          <w:sz w:val="20"/>
        </w:rPr>
        <w:t>dan</w:t>
      </w:r>
      <w:r>
        <w:rPr>
          <w:spacing w:val="-6"/>
          <w:sz w:val="20"/>
        </w:rPr>
        <w:t xml:space="preserve"> </w:t>
      </w:r>
      <w:r>
        <w:rPr>
          <w:sz w:val="20"/>
        </w:rPr>
        <w:t>memberi</w:t>
      </w:r>
      <w:r>
        <w:rPr>
          <w:spacing w:val="-7"/>
          <w:sz w:val="20"/>
        </w:rPr>
        <w:t xml:space="preserve"> </w:t>
      </w:r>
      <w:r>
        <w:rPr>
          <w:sz w:val="20"/>
        </w:rPr>
        <w:t>bimbingan,</w:t>
      </w:r>
      <w:r>
        <w:rPr>
          <w:spacing w:val="-5"/>
          <w:sz w:val="20"/>
        </w:rPr>
        <w:t xml:space="preserve"> </w:t>
      </w:r>
      <w:r>
        <w:rPr>
          <w:sz w:val="20"/>
        </w:rPr>
        <w:t>saran</w:t>
      </w:r>
      <w:r>
        <w:rPr>
          <w:spacing w:val="-6"/>
          <w:sz w:val="20"/>
        </w:rPr>
        <w:t xml:space="preserve"> </w:t>
      </w:r>
      <w:r>
        <w:rPr>
          <w:sz w:val="20"/>
        </w:rPr>
        <w:t>dan petuah dalam proses pengerjaan penelitian Proyek Akhir.</w:t>
      </w:r>
    </w:p>
    <w:p w14:paraId="4C819907" w14:textId="77777777" w:rsidR="00F135AD" w:rsidRDefault="00F135AD" w:rsidP="00F135AD">
      <w:pPr>
        <w:pStyle w:val="ListParagraph"/>
        <w:widowControl w:val="0"/>
        <w:numPr>
          <w:ilvl w:val="0"/>
          <w:numId w:val="37"/>
        </w:numPr>
        <w:tabs>
          <w:tab w:val="left" w:pos="887"/>
        </w:tabs>
        <w:autoSpaceDE w:val="0"/>
        <w:autoSpaceDN w:val="0"/>
        <w:spacing w:line="278" w:lineRule="auto"/>
        <w:ind w:right="462"/>
        <w:contextualSpacing w:val="0"/>
        <w:jc w:val="both"/>
        <w:rPr>
          <w:sz w:val="20"/>
        </w:rPr>
      </w:pPr>
      <w:r>
        <w:rPr>
          <w:sz w:val="20"/>
        </w:rPr>
        <w:t>Keluarga, yang senantiasa mendukung dan mendoakan agar proses perkuliahan dapat berjalan dengan lancar.</w:t>
      </w:r>
    </w:p>
    <w:p w14:paraId="22D88F17" w14:textId="6B2592A2" w:rsidR="00F135AD" w:rsidRDefault="00F135AD" w:rsidP="00F135AD">
      <w:pPr>
        <w:pStyle w:val="ListParagraph"/>
        <w:widowControl w:val="0"/>
        <w:numPr>
          <w:ilvl w:val="0"/>
          <w:numId w:val="37"/>
        </w:numPr>
        <w:tabs>
          <w:tab w:val="left" w:pos="887"/>
        </w:tabs>
        <w:autoSpaceDE w:val="0"/>
        <w:autoSpaceDN w:val="0"/>
        <w:spacing w:line="276" w:lineRule="auto"/>
        <w:ind w:right="460"/>
        <w:contextualSpacing w:val="0"/>
        <w:jc w:val="both"/>
        <w:rPr>
          <w:sz w:val="20"/>
        </w:rPr>
      </w:pPr>
      <w:r>
        <w:rPr>
          <w:sz w:val="20"/>
        </w:rPr>
        <w:t>Teman teman kelas 4 D4 IT B, Keluarga Mahasiswa PENS, yang senantiasa menemani dan saling support dalam periode perkuliahan ini mulai dari senang, sedih, susah bersama.</w:t>
      </w:r>
    </w:p>
    <w:p w14:paraId="68F62E42" w14:textId="77777777" w:rsidR="00F135AD" w:rsidRDefault="00F135AD" w:rsidP="00F135AD">
      <w:pPr>
        <w:pStyle w:val="ListParagraph"/>
        <w:widowControl w:val="0"/>
        <w:numPr>
          <w:ilvl w:val="0"/>
          <w:numId w:val="37"/>
        </w:numPr>
        <w:tabs>
          <w:tab w:val="left" w:pos="887"/>
        </w:tabs>
        <w:autoSpaceDE w:val="0"/>
        <w:autoSpaceDN w:val="0"/>
        <w:spacing w:line="278" w:lineRule="auto"/>
        <w:ind w:right="459"/>
        <w:contextualSpacing w:val="0"/>
        <w:jc w:val="both"/>
        <w:rPr>
          <w:sz w:val="20"/>
        </w:rPr>
      </w:pPr>
      <w:r>
        <w:rPr>
          <w:sz w:val="20"/>
        </w:rPr>
        <w:t>Serta pihak-pihak lain yang telah membantu kami namun tidak dapat disebutkan satu persatu.</w:t>
      </w:r>
    </w:p>
    <w:p w14:paraId="47599010" w14:textId="77777777" w:rsidR="00F135AD" w:rsidRDefault="00F135AD" w:rsidP="00F135AD">
      <w:pPr>
        <w:pStyle w:val="BodyText"/>
        <w:spacing w:before="25"/>
      </w:pPr>
    </w:p>
    <w:p w14:paraId="3F62213D" w14:textId="77777777" w:rsidR="00F608A7" w:rsidRDefault="00F608A7" w:rsidP="00F135AD">
      <w:pPr>
        <w:pStyle w:val="BodyText"/>
        <w:spacing w:before="25"/>
      </w:pPr>
    </w:p>
    <w:p w14:paraId="51F899D7" w14:textId="77777777" w:rsidR="00F135AD" w:rsidRDefault="00F135AD" w:rsidP="00F135AD">
      <w:pPr>
        <w:pStyle w:val="BodyText"/>
        <w:ind w:left="167"/>
      </w:pPr>
      <w:r>
        <w:lastRenderedPageBreak/>
        <w:t>Demikian</w:t>
      </w:r>
      <w:r>
        <w:rPr>
          <w:spacing w:val="63"/>
        </w:rPr>
        <w:t xml:space="preserve"> </w:t>
      </w:r>
      <w:r>
        <w:t>buku</w:t>
      </w:r>
      <w:r>
        <w:rPr>
          <w:spacing w:val="63"/>
        </w:rPr>
        <w:t xml:space="preserve"> </w:t>
      </w:r>
      <w:r>
        <w:t>Proyek</w:t>
      </w:r>
      <w:r>
        <w:rPr>
          <w:spacing w:val="63"/>
        </w:rPr>
        <w:t xml:space="preserve"> </w:t>
      </w:r>
      <w:r>
        <w:t>Akhir</w:t>
      </w:r>
      <w:r>
        <w:rPr>
          <w:spacing w:val="62"/>
        </w:rPr>
        <w:t xml:space="preserve"> </w:t>
      </w:r>
      <w:r>
        <w:t>ini</w:t>
      </w:r>
      <w:r>
        <w:rPr>
          <w:spacing w:val="62"/>
        </w:rPr>
        <w:t xml:space="preserve"> </w:t>
      </w:r>
      <w:r>
        <w:t>disusun.</w:t>
      </w:r>
      <w:r>
        <w:rPr>
          <w:spacing w:val="62"/>
        </w:rPr>
        <w:t xml:space="preserve"> </w:t>
      </w:r>
      <w:r>
        <w:t>Kami</w:t>
      </w:r>
      <w:r>
        <w:rPr>
          <w:spacing w:val="63"/>
        </w:rPr>
        <w:t xml:space="preserve"> </w:t>
      </w:r>
      <w:r>
        <w:t>menyadari</w:t>
      </w:r>
      <w:r>
        <w:rPr>
          <w:spacing w:val="62"/>
        </w:rPr>
        <w:t xml:space="preserve"> </w:t>
      </w:r>
      <w:r>
        <w:t>masih</w:t>
      </w:r>
      <w:r>
        <w:rPr>
          <w:spacing w:val="62"/>
        </w:rPr>
        <w:t xml:space="preserve"> </w:t>
      </w:r>
      <w:r>
        <w:rPr>
          <w:spacing w:val="-2"/>
        </w:rPr>
        <w:t>banyak</w:t>
      </w:r>
    </w:p>
    <w:p w14:paraId="4932B9C0" w14:textId="77777777" w:rsidR="00F135AD" w:rsidRDefault="00F135AD" w:rsidP="00F135AD">
      <w:pPr>
        <w:pStyle w:val="BodyText"/>
        <w:sectPr w:rsidR="00F135AD" w:rsidSect="00F135AD">
          <w:footerReference w:type="default" r:id="rId11"/>
          <w:pgSz w:w="8400" w:h="11900"/>
          <w:pgMar w:top="760" w:right="283" w:bottom="920" w:left="992" w:header="0" w:footer="731" w:gutter="0"/>
          <w:pgNumType w:start="1"/>
          <w:cols w:space="720"/>
        </w:sectPr>
      </w:pPr>
    </w:p>
    <w:p w14:paraId="3A0CE320" w14:textId="592D63F6" w:rsidR="00F135AD" w:rsidRDefault="00F135AD" w:rsidP="00F135AD">
      <w:pPr>
        <w:pStyle w:val="BodyText"/>
        <w:spacing w:before="62"/>
        <w:ind w:left="167"/>
      </w:pPr>
      <w:r>
        <w:lastRenderedPageBreak/>
        <w:t>kekurangan</w:t>
      </w:r>
      <w:r>
        <w:rPr>
          <w:spacing w:val="-7"/>
        </w:rPr>
        <w:t xml:space="preserve"> </w:t>
      </w:r>
      <w:r>
        <w:t>dalam</w:t>
      </w:r>
      <w:r>
        <w:rPr>
          <w:spacing w:val="-4"/>
        </w:rPr>
        <w:t xml:space="preserve"> </w:t>
      </w:r>
      <w:r>
        <w:t>penyusunan</w:t>
      </w:r>
      <w:r>
        <w:rPr>
          <w:spacing w:val="-4"/>
        </w:rPr>
        <w:t xml:space="preserve"> </w:t>
      </w:r>
      <w:r>
        <w:t>buku</w:t>
      </w:r>
      <w:r>
        <w:rPr>
          <w:spacing w:val="-5"/>
        </w:rPr>
        <w:t xml:space="preserve"> </w:t>
      </w:r>
      <w:r>
        <w:t>ini.</w:t>
      </w:r>
      <w:r>
        <w:rPr>
          <w:spacing w:val="-5"/>
        </w:rPr>
        <w:t xml:space="preserve"> </w:t>
      </w:r>
      <w:r>
        <w:t>Kami</w:t>
      </w:r>
      <w:r>
        <w:rPr>
          <w:spacing w:val="-8"/>
        </w:rPr>
        <w:t xml:space="preserve"> </w:t>
      </w:r>
      <w:r>
        <w:t>berharap</w:t>
      </w:r>
      <w:r>
        <w:rPr>
          <w:spacing w:val="-4"/>
        </w:rPr>
        <w:t xml:space="preserve"> </w:t>
      </w:r>
      <w:r>
        <w:t>semoga</w:t>
      </w:r>
      <w:r>
        <w:rPr>
          <w:spacing w:val="-5"/>
        </w:rPr>
        <w:t xml:space="preserve"> </w:t>
      </w:r>
      <w:r>
        <w:t>apa</w:t>
      </w:r>
      <w:r>
        <w:rPr>
          <w:spacing w:val="-7"/>
        </w:rPr>
        <w:t xml:space="preserve"> </w:t>
      </w:r>
      <w:r>
        <w:rPr>
          <w:spacing w:val="-4"/>
        </w:rPr>
        <w:t>yang</w:t>
      </w:r>
    </w:p>
    <w:p w14:paraId="1B721D71" w14:textId="77777777" w:rsidR="00F135AD" w:rsidRDefault="00F135AD" w:rsidP="00F135AD">
      <w:pPr>
        <w:pStyle w:val="BodyText"/>
        <w:spacing w:before="34" w:line="276" w:lineRule="auto"/>
        <w:ind w:left="167" w:right="463"/>
      </w:pPr>
      <w:r>
        <w:t>kami kerjakan dan kami tulis dalam laporan ini dapat membantu memberi bagi pihak-pihak terkait.</w:t>
      </w:r>
    </w:p>
    <w:p w14:paraId="03E0313A" w14:textId="5EF4608E" w:rsidR="00F135AD" w:rsidRDefault="00F135AD" w:rsidP="00F135AD">
      <w:pPr>
        <w:pStyle w:val="BodyText"/>
        <w:spacing w:before="230"/>
        <w:ind w:right="456"/>
        <w:jc w:val="right"/>
      </w:pPr>
      <w:r>
        <w:t>Surabaya,</w:t>
      </w:r>
      <w:r>
        <w:rPr>
          <w:spacing w:val="-5"/>
        </w:rPr>
        <w:t xml:space="preserve"> </w:t>
      </w:r>
      <w:r>
        <w:t>10</w:t>
      </w:r>
      <w:r>
        <w:rPr>
          <w:spacing w:val="-3"/>
        </w:rPr>
        <w:t xml:space="preserve"> </w:t>
      </w:r>
      <w:r>
        <w:t>Juni</w:t>
      </w:r>
      <w:r>
        <w:rPr>
          <w:spacing w:val="-4"/>
        </w:rPr>
        <w:t xml:space="preserve"> 2025</w:t>
      </w:r>
    </w:p>
    <w:p w14:paraId="4ACD21E3" w14:textId="77777777" w:rsidR="00F135AD" w:rsidRDefault="00F135AD" w:rsidP="00F135AD">
      <w:pPr>
        <w:pStyle w:val="BodyText"/>
      </w:pPr>
    </w:p>
    <w:p w14:paraId="3A99D490" w14:textId="77777777" w:rsidR="00F135AD" w:rsidRDefault="00F135AD" w:rsidP="00F135AD">
      <w:pPr>
        <w:pStyle w:val="BodyText"/>
      </w:pPr>
    </w:p>
    <w:p w14:paraId="3A7C5CA6" w14:textId="77777777" w:rsidR="00F135AD" w:rsidRDefault="00F135AD" w:rsidP="00F135AD">
      <w:pPr>
        <w:pStyle w:val="BodyText"/>
        <w:spacing w:before="229"/>
      </w:pPr>
    </w:p>
    <w:p w14:paraId="5A07B86A" w14:textId="142B7717" w:rsidR="00F135AD" w:rsidRPr="00F135AD" w:rsidRDefault="00F135AD" w:rsidP="00F135AD">
      <w:pPr>
        <w:tabs>
          <w:tab w:val="left" w:pos="903"/>
        </w:tabs>
        <w:ind w:right="462"/>
        <w:jc w:val="right"/>
        <w:rPr>
          <w:sz w:val="20"/>
          <w:szCs w:val="20"/>
        </w:rPr>
      </w:pPr>
      <w:r>
        <w:rPr>
          <w:sz w:val="20"/>
          <w:szCs w:val="20"/>
        </w:rPr>
        <w:t>Muhammad Hafid Azis</w:t>
      </w:r>
    </w:p>
    <w:p w14:paraId="511A1499" w14:textId="77777777" w:rsidR="00633973" w:rsidRPr="009404BB" w:rsidRDefault="00633973" w:rsidP="001E1A55">
      <w:pPr>
        <w:tabs>
          <w:tab w:val="left" w:pos="903"/>
        </w:tabs>
        <w:rPr>
          <w:sz w:val="20"/>
          <w:szCs w:val="20"/>
        </w:rPr>
      </w:pPr>
    </w:p>
    <w:p w14:paraId="1FB34D9E" w14:textId="77777777" w:rsidR="00633973" w:rsidRPr="009404BB" w:rsidRDefault="00633973" w:rsidP="001E1A55">
      <w:pPr>
        <w:tabs>
          <w:tab w:val="left" w:pos="903"/>
        </w:tabs>
        <w:rPr>
          <w:sz w:val="20"/>
          <w:szCs w:val="20"/>
        </w:rPr>
      </w:pPr>
    </w:p>
    <w:p w14:paraId="166D9F38" w14:textId="77777777" w:rsidR="00633973" w:rsidRPr="009404BB" w:rsidRDefault="00633973" w:rsidP="001E1A55">
      <w:pPr>
        <w:tabs>
          <w:tab w:val="left" w:pos="903"/>
        </w:tabs>
        <w:rPr>
          <w:sz w:val="20"/>
          <w:szCs w:val="20"/>
        </w:rPr>
      </w:pPr>
    </w:p>
    <w:p w14:paraId="40CB23E8" w14:textId="77777777" w:rsidR="00633973" w:rsidRPr="009404BB" w:rsidRDefault="00633973" w:rsidP="001E1A55">
      <w:pPr>
        <w:tabs>
          <w:tab w:val="left" w:pos="903"/>
        </w:tabs>
        <w:rPr>
          <w:sz w:val="20"/>
          <w:szCs w:val="20"/>
        </w:rPr>
      </w:pPr>
    </w:p>
    <w:p w14:paraId="0232D76C" w14:textId="77777777" w:rsidR="00633973" w:rsidRPr="009404BB" w:rsidRDefault="00633973" w:rsidP="001E1A55">
      <w:pPr>
        <w:tabs>
          <w:tab w:val="left" w:pos="903"/>
        </w:tabs>
        <w:rPr>
          <w:sz w:val="20"/>
          <w:szCs w:val="20"/>
        </w:rPr>
      </w:pPr>
    </w:p>
    <w:p w14:paraId="674E5E04" w14:textId="77777777" w:rsidR="00633973" w:rsidRPr="009404BB" w:rsidRDefault="00633973" w:rsidP="001E1A55">
      <w:pPr>
        <w:tabs>
          <w:tab w:val="left" w:pos="903"/>
        </w:tabs>
        <w:rPr>
          <w:sz w:val="20"/>
          <w:szCs w:val="20"/>
        </w:rPr>
      </w:pPr>
    </w:p>
    <w:p w14:paraId="0CF6EA80" w14:textId="77777777" w:rsidR="00633973" w:rsidRPr="009404BB" w:rsidRDefault="00633973" w:rsidP="001E1A55">
      <w:pPr>
        <w:tabs>
          <w:tab w:val="left" w:pos="903"/>
        </w:tabs>
        <w:rPr>
          <w:sz w:val="20"/>
          <w:szCs w:val="20"/>
        </w:rPr>
      </w:pPr>
    </w:p>
    <w:p w14:paraId="417BEC18" w14:textId="77777777" w:rsidR="00633973" w:rsidRPr="009404BB" w:rsidRDefault="00633973" w:rsidP="001E1A55">
      <w:pPr>
        <w:tabs>
          <w:tab w:val="left" w:pos="903"/>
        </w:tabs>
        <w:rPr>
          <w:sz w:val="20"/>
          <w:szCs w:val="20"/>
        </w:rPr>
      </w:pPr>
    </w:p>
    <w:p w14:paraId="5BD7FDE6" w14:textId="77777777" w:rsidR="00633973" w:rsidRPr="009404BB" w:rsidRDefault="00633973" w:rsidP="001E1A55">
      <w:pPr>
        <w:tabs>
          <w:tab w:val="left" w:pos="903"/>
        </w:tabs>
        <w:rPr>
          <w:sz w:val="20"/>
          <w:szCs w:val="20"/>
        </w:rPr>
      </w:pPr>
    </w:p>
    <w:p w14:paraId="55E7CF6A" w14:textId="77777777" w:rsidR="00633973" w:rsidRPr="009404BB" w:rsidRDefault="00633973" w:rsidP="001E1A55">
      <w:pPr>
        <w:tabs>
          <w:tab w:val="left" w:pos="903"/>
        </w:tabs>
        <w:rPr>
          <w:sz w:val="20"/>
          <w:szCs w:val="20"/>
        </w:rPr>
      </w:pPr>
    </w:p>
    <w:p w14:paraId="43325961" w14:textId="77777777" w:rsidR="00633973" w:rsidRPr="009404BB" w:rsidRDefault="00633973" w:rsidP="001E1A55">
      <w:pPr>
        <w:tabs>
          <w:tab w:val="left" w:pos="903"/>
        </w:tabs>
        <w:rPr>
          <w:sz w:val="20"/>
          <w:szCs w:val="20"/>
        </w:rPr>
      </w:pPr>
    </w:p>
    <w:p w14:paraId="5A47E50E" w14:textId="77777777" w:rsidR="00633973" w:rsidRPr="009404BB" w:rsidRDefault="00633973" w:rsidP="001E1A55">
      <w:pPr>
        <w:tabs>
          <w:tab w:val="left" w:pos="903"/>
        </w:tabs>
        <w:rPr>
          <w:sz w:val="20"/>
          <w:szCs w:val="20"/>
        </w:rPr>
      </w:pPr>
    </w:p>
    <w:p w14:paraId="7D74DA12" w14:textId="77777777" w:rsidR="00633973" w:rsidRPr="009404BB" w:rsidRDefault="00633973" w:rsidP="001E1A55">
      <w:pPr>
        <w:tabs>
          <w:tab w:val="left" w:pos="903"/>
        </w:tabs>
        <w:rPr>
          <w:sz w:val="20"/>
          <w:szCs w:val="20"/>
        </w:rPr>
      </w:pPr>
    </w:p>
    <w:p w14:paraId="2F47E6CA" w14:textId="77777777" w:rsidR="00633973" w:rsidRPr="009404BB" w:rsidRDefault="00633973" w:rsidP="001E1A55">
      <w:pPr>
        <w:tabs>
          <w:tab w:val="left" w:pos="903"/>
        </w:tabs>
        <w:rPr>
          <w:sz w:val="20"/>
          <w:szCs w:val="20"/>
        </w:rPr>
      </w:pPr>
    </w:p>
    <w:p w14:paraId="2DA120A2" w14:textId="77777777" w:rsidR="00633973" w:rsidRDefault="00633973" w:rsidP="001E1A55">
      <w:pPr>
        <w:tabs>
          <w:tab w:val="left" w:pos="903"/>
        </w:tabs>
        <w:rPr>
          <w:sz w:val="20"/>
          <w:szCs w:val="20"/>
        </w:rPr>
      </w:pPr>
    </w:p>
    <w:p w14:paraId="7AF047EF" w14:textId="77777777" w:rsidR="00F135AD" w:rsidRDefault="00F135AD" w:rsidP="001E1A55">
      <w:pPr>
        <w:tabs>
          <w:tab w:val="left" w:pos="903"/>
        </w:tabs>
        <w:rPr>
          <w:sz w:val="20"/>
          <w:szCs w:val="20"/>
        </w:rPr>
      </w:pPr>
    </w:p>
    <w:p w14:paraId="1F3BA65C" w14:textId="77777777" w:rsidR="00F135AD" w:rsidRDefault="00F135AD" w:rsidP="001E1A55">
      <w:pPr>
        <w:tabs>
          <w:tab w:val="left" w:pos="903"/>
        </w:tabs>
        <w:rPr>
          <w:sz w:val="20"/>
          <w:szCs w:val="20"/>
        </w:rPr>
      </w:pPr>
    </w:p>
    <w:p w14:paraId="4BBC29AD" w14:textId="77777777" w:rsidR="00F135AD" w:rsidRDefault="00F135AD" w:rsidP="001E1A55">
      <w:pPr>
        <w:tabs>
          <w:tab w:val="left" w:pos="903"/>
        </w:tabs>
        <w:rPr>
          <w:sz w:val="20"/>
          <w:szCs w:val="20"/>
        </w:rPr>
      </w:pPr>
    </w:p>
    <w:p w14:paraId="2FE7A487" w14:textId="77777777" w:rsidR="00F135AD" w:rsidRDefault="00F135AD" w:rsidP="001E1A55">
      <w:pPr>
        <w:tabs>
          <w:tab w:val="left" w:pos="903"/>
        </w:tabs>
        <w:rPr>
          <w:sz w:val="20"/>
          <w:szCs w:val="20"/>
        </w:rPr>
      </w:pPr>
    </w:p>
    <w:p w14:paraId="596CD6CF" w14:textId="77777777" w:rsidR="00F135AD" w:rsidRDefault="00F135AD" w:rsidP="001E1A55">
      <w:pPr>
        <w:tabs>
          <w:tab w:val="left" w:pos="903"/>
        </w:tabs>
        <w:rPr>
          <w:sz w:val="20"/>
          <w:szCs w:val="20"/>
        </w:rPr>
      </w:pPr>
    </w:p>
    <w:p w14:paraId="3BF6E75A" w14:textId="77777777" w:rsidR="00F135AD" w:rsidRDefault="00F135AD" w:rsidP="001E1A55">
      <w:pPr>
        <w:tabs>
          <w:tab w:val="left" w:pos="903"/>
        </w:tabs>
        <w:rPr>
          <w:sz w:val="20"/>
          <w:szCs w:val="20"/>
        </w:rPr>
      </w:pPr>
    </w:p>
    <w:p w14:paraId="10EE8CB0" w14:textId="77777777" w:rsidR="00F135AD" w:rsidRDefault="00F135AD" w:rsidP="001E1A55">
      <w:pPr>
        <w:tabs>
          <w:tab w:val="left" w:pos="903"/>
        </w:tabs>
        <w:rPr>
          <w:sz w:val="20"/>
          <w:szCs w:val="20"/>
        </w:rPr>
      </w:pPr>
    </w:p>
    <w:p w14:paraId="2474A867" w14:textId="77777777" w:rsidR="00F135AD" w:rsidRDefault="00F135AD" w:rsidP="001E1A55">
      <w:pPr>
        <w:tabs>
          <w:tab w:val="left" w:pos="903"/>
        </w:tabs>
        <w:rPr>
          <w:sz w:val="20"/>
          <w:szCs w:val="20"/>
        </w:rPr>
      </w:pPr>
    </w:p>
    <w:p w14:paraId="3B8048EE" w14:textId="77777777" w:rsidR="00F135AD" w:rsidRDefault="00F135AD" w:rsidP="001E1A55">
      <w:pPr>
        <w:tabs>
          <w:tab w:val="left" w:pos="903"/>
        </w:tabs>
        <w:rPr>
          <w:sz w:val="20"/>
          <w:szCs w:val="20"/>
        </w:rPr>
      </w:pPr>
    </w:p>
    <w:p w14:paraId="52F4A5DF" w14:textId="77777777" w:rsidR="00F135AD" w:rsidRDefault="00F135AD" w:rsidP="001E1A55">
      <w:pPr>
        <w:tabs>
          <w:tab w:val="left" w:pos="903"/>
        </w:tabs>
        <w:rPr>
          <w:sz w:val="20"/>
          <w:szCs w:val="20"/>
        </w:rPr>
      </w:pPr>
    </w:p>
    <w:p w14:paraId="32DB4ACD" w14:textId="77777777" w:rsidR="00F135AD" w:rsidRDefault="00F135AD" w:rsidP="001E1A55">
      <w:pPr>
        <w:tabs>
          <w:tab w:val="left" w:pos="903"/>
        </w:tabs>
        <w:rPr>
          <w:sz w:val="20"/>
          <w:szCs w:val="20"/>
        </w:rPr>
      </w:pPr>
    </w:p>
    <w:p w14:paraId="79DB4494" w14:textId="77777777" w:rsidR="00F135AD" w:rsidRDefault="00F135AD" w:rsidP="001E1A55">
      <w:pPr>
        <w:tabs>
          <w:tab w:val="left" w:pos="903"/>
        </w:tabs>
        <w:rPr>
          <w:sz w:val="20"/>
          <w:szCs w:val="20"/>
        </w:rPr>
      </w:pPr>
    </w:p>
    <w:p w14:paraId="78EFC541" w14:textId="77777777" w:rsidR="00F135AD" w:rsidRDefault="00F135AD" w:rsidP="001E1A55">
      <w:pPr>
        <w:tabs>
          <w:tab w:val="left" w:pos="903"/>
        </w:tabs>
        <w:rPr>
          <w:sz w:val="20"/>
          <w:szCs w:val="20"/>
        </w:rPr>
      </w:pPr>
    </w:p>
    <w:p w14:paraId="43389BD1" w14:textId="77777777" w:rsidR="00F135AD" w:rsidRDefault="00F135AD" w:rsidP="001E1A55">
      <w:pPr>
        <w:tabs>
          <w:tab w:val="left" w:pos="903"/>
        </w:tabs>
        <w:rPr>
          <w:sz w:val="20"/>
          <w:szCs w:val="20"/>
        </w:rPr>
      </w:pPr>
    </w:p>
    <w:p w14:paraId="3CC3C20B" w14:textId="77777777" w:rsidR="00F135AD" w:rsidRDefault="00F135AD" w:rsidP="001E1A55">
      <w:pPr>
        <w:tabs>
          <w:tab w:val="left" w:pos="903"/>
        </w:tabs>
        <w:rPr>
          <w:sz w:val="20"/>
          <w:szCs w:val="20"/>
        </w:rPr>
      </w:pPr>
    </w:p>
    <w:p w14:paraId="0F86206F" w14:textId="77777777" w:rsidR="00F135AD" w:rsidRDefault="00F135AD" w:rsidP="001E1A55">
      <w:pPr>
        <w:tabs>
          <w:tab w:val="left" w:pos="903"/>
        </w:tabs>
        <w:rPr>
          <w:sz w:val="20"/>
          <w:szCs w:val="20"/>
        </w:rPr>
      </w:pPr>
    </w:p>
    <w:p w14:paraId="691AE035" w14:textId="77777777" w:rsidR="00F135AD" w:rsidRDefault="00F135AD" w:rsidP="001E1A55">
      <w:pPr>
        <w:tabs>
          <w:tab w:val="left" w:pos="903"/>
        </w:tabs>
        <w:rPr>
          <w:sz w:val="20"/>
          <w:szCs w:val="20"/>
        </w:rPr>
      </w:pPr>
    </w:p>
    <w:p w14:paraId="071733ED" w14:textId="77777777" w:rsidR="00F135AD" w:rsidRDefault="00F135AD" w:rsidP="001E1A55">
      <w:pPr>
        <w:tabs>
          <w:tab w:val="left" w:pos="903"/>
        </w:tabs>
        <w:rPr>
          <w:sz w:val="20"/>
          <w:szCs w:val="20"/>
        </w:rPr>
      </w:pPr>
    </w:p>
    <w:p w14:paraId="3F8BCB2E" w14:textId="77777777" w:rsidR="00F135AD" w:rsidRPr="002F1B79" w:rsidRDefault="00F135AD" w:rsidP="00F135AD">
      <w:pPr>
        <w:pStyle w:val="Heading1"/>
        <w:ind w:right="681"/>
        <w:rPr>
          <w:sz w:val="24"/>
        </w:rPr>
      </w:pPr>
      <w:r w:rsidRPr="002F1B79">
        <w:rPr>
          <w:spacing w:val="-2"/>
          <w:sz w:val="24"/>
        </w:rPr>
        <w:lastRenderedPageBreak/>
        <w:t>ABSTRAK</w:t>
      </w:r>
    </w:p>
    <w:p w14:paraId="70FE803F" w14:textId="6930E2E9" w:rsidR="00F135AD" w:rsidRDefault="00BD6215" w:rsidP="00F135AD">
      <w:pPr>
        <w:pStyle w:val="BodyText"/>
        <w:spacing w:before="230"/>
        <w:ind w:left="424" w:right="566" w:firstLine="427"/>
        <w:jc w:val="both"/>
      </w:pPr>
      <w:r w:rsidRPr="00BD6215">
        <w:t>Dalam proses pengembangan perangkat lunak, pencarian informasi test case yang cepat dan akurat merupakan tantangan signifikan bagi tim Quality Assurance (QA), terutama ketika jumlah test case terus bertambah dan dikelola secara manual. Penelitian ini bertujuan untuk mengembangkan chatbot manajemen test case berbasis metode Text Preprocessing, TF-IDF, dan Cosine Similarity untuk membantu tim QA di PT Telkom Indonesia Tribe Agree dalam mencari informasi test case secara otomatis dan kontekstual. Dengan menambahkan kemampuan pengenalan sinonim, chatbot dapat memahami pertanyaan pengguna secara lebih fleksibel dan kontekstual. Pengujian menunjukkan bahwa chatbot mampu mengenali pertanyaan pengguna dengan baik dan memberikan jawaban yang akurat, dengan skor BLEU mencapai 1.0 pada setiap percobaan, menandakan kesamaan sempurna antara respons chatbot dan data referensi. Chatbot ini diharapkan dapat meningkatkan efisiensi kerja tim QA serta mempercepat proses pencarian informasi test case pada pengujian fitur layanan Agree.</w:t>
      </w:r>
    </w:p>
    <w:p w14:paraId="6E8AD73C" w14:textId="77777777" w:rsidR="00F135AD" w:rsidRDefault="00F135AD" w:rsidP="00F135AD">
      <w:pPr>
        <w:pStyle w:val="BodyText"/>
        <w:spacing w:before="2"/>
      </w:pPr>
    </w:p>
    <w:p w14:paraId="5F701DCB" w14:textId="44F3D031" w:rsidR="00F135AD" w:rsidRDefault="00F135AD" w:rsidP="00F135AD">
      <w:pPr>
        <w:pStyle w:val="BodyText"/>
        <w:ind w:left="424"/>
      </w:pPr>
      <w:r>
        <w:rPr>
          <w:b/>
          <w:spacing w:val="-2"/>
        </w:rPr>
        <w:t xml:space="preserve">Kata kunci: </w:t>
      </w:r>
      <w:r w:rsidR="00BD6215" w:rsidRPr="00BD6215">
        <w:rPr>
          <w:spacing w:val="-2"/>
        </w:rPr>
        <w:t>chatbot, test case, quality assurance, cosine similarity, pengenalan sinonim, TF-IDF</w:t>
      </w:r>
    </w:p>
    <w:p w14:paraId="6394D4BA" w14:textId="77777777" w:rsidR="00F135AD" w:rsidRDefault="00F135AD" w:rsidP="001E1A55">
      <w:pPr>
        <w:tabs>
          <w:tab w:val="left" w:pos="903"/>
        </w:tabs>
        <w:rPr>
          <w:sz w:val="20"/>
          <w:szCs w:val="20"/>
        </w:rPr>
      </w:pPr>
    </w:p>
    <w:p w14:paraId="4300DCB1" w14:textId="77777777" w:rsidR="00F135AD" w:rsidRDefault="00F135AD" w:rsidP="001E1A55">
      <w:pPr>
        <w:tabs>
          <w:tab w:val="left" w:pos="903"/>
        </w:tabs>
        <w:rPr>
          <w:sz w:val="20"/>
          <w:szCs w:val="20"/>
        </w:rPr>
      </w:pPr>
    </w:p>
    <w:p w14:paraId="34623F9C" w14:textId="77777777" w:rsidR="00F135AD" w:rsidRDefault="00F135AD" w:rsidP="001E1A55">
      <w:pPr>
        <w:tabs>
          <w:tab w:val="left" w:pos="903"/>
        </w:tabs>
        <w:rPr>
          <w:sz w:val="20"/>
          <w:szCs w:val="20"/>
        </w:rPr>
      </w:pPr>
    </w:p>
    <w:p w14:paraId="03103651" w14:textId="77777777" w:rsidR="00F135AD" w:rsidRDefault="00F135AD" w:rsidP="001E1A55">
      <w:pPr>
        <w:tabs>
          <w:tab w:val="left" w:pos="903"/>
        </w:tabs>
        <w:rPr>
          <w:sz w:val="20"/>
          <w:szCs w:val="20"/>
        </w:rPr>
      </w:pPr>
    </w:p>
    <w:p w14:paraId="4CD6907D" w14:textId="77777777" w:rsidR="00F135AD" w:rsidRDefault="00F135AD" w:rsidP="001E1A55">
      <w:pPr>
        <w:tabs>
          <w:tab w:val="left" w:pos="903"/>
        </w:tabs>
        <w:rPr>
          <w:sz w:val="20"/>
          <w:szCs w:val="20"/>
        </w:rPr>
      </w:pPr>
    </w:p>
    <w:p w14:paraId="5282F946" w14:textId="77777777" w:rsidR="00F135AD" w:rsidRDefault="00F135AD" w:rsidP="001E1A55">
      <w:pPr>
        <w:tabs>
          <w:tab w:val="left" w:pos="903"/>
        </w:tabs>
        <w:rPr>
          <w:sz w:val="20"/>
          <w:szCs w:val="20"/>
        </w:rPr>
      </w:pPr>
    </w:p>
    <w:p w14:paraId="2DBE46DE" w14:textId="77777777" w:rsidR="00F135AD" w:rsidRDefault="00F135AD" w:rsidP="001E1A55">
      <w:pPr>
        <w:tabs>
          <w:tab w:val="left" w:pos="903"/>
        </w:tabs>
        <w:rPr>
          <w:sz w:val="20"/>
          <w:szCs w:val="20"/>
        </w:rPr>
      </w:pPr>
    </w:p>
    <w:p w14:paraId="6CA77FC9" w14:textId="77777777" w:rsidR="00F135AD" w:rsidRDefault="00F135AD" w:rsidP="001E1A55">
      <w:pPr>
        <w:tabs>
          <w:tab w:val="left" w:pos="903"/>
        </w:tabs>
        <w:rPr>
          <w:sz w:val="20"/>
          <w:szCs w:val="20"/>
        </w:rPr>
      </w:pPr>
    </w:p>
    <w:p w14:paraId="1657FC38" w14:textId="77777777" w:rsidR="00F135AD" w:rsidRDefault="00F135AD" w:rsidP="001E1A55">
      <w:pPr>
        <w:tabs>
          <w:tab w:val="left" w:pos="903"/>
        </w:tabs>
        <w:rPr>
          <w:sz w:val="20"/>
          <w:szCs w:val="20"/>
        </w:rPr>
      </w:pPr>
    </w:p>
    <w:p w14:paraId="1A79DD45" w14:textId="77777777" w:rsidR="00F135AD" w:rsidRDefault="00F135AD" w:rsidP="001E1A55">
      <w:pPr>
        <w:tabs>
          <w:tab w:val="left" w:pos="903"/>
        </w:tabs>
        <w:rPr>
          <w:sz w:val="20"/>
          <w:szCs w:val="20"/>
        </w:rPr>
      </w:pPr>
    </w:p>
    <w:p w14:paraId="04C7F6AB" w14:textId="77777777" w:rsidR="00F135AD" w:rsidRDefault="00F135AD" w:rsidP="001E1A55">
      <w:pPr>
        <w:tabs>
          <w:tab w:val="left" w:pos="903"/>
        </w:tabs>
        <w:rPr>
          <w:sz w:val="20"/>
          <w:szCs w:val="20"/>
        </w:rPr>
      </w:pPr>
    </w:p>
    <w:p w14:paraId="15B4F899" w14:textId="77777777" w:rsidR="00F135AD" w:rsidRDefault="00F135AD" w:rsidP="001E1A55">
      <w:pPr>
        <w:tabs>
          <w:tab w:val="left" w:pos="903"/>
        </w:tabs>
        <w:rPr>
          <w:sz w:val="20"/>
          <w:szCs w:val="20"/>
        </w:rPr>
      </w:pPr>
    </w:p>
    <w:p w14:paraId="72E0DA68" w14:textId="77777777" w:rsidR="00F135AD" w:rsidRDefault="00F135AD" w:rsidP="001E1A55">
      <w:pPr>
        <w:tabs>
          <w:tab w:val="left" w:pos="903"/>
        </w:tabs>
        <w:rPr>
          <w:sz w:val="20"/>
          <w:szCs w:val="20"/>
        </w:rPr>
      </w:pPr>
    </w:p>
    <w:p w14:paraId="0A587582" w14:textId="77777777" w:rsidR="00F135AD" w:rsidRDefault="00F135AD" w:rsidP="001E1A55">
      <w:pPr>
        <w:tabs>
          <w:tab w:val="left" w:pos="903"/>
        </w:tabs>
        <w:rPr>
          <w:sz w:val="20"/>
          <w:szCs w:val="20"/>
        </w:rPr>
      </w:pPr>
    </w:p>
    <w:p w14:paraId="74480C28" w14:textId="77777777" w:rsidR="00F135AD" w:rsidRDefault="00F135AD" w:rsidP="001E1A55">
      <w:pPr>
        <w:tabs>
          <w:tab w:val="left" w:pos="903"/>
        </w:tabs>
        <w:rPr>
          <w:sz w:val="20"/>
          <w:szCs w:val="20"/>
        </w:rPr>
      </w:pPr>
    </w:p>
    <w:p w14:paraId="327603F6" w14:textId="77777777" w:rsidR="00F135AD" w:rsidRDefault="00F135AD" w:rsidP="001E1A55">
      <w:pPr>
        <w:tabs>
          <w:tab w:val="left" w:pos="903"/>
        </w:tabs>
        <w:rPr>
          <w:sz w:val="20"/>
          <w:szCs w:val="20"/>
        </w:rPr>
      </w:pPr>
    </w:p>
    <w:p w14:paraId="57870BEF" w14:textId="77777777" w:rsidR="00F135AD" w:rsidRDefault="00F135AD" w:rsidP="001E1A55">
      <w:pPr>
        <w:tabs>
          <w:tab w:val="left" w:pos="903"/>
        </w:tabs>
        <w:rPr>
          <w:sz w:val="20"/>
          <w:szCs w:val="20"/>
        </w:rPr>
      </w:pPr>
    </w:p>
    <w:p w14:paraId="5AB47CB3" w14:textId="77777777" w:rsidR="00F135AD" w:rsidRDefault="00F135AD" w:rsidP="001E1A55">
      <w:pPr>
        <w:tabs>
          <w:tab w:val="left" w:pos="903"/>
        </w:tabs>
        <w:rPr>
          <w:sz w:val="20"/>
          <w:szCs w:val="20"/>
        </w:rPr>
      </w:pPr>
    </w:p>
    <w:p w14:paraId="57836CC4" w14:textId="77777777" w:rsidR="00F135AD" w:rsidRDefault="00F135AD" w:rsidP="001E1A55">
      <w:pPr>
        <w:tabs>
          <w:tab w:val="left" w:pos="903"/>
        </w:tabs>
        <w:rPr>
          <w:sz w:val="20"/>
          <w:szCs w:val="20"/>
        </w:rPr>
      </w:pPr>
    </w:p>
    <w:p w14:paraId="12CC0A5F" w14:textId="77777777" w:rsidR="00F135AD" w:rsidRDefault="00F135AD" w:rsidP="001E1A55">
      <w:pPr>
        <w:tabs>
          <w:tab w:val="left" w:pos="903"/>
        </w:tabs>
        <w:rPr>
          <w:sz w:val="20"/>
          <w:szCs w:val="20"/>
        </w:rPr>
      </w:pPr>
    </w:p>
    <w:p w14:paraId="52194568" w14:textId="77777777" w:rsidR="00F135AD" w:rsidRDefault="00F135AD" w:rsidP="001E1A55">
      <w:pPr>
        <w:tabs>
          <w:tab w:val="left" w:pos="903"/>
        </w:tabs>
        <w:rPr>
          <w:sz w:val="20"/>
          <w:szCs w:val="20"/>
        </w:rPr>
      </w:pPr>
    </w:p>
    <w:p w14:paraId="4467F4B2" w14:textId="77777777" w:rsidR="00F135AD" w:rsidRDefault="00F135AD" w:rsidP="001E1A55">
      <w:pPr>
        <w:tabs>
          <w:tab w:val="left" w:pos="903"/>
        </w:tabs>
        <w:rPr>
          <w:sz w:val="20"/>
          <w:szCs w:val="20"/>
        </w:rPr>
      </w:pPr>
    </w:p>
    <w:p w14:paraId="5533FEC7" w14:textId="77777777" w:rsidR="00F135AD" w:rsidRDefault="00F135AD" w:rsidP="001E1A55">
      <w:pPr>
        <w:tabs>
          <w:tab w:val="left" w:pos="903"/>
        </w:tabs>
        <w:rPr>
          <w:sz w:val="20"/>
          <w:szCs w:val="20"/>
        </w:rPr>
      </w:pPr>
    </w:p>
    <w:p w14:paraId="1C1EF53F" w14:textId="77777777" w:rsidR="00F135AD" w:rsidRDefault="00F135AD" w:rsidP="001E1A55">
      <w:pPr>
        <w:tabs>
          <w:tab w:val="left" w:pos="903"/>
        </w:tabs>
        <w:rPr>
          <w:sz w:val="20"/>
          <w:szCs w:val="20"/>
        </w:rPr>
      </w:pPr>
    </w:p>
    <w:p w14:paraId="781A1685" w14:textId="77777777" w:rsidR="00F135AD" w:rsidRDefault="00F135AD" w:rsidP="001E1A55">
      <w:pPr>
        <w:tabs>
          <w:tab w:val="left" w:pos="903"/>
        </w:tabs>
        <w:rPr>
          <w:sz w:val="20"/>
          <w:szCs w:val="20"/>
        </w:rPr>
      </w:pPr>
    </w:p>
    <w:p w14:paraId="50E84A4A" w14:textId="77777777" w:rsidR="00F135AD" w:rsidRDefault="00F135AD" w:rsidP="001E1A55">
      <w:pPr>
        <w:tabs>
          <w:tab w:val="left" w:pos="903"/>
        </w:tabs>
        <w:rPr>
          <w:sz w:val="20"/>
          <w:szCs w:val="20"/>
        </w:rPr>
      </w:pPr>
    </w:p>
    <w:p w14:paraId="3B6AB5C9" w14:textId="77777777" w:rsidR="00F135AD" w:rsidRDefault="00F135AD" w:rsidP="001E1A55">
      <w:pPr>
        <w:tabs>
          <w:tab w:val="left" w:pos="903"/>
        </w:tabs>
        <w:rPr>
          <w:sz w:val="20"/>
          <w:szCs w:val="20"/>
        </w:rPr>
      </w:pPr>
    </w:p>
    <w:p w14:paraId="52878FAA" w14:textId="77777777" w:rsidR="00F135AD" w:rsidRDefault="00F135AD" w:rsidP="001E1A55">
      <w:pPr>
        <w:tabs>
          <w:tab w:val="left" w:pos="903"/>
        </w:tabs>
        <w:rPr>
          <w:sz w:val="20"/>
          <w:szCs w:val="20"/>
        </w:rPr>
      </w:pPr>
    </w:p>
    <w:p w14:paraId="3B5B6222" w14:textId="77777777" w:rsidR="00F135AD" w:rsidRDefault="00F135AD" w:rsidP="001E1A55">
      <w:pPr>
        <w:tabs>
          <w:tab w:val="left" w:pos="903"/>
        </w:tabs>
        <w:rPr>
          <w:sz w:val="20"/>
          <w:szCs w:val="20"/>
        </w:rPr>
      </w:pPr>
    </w:p>
    <w:p w14:paraId="492F1607" w14:textId="77777777" w:rsidR="00F135AD" w:rsidRDefault="00F135AD" w:rsidP="001E1A55">
      <w:pPr>
        <w:tabs>
          <w:tab w:val="left" w:pos="903"/>
        </w:tabs>
        <w:rPr>
          <w:sz w:val="20"/>
          <w:szCs w:val="20"/>
        </w:rPr>
      </w:pPr>
    </w:p>
    <w:p w14:paraId="2101269B" w14:textId="77777777" w:rsidR="00F135AD" w:rsidRDefault="00F135AD" w:rsidP="001E1A55">
      <w:pPr>
        <w:tabs>
          <w:tab w:val="left" w:pos="903"/>
        </w:tabs>
        <w:rPr>
          <w:sz w:val="20"/>
          <w:szCs w:val="20"/>
        </w:rPr>
      </w:pPr>
    </w:p>
    <w:p w14:paraId="6B8E4657" w14:textId="77777777" w:rsidR="00F135AD" w:rsidRDefault="00F135AD" w:rsidP="001E1A55">
      <w:pPr>
        <w:tabs>
          <w:tab w:val="left" w:pos="903"/>
        </w:tabs>
        <w:rPr>
          <w:sz w:val="20"/>
          <w:szCs w:val="20"/>
        </w:rPr>
      </w:pPr>
    </w:p>
    <w:p w14:paraId="06F85659" w14:textId="77777777" w:rsidR="00F135AD" w:rsidRDefault="00F135AD" w:rsidP="001E1A55">
      <w:pPr>
        <w:tabs>
          <w:tab w:val="left" w:pos="903"/>
        </w:tabs>
        <w:rPr>
          <w:sz w:val="20"/>
          <w:szCs w:val="20"/>
        </w:rPr>
      </w:pPr>
    </w:p>
    <w:p w14:paraId="4A6B0DA4" w14:textId="77777777" w:rsidR="00F135AD" w:rsidRDefault="00F135AD" w:rsidP="001E1A55">
      <w:pPr>
        <w:tabs>
          <w:tab w:val="left" w:pos="903"/>
        </w:tabs>
        <w:rPr>
          <w:sz w:val="20"/>
          <w:szCs w:val="20"/>
        </w:rPr>
      </w:pPr>
    </w:p>
    <w:p w14:paraId="2E2DE5D4" w14:textId="77777777" w:rsidR="00F135AD" w:rsidRDefault="00F135AD" w:rsidP="001E1A55">
      <w:pPr>
        <w:tabs>
          <w:tab w:val="left" w:pos="903"/>
        </w:tabs>
        <w:rPr>
          <w:sz w:val="20"/>
          <w:szCs w:val="20"/>
        </w:rPr>
      </w:pPr>
    </w:p>
    <w:p w14:paraId="1932F342" w14:textId="77777777" w:rsidR="00F135AD" w:rsidRDefault="00F135AD" w:rsidP="001E1A55">
      <w:pPr>
        <w:tabs>
          <w:tab w:val="left" w:pos="903"/>
        </w:tabs>
        <w:rPr>
          <w:sz w:val="20"/>
          <w:szCs w:val="20"/>
        </w:rPr>
      </w:pPr>
    </w:p>
    <w:p w14:paraId="031E978C" w14:textId="77777777" w:rsidR="00F135AD" w:rsidRDefault="00F135AD" w:rsidP="001E1A55">
      <w:pPr>
        <w:tabs>
          <w:tab w:val="left" w:pos="903"/>
        </w:tabs>
        <w:rPr>
          <w:sz w:val="20"/>
          <w:szCs w:val="20"/>
        </w:rPr>
      </w:pPr>
    </w:p>
    <w:p w14:paraId="24E9399A" w14:textId="77777777" w:rsidR="00F135AD" w:rsidRDefault="00F135AD" w:rsidP="001E1A55">
      <w:pPr>
        <w:tabs>
          <w:tab w:val="left" w:pos="903"/>
        </w:tabs>
        <w:rPr>
          <w:sz w:val="20"/>
          <w:szCs w:val="20"/>
        </w:rPr>
      </w:pPr>
    </w:p>
    <w:p w14:paraId="7D0ED0E5" w14:textId="77777777" w:rsidR="00F135AD" w:rsidRDefault="00F135AD" w:rsidP="001E1A55">
      <w:pPr>
        <w:tabs>
          <w:tab w:val="left" w:pos="903"/>
        </w:tabs>
        <w:rPr>
          <w:sz w:val="20"/>
          <w:szCs w:val="20"/>
        </w:rPr>
      </w:pPr>
    </w:p>
    <w:p w14:paraId="525867DE" w14:textId="77777777" w:rsidR="00F135AD" w:rsidRDefault="00F135AD" w:rsidP="001E1A55">
      <w:pPr>
        <w:tabs>
          <w:tab w:val="left" w:pos="903"/>
        </w:tabs>
        <w:rPr>
          <w:sz w:val="20"/>
          <w:szCs w:val="20"/>
        </w:rPr>
      </w:pPr>
    </w:p>
    <w:p w14:paraId="190D2379" w14:textId="77777777" w:rsidR="00F135AD" w:rsidRDefault="00F135AD" w:rsidP="001E1A55">
      <w:pPr>
        <w:tabs>
          <w:tab w:val="left" w:pos="903"/>
        </w:tabs>
        <w:rPr>
          <w:sz w:val="20"/>
          <w:szCs w:val="20"/>
        </w:rPr>
      </w:pPr>
    </w:p>
    <w:p w14:paraId="0338F9F5" w14:textId="77777777" w:rsidR="00F135AD" w:rsidRDefault="00F135AD" w:rsidP="001E1A55">
      <w:pPr>
        <w:tabs>
          <w:tab w:val="left" w:pos="903"/>
        </w:tabs>
        <w:rPr>
          <w:sz w:val="20"/>
          <w:szCs w:val="20"/>
        </w:rPr>
      </w:pPr>
    </w:p>
    <w:p w14:paraId="31DD9229" w14:textId="77777777" w:rsidR="00F135AD" w:rsidRDefault="00F135AD" w:rsidP="001E1A55">
      <w:pPr>
        <w:tabs>
          <w:tab w:val="left" w:pos="903"/>
        </w:tabs>
        <w:rPr>
          <w:sz w:val="20"/>
          <w:szCs w:val="20"/>
        </w:rPr>
      </w:pPr>
    </w:p>
    <w:p w14:paraId="687FD444" w14:textId="77777777" w:rsidR="00F135AD" w:rsidRDefault="00F135AD" w:rsidP="001E1A55">
      <w:pPr>
        <w:tabs>
          <w:tab w:val="left" w:pos="903"/>
        </w:tabs>
        <w:rPr>
          <w:sz w:val="20"/>
          <w:szCs w:val="20"/>
        </w:rPr>
      </w:pPr>
    </w:p>
    <w:p w14:paraId="786D1EAE" w14:textId="77777777" w:rsidR="00F135AD" w:rsidRDefault="00F135AD" w:rsidP="001E1A55">
      <w:pPr>
        <w:tabs>
          <w:tab w:val="left" w:pos="903"/>
        </w:tabs>
        <w:rPr>
          <w:sz w:val="20"/>
          <w:szCs w:val="20"/>
        </w:rPr>
      </w:pPr>
    </w:p>
    <w:p w14:paraId="410D8A9F" w14:textId="77777777" w:rsidR="00F135AD" w:rsidRPr="009404BB" w:rsidRDefault="00F135AD" w:rsidP="001E1A55">
      <w:pPr>
        <w:tabs>
          <w:tab w:val="left" w:pos="903"/>
        </w:tabs>
        <w:rPr>
          <w:sz w:val="20"/>
          <w:szCs w:val="20"/>
        </w:rPr>
      </w:pPr>
    </w:p>
    <w:p w14:paraId="78A13FA4" w14:textId="77777777" w:rsidR="002C01CC" w:rsidRPr="009404BB" w:rsidRDefault="002C01CC" w:rsidP="002C01CC">
      <w:pPr>
        <w:ind w:left="1744"/>
        <w:rPr>
          <w:sz w:val="20"/>
        </w:rPr>
      </w:pPr>
      <w:r w:rsidRPr="009404BB">
        <w:rPr>
          <w:sz w:val="20"/>
        </w:rPr>
        <w:t>(Halaman</w:t>
      </w:r>
      <w:r w:rsidRPr="009404BB">
        <w:rPr>
          <w:spacing w:val="-4"/>
          <w:sz w:val="20"/>
        </w:rPr>
        <w:t xml:space="preserve"> </w:t>
      </w:r>
      <w:r w:rsidRPr="009404BB">
        <w:rPr>
          <w:sz w:val="20"/>
        </w:rPr>
        <w:t>ini</w:t>
      </w:r>
      <w:r w:rsidRPr="009404BB">
        <w:rPr>
          <w:spacing w:val="-5"/>
          <w:sz w:val="20"/>
        </w:rPr>
        <w:t xml:space="preserve"> </w:t>
      </w:r>
      <w:r w:rsidRPr="009404BB">
        <w:rPr>
          <w:sz w:val="20"/>
        </w:rPr>
        <w:t>sengaja</w:t>
      </w:r>
      <w:r w:rsidRPr="009404BB">
        <w:rPr>
          <w:spacing w:val="-5"/>
          <w:sz w:val="20"/>
        </w:rPr>
        <w:t xml:space="preserve"> </w:t>
      </w:r>
      <w:r w:rsidRPr="009404BB">
        <w:rPr>
          <w:spacing w:val="-2"/>
          <w:sz w:val="20"/>
        </w:rPr>
        <w:t>dikosongkan)</w:t>
      </w:r>
    </w:p>
    <w:p w14:paraId="1EB4C3F2" w14:textId="77777777" w:rsidR="00633973" w:rsidRPr="009404BB" w:rsidRDefault="00633973" w:rsidP="001E1A55">
      <w:pPr>
        <w:tabs>
          <w:tab w:val="left" w:pos="903"/>
        </w:tabs>
        <w:rPr>
          <w:sz w:val="20"/>
          <w:szCs w:val="20"/>
        </w:rPr>
      </w:pPr>
    </w:p>
    <w:p w14:paraId="5064C21E" w14:textId="77777777" w:rsidR="00633973" w:rsidRPr="009404BB" w:rsidRDefault="00633973" w:rsidP="001E1A55">
      <w:pPr>
        <w:tabs>
          <w:tab w:val="left" w:pos="903"/>
        </w:tabs>
        <w:rPr>
          <w:sz w:val="20"/>
          <w:szCs w:val="20"/>
        </w:rPr>
      </w:pPr>
    </w:p>
    <w:p w14:paraId="42F678AE" w14:textId="77777777" w:rsidR="00633973" w:rsidRPr="009404BB" w:rsidRDefault="00633973" w:rsidP="001E1A55">
      <w:pPr>
        <w:tabs>
          <w:tab w:val="left" w:pos="903"/>
        </w:tabs>
        <w:rPr>
          <w:sz w:val="20"/>
          <w:szCs w:val="20"/>
        </w:rPr>
      </w:pPr>
    </w:p>
    <w:p w14:paraId="4F15F112" w14:textId="77777777" w:rsidR="00633973" w:rsidRPr="009404BB" w:rsidRDefault="00633973" w:rsidP="001E1A55">
      <w:pPr>
        <w:tabs>
          <w:tab w:val="left" w:pos="903"/>
        </w:tabs>
        <w:rPr>
          <w:sz w:val="20"/>
          <w:szCs w:val="20"/>
        </w:rPr>
      </w:pPr>
    </w:p>
    <w:p w14:paraId="588DF176" w14:textId="77777777" w:rsidR="00633973" w:rsidRPr="009404BB" w:rsidRDefault="00633973" w:rsidP="001E1A55">
      <w:pPr>
        <w:tabs>
          <w:tab w:val="left" w:pos="903"/>
        </w:tabs>
        <w:rPr>
          <w:sz w:val="20"/>
          <w:szCs w:val="20"/>
        </w:rPr>
      </w:pPr>
    </w:p>
    <w:p w14:paraId="2066C010" w14:textId="77777777" w:rsidR="00633973" w:rsidRPr="009404BB" w:rsidRDefault="00633973" w:rsidP="001E1A55">
      <w:pPr>
        <w:tabs>
          <w:tab w:val="left" w:pos="903"/>
        </w:tabs>
        <w:rPr>
          <w:sz w:val="20"/>
          <w:szCs w:val="20"/>
        </w:rPr>
      </w:pPr>
    </w:p>
    <w:p w14:paraId="3DEF8CEE" w14:textId="77777777" w:rsidR="00633973" w:rsidRPr="009404BB" w:rsidRDefault="00633973" w:rsidP="001E1A55">
      <w:pPr>
        <w:tabs>
          <w:tab w:val="left" w:pos="903"/>
        </w:tabs>
        <w:rPr>
          <w:sz w:val="20"/>
          <w:szCs w:val="20"/>
        </w:rPr>
      </w:pPr>
    </w:p>
    <w:p w14:paraId="1C71164A" w14:textId="77777777" w:rsidR="00633973" w:rsidRPr="009404BB" w:rsidRDefault="00633973" w:rsidP="001E1A55">
      <w:pPr>
        <w:tabs>
          <w:tab w:val="left" w:pos="903"/>
        </w:tabs>
        <w:rPr>
          <w:sz w:val="20"/>
          <w:szCs w:val="20"/>
        </w:rPr>
      </w:pPr>
    </w:p>
    <w:p w14:paraId="376FBB56" w14:textId="77777777" w:rsidR="00633973" w:rsidRPr="009404BB" w:rsidRDefault="00633973" w:rsidP="001E1A55">
      <w:pPr>
        <w:tabs>
          <w:tab w:val="left" w:pos="903"/>
        </w:tabs>
        <w:rPr>
          <w:sz w:val="20"/>
          <w:szCs w:val="20"/>
        </w:rPr>
      </w:pPr>
    </w:p>
    <w:p w14:paraId="4B9FD190" w14:textId="77777777" w:rsidR="00633973" w:rsidRPr="009404BB" w:rsidRDefault="00633973" w:rsidP="001E1A55">
      <w:pPr>
        <w:tabs>
          <w:tab w:val="left" w:pos="903"/>
        </w:tabs>
        <w:rPr>
          <w:sz w:val="20"/>
          <w:szCs w:val="20"/>
        </w:rPr>
      </w:pPr>
    </w:p>
    <w:p w14:paraId="6068B090" w14:textId="77777777" w:rsidR="00633973" w:rsidRPr="009404BB" w:rsidRDefault="00633973" w:rsidP="001E1A55">
      <w:pPr>
        <w:tabs>
          <w:tab w:val="left" w:pos="903"/>
        </w:tabs>
        <w:rPr>
          <w:sz w:val="20"/>
          <w:szCs w:val="20"/>
        </w:rPr>
      </w:pPr>
    </w:p>
    <w:p w14:paraId="5FB18856" w14:textId="77777777" w:rsidR="00633973" w:rsidRPr="009404BB" w:rsidRDefault="00633973" w:rsidP="001E1A55">
      <w:pPr>
        <w:tabs>
          <w:tab w:val="left" w:pos="903"/>
        </w:tabs>
        <w:rPr>
          <w:sz w:val="20"/>
          <w:szCs w:val="20"/>
        </w:rPr>
      </w:pPr>
    </w:p>
    <w:p w14:paraId="759EB61F" w14:textId="77777777" w:rsidR="00633973" w:rsidRPr="009404BB" w:rsidRDefault="00633973" w:rsidP="001E1A55">
      <w:pPr>
        <w:tabs>
          <w:tab w:val="left" w:pos="903"/>
        </w:tabs>
        <w:rPr>
          <w:sz w:val="20"/>
          <w:szCs w:val="20"/>
        </w:rPr>
      </w:pPr>
    </w:p>
    <w:p w14:paraId="5B06EBC2" w14:textId="77777777" w:rsidR="00633973" w:rsidRPr="009404BB" w:rsidRDefault="00633973" w:rsidP="001E1A55">
      <w:pPr>
        <w:tabs>
          <w:tab w:val="left" w:pos="903"/>
        </w:tabs>
        <w:rPr>
          <w:sz w:val="20"/>
          <w:szCs w:val="20"/>
        </w:rPr>
      </w:pPr>
    </w:p>
    <w:p w14:paraId="1C6B870A" w14:textId="77777777" w:rsidR="00633973" w:rsidRPr="009404BB" w:rsidRDefault="00633973" w:rsidP="001E1A55">
      <w:pPr>
        <w:tabs>
          <w:tab w:val="left" w:pos="903"/>
        </w:tabs>
        <w:rPr>
          <w:sz w:val="20"/>
          <w:szCs w:val="20"/>
        </w:rPr>
      </w:pPr>
    </w:p>
    <w:p w14:paraId="77AFA0A9" w14:textId="77777777" w:rsidR="00633973" w:rsidRPr="009404BB" w:rsidRDefault="00633973" w:rsidP="001E1A55">
      <w:pPr>
        <w:tabs>
          <w:tab w:val="left" w:pos="903"/>
        </w:tabs>
        <w:rPr>
          <w:sz w:val="20"/>
          <w:szCs w:val="20"/>
        </w:rPr>
      </w:pPr>
    </w:p>
    <w:p w14:paraId="26BA908C" w14:textId="77777777" w:rsidR="00633973" w:rsidRPr="009404BB" w:rsidRDefault="00633973" w:rsidP="001E1A55">
      <w:pPr>
        <w:tabs>
          <w:tab w:val="left" w:pos="903"/>
        </w:tabs>
        <w:rPr>
          <w:sz w:val="20"/>
          <w:szCs w:val="20"/>
        </w:rPr>
      </w:pPr>
    </w:p>
    <w:p w14:paraId="0B9E934A" w14:textId="6C802F2B" w:rsidR="00633973" w:rsidRDefault="00633973" w:rsidP="001E1A55">
      <w:pPr>
        <w:tabs>
          <w:tab w:val="left" w:pos="903"/>
        </w:tabs>
        <w:rPr>
          <w:sz w:val="20"/>
          <w:szCs w:val="20"/>
        </w:rPr>
      </w:pPr>
    </w:p>
    <w:p w14:paraId="1358F658" w14:textId="77777777" w:rsidR="005F0D56" w:rsidRDefault="005F0D56" w:rsidP="001E1A55">
      <w:pPr>
        <w:tabs>
          <w:tab w:val="left" w:pos="903"/>
        </w:tabs>
        <w:rPr>
          <w:sz w:val="20"/>
          <w:szCs w:val="20"/>
        </w:rPr>
      </w:pPr>
    </w:p>
    <w:p w14:paraId="32E82D03" w14:textId="77777777" w:rsidR="005F0D56" w:rsidRDefault="005F0D56" w:rsidP="001E1A55">
      <w:pPr>
        <w:tabs>
          <w:tab w:val="left" w:pos="903"/>
        </w:tabs>
        <w:rPr>
          <w:sz w:val="20"/>
          <w:szCs w:val="20"/>
        </w:rPr>
      </w:pPr>
    </w:p>
    <w:p w14:paraId="595EF4D6" w14:textId="77777777" w:rsidR="005F0D56" w:rsidRDefault="005F0D56" w:rsidP="001E1A55">
      <w:pPr>
        <w:tabs>
          <w:tab w:val="left" w:pos="903"/>
        </w:tabs>
        <w:rPr>
          <w:sz w:val="20"/>
          <w:szCs w:val="20"/>
        </w:rPr>
      </w:pPr>
    </w:p>
    <w:p w14:paraId="76D73AFF" w14:textId="77777777" w:rsidR="005F0D56" w:rsidRDefault="005F0D56" w:rsidP="001E1A55">
      <w:pPr>
        <w:tabs>
          <w:tab w:val="left" w:pos="903"/>
        </w:tabs>
        <w:rPr>
          <w:sz w:val="20"/>
          <w:szCs w:val="20"/>
        </w:rPr>
      </w:pPr>
    </w:p>
    <w:p w14:paraId="10891E11" w14:textId="77777777" w:rsidR="005F0D56" w:rsidRDefault="005F0D56" w:rsidP="001E1A55">
      <w:pPr>
        <w:tabs>
          <w:tab w:val="left" w:pos="903"/>
        </w:tabs>
        <w:rPr>
          <w:sz w:val="20"/>
          <w:szCs w:val="20"/>
        </w:rPr>
      </w:pPr>
    </w:p>
    <w:p w14:paraId="4CF4DC89" w14:textId="77777777" w:rsidR="005F0D56" w:rsidRDefault="005F0D56" w:rsidP="001E1A55">
      <w:pPr>
        <w:tabs>
          <w:tab w:val="left" w:pos="903"/>
        </w:tabs>
        <w:rPr>
          <w:sz w:val="20"/>
          <w:szCs w:val="20"/>
        </w:rPr>
      </w:pPr>
    </w:p>
    <w:p w14:paraId="436253CE" w14:textId="77777777" w:rsidR="005F0D56" w:rsidRDefault="005F0D56" w:rsidP="001E1A55">
      <w:pPr>
        <w:tabs>
          <w:tab w:val="left" w:pos="903"/>
        </w:tabs>
        <w:rPr>
          <w:sz w:val="20"/>
          <w:szCs w:val="20"/>
        </w:rPr>
      </w:pPr>
    </w:p>
    <w:p w14:paraId="6656A48C" w14:textId="77777777" w:rsidR="005F0D56" w:rsidRDefault="005F0D56" w:rsidP="001E1A55">
      <w:pPr>
        <w:tabs>
          <w:tab w:val="left" w:pos="903"/>
        </w:tabs>
        <w:rPr>
          <w:sz w:val="20"/>
          <w:szCs w:val="20"/>
        </w:rPr>
      </w:pPr>
    </w:p>
    <w:p w14:paraId="2E56EF66" w14:textId="77777777" w:rsidR="005F0D56" w:rsidRPr="009404BB" w:rsidRDefault="005F0D56" w:rsidP="001E1A55">
      <w:pPr>
        <w:tabs>
          <w:tab w:val="left" w:pos="903"/>
        </w:tabs>
        <w:rPr>
          <w:sz w:val="20"/>
          <w:szCs w:val="20"/>
        </w:rPr>
      </w:pPr>
    </w:p>
    <w:p w14:paraId="346971B8" w14:textId="77777777" w:rsidR="00116317" w:rsidRPr="009404BB" w:rsidRDefault="00116317" w:rsidP="001E1A55">
      <w:pPr>
        <w:tabs>
          <w:tab w:val="left" w:pos="903"/>
        </w:tabs>
        <w:rPr>
          <w:sz w:val="20"/>
          <w:szCs w:val="20"/>
        </w:rPr>
      </w:pPr>
    </w:p>
    <w:p w14:paraId="56E366F8" w14:textId="77777777" w:rsidR="00920839" w:rsidRPr="009404BB" w:rsidRDefault="00920839" w:rsidP="001E1A55">
      <w:pPr>
        <w:tabs>
          <w:tab w:val="left" w:pos="903"/>
        </w:tabs>
        <w:rPr>
          <w:sz w:val="20"/>
          <w:szCs w:val="20"/>
        </w:rPr>
      </w:pPr>
    </w:p>
    <w:p w14:paraId="0AF16EED" w14:textId="72D81BC6" w:rsidR="00633973" w:rsidRPr="009404BB" w:rsidRDefault="00EE472A" w:rsidP="00EE472A">
      <w:pPr>
        <w:pStyle w:val="Heading1"/>
      </w:pPr>
      <w:bookmarkStart w:id="2" w:name="_Toc196165269"/>
      <w:r w:rsidRPr="009404BB">
        <w:t>DAFTAR ISI</w:t>
      </w:r>
      <w:bookmarkEnd w:id="2"/>
    </w:p>
    <w:sdt>
      <w:sdtPr>
        <w:rPr>
          <w:rFonts w:ascii="Times New Roman" w:hAnsi="Times New Roman"/>
          <w:b w:val="0"/>
          <w:bCs w:val="0"/>
          <w:i w:val="0"/>
          <w:iCs w:val="0"/>
          <w:sz w:val="20"/>
          <w:szCs w:val="20"/>
        </w:rPr>
        <w:id w:val="-1298992001"/>
        <w:docPartObj>
          <w:docPartGallery w:val="Table of Contents"/>
          <w:docPartUnique/>
        </w:docPartObj>
      </w:sdtPr>
      <w:sdtEndPr>
        <w:rPr>
          <w:noProof/>
        </w:rPr>
      </w:sdtEndPr>
      <w:sdtContent>
        <w:p w14:paraId="0CD9D988" w14:textId="69485252" w:rsidR="0093678A" w:rsidRDefault="00116317">
          <w:pPr>
            <w:pStyle w:val="TOC1"/>
            <w:tabs>
              <w:tab w:val="right" w:leader="dot" w:pos="5838"/>
            </w:tabs>
            <w:rPr>
              <w:rFonts w:eastAsiaTheme="minorEastAsia" w:cstheme="minorBidi"/>
              <w:b w:val="0"/>
              <w:bCs w:val="0"/>
              <w:i w:val="0"/>
              <w:iCs w:val="0"/>
              <w:noProof/>
              <w:kern w:val="2"/>
              <w14:ligatures w14:val="standardContextual"/>
            </w:rPr>
          </w:pPr>
          <w:r w:rsidRPr="009404BB">
            <w:rPr>
              <w:rFonts w:ascii="Times New Roman" w:hAnsi="Times New Roman"/>
              <w:b w:val="0"/>
              <w:bCs w:val="0"/>
              <w:i w:val="0"/>
              <w:iCs w:val="0"/>
              <w:sz w:val="20"/>
              <w:szCs w:val="20"/>
            </w:rPr>
            <w:fldChar w:fldCharType="begin"/>
          </w:r>
          <w:r w:rsidRPr="009404BB">
            <w:rPr>
              <w:rFonts w:ascii="Times New Roman" w:hAnsi="Times New Roman"/>
              <w:b w:val="0"/>
              <w:bCs w:val="0"/>
              <w:i w:val="0"/>
              <w:iCs w:val="0"/>
              <w:sz w:val="20"/>
              <w:szCs w:val="20"/>
            </w:rPr>
            <w:instrText xml:space="preserve"> TOC \o "1-3" \h \z \u </w:instrText>
          </w:r>
          <w:r w:rsidRPr="009404BB">
            <w:rPr>
              <w:rFonts w:ascii="Times New Roman" w:hAnsi="Times New Roman"/>
              <w:b w:val="0"/>
              <w:bCs w:val="0"/>
              <w:i w:val="0"/>
              <w:iCs w:val="0"/>
              <w:sz w:val="20"/>
              <w:szCs w:val="20"/>
            </w:rPr>
            <w:fldChar w:fldCharType="separate"/>
          </w:r>
          <w:hyperlink w:anchor="_Toc196165269" w:history="1">
            <w:r w:rsidR="0093678A" w:rsidRPr="00102EE7">
              <w:rPr>
                <w:rStyle w:val="Hyperlink"/>
                <w:noProof/>
              </w:rPr>
              <w:t>DAFTAR ISI</w:t>
            </w:r>
            <w:r w:rsidR="0093678A">
              <w:rPr>
                <w:noProof/>
                <w:webHidden/>
              </w:rPr>
              <w:tab/>
            </w:r>
            <w:r w:rsidR="0093678A">
              <w:rPr>
                <w:noProof/>
                <w:webHidden/>
              </w:rPr>
              <w:fldChar w:fldCharType="begin"/>
            </w:r>
            <w:r w:rsidR="0093678A">
              <w:rPr>
                <w:noProof/>
                <w:webHidden/>
              </w:rPr>
              <w:instrText xml:space="preserve"> PAGEREF _Toc196165269 \h </w:instrText>
            </w:r>
            <w:r w:rsidR="0093678A">
              <w:rPr>
                <w:noProof/>
                <w:webHidden/>
              </w:rPr>
            </w:r>
            <w:r w:rsidR="0093678A">
              <w:rPr>
                <w:noProof/>
                <w:webHidden/>
              </w:rPr>
              <w:fldChar w:fldCharType="separate"/>
            </w:r>
            <w:r w:rsidR="0093678A">
              <w:rPr>
                <w:noProof/>
                <w:webHidden/>
              </w:rPr>
              <w:t>3</w:t>
            </w:r>
            <w:r w:rsidR="0093678A">
              <w:rPr>
                <w:noProof/>
                <w:webHidden/>
              </w:rPr>
              <w:fldChar w:fldCharType="end"/>
            </w:r>
          </w:hyperlink>
        </w:p>
        <w:p w14:paraId="1C7AE1F1" w14:textId="3AFD2BBD" w:rsidR="0093678A" w:rsidRDefault="0093678A">
          <w:pPr>
            <w:pStyle w:val="TOC1"/>
            <w:tabs>
              <w:tab w:val="right" w:leader="dot" w:pos="5838"/>
            </w:tabs>
            <w:rPr>
              <w:rFonts w:eastAsiaTheme="minorEastAsia" w:cstheme="minorBidi"/>
              <w:b w:val="0"/>
              <w:bCs w:val="0"/>
              <w:i w:val="0"/>
              <w:iCs w:val="0"/>
              <w:noProof/>
              <w:kern w:val="2"/>
              <w14:ligatures w14:val="standardContextual"/>
            </w:rPr>
          </w:pPr>
          <w:hyperlink w:anchor="_Toc196165270" w:history="1">
            <w:r w:rsidRPr="00102EE7">
              <w:rPr>
                <w:rStyle w:val="Hyperlink"/>
                <w:noProof/>
              </w:rPr>
              <w:t>DAFTAR GAMBAR</w:t>
            </w:r>
            <w:r>
              <w:rPr>
                <w:noProof/>
                <w:webHidden/>
              </w:rPr>
              <w:tab/>
            </w:r>
            <w:r>
              <w:rPr>
                <w:noProof/>
                <w:webHidden/>
              </w:rPr>
              <w:fldChar w:fldCharType="begin"/>
            </w:r>
            <w:r>
              <w:rPr>
                <w:noProof/>
                <w:webHidden/>
              </w:rPr>
              <w:instrText xml:space="preserve"> PAGEREF _Toc196165270 \h </w:instrText>
            </w:r>
            <w:r>
              <w:rPr>
                <w:noProof/>
                <w:webHidden/>
              </w:rPr>
            </w:r>
            <w:r>
              <w:rPr>
                <w:noProof/>
                <w:webHidden/>
              </w:rPr>
              <w:fldChar w:fldCharType="separate"/>
            </w:r>
            <w:r>
              <w:rPr>
                <w:noProof/>
                <w:webHidden/>
              </w:rPr>
              <w:t>6</w:t>
            </w:r>
            <w:r>
              <w:rPr>
                <w:noProof/>
                <w:webHidden/>
              </w:rPr>
              <w:fldChar w:fldCharType="end"/>
            </w:r>
          </w:hyperlink>
        </w:p>
        <w:p w14:paraId="313AA27C" w14:textId="0CFBE966" w:rsidR="0093678A" w:rsidRDefault="0093678A">
          <w:pPr>
            <w:pStyle w:val="TOC1"/>
            <w:tabs>
              <w:tab w:val="right" w:leader="dot" w:pos="5838"/>
            </w:tabs>
            <w:rPr>
              <w:rFonts w:eastAsiaTheme="minorEastAsia" w:cstheme="minorBidi"/>
              <w:b w:val="0"/>
              <w:bCs w:val="0"/>
              <w:i w:val="0"/>
              <w:iCs w:val="0"/>
              <w:noProof/>
              <w:kern w:val="2"/>
              <w14:ligatures w14:val="standardContextual"/>
            </w:rPr>
          </w:pPr>
          <w:hyperlink w:anchor="_Toc196165271" w:history="1">
            <w:r w:rsidRPr="00102EE7">
              <w:rPr>
                <w:rStyle w:val="Hyperlink"/>
                <w:noProof/>
              </w:rPr>
              <w:t>DAFTAR TABEL</w:t>
            </w:r>
            <w:r>
              <w:rPr>
                <w:noProof/>
                <w:webHidden/>
              </w:rPr>
              <w:tab/>
            </w:r>
            <w:r>
              <w:rPr>
                <w:noProof/>
                <w:webHidden/>
              </w:rPr>
              <w:fldChar w:fldCharType="begin"/>
            </w:r>
            <w:r>
              <w:rPr>
                <w:noProof/>
                <w:webHidden/>
              </w:rPr>
              <w:instrText xml:space="preserve"> PAGEREF _Toc196165271 \h </w:instrText>
            </w:r>
            <w:r>
              <w:rPr>
                <w:noProof/>
                <w:webHidden/>
              </w:rPr>
            </w:r>
            <w:r>
              <w:rPr>
                <w:noProof/>
                <w:webHidden/>
              </w:rPr>
              <w:fldChar w:fldCharType="separate"/>
            </w:r>
            <w:r>
              <w:rPr>
                <w:noProof/>
                <w:webHidden/>
              </w:rPr>
              <w:t>8</w:t>
            </w:r>
            <w:r>
              <w:rPr>
                <w:noProof/>
                <w:webHidden/>
              </w:rPr>
              <w:fldChar w:fldCharType="end"/>
            </w:r>
          </w:hyperlink>
        </w:p>
        <w:p w14:paraId="317830E9" w14:textId="622E6CC2" w:rsidR="0093678A" w:rsidRDefault="0093678A">
          <w:pPr>
            <w:pStyle w:val="TOC1"/>
            <w:tabs>
              <w:tab w:val="right" w:leader="dot" w:pos="5838"/>
            </w:tabs>
            <w:rPr>
              <w:rFonts w:eastAsiaTheme="minorEastAsia" w:cstheme="minorBidi"/>
              <w:b w:val="0"/>
              <w:bCs w:val="0"/>
              <w:i w:val="0"/>
              <w:iCs w:val="0"/>
              <w:noProof/>
              <w:kern w:val="2"/>
              <w14:ligatures w14:val="standardContextual"/>
            </w:rPr>
          </w:pPr>
          <w:hyperlink w:anchor="_Toc196165272" w:history="1">
            <w:r w:rsidRPr="00102EE7">
              <w:rPr>
                <w:rStyle w:val="Hyperlink"/>
                <w:noProof/>
              </w:rPr>
              <w:t>BAB 1 PENDAHULUAN</w:t>
            </w:r>
            <w:r>
              <w:rPr>
                <w:noProof/>
                <w:webHidden/>
              </w:rPr>
              <w:tab/>
            </w:r>
            <w:r>
              <w:rPr>
                <w:noProof/>
                <w:webHidden/>
              </w:rPr>
              <w:fldChar w:fldCharType="begin"/>
            </w:r>
            <w:r>
              <w:rPr>
                <w:noProof/>
                <w:webHidden/>
              </w:rPr>
              <w:instrText xml:space="preserve"> PAGEREF _Toc196165272 \h </w:instrText>
            </w:r>
            <w:r>
              <w:rPr>
                <w:noProof/>
                <w:webHidden/>
              </w:rPr>
            </w:r>
            <w:r>
              <w:rPr>
                <w:noProof/>
                <w:webHidden/>
              </w:rPr>
              <w:fldChar w:fldCharType="separate"/>
            </w:r>
            <w:r>
              <w:rPr>
                <w:noProof/>
                <w:webHidden/>
              </w:rPr>
              <w:t>8</w:t>
            </w:r>
            <w:r>
              <w:rPr>
                <w:noProof/>
                <w:webHidden/>
              </w:rPr>
              <w:fldChar w:fldCharType="end"/>
            </w:r>
          </w:hyperlink>
        </w:p>
        <w:p w14:paraId="6AF92785" w14:textId="338AA8FB" w:rsidR="0093678A" w:rsidRDefault="0093678A">
          <w:pPr>
            <w:pStyle w:val="TOC2"/>
            <w:tabs>
              <w:tab w:val="left" w:pos="960"/>
              <w:tab w:val="right" w:leader="dot" w:pos="5838"/>
            </w:tabs>
            <w:rPr>
              <w:rFonts w:eastAsiaTheme="minorEastAsia" w:cstheme="minorBidi"/>
              <w:b w:val="0"/>
              <w:bCs w:val="0"/>
              <w:noProof/>
              <w:kern w:val="2"/>
              <w:sz w:val="24"/>
              <w:szCs w:val="24"/>
              <w14:ligatures w14:val="standardContextual"/>
            </w:rPr>
          </w:pPr>
          <w:hyperlink w:anchor="_Toc196165273" w:history="1">
            <w:r w:rsidRPr="00102EE7">
              <w:rPr>
                <w:rStyle w:val="Hyperlink"/>
                <w:noProof/>
              </w:rPr>
              <w:t>1.1</w:t>
            </w:r>
            <w:r>
              <w:rPr>
                <w:rFonts w:eastAsiaTheme="minorEastAsia" w:cstheme="minorBidi"/>
                <w:b w:val="0"/>
                <w:bCs w:val="0"/>
                <w:noProof/>
                <w:kern w:val="2"/>
                <w:sz w:val="24"/>
                <w:szCs w:val="24"/>
                <w14:ligatures w14:val="standardContextual"/>
              </w:rPr>
              <w:tab/>
            </w:r>
            <w:r w:rsidRPr="00102EE7">
              <w:rPr>
                <w:rStyle w:val="Hyperlink"/>
                <w:noProof/>
              </w:rPr>
              <w:t>LATAR BELAKANG</w:t>
            </w:r>
            <w:r>
              <w:rPr>
                <w:noProof/>
                <w:webHidden/>
              </w:rPr>
              <w:tab/>
            </w:r>
            <w:r>
              <w:rPr>
                <w:noProof/>
                <w:webHidden/>
              </w:rPr>
              <w:fldChar w:fldCharType="begin"/>
            </w:r>
            <w:r>
              <w:rPr>
                <w:noProof/>
                <w:webHidden/>
              </w:rPr>
              <w:instrText xml:space="preserve"> PAGEREF _Toc196165273 \h </w:instrText>
            </w:r>
            <w:r>
              <w:rPr>
                <w:noProof/>
                <w:webHidden/>
              </w:rPr>
            </w:r>
            <w:r>
              <w:rPr>
                <w:noProof/>
                <w:webHidden/>
              </w:rPr>
              <w:fldChar w:fldCharType="separate"/>
            </w:r>
            <w:r>
              <w:rPr>
                <w:noProof/>
                <w:webHidden/>
              </w:rPr>
              <w:t>9</w:t>
            </w:r>
            <w:r>
              <w:rPr>
                <w:noProof/>
                <w:webHidden/>
              </w:rPr>
              <w:fldChar w:fldCharType="end"/>
            </w:r>
          </w:hyperlink>
        </w:p>
        <w:p w14:paraId="736E0117" w14:textId="40884F09" w:rsidR="0093678A" w:rsidRDefault="0093678A">
          <w:pPr>
            <w:pStyle w:val="TOC2"/>
            <w:tabs>
              <w:tab w:val="right" w:leader="dot" w:pos="5838"/>
            </w:tabs>
            <w:rPr>
              <w:rFonts w:eastAsiaTheme="minorEastAsia" w:cstheme="minorBidi"/>
              <w:b w:val="0"/>
              <w:bCs w:val="0"/>
              <w:noProof/>
              <w:kern w:val="2"/>
              <w:sz w:val="24"/>
              <w:szCs w:val="24"/>
              <w14:ligatures w14:val="standardContextual"/>
            </w:rPr>
          </w:pPr>
          <w:hyperlink w:anchor="_Toc196165274" w:history="1">
            <w:r w:rsidRPr="00102EE7">
              <w:rPr>
                <w:rStyle w:val="Hyperlink"/>
                <w:noProof/>
              </w:rPr>
              <w:t>1.2 PERMASALAHAN</w:t>
            </w:r>
            <w:r>
              <w:rPr>
                <w:noProof/>
                <w:webHidden/>
              </w:rPr>
              <w:tab/>
            </w:r>
            <w:r>
              <w:rPr>
                <w:noProof/>
                <w:webHidden/>
              </w:rPr>
              <w:fldChar w:fldCharType="begin"/>
            </w:r>
            <w:r>
              <w:rPr>
                <w:noProof/>
                <w:webHidden/>
              </w:rPr>
              <w:instrText xml:space="preserve"> PAGEREF _Toc196165274 \h </w:instrText>
            </w:r>
            <w:r>
              <w:rPr>
                <w:noProof/>
                <w:webHidden/>
              </w:rPr>
            </w:r>
            <w:r>
              <w:rPr>
                <w:noProof/>
                <w:webHidden/>
              </w:rPr>
              <w:fldChar w:fldCharType="separate"/>
            </w:r>
            <w:r>
              <w:rPr>
                <w:noProof/>
                <w:webHidden/>
              </w:rPr>
              <w:t>10</w:t>
            </w:r>
            <w:r>
              <w:rPr>
                <w:noProof/>
                <w:webHidden/>
              </w:rPr>
              <w:fldChar w:fldCharType="end"/>
            </w:r>
          </w:hyperlink>
        </w:p>
        <w:p w14:paraId="5E2CBF39" w14:textId="50098A14" w:rsidR="0093678A" w:rsidRDefault="0093678A">
          <w:pPr>
            <w:pStyle w:val="TOC2"/>
            <w:tabs>
              <w:tab w:val="right" w:leader="dot" w:pos="5838"/>
            </w:tabs>
            <w:rPr>
              <w:rFonts w:eastAsiaTheme="minorEastAsia" w:cstheme="minorBidi"/>
              <w:b w:val="0"/>
              <w:bCs w:val="0"/>
              <w:noProof/>
              <w:kern w:val="2"/>
              <w:sz w:val="24"/>
              <w:szCs w:val="24"/>
              <w14:ligatures w14:val="standardContextual"/>
            </w:rPr>
          </w:pPr>
          <w:hyperlink w:anchor="_Toc196165275" w:history="1">
            <w:r w:rsidRPr="00102EE7">
              <w:rPr>
                <w:rStyle w:val="Hyperlink"/>
                <w:noProof/>
              </w:rPr>
              <w:t>1.3 TUJUAN</w:t>
            </w:r>
            <w:r>
              <w:rPr>
                <w:noProof/>
                <w:webHidden/>
              </w:rPr>
              <w:tab/>
            </w:r>
            <w:r>
              <w:rPr>
                <w:noProof/>
                <w:webHidden/>
              </w:rPr>
              <w:fldChar w:fldCharType="begin"/>
            </w:r>
            <w:r>
              <w:rPr>
                <w:noProof/>
                <w:webHidden/>
              </w:rPr>
              <w:instrText xml:space="preserve"> PAGEREF _Toc196165275 \h </w:instrText>
            </w:r>
            <w:r>
              <w:rPr>
                <w:noProof/>
                <w:webHidden/>
              </w:rPr>
            </w:r>
            <w:r>
              <w:rPr>
                <w:noProof/>
                <w:webHidden/>
              </w:rPr>
              <w:fldChar w:fldCharType="separate"/>
            </w:r>
            <w:r>
              <w:rPr>
                <w:noProof/>
                <w:webHidden/>
              </w:rPr>
              <w:t>11</w:t>
            </w:r>
            <w:r>
              <w:rPr>
                <w:noProof/>
                <w:webHidden/>
              </w:rPr>
              <w:fldChar w:fldCharType="end"/>
            </w:r>
          </w:hyperlink>
        </w:p>
        <w:p w14:paraId="75B0CEE3" w14:textId="5155C120" w:rsidR="0093678A" w:rsidRDefault="0093678A">
          <w:pPr>
            <w:pStyle w:val="TOC2"/>
            <w:tabs>
              <w:tab w:val="right" w:leader="dot" w:pos="5838"/>
            </w:tabs>
            <w:rPr>
              <w:rFonts w:eastAsiaTheme="minorEastAsia" w:cstheme="minorBidi"/>
              <w:b w:val="0"/>
              <w:bCs w:val="0"/>
              <w:noProof/>
              <w:kern w:val="2"/>
              <w:sz w:val="24"/>
              <w:szCs w:val="24"/>
              <w14:ligatures w14:val="standardContextual"/>
            </w:rPr>
          </w:pPr>
          <w:hyperlink w:anchor="_Toc196165276" w:history="1">
            <w:r w:rsidRPr="00102EE7">
              <w:rPr>
                <w:rStyle w:val="Hyperlink"/>
                <w:noProof/>
              </w:rPr>
              <w:t>1.4 MANFAAT</w:t>
            </w:r>
            <w:r>
              <w:rPr>
                <w:noProof/>
                <w:webHidden/>
              </w:rPr>
              <w:tab/>
            </w:r>
            <w:r>
              <w:rPr>
                <w:noProof/>
                <w:webHidden/>
              </w:rPr>
              <w:fldChar w:fldCharType="begin"/>
            </w:r>
            <w:r>
              <w:rPr>
                <w:noProof/>
                <w:webHidden/>
              </w:rPr>
              <w:instrText xml:space="preserve"> PAGEREF _Toc196165276 \h </w:instrText>
            </w:r>
            <w:r>
              <w:rPr>
                <w:noProof/>
                <w:webHidden/>
              </w:rPr>
            </w:r>
            <w:r>
              <w:rPr>
                <w:noProof/>
                <w:webHidden/>
              </w:rPr>
              <w:fldChar w:fldCharType="separate"/>
            </w:r>
            <w:r>
              <w:rPr>
                <w:noProof/>
                <w:webHidden/>
              </w:rPr>
              <w:t>12</w:t>
            </w:r>
            <w:r>
              <w:rPr>
                <w:noProof/>
                <w:webHidden/>
              </w:rPr>
              <w:fldChar w:fldCharType="end"/>
            </w:r>
          </w:hyperlink>
        </w:p>
        <w:p w14:paraId="1AFDCADC" w14:textId="12CAC381" w:rsidR="0093678A" w:rsidRDefault="0093678A">
          <w:pPr>
            <w:pStyle w:val="TOC2"/>
            <w:tabs>
              <w:tab w:val="right" w:leader="dot" w:pos="5838"/>
            </w:tabs>
            <w:rPr>
              <w:rFonts w:eastAsiaTheme="minorEastAsia" w:cstheme="minorBidi"/>
              <w:b w:val="0"/>
              <w:bCs w:val="0"/>
              <w:noProof/>
              <w:kern w:val="2"/>
              <w:sz w:val="24"/>
              <w:szCs w:val="24"/>
              <w14:ligatures w14:val="standardContextual"/>
            </w:rPr>
          </w:pPr>
          <w:hyperlink w:anchor="_Toc196165277" w:history="1">
            <w:r w:rsidRPr="00102EE7">
              <w:rPr>
                <w:rStyle w:val="Hyperlink"/>
                <w:noProof/>
              </w:rPr>
              <w:t>1.5 SISTEMATIKA PENULISAN</w:t>
            </w:r>
            <w:r>
              <w:rPr>
                <w:noProof/>
                <w:webHidden/>
              </w:rPr>
              <w:tab/>
            </w:r>
            <w:r>
              <w:rPr>
                <w:noProof/>
                <w:webHidden/>
              </w:rPr>
              <w:fldChar w:fldCharType="begin"/>
            </w:r>
            <w:r>
              <w:rPr>
                <w:noProof/>
                <w:webHidden/>
              </w:rPr>
              <w:instrText xml:space="preserve"> PAGEREF _Toc196165277 \h </w:instrText>
            </w:r>
            <w:r>
              <w:rPr>
                <w:noProof/>
                <w:webHidden/>
              </w:rPr>
            </w:r>
            <w:r>
              <w:rPr>
                <w:noProof/>
                <w:webHidden/>
              </w:rPr>
              <w:fldChar w:fldCharType="separate"/>
            </w:r>
            <w:r>
              <w:rPr>
                <w:noProof/>
                <w:webHidden/>
              </w:rPr>
              <w:t>12</w:t>
            </w:r>
            <w:r>
              <w:rPr>
                <w:noProof/>
                <w:webHidden/>
              </w:rPr>
              <w:fldChar w:fldCharType="end"/>
            </w:r>
          </w:hyperlink>
        </w:p>
        <w:p w14:paraId="155C1F15" w14:textId="7E6B9B11" w:rsidR="0093678A" w:rsidRDefault="0093678A">
          <w:pPr>
            <w:pStyle w:val="TOC3"/>
            <w:tabs>
              <w:tab w:val="left" w:pos="1200"/>
              <w:tab w:val="right" w:leader="dot" w:pos="5838"/>
            </w:tabs>
            <w:rPr>
              <w:rFonts w:eastAsiaTheme="minorEastAsia" w:cstheme="minorBidi"/>
              <w:noProof/>
              <w:kern w:val="2"/>
              <w:sz w:val="24"/>
              <w:szCs w:val="24"/>
              <w14:ligatures w14:val="standardContextual"/>
            </w:rPr>
          </w:pPr>
          <w:hyperlink w:anchor="_Toc196165278" w:history="1">
            <w:r w:rsidRPr="00102EE7">
              <w:rPr>
                <w:rStyle w:val="Hyperlink"/>
                <w:bCs/>
                <w:noProof/>
              </w:rPr>
              <w:t>Bab 1</w:t>
            </w:r>
            <w:r>
              <w:rPr>
                <w:rFonts w:eastAsiaTheme="minorEastAsia" w:cstheme="minorBidi"/>
                <w:noProof/>
                <w:kern w:val="2"/>
                <w:sz w:val="24"/>
                <w:szCs w:val="24"/>
                <w14:ligatures w14:val="standardContextual"/>
              </w:rPr>
              <w:tab/>
            </w:r>
            <w:r w:rsidRPr="00102EE7">
              <w:rPr>
                <w:rStyle w:val="Hyperlink"/>
                <w:bCs/>
                <w:noProof/>
              </w:rPr>
              <w:t>Pendahuluan</w:t>
            </w:r>
            <w:r>
              <w:rPr>
                <w:noProof/>
                <w:webHidden/>
              </w:rPr>
              <w:tab/>
            </w:r>
            <w:r>
              <w:rPr>
                <w:noProof/>
                <w:webHidden/>
              </w:rPr>
              <w:fldChar w:fldCharType="begin"/>
            </w:r>
            <w:r>
              <w:rPr>
                <w:noProof/>
                <w:webHidden/>
              </w:rPr>
              <w:instrText xml:space="preserve"> PAGEREF _Toc196165278 \h </w:instrText>
            </w:r>
            <w:r>
              <w:rPr>
                <w:noProof/>
                <w:webHidden/>
              </w:rPr>
            </w:r>
            <w:r>
              <w:rPr>
                <w:noProof/>
                <w:webHidden/>
              </w:rPr>
              <w:fldChar w:fldCharType="separate"/>
            </w:r>
            <w:r>
              <w:rPr>
                <w:noProof/>
                <w:webHidden/>
              </w:rPr>
              <w:t>12</w:t>
            </w:r>
            <w:r>
              <w:rPr>
                <w:noProof/>
                <w:webHidden/>
              </w:rPr>
              <w:fldChar w:fldCharType="end"/>
            </w:r>
          </w:hyperlink>
        </w:p>
        <w:p w14:paraId="0A213536" w14:textId="3ACA4B4D" w:rsidR="0093678A" w:rsidRDefault="0093678A">
          <w:pPr>
            <w:pStyle w:val="TOC3"/>
            <w:tabs>
              <w:tab w:val="left" w:pos="1200"/>
              <w:tab w:val="right" w:leader="dot" w:pos="5838"/>
            </w:tabs>
            <w:rPr>
              <w:rFonts w:eastAsiaTheme="minorEastAsia" w:cstheme="minorBidi"/>
              <w:noProof/>
              <w:kern w:val="2"/>
              <w:sz w:val="24"/>
              <w:szCs w:val="24"/>
              <w14:ligatures w14:val="standardContextual"/>
            </w:rPr>
          </w:pPr>
          <w:hyperlink w:anchor="_Toc196165279" w:history="1">
            <w:r w:rsidRPr="00102EE7">
              <w:rPr>
                <w:rStyle w:val="Hyperlink"/>
                <w:bCs/>
                <w:noProof/>
              </w:rPr>
              <w:t>Bab 2</w:t>
            </w:r>
            <w:r>
              <w:rPr>
                <w:rFonts w:eastAsiaTheme="minorEastAsia" w:cstheme="minorBidi"/>
                <w:noProof/>
                <w:kern w:val="2"/>
                <w:sz w:val="24"/>
                <w:szCs w:val="24"/>
                <w14:ligatures w14:val="standardContextual"/>
              </w:rPr>
              <w:tab/>
            </w:r>
            <w:r w:rsidRPr="00102EE7">
              <w:rPr>
                <w:rStyle w:val="Hyperlink"/>
                <w:bCs/>
                <w:noProof/>
              </w:rPr>
              <w:t>Kajian Pustaka</w:t>
            </w:r>
            <w:r>
              <w:rPr>
                <w:noProof/>
                <w:webHidden/>
              </w:rPr>
              <w:tab/>
            </w:r>
            <w:r>
              <w:rPr>
                <w:noProof/>
                <w:webHidden/>
              </w:rPr>
              <w:fldChar w:fldCharType="begin"/>
            </w:r>
            <w:r>
              <w:rPr>
                <w:noProof/>
                <w:webHidden/>
              </w:rPr>
              <w:instrText xml:space="preserve"> PAGEREF _Toc196165279 \h </w:instrText>
            </w:r>
            <w:r>
              <w:rPr>
                <w:noProof/>
                <w:webHidden/>
              </w:rPr>
            </w:r>
            <w:r>
              <w:rPr>
                <w:noProof/>
                <w:webHidden/>
              </w:rPr>
              <w:fldChar w:fldCharType="separate"/>
            </w:r>
            <w:r>
              <w:rPr>
                <w:noProof/>
                <w:webHidden/>
              </w:rPr>
              <w:t>13</w:t>
            </w:r>
            <w:r>
              <w:rPr>
                <w:noProof/>
                <w:webHidden/>
              </w:rPr>
              <w:fldChar w:fldCharType="end"/>
            </w:r>
          </w:hyperlink>
        </w:p>
        <w:p w14:paraId="3702FE28" w14:textId="3506677D" w:rsidR="0093678A" w:rsidRDefault="0093678A">
          <w:pPr>
            <w:pStyle w:val="TOC3"/>
            <w:tabs>
              <w:tab w:val="left" w:pos="1200"/>
              <w:tab w:val="right" w:leader="dot" w:pos="5838"/>
            </w:tabs>
            <w:rPr>
              <w:rFonts w:eastAsiaTheme="minorEastAsia" w:cstheme="minorBidi"/>
              <w:noProof/>
              <w:kern w:val="2"/>
              <w:sz w:val="24"/>
              <w:szCs w:val="24"/>
              <w14:ligatures w14:val="standardContextual"/>
            </w:rPr>
          </w:pPr>
          <w:hyperlink w:anchor="_Toc196165280" w:history="1">
            <w:r w:rsidRPr="00102EE7">
              <w:rPr>
                <w:rStyle w:val="Hyperlink"/>
                <w:bCs/>
                <w:noProof/>
              </w:rPr>
              <w:t>Bab 3</w:t>
            </w:r>
            <w:r>
              <w:rPr>
                <w:rFonts w:eastAsiaTheme="minorEastAsia" w:cstheme="minorBidi"/>
                <w:noProof/>
                <w:kern w:val="2"/>
                <w:sz w:val="24"/>
                <w:szCs w:val="24"/>
                <w14:ligatures w14:val="standardContextual"/>
              </w:rPr>
              <w:tab/>
            </w:r>
            <w:r w:rsidRPr="00102EE7">
              <w:rPr>
                <w:rStyle w:val="Hyperlink"/>
                <w:bCs/>
                <w:noProof/>
              </w:rPr>
              <w:t>Deskripsi Sistem</w:t>
            </w:r>
            <w:r>
              <w:rPr>
                <w:noProof/>
                <w:webHidden/>
              </w:rPr>
              <w:tab/>
            </w:r>
            <w:r>
              <w:rPr>
                <w:noProof/>
                <w:webHidden/>
              </w:rPr>
              <w:fldChar w:fldCharType="begin"/>
            </w:r>
            <w:r>
              <w:rPr>
                <w:noProof/>
                <w:webHidden/>
              </w:rPr>
              <w:instrText xml:space="preserve"> PAGEREF _Toc196165280 \h </w:instrText>
            </w:r>
            <w:r>
              <w:rPr>
                <w:noProof/>
                <w:webHidden/>
              </w:rPr>
            </w:r>
            <w:r>
              <w:rPr>
                <w:noProof/>
                <w:webHidden/>
              </w:rPr>
              <w:fldChar w:fldCharType="separate"/>
            </w:r>
            <w:r>
              <w:rPr>
                <w:noProof/>
                <w:webHidden/>
              </w:rPr>
              <w:t>13</w:t>
            </w:r>
            <w:r>
              <w:rPr>
                <w:noProof/>
                <w:webHidden/>
              </w:rPr>
              <w:fldChar w:fldCharType="end"/>
            </w:r>
          </w:hyperlink>
        </w:p>
        <w:p w14:paraId="08DD1E73" w14:textId="6EF7DFC8" w:rsidR="0093678A" w:rsidRDefault="0093678A">
          <w:pPr>
            <w:pStyle w:val="TOC3"/>
            <w:tabs>
              <w:tab w:val="left" w:pos="1200"/>
              <w:tab w:val="right" w:leader="dot" w:pos="5838"/>
            </w:tabs>
            <w:rPr>
              <w:rFonts w:eastAsiaTheme="minorEastAsia" w:cstheme="minorBidi"/>
              <w:noProof/>
              <w:kern w:val="2"/>
              <w:sz w:val="24"/>
              <w:szCs w:val="24"/>
              <w14:ligatures w14:val="standardContextual"/>
            </w:rPr>
          </w:pPr>
          <w:hyperlink w:anchor="_Toc196165281" w:history="1">
            <w:r w:rsidRPr="00102EE7">
              <w:rPr>
                <w:rStyle w:val="Hyperlink"/>
                <w:bCs/>
                <w:noProof/>
              </w:rPr>
              <w:t>Bab 4</w:t>
            </w:r>
            <w:r>
              <w:rPr>
                <w:rFonts w:eastAsiaTheme="minorEastAsia" w:cstheme="minorBidi"/>
                <w:noProof/>
                <w:kern w:val="2"/>
                <w:sz w:val="24"/>
                <w:szCs w:val="24"/>
                <w14:ligatures w14:val="standardContextual"/>
              </w:rPr>
              <w:tab/>
            </w:r>
            <w:r w:rsidRPr="00102EE7">
              <w:rPr>
                <w:rStyle w:val="Hyperlink"/>
                <w:bCs/>
                <w:noProof/>
              </w:rPr>
              <w:t>Eksperimen dan Analisis</w:t>
            </w:r>
            <w:r>
              <w:rPr>
                <w:noProof/>
                <w:webHidden/>
              </w:rPr>
              <w:tab/>
            </w:r>
            <w:r>
              <w:rPr>
                <w:noProof/>
                <w:webHidden/>
              </w:rPr>
              <w:fldChar w:fldCharType="begin"/>
            </w:r>
            <w:r>
              <w:rPr>
                <w:noProof/>
                <w:webHidden/>
              </w:rPr>
              <w:instrText xml:space="preserve"> PAGEREF _Toc196165281 \h </w:instrText>
            </w:r>
            <w:r>
              <w:rPr>
                <w:noProof/>
                <w:webHidden/>
              </w:rPr>
            </w:r>
            <w:r>
              <w:rPr>
                <w:noProof/>
                <w:webHidden/>
              </w:rPr>
              <w:fldChar w:fldCharType="separate"/>
            </w:r>
            <w:r>
              <w:rPr>
                <w:noProof/>
                <w:webHidden/>
              </w:rPr>
              <w:t>13</w:t>
            </w:r>
            <w:r>
              <w:rPr>
                <w:noProof/>
                <w:webHidden/>
              </w:rPr>
              <w:fldChar w:fldCharType="end"/>
            </w:r>
          </w:hyperlink>
        </w:p>
        <w:p w14:paraId="25E5D40E" w14:textId="1A6636C9" w:rsidR="0093678A" w:rsidRDefault="0093678A">
          <w:pPr>
            <w:pStyle w:val="TOC3"/>
            <w:tabs>
              <w:tab w:val="left" w:pos="1200"/>
              <w:tab w:val="right" w:leader="dot" w:pos="5838"/>
            </w:tabs>
            <w:rPr>
              <w:rFonts w:eastAsiaTheme="minorEastAsia" w:cstheme="minorBidi"/>
              <w:noProof/>
              <w:kern w:val="2"/>
              <w:sz w:val="24"/>
              <w:szCs w:val="24"/>
              <w14:ligatures w14:val="standardContextual"/>
            </w:rPr>
          </w:pPr>
          <w:hyperlink w:anchor="_Toc196165282" w:history="1">
            <w:r w:rsidRPr="00102EE7">
              <w:rPr>
                <w:rStyle w:val="Hyperlink"/>
                <w:bCs/>
                <w:noProof/>
              </w:rPr>
              <w:t>Bab 5</w:t>
            </w:r>
            <w:r>
              <w:rPr>
                <w:rFonts w:eastAsiaTheme="minorEastAsia" w:cstheme="minorBidi"/>
                <w:noProof/>
                <w:kern w:val="2"/>
                <w:sz w:val="24"/>
                <w:szCs w:val="24"/>
                <w14:ligatures w14:val="standardContextual"/>
              </w:rPr>
              <w:tab/>
            </w:r>
            <w:r w:rsidRPr="00102EE7">
              <w:rPr>
                <w:rStyle w:val="Hyperlink"/>
                <w:bCs/>
                <w:noProof/>
              </w:rPr>
              <w:t>Penutup</w:t>
            </w:r>
            <w:r>
              <w:rPr>
                <w:noProof/>
                <w:webHidden/>
              </w:rPr>
              <w:tab/>
            </w:r>
            <w:r>
              <w:rPr>
                <w:noProof/>
                <w:webHidden/>
              </w:rPr>
              <w:fldChar w:fldCharType="begin"/>
            </w:r>
            <w:r>
              <w:rPr>
                <w:noProof/>
                <w:webHidden/>
              </w:rPr>
              <w:instrText xml:space="preserve"> PAGEREF _Toc196165282 \h </w:instrText>
            </w:r>
            <w:r>
              <w:rPr>
                <w:noProof/>
                <w:webHidden/>
              </w:rPr>
            </w:r>
            <w:r>
              <w:rPr>
                <w:noProof/>
                <w:webHidden/>
              </w:rPr>
              <w:fldChar w:fldCharType="separate"/>
            </w:r>
            <w:r>
              <w:rPr>
                <w:noProof/>
                <w:webHidden/>
              </w:rPr>
              <w:t>13</w:t>
            </w:r>
            <w:r>
              <w:rPr>
                <w:noProof/>
                <w:webHidden/>
              </w:rPr>
              <w:fldChar w:fldCharType="end"/>
            </w:r>
          </w:hyperlink>
        </w:p>
        <w:p w14:paraId="7D04F25A" w14:textId="7FF63621" w:rsidR="0093678A" w:rsidRDefault="0093678A">
          <w:pPr>
            <w:pStyle w:val="TOC1"/>
            <w:tabs>
              <w:tab w:val="right" w:leader="dot" w:pos="5838"/>
            </w:tabs>
            <w:rPr>
              <w:rFonts w:eastAsiaTheme="minorEastAsia" w:cstheme="minorBidi"/>
              <w:b w:val="0"/>
              <w:bCs w:val="0"/>
              <w:i w:val="0"/>
              <w:iCs w:val="0"/>
              <w:noProof/>
              <w:kern w:val="2"/>
              <w14:ligatures w14:val="standardContextual"/>
            </w:rPr>
          </w:pPr>
          <w:hyperlink w:anchor="_Toc196165283" w:history="1">
            <w:r w:rsidRPr="00102EE7">
              <w:rPr>
                <w:rStyle w:val="Hyperlink"/>
                <w:noProof/>
              </w:rPr>
              <w:t>BAB 2 KAJIAN PUSTAKA</w:t>
            </w:r>
            <w:r>
              <w:rPr>
                <w:noProof/>
                <w:webHidden/>
              </w:rPr>
              <w:tab/>
            </w:r>
            <w:r>
              <w:rPr>
                <w:noProof/>
                <w:webHidden/>
              </w:rPr>
              <w:fldChar w:fldCharType="begin"/>
            </w:r>
            <w:r>
              <w:rPr>
                <w:noProof/>
                <w:webHidden/>
              </w:rPr>
              <w:instrText xml:space="preserve"> PAGEREF _Toc196165283 \h </w:instrText>
            </w:r>
            <w:r>
              <w:rPr>
                <w:noProof/>
                <w:webHidden/>
              </w:rPr>
            </w:r>
            <w:r>
              <w:rPr>
                <w:noProof/>
                <w:webHidden/>
              </w:rPr>
              <w:fldChar w:fldCharType="separate"/>
            </w:r>
            <w:r>
              <w:rPr>
                <w:noProof/>
                <w:webHidden/>
              </w:rPr>
              <w:t>15</w:t>
            </w:r>
            <w:r>
              <w:rPr>
                <w:noProof/>
                <w:webHidden/>
              </w:rPr>
              <w:fldChar w:fldCharType="end"/>
            </w:r>
          </w:hyperlink>
        </w:p>
        <w:p w14:paraId="41D25BA9" w14:textId="000517B2" w:rsidR="0093678A" w:rsidRDefault="0093678A">
          <w:pPr>
            <w:pStyle w:val="TOC2"/>
            <w:tabs>
              <w:tab w:val="left" w:pos="960"/>
              <w:tab w:val="right" w:leader="dot" w:pos="5838"/>
            </w:tabs>
            <w:rPr>
              <w:rFonts w:eastAsiaTheme="minorEastAsia" w:cstheme="minorBidi"/>
              <w:b w:val="0"/>
              <w:bCs w:val="0"/>
              <w:noProof/>
              <w:kern w:val="2"/>
              <w:sz w:val="24"/>
              <w:szCs w:val="24"/>
              <w14:ligatures w14:val="standardContextual"/>
            </w:rPr>
          </w:pPr>
          <w:hyperlink w:anchor="_Toc196165284" w:history="1">
            <w:r w:rsidRPr="00102EE7">
              <w:rPr>
                <w:rStyle w:val="Hyperlink"/>
                <w:noProof/>
              </w:rPr>
              <w:t>2.1</w:t>
            </w:r>
            <w:r>
              <w:rPr>
                <w:rFonts w:eastAsiaTheme="minorEastAsia" w:cstheme="minorBidi"/>
                <w:b w:val="0"/>
                <w:bCs w:val="0"/>
                <w:noProof/>
                <w:kern w:val="2"/>
                <w:sz w:val="24"/>
                <w:szCs w:val="24"/>
                <w14:ligatures w14:val="standardContextual"/>
              </w:rPr>
              <w:tab/>
            </w:r>
            <w:r w:rsidRPr="00102EE7">
              <w:rPr>
                <w:rStyle w:val="Hyperlink"/>
                <w:noProof/>
              </w:rPr>
              <w:t>DESKRIPSI PERMASALAHAN</w:t>
            </w:r>
            <w:r>
              <w:rPr>
                <w:noProof/>
                <w:webHidden/>
              </w:rPr>
              <w:tab/>
            </w:r>
            <w:r>
              <w:rPr>
                <w:noProof/>
                <w:webHidden/>
              </w:rPr>
              <w:fldChar w:fldCharType="begin"/>
            </w:r>
            <w:r>
              <w:rPr>
                <w:noProof/>
                <w:webHidden/>
              </w:rPr>
              <w:instrText xml:space="preserve"> PAGEREF _Toc196165284 \h </w:instrText>
            </w:r>
            <w:r>
              <w:rPr>
                <w:noProof/>
                <w:webHidden/>
              </w:rPr>
            </w:r>
            <w:r>
              <w:rPr>
                <w:noProof/>
                <w:webHidden/>
              </w:rPr>
              <w:fldChar w:fldCharType="separate"/>
            </w:r>
            <w:r>
              <w:rPr>
                <w:noProof/>
                <w:webHidden/>
              </w:rPr>
              <w:t>15</w:t>
            </w:r>
            <w:r>
              <w:rPr>
                <w:noProof/>
                <w:webHidden/>
              </w:rPr>
              <w:fldChar w:fldCharType="end"/>
            </w:r>
          </w:hyperlink>
        </w:p>
        <w:p w14:paraId="3E132AB3" w14:textId="47001708" w:rsidR="0093678A" w:rsidRDefault="0093678A">
          <w:pPr>
            <w:pStyle w:val="TOC2"/>
            <w:tabs>
              <w:tab w:val="right" w:leader="dot" w:pos="5838"/>
            </w:tabs>
            <w:rPr>
              <w:rFonts w:eastAsiaTheme="minorEastAsia" w:cstheme="minorBidi"/>
              <w:b w:val="0"/>
              <w:bCs w:val="0"/>
              <w:noProof/>
              <w:kern w:val="2"/>
              <w:sz w:val="24"/>
              <w:szCs w:val="24"/>
              <w14:ligatures w14:val="standardContextual"/>
            </w:rPr>
          </w:pPr>
          <w:hyperlink w:anchor="_Toc196165285" w:history="1">
            <w:r w:rsidRPr="00102EE7">
              <w:rPr>
                <w:rStyle w:val="Hyperlink"/>
                <w:noProof/>
              </w:rPr>
              <w:t>2.2 TEORI PENUNJANG</w:t>
            </w:r>
            <w:r>
              <w:rPr>
                <w:noProof/>
                <w:webHidden/>
              </w:rPr>
              <w:tab/>
            </w:r>
            <w:r>
              <w:rPr>
                <w:noProof/>
                <w:webHidden/>
              </w:rPr>
              <w:fldChar w:fldCharType="begin"/>
            </w:r>
            <w:r>
              <w:rPr>
                <w:noProof/>
                <w:webHidden/>
              </w:rPr>
              <w:instrText xml:space="preserve"> PAGEREF _Toc196165285 \h </w:instrText>
            </w:r>
            <w:r>
              <w:rPr>
                <w:noProof/>
                <w:webHidden/>
              </w:rPr>
            </w:r>
            <w:r>
              <w:rPr>
                <w:noProof/>
                <w:webHidden/>
              </w:rPr>
              <w:fldChar w:fldCharType="separate"/>
            </w:r>
            <w:r>
              <w:rPr>
                <w:noProof/>
                <w:webHidden/>
              </w:rPr>
              <w:t>16</w:t>
            </w:r>
            <w:r>
              <w:rPr>
                <w:noProof/>
                <w:webHidden/>
              </w:rPr>
              <w:fldChar w:fldCharType="end"/>
            </w:r>
          </w:hyperlink>
        </w:p>
        <w:p w14:paraId="0059F9BC" w14:textId="5DD79526"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286" w:history="1">
            <w:r w:rsidRPr="00102EE7">
              <w:rPr>
                <w:rStyle w:val="Hyperlink"/>
                <w:bCs/>
                <w:noProof/>
              </w:rPr>
              <w:t>2.2.1 Software Testing</w:t>
            </w:r>
            <w:r>
              <w:rPr>
                <w:noProof/>
                <w:webHidden/>
              </w:rPr>
              <w:tab/>
            </w:r>
            <w:r>
              <w:rPr>
                <w:noProof/>
                <w:webHidden/>
              </w:rPr>
              <w:fldChar w:fldCharType="begin"/>
            </w:r>
            <w:r>
              <w:rPr>
                <w:noProof/>
                <w:webHidden/>
              </w:rPr>
              <w:instrText xml:space="preserve"> PAGEREF _Toc196165286 \h </w:instrText>
            </w:r>
            <w:r>
              <w:rPr>
                <w:noProof/>
                <w:webHidden/>
              </w:rPr>
            </w:r>
            <w:r>
              <w:rPr>
                <w:noProof/>
                <w:webHidden/>
              </w:rPr>
              <w:fldChar w:fldCharType="separate"/>
            </w:r>
            <w:r>
              <w:rPr>
                <w:noProof/>
                <w:webHidden/>
              </w:rPr>
              <w:t>17</w:t>
            </w:r>
            <w:r>
              <w:rPr>
                <w:noProof/>
                <w:webHidden/>
              </w:rPr>
              <w:fldChar w:fldCharType="end"/>
            </w:r>
          </w:hyperlink>
        </w:p>
        <w:p w14:paraId="16CE5992" w14:textId="4828D1D4"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287" w:history="1">
            <w:r w:rsidRPr="00102EE7">
              <w:rPr>
                <w:rStyle w:val="Hyperlink"/>
                <w:bCs/>
                <w:noProof/>
              </w:rPr>
              <w:t>2.2.2 Software Quality Assurance</w:t>
            </w:r>
            <w:r>
              <w:rPr>
                <w:noProof/>
                <w:webHidden/>
              </w:rPr>
              <w:tab/>
            </w:r>
            <w:r>
              <w:rPr>
                <w:noProof/>
                <w:webHidden/>
              </w:rPr>
              <w:fldChar w:fldCharType="begin"/>
            </w:r>
            <w:r>
              <w:rPr>
                <w:noProof/>
                <w:webHidden/>
              </w:rPr>
              <w:instrText xml:space="preserve"> PAGEREF _Toc196165287 \h </w:instrText>
            </w:r>
            <w:r>
              <w:rPr>
                <w:noProof/>
                <w:webHidden/>
              </w:rPr>
            </w:r>
            <w:r>
              <w:rPr>
                <w:noProof/>
                <w:webHidden/>
              </w:rPr>
              <w:fldChar w:fldCharType="separate"/>
            </w:r>
            <w:r>
              <w:rPr>
                <w:noProof/>
                <w:webHidden/>
              </w:rPr>
              <w:t>17</w:t>
            </w:r>
            <w:r>
              <w:rPr>
                <w:noProof/>
                <w:webHidden/>
              </w:rPr>
              <w:fldChar w:fldCharType="end"/>
            </w:r>
          </w:hyperlink>
        </w:p>
        <w:p w14:paraId="054EF954" w14:textId="5E8E35D1"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288" w:history="1">
            <w:r w:rsidRPr="00102EE7">
              <w:rPr>
                <w:rStyle w:val="Hyperlink"/>
                <w:bCs/>
                <w:noProof/>
              </w:rPr>
              <w:t>2.2.3 Test Case</w:t>
            </w:r>
            <w:r>
              <w:rPr>
                <w:noProof/>
                <w:webHidden/>
              </w:rPr>
              <w:tab/>
            </w:r>
            <w:r>
              <w:rPr>
                <w:noProof/>
                <w:webHidden/>
              </w:rPr>
              <w:fldChar w:fldCharType="begin"/>
            </w:r>
            <w:r>
              <w:rPr>
                <w:noProof/>
                <w:webHidden/>
              </w:rPr>
              <w:instrText xml:space="preserve"> PAGEREF _Toc196165288 \h </w:instrText>
            </w:r>
            <w:r>
              <w:rPr>
                <w:noProof/>
                <w:webHidden/>
              </w:rPr>
            </w:r>
            <w:r>
              <w:rPr>
                <w:noProof/>
                <w:webHidden/>
              </w:rPr>
              <w:fldChar w:fldCharType="separate"/>
            </w:r>
            <w:r>
              <w:rPr>
                <w:noProof/>
                <w:webHidden/>
              </w:rPr>
              <w:t>18</w:t>
            </w:r>
            <w:r>
              <w:rPr>
                <w:noProof/>
                <w:webHidden/>
              </w:rPr>
              <w:fldChar w:fldCharType="end"/>
            </w:r>
          </w:hyperlink>
        </w:p>
        <w:p w14:paraId="41BFD1B4" w14:textId="03A4D0A5"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289" w:history="1">
            <w:r w:rsidRPr="00102EE7">
              <w:rPr>
                <w:rStyle w:val="Hyperlink"/>
                <w:bCs/>
                <w:noProof/>
              </w:rPr>
              <w:t>2.2.4 Chatbot</w:t>
            </w:r>
            <w:r>
              <w:rPr>
                <w:noProof/>
                <w:webHidden/>
              </w:rPr>
              <w:tab/>
            </w:r>
            <w:r>
              <w:rPr>
                <w:noProof/>
                <w:webHidden/>
              </w:rPr>
              <w:fldChar w:fldCharType="begin"/>
            </w:r>
            <w:r>
              <w:rPr>
                <w:noProof/>
                <w:webHidden/>
              </w:rPr>
              <w:instrText xml:space="preserve"> PAGEREF _Toc196165289 \h </w:instrText>
            </w:r>
            <w:r>
              <w:rPr>
                <w:noProof/>
                <w:webHidden/>
              </w:rPr>
            </w:r>
            <w:r>
              <w:rPr>
                <w:noProof/>
                <w:webHidden/>
              </w:rPr>
              <w:fldChar w:fldCharType="separate"/>
            </w:r>
            <w:r>
              <w:rPr>
                <w:noProof/>
                <w:webHidden/>
              </w:rPr>
              <w:t>18</w:t>
            </w:r>
            <w:r>
              <w:rPr>
                <w:noProof/>
                <w:webHidden/>
              </w:rPr>
              <w:fldChar w:fldCharType="end"/>
            </w:r>
          </w:hyperlink>
        </w:p>
        <w:p w14:paraId="76DCCFA5" w14:textId="1EEE3939"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290" w:history="1">
            <w:r w:rsidRPr="00102EE7">
              <w:rPr>
                <w:rStyle w:val="Hyperlink"/>
                <w:bCs/>
                <w:noProof/>
              </w:rPr>
              <w:t>2.2.5 Text Mining</w:t>
            </w:r>
            <w:r>
              <w:rPr>
                <w:noProof/>
                <w:webHidden/>
              </w:rPr>
              <w:tab/>
            </w:r>
            <w:r>
              <w:rPr>
                <w:noProof/>
                <w:webHidden/>
              </w:rPr>
              <w:fldChar w:fldCharType="begin"/>
            </w:r>
            <w:r>
              <w:rPr>
                <w:noProof/>
                <w:webHidden/>
              </w:rPr>
              <w:instrText xml:space="preserve"> PAGEREF _Toc196165290 \h </w:instrText>
            </w:r>
            <w:r>
              <w:rPr>
                <w:noProof/>
                <w:webHidden/>
              </w:rPr>
            </w:r>
            <w:r>
              <w:rPr>
                <w:noProof/>
                <w:webHidden/>
              </w:rPr>
              <w:fldChar w:fldCharType="separate"/>
            </w:r>
            <w:r>
              <w:rPr>
                <w:noProof/>
                <w:webHidden/>
              </w:rPr>
              <w:t>19</w:t>
            </w:r>
            <w:r>
              <w:rPr>
                <w:noProof/>
                <w:webHidden/>
              </w:rPr>
              <w:fldChar w:fldCharType="end"/>
            </w:r>
          </w:hyperlink>
        </w:p>
        <w:p w14:paraId="1016D685" w14:textId="331DD05F"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291" w:history="1">
            <w:r w:rsidRPr="00102EE7">
              <w:rPr>
                <w:rStyle w:val="Hyperlink"/>
                <w:bCs/>
                <w:noProof/>
              </w:rPr>
              <w:t>2.2.6 Context Recognition</w:t>
            </w:r>
            <w:r>
              <w:rPr>
                <w:noProof/>
                <w:webHidden/>
              </w:rPr>
              <w:tab/>
            </w:r>
            <w:r>
              <w:rPr>
                <w:noProof/>
                <w:webHidden/>
              </w:rPr>
              <w:fldChar w:fldCharType="begin"/>
            </w:r>
            <w:r>
              <w:rPr>
                <w:noProof/>
                <w:webHidden/>
              </w:rPr>
              <w:instrText xml:space="preserve"> PAGEREF _Toc196165291 \h </w:instrText>
            </w:r>
            <w:r>
              <w:rPr>
                <w:noProof/>
                <w:webHidden/>
              </w:rPr>
            </w:r>
            <w:r>
              <w:rPr>
                <w:noProof/>
                <w:webHidden/>
              </w:rPr>
              <w:fldChar w:fldCharType="separate"/>
            </w:r>
            <w:r>
              <w:rPr>
                <w:noProof/>
                <w:webHidden/>
              </w:rPr>
              <w:t>21</w:t>
            </w:r>
            <w:r>
              <w:rPr>
                <w:noProof/>
                <w:webHidden/>
              </w:rPr>
              <w:fldChar w:fldCharType="end"/>
            </w:r>
          </w:hyperlink>
        </w:p>
        <w:p w14:paraId="57305D3E" w14:textId="0C6FA173"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292" w:history="1">
            <w:r w:rsidRPr="00102EE7">
              <w:rPr>
                <w:rStyle w:val="Hyperlink"/>
                <w:bCs/>
                <w:noProof/>
              </w:rPr>
              <w:t>2.2.7 Cosine Similarity</w:t>
            </w:r>
            <w:r>
              <w:rPr>
                <w:noProof/>
                <w:webHidden/>
              </w:rPr>
              <w:tab/>
            </w:r>
            <w:r>
              <w:rPr>
                <w:noProof/>
                <w:webHidden/>
              </w:rPr>
              <w:fldChar w:fldCharType="begin"/>
            </w:r>
            <w:r>
              <w:rPr>
                <w:noProof/>
                <w:webHidden/>
              </w:rPr>
              <w:instrText xml:space="preserve"> PAGEREF _Toc196165292 \h </w:instrText>
            </w:r>
            <w:r>
              <w:rPr>
                <w:noProof/>
                <w:webHidden/>
              </w:rPr>
            </w:r>
            <w:r>
              <w:rPr>
                <w:noProof/>
                <w:webHidden/>
              </w:rPr>
              <w:fldChar w:fldCharType="separate"/>
            </w:r>
            <w:r>
              <w:rPr>
                <w:noProof/>
                <w:webHidden/>
              </w:rPr>
              <w:t>22</w:t>
            </w:r>
            <w:r>
              <w:rPr>
                <w:noProof/>
                <w:webHidden/>
              </w:rPr>
              <w:fldChar w:fldCharType="end"/>
            </w:r>
          </w:hyperlink>
        </w:p>
        <w:p w14:paraId="757604D0" w14:textId="7221A979"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293" w:history="1">
            <w:r w:rsidRPr="00102EE7">
              <w:rPr>
                <w:rStyle w:val="Hyperlink"/>
                <w:bCs/>
                <w:noProof/>
              </w:rPr>
              <w:t>2.2.8 Google Spreadsheets</w:t>
            </w:r>
            <w:r>
              <w:rPr>
                <w:noProof/>
                <w:webHidden/>
              </w:rPr>
              <w:tab/>
            </w:r>
            <w:r>
              <w:rPr>
                <w:noProof/>
                <w:webHidden/>
              </w:rPr>
              <w:fldChar w:fldCharType="begin"/>
            </w:r>
            <w:r>
              <w:rPr>
                <w:noProof/>
                <w:webHidden/>
              </w:rPr>
              <w:instrText xml:space="preserve"> PAGEREF _Toc196165293 \h </w:instrText>
            </w:r>
            <w:r>
              <w:rPr>
                <w:noProof/>
                <w:webHidden/>
              </w:rPr>
            </w:r>
            <w:r>
              <w:rPr>
                <w:noProof/>
                <w:webHidden/>
              </w:rPr>
              <w:fldChar w:fldCharType="separate"/>
            </w:r>
            <w:r>
              <w:rPr>
                <w:noProof/>
                <w:webHidden/>
              </w:rPr>
              <w:t>23</w:t>
            </w:r>
            <w:r>
              <w:rPr>
                <w:noProof/>
                <w:webHidden/>
              </w:rPr>
              <w:fldChar w:fldCharType="end"/>
            </w:r>
          </w:hyperlink>
        </w:p>
        <w:p w14:paraId="4BA391FA" w14:textId="5CD4AED1" w:rsidR="0093678A" w:rsidRDefault="0093678A">
          <w:pPr>
            <w:pStyle w:val="TOC2"/>
            <w:tabs>
              <w:tab w:val="right" w:leader="dot" w:pos="5838"/>
            </w:tabs>
            <w:rPr>
              <w:rFonts w:eastAsiaTheme="minorEastAsia" w:cstheme="minorBidi"/>
              <w:b w:val="0"/>
              <w:bCs w:val="0"/>
              <w:noProof/>
              <w:kern w:val="2"/>
              <w:sz w:val="24"/>
              <w:szCs w:val="24"/>
              <w14:ligatures w14:val="standardContextual"/>
            </w:rPr>
          </w:pPr>
          <w:hyperlink w:anchor="_Toc196165294" w:history="1">
            <w:r w:rsidRPr="00102EE7">
              <w:rPr>
                <w:rStyle w:val="Hyperlink"/>
                <w:noProof/>
              </w:rPr>
              <w:t>2.3 PENELITIAN TERKAIT</w:t>
            </w:r>
            <w:r>
              <w:rPr>
                <w:noProof/>
                <w:webHidden/>
              </w:rPr>
              <w:tab/>
            </w:r>
            <w:r>
              <w:rPr>
                <w:noProof/>
                <w:webHidden/>
              </w:rPr>
              <w:fldChar w:fldCharType="begin"/>
            </w:r>
            <w:r>
              <w:rPr>
                <w:noProof/>
                <w:webHidden/>
              </w:rPr>
              <w:instrText xml:space="preserve"> PAGEREF _Toc196165294 \h </w:instrText>
            </w:r>
            <w:r>
              <w:rPr>
                <w:noProof/>
                <w:webHidden/>
              </w:rPr>
            </w:r>
            <w:r>
              <w:rPr>
                <w:noProof/>
                <w:webHidden/>
              </w:rPr>
              <w:fldChar w:fldCharType="separate"/>
            </w:r>
            <w:r>
              <w:rPr>
                <w:noProof/>
                <w:webHidden/>
              </w:rPr>
              <w:t>24</w:t>
            </w:r>
            <w:r>
              <w:rPr>
                <w:noProof/>
                <w:webHidden/>
              </w:rPr>
              <w:fldChar w:fldCharType="end"/>
            </w:r>
          </w:hyperlink>
        </w:p>
        <w:p w14:paraId="5D240BBF" w14:textId="481CBB8E"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295" w:history="1">
            <w:r w:rsidRPr="00102EE7">
              <w:rPr>
                <w:rStyle w:val="Hyperlink"/>
                <w:bCs/>
                <w:noProof/>
              </w:rPr>
              <w:t>2.3.1 Knowledge Based Chatbot With Context Recognition</w:t>
            </w:r>
            <w:r>
              <w:rPr>
                <w:noProof/>
                <w:webHidden/>
              </w:rPr>
              <w:tab/>
            </w:r>
            <w:r>
              <w:rPr>
                <w:noProof/>
                <w:webHidden/>
              </w:rPr>
              <w:fldChar w:fldCharType="begin"/>
            </w:r>
            <w:r>
              <w:rPr>
                <w:noProof/>
                <w:webHidden/>
              </w:rPr>
              <w:instrText xml:space="preserve"> PAGEREF _Toc196165295 \h </w:instrText>
            </w:r>
            <w:r>
              <w:rPr>
                <w:noProof/>
                <w:webHidden/>
              </w:rPr>
            </w:r>
            <w:r>
              <w:rPr>
                <w:noProof/>
                <w:webHidden/>
              </w:rPr>
              <w:fldChar w:fldCharType="separate"/>
            </w:r>
            <w:r>
              <w:rPr>
                <w:noProof/>
                <w:webHidden/>
              </w:rPr>
              <w:t>24</w:t>
            </w:r>
            <w:r>
              <w:rPr>
                <w:noProof/>
                <w:webHidden/>
              </w:rPr>
              <w:fldChar w:fldCharType="end"/>
            </w:r>
          </w:hyperlink>
        </w:p>
        <w:p w14:paraId="4AE375C1" w14:textId="33D0D552"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296" w:history="1">
            <w:r w:rsidRPr="00102EE7">
              <w:rPr>
                <w:rStyle w:val="Hyperlink"/>
                <w:bCs/>
                <w:noProof/>
              </w:rPr>
              <w:t>2.3.2 Aplikasi Penilaian Ujian Essay Otomatis Menggunakan Metode Cosine Similarity</w:t>
            </w:r>
            <w:r>
              <w:rPr>
                <w:noProof/>
                <w:webHidden/>
              </w:rPr>
              <w:tab/>
            </w:r>
            <w:r>
              <w:rPr>
                <w:noProof/>
                <w:webHidden/>
              </w:rPr>
              <w:fldChar w:fldCharType="begin"/>
            </w:r>
            <w:r>
              <w:rPr>
                <w:noProof/>
                <w:webHidden/>
              </w:rPr>
              <w:instrText xml:space="preserve"> PAGEREF _Toc196165296 \h </w:instrText>
            </w:r>
            <w:r>
              <w:rPr>
                <w:noProof/>
                <w:webHidden/>
              </w:rPr>
            </w:r>
            <w:r>
              <w:rPr>
                <w:noProof/>
                <w:webHidden/>
              </w:rPr>
              <w:fldChar w:fldCharType="separate"/>
            </w:r>
            <w:r>
              <w:rPr>
                <w:noProof/>
                <w:webHidden/>
              </w:rPr>
              <w:t>24</w:t>
            </w:r>
            <w:r>
              <w:rPr>
                <w:noProof/>
                <w:webHidden/>
              </w:rPr>
              <w:fldChar w:fldCharType="end"/>
            </w:r>
          </w:hyperlink>
        </w:p>
        <w:p w14:paraId="13293F03" w14:textId="5FAC38AE"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297" w:history="1">
            <w:r w:rsidRPr="00102EE7">
              <w:rPr>
                <w:rStyle w:val="Hyperlink"/>
                <w:bCs/>
                <w:noProof/>
              </w:rPr>
              <w:t>2.3.3 Penerapan Metode Cosine Similarity Dalam Aplikasi Chatbot Layanan Wisata Di Wilayah Malang</w:t>
            </w:r>
            <w:r>
              <w:rPr>
                <w:noProof/>
                <w:webHidden/>
              </w:rPr>
              <w:tab/>
            </w:r>
            <w:r>
              <w:rPr>
                <w:noProof/>
                <w:webHidden/>
              </w:rPr>
              <w:fldChar w:fldCharType="begin"/>
            </w:r>
            <w:r>
              <w:rPr>
                <w:noProof/>
                <w:webHidden/>
              </w:rPr>
              <w:instrText xml:space="preserve"> PAGEREF _Toc196165297 \h </w:instrText>
            </w:r>
            <w:r>
              <w:rPr>
                <w:noProof/>
                <w:webHidden/>
              </w:rPr>
            </w:r>
            <w:r>
              <w:rPr>
                <w:noProof/>
                <w:webHidden/>
              </w:rPr>
              <w:fldChar w:fldCharType="separate"/>
            </w:r>
            <w:r>
              <w:rPr>
                <w:noProof/>
                <w:webHidden/>
              </w:rPr>
              <w:t>24</w:t>
            </w:r>
            <w:r>
              <w:rPr>
                <w:noProof/>
                <w:webHidden/>
              </w:rPr>
              <w:fldChar w:fldCharType="end"/>
            </w:r>
          </w:hyperlink>
        </w:p>
        <w:p w14:paraId="30631E06" w14:textId="2FD0BEFB"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298" w:history="1">
            <w:r w:rsidRPr="00102EE7">
              <w:rPr>
                <w:rStyle w:val="Hyperlink"/>
                <w:bCs/>
                <w:noProof/>
              </w:rPr>
              <w:t>2.3.4 Chatbot Gangguan Mental Berbasis Incremental Knowledge Dengan Metode Temporal Different Learning</w:t>
            </w:r>
            <w:r>
              <w:rPr>
                <w:noProof/>
                <w:webHidden/>
              </w:rPr>
              <w:tab/>
            </w:r>
            <w:r>
              <w:rPr>
                <w:noProof/>
                <w:webHidden/>
              </w:rPr>
              <w:fldChar w:fldCharType="begin"/>
            </w:r>
            <w:r>
              <w:rPr>
                <w:noProof/>
                <w:webHidden/>
              </w:rPr>
              <w:instrText xml:space="preserve"> PAGEREF _Toc196165298 \h </w:instrText>
            </w:r>
            <w:r>
              <w:rPr>
                <w:noProof/>
                <w:webHidden/>
              </w:rPr>
            </w:r>
            <w:r>
              <w:rPr>
                <w:noProof/>
                <w:webHidden/>
              </w:rPr>
              <w:fldChar w:fldCharType="separate"/>
            </w:r>
            <w:r>
              <w:rPr>
                <w:noProof/>
                <w:webHidden/>
              </w:rPr>
              <w:t>25</w:t>
            </w:r>
            <w:r>
              <w:rPr>
                <w:noProof/>
                <w:webHidden/>
              </w:rPr>
              <w:fldChar w:fldCharType="end"/>
            </w:r>
          </w:hyperlink>
        </w:p>
        <w:p w14:paraId="65838E0A" w14:textId="5FD6E004"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299" w:history="1">
            <w:r w:rsidRPr="00102EE7">
              <w:rPr>
                <w:rStyle w:val="Hyperlink"/>
                <w:bCs/>
                <w:noProof/>
              </w:rPr>
              <w:t>2.3.5 Pembangunan Aplikasi Chatbot Informasi Akademik berbasis Cosine Similiarity dan Library Sastrawi Stemmer (Studi Kasus: Teknik Informatika IT PLN)</w:t>
            </w:r>
            <w:r>
              <w:rPr>
                <w:noProof/>
                <w:webHidden/>
              </w:rPr>
              <w:tab/>
            </w:r>
            <w:r>
              <w:rPr>
                <w:noProof/>
                <w:webHidden/>
              </w:rPr>
              <w:fldChar w:fldCharType="begin"/>
            </w:r>
            <w:r>
              <w:rPr>
                <w:noProof/>
                <w:webHidden/>
              </w:rPr>
              <w:instrText xml:space="preserve"> PAGEREF _Toc196165299 \h </w:instrText>
            </w:r>
            <w:r>
              <w:rPr>
                <w:noProof/>
                <w:webHidden/>
              </w:rPr>
            </w:r>
            <w:r>
              <w:rPr>
                <w:noProof/>
                <w:webHidden/>
              </w:rPr>
              <w:fldChar w:fldCharType="separate"/>
            </w:r>
            <w:r>
              <w:rPr>
                <w:noProof/>
                <w:webHidden/>
              </w:rPr>
              <w:t>25</w:t>
            </w:r>
            <w:r>
              <w:rPr>
                <w:noProof/>
                <w:webHidden/>
              </w:rPr>
              <w:fldChar w:fldCharType="end"/>
            </w:r>
          </w:hyperlink>
        </w:p>
        <w:p w14:paraId="02ED08E0" w14:textId="2A0C9D59"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300" w:history="1">
            <w:r w:rsidRPr="00102EE7">
              <w:rPr>
                <w:rStyle w:val="Hyperlink"/>
                <w:bCs/>
                <w:noProof/>
              </w:rPr>
              <w:t>2.3.6 Information Service Chatbot with Context Recognition and Synonym Detection</w:t>
            </w:r>
            <w:r>
              <w:rPr>
                <w:noProof/>
                <w:webHidden/>
              </w:rPr>
              <w:tab/>
            </w:r>
            <w:r>
              <w:rPr>
                <w:noProof/>
                <w:webHidden/>
              </w:rPr>
              <w:fldChar w:fldCharType="begin"/>
            </w:r>
            <w:r>
              <w:rPr>
                <w:noProof/>
                <w:webHidden/>
              </w:rPr>
              <w:instrText xml:space="preserve"> PAGEREF _Toc196165300 \h </w:instrText>
            </w:r>
            <w:r>
              <w:rPr>
                <w:noProof/>
                <w:webHidden/>
              </w:rPr>
            </w:r>
            <w:r>
              <w:rPr>
                <w:noProof/>
                <w:webHidden/>
              </w:rPr>
              <w:fldChar w:fldCharType="separate"/>
            </w:r>
            <w:r>
              <w:rPr>
                <w:noProof/>
                <w:webHidden/>
              </w:rPr>
              <w:t>26</w:t>
            </w:r>
            <w:r>
              <w:rPr>
                <w:noProof/>
                <w:webHidden/>
              </w:rPr>
              <w:fldChar w:fldCharType="end"/>
            </w:r>
          </w:hyperlink>
        </w:p>
        <w:p w14:paraId="5A7A3AC9" w14:textId="59E10D0A" w:rsidR="0093678A" w:rsidRDefault="0093678A">
          <w:pPr>
            <w:pStyle w:val="TOC1"/>
            <w:tabs>
              <w:tab w:val="right" w:leader="dot" w:pos="5838"/>
            </w:tabs>
            <w:rPr>
              <w:rFonts w:eastAsiaTheme="minorEastAsia" w:cstheme="minorBidi"/>
              <w:b w:val="0"/>
              <w:bCs w:val="0"/>
              <w:i w:val="0"/>
              <w:iCs w:val="0"/>
              <w:noProof/>
              <w:kern w:val="2"/>
              <w14:ligatures w14:val="standardContextual"/>
            </w:rPr>
          </w:pPr>
          <w:hyperlink w:anchor="_Toc196165301" w:history="1">
            <w:r w:rsidRPr="00102EE7">
              <w:rPr>
                <w:rStyle w:val="Hyperlink"/>
                <w:noProof/>
              </w:rPr>
              <w:t>BAB 3 DESKRIPSI SISTEM</w:t>
            </w:r>
            <w:r>
              <w:rPr>
                <w:noProof/>
                <w:webHidden/>
              </w:rPr>
              <w:tab/>
            </w:r>
            <w:r>
              <w:rPr>
                <w:noProof/>
                <w:webHidden/>
              </w:rPr>
              <w:fldChar w:fldCharType="begin"/>
            </w:r>
            <w:r>
              <w:rPr>
                <w:noProof/>
                <w:webHidden/>
              </w:rPr>
              <w:instrText xml:space="preserve"> PAGEREF _Toc196165301 \h </w:instrText>
            </w:r>
            <w:r>
              <w:rPr>
                <w:noProof/>
                <w:webHidden/>
              </w:rPr>
            </w:r>
            <w:r>
              <w:rPr>
                <w:noProof/>
                <w:webHidden/>
              </w:rPr>
              <w:fldChar w:fldCharType="separate"/>
            </w:r>
            <w:r>
              <w:rPr>
                <w:noProof/>
                <w:webHidden/>
              </w:rPr>
              <w:t>27</w:t>
            </w:r>
            <w:r>
              <w:rPr>
                <w:noProof/>
                <w:webHidden/>
              </w:rPr>
              <w:fldChar w:fldCharType="end"/>
            </w:r>
          </w:hyperlink>
        </w:p>
        <w:p w14:paraId="1E2E20D1" w14:textId="08F678F7" w:rsidR="0093678A" w:rsidRDefault="0093678A">
          <w:pPr>
            <w:pStyle w:val="TOC2"/>
            <w:tabs>
              <w:tab w:val="right" w:leader="dot" w:pos="5838"/>
            </w:tabs>
            <w:rPr>
              <w:rFonts w:eastAsiaTheme="minorEastAsia" w:cstheme="minorBidi"/>
              <w:b w:val="0"/>
              <w:bCs w:val="0"/>
              <w:noProof/>
              <w:kern w:val="2"/>
              <w:sz w:val="24"/>
              <w:szCs w:val="24"/>
              <w14:ligatures w14:val="standardContextual"/>
            </w:rPr>
          </w:pPr>
          <w:hyperlink w:anchor="_Toc196165302" w:history="1">
            <w:r w:rsidRPr="00102EE7">
              <w:rPr>
                <w:rStyle w:val="Hyperlink"/>
                <w:noProof/>
              </w:rPr>
              <w:t>3.1 DESKRIPSI SOLUSI</w:t>
            </w:r>
            <w:r>
              <w:rPr>
                <w:noProof/>
                <w:webHidden/>
              </w:rPr>
              <w:tab/>
            </w:r>
            <w:r>
              <w:rPr>
                <w:noProof/>
                <w:webHidden/>
              </w:rPr>
              <w:fldChar w:fldCharType="begin"/>
            </w:r>
            <w:r>
              <w:rPr>
                <w:noProof/>
                <w:webHidden/>
              </w:rPr>
              <w:instrText xml:space="preserve"> PAGEREF _Toc196165302 \h </w:instrText>
            </w:r>
            <w:r>
              <w:rPr>
                <w:noProof/>
                <w:webHidden/>
              </w:rPr>
            </w:r>
            <w:r>
              <w:rPr>
                <w:noProof/>
                <w:webHidden/>
              </w:rPr>
              <w:fldChar w:fldCharType="separate"/>
            </w:r>
            <w:r>
              <w:rPr>
                <w:noProof/>
                <w:webHidden/>
              </w:rPr>
              <w:t>27</w:t>
            </w:r>
            <w:r>
              <w:rPr>
                <w:noProof/>
                <w:webHidden/>
              </w:rPr>
              <w:fldChar w:fldCharType="end"/>
            </w:r>
          </w:hyperlink>
        </w:p>
        <w:p w14:paraId="6AADBCB4" w14:textId="0F393BC3" w:rsidR="0093678A" w:rsidRDefault="0093678A">
          <w:pPr>
            <w:pStyle w:val="TOC2"/>
            <w:tabs>
              <w:tab w:val="right" w:leader="dot" w:pos="5838"/>
            </w:tabs>
            <w:rPr>
              <w:rFonts w:eastAsiaTheme="minorEastAsia" w:cstheme="minorBidi"/>
              <w:b w:val="0"/>
              <w:bCs w:val="0"/>
              <w:noProof/>
              <w:kern w:val="2"/>
              <w:sz w:val="24"/>
              <w:szCs w:val="24"/>
              <w14:ligatures w14:val="standardContextual"/>
            </w:rPr>
          </w:pPr>
          <w:hyperlink w:anchor="_Toc196165303" w:history="1">
            <w:r w:rsidRPr="00102EE7">
              <w:rPr>
                <w:rStyle w:val="Hyperlink"/>
                <w:noProof/>
              </w:rPr>
              <w:t>3.2 DESAIN SISTEM</w:t>
            </w:r>
            <w:r>
              <w:rPr>
                <w:noProof/>
                <w:webHidden/>
              </w:rPr>
              <w:tab/>
            </w:r>
            <w:r>
              <w:rPr>
                <w:noProof/>
                <w:webHidden/>
              </w:rPr>
              <w:fldChar w:fldCharType="begin"/>
            </w:r>
            <w:r>
              <w:rPr>
                <w:noProof/>
                <w:webHidden/>
              </w:rPr>
              <w:instrText xml:space="preserve"> PAGEREF _Toc196165303 \h </w:instrText>
            </w:r>
            <w:r>
              <w:rPr>
                <w:noProof/>
                <w:webHidden/>
              </w:rPr>
            </w:r>
            <w:r>
              <w:rPr>
                <w:noProof/>
                <w:webHidden/>
              </w:rPr>
              <w:fldChar w:fldCharType="separate"/>
            </w:r>
            <w:r>
              <w:rPr>
                <w:noProof/>
                <w:webHidden/>
              </w:rPr>
              <w:t>28</w:t>
            </w:r>
            <w:r>
              <w:rPr>
                <w:noProof/>
                <w:webHidden/>
              </w:rPr>
              <w:fldChar w:fldCharType="end"/>
            </w:r>
          </w:hyperlink>
        </w:p>
        <w:p w14:paraId="2DAC19BE" w14:textId="61171F01" w:rsidR="0093678A" w:rsidRDefault="0093678A" w:rsidP="0093678A">
          <w:pPr>
            <w:pStyle w:val="TOC3"/>
            <w:tabs>
              <w:tab w:val="right" w:leader="dot" w:pos="5838"/>
            </w:tabs>
            <w:rPr>
              <w:rFonts w:eastAsiaTheme="minorEastAsia" w:cstheme="minorBidi"/>
              <w:noProof/>
              <w:kern w:val="2"/>
              <w:sz w:val="24"/>
              <w:szCs w:val="24"/>
              <w14:ligatures w14:val="standardContextual"/>
            </w:rPr>
          </w:pPr>
          <w:hyperlink w:anchor="_Toc196165304" w:history="1">
            <w:r w:rsidRPr="00102EE7">
              <w:rPr>
                <w:rStyle w:val="Hyperlink"/>
                <w:bCs/>
                <w:noProof/>
              </w:rPr>
              <w:t>3.2.1 BACKEND &amp; MODEL</w:t>
            </w:r>
            <w:r>
              <w:rPr>
                <w:noProof/>
                <w:webHidden/>
              </w:rPr>
              <w:tab/>
            </w:r>
            <w:r>
              <w:rPr>
                <w:noProof/>
                <w:webHidden/>
              </w:rPr>
              <w:fldChar w:fldCharType="begin"/>
            </w:r>
            <w:r>
              <w:rPr>
                <w:noProof/>
                <w:webHidden/>
              </w:rPr>
              <w:instrText xml:space="preserve"> PAGEREF _Toc196165304 \h </w:instrText>
            </w:r>
            <w:r>
              <w:rPr>
                <w:noProof/>
                <w:webHidden/>
              </w:rPr>
            </w:r>
            <w:r>
              <w:rPr>
                <w:noProof/>
                <w:webHidden/>
              </w:rPr>
              <w:fldChar w:fldCharType="separate"/>
            </w:r>
            <w:r>
              <w:rPr>
                <w:noProof/>
                <w:webHidden/>
              </w:rPr>
              <w:t>30</w:t>
            </w:r>
            <w:r>
              <w:rPr>
                <w:noProof/>
                <w:webHidden/>
              </w:rPr>
              <w:fldChar w:fldCharType="end"/>
            </w:r>
          </w:hyperlink>
        </w:p>
        <w:p w14:paraId="2B6A6C8C" w14:textId="4F55BFD5" w:rsidR="0093678A" w:rsidRDefault="0093678A" w:rsidP="0093678A">
          <w:pPr>
            <w:pStyle w:val="TOC3"/>
            <w:tabs>
              <w:tab w:val="right" w:leader="dot" w:pos="5838"/>
            </w:tabs>
            <w:rPr>
              <w:rFonts w:eastAsiaTheme="minorEastAsia" w:cstheme="minorBidi"/>
              <w:noProof/>
              <w:kern w:val="2"/>
              <w:sz w:val="24"/>
              <w:szCs w:val="24"/>
              <w14:ligatures w14:val="standardContextual"/>
            </w:rPr>
          </w:pPr>
          <w:hyperlink w:anchor="_Toc196165306" w:history="1">
            <w:r w:rsidRPr="00102EE7">
              <w:rPr>
                <w:rStyle w:val="Hyperlink"/>
                <w:bCs/>
                <w:noProof/>
              </w:rPr>
              <w:t>3.2.2 DATABASE</w:t>
            </w:r>
            <w:r>
              <w:rPr>
                <w:noProof/>
                <w:webHidden/>
              </w:rPr>
              <w:tab/>
            </w:r>
            <w:r>
              <w:rPr>
                <w:noProof/>
                <w:webHidden/>
              </w:rPr>
              <w:fldChar w:fldCharType="begin"/>
            </w:r>
            <w:r>
              <w:rPr>
                <w:noProof/>
                <w:webHidden/>
              </w:rPr>
              <w:instrText xml:space="preserve"> PAGEREF _Toc196165306 \h </w:instrText>
            </w:r>
            <w:r>
              <w:rPr>
                <w:noProof/>
                <w:webHidden/>
              </w:rPr>
            </w:r>
            <w:r>
              <w:rPr>
                <w:noProof/>
                <w:webHidden/>
              </w:rPr>
              <w:fldChar w:fldCharType="separate"/>
            </w:r>
            <w:r>
              <w:rPr>
                <w:noProof/>
                <w:webHidden/>
              </w:rPr>
              <w:t>34</w:t>
            </w:r>
            <w:r>
              <w:rPr>
                <w:noProof/>
                <w:webHidden/>
              </w:rPr>
              <w:fldChar w:fldCharType="end"/>
            </w:r>
          </w:hyperlink>
        </w:p>
        <w:p w14:paraId="2CD30144" w14:textId="76E6BA5A"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308" w:history="1">
            <w:r w:rsidRPr="00102EE7">
              <w:rPr>
                <w:rStyle w:val="Hyperlink"/>
                <w:bCs/>
                <w:noProof/>
              </w:rPr>
              <w:t>3.2.3 FRONTEND</w:t>
            </w:r>
            <w:r>
              <w:rPr>
                <w:noProof/>
                <w:webHidden/>
              </w:rPr>
              <w:tab/>
            </w:r>
            <w:r>
              <w:rPr>
                <w:noProof/>
                <w:webHidden/>
              </w:rPr>
              <w:fldChar w:fldCharType="begin"/>
            </w:r>
            <w:r>
              <w:rPr>
                <w:noProof/>
                <w:webHidden/>
              </w:rPr>
              <w:instrText xml:space="preserve"> PAGEREF _Toc196165308 \h </w:instrText>
            </w:r>
            <w:r>
              <w:rPr>
                <w:noProof/>
                <w:webHidden/>
              </w:rPr>
            </w:r>
            <w:r>
              <w:rPr>
                <w:noProof/>
                <w:webHidden/>
              </w:rPr>
              <w:fldChar w:fldCharType="separate"/>
            </w:r>
            <w:r>
              <w:rPr>
                <w:noProof/>
                <w:webHidden/>
              </w:rPr>
              <w:t>39</w:t>
            </w:r>
            <w:r>
              <w:rPr>
                <w:noProof/>
                <w:webHidden/>
              </w:rPr>
              <w:fldChar w:fldCharType="end"/>
            </w:r>
          </w:hyperlink>
        </w:p>
        <w:p w14:paraId="35E44F57" w14:textId="1A5156D8"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309" w:history="1">
            <w:r w:rsidRPr="00102EE7">
              <w:rPr>
                <w:rStyle w:val="Hyperlink"/>
                <w:bCs/>
                <w:noProof/>
              </w:rPr>
              <w:t>3.2.10 TIMELINE PENGERJAAN</w:t>
            </w:r>
            <w:r>
              <w:rPr>
                <w:noProof/>
                <w:webHidden/>
              </w:rPr>
              <w:tab/>
            </w:r>
            <w:r>
              <w:rPr>
                <w:noProof/>
                <w:webHidden/>
              </w:rPr>
              <w:fldChar w:fldCharType="begin"/>
            </w:r>
            <w:r>
              <w:rPr>
                <w:noProof/>
                <w:webHidden/>
              </w:rPr>
              <w:instrText xml:space="preserve"> PAGEREF _Toc196165309 \h </w:instrText>
            </w:r>
            <w:r>
              <w:rPr>
                <w:noProof/>
                <w:webHidden/>
              </w:rPr>
            </w:r>
            <w:r>
              <w:rPr>
                <w:noProof/>
                <w:webHidden/>
              </w:rPr>
              <w:fldChar w:fldCharType="separate"/>
            </w:r>
            <w:r>
              <w:rPr>
                <w:noProof/>
                <w:webHidden/>
              </w:rPr>
              <w:t>41</w:t>
            </w:r>
            <w:r>
              <w:rPr>
                <w:noProof/>
                <w:webHidden/>
              </w:rPr>
              <w:fldChar w:fldCharType="end"/>
            </w:r>
          </w:hyperlink>
        </w:p>
        <w:p w14:paraId="12C49AF1" w14:textId="3DF1A5C9" w:rsidR="0093678A" w:rsidRDefault="0093678A">
          <w:pPr>
            <w:pStyle w:val="TOC1"/>
            <w:tabs>
              <w:tab w:val="right" w:leader="dot" w:pos="5838"/>
            </w:tabs>
            <w:rPr>
              <w:rFonts w:eastAsiaTheme="minorEastAsia" w:cstheme="minorBidi"/>
              <w:b w:val="0"/>
              <w:bCs w:val="0"/>
              <w:i w:val="0"/>
              <w:iCs w:val="0"/>
              <w:noProof/>
              <w:kern w:val="2"/>
              <w14:ligatures w14:val="standardContextual"/>
            </w:rPr>
          </w:pPr>
          <w:hyperlink w:anchor="_Toc196165310" w:history="1">
            <w:r w:rsidRPr="00102EE7">
              <w:rPr>
                <w:rStyle w:val="Hyperlink"/>
                <w:noProof/>
              </w:rPr>
              <w:t>BAB 4 EKSPERIMEN DAN ANALISIS</w:t>
            </w:r>
            <w:r>
              <w:rPr>
                <w:noProof/>
                <w:webHidden/>
              </w:rPr>
              <w:tab/>
            </w:r>
            <w:r>
              <w:rPr>
                <w:noProof/>
                <w:webHidden/>
              </w:rPr>
              <w:fldChar w:fldCharType="begin"/>
            </w:r>
            <w:r>
              <w:rPr>
                <w:noProof/>
                <w:webHidden/>
              </w:rPr>
              <w:instrText xml:space="preserve"> PAGEREF _Toc196165310 \h </w:instrText>
            </w:r>
            <w:r>
              <w:rPr>
                <w:noProof/>
                <w:webHidden/>
              </w:rPr>
            </w:r>
            <w:r>
              <w:rPr>
                <w:noProof/>
                <w:webHidden/>
              </w:rPr>
              <w:fldChar w:fldCharType="separate"/>
            </w:r>
            <w:r>
              <w:rPr>
                <w:noProof/>
                <w:webHidden/>
              </w:rPr>
              <w:t>42</w:t>
            </w:r>
            <w:r>
              <w:rPr>
                <w:noProof/>
                <w:webHidden/>
              </w:rPr>
              <w:fldChar w:fldCharType="end"/>
            </w:r>
          </w:hyperlink>
        </w:p>
        <w:p w14:paraId="1B78DD54" w14:textId="53FE932C" w:rsidR="0093678A" w:rsidRDefault="0093678A">
          <w:pPr>
            <w:pStyle w:val="TOC1"/>
            <w:tabs>
              <w:tab w:val="right" w:leader="dot" w:pos="5838"/>
            </w:tabs>
            <w:rPr>
              <w:rFonts w:eastAsiaTheme="minorEastAsia" w:cstheme="minorBidi"/>
              <w:b w:val="0"/>
              <w:bCs w:val="0"/>
              <w:i w:val="0"/>
              <w:iCs w:val="0"/>
              <w:noProof/>
              <w:kern w:val="2"/>
              <w14:ligatures w14:val="standardContextual"/>
            </w:rPr>
          </w:pPr>
          <w:hyperlink w:anchor="_Toc196165311" w:history="1">
            <w:r w:rsidRPr="00102EE7">
              <w:rPr>
                <w:rStyle w:val="Hyperlink"/>
                <w:noProof/>
              </w:rPr>
              <w:t>BAB 5 PROGRESS PENELITIAN</w:t>
            </w:r>
            <w:r>
              <w:rPr>
                <w:noProof/>
                <w:webHidden/>
              </w:rPr>
              <w:tab/>
            </w:r>
            <w:r>
              <w:rPr>
                <w:noProof/>
                <w:webHidden/>
              </w:rPr>
              <w:fldChar w:fldCharType="begin"/>
            </w:r>
            <w:r>
              <w:rPr>
                <w:noProof/>
                <w:webHidden/>
              </w:rPr>
              <w:instrText xml:space="preserve"> PAGEREF _Toc196165311 \h </w:instrText>
            </w:r>
            <w:r>
              <w:rPr>
                <w:noProof/>
                <w:webHidden/>
              </w:rPr>
            </w:r>
            <w:r>
              <w:rPr>
                <w:noProof/>
                <w:webHidden/>
              </w:rPr>
              <w:fldChar w:fldCharType="separate"/>
            </w:r>
            <w:r>
              <w:rPr>
                <w:noProof/>
                <w:webHidden/>
              </w:rPr>
              <w:t>76</w:t>
            </w:r>
            <w:r>
              <w:rPr>
                <w:noProof/>
                <w:webHidden/>
              </w:rPr>
              <w:fldChar w:fldCharType="end"/>
            </w:r>
          </w:hyperlink>
        </w:p>
        <w:p w14:paraId="06CFA7D3" w14:textId="504BF9E9" w:rsidR="0093678A" w:rsidRDefault="0093678A">
          <w:pPr>
            <w:pStyle w:val="TOC1"/>
            <w:tabs>
              <w:tab w:val="right" w:leader="dot" w:pos="5838"/>
            </w:tabs>
            <w:rPr>
              <w:rFonts w:eastAsiaTheme="minorEastAsia" w:cstheme="minorBidi"/>
              <w:b w:val="0"/>
              <w:bCs w:val="0"/>
              <w:i w:val="0"/>
              <w:iCs w:val="0"/>
              <w:noProof/>
              <w:kern w:val="2"/>
              <w14:ligatures w14:val="standardContextual"/>
            </w:rPr>
          </w:pPr>
          <w:hyperlink w:anchor="_Toc196165312" w:history="1">
            <w:r w:rsidRPr="00102EE7">
              <w:rPr>
                <w:rStyle w:val="Hyperlink"/>
                <w:noProof/>
              </w:rPr>
              <w:t>DAFTAR PUSTAKA</w:t>
            </w:r>
            <w:r>
              <w:rPr>
                <w:noProof/>
                <w:webHidden/>
              </w:rPr>
              <w:tab/>
            </w:r>
            <w:r>
              <w:rPr>
                <w:noProof/>
                <w:webHidden/>
              </w:rPr>
              <w:fldChar w:fldCharType="begin"/>
            </w:r>
            <w:r>
              <w:rPr>
                <w:noProof/>
                <w:webHidden/>
              </w:rPr>
              <w:instrText xml:space="preserve"> PAGEREF _Toc196165312 \h </w:instrText>
            </w:r>
            <w:r>
              <w:rPr>
                <w:noProof/>
                <w:webHidden/>
              </w:rPr>
            </w:r>
            <w:r>
              <w:rPr>
                <w:noProof/>
                <w:webHidden/>
              </w:rPr>
              <w:fldChar w:fldCharType="separate"/>
            </w:r>
            <w:r>
              <w:rPr>
                <w:noProof/>
                <w:webHidden/>
              </w:rPr>
              <w:t>81</w:t>
            </w:r>
            <w:r>
              <w:rPr>
                <w:noProof/>
                <w:webHidden/>
              </w:rPr>
              <w:fldChar w:fldCharType="end"/>
            </w:r>
          </w:hyperlink>
        </w:p>
        <w:p w14:paraId="2DF2C1AF" w14:textId="676607FE" w:rsidR="00116317" w:rsidRPr="009404BB" w:rsidRDefault="00116317">
          <w:pPr>
            <w:rPr>
              <w:sz w:val="20"/>
              <w:szCs w:val="20"/>
            </w:rPr>
          </w:pPr>
          <w:r w:rsidRPr="009404BB">
            <w:rPr>
              <w:noProof/>
              <w:sz w:val="20"/>
              <w:szCs w:val="20"/>
            </w:rPr>
            <w:fldChar w:fldCharType="end"/>
          </w:r>
        </w:p>
      </w:sdtContent>
    </w:sdt>
    <w:p w14:paraId="5A751ED5" w14:textId="77777777" w:rsidR="00633973" w:rsidRPr="009404BB" w:rsidRDefault="00633973" w:rsidP="001E1A55">
      <w:pPr>
        <w:tabs>
          <w:tab w:val="left" w:pos="903"/>
        </w:tabs>
        <w:rPr>
          <w:sz w:val="20"/>
          <w:szCs w:val="20"/>
        </w:rPr>
      </w:pPr>
    </w:p>
    <w:p w14:paraId="7840B1A9" w14:textId="77777777" w:rsidR="00633973" w:rsidRPr="009404BB" w:rsidRDefault="00633973" w:rsidP="001E1A55">
      <w:pPr>
        <w:tabs>
          <w:tab w:val="left" w:pos="903"/>
        </w:tabs>
        <w:rPr>
          <w:sz w:val="20"/>
          <w:szCs w:val="20"/>
        </w:rPr>
      </w:pPr>
    </w:p>
    <w:p w14:paraId="16AB564A" w14:textId="77777777" w:rsidR="00633973" w:rsidRPr="009404BB" w:rsidRDefault="00633973" w:rsidP="001E1A55">
      <w:pPr>
        <w:tabs>
          <w:tab w:val="left" w:pos="903"/>
        </w:tabs>
        <w:rPr>
          <w:sz w:val="20"/>
          <w:szCs w:val="20"/>
        </w:rPr>
      </w:pPr>
    </w:p>
    <w:p w14:paraId="127A1699" w14:textId="77777777" w:rsidR="009404BB" w:rsidRPr="009404BB" w:rsidRDefault="009404BB" w:rsidP="001E1A55">
      <w:pPr>
        <w:tabs>
          <w:tab w:val="left" w:pos="903"/>
        </w:tabs>
        <w:rPr>
          <w:sz w:val="20"/>
          <w:szCs w:val="20"/>
        </w:rPr>
      </w:pPr>
    </w:p>
    <w:p w14:paraId="470D4C50" w14:textId="77777777" w:rsidR="009404BB" w:rsidRPr="009404BB" w:rsidRDefault="009404BB" w:rsidP="001E1A55">
      <w:pPr>
        <w:tabs>
          <w:tab w:val="left" w:pos="903"/>
        </w:tabs>
        <w:rPr>
          <w:sz w:val="20"/>
          <w:szCs w:val="20"/>
        </w:rPr>
      </w:pPr>
    </w:p>
    <w:p w14:paraId="370C22BA" w14:textId="77777777" w:rsidR="009404BB" w:rsidRPr="009404BB" w:rsidRDefault="009404BB" w:rsidP="001E1A55">
      <w:pPr>
        <w:tabs>
          <w:tab w:val="left" w:pos="903"/>
        </w:tabs>
        <w:rPr>
          <w:sz w:val="20"/>
          <w:szCs w:val="20"/>
        </w:rPr>
      </w:pPr>
    </w:p>
    <w:p w14:paraId="497D08F2" w14:textId="77777777" w:rsidR="009404BB" w:rsidRDefault="009404BB" w:rsidP="001E1A55">
      <w:pPr>
        <w:tabs>
          <w:tab w:val="left" w:pos="903"/>
        </w:tabs>
        <w:rPr>
          <w:sz w:val="20"/>
          <w:szCs w:val="20"/>
        </w:rPr>
      </w:pPr>
    </w:p>
    <w:p w14:paraId="126DA04D" w14:textId="77777777" w:rsidR="0009639D" w:rsidRDefault="0009639D" w:rsidP="001E1A55">
      <w:pPr>
        <w:tabs>
          <w:tab w:val="left" w:pos="903"/>
        </w:tabs>
        <w:rPr>
          <w:sz w:val="20"/>
          <w:szCs w:val="20"/>
        </w:rPr>
      </w:pPr>
    </w:p>
    <w:p w14:paraId="55437E65" w14:textId="77777777" w:rsidR="0009639D" w:rsidRDefault="0009639D" w:rsidP="001E1A55">
      <w:pPr>
        <w:tabs>
          <w:tab w:val="left" w:pos="903"/>
        </w:tabs>
        <w:rPr>
          <w:sz w:val="20"/>
          <w:szCs w:val="20"/>
        </w:rPr>
      </w:pPr>
    </w:p>
    <w:p w14:paraId="63C32C8F" w14:textId="77777777" w:rsidR="0009639D" w:rsidRDefault="0009639D" w:rsidP="001E1A55">
      <w:pPr>
        <w:tabs>
          <w:tab w:val="left" w:pos="903"/>
        </w:tabs>
        <w:rPr>
          <w:sz w:val="20"/>
          <w:szCs w:val="20"/>
        </w:rPr>
      </w:pPr>
    </w:p>
    <w:p w14:paraId="038F9F36" w14:textId="77777777" w:rsidR="005F0D56" w:rsidRDefault="005F0D56" w:rsidP="001E1A55">
      <w:pPr>
        <w:tabs>
          <w:tab w:val="left" w:pos="903"/>
        </w:tabs>
        <w:rPr>
          <w:sz w:val="20"/>
          <w:szCs w:val="20"/>
        </w:rPr>
      </w:pPr>
    </w:p>
    <w:p w14:paraId="7D99385E" w14:textId="77777777" w:rsidR="005F0D56" w:rsidRDefault="005F0D56" w:rsidP="001E1A55">
      <w:pPr>
        <w:tabs>
          <w:tab w:val="left" w:pos="903"/>
        </w:tabs>
        <w:rPr>
          <w:sz w:val="20"/>
          <w:szCs w:val="20"/>
        </w:rPr>
      </w:pPr>
    </w:p>
    <w:p w14:paraId="7EBD2EB6" w14:textId="77777777" w:rsidR="005F0D56" w:rsidRDefault="005F0D56" w:rsidP="001E1A55">
      <w:pPr>
        <w:tabs>
          <w:tab w:val="left" w:pos="903"/>
        </w:tabs>
        <w:rPr>
          <w:sz w:val="20"/>
          <w:szCs w:val="20"/>
        </w:rPr>
      </w:pPr>
    </w:p>
    <w:p w14:paraId="73559F42" w14:textId="77777777" w:rsidR="005F0D56" w:rsidRDefault="005F0D56" w:rsidP="001E1A55">
      <w:pPr>
        <w:tabs>
          <w:tab w:val="left" w:pos="903"/>
        </w:tabs>
        <w:rPr>
          <w:sz w:val="20"/>
          <w:szCs w:val="20"/>
        </w:rPr>
      </w:pPr>
    </w:p>
    <w:p w14:paraId="39CBB038" w14:textId="77777777" w:rsidR="005F0D56" w:rsidRDefault="005F0D56" w:rsidP="001E1A55">
      <w:pPr>
        <w:tabs>
          <w:tab w:val="left" w:pos="903"/>
        </w:tabs>
        <w:rPr>
          <w:sz w:val="20"/>
          <w:szCs w:val="20"/>
        </w:rPr>
      </w:pPr>
    </w:p>
    <w:p w14:paraId="2B9D2A15" w14:textId="77777777" w:rsidR="005F0D56" w:rsidRDefault="005F0D56" w:rsidP="001E1A55">
      <w:pPr>
        <w:tabs>
          <w:tab w:val="left" w:pos="903"/>
        </w:tabs>
        <w:rPr>
          <w:sz w:val="20"/>
          <w:szCs w:val="20"/>
        </w:rPr>
      </w:pPr>
    </w:p>
    <w:p w14:paraId="6AFCD81A" w14:textId="77777777" w:rsidR="005F0D56" w:rsidRDefault="005F0D56" w:rsidP="001E1A55">
      <w:pPr>
        <w:tabs>
          <w:tab w:val="left" w:pos="903"/>
        </w:tabs>
        <w:rPr>
          <w:sz w:val="20"/>
          <w:szCs w:val="20"/>
        </w:rPr>
      </w:pPr>
    </w:p>
    <w:p w14:paraId="434ABD66" w14:textId="77777777" w:rsidR="005F0D56" w:rsidRDefault="005F0D56" w:rsidP="001E1A55">
      <w:pPr>
        <w:tabs>
          <w:tab w:val="left" w:pos="903"/>
        </w:tabs>
        <w:rPr>
          <w:sz w:val="20"/>
          <w:szCs w:val="20"/>
        </w:rPr>
      </w:pPr>
    </w:p>
    <w:p w14:paraId="269F995B" w14:textId="77777777" w:rsidR="005F0D56" w:rsidRDefault="005F0D56" w:rsidP="001E1A55">
      <w:pPr>
        <w:tabs>
          <w:tab w:val="left" w:pos="903"/>
        </w:tabs>
        <w:rPr>
          <w:sz w:val="20"/>
          <w:szCs w:val="20"/>
        </w:rPr>
      </w:pPr>
    </w:p>
    <w:p w14:paraId="2F27457D" w14:textId="77777777" w:rsidR="005F0D56" w:rsidRDefault="005F0D56" w:rsidP="001E1A55">
      <w:pPr>
        <w:tabs>
          <w:tab w:val="left" w:pos="903"/>
        </w:tabs>
        <w:rPr>
          <w:sz w:val="20"/>
          <w:szCs w:val="20"/>
        </w:rPr>
      </w:pPr>
    </w:p>
    <w:p w14:paraId="22854D2B" w14:textId="77777777" w:rsidR="005F0D56" w:rsidRDefault="005F0D56" w:rsidP="001E1A55">
      <w:pPr>
        <w:tabs>
          <w:tab w:val="left" w:pos="903"/>
        </w:tabs>
        <w:rPr>
          <w:sz w:val="20"/>
          <w:szCs w:val="20"/>
        </w:rPr>
      </w:pPr>
    </w:p>
    <w:p w14:paraId="42B197F9" w14:textId="77777777" w:rsidR="005F0D56" w:rsidRDefault="005F0D56" w:rsidP="001E1A55">
      <w:pPr>
        <w:tabs>
          <w:tab w:val="left" w:pos="903"/>
        </w:tabs>
        <w:rPr>
          <w:sz w:val="20"/>
          <w:szCs w:val="20"/>
        </w:rPr>
      </w:pPr>
    </w:p>
    <w:p w14:paraId="13E4EA5A" w14:textId="77777777" w:rsidR="005F0D56" w:rsidRDefault="005F0D56" w:rsidP="001E1A55">
      <w:pPr>
        <w:tabs>
          <w:tab w:val="left" w:pos="903"/>
        </w:tabs>
        <w:rPr>
          <w:sz w:val="20"/>
          <w:szCs w:val="20"/>
        </w:rPr>
      </w:pPr>
    </w:p>
    <w:p w14:paraId="0AF861E3" w14:textId="77777777" w:rsidR="005F0D56" w:rsidRDefault="005F0D56" w:rsidP="001E1A55">
      <w:pPr>
        <w:tabs>
          <w:tab w:val="left" w:pos="903"/>
        </w:tabs>
        <w:rPr>
          <w:sz w:val="20"/>
          <w:szCs w:val="20"/>
        </w:rPr>
      </w:pPr>
    </w:p>
    <w:p w14:paraId="44D52028" w14:textId="77777777" w:rsidR="005F0D56" w:rsidRDefault="005F0D56" w:rsidP="001E1A55">
      <w:pPr>
        <w:tabs>
          <w:tab w:val="left" w:pos="903"/>
        </w:tabs>
        <w:rPr>
          <w:sz w:val="20"/>
          <w:szCs w:val="20"/>
        </w:rPr>
      </w:pPr>
    </w:p>
    <w:p w14:paraId="584F3534" w14:textId="77777777" w:rsidR="0009639D" w:rsidRPr="009404BB" w:rsidRDefault="0009639D" w:rsidP="0009639D">
      <w:pPr>
        <w:tabs>
          <w:tab w:val="left" w:pos="903"/>
        </w:tabs>
        <w:rPr>
          <w:sz w:val="20"/>
          <w:szCs w:val="20"/>
        </w:rPr>
      </w:pPr>
    </w:p>
    <w:p w14:paraId="71B8F889" w14:textId="77777777" w:rsidR="0009639D" w:rsidRPr="009404BB" w:rsidRDefault="0009639D" w:rsidP="0009639D">
      <w:pPr>
        <w:tabs>
          <w:tab w:val="left" w:pos="903"/>
        </w:tabs>
        <w:rPr>
          <w:sz w:val="20"/>
          <w:szCs w:val="20"/>
        </w:rPr>
      </w:pPr>
    </w:p>
    <w:p w14:paraId="60238825" w14:textId="77777777" w:rsidR="0009639D" w:rsidRPr="009404BB" w:rsidRDefault="0009639D" w:rsidP="0009639D">
      <w:pPr>
        <w:tabs>
          <w:tab w:val="left" w:pos="903"/>
        </w:tabs>
        <w:rPr>
          <w:sz w:val="20"/>
          <w:szCs w:val="20"/>
        </w:rPr>
      </w:pPr>
    </w:p>
    <w:p w14:paraId="4E2ACE54" w14:textId="77777777" w:rsidR="0009639D" w:rsidRPr="009404BB" w:rsidRDefault="0009639D" w:rsidP="0009639D">
      <w:pPr>
        <w:tabs>
          <w:tab w:val="left" w:pos="903"/>
        </w:tabs>
        <w:rPr>
          <w:sz w:val="20"/>
          <w:szCs w:val="20"/>
        </w:rPr>
      </w:pPr>
    </w:p>
    <w:p w14:paraId="5B3A5304" w14:textId="77777777" w:rsidR="0009639D" w:rsidRPr="009404BB" w:rsidRDefault="0009639D" w:rsidP="0009639D">
      <w:pPr>
        <w:tabs>
          <w:tab w:val="left" w:pos="903"/>
        </w:tabs>
        <w:rPr>
          <w:sz w:val="20"/>
          <w:szCs w:val="20"/>
        </w:rPr>
      </w:pPr>
    </w:p>
    <w:p w14:paraId="678FACDF" w14:textId="77777777" w:rsidR="0009639D" w:rsidRPr="009404BB" w:rsidRDefault="0009639D" w:rsidP="0009639D">
      <w:pPr>
        <w:tabs>
          <w:tab w:val="left" w:pos="903"/>
        </w:tabs>
        <w:rPr>
          <w:sz w:val="20"/>
          <w:szCs w:val="20"/>
        </w:rPr>
      </w:pPr>
    </w:p>
    <w:p w14:paraId="0DE7E0D9" w14:textId="77777777" w:rsidR="0009639D" w:rsidRPr="009404BB" w:rsidRDefault="0009639D" w:rsidP="0009639D">
      <w:pPr>
        <w:tabs>
          <w:tab w:val="left" w:pos="903"/>
        </w:tabs>
        <w:rPr>
          <w:sz w:val="20"/>
          <w:szCs w:val="20"/>
        </w:rPr>
      </w:pPr>
    </w:p>
    <w:p w14:paraId="13A9A5A6" w14:textId="77777777" w:rsidR="0009639D" w:rsidRPr="009404BB" w:rsidRDefault="0009639D" w:rsidP="0009639D">
      <w:pPr>
        <w:tabs>
          <w:tab w:val="left" w:pos="903"/>
        </w:tabs>
        <w:rPr>
          <w:sz w:val="20"/>
          <w:szCs w:val="20"/>
        </w:rPr>
      </w:pPr>
    </w:p>
    <w:p w14:paraId="6E448959" w14:textId="77777777" w:rsidR="0009639D" w:rsidRDefault="0009639D" w:rsidP="0009639D">
      <w:pPr>
        <w:tabs>
          <w:tab w:val="left" w:pos="903"/>
        </w:tabs>
        <w:rPr>
          <w:sz w:val="20"/>
          <w:szCs w:val="20"/>
        </w:rPr>
      </w:pPr>
    </w:p>
    <w:p w14:paraId="56561670" w14:textId="77777777" w:rsidR="0009639D" w:rsidRDefault="0009639D" w:rsidP="0009639D">
      <w:pPr>
        <w:tabs>
          <w:tab w:val="left" w:pos="903"/>
        </w:tabs>
        <w:rPr>
          <w:sz w:val="20"/>
          <w:szCs w:val="20"/>
        </w:rPr>
      </w:pPr>
    </w:p>
    <w:p w14:paraId="3FA7B150" w14:textId="77777777" w:rsidR="0009639D" w:rsidRDefault="0009639D" w:rsidP="0009639D">
      <w:pPr>
        <w:tabs>
          <w:tab w:val="left" w:pos="903"/>
        </w:tabs>
        <w:rPr>
          <w:sz w:val="20"/>
          <w:szCs w:val="20"/>
        </w:rPr>
      </w:pPr>
    </w:p>
    <w:p w14:paraId="1F4A0FC0" w14:textId="77777777" w:rsidR="0009639D" w:rsidRPr="009404BB" w:rsidRDefault="0009639D" w:rsidP="0009639D">
      <w:pPr>
        <w:tabs>
          <w:tab w:val="left" w:pos="903"/>
        </w:tabs>
        <w:rPr>
          <w:sz w:val="20"/>
          <w:szCs w:val="20"/>
        </w:rPr>
      </w:pPr>
    </w:p>
    <w:p w14:paraId="774AE960" w14:textId="77777777" w:rsidR="0009639D" w:rsidRPr="009404BB" w:rsidRDefault="0009639D" w:rsidP="0009639D">
      <w:pPr>
        <w:tabs>
          <w:tab w:val="left" w:pos="903"/>
        </w:tabs>
        <w:rPr>
          <w:sz w:val="20"/>
          <w:szCs w:val="20"/>
        </w:rPr>
      </w:pPr>
    </w:p>
    <w:p w14:paraId="0FE803A9" w14:textId="77777777" w:rsidR="0009639D" w:rsidRPr="009404BB" w:rsidRDefault="0009639D" w:rsidP="0009639D">
      <w:pPr>
        <w:tabs>
          <w:tab w:val="left" w:pos="903"/>
        </w:tabs>
        <w:rPr>
          <w:sz w:val="20"/>
          <w:szCs w:val="20"/>
        </w:rPr>
      </w:pPr>
    </w:p>
    <w:p w14:paraId="52E12091" w14:textId="77777777" w:rsidR="0009639D" w:rsidRPr="009404BB" w:rsidRDefault="0009639D" w:rsidP="0009639D">
      <w:pPr>
        <w:tabs>
          <w:tab w:val="left" w:pos="903"/>
        </w:tabs>
        <w:rPr>
          <w:sz w:val="20"/>
          <w:szCs w:val="20"/>
        </w:rPr>
      </w:pPr>
    </w:p>
    <w:p w14:paraId="21AB4108" w14:textId="77777777" w:rsidR="0009639D" w:rsidRPr="009404BB" w:rsidRDefault="0009639D" w:rsidP="0009639D">
      <w:pPr>
        <w:jc w:val="center"/>
        <w:rPr>
          <w:sz w:val="20"/>
        </w:rPr>
      </w:pPr>
      <w:r w:rsidRPr="009404BB">
        <w:rPr>
          <w:sz w:val="20"/>
        </w:rPr>
        <w:t>(Halaman</w:t>
      </w:r>
      <w:r w:rsidRPr="009404BB">
        <w:rPr>
          <w:spacing w:val="-4"/>
          <w:sz w:val="20"/>
        </w:rPr>
        <w:t xml:space="preserve"> </w:t>
      </w:r>
      <w:r w:rsidRPr="009404BB">
        <w:rPr>
          <w:sz w:val="20"/>
        </w:rPr>
        <w:t>ini</w:t>
      </w:r>
      <w:r w:rsidRPr="009404BB">
        <w:rPr>
          <w:spacing w:val="-5"/>
          <w:sz w:val="20"/>
        </w:rPr>
        <w:t xml:space="preserve"> </w:t>
      </w:r>
      <w:r w:rsidRPr="009404BB">
        <w:rPr>
          <w:sz w:val="20"/>
        </w:rPr>
        <w:t>sengaja</w:t>
      </w:r>
      <w:r w:rsidRPr="009404BB">
        <w:rPr>
          <w:spacing w:val="-5"/>
          <w:sz w:val="20"/>
        </w:rPr>
        <w:t xml:space="preserve"> </w:t>
      </w:r>
      <w:r w:rsidRPr="009404BB">
        <w:rPr>
          <w:spacing w:val="-2"/>
          <w:sz w:val="20"/>
        </w:rPr>
        <w:t>dikosongkan)</w:t>
      </w:r>
    </w:p>
    <w:p w14:paraId="41EA8807" w14:textId="77777777" w:rsidR="0009639D" w:rsidRPr="009404BB" w:rsidRDefault="0009639D" w:rsidP="0009639D">
      <w:pPr>
        <w:tabs>
          <w:tab w:val="left" w:pos="903"/>
        </w:tabs>
        <w:rPr>
          <w:sz w:val="20"/>
          <w:szCs w:val="20"/>
        </w:rPr>
      </w:pPr>
    </w:p>
    <w:p w14:paraId="5D715041" w14:textId="77777777" w:rsidR="0009639D" w:rsidRPr="009404BB" w:rsidRDefault="0009639D" w:rsidP="0009639D">
      <w:pPr>
        <w:tabs>
          <w:tab w:val="left" w:pos="903"/>
        </w:tabs>
        <w:rPr>
          <w:sz w:val="20"/>
          <w:szCs w:val="20"/>
        </w:rPr>
      </w:pPr>
    </w:p>
    <w:p w14:paraId="5F20B40A" w14:textId="77777777" w:rsidR="0009639D" w:rsidRPr="009404BB" w:rsidRDefault="0009639D" w:rsidP="0009639D">
      <w:pPr>
        <w:tabs>
          <w:tab w:val="left" w:pos="903"/>
        </w:tabs>
        <w:rPr>
          <w:sz w:val="20"/>
          <w:szCs w:val="20"/>
        </w:rPr>
      </w:pPr>
    </w:p>
    <w:p w14:paraId="04A7C917" w14:textId="77777777" w:rsidR="0009639D" w:rsidRPr="009404BB" w:rsidRDefault="0009639D" w:rsidP="0009639D">
      <w:pPr>
        <w:tabs>
          <w:tab w:val="left" w:pos="903"/>
        </w:tabs>
        <w:rPr>
          <w:sz w:val="20"/>
          <w:szCs w:val="20"/>
        </w:rPr>
      </w:pPr>
    </w:p>
    <w:p w14:paraId="33DA2896" w14:textId="77777777" w:rsidR="0009639D" w:rsidRPr="009404BB" w:rsidRDefault="0009639D" w:rsidP="0009639D">
      <w:pPr>
        <w:tabs>
          <w:tab w:val="left" w:pos="903"/>
        </w:tabs>
        <w:rPr>
          <w:sz w:val="20"/>
          <w:szCs w:val="20"/>
        </w:rPr>
      </w:pPr>
    </w:p>
    <w:p w14:paraId="5353C2EE" w14:textId="77777777" w:rsidR="0009639D" w:rsidRPr="009404BB" w:rsidRDefault="0009639D" w:rsidP="0009639D">
      <w:pPr>
        <w:tabs>
          <w:tab w:val="left" w:pos="903"/>
        </w:tabs>
        <w:rPr>
          <w:sz w:val="20"/>
          <w:szCs w:val="20"/>
        </w:rPr>
      </w:pPr>
    </w:p>
    <w:p w14:paraId="4F6A0664" w14:textId="77777777" w:rsidR="0009639D" w:rsidRPr="009404BB" w:rsidRDefault="0009639D" w:rsidP="0009639D">
      <w:pPr>
        <w:tabs>
          <w:tab w:val="left" w:pos="903"/>
        </w:tabs>
        <w:rPr>
          <w:sz w:val="20"/>
          <w:szCs w:val="20"/>
        </w:rPr>
      </w:pPr>
    </w:p>
    <w:p w14:paraId="318413AE" w14:textId="77777777" w:rsidR="0009639D" w:rsidRPr="009404BB" w:rsidRDefault="0009639D" w:rsidP="0009639D">
      <w:pPr>
        <w:tabs>
          <w:tab w:val="left" w:pos="903"/>
        </w:tabs>
        <w:rPr>
          <w:sz w:val="20"/>
          <w:szCs w:val="20"/>
        </w:rPr>
      </w:pPr>
    </w:p>
    <w:p w14:paraId="32F3BC86" w14:textId="77777777" w:rsidR="0009639D" w:rsidRPr="009404BB" w:rsidRDefault="0009639D" w:rsidP="0009639D">
      <w:pPr>
        <w:tabs>
          <w:tab w:val="left" w:pos="903"/>
        </w:tabs>
        <w:rPr>
          <w:sz w:val="20"/>
          <w:szCs w:val="20"/>
        </w:rPr>
      </w:pPr>
    </w:p>
    <w:p w14:paraId="4B943101" w14:textId="77777777" w:rsidR="0009639D" w:rsidRPr="009404BB" w:rsidRDefault="0009639D" w:rsidP="0009639D">
      <w:pPr>
        <w:tabs>
          <w:tab w:val="left" w:pos="903"/>
        </w:tabs>
        <w:rPr>
          <w:sz w:val="20"/>
          <w:szCs w:val="20"/>
        </w:rPr>
      </w:pPr>
    </w:p>
    <w:p w14:paraId="0F28C26A" w14:textId="77777777" w:rsidR="0009639D" w:rsidRPr="009404BB" w:rsidRDefault="0009639D" w:rsidP="0009639D">
      <w:pPr>
        <w:tabs>
          <w:tab w:val="left" w:pos="903"/>
        </w:tabs>
        <w:rPr>
          <w:sz w:val="20"/>
          <w:szCs w:val="20"/>
        </w:rPr>
      </w:pPr>
    </w:p>
    <w:p w14:paraId="29B72830" w14:textId="77777777" w:rsidR="0009639D" w:rsidRPr="009404BB" w:rsidRDefault="0009639D" w:rsidP="0009639D">
      <w:pPr>
        <w:tabs>
          <w:tab w:val="left" w:pos="903"/>
        </w:tabs>
        <w:rPr>
          <w:sz w:val="20"/>
          <w:szCs w:val="20"/>
        </w:rPr>
      </w:pPr>
    </w:p>
    <w:p w14:paraId="728D7E72" w14:textId="77777777" w:rsidR="0009639D" w:rsidRPr="009404BB" w:rsidRDefault="0009639D" w:rsidP="0009639D">
      <w:pPr>
        <w:tabs>
          <w:tab w:val="left" w:pos="903"/>
        </w:tabs>
        <w:rPr>
          <w:sz w:val="20"/>
          <w:szCs w:val="20"/>
        </w:rPr>
      </w:pPr>
    </w:p>
    <w:p w14:paraId="3938C06B" w14:textId="77777777" w:rsidR="0009639D" w:rsidRPr="009404BB" w:rsidRDefault="0009639D" w:rsidP="0009639D">
      <w:pPr>
        <w:tabs>
          <w:tab w:val="left" w:pos="903"/>
        </w:tabs>
        <w:rPr>
          <w:sz w:val="20"/>
          <w:szCs w:val="20"/>
        </w:rPr>
      </w:pPr>
    </w:p>
    <w:p w14:paraId="513A9D04" w14:textId="77777777" w:rsidR="0009639D" w:rsidRPr="009404BB" w:rsidRDefault="0009639D" w:rsidP="0009639D">
      <w:pPr>
        <w:tabs>
          <w:tab w:val="left" w:pos="903"/>
        </w:tabs>
        <w:rPr>
          <w:sz w:val="20"/>
          <w:szCs w:val="20"/>
        </w:rPr>
      </w:pPr>
    </w:p>
    <w:p w14:paraId="50A67B9E" w14:textId="77777777" w:rsidR="0009639D" w:rsidRPr="009404BB" w:rsidRDefault="0009639D" w:rsidP="0009639D">
      <w:pPr>
        <w:tabs>
          <w:tab w:val="left" w:pos="903"/>
        </w:tabs>
        <w:rPr>
          <w:sz w:val="20"/>
          <w:szCs w:val="20"/>
        </w:rPr>
      </w:pPr>
    </w:p>
    <w:p w14:paraId="1DE13C16" w14:textId="77777777" w:rsidR="0009639D" w:rsidRPr="009404BB" w:rsidRDefault="0009639D" w:rsidP="0009639D">
      <w:pPr>
        <w:tabs>
          <w:tab w:val="left" w:pos="903"/>
        </w:tabs>
        <w:rPr>
          <w:sz w:val="20"/>
          <w:szCs w:val="20"/>
        </w:rPr>
      </w:pPr>
    </w:p>
    <w:p w14:paraId="64CAC9BE" w14:textId="77777777" w:rsidR="0009639D" w:rsidRPr="009404BB" w:rsidRDefault="0009639D" w:rsidP="0009639D">
      <w:pPr>
        <w:tabs>
          <w:tab w:val="left" w:pos="903"/>
        </w:tabs>
        <w:rPr>
          <w:sz w:val="20"/>
          <w:szCs w:val="20"/>
        </w:rPr>
      </w:pPr>
    </w:p>
    <w:p w14:paraId="52AA6F3D" w14:textId="77777777" w:rsidR="0009639D" w:rsidRPr="009404BB" w:rsidRDefault="0009639D" w:rsidP="0009639D">
      <w:pPr>
        <w:tabs>
          <w:tab w:val="left" w:pos="903"/>
        </w:tabs>
        <w:rPr>
          <w:sz w:val="20"/>
          <w:szCs w:val="20"/>
        </w:rPr>
      </w:pPr>
    </w:p>
    <w:p w14:paraId="6F7A629B" w14:textId="77777777" w:rsidR="0009639D" w:rsidRPr="009404BB" w:rsidRDefault="0009639D" w:rsidP="0009639D">
      <w:pPr>
        <w:tabs>
          <w:tab w:val="left" w:pos="903"/>
        </w:tabs>
        <w:rPr>
          <w:sz w:val="20"/>
          <w:szCs w:val="20"/>
        </w:rPr>
      </w:pPr>
    </w:p>
    <w:p w14:paraId="4525C048" w14:textId="77777777" w:rsidR="0009639D" w:rsidRDefault="0009639D" w:rsidP="0009639D">
      <w:pPr>
        <w:pStyle w:val="Heading1"/>
        <w:jc w:val="left"/>
      </w:pPr>
    </w:p>
    <w:p w14:paraId="544E5A41" w14:textId="77777777" w:rsidR="0009639D" w:rsidRPr="0009639D" w:rsidRDefault="0009639D" w:rsidP="0009639D"/>
    <w:p w14:paraId="50188911" w14:textId="77777777" w:rsidR="0009639D" w:rsidRDefault="0009639D" w:rsidP="001E1A55">
      <w:pPr>
        <w:tabs>
          <w:tab w:val="left" w:pos="903"/>
        </w:tabs>
        <w:rPr>
          <w:sz w:val="20"/>
          <w:szCs w:val="20"/>
        </w:rPr>
      </w:pPr>
    </w:p>
    <w:p w14:paraId="2C01AD6A" w14:textId="77777777" w:rsidR="009404BB" w:rsidRDefault="009404BB" w:rsidP="001E1A55">
      <w:pPr>
        <w:tabs>
          <w:tab w:val="left" w:pos="903"/>
        </w:tabs>
        <w:rPr>
          <w:sz w:val="20"/>
          <w:szCs w:val="20"/>
        </w:rPr>
      </w:pPr>
    </w:p>
    <w:p w14:paraId="2DC80E80" w14:textId="77777777" w:rsidR="00BD64E6" w:rsidRDefault="00BD64E6" w:rsidP="001E1A55">
      <w:pPr>
        <w:tabs>
          <w:tab w:val="left" w:pos="903"/>
        </w:tabs>
        <w:rPr>
          <w:sz w:val="20"/>
          <w:szCs w:val="20"/>
        </w:rPr>
      </w:pPr>
    </w:p>
    <w:p w14:paraId="135461D6" w14:textId="77777777" w:rsidR="009404BB" w:rsidRPr="009404BB" w:rsidRDefault="009404BB" w:rsidP="001E1A55">
      <w:pPr>
        <w:tabs>
          <w:tab w:val="left" w:pos="903"/>
        </w:tabs>
        <w:rPr>
          <w:sz w:val="20"/>
          <w:szCs w:val="20"/>
        </w:rPr>
      </w:pPr>
    </w:p>
    <w:p w14:paraId="25458D3D" w14:textId="3089479A" w:rsidR="00EE472A" w:rsidRPr="009404BB" w:rsidRDefault="00EE472A" w:rsidP="002C01CC">
      <w:pPr>
        <w:pStyle w:val="Heading1"/>
      </w:pPr>
      <w:bookmarkStart w:id="3" w:name="_Toc196165270"/>
      <w:r w:rsidRPr="009404BB">
        <w:t>DAFTAR GAMBAR</w:t>
      </w:r>
      <w:bookmarkEnd w:id="3"/>
    </w:p>
    <w:p w14:paraId="71645452" w14:textId="77777777" w:rsidR="00EE472A" w:rsidRPr="009404BB" w:rsidRDefault="00EE472A" w:rsidP="001E1A55">
      <w:pPr>
        <w:tabs>
          <w:tab w:val="left" w:pos="903"/>
        </w:tabs>
        <w:rPr>
          <w:sz w:val="20"/>
          <w:szCs w:val="20"/>
        </w:rPr>
      </w:pPr>
    </w:p>
    <w:p w14:paraId="3058B151" w14:textId="60FBEC8B" w:rsidR="005A673E" w:rsidRPr="009404BB" w:rsidRDefault="005A673E" w:rsidP="005A673E">
      <w:pPr>
        <w:pStyle w:val="TableofFigures"/>
        <w:tabs>
          <w:tab w:val="right" w:leader="dot" w:pos="5838"/>
        </w:tabs>
        <w:rPr>
          <w:noProof/>
        </w:rPr>
      </w:pPr>
      <w:r w:rsidRPr="009404BB">
        <w:rPr>
          <w:sz w:val="20"/>
          <w:szCs w:val="20"/>
        </w:rPr>
        <w:fldChar w:fldCharType="begin"/>
      </w:r>
      <w:r w:rsidRPr="009404BB">
        <w:rPr>
          <w:sz w:val="20"/>
          <w:szCs w:val="20"/>
        </w:rPr>
        <w:instrText xml:space="preserve"> TOC \h \z \c "Gambar 2." </w:instrText>
      </w:r>
      <w:r w:rsidRPr="009404BB">
        <w:rPr>
          <w:sz w:val="20"/>
          <w:szCs w:val="20"/>
        </w:rPr>
        <w:fldChar w:fldCharType="separate"/>
      </w:r>
      <w:hyperlink w:anchor="_Toc187668428" w:history="1">
        <w:r w:rsidRPr="009404BB">
          <w:rPr>
            <w:rStyle w:val="Hyperlink"/>
            <w:b/>
            <w:bCs/>
            <w:noProof/>
          </w:rPr>
          <w:t>Gambar 2. 1 Dokumen Test Case QA Agree</w:t>
        </w:r>
        <w:r w:rsidRPr="009404BB">
          <w:rPr>
            <w:noProof/>
            <w:webHidden/>
          </w:rPr>
          <w:tab/>
        </w:r>
        <w:r w:rsidRPr="009404BB">
          <w:rPr>
            <w:noProof/>
            <w:webHidden/>
          </w:rPr>
          <w:fldChar w:fldCharType="begin"/>
        </w:r>
        <w:r w:rsidRPr="009404BB">
          <w:rPr>
            <w:noProof/>
            <w:webHidden/>
          </w:rPr>
          <w:instrText xml:space="preserve"> PAGEREF _Toc187668428 \h </w:instrText>
        </w:r>
        <w:r w:rsidRPr="009404BB">
          <w:rPr>
            <w:noProof/>
            <w:webHidden/>
          </w:rPr>
        </w:r>
        <w:r w:rsidRPr="009404BB">
          <w:rPr>
            <w:noProof/>
            <w:webHidden/>
          </w:rPr>
          <w:fldChar w:fldCharType="separate"/>
        </w:r>
        <w:r w:rsidR="00461240">
          <w:rPr>
            <w:noProof/>
            <w:webHidden/>
          </w:rPr>
          <w:t>16</w:t>
        </w:r>
        <w:r w:rsidRPr="009404BB">
          <w:rPr>
            <w:noProof/>
            <w:webHidden/>
          </w:rPr>
          <w:fldChar w:fldCharType="end"/>
        </w:r>
      </w:hyperlink>
      <w:r w:rsidRPr="009404BB">
        <w:rPr>
          <w:sz w:val="20"/>
          <w:szCs w:val="20"/>
        </w:rPr>
        <w:fldChar w:fldCharType="end"/>
      </w:r>
      <w:r w:rsidRPr="009404BB">
        <w:rPr>
          <w:sz w:val="20"/>
          <w:szCs w:val="20"/>
        </w:rPr>
        <w:fldChar w:fldCharType="begin"/>
      </w:r>
      <w:r w:rsidRPr="009404BB">
        <w:rPr>
          <w:sz w:val="20"/>
          <w:szCs w:val="20"/>
        </w:rPr>
        <w:instrText xml:space="preserve"> TOC \h \z \c "Gambar 3." </w:instrText>
      </w:r>
      <w:r w:rsidRPr="009404BB">
        <w:rPr>
          <w:sz w:val="20"/>
          <w:szCs w:val="20"/>
        </w:rPr>
        <w:fldChar w:fldCharType="separate"/>
      </w:r>
    </w:p>
    <w:p w14:paraId="5597488A" w14:textId="2FCFF8C8"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36" w:history="1">
        <w:r w:rsidRPr="009404BB">
          <w:rPr>
            <w:rStyle w:val="Hyperlink"/>
            <w:b/>
            <w:bCs/>
            <w:noProof/>
          </w:rPr>
          <w:t>Gambar 3. 1 Desain Sistem Alur Kerja Platform</w:t>
        </w:r>
        <w:r w:rsidRPr="009404BB">
          <w:rPr>
            <w:noProof/>
            <w:webHidden/>
          </w:rPr>
          <w:tab/>
        </w:r>
        <w:r w:rsidRPr="009404BB">
          <w:rPr>
            <w:noProof/>
            <w:webHidden/>
          </w:rPr>
          <w:fldChar w:fldCharType="begin"/>
        </w:r>
        <w:r w:rsidRPr="009404BB">
          <w:rPr>
            <w:noProof/>
            <w:webHidden/>
          </w:rPr>
          <w:instrText xml:space="preserve"> PAGEREF _Toc187668436 \h </w:instrText>
        </w:r>
        <w:r w:rsidRPr="009404BB">
          <w:rPr>
            <w:noProof/>
            <w:webHidden/>
          </w:rPr>
        </w:r>
        <w:r w:rsidRPr="009404BB">
          <w:rPr>
            <w:noProof/>
            <w:webHidden/>
          </w:rPr>
          <w:fldChar w:fldCharType="separate"/>
        </w:r>
        <w:r w:rsidR="00461240">
          <w:rPr>
            <w:noProof/>
            <w:webHidden/>
          </w:rPr>
          <w:t>30</w:t>
        </w:r>
        <w:r w:rsidRPr="009404BB">
          <w:rPr>
            <w:noProof/>
            <w:webHidden/>
          </w:rPr>
          <w:fldChar w:fldCharType="end"/>
        </w:r>
      </w:hyperlink>
    </w:p>
    <w:p w14:paraId="27C6C75A" w14:textId="70FF7E86"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37" w:history="1">
        <w:r w:rsidRPr="009404BB">
          <w:rPr>
            <w:rStyle w:val="Hyperlink"/>
            <w:b/>
            <w:bCs/>
            <w:noProof/>
          </w:rPr>
          <w:t>Gambar 3. 2 Gambaran Step Data Preprocessing</w:t>
        </w:r>
        <w:r w:rsidRPr="009404BB">
          <w:rPr>
            <w:noProof/>
            <w:webHidden/>
          </w:rPr>
          <w:tab/>
        </w:r>
        <w:r w:rsidRPr="009404BB">
          <w:rPr>
            <w:noProof/>
            <w:webHidden/>
          </w:rPr>
          <w:fldChar w:fldCharType="begin"/>
        </w:r>
        <w:r w:rsidRPr="009404BB">
          <w:rPr>
            <w:noProof/>
            <w:webHidden/>
          </w:rPr>
          <w:instrText xml:space="preserve"> PAGEREF _Toc187668437 \h </w:instrText>
        </w:r>
        <w:r w:rsidRPr="009404BB">
          <w:rPr>
            <w:noProof/>
            <w:webHidden/>
          </w:rPr>
        </w:r>
        <w:r w:rsidRPr="009404BB">
          <w:rPr>
            <w:noProof/>
            <w:webHidden/>
          </w:rPr>
          <w:fldChar w:fldCharType="separate"/>
        </w:r>
        <w:r w:rsidR="00461240">
          <w:rPr>
            <w:noProof/>
            <w:webHidden/>
          </w:rPr>
          <w:t>31</w:t>
        </w:r>
        <w:r w:rsidRPr="009404BB">
          <w:rPr>
            <w:noProof/>
            <w:webHidden/>
          </w:rPr>
          <w:fldChar w:fldCharType="end"/>
        </w:r>
      </w:hyperlink>
    </w:p>
    <w:p w14:paraId="0FDA8CC8" w14:textId="02D22EA3"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38" w:history="1">
        <w:r w:rsidRPr="009404BB">
          <w:rPr>
            <w:rStyle w:val="Hyperlink"/>
            <w:b/>
            <w:bCs/>
            <w:noProof/>
          </w:rPr>
          <w:t>Gambar 3. 3 Dokumen Test Case Tim QA Agree</w:t>
        </w:r>
        <w:r w:rsidRPr="009404BB">
          <w:rPr>
            <w:noProof/>
            <w:webHidden/>
          </w:rPr>
          <w:tab/>
        </w:r>
        <w:r w:rsidRPr="009404BB">
          <w:rPr>
            <w:noProof/>
            <w:webHidden/>
          </w:rPr>
          <w:fldChar w:fldCharType="begin"/>
        </w:r>
        <w:r w:rsidRPr="009404BB">
          <w:rPr>
            <w:noProof/>
            <w:webHidden/>
          </w:rPr>
          <w:instrText xml:space="preserve"> PAGEREF _Toc187668438 \h </w:instrText>
        </w:r>
        <w:r w:rsidRPr="009404BB">
          <w:rPr>
            <w:noProof/>
            <w:webHidden/>
          </w:rPr>
        </w:r>
        <w:r w:rsidRPr="009404BB">
          <w:rPr>
            <w:noProof/>
            <w:webHidden/>
          </w:rPr>
          <w:fldChar w:fldCharType="separate"/>
        </w:r>
        <w:r w:rsidR="00461240">
          <w:rPr>
            <w:b/>
            <w:bCs/>
            <w:noProof/>
            <w:webHidden/>
            <w:lang w:val="en-US"/>
          </w:rPr>
          <w:t>Error! Bookmark not defined.</w:t>
        </w:r>
        <w:r w:rsidRPr="009404BB">
          <w:rPr>
            <w:noProof/>
            <w:webHidden/>
          </w:rPr>
          <w:fldChar w:fldCharType="end"/>
        </w:r>
      </w:hyperlink>
    </w:p>
    <w:p w14:paraId="4E579A44" w14:textId="2EE75B68"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39" w:history="1">
        <w:r w:rsidRPr="009404BB">
          <w:rPr>
            <w:rStyle w:val="Hyperlink"/>
            <w:b/>
            <w:bCs/>
            <w:noProof/>
          </w:rPr>
          <w:t>Gambar 3. 4 Potongan kode proses case folding</w:t>
        </w:r>
        <w:r w:rsidRPr="009404BB">
          <w:rPr>
            <w:noProof/>
            <w:webHidden/>
          </w:rPr>
          <w:tab/>
        </w:r>
        <w:r w:rsidRPr="009404BB">
          <w:rPr>
            <w:noProof/>
            <w:webHidden/>
          </w:rPr>
          <w:fldChar w:fldCharType="begin"/>
        </w:r>
        <w:r w:rsidRPr="009404BB">
          <w:rPr>
            <w:noProof/>
            <w:webHidden/>
          </w:rPr>
          <w:instrText xml:space="preserve"> PAGEREF _Toc187668439 \h </w:instrText>
        </w:r>
        <w:r w:rsidRPr="009404BB">
          <w:rPr>
            <w:noProof/>
            <w:webHidden/>
          </w:rPr>
        </w:r>
        <w:r w:rsidRPr="009404BB">
          <w:rPr>
            <w:noProof/>
            <w:webHidden/>
          </w:rPr>
          <w:fldChar w:fldCharType="separate"/>
        </w:r>
        <w:r w:rsidR="00461240">
          <w:rPr>
            <w:noProof/>
            <w:webHidden/>
          </w:rPr>
          <w:t>37</w:t>
        </w:r>
        <w:r w:rsidRPr="009404BB">
          <w:rPr>
            <w:noProof/>
            <w:webHidden/>
          </w:rPr>
          <w:fldChar w:fldCharType="end"/>
        </w:r>
      </w:hyperlink>
    </w:p>
    <w:p w14:paraId="11C5F2BB" w14:textId="345B04D7"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0" w:history="1">
        <w:r w:rsidRPr="009404BB">
          <w:rPr>
            <w:rStyle w:val="Hyperlink"/>
            <w:b/>
            <w:bCs/>
            <w:noProof/>
          </w:rPr>
          <w:t>Gambar 3. 5 Potongan kode proses remove punctuation</w:t>
        </w:r>
        <w:r w:rsidRPr="009404BB">
          <w:rPr>
            <w:noProof/>
            <w:webHidden/>
          </w:rPr>
          <w:tab/>
        </w:r>
        <w:r w:rsidRPr="009404BB">
          <w:rPr>
            <w:noProof/>
            <w:webHidden/>
          </w:rPr>
          <w:fldChar w:fldCharType="begin"/>
        </w:r>
        <w:r w:rsidRPr="009404BB">
          <w:rPr>
            <w:noProof/>
            <w:webHidden/>
          </w:rPr>
          <w:instrText xml:space="preserve"> PAGEREF _Toc187668440 \h </w:instrText>
        </w:r>
        <w:r w:rsidRPr="009404BB">
          <w:rPr>
            <w:noProof/>
            <w:webHidden/>
          </w:rPr>
        </w:r>
        <w:r w:rsidRPr="009404BB">
          <w:rPr>
            <w:noProof/>
            <w:webHidden/>
          </w:rPr>
          <w:fldChar w:fldCharType="separate"/>
        </w:r>
        <w:r w:rsidR="00461240">
          <w:rPr>
            <w:noProof/>
            <w:webHidden/>
          </w:rPr>
          <w:t>37</w:t>
        </w:r>
        <w:r w:rsidRPr="009404BB">
          <w:rPr>
            <w:noProof/>
            <w:webHidden/>
          </w:rPr>
          <w:fldChar w:fldCharType="end"/>
        </w:r>
      </w:hyperlink>
    </w:p>
    <w:p w14:paraId="71FDA31B" w14:textId="71B1C6EA"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1" w:history="1">
        <w:r w:rsidRPr="009404BB">
          <w:rPr>
            <w:rStyle w:val="Hyperlink"/>
            <w:b/>
            <w:bCs/>
            <w:noProof/>
          </w:rPr>
          <w:t>Gambar 3. 6 Potongan kode proses stripping</w:t>
        </w:r>
        <w:r w:rsidRPr="009404BB">
          <w:rPr>
            <w:noProof/>
            <w:webHidden/>
          </w:rPr>
          <w:tab/>
        </w:r>
        <w:r w:rsidRPr="009404BB">
          <w:rPr>
            <w:noProof/>
            <w:webHidden/>
          </w:rPr>
          <w:fldChar w:fldCharType="begin"/>
        </w:r>
        <w:r w:rsidRPr="009404BB">
          <w:rPr>
            <w:noProof/>
            <w:webHidden/>
          </w:rPr>
          <w:instrText xml:space="preserve"> PAGEREF _Toc187668441 \h </w:instrText>
        </w:r>
        <w:r w:rsidRPr="009404BB">
          <w:rPr>
            <w:noProof/>
            <w:webHidden/>
          </w:rPr>
        </w:r>
        <w:r w:rsidRPr="009404BB">
          <w:rPr>
            <w:noProof/>
            <w:webHidden/>
          </w:rPr>
          <w:fldChar w:fldCharType="separate"/>
        </w:r>
        <w:r w:rsidR="00461240">
          <w:rPr>
            <w:noProof/>
            <w:webHidden/>
          </w:rPr>
          <w:t>38</w:t>
        </w:r>
        <w:r w:rsidRPr="009404BB">
          <w:rPr>
            <w:noProof/>
            <w:webHidden/>
          </w:rPr>
          <w:fldChar w:fldCharType="end"/>
        </w:r>
      </w:hyperlink>
    </w:p>
    <w:p w14:paraId="2A674556" w14:textId="5AED96B5"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2" w:history="1">
        <w:r w:rsidRPr="009404BB">
          <w:rPr>
            <w:rStyle w:val="Hyperlink"/>
            <w:b/>
            <w:bCs/>
            <w:noProof/>
          </w:rPr>
          <w:t>Gambar 3. 7 Potongan kode proses tokenizing</w:t>
        </w:r>
        <w:r w:rsidRPr="009404BB">
          <w:rPr>
            <w:noProof/>
            <w:webHidden/>
          </w:rPr>
          <w:tab/>
        </w:r>
        <w:r w:rsidRPr="009404BB">
          <w:rPr>
            <w:noProof/>
            <w:webHidden/>
          </w:rPr>
          <w:fldChar w:fldCharType="begin"/>
        </w:r>
        <w:r w:rsidRPr="009404BB">
          <w:rPr>
            <w:noProof/>
            <w:webHidden/>
          </w:rPr>
          <w:instrText xml:space="preserve"> PAGEREF _Toc187668442 \h </w:instrText>
        </w:r>
        <w:r w:rsidRPr="009404BB">
          <w:rPr>
            <w:noProof/>
            <w:webHidden/>
          </w:rPr>
        </w:r>
        <w:r w:rsidRPr="009404BB">
          <w:rPr>
            <w:noProof/>
            <w:webHidden/>
          </w:rPr>
          <w:fldChar w:fldCharType="separate"/>
        </w:r>
        <w:r w:rsidR="00461240">
          <w:rPr>
            <w:noProof/>
            <w:webHidden/>
          </w:rPr>
          <w:t>38</w:t>
        </w:r>
        <w:r w:rsidRPr="009404BB">
          <w:rPr>
            <w:noProof/>
            <w:webHidden/>
          </w:rPr>
          <w:fldChar w:fldCharType="end"/>
        </w:r>
      </w:hyperlink>
    </w:p>
    <w:p w14:paraId="56DBB7E7" w14:textId="224BC154"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3" w:history="1">
        <w:r w:rsidRPr="009404BB">
          <w:rPr>
            <w:rStyle w:val="Hyperlink"/>
            <w:b/>
            <w:bCs/>
            <w:noProof/>
          </w:rPr>
          <w:t>Gambar 3. 8 Potongan kode proses filtering</w:t>
        </w:r>
        <w:r w:rsidRPr="009404BB">
          <w:rPr>
            <w:noProof/>
            <w:webHidden/>
          </w:rPr>
          <w:tab/>
        </w:r>
        <w:r w:rsidRPr="009404BB">
          <w:rPr>
            <w:noProof/>
            <w:webHidden/>
          </w:rPr>
          <w:fldChar w:fldCharType="begin"/>
        </w:r>
        <w:r w:rsidRPr="009404BB">
          <w:rPr>
            <w:noProof/>
            <w:webHidden/>
          </w:rPr>
          <w:instrText xml:space="preserve"> PAGEREF _Toc187668443 \h </w:instrText>
        </w:r>
        <w:r w:rsidRPr="009404BB">
          <w:rPr>
            <w:noProof/>
            <w:webHidden/>
          </w:rPr>
        </w:r>
        <w:r w:rsidRPr="009404BB">
          <w:rPr>
            <w:noProof/>
            <w:webHidden/>
          </w:rPr>
          <w:fldChar w:fldCharType="separate"/>
        </w:r>
        <w:r w:rsidR="00461240">
          <w:rPr>
            <w:noProof/>
            <w:webHidden/>
          </w:rPr>
          <w:t>38</w:t>
        </w:r>
        <w:r w:rsidRPr="009404BB">
          <w:rPr>
            <w:noProof/>
            <w:webHidden/>
          </w:rPr>
          <w:fldChar w:fldCharType="end"/>
        </w:r>
      </w:hyperlink>
    </w:p>
    <w:p w14:paraId="462AF395" w14:textId="0E1BD0DB"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4" w:history="1">
        <w:r w:rsidRPr="009404BB">
          <w:rPr>
            <w:rStyle w:val="Hyperlink"/>
            <w:b/>
            <w:bCs/>
            <w:noProof/>
          </w:rPr>
          <w:t>Gambar 3. 9 Potongan kode proses stemming</w:t>
        </w:r>
        <w:r w:rsidRPr="009404BB">
          <w:rPr>
            <w:noProof/>
            <w:webHidden/>
          </w:rPr>
          <w:tab/>
        </w:r>
        <w:r w:rsidRPr="009404BB">
          <w:rPr>
            <w:noProof/>
            <w:webHidden/>
          </w:rPr>
          <w:fldChar w:fldCharType="begin"/>
        </w:r>
        <w:r w:rsidRPr="009404BB">
          <w:rPr>
            <w:noProof/>
            <w:webHidden/>
          </w:rPr>
          <w:instrText xml:space="preserve"> PAGEREF _Toc187668444 \h </w:instrText>
        </w:r>
        <w:r w:rsidRPr="009404BB">
          <w:rPr>
            <w:noProof/>
            <w:webHidden/>
          </w:rPr>
        </w:r>
        <w:r w:rsidRPr="009404BB">
          <w:rPr>
            <w:noProof/>
            <w:webHidden/>
          </w:rPr>
          <w:fldChar w:fldCharType="separate"/>
        </w:r>
        <w:r w:rsidR="00461240">
          <w:rPr>
            <w:noProof/>
            <w:webHidden/>
          </w:rPr>
          <w:t>39</w:t>
        </w:r>
        <w:r w:rsidRPr="009404BB">
          <w:rPr>
            <w:noProof/>
            <w:webHidden/>
          </w:rPr>
          <w:fldChar w:fldCharType="end"/>
        </w:r>
      </w:hyperlink>
    </w:p>
    <w:p w14:paraId="78CF6CB9" w14:textId="073D7D25"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5" w:history="1">
        <w:r w:rsidRPr="009404BB">
          <w:rPr>
            <w:rStyle w:val="Hyperlink"/>
            <w:b/>
            <w:bCs/>
            <w:noProof/>
          </w:rPr>
          <w:t>Gambar 3. 10 Gambaran tampilan aplikasi 1</w:t>
        </w:r>
        <w:r w:rsidRPr="009404BB">
          <w:rPr>
            <w:noProof/>
            <w:webHidden/>
          </w:rPr>
          <w:tab/>
        </w:r>
        <w:r w:rsidRPr="009404BB">
          <w:rPr>
            <w:noProof/>
            <w:webHidden/>
          </w:rPr>
          <w:fldChar w:fldCharType="begin"/>
        </w:r>
        <w:r w:rsidRPr="009404BB">
          <w:rPr>
            <w:noProof/>
            <w:webHidden/>
          </w:rPr>
          <w:instrText xml:space="preserve"> PAGEREF _Toc187668445 \h </w:instrText>
        </w:r>
        <w:r w:rsidRPr="009404BB">
          <w:rPr>
            <w:noProof/>
            <w:webHidden/>
          </w:rPr>
        </w:r>
        <w:r w:rsidRPr="009404BB">
          <w:rPr>
            <w:noProof/>
            <w:webHidden/>
          </w:rPr>
          <w:fldChar w:fldCharType="separate"/>
        </w:r>
        <w:r w:rsidR="00461240">
          <w:rPr>
            <w:noProof/>
            <w:webHidden/>
          </w:rPr>
          <w:t>40</w:t>
        </w:r>
        <w:r w:rsidRPr="009404BB">
          <w:rPr>
            <w:noProof/>
            <w:webHidden/>
          </w:rPr>
          <w:fldChar w:fldCharType="end"/>
        </w:r>
      </w:hyperlink>
    </w:p>
    <w:p w14:paraId="488AEDFE" w14:textId="7F2A01CE"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6" w:history="1">
        <w:r w:rsidRPr="009404BB">
          <w:rPr>
            <w:rStyle w:val="Hyperlink"/>
            <w:b/>
            <w:bCs/>
            <w:noProof/>
          </w:rPr>
          <w:t>Gambar 3. 11 Gambaran tampilan aplikasi 2</w:t>
        </w:r>
        <w:r w:rsidRPr="009404BB">
          <w:rPr>
            <w:noProof/>
            <w:webHidden/>
          </w:rPr>
          <w:tab/>
        </w:r>
        <w:r w:rsidRPr="009404BB">
          <w:rPr>
            <w:noProof/>
            <w:webHidden/>
          </w:rPr>
          <w:fldChar w:fldCharType="begin"/>
        </w:r>
        <w:r w:rsidRPr="009404BB">
          <w:rPr>
            <w:noProof/>
            <w:webHidden/>
          </w:rPr>
          <w:instrText xml:space="preserve"> PAGEREF _Toc187668446 \h </w:instrText>
        </w:r>
        <w:r w:rsidRPr="009404BB">
          <w:rPr>
            <w:noProof/>
            <w:webHidden/>
          </w:rPr>
        </w:r>
        <w:r w:rsidRPr="009404BB">
          <w:rPr>
            <w:noProof/>
            <w:webHidden/>
          </w:rPr>
          <w:fldChar w:fldCharType="separate"/>
        </w:r>
        <w:r w:rsidR="00461240">
          <w:rPr>
            <w:noProof/>
            <w:webHidden/>
          </w:rPr>
          <w:t>40</w:t>
        </w:r>
        <w:r w:rsidRPr="009404BB">
          <w:rPr>
            <w:noProof/>
            <w:webHidden/>
          </w:rPr>
          <w:fldChar w:fldCharType="end"/>
        </w:r>
      </w:hyperlink>
    </w:p>
    <w:p w14:paraId="7904C381" w14:textId="1AEA7A0B" w:rsidR="00EE472A" w:rsidRPr="009404BB" w:rsidRDefault="005A673E" w:rsidP="001E1A55">
      <w:pPr>
        <w:tabs>
          <w:tab w:val="left" w:pos="903"/>
        </w:tabs>
        <w:rPr>
          <w:sz w:val="20"/>
          <w:szCs w:val="20"/>
        </w:rPr>
      </w:pPr>
      <w:r w:rsidRPr="009404BB">
        <w:rPr>
          <w:sz w:val="20"/>
          <w:szCs w:val="20"/>
        </w:rPr>
        <w:fldChar w:fldCharType="end"/>
      </w:r>
    </w:p>
    <w:p w14:paraId="12592A3E" w14:textId="77777777" w:rsidR="00EE472A" w:rsidRPr="009404BB" w:rsidRDefault="00EE472A" w:rsidP="001E1A55">
      <w:pPr>
        <w:tabs>
          <w:tab w:val="left" w:pos="903"/>
        </w:tabs>
        <w:rPr>
          <w:sz w:val="20"/>
          <w:szCs w:val="20"/>
        </w:rPr>
      </w:pPr>
    </w:p>
    <w:p w14:paraId="61710EF9" w14:textId="77777777" w:rsidR="00EE472A" w:rsidRPr="009404BB" w:rsidRDefault="00EE472A" w:rsidP="001E1A55">
      <w:pPr>
        <w:tabs>
          <w:tab w:val="left" w:pos="903"/>
        </w:tabs>
        <w:rPr>
          <w:sz w:val="20"/>
          <w:szCs w:val="20"/>
        </w:rPr>
      </w:pPr>
    </w:p>
    <w:p w14:paraId="415DAA07" w14:textId="77777777" w:rsidR="00EE472A" w:rsidRPr="009404BB" w:rsidRDefault="00EE472A" w:rsidP="001E1A55">
      <w:pPr>
        <w:tabs>
          <w:tab w:val="left" w:pos="903"/>
        </w:tabs>
        <w:rPr>
          <w:sz w:val="20"/>
          <w:szCs w:val="20"/>
        </w:rPr>
      </w:pPr>
    </w:p>
    <w:p w14:paraId="578F9AF9" w14:textId="77777777" w:rsidR="00EE472A" w:rsidRPr="009404BB" w:rsidRDefault="00EE472A" w:rsidP="001E1A55">
      <w:pPr>
        <w:tabs>
          <w:tab w:val="left" w:pos="903"/>
        </w:tabs>
        <w:rPr>
          <w:sz w:val="20"/>
          <w:szCs w:val="20"/>
        </w:rPr>
      </w:pPr>
    </w:p>
    <w:p w14:paraId="45E7F421" w14:textId="77777777" w:rsidR="00EE472A" w:rsidRPr="009404BB" w:rsidRDefault="00EE472A" w:rsidP="001E1A55">
      <w:pPr>
        <w:tabs>
          <w:tab w:val="left" w:pos="903"/>
        </w:tabs>
        <w:rPr>
          <w:sz w:val="20"/>
          <w:szCs w:val="20"/>
        </w:rPr>
      </w:pPr>
    </w:p>
    <w:p w14:paraId="122BFB5F" w14:textId="77777777" w:rsidR="00EE472A" w:rsidRPr="009404BB" w:rsidRDefault="00EE472A" w:rsidP="001E1A55">
      <w:pPr>
        <w:tabs>
          <w:tab w:val="left" w:pos="903"/>
        </w:tabs>
        <w:rPr>
          <w:sz w:val="20"/>
          <w:szCs w:val="20"/>
        </w:rPr>
      </w:pPr>
    </w:p>
    <w:p w14:paraId="58CD578E" w14:textId="77777777" w:rsidR="00EE472A" w:rsidRPr="009404BB" w:rsidRDefault="00EE472A" w:rsidP="001E1A55">
      <w:pPr>
        <w:tabs>
          <w:tab w:val="left" w:pos="903"/>
        </w:tabs>
        <w:rPr>
          <w:sz w:val="20"/>
          <w:szCs w:val="20"/>
        </w:rPr>
      </w:pPr>
    </w:p>
    <w:p w14:paraId="0F0DA5F1" w14:textId="77777777" w:rsidR="00EE472A" w:rsidRPr="009404BB" w:rsidRDefault="00EE472A" w:rsidP="001E1A55">
      <w:pPr>
        <w:tabs>
          <w:tab w:val="left" w:pos="903"/>
        </w:tabs>
        <w:rPr>
          <w:sz w:val="20"/>
          <w:szCs w:val="20"/>
        </w:rPr>
      </w:pPr>
    </w:p>
    <w:p w14:paraId="3664A4D1" w14:textId="77777777" w:rsidR="00EE472A" w:rsidRPr="009404BB" w:rsidRDefault="00EE472A" w:rsidP="001E1A55">
      <w:pPr>
        <w:tabs>
          <w:tab w:val="left" w:pos="903"/>
        </w:tabs>
        <w:rPr>
          <w:sz w:val="20"/>
          <w:szCs w:val="20"/>
        </w:rPr>
      </w:pPr>
    </w:p>
    <w:p w14:paraId="2A2FEA92" w14:textId="77777777" w:rsidR="00EE472A" w:rsidRPr="009404BB" w:rsidRDefault="00EE472A" w:rsidP="001E1A55">
      <w:pPr>
        <w:tabs>
          <w:tab w:val="left" w:pos="903"/>
        </w:tabs>
        <w:rPr>
          <w:sz w:val="20"/>
          <w:szCs w:val="20"/>
        </w:rPr>
      </w:pPr>
    </w:p>
    <w:p w14:paraId="18A682CB" w14:textId="77777777" w:rsidR="00EE472A" w:rsidRPr="009404BB" w:rsidRDefault="00EE472A" w:rsidP="001E1A55">
      <w:pPr>
        <w:tabs>
          <w:tab w:val="left" w:pos="903"/>
        </w:tabs>
        <w:rPr>
          <w:sz w:val="20"/>
          <w:szCs w:val="20"/>
        </w:rPr>
      </w:pPr>
    </w:p>
    <w:p w14:paraId="7D771D35" w14:textId="77777777" w:rsidR="00EE472A" w:rsidRPr="009404BB" w:rsidRDefault="00EE472A" w:rsidP="001E1A55">
      <w:pPr>
        <w:tabs>
          <w:tab w:val="left" w:pos="903"/>
        </w:tabs>
        <w:rPr>
          <w:sz w:val="20"/>
          <w:szCs w:val="20"/>
        </w:rPr>
      </w:pPr>
    </w:p>
    <w:p w14:paraId="06FA6372" w14:textId="77777777" w:rsidR="00EE472A" w:rsidRPr="009404BB" w:rsidRDefault="00EE472A" w:rsidP="001E1A55">
      <w:pPr>
        <w:tabs>
          <w:tab w:val="left" w:pos="903"/>
        </w:tabs>
        <w:rPr>
          <w:sz w:val="20"/>
          <w:szCs w:val="20"/>
        </w:rPr>
      </w:pPr>
    </w:p>
    <w:p w14:paraId="1A558FB1" w14:textId="77777777" w:rsidR="00EE472A" w:rsidRPr="009404BB" w:rsidRDefault="00EE472A" w:rsidP="001E1A55">
      <w:pPr>
        <w:tabs>
          <w:tab w:val="left" w:pos="903"/>
        </w:tabs>
        <w:rPr>
          <w:sz w:val="20"/>
          <w:szCs w:val="20"/>
        </w:rPr>
      </w:pPr>
    </w:p>
    <w:p w14:paraId="1D22AA6D" w14:textId="77777777" w:rsidR="00EE472A" w:rsidRPr="009404BB" w:rsidRDefault="00EE472A" w:rsidP="001E1A55">
      <w:pPr>
        <w:tabs>
          <w:tab w:val="left" w:pos="903"/>
        </w:tabs>
        <w:rPr>
          <w:sz w:val="20"/>
          <w:szCs w:val="20"/>
        </w:rPr>
      </w:pPr>
    </w:p>
    <w:p w14:paraId="538F71AD" w14:textId="77777777" w:rsidR="00EE472A" w:rsidRPr="009404BB" w:rsidRDefault="00EE472A" w:rsidP="001E1A55">
      <w:pPr>
        <w:tabs>
          <w:tab w:val="left" w:pos="903"/>
        </w:tabs>
        <w:rPr>
          <w:sz w:val="20"/>
          <w:szCs w:val="20"/>
        </w:rPr>
      </w:pPr>
    </w:p>
    <w:p w14:paraId="780326B8" w14:textId="77777777" w:rsidR="00EE472A" w:rsidRPr="009404BB" w:rsidRDefault="00EE472A" w:rsidP="001E1A55">
      <w:pPr>
        <w:tabs>
          <w:tab w:val="left" w:pos="903"/>
        </w:tabs>
        <w:rPr>
          <w:sz w:val="20"/>
          <w:szCs w:val="20"/>
        </w:rPr>
      </w:pPr>
    </w:p>
    <w:p w14:paraId="31E56A03" w14:textId="77777777" w:rsidR="00EE472A" w:rsidRPr="009404BB" w:rsidRDefault="00EE472A" w:rsidP="001E1A55">
      <w:pPr>
        <w:tabs>
          <w:tab w:val="left" w:pos="903"/>
        </w:tabs>
        <w:rPr>
          <w:sz w:val="20"/>
          <w:szCs w:val="20"/>
        </w:rPr>
      </w:pPr>
    </w:p>
    <w:p w14:paraId="303F08FB" w14:textId="77777777" w:rsidR="00EE472A" w:rsidRPr="009404BB" w:rsidRDefault="00EE472A" w:rsidP="001E1A55">
      <w:pPr>
        <w:tabs>
          <w:tab w:val="left" w:pos="903"/>
        </w:tabs>
        <w:rPr>
          <w:sz w:val="20"/>
          <w:szCs w:val="20"/>
        </w:rPr>
      </w:pPr>
    </w:p>
    <w:p w14:paraId="6BD2D824" w14:textId="77777777" w:rsidR="0009639D" w:rsidRPr="009404BB" w:rsidRDefault="0009639D" w:rsidP="0009639D">
      <w:pPr>
        <w:tabs>
          <w:tab w:val="left" w:pos="903"/>
        </w:tabs>
        <w:rPr>
          <w:sz w:val="20"/>
          <w:szCs w:val="20"/>
        </w:rPr>
      </w:pPr>
    </w:p>
    <w:p w14:paraId="12BAC681" w14:textId="77777777" w:rsidR="0009639D" w:rsidRPr="009404BB" w:rsidRDefault="0009639D" w:rsidP="0009639D">
      <w:pPr>
        <w:tabs>
          <w:tab w:val="left" w:pos="903"/>
        </w:tabs>
        <w:rPr>
          <w:sz w:val="20"/>
          <w:szCs w:val="20"/>
        </w:rPr>
      </w:pPr>
    </w:p>
    <w:p w14:paraId="225E0C38" w14:textId="77777777" w:rsidR="0009639D" w:rsidRPr="009404BB" w:rsidRDefault="0009639D" w:rsidP="0009639D">
      <w:pPr>
        <w:tabs>
          <w:tab w:val="left" w:pos="903"/>
        </w:tabs>
        <w:rPr>
          <w:sz w:val="20"/>
          <w:szCs w:val="20"/>
        </w:rPr>
      </w:pPr>
    </w:p>
    <w:p w14:paraId="0D079385" w14:textId="77777777" w:rsidR="0009639D" w:rsidRPr="009404BB" w:rsidRDefault="0009639D" w:rsidP="0009639D">
      <w:pPr>
        <w:tabs>
          <w:tab w:val="left" w:pos="903"/>
        </w:tabs>
        <w:rPr>
          <w:sz w:val="20"/>
          <w:szCs w:val="20"/>
        </w:rPr>
      </w:pPr>
    </w:p>
    <w:p w14:paraId="76B2FA41" w14:textId="77777777" w:rsidR="0009639D" w:rsidRPr="009404BB" w:rsidRDefault="0009639D" w:rsidP="0009639D">
      <w:pPr>
        <w:tabs>
          <w:tab w:val="left" w:pos="903"/>
        </w:tabs>
        <w:rPr>
          <w:sz w:val="20"/>
          <w:szCs w:val="20"/>
        </w:rPr>
      </w:pPr>
    </w:p>
    <w:p w14:paraId="4B377E82" w14:textId="77777777" w:rsidR="0009639D" w:rsidRPr="009404BB" w:rsidRDefault="0009639D" w:rsidP="0009639D">
      <w:pPr>
        <w:tabs>
          <w:tab w:val="left" w:pos="903"/>
        </w:tabs>
        <w:rPr>
          <w:sz w:val="20"/>
          <w:szCs w:val="20"/>
        </w:rPr>
      </w:pPr>
    </w:p>
    <w:p w14:paraId="2AFD1479" w14:textId="77777777" w:rsidR="0009639D" w:rsidRPr="009404BB" w:rsidRDefault="0009639D" w:rsidP="0009639D">
      <w:pPr>
        <w:tabs>
          <w:tab w:val="left" w:pos="903"/>
        </w:tabs>
        <w:rPr>
          <w:sz w:val="20"/>
          <w:szCs w:val="20"/>
        </w:rPr>
      </w:pPr>
    </w:p>
    <w:p w14:paraId="4A07383A" w14:textId="77777777" w:rsidR="0009639D" w:rsidRPr="009404BB" w:rsidRDefault="0009639D" w:rsidP="0009639D">
      <w:pPr>
        <w:tabs>
          <w:tab w:val="left" w:pos="903"/>
        </w:tabs>
        <w:rPr>
          <w:sz w:val="20"/>
          <w:szCs w:val="20"/>
        </w:rPr>
      </w:pPr>
    </w:p>
    <w:p w14:paraId="1204F3D9" w14:textId="77777777" w:rsidR="0009639D" w:rsidRPr="009404BB" w:rsidRDefault="0009639D" w:rsidP="0009639D">
      <w:pPr>
        <w:tabs>
          <w:tab w:val="left" w:pos="903"/>
        </w:tabs>
        <w:rPr>
          <w:sz w:val="20"/>
          <w:szCs w:val="20"/>
        </w:rPr>
      </w:pPr>
    </w:p>
    <w:p w14:paraId="630B7916" w14:textId="77777777" w:rsidR="0009639D" w:rsidRDefault="0009639D" w:rsidP="0009639D">
      <w:pPr>
        <w:tabs>
          <w:tab w:val="left" w:pos="903"/>
        </w:tabs>
        <w:rPr>
          <w:sz w:val="20"/>
          <w:szCs w:val="20"/>
        </w:rPr>
      </w:pPr>
    </w:p>
    <w:p w14:paraId="31B02CBE" w14:textId="77777777" w:rsidR="0009639D" w:rsidRDefault="0009639D" w:rsidP="0009639D">
      <w:pPr>
        <w:tabs>
          <w:tab w:val="left" w:pos="903"/>
        </w:tabs>
        <w:rPr>
          <w:sz w:val="20"/>
          <w:szCs w:val="20"/>
        </w:rPr>
      </w:pPr>
    </w:p>
    <w:p w14:paraId="7F72B7C5" w14:textId="77777777" w:rsidR="005F0D56" w:rsidRDefault="005F0D56" w:rsidP="0009639D">
      <w:pPr>
        <w:tabs>
          <w:tab w:val="left" w:pos="903"/>
        </w:tabs>
        <w:rPr>
          <w:sz w:val="20"/>
          <w:szCs w:val="20"/>
        </w:rPr>
      </w:pPr>
    </w:p>
    <w:p w14:paraId="123731F5" w14:textId="77777777" w:rsidR="005F0D56" w:rsidRDefault="005F0D56" w:rsidP="0009639D">
      <w:pPr>
        <w:tabs>
          <w:tab w:val="left" w:pos="903"/>
        </w:tabs>
        <w:rPr>
          <w:sz w:val="20"/>
          <w:szCs w:val="20"/>
        </w:rPr>
      </w:pPr>
    </w:p>
    <w:p w14:paraId="6F0BE770" w14:textId="77777777" w:rsidR="005F0D56" w:rsidRDefault="005F0D56" w:rsidP="0009639D">
      <w:pPr>
        <w:tabs>
          <w:tab w:val="left" w:pos="903"/>
        </w:tabs>
        <w:rPr>
          <w:sz w:val="20"/>
          <w:szCs w:val="20"/>
        </w:rPr>
      </w:pPr>
    </w:p>
    <w:p w14:paraId="3063A84E" w14:textId="77777777" w:rsidR="005F0D56" w:rsidRDefault="005F0D56" w:rsidP="0009639D">
      <w:pPr>
        <w:tabs>
          <w:tab w:val="left" w:pos="903"/>
        </w:tabs>
        <w:rPr>
          <w:sz w:val="20"/>
          <w:szCs w:val="20"/>
        </w:rPr>
      </w:pPr>
    </w:p>
    <w:p w14:paraId="7EE64F5B" w14:textId="77777777" w:rsidR="005F0D56" w:rsidRDefault="005F0D56" w:rsidP="0009639D">
      <w:pPr>
        <w:tabs>
          <w:tab w:val="left" w:pos="903"/>
        </w:tabs>
        <w:rPr>
          <w:sz w:val="20"/>
          <w:szCs w:val="20"/>
        </w:rPr>
      </w:pPr>
    </w:p>
    <w:p w14:paraId="02796CF9" w14:textId="77777777" w:rsidR="005F0D56" w:rsidRDefault="005F0D56" w:rsidP="0009639D">
      <w:pPr>
        <w:tabs>
          <w:tab w:val="left" w:pos="903"/>
        </w:tabs>
        <w:rPr>
          <w:sz w:val="20"/>
          <w:szCs w:val="20"/>
        </w:rPr>
      </w:pPr>
    </w:p>
    <w:p w14:paraId="1207EF33" w14:textId="77777777" w:rsidR="005F0D56" w:rsidRDefault="005F0D56" w:rsidP="0009639D">
      <w:pPr>
        <w:tabs>
          <w:tab w:val="left" w:pos="903"/>
        </w:tabs>
        <w:rPr>
          <w:sz w:val="20"/>
          <w:szCs w:val="20"/>
        </w:rPr>
      </w:pPr>
    </w:p>
    <w:p w14:paraId="4EE2D062" w14:textId="77777777" w:rsidR="005F0D56" w:rsidRDefault="005F0D56" w:rsidP="0009639D">
      <w:pPr>
        <w:tabs>
          <w:tab w:val="left" w:pos="903"/>
        </w:tabs>
        <w:rPr>
          <w:sz w:val="20"/>
          <w:szCs w:val="20"/>
        </w:rPr>
      </w:pPr>
    </w:p>
    <w:p w14:paraId="1E89F0AE" w14:textId="77777777" w:rsidR="005F0D56" w:rsidRDefault="005F0D56" w:rsidP="0009639D">
      <w:pPr>
        <w:tabs>
          <w:tab w:val="left" w:pos="903"/>
        </w:tabs>
        <w:rPr>
          <w:sz w:val="20"/>
          <w:szCs w:val="20"/>
        </w:rPr>
      </w:pPr>
    </w:p>
    <w:p w14:paraId="1EB91A97" w14:textId="77777777" w:rsidR="005F0D56" w:rsidRDefault="005F0D56" w:rsidP="0009639D">
      <w:pPr>
        <w:tabs>
          <w:tab w:val="left" w:pos="903"/>
        </w:tabs>
        <w:rPr>
          <w:sz w:val="20"/>
          <w:szCs w:val="20"/>
        </w:rPr>
      </w:pPr>
    </w:p>
    <w:p w14:paraId="7FA4AE90" w14:textId="77777777" w:rsidR="0009639D" w:rsidRDefault="0009639D" w:rsidP="0009639D">
      <w:pPr>
        <w:tabs>
          <w:tab w:val="left" w:pos="903"/>
        </w:tabs>
        <w:rPr>
          <w:sz w:val="20"/>
          <w:szCs w:val="20"/>
        </w:rPr>
      </w:pPr>
    </w:p>
    <w:p w14:paraId="35CD0E53" w14:textId="77777777" w:rsidR="0009639D" w:rsidRPr="009404BB" w:rsidRDefault="0009639D" w:rsidP="0009639D">
      <w:pPr>
        <w:tabs>
          <w:tab w:val="left" w:pos="903"/>
        </w:tabs>
        <w:rPr>
          <w:sz w:val="20"/>
          <w:szCs w:val="20"/>
        </w:rPr>
      </w:pPr>
    </w:p>
    <w:p w14:paraId="4A31361B" w14:textId="77777777" w:rsidR="0009639D" w:rsidRPr="009404BB" w:rsidRDefault="0009639D" w:rsidP="0009639D">
      <w:pPr>
        <w:tabs>
          <w:tab w:val="left" w:pos="903"/>
        </w:tabs>
        <w:rPr>
          <w:sz w:val="20"/>
          <w:szCs w:val="20"/>
        </w:rPr>
      </w:pPr>
    </w:p>
    <w:p w14:paraId="5CF57FFA" w14:textId="77777777" w:rsidR="0009639D" w:rsidRPr="009404BB" w:rsidRDefault="0009639D" w:rsidP="0009639D">
      <w:pPr>
        <w:tabs>
          <w:tab w:val="left" w:pos="903"/>
        </w:tabs>
        <w:rPr>
          <w:sz w:val="20"/>
          <w:szCs w:val="20"/>
        </w:rPr>
      </w:pPr>
    </w:p>
    <w:p w14:paraId="513B6F50" w14:textId="77777777" w:rsidR="0009639D" w:rsidRPr="009404BB" w:rsidRDefault="0009639D" w:rsidP="0009639D">
      <w:pPr>
        <w:tabs>
          <w:tab w:val="left" w:pos="903"/>
        </w:tabs>
        <w:rPr>
          <w:sz w:val="20"/>
          <w:szCs w:val="20"/>
        </w:rPr>
      </w:pPr>
    </w:p>
    <w:p w14:paraId="702A3391" w14:textId="77777777" w:rsidR="0009639D" w:rsidRPr="009404BB" w:rsidRDefault="0009639D" w:rsidP="0009639D">
      <w:pPr>
        <w:ind w:left="1744"/>
        <w:rPr>
          <w:sz w:val="20"/>
        </w:rPr>
      </w:pPr>
      <w:r w:rsidRPr="009404BB">
        <w:rPr>
          <w:sz w:val="20"/>
        </w:rPr>
        <w:t>(Halaman</w:t>
      </w:r>
      <w:r w:rsidRPr="009404BB">
        <w:rPr>
          <w:spacing w:val="-4"/>
          <w:sz w:val="20"/>
        </w:rPr>
        <w:t xml:space="preserve"> </w:t>
      </w:r>
      <w:r w:rsidRPr="009404BB">
        <w:rPr>
          <w:sz w:val="20"/>
        </w:rPr>
        <w:t>ini</w:t>
      </w:r>
      <w:r w:rsidRPr="009404BB">
        <w:rPr>
          <w:spacing w:val="-5"/>
          <w:sz w:val="20"/>
        </w:rPr>
        <w:t xml:space="preserve"> </w:t>
      </w:r>
      <w:r w:rsidRPr="009404BB">
        <w:rPr>
          <w:sz w:val="20"/>
        </w:rPr>
        <w:t>sengaja</w:t>
      </w:r>
      <w:r w:rsidRPr="009404BB">
        <w:rPr>
          <w:spacing w:val="-5"/>
          <w:sz w:val="20"/>
        </w:rPr>
        <w:t xml:space="preserve"> </w:t>
      </w:r>
      <w:r w:rsidRPr="009404BB">
        <w:rPr>
          <w:spacing w:val="-2"/>
          <w:sz w:val="20"/>
        </w:rPr>
        <w:t>dikosongkan)</w:t>
      </w:r>
    </w:p>
    <w:p w14:paraId="1E0923E9" w14:textId="77777777" w:rsidR="0009639D" w:rsidRPr="009404BB" w:rsidRDefault="0009639D" w:rsidP="0009639D">
      <w:pPr>
        <w:tabs>
          <w:tab w:val="left" w:pos="903"/>
        </w:tabs>
        <w:rPr>
          <w:sz w:val="20"/>
          <w:szCs w:val="20"/>
        </w:rPr>
      </w:pPr>
    </w:p>
    <w:p w14:paraId="5FB35A37" w14:textId="77777777" w:rsidR="0009639D" w:rsidRPr="009404BB" w:rsidRDefault="0009639D" w:rsidP="0009639D">
      <w:pPr>
        <w:tabs>
          <w:tab w:val="left" w:pos="903"/>
        </w:tabs>
        <w:rPr>
          <w:sz w:val="20"/>
          <w:szCs w:val="20"/>
        </w:rPr>
      </w:pPr>
    </w:p>
    <w:p w14:paraId="7E98CF23" w14:textId="77777777" w:rsidR="0009639D" w:rsidRPr="009404BB" w:rsidRDefault="0009639D" w:rsidP="0009639D">
      <w:pPr>
        <w:tabs>
          <w:tab w:val="left" w:pos="903"/>
        </w:tabs>
        <w:rPr>
          <w:sz w:val="20"/>
          <w:szCs w:val="20"/>
        </w:rPr>
      </w:pPr>
    </w:p>
    <w:p w14:paraId="474F65C7" w14:textId="77777777" w:rsidR="0009639D" w:rsidRPr="009404BB" w:rsidRDefault="0009639D" w:rsidP="0009639D">
      <w:pPr>
        <w:tabs>
          <w:tab w:val="left" w:pos="903"/>
        </w:tabs>
        <w:rPr>
          <w:sz w:val="20"/>
          <w:szCs w:val="20"/>
        </w:rPr>
      </w:pPr>
    </w:p>
    <w:p w14:paraId="4C006B11" w14:textId="77777777" w:rsidR="0009639D" w:rsidRPr="009404BB" w:rsidRDefault="0009639D" w:rsidP="0009639D">
      <w:pPr>
        <w:tabs>
          <w:tab w:val="left" w:pos="903"/>
        </w:tabs>
        <w:rPr>
          <w:sz w:val="20"/>
          <w:szCs w:val="20"/>
        </w:rPr>
      </w:pPr>
    </w:p>
    <w:p w14:paraId="47185AF8" w14:textId="77777777" w:rsidR="0009639D" w:rsidRPr="009404BB" w:rsidRDefault="0009639D" w:rsidP="0009639D">
      <w:pPr>
        <w:tabs>
          <w:tab w:val="left" w:pos="903"/>
        </w:tabs>
        <w:rPr>
          <w:sz w:val="20"/>
          <w:szCs w:val="20"/>
        </w:rPr>
      </w:pPr>
    </w:p>
    <w:p w14:paraId="0C66B63C" w14:textId="77777777" w:rsidR="0009639D" w:rsidRPr="009404BB" w:rsidRDefault="0009639D" w:rsidP="0009639D">
      <w:pPr>
        <w:tabs>
          <w:tab w:val="left" w:pos="903"/>
        </w:tabs>
        <w:rPr>
          <w:sz w:val="20"/>
          <w:szCs w:val="20"/>
        </w:rPr>
      </w:pPr>
    </w:p>
    <w:p w14:paraId="5B69E2FA" w14:textId="77777777" w:rsidR="0009639D" w:rsidRPr="009404BB" w:rsidRDefault="0009639D" w:rsidP="0009639D">
      <w:pPr>
        <w:tabs>
          <w:tab w:val="left" w:pos="903"/>
        </w:tabs>
        <w:rPr>
          <w:sz w:val="20"/>
          <w:szCs w:val="20"/>
        </w:rPr>
      </w:pPr>
    </w:p>
    <w:p w14:paraId="08358018" w14:textId="77777777" w:rsidR="0009639D" w:rsidRPr="009404BB" w:rsidRDefault="0009639D" w:rsidP="0009639D">
      <w:pPr>
        <w:tabs>
          <w:tab w:val="left" w:pos="903"/>
        </w:tabs>
        <w:rPr>
          <w:sz w:val="20"/>
          <w:szCs w:val="20"/>
        </w:rPr>
      </w:pPr>
    </w:p>
    <w:p w14:paraId="077FC215" w14:textId="77777777" w:rsidR="0009639D" w:rsidRPr="009404BB" w:rsidRDefault="0009639D" w:rsidP="0009639D">
      <w:pPr>
        <w:tabs>
          <w:tab w:val="left" w:pos="903"/>
        </w:tabs>
        <w:rPr>
          <w:sz w:val="20"/>
          <w:szCs w:val="20"/>
        </w:rPr>
      </w:pPr>
    </w:p>
    <w:p w14:paraId="4B455D4B" w14:textId="77777777" w:rsidR="0009639D" w:rsidRPr="009404BB" w:rsidRDefault="0009639D" w:rsidP="0009639D">
      <w:pPr>
        <w:tabs>
          <w:tab w:val="left" w:pos="903"/>
        </w:tabs>
        <w:rPr>
          <w:sz w:val="20"/>
          <w:szCs w:val="20"/>
        </w:rPr>
      </w:pPr>
    </w:p>
    <w:p w14:paraId="3F18F2E4" w14:textId="77777777" w:rsidR="0009639D" w:rsidRPr="009404BB" w:rsidRDefault="0009639D" w:rsidP="0009639D">
      <w:pPr>
        <w:tabs>
          <w:tab w:val="left" w:pos="903"/>
        </w:tabs>
        <w:rPr>
          <w:sz w:val="20"/>
          <w:szCs w:val="20"/>
        </w:rPr>
      </w:pPr>
    </w:p>
    <w:p w14:paraId="3B2AFD34" w14:textId="77777777" w:rsidR="0009639D" w:rsidRPr="009404BB" w:rsidRDefault="0009639D" w:rsidP="0009639D">
      <w:pPr>
        <w:tabs>
          <w:tab w:val="left" w:pos="903"/>
        </w:tabs>
        <w:rPr>
          <w:sz w:val="20"/>
          <w:szCs w:val="20"/>
        </w:rPr>
      </w:pPr>
    </w:p>
    <w:p w14:paraId="7B408EB3" w14:textId="77777777" w:rsidR="0009639D" w:rsidRPr="009404BB" w:rsidRDefault="0009639D" w:rsidP="0009639D">
      <w:pPr>
        <w:tabs>
          <w:tab w:val="left" w:pos="903"/>
        </w:tabs>
        <w:rPr>
          <w:sz w:val="20"/>
          <w:szCs w:val="20"/>
        </w:rPr>
      </w:pPr>
    </w:p>
    <w:p w14:paraId="76AF6EEC" w14:textId="77777777" w:rsidR="0009639D" w:rsidRPr="009404BB" w:rsidRDefault="0009639D" w:rsidP="0009639D">
      <w:pPr>
        <w:tabs>
          <w:tab w:val="left" w:pos="903"/>
        </w:tabs>
        <w:rPr>
          <w:sz w:val="20"/>
          <w:szCs w:val="20"/>
        </w:rPr>
      </w:pPr>
    </w:p>
    <w:p w14:paraId="433F445A" w14:textId="77777777" w:rsidR="0009639D" w:rsidRPr="009404BB" w:rsidRDefault="0009639D" w:rsidP="0009639D">
      <w:pPr>
        <w:tabs>
          <w:tab w:val="left" w:pos="903"/>
        </w:tabs>
        <w:rPr>
          <w:sz w:val="20"/>
          <w:szCs w:val="20"/>
        </w:rPr>
      </w:pPr>
    </w:p>
    <w:p w14:paraId="6D2E0AD5" w14:textId="77777777" w:rsidR="0009639D" w:rsidRPr="009404BB" w:rsidRDefault="0009639D" w:rsidP="0009639D">
      <w:pPr>
        <w:tabs>
          <w:tab w:val="left" w:pos="903"/>
        </w:tabs>
        <w:rPr>
          <w:sz w:val="20"/>
          <w:szCs w:val="20"/>
        </w:rPr>
      </w:pPr>
    </w:p>
    <w:p w14:paraId="1A627AED" w14:textId="77777777" w:rsidR="0009639D" w:rsidRPr="009404BB" w:rsidRDefault="0009639D" w:rsidP="0009639D">
      <w:pPr>
        <w:tabs>
          <w:tab w:val="left" w:pos="903"/>
        </w:tabs>
        <w:rPr>
          <w:sz w:val="20"/>
          <w:szCs w:val="20"/>
        </w:rPr>
      </w:pPr>
    </w:p>
    <w:p w14:paraId="4F129F27" w14:textId="77777777" w:rsidR="0009639D" w:rsidRPr="009404BB" w:rsidRDefault="0009639D" w:rsidP="0009639D">
      <w:pPr>
        <w:tabs>
          <w:tab w:val="left" w:pos="903"/>
        </w:tabs>
        <w:rPr>
          <w:sz w:val="20"/>
          <w:szCs w:val="20"/>
        </w:rPr>
      </w:pPr>
    </w:p>
    <w:p w14:paraId="187078D5" w14:textId="77777777" w:rsidR="0009639D" w:rsidRPr="009404BB" w:rsidRDefault="0009639D" w:rsidP="0009639D">
      <w:pPr>
        <w:tabs>
          <w:tab w:val="left" w:pos="903"/>
        </w:tabs>
        <w:rPr>
          <w:sz w:val="20"/>
          <w:szCs w:val="20"/>
        </w:rPr>
      </w:pPr>
    </w:p>
    <w:p w14:paraId="774D4EBE" w14:textId="77777777" w:rsidR="0009639D" w:rsidRDefault="0009639D" w:rsidP="0009639D">
      <w:pPr>
        <w:pStyle w:val="Heading1"/>
        <w:jc w:val="left"/>
      </w:pPr>
    </w:p>
    <w:p w14:paraId="457D7CBE" w14:textId="77777777" w:rsidR="0009639D" w:rsidRPr="0009639D" w:rsidRDefault="0009639D" w:rsidP="0009639D"/>
    <w:p w14:paraId="75768FED" w14:textId="37DEBEDF" w:rsidR="00EE472A" w:rsidRPr="009404BB" w:rsidRDefault="00EE472A" w:rsidP="002C01CC">
      <w:pPr>
        <w:pStyle w:val="Heading1"/>
      </w:pPr>
      <w:bookmarkStart w:id="4" w:name="_Toc196165271"/>
      <w:r w:rsidRPr="009404BB">
        <w:t>DAFTAR TABEL</w:t>
      </w:r>
      <w:bookmarkEnd w:id="4"/>
    </w:p>
    <w:p w14:paraId="0E60BEB7" w14:textId="77777777" w:rsidR="00EE472A" w:rsidRPr="009404BB" w:rsidRDefault="00EE472A" w:rsidP="001E1A55">
      <w:pPr>
        <w:tabs>
          <w:tab w:val="left" w:pos="903"/>
        </w:tabs>
        <w:rPr>
          <w:sz w:val="20"/>
          <w:szCs w:val="20"/>
        </w:rPr>
      </w:pPr>
    </w:p>
    <w:p w14:paraId="6099166D" w14:textId="15E747EF" w:rsidR="005A673E" w:rsidRPr="009404BB" w:rsidRDefault="005A673E" w:rsidP="005A673E">
      <w:pPr>
        <w:pStyle w:val="TableofFigures"/>
        <w:tabs>
          <w:tab w:val="right" w:leader="dot" w:pos="5838"/>
        </w:tabs>
        <w:rPr>
          <w:noProof/>
        </w:rPr>
      </w:pPr>
      <w:r w:rsidRPr="009404BB">
        <w:rPr>
          <w:sz w:val="20"/>
          <w:szCs w:val="20"/>
        </w:rPr>
        <w:fldChar w:fldCharType="begin"/>
      </w:r>
      <w:r w:rsidRPr="009404BB">
        <w:rPr>
          <w:sz w:val="20"/>
          <w:szCs w:val="20"/>
        </w:rPr>
        <w:instrText xml:space="preserve"> TOC \h \z \c "Tabel 2." </w:instrText>
      </w:r>
      <w:r w:rsidRPr="009404BB">
        <w:rPr>
          <w:sz w:val="20"/>
          <w:szCs w:val="20"/>
        </w:rPr>
        <w:fldChar w:fldCharType="separate"/>
      </w:r>
      <w:hyperlink w:anchor="_Toc187668491" w:history="1">
        <w:r w:rsidRPr="009404BB">
          <w:rPr>
            <w:rStyle w:val="Hyperlink"/>
            <w:b/>
            <w:bCs/>
            <w:noProof/>
          </w:rPr>
          <w:t>Tabel 2. 1 Perbandingan Metode dengan Penelitian Terkait</w:t>
        </w:r>
        <w:r w:rsidRPr="009404BB">
          <w:rPr>
            <w:noProof/>
            <w:webHidden/>
          </w:rPr>
          <w:tab/>
        </w:r>
        <w:r w:rsidRPr="009404BB">
          <w:rPr>
            <w:noProof/>
            <w:webHidden/>
          </w:rPr>
          <w:fldChar w:fldCharType="begin"/>
        </w:r>
        <w:r w:rsidRPr="009404BB">
          <w:rPr>
            <w:noProof/>
            <w:webHidden/>
          </w:rPr>
          <w:instrText xml:space="preserve"> PAGEREF _Toc187668491 \h </w:instrText>
        </w:r>
        <w:r w:rsidRPr="009404BB">
          <w:rPr>
            <w:noProof/>
            <w:webHidden/>
          </w:rPr>
        </w:r>
        <w:r w:rsidRPr="009404BB">
          <w:rPr>
            <w:noProof/>
            <w:webHidden/>
          </w:rPr>
          <w:fldChar w:fldCharType="separate"/>
        </w:r>
        <w:r w:rsidR="00461240">
          <w:rPr>
            <w:noProof/>
            <w:webHidden/>
          </w:rPr>
          <w:t>27</w:t>
        </w:r>
        <w:r w:rsidRPr="009404BB">
          <w:rPr>
            <w:noProof/>
            <w:webHidden/>
          </w:rPr>
          <w:fldChar w:fldCharType="end"/>
        </w:r>
      </w:hyperlink>
      <w:r w:rsidRPr="009404BB">
        <w:rPr>
          <w:sz w:val="20"/>
          <w:szCs w:val="20"/>
        </w:rPr>
        <w:fldChar w:fldCharType="end"/>
      </w:r>
      <w:r w:rsidRPr="009404BB">
        <w:rPr>
          <w:sz w:val="20"/>
          <w:szCs w:val="20"/>
        </w:rPr>
        <w:fldChar w:fldCharType="begin"/>
      </w:r>
      <w:r w:rsidRPr="009404BB">
        <w:rPr>
          <w:sz w:val="20"/>
          <w:szCs w:val="20"/>
        </w:rPr>
        <w:instrText xml:space="preserve"> TOC \h \z \c "Tabel 3." </w:instrText>
      </w:r>
      <w:r w:rsidRPr="009404BB">
        <w:rPr>
          <w:sz w:val="20"/>
          <w:szCs w:val="20"/>
        </w:rPr>
        <w:fldChar w:fldCharType="separate"/>
      </w:r>
    </w:p>
    <w:p w14:paraId="6BFE35FA" w14:textId="1A9FAB28"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500" w:history="1">
        <w:r w:rsidRPr="009404BB">
          <w:rPr>
            <w:rStyle w:val="Hyperlink"/>
            <w:b/>
            <w:bCs/>
            <w:noProof/>
          </w:rPr>
          <w:t>Tabel 3. 1 Format dataset QNA</w:t>
        </w:r>
        <w:r w:rsidRPr="009404BB">
          <w:rPr>
            <w:noProof/>
            <w:webHidden/>
          </w:rPr>
          <w:tab/>
        </w:r>
        <w:r w:rsidRPr="009404BB">
          <w:rPr>
            <w:noProof/>
            <w:webHidden/>
          </w:rPr>
          <w:fldChar w:fldCharType="begin"/>
        </w:r>
        <w:r w:rsidRPr="009404BB">
          <w:rPr>
            <w:noProof/>
            <w:webHidden/>
          </w:rPr>
          <w:instrText xml:space="preserve"> PAGEREF _Toc187668500 \h </w:instrText>
        </w:r>
        <w:r w:rsidRPr="009404BB">
          <w:rPr>
            <w:noProof/>
            <w:webHidden/>
          </w:rPr>
        </w:r>
        <w:r w:rsidRPr="009404BB">
          <w:rPr>
            <w:noProof/>
            <w:webHidden/>
          </w:rPr>
          <w:fldChar w:fldCharType="separate"/>
        </w:r>
        <w:r w:rsidR="00461240">
          <w:rPr>
            <w:noProof/>
            <w:webHidden/>
          </w:rPr>
          <w:t>32</w:t>
        </w:r>
        <w:r w:rsidRPr="009404BB">
          <w:rPr>
            <w:noProof/>
            <w:webHidden/>
          </w:rPr>
          <w:fldChar w:fldCharType="end"/>
        </w:r>
      </w:hyperlink>
    </w:p>
    <w:p w14:paraId="4F75BCA7" w14:textId="15616595" w:rsidR="009E6301" w:rsidRDefault="005A673E" w:rsidP="00E5541B">
      <w:pPr>
        <w:pStyle w:val="TableofFigures"/>
        <w:tabs>
          <w:tab w:val="right" w:leader="dot" w:pos="5838"/>
        </w:tabs>
        <w:rPr>
          <w:noProof/>
        </w:rPr>
      </w:pPr>
      <w:hyperlink w:anchor="_Toc187668501" w:history="1">
        <w:r w:rsidRPr="009404BB">
          <w:rPr>
            <w:rStyle w:val="Hyperlink"/>
            <w:b/>
            <w:bCs/>
            <w:noProof/>
          </w:rPr>
          <w:t>Tabel 3. 2 Jadwal Pengerjaan PA Pembuatan Sistem</w:t>
        </w:r>
        <w:r w:rsidRPr="009404BB">
          <w:rPr>
            <w:noProof/>
            <w:webHidden/>
          </w:rPr>
          <w:tab/>
        </w:r>
        <w:r w:rsidRPr="009404BB">
          <w:rPr>
            <w:noProof/>
            <w:webHidden/>
          </w:rPr>
          <w:fldChar w:fldCharType="begin"/>
        </w:r>
        <w:r w:rsidRPr="009404BB">
          <w:rPr>
            <w:noProof/>
            <w:webHidden/>
          </w:rPr>
          <w:instrText xml:space="preserve"> PAGEREF _Toc187668501 \h </w:instrText>
        </w:r>
        <w:r w:rsidRPr="009404BB">
          <w:rPr>
            <w:noProof/>
            <w:webHidden/>
          </w:rPr>
        </w:r>
        <w:r w:rsidRPr="009404BB">
          <w:rPr>
            <w:noProof/>
            <w:webHidden/>
          </w:rPr>
          <w:fldChar w:fldCharType="separate"/>
        </w:r>
        <w:r w:rsidR="00461240">
          <w:rPr>
            <w:noProof/>
            <w:webHidden/>
          </w:rPr>
          <w:t>41</w:t>
        </w:r>
        <w:r w:rsidRPr="009404BB">
          <w:rPr>
            <w:noProof/>
            <w:webHidden/>
          </w:rPr>
          <w:fldChar w:fldCharType="end"/>
        </w:r>
      </w:hyperlink>
      <w:r w:rsidRPr="009404BB">
        <w:rPr>
          <w:sz w:val="20"/>
          <w:szCs w:val="20"/>
        </w:rPr>
        <w:fldChar w:fldCharType="end"/>
      </w:r>
      <w:r w:rsidRPr="009404BB">
        <w:rPr>
          <w:sz w:val="20"/>
          <w:szCs w:val="20"/>
        </w:rPr>
        <w:fldChar w:fldCharType="begin"/>
      </w:r>
      <w:r w:rsidRPr="009404BB">
        <w:rPr>
          <w:sz w:val="20"/>
          <w:szCs w:val="20"/>
        </w:rPr>
        <w:instrText xml:space="preserve"> TOC \h \z \c "Tabel 4." </w:instrText>
      </w:r>
      <w:r w:rsidRPr="009404BB">
        <w:rPr>
          <w:sz w:val="20"/>
          <w:szCs w:val="20"/>
        </w:rPr>
        <w:fldChar w:fldCharType="separate"/>
      </w:r>
    </w:p>
    <w:p w14:paraId="2DDD40AE" w14:textId="36D6D9A3"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56" w:history="1">
        <w:r w:rsidRPr="00476AE0">
          <w:rPr>
            <w:rStyle w:val="Hyperlink"/>
            <w:b/>
            <w:bCs/>
            <w:noProof/>
          </w:rPr>
          <w:t>Tabel 4. 1 Informasi Hardware</w:t>
        </w:r>
        <w:r>
          <w:rPr>
            <w:noProof/>
            <w:webHidden/>
          </w:rPr>
          <w:tab/>
        </w:r>
        <w:r>
          <w:rPr>
            <w:noProof/>
            <w:webHidden/>
          </w:rPr>
          <w:fldChar w:fldCharType="begin"/>
        </w:r>
        <w:r>
          <w:rPr>
            <w:noProof/>
            <w:webHidden/>
          </w:rPr>
          <w:instrText xml:space="preserve"> PAGEREF _Toc189215656 \h </w:instrText>
        </w:r>
        <w:r>
          <w:rPr>
            <w:noProof/>
            <w:webHidden/>
          </w:rPr>
        </w:r>
        <w:r>
          <w:rPr>
            <w:noProof/>
            <w:webHidden/>
          </w:rPr>
          <w:fldChar w:fldCharType="separate"/>
        </w:r>
        <w:r w:rsidR="00461240">
          <w:rPr>
            <w:noProof/>
            <w:webHidden/>
          </w:rPr>
          <w:t>44</w:t>
        </w:r>
        <w:r>
          <w:rPr>
            <w:noProof/>
            <w:webHidden/>
          </w:rPr>
          <w:fldChar w:fldCharType="end"/>
        </w:r>
      </w:hyperlink>
    </w:p>
    <w:p w14:paraId="1C071D05" w14:textId="108DFEDA"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57" w:history="1">
        <w:r w:rsidRPr="00476AE0">
          <w:rPr>
            <w:rStyle w:val="Hyperlink"/>
            <w:b/>
            <w:bCs/>
            <w:noProof/>
          </w:rPr>
          <w:t>Tabel 4. 2 Informasi Software</w:t>
        </w:r>
        <w:r>
          <w:rPr>
            <w:noProof/>
            <w:webHidden/>
          </w:rPr>
          <w:tab/>
        </w:r>
        <w:r>
          <w:rPr>
            <w:noProof/>
            <w:webHidden/>
          </w:rPr>
          <w:fldChar w:fldCharType="begin"/>
        </w:r>
        <w:r>
          <w:rPr>
            <w:noProof/>
            <w:webHidden/>
          </w:rPr>
          <w:instrText xml:space="preserve"> PAGEREF _Toc189215657 \h </w:instrText>
        </w:r>
        <w:r>
          <w:rPr>
            <w:noProof/>
            <w:webHidden/>
          </w:rPr>
        </w:r>
        <w:r>
          <w:rPr>
            <w:noProof/>
            <w:webHidden/>
          </w:rPr>
          <w:fldChar w:fldCharType="separate"/>
        </w:r>
        <w:r w:rsidR="00461240">
          <w:rPr>
            <w:noProof/>
            <w:webHidden/>
          </w:rPr>
          <w:t>44</w:t>
        </w:r>
        <w:r>
          <w:rPr>
            <w:noProof/>
            <w:webHidden/>
          </w:rPr>
          <w:fldChar w:fldCharType="end"/>
        </w:r>
      </w:hyperlink>
    </w:p>
    <w:p w14:paraId="57F0F912" w14:textId="0E419905"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58" w:history="1">
        <w:r w:rsidRPr="00476AE0">
          <w:rPr>
            <w:rStyle w:val="Hyperlink"/>
            <w:b/>
            <w:bCs/>
            <w:noProof/>
          </w:rPr>
          <w:t>Tabel 4. 3 Sampel Data Pengujian Case Folding</w:t>
        </w:r>
        <w:r>
          <w:rPr>
            <w:noProof/>
            <w:webHidden/>
          </w:rPr>
          <w:tab/>
        </w:r>
        <w:r>
          <w:rPr>
            <w:noProof/>
            <w:webHidden/>
          </w:rPr>
          <w:fldChar w:fldCharType="begin"/>
        </w:r>
        <w:r>
          <w:rPr>
            <w:noProof/>
            <w:webHidden/>
          </w:rPr>
          <w:instrText xml:space="preserve"> PAGEREF _Toc189215658 \h </w:instrText>
        </w:r>
        <w:r>
          <w:rPr>
            <w:noProof/>
            <w:webHidden/>
          </w:rPr>
        </w:r>
        <w:r>
          <w:rPr>
            <w:noProof/>
            <w:webHidden/>
          </w:rPr>
          <w:fldChar w:fldCharType="separate"/>
        </w:r>
        <w:r w:rsidR="00461240">
          <w:rPr>
            <w:noProof/>
            <w:webHidden/>
          </w:rPr>
          <w:t>45</w:t>
        </w:r>
        <w:r>
          <w:rPr>
            <w:noProof/>
            <w:webHidden/>
          </w:rPr>
          <w:fldChar w:fldCharType="end"/>
        </w:r>
      </w:hyperlink>
    </w:p>
    <w:p w14:paraId="5290007A" w14:textId="350730F8"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59" w:history="1">
        <w:r w:rsidRPr="00476AE0">
          <w:rPr>
            <w:rStyle w:val="Hyperlink"/>
            <w:b/>
            <w:bCs/>
            <w:noProof/>
          </w:rPr>
          <w:t>Tabel 4. 4 Sampel Data Pengujian Remove Punctuation</w:t>
        </w:r>
        <w:r>
          <w:rPr>
            <w:noProof/>
            <w:webHidden/>
          </w:rPr>
          <w:tab/>
        </w:r>
        <w:r>
          <w:rPr>
            <w:noProof/>
            <w:webHidden/>
          </w:rPr>
          <w:fldChar w:fldCharType="begin"/>
        </w:r>
        <w:r>
          <w:rPr>
            <w:noProof/>
            <w:webHidden/>
          </w:rPr>
          <w:instrText xml:space="preserve"> PAGEREF _Toc189215659 \h </w:instrText>
        </w:r>
        <w:r>
          <w:rPr>
            <w:noProof/>
            <w:webHidden/>
          </w:rPr>
        </w:r>
        <w:r>
          <w:rPr>
            <w:noProof/>
            <w:webHidden/>
          </w:rPr>
          <w:fldChar w:fldCharType="separate"/>
        </w:r>
        <w:r w:rsidR="00461240">
          <w:rPr>
            <w:noProof/>
            <w:webHidden/>
          </w:rPr>
          <w:t>46</w:t>
        </w:r>
        <w:r>
          <w:rPr>
            <w:noProof/>
            <w:webHidden/>
          </w:rPr>
          <w:fldChar w:fldCharType="end"/>
        </w:r>
      </w:hyperlink>
    </w:p>
    <w:p w14:paraId="796F3975" w14:textId="2A276665"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0" w:history="1">
        <w:r w:rsidRPr="00476AE0">
          <w:rPr>
            <w:rStyle w:val="Hyperlink"/>
            <w:b/>
            <w:bCs/>
            <w:noProof/>
          </w:rPr>
          <w:t>Tabel 4. 5 Sampel Data Pengujian Stripping</w:t>
        </w:r>
        <w:r>
          <w:rPr>
            <w:noProof/>
            <w:webHidden/>
          </w:rPr>
          <w:tab/>
        </w:r>
        <w:r>
          <w:rPr>
            <w:noProof/>
            <w:webHidden/>
          </w:rPr>
          <w:fldChar w:fldCharType="begin"/>
        </w:r>
        <w:r>
          <w:rPr>
            <w:noProof/>
            <w:webHidden/>
          </w:rPr>
          <w:instrText xml:space="preserve"> PAGEREF _Toc189215660 \h </w:instrText>
        </w:r>
        <w:r>
          <w:rPr>
            <w:noProof/>
            <w:webHidden/>
          </w:rPr>
        </w:r>
        <w:r>
          <w:rPr>
            <w:noProof/>
            <w:webHidden/>
          </w:rPr>
          <w:fldChar w:fldCharType="separate"/>
        </w:r>
        <w:r w:rsidR="00461240">
          <w:rPr>
            <w:noProof/>
            <w:webHidden/>
          </w:rPr>
          <w:t>46</w:t>
        </w:r>
        <w:r>
          <w:rPr>
            <w:noProof/>
            <w:webHidden/>
          </w:rPr>
          <w:fldChar w:fldCharType="end"/>
        </w:r>
      </w:hyperlink>
    </w:p>
    <w:p w14:paraId="3AFC4859" w14:textId="61927BE0"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1" w:history="1">
        <w:r w:rsidRPr="00476AE0">
          <w:rPr>
            <w:rStyle w:val="Hyperlink"/>
            <w:b/>
            <w:bCs/>
            <w:noProof/>
          </w:rPr>
          <w:t>Tabel 4. 6 Sampel Data Pengujian Tokenizing</w:t>
        </w:r>
        <w:r>
          <w:rPr>
            <w:noProof/>
            <w:webHidden/>
          </w:rPr>
          <w:tab/>
        </w:r>
        <w:r>
          <w:rPr>
            <w:noProof/>
            <w:webHidden/>
          </w:rPr>
          <w:fldChar w:fldCharType="begin"/>
        </w:r>
        <w:r>
          <w:rPr>
            <w:noProof/>
            <w:webHidden/>
          </w:rPr>
          <w:instrText xml:space="preserve"> PAGEREF _Toc189215661 \h </w:instrText>
        </w:r>
        <w:r>
          <w:rPr>
            <w:noProof/>
            <w:webHidden/>
          </w:rPr>
        </w:r>
        <w:r>
          <w:rPr>
            <w:noProof/>
            <w:webHidden/>
          </w:rPr>
          <w:fldChar w:fldCharType="separate"/>
        </w:r>
        <w:r w:rsidR="00461240">
          <w:rPr>
            <w:noProof/>
            <w:webHidden/>
          </w:rPr>
          <w:t>47</w:t>
        </w:r>
        <w:r>
          <w:rPr>
            <w:noProof/>
            <w:webHidden/>
          </w:rPr>
          <w:fldChar w:fldCharType="end"/>
        </w:r>
      </w:hyperlink>
    </w:p>
    <w:p w14:paraId="7B704822" w14:textId="65E1B36D"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2" w:history="1">
        <w:r w:rsidRPr="00476AE0">
          <w:rPr>
            <w:rStyle w:val="Hyperlink"/>
            <w:b/>
            <w:bCs/>
            <w:noProof/>
          </w:rPr>
          <w:t>Tabel 4. 7 Sampel Data Pengujian Filtering</w:t>
        </w:r>
        <w:r>
          <w:rPr>
            <w:noProof/>
            <w:webHidden/>
          </w:rPr>
          <w:tab/>
        </w:r>
        <w:r>
          <w:rPr>
            <w:noProof/>
            <w:webHidden/>
          </w:rPr>
          <w:fldChar w:fldCharType="begin"/>
        </w:r>
        <w:r>
          <w:rPr>
            <w:noProof/>
            <w:webHidden/>
          </w:rPr>
          <w:instrText xml:space="preserve"> PAGEREF _Toc189215662 \h </w:instrText>
        </w:r>
        <w:r>
          <w:rPr>
            <w:noProof/>
            <w:webHidden/>
          </w:rPr>
        </w:r>
        <w:r>
          <w:rPr>
            <w:noProof/>
            <w:webHidden/>
          </w:rPr>
          <w:fldChar w:fldCharType="separate"/>
        </w:r>
        <w:r w:rsidR="00461240">
          <w:rPr>
            <w:noProof/>
            <w:webHidden/>
          </w:rPr>
          <w:t>48</w:t>
        </w:r>
        <w:r>
          <w:rPr>
            <w:noProof/>
            <w:webHidden/>
          </w:rPr>
          <w:fldChar w:fldCharType="end"/>
        </w:r>
      </w:hyperlink>
    </w:p>
    <w:p w14:paraId="1D8C3D56" w14:textId="770B2CFA"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3" w:history="1">
        <w:r w:rsidRPr="00476AE0">
          <w:rPr>
            <w:rStyle w:val="Hyperlink"/>
            <w:b/>
            <w:bCs/>
            <w:noProof/>
          </w:rPr>
          <w:t>Tabel 4. 8 Sampel Data Pengujian Stemming</w:t>
        </w:r>
        <w:r>
          <w:rPr>
            <w:noProof/>
            <w:webHidden/>
          </w:rPr>
          <w:tab/>
        </w:r>
        <w:r>
          <w:rPr>
            <w:noProof/>
            <w:webHidden/>
          </w:rPr>
          <w:fldChar w:fldCharType="begin"/>
        </w:r>
        <w:r>
          <w:rPr>
            <w:noProof/>
            <w:webHidden/>
          </w:rPr>
          <w:instrText xml:space="preserve"> PAGEREF _Toc189215663 \h </w:instrText>
        </w:r>
        <w:r>
          <w:rPr>
            <w:noProof/>
            <w:webHidden/>
          </w:rPr>
        </w:r>
        <w:r>
          <w:rPr>
            <w:noProof/>
            <w:webHidden/>
          </w:rPr>
          <w:fldChar w:fldCharType="separate"/>
        </w:r>
        <w:r w:rsidR="00461240">
          <w:rPr>
            <w:noProof/>
            <w:webHidden/>
          </w:rPr>
          <w:t>48</w:t>
        </w:r>
        <w:r>
          <w:rPr>
            <w:noProof/>
            <w:webHidden/>
          </w:rPr>
          <w:fldChar w:fldCharType="end"/>
        </w:r>
      </w:hyperlink>
    </w:p>
    <w:p w14:paraId="2819BED2" w14:textId="02A25DB6"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4" w:history="1">
        <w:r w:rsidRPr="00476AE0">
          <w:rPr>
            <w:rStyle w:val="Hyperlink"/>
            <w:b/>
            <w:bCs/>
            <w:noProof/>
          </w:rPr>
          <w:t>Tabel 4. 9 Summary Data Preprocessing</w:t>
        </w:r>
        <w:r>
          <w:rPr>
            <w:noProof/>
            <w:webHidden/>
          </w:rPr>
          <w:tab/>
        </w:r>
        <w:r>
          <w:rPr>
            <w:noProof/>
            <w:webHidden/>
          </w:rPr>
          <w:fldChar w:fldCharType="begin"/>
        </w:r>
        <w:r>
          <w:rPr>
            <w:noProof/>
            <w:webHidden/>
          </w:rPr>
          <w:instrText xml:space="preserve"> PAGEREF _Toc189215664 \h </w:instrText>
        </w:r>
        <w:r>
          <w:rPr>
            <w:noProof/>
            <w:webHidden/>
          </w:rPr>
        </w:r>
        <w:r>
          <w:rPr>
            <w:noProof/>
            <w:webHidden/>
          </w:rPr>
          <w:fldChar w:fldCharType="separate"/>
        </w:r>
        <w:r w:rsidR="00461240">
          <w:rPr>
            <w:noProof/>
            <w:webHidden/>
          </w:rPr>
          <w:t>49</w:t>
        </w:r>
        <w:r>
          <w:rPr>
            <w:noProof/>
            <w:webHidden/>
          </w:rPr>
          <w:fldChar w:fldCharType="end"/>
        </w:r>
      </w:hyperlink>
    </w:p>
    <w:p w14:paraId="7EBA4910" w14:textId="393F1B59"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5" w:history="1">
        <w:r w:rsidRPr="00476AE0">
          <w:rPr>
            <w:rStyle w:val="Hyperlink"/>
            <w:b/>
            <w:bCs/>
            <w:noProof/>
          </w:rPr>
          <w:t>Tabel 4. 10 Sampel Data Vectorizing dengan TF-IDF</w:t>
        </w:r>
        <w:r>
          <w:rPr>
            <w:noProof/>
            <w:webHidden/>
          </w:rPr>
          <w:tab/>
        </w:r>
        <w:r>
          <w:rPr>
            <w:noProof/>
            <w:webHidden/>
          </w:rPr>
          <w:fldChar w:fldCharType="begin"/>
        </w:r>
        <w:r>
          <w:rPr>
            <w:noProof/>
            <w:webHidden/>
          </w:rPr>
          <w:instrText xml:space="preserve"> PAGEREF _Toc189215665 \h </w:instrText>
        </w:r>
        <w:r>
          <w:rPr>
            <w:noProof/>
            <w:webHidden/>
          </w:rPr>
        </w:r>
        <w:r>
          <w:rPr>
            <w:noProof/>
            <w:webHidden/>
          </w:rPr>
          <w:fldChar w:fldCharType="separate"/>
        </w:r>
        <w:r w:rsidR="00461240">
          <w:rPr>
            <w:noProof/>
            <w:webHidden/>
          </w:rPr>
          <w:t>51</w:t>
        </w:r>
        <w:r>
          <w:rPr>
            <w:noProof/>
            <w:webHidden/>
          </w:rPr>
          <w:fldChar w:fldCharType="end"/>
        </w:r>
      </w:hyperlink>
    </w:p>
    <w:p w14:paraId="4B91F5A7" w14:textId="0582890A"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6" w:history="1">
        <w:r w:rsidRPr="00476AE0">
          <w:rPr>
            <w:rStyle w:val="Hyperlink"/>
            <w:b/>
            <w:bCs/>
            <w:noProof/>
          </w:rPr>
          <w:t>Tabel 4. 11 Cosine Similarity</w:t>
        </w:r>
        <w:r>
          <w:rPr>
            <w:noProof/>
            <w:webHidden/>
          </w:rPr>
          <w:tab/>
        </w:r>
        <w:r>
          <w:rPr>
            <w:noProof/>
            <w:webHidden/>
          </w:rPr>
          <w:fldChar w:fldCharType="begin"/>
        </w:r>
        <w:r>
          <w:rPr>
            <w:noProof/>
            <w:webHidden/>
          </w:rPr>
          <w:instrText xml:space="preserve"> PAGEREF _Toc189215666 \h </w:instrText>
        </w:r>
        <w:r>
          <w:rPr>
            <w:noProof/>
            <w:webHidden/>
          </w:rPr>
        </w:r>
        <w:r>
          <w:rPr>
            <w:noProof/>
            <w:webHidden/>
          </w:rPr>
          <w:fldChar w:fldCharType="separate"/>
        </w:r>
        <w:r w:rsidR="00461240">
          <w:rPr>
            <w:noProof/>
            <w:webHidden/>
          </w:rPr>
          <w:t>52</w:t>
        </w:r>
        <w:r>
          <w:rPr>
            <w:noProof/>
            <w:webHidden/>
          </w:rPr>
          <w:fldChar w:fldCharType="end"/>
        </w:r>
      </w:hyperlink>
    </w:p>
    <w:p w14:paraId="3989F7D6" w14:textId="74515D22"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7" w:history="1">
        <w:r w:rsidRPr="00476AE0">
          <w:rPr>
            <w:rStyle w:val="Hyperlink"/>
            <w:b/>
            <w:bCs/>
            <w:noProof/>
          </w:rPr>
          <w:t>Tabel 4. 12 Pertanyaan dengan kosakata sesuai</w:t>
        </w:r>
        <w:r>
          <w:rPr>
            <w:noProof/>
            <w:webHidden/>
          </w:rPr>
          <w:tab/>
        </w:r>
        <w:r>
          <w:rPr>
            <w:noProof/>
            <w:webHidden/>
          </w:rPr>
          <w:fldChar w:fldCharType="begin"/>
        </w:r>
        <w:r>
          <w:rPr>
            <w:noProof/>
            <w:webHidden/>
          </w:rPr>
          <w:instrText xml:space="preserve"> PAGEREF _Toc189215667 \h </w:instrText>
        </w:r>
        <w:r>
          <w:rPr>
            <w:noProof/>
            <w:webHidden/>
          </w:rPr>
        </w:r>
        <w:r>
          <w:rPr>
            <w:noProof/>
            <w:webHidden/>
          </w:rPr>
          <w:fldChar w:fldCharType="separate"/>
        </w:r>
        <w:r w:rsidR="00461240">
          <w:rPr>
            <w:noProof/>
            <w:webHidden/>
          </w:rPr>
          <w:t>55</w:t>
        </w:r>
        <w:r>
          <w:rPr>
            <w:noProof/>
            <w:webHidden/>
          </w:rPr>
          <w:fldChar w:fldCharType="end"/>
        </w:r>
      </w:hyperlink>
    </w:p>
    <w:p w14:paraId="7CF5A35B" w14:textId="692BD231"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8" w:history="1">
        <w:r w:rsidRPr="00476AE0">
          <w:rPr>
            <w:rStyle w:val="Hyperlink"/>
            <w:b/>
            <w:bCs/>
            <w:noProof/>
          </w:rPr>
          <w:t>Tabel 4. 13 Pertanyaan dengan kalimat kompleks</w:t>
        </w:r>
        <w:r>
          <w:rPr>
            <w:noProof/>
            <w:webHidden/>
          </w:rPr>
          <w:tab/>
        </w:r>
        <w:r>
          <w:rPr>
            <w:noProof/>
            <w:webHidden/>
          </w:rPr>
          <w:fldChar w:fldCharType="begin"/>
        </w:r>
        <w:r>
          <w:rPr>
            <w:noProof/>
            <w:webHidden/>
          </w:rPr>
          <w:instrText xml:space="preserve"> PAGEREF _Toc189215668 \h </w:instrText>
        </w:r>
        <w:r>
          <w:rPr>
            <w:noProof/>
            <w:webHidden/>
          </w:rPr>
        </w:r>
        <w:r>
          <w:rPr>
            <w:noProof/>
            <w:webHidden/>
          </w:rPr>
          <w:fldChar w:fldCharType="separate"/>
        </w:r>
        <w:r w:rsidR="00461240">
          <w:rPr>
            <w:noProof/>
            <w:webHidden/>
          </w:rPr>
          <w:t>57</w:t>
        </w:r>
        <w:r>
          <w:rPr>
            <w:noProof/>
            <w:webHidden/>
          </w:rPr>
          <w:fldChar w:fldCharType="end"/>
        </w:r>
      </w:hyperlink>
    </w:p>
    <w:p w14:paraId="7688D95C" w14:textId="106BE3A0"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9" w:history="1">
        <w:r w:rsidRPr="00476AE0">
          <w:rPr>
            <w:rStyle w:val="Hyperlink"/>
            <w:b/>
            <w:bCs/>
            <w:noProof/>
          </w:rPr>
          <w:t>Tabel 4. 14 Pertanyaan dengan kalimat sederhana</w:t>
        </w:r>
        <w:r>
          <w:rPr>
            <w:noProof/>
            <w:webHidden/>
          </w:rPr>
          <w:tab/>
        </w:r>
        <w:r>
          <w:rPr>
            <w:noProof/>
            <w:webHidden/>
          </w:rPr>
          <w:fldChar w:fldCharType="begin"/>
        </w:r>
        <w:r>
          <w:rPr>
            <w:noProof/>
            <w:webHidden/>
          </w:rPr>
          <w:instrText xml:space="preserve"> PAGEREF _Toc189215669 \h </w:instrText>
        </w:r>
        <w:r>
          <w:rPr>
            <w:noProof/>
            <w:webHidden/>
          </w:rPr>
        </w:r>
        <w:r>
          <w:rPr>
            <w:noProof/>
            <w:webHidden/>
          </w:rPr>
          <w:fldChar w:fldCharType="separate"/>
        </w:r>
        <w:r w:rsidR="00461240">
          <w:rPr>
            <w:noProof/>
            <w:webHidden/>
          </w:rPr>
          <w:t>58</w:t>
        </w:r>
        <w:r>
          <w:rPr>
            <w:noProof/>
            <w:webHidden/>
          </w:rPr>
          <w:fldChar w:fldCharType="end"/>
        </w:r>
      </w:hyperlink>
    </w:p>
    <w:p w14:paraId="7B078FA3" w14:textId="54E0920B"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70" w:history="1">
        <w:r w:rsidRPr="00476AE0">
          <w:rPr>
            <w:rStyle w:val="Hyperlink"/>
            <w:b/>
            <w:bCs/>
            <w:noProof/>
          </w:rPr>
          <w:t>Tabel 4. 15 Pertanyaan dengan kosakata sinonim</w:t>
        </w:r>
        <w:r>
          <w:rPr>
            <w:noProof/>
            <w:webHidden/>
          </w:rPr>
          <w:tab/>
        </w:r>
        <w:r>
          <w:rPr>
            <w:noProof/>
            <w:webHidden/>
          </w:rPr>
          <w:fldChar w:fldCharType="begin"/>
        </w:r>
        <w:r>
          <w:rPr>
            <w:noProof/>
            <w:webHidden/>
          </w:rPr>
          <w:instrText xml:space="preserve"> PAGEREF _Toc189215670 \h </w:instrText>
        </w:r>
        <w:r>
          <w:rPr>
            <w:noProof/>
            <w:webHidden/>
          </w:rPr>
        </w:r>
        <w:r>
          <w:rPr>
            <w:noProof/>
            <w:webHidden/>
          </w:rPr>
          <w:fldChar w:fldCharType="separate"/>
        </w:r>
        <w:r w:rsidR="00461240">
          <w:rPr>
            <w:noProof/>
            <w:webHidden/>
          </w:rPr>
          <w:t>60</w:t>
        </w:r>
        <w:r>
          <w:rPr>
            <w:noProof/>
            <w:webHidden/>
          </w:rPr>
          <w:fldChar w:fldCharType="end"/>
        </w:r>
      </w:hyperlink>
    </w:p>
    <w:p w14:paraId="0D729817" w14:textId="751420A7" w:rsidR="005A673E" w:rsidRPr="009404BB" w:rsidRDefault="009E6301" w:rsidP="00E5541B">
      <w:pPr>
        <w:pStyle w:val="TableofFigures"/>
        <w:tabs>
          <w:tab w:val="right" w:leader="dot" w:pos="5838"/>
        </w:tabs>
        <w:rPr>
          <w:noProof/>
        </w:rPr>
      </w:pPr>
      <w:hyperlink w:anchor="_Toc189215671" w:history="1">
        <w:r w:rsidRPr="00476AE0">
          <w:rPr>
            <w:rStyle w:val="Hyperlink"/>
            <w:b/>
            <w:bCs/>
            <w:noProof/>
          </w:rPr>
          <w:t>Tabel 4. 16 Perbandingan pencarian dengan google sheet dan menggunakan chatbot</w:t>
        </w:r>
        <w:r>
          <w:rPr>
            <w:noProof/>
            <w:webHidden/>
          </w:rPr>
          <w:tab/>
        </w:r>
        <w:r>
          <w:rPr>
            <w:noProof/>
            <w:webHidden/>
          </w:rPr>
          <w:fldChar w:fldCharType="begin"/>
        </w:r>
        <w:r>
          <w:rPr>
            <w:noProof/>
            <w:webHidden/>
          </w:rPr>
          <w:instrText xml:space="preserve"> PAGEREF _Toc189215671 \h </w:instrText>
        </w:r>
        <w:r>
          <w:rPr>
            <w:noProof/>
            <w:webHidden/>
          </w:rPr>
        </w:r>
        <w:r>
          <w:rPr>
            <w:noProof/>
            <w:webHidden/>
          </w:rPr>
          <w:fldChar w:fldCharType="separate"/>
        </w:r>
        <w:r w:rsidR="00461240">
          <w:rPr>
            <w:noProof/>
            <w:webHidden/>
          </w:rPr>
          <w:t>61</w:t>
        </w:r>
        <w:r>
          <w:rPr>
            <w:noProof/>
            <w:webHidden/>
          </w:rPr>
          <w:fldChar w:fldCharType="end"/>
        </w:r>
      </w:hyperlink>
      <w:r w:rsidR="005A673E" w:rsidRPr="009404BB">
        <w:rPr>
          <w:sz w:val="20"/>
          <w:szCs w:val="20"/>
        </w:rPr>
        <w:fldChar w:fldCharType="end"/>
      </w:r>
      <w:r w:rsidR="005A673E" w:rsidRPr="009404BB">
        <w:rPr>
          <w:sz w:val="20"/>
          <w:szCs w:val="20"/>
        </w:rPr>
        <w:fldChar w:fldCharType="begin"/>
      </w:r>
      <w:r w:rsidR="005A673E" w:rsidRPr="009404BB">
        <w:rPr>
          <w:sz w:val="20"/>
          <w:szCs w:val="20"/>
        </w:rPr>
        <w:instrText xml:space="preserve"> TOC \h \z \c "Tabel 5." </w:instrText>
      </w:r>
      <w:r w:rsidR="005A673E" w:rsidRPr="009404BB">
        <w:rPr>
          <w:sz w:val="20"/>
          <w:szCs w:val="20"/>
        </w:rPr>
        <w:fldChar w:fldCharType="separate"/>
      </w:r>
    </w:p>
    <w:p w14:paraId="00416CAC" w14:textId="42AEE905"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535" w:history="1">
        <w:r w:rsidRPr="009404BB">
          <w:rPr>
            <w:rStyle w:val="Hyperlink"/>
            <w:b/>
            <w:bCs/>
            <w:noProof/>
          </w:rPr>
          <w:t>Tabel 5. 1 Timeline pengerjaan penelitian</w:t>
        </w:r>
        <w:r w:rsidRPr="009404BB">
          <w:rPr>
            <w:noProof/>
            <w:webHidden/>
          </w:rPr>
          <w:tab/>
        </w:r>
        <w:r w:rsidRPr="009404BB">
          <w:rPr>
            <w:noProof/>
            <w:webHidden/>
          </w:rPr>
          <w:fldChar w:fldCharType="begin"/>
        </w:r>
        <w:r w:rsidRPr="009404BB">
          <w:rPr>
            <w:noProof/>
            <w:webHidden/>
          </w:rPr>
          <w:instrText xml:space="preserve"> PAGEREF _Toc187668535 \h </w:instrText>
        </w:r>
        <w:r w:rsidRPr="009404BB">
          <w:rPr>
            <w:noProof/>
            <w:webHidden/>
          </w:rPr>
        </w:r>
        <w:r w:rsidRPr="009404BB">
          <w:rPr>
            <w:noProof/>
            <w:webHidden/>
          </w:rPr>
          <w:fldChar w:fldCharType="separate"/>
        </w:r>
        <w:r w:rsidR="00461240">
          <w:rPr>
            <w:noProof/>
            <w:webHidden/>
          </w:rPr>
          <w:t>66</w:t>
        </w:r>
        <w:r w:rsidRPr="009404BB">
          <w:rPr>
            <w:noProof/>
            <w:webHidden/>
          </w:rPr>
          <w:fldChar w:fldCharType="end"/>
        </w:r>
      </w:hyperlink>
    </w:p>
    <w:p w14:paraId="4E28EF6A" w14:textId="7B1C72F2" w:rsidR="00EE472A" w:rsidRPr="009404BB" w:rsidRDefault="005A673E" w:rsidP="001E1A55">
      <w:pPr>
        <w:tabs>
          <w:tab w:val="left" w:pos="903"/>
        </w:tabs>
        <w:rPr>
          <w:sz w:val="20"/>
          <w:szCs w:val="20"/>
        </w:rPr>
      </w:pPr>
      <w:r w:rsidRPr="009404BB">
        <w:rPr>
          <w:sz w:val="20"/>
          <w:szCs w:val="20"/>
        </w:rPr>
        <w:fldChar w:fldCharType="end"/>
      </w:r>
    </w:p>
    <w:p w14:paraId="06039708" w14:textId="77777777" w:rsidR="00EE472A" w:rsidRPr="009404BB" w:rsidRDefault="00EE472A" w:rsidP="001E1A55">
      <w:pPr>
        <w:tabs>
          <w:tab w:val="left" w:pos="903"/>
        </w:tabs>
        <w:rPr>
          <w:sz w:val="20"/>
          <w:szCs w:val="20"/>
        </w:rPr>
      </w:pPr>
    </w:p>
    <w:p w14:paraId="0C2ACDE6" w14:textId="77777777" w:rsidR="00EE472A" w:rsidRPr="009404BB" w:rsidRDefault="00EE472A" w:rsidP="001E1A55">
      <w:pPr>
        <w:tabs>
          <w:tab w:val="left" w:pos="903"/>
        </w:tabs>
        <w:rPr>
          <w:sz w:val="20"/>
          <w:szCs w:val="20"/>
        </w:rPr>
      </w:pPr>
    </w:p>
    <w:p w14:paraId="59F169FD" w14:textId="77777777" w:rsidR="00EE472A" w:rsidRPr="009404BB" w:rsidRDefault="00EE472A" w:rsidP="001E1A55">
      <w:pPr>
        <w:tabs>
          <w:tab w:val="left" w:pos="903"/>
        </w:tabs>
        <w:rPr>
          <w:sz w:val="20"/>
          <w:szCs w:val="20"/>
        </w:rPr>
      </w:pPr>
    </w:p>
    <w:p w14:paraId="7F167C7F" w14:textId="77777777" w:rsidR="00EE472A" w:rsidRPr="009404BB" w:rsidRDefault="00EE472A" w:rsidP="001E1A55">
      <w:pPr>
        <w:tabs>
          <w:tab w:val="left" w:pos="903"/>
        </w:tabs>
        <w:rPr>
          <w:sz w:val="20"/>
          <w:szCs w:val="20"/>
        </w:rPr>
      </w:pPr>
    </w:p>
    <w:p w14:paraId="3A4F5080" w14:textId="77777777" w:rsidR="00EE472A" w:rsidRDefault="00EE472A" w:rsidP="001E1A55">
      <w:pPr>
        <w:tabs>
          <w:tab w:val="left" w:pos="903"/>
        </w:tabs>
        <w:rPr>
          <w:sz w:val="20"/>
          <w:szCs w:val="20"/>
        </w:rPr>
      </w:pPr>
    </w:p>
    <w:p w14:paraId="629E002C" w14:textId="77777777" w:rsidR="005F0D56" w:rsidRDefault="005F0D56" w:rsidP="001E1A55">
      <w:pPr>
        <w:tabs>
          <w:tab w:val="left" w:pos="903"/>
        </w:tabs>
        <w:rPr>
          <w:sz w:val="20"/>
          <w:szCs w:val="20"/>
        </w:rPr>
      </w:pPr>
    </w:p>
    <w:p w14:paraId="680ABD95" w14:textId="77777777" w:rsidR="005F0D56" w:rsidRDefault="005F0D56" w:rsidP="001E1A55">
      <w:pPr>
        <w:tabs>
          <w:tab w:val="left" w:pos="903"/>
        </w:tabs>
        <w:rPr>
          <w:sz w:val="20"/>
          <w:szCs w:val="20"/>
        </w:rPr>
      </w:pPr>
    </w:p>
    <w:p w14:paraId="51C9AC51" w14:textId="77777777" w:rsidR="005F0D56" w:rsidRDefault="005F0D56" w:rsidP="001E1A55">
      <w:pPr>
        <w:tabs>
          <w:tab w:val="left" w:pos="903"/>
        </w:tabs>
        <w:rPr>
          <w:sz w:val="20"/>
          <w:szCs w:val="20"/>
        </w:rPr>
      </w:pPr>
    </w:p>
    <w:p w14:paraId="17048347" w14:textId="77777777" w:rsidR="005F0D56" w:rsidRDefault="005F0D56" w:rsidP="001E1A55">
      <w:pPr>
        <w:tabs>
          <w:tab w:val="left" w:pos="903"/>
        </w:tabs>
        <w:rPr>
          <w:sz w:val="20"/>
          <w:szCs w:val="20"/>
        </w:rPr>
      </w:pPr>
    </w:p>
    <w:p w14:paraId="0CFFE747" w14:textId="77777777" w:rsidR="005F0D56" w:rsidRDefault="005F0D56" w:rsidP="001E1A55">
      <w:pPr>
        <w:tabs>
          <w:tab w:val="left" w:pos="903"/>
        </w:tabs>
        <w:rPr>
          <w:sz w:val="20"/>
          <w:szCs w:val="20"/>
        </w:rPr>
      </w:pPr>
    </w:p>
    <w:p w14:paraId="65661D90" w14:textId="77777777" w:rsidR="005F0D56" w:rsidRDefault="005F0D56" w:rsidP="001E1A55">
      <w:pPr>
        <w:tabs>
          <w:tab w:val="left" w:pos="903"/>
        </w:tabs>
        <w:rPr>
          <w:sz w:val="20"/>
          <w:szCs w:val="20"/>
        </w:rPr>
      </w:pPr>
    </w:p>
    <w:p w14:paraId="3A77F70F" w14:textId="77777777" w:rsidR="005F0D56" w:rsidRPr="009404BB" w:rsidRDefault="005F0D56" w:rsidP="001E1A55">
      <w:pPr>
        <w:tabs>
          <w:tab w:val="left" w:pos="903"/>
        </w:tabs>
        <w:rPr>
          <w:sz w:val="20"/>
          <w:szCs w:val="20"/>
        </w:rPr>
      </w:pPr>
    </w:p>
    <w:p w14:paraId="7AFEA7DB" w14:textId="77777777" w:rsidR="00EE472A" w:rsidRDefault="00EE472A" w:rsidP="001E1A55">
      <w:pPr>
        <w:tabs>
          <w:tab w:val="left" w:pos="903"/>
        </w:tabs>
        <w:rPr>
          <w:sz w:val="20"/>
          <w:szCs w:val="20"/>
        </w:rPr>
      </w:pPr>
    </w:p>
    <w:p w14:paraId="4881B8E3" w14:textId="77777777" w:rsidR="00BD64E6" w:rsidRPr="009404BB" w:rsidRDefault="00BD64E6" w:rsidP="001E1A55">
      <w:pPr>
        <w:tabs>
          <w:tab w:val="left" w:pos="903"/>
        </w:tabs>
        <w:rPr>
          <w:sz w:val="20"/>
          <w:szCs w:val="20"/>
        </w:rPr>
      </w:pPr>
    </w:p>
    <w:p w14:paraId="27AB2AD3" w14:textId="77777777" w:rsidR="00F40B0F" w:rsidRDefault="00920839" w:rsidP="00EE472A">
      <w:pPr>
        <w:pStyle w:val="Heading1"/>
      </w:pPr>
      <w:bookmarkStart w:id="5" w:name="_Toc196165272"/>
      <w:r w:rsidRPr="009404BB">
        <w:t>BAB 1</w:t>
      </w:r>
      <w:r w:rsidR="00EE472A" w:rsidRPr="009404BB">
        <w:t xml:space="preserve"> </w:t>
      </w:r>
    </w:p>
    <w:p w14:paraId="771C98FE" w14:textId="70FFFD73" w:rsidR="00633973" w:rsidRPr="009404BB" w:rsidRDefault="00EE472A" w:rsidP="00EE472A">
      <w:pPr>
        <w:pStyle w:val="Heading1"/>
      </w:pPr>
      <w:r w:rsidRPr="009404BB">
        <w:t>PENDAHULUAN</w:t>
      </w:r>
      <w:bookmarkEnd w:id="5"/>
    </w:p>
    <w:p w14:paraId="0BFA1553" w14:textId="77777777" w:rsidR="003D3E9B" w:rsidRPr="009404BB" w:rsidRDefault="003D3E9B" w:rsidP="00A50BC5">
      <w:pPr>
        <w:spacing w:line="276" w:lineRule="auto"/>
        <w:ind w:right="461"/>
        <w:rPr>
          <w:color w:val="000000"/>
          <w:sz w:val="20"/>
          <w:szCs w:val="20"/>
        </w:rPr>
      </w:pPr>
    </w:p>
    <w:p w14:paraId="5413EBEB" w14:textId="1C6EFAD0" w:rsidR="00A444F3" w:rsidRPr="009404BB" w:rsidRDefault="00734987" w:rsidP="00A50BC5">
      <w:pPr>
        <w:pStyle w:val="Heading2"/>
        <w:numPr>
          <w:ilvl w:val="1"/>
          <w:numId w:val="5"/>
        </w:numPr>
        <w:ind w:right="461"/>
        <w:rPr>
          <w:rFonts w:cs="Times New Roman"/>
          <w:bCs/>
          <w:szCs w:val="20"/>
        </w:rPr>
      </w:pPr>
      <w:bookmarkStart w:id="6" w:name="_Toc176987377"/>
      <w:bookmarkStart w:id="7" w:name="_Toc196165273"/>
      <w:r w:rsidRPr="009404BB">
        <w:rPr>
          <w:rFonts w:cs="Times New Roman"/>
          <w:bCs/>
          <w:color w:val="000000"/>
          <w:szCs w:val="20"/>
        </w:rPr>
        <w:t>L</w:t>
      </w:r>
      <w:r w:rsidRPr="009404BB">
        <w:rPr>
          <w:rFonts w:cs="Times New Roman"/>
          <w:bCs/>
          <w:szCs w:val="20"/>
        </w:rPr>
        <w:t>ATAR BELAKANG</w:t>
      </w:r>
      <w:bookmarkEnd w:id="6"/>
      <w:bookmarkEnd w:id="7"/>
    </w:p>
    <w:p w14:paraId="3AA3B854" w14:textId="2657DC96" w:rsidR="0025161C" w:rsidRPr="009404BB" w:rsidRDefault="0025161C" w:rsidP="00A50BC5">
      <w:pPr>
        <w:spacing w:line="276" w:lineRule="auto"/>
        <w:ind w:right="461" w:firstLine="340"/>
        <w:jc w:val="both"/>
        <w:rPr>
          <w:sz w:val="20"/>
          <w:szCs w:val="20"/>
        </w:rPr>
      </w:pPr>
      <w:r w:rsidRPr="009404BB">
        <w:rPr>
          <w:sz w:val="20"/>
          <w:szCs w:val="20"/>
        </w:rPr>
        <w:t>Pengembangan perangkat lunak adalah proses yang kompleks dan melibatkan berbagai tahap pengujian untuk memastikan kualitas dan keandalannya. Tim Quality Assurance (QA) memiliki peran penting dalam mengidentifikasi dan memperbaiki cacat perangkat lunak sebelum dirilis kepada pengguna.[1] Salah satu elemen kunci dalam proses pengujian ini adalah pembuatan test case. Test case merupakan serangkaian kondisi atau variabel yang digunakan untuk memastikan bahwa suatu fitur perangkat lunak berfungsi sesuai dengan yang diharapkan. Tim QA membuat test case untuk memastikan setiap fitur berfungsi dengan baik dan pembaruan kode tidak merusak fungsionalitas yang ada.</w:t>
      </w:r>
    </w:p>
    <w:p w14:paraId="35E354B8" w14:textId="255EE014" w:rsidR="0025161C" w:rsidRPr="009404BB" w:rsidRDefault="00A14346" w:rsidP="00A50BC5">
      <w:pPr>
        <w:spacing w:line="276" w:lineRule="auto"/>
        <w:ind w:right="461" w:firstLine="340"/>
        <w:jc w:val="both"/>
        <w:rPr>
          <w:sz w:val="20"/>
          <w:szCs w:val="20"/>
        </w:rPr>
      </w:pPr>
      <w:r w:rsidRPr="009404BB">
        <w:rPr>
          <w:color w:val="000000" w:themeColor="text1"/>
          <w:sz w:val="20"/>
          <w:szCs w:val="20"/>
        </w:rPr>
        <w:t xml:space="preserve">Seiring </w:t>
      </w:r>
      <w:r w:rsidR="00F73B9A" w:rsidRPr="009404BB">
        <w:rPr>
          <w:color w:val="000000" w:themeColor="text1"/>
          <w:sz w:val="20"/>
          <w:szCs w:val="20"/>
        </w:rPr>
        <w:t>berkembangnya sebuah</w:t>
      </w:r>
      <w:r w:rsidRPr="009404BB">
        <w:rPr>
          <w:color w:val="000000" w:themeColor="text1"/>
          <w:sz w:val="20"/>
          <w:szCs w:val="20"/>
        </w:rPr>
        <w:t xml:space="preserve"> perangkat lunak test case mengalami peningkatan yang signifikan, karena</w:t>
      </w:r>
      <w:r w:rsidR="00F73B9A" w:rsidRPr="009404BB">
        <w:rPr>
          <w:color w:val="000000" w:themeColor="text1"/>
          <w:sz w:val="20"/>
          <w:szCs w:val="20"/>
        </w:rPr>
        <w:t xml:space="preserve"> setiap fitur yang dikembangkan pasti membutuhkan pengujian</w:t>
      </w:r>
      <w:r w:rsidR="00E46F07" w:rsidRPr="009404BB">
        <w:rPr>
          <w:color w:val="000000" w:themeColor="text1"/>
          <w:sz w:val="20"/>
          <w:szCs w:val="20"/>
        </w:rPr>
        <w:t>,</w:t>
      </w:r>
      <w:r w:rsidR="00F73B9A" w:rsidRPr="009404BB">
        <w:rPr>
          <w:color w:val="000000" w:themeColor="text1"/>
          <w:sz w:val="20"/>
          <w:szCs w:val="20"/>
        </w:rPr>
        <w:t xml:space="preserve"> yang didalamnya terdapat case case untuk menguji fitur tersebut</w:t>
      </w:r>
      <w:r w:rsidRPr="009404BB">
        <w:rPr>
          <w:color w:val="000000" w:themeColor="text1"/>
          <w:sz w:val="20"/>
          <w:szCs w:val="20"/>
        </w:rPr>
        <w:t xml:space="preserve"> </w:t>
      </w:r>
      <w:r w:rsidR="00F73B9A" w:rsidRPr="009404BB">
        <w:rPr>
          <w:color w:val="000000" w:themeColor="text1"/>
          <w:sz w:val="20"/>
          <w:szCs w:val="20"/>
        </w:rPr>
        <w:t>. Sejalan dengan hal tersebut, dengan</w:t>
      </w:r>
      <w:r w:rsidR="0025161C" w:rsidRPr="009404BB">
        <w:rPr>
          <w:color w:val="000000" w:themeColor="text1"/>
          <w:sz w:val="20"/>
          <w:szCs w:val="20"/>
        </w:rPr>
        <w:t xml:space="preserve"> bertambahnya fitur dan kompleksitas perangkat lunak, jumlah test case yang harus dikelola pun semakin </w:t>
      </w:r>
      <w:r w:rsidR="00E46F07" w:rsidRPr="009404BB">
        <w:rPr>
          <w:color w:val="000000" w:themeColor="text1"/>
          <w:sz w:val="20"/>
          <w:szCs w:val="20"/>
        </w:rPr>
        <w:t>menumpuk</w:t>
      </w:r>
      <w:r w:rsidR="0025161C" w:rsidRPr="009404BB">
        <w:rPr>
          <w:color w:val="000000" w:themeColor="text1"/>
          <w:sz w:val="20"/>
          <w:szCs w:val="20"/>
        </w:rPr>
        <w:t>.</w:t>
      </w:r>
      <w:r w:rsidR="0025161C" w:rsidRPr="009404BB">
        <w:rPr>
          <w:sz w:val="20"/>
          <w:szCs w:val="20"/>
        </w:rPr>
        <w:t xml:space="preserve"> Ini menimbulkan tantangan dalam manajemen dan pencarian test case yang relevan. Seperti </w:t>
      </w:r>
      <w:r w:rsidR="00F73B9A" w:rsidRPr="009404BB">
        <w:rPr>
          <w:sz w:val="20"/>
          <w:szCs w:val="20"/>
        </w:rPr>
        <w:t xml:space="preserve">halnya yang terjadi </w:t>
      </w:r>
      <w:r w:rsidR="0025161C" w:rsidRPr="009404BB">
        <w:rPr>
          <w:sz w:val="20"/>
          <w:szCs w:val="20"/>
        </w:rPr>
        <w:t xml:space="preserve">pada tim Quality Assurance (QA) PT Telkom Indonesia Tribe Agree, </w:t>
      </w:r>
      <w:r w:rsidR="00F73B9A" w:rsidRPr="009404BB">
        <w:rPr>
          <w:sz w:val="20"/>
          <w:szCs w:val="20"/>
        </w:rPr>
        <w:t xml:space="preserve">dokumen </w:t>
      </w:r>
      <w:r w:rsidR="0025161C" w:rsidRPr="009404BB">
        <w:rPr>
          <w:sz w:val="20"/>
          <w:szCs w:val="20"/>
        </w:rPr>
        <w:t>test case</w:t>
      </w:r>
      <w:r w:rsidR="00F73B9A" w:rsidRPr="009404BB">
        <w:rPr>
          <w:sz w:val="20"/>
          <w:szCs w:val="20"/>
        </w:rPr>
        <w:t xml:space="preserve"> saat ini dikelola </w:t>
      </w:r>
      <w:r w:rsidR="0025161C" w:rsidRPr="009404BB">
        <w:rPr>
          <w:sz w:val="20"/>
          <w:szCs w:val="20"/>
        </w:rPr>
        <w:t xml:space="preserve"> </w:t>
      </w:r>
      <w:r w:rsidR="00F73B9A" w:rsidRPr="009404BB">
        <w:rPr>
          <w:sz w:val="20"/>
          <w:szCs w:val="20"/>
        </w:rPr>
        <w:t xml:space="preserve">dengan sistem manual </w:t>
      </w:r>
      <w:r w:rsidR="0025161C" w:rsidRPr="009404BB">
        <w:rPr>
          <w:sz w:val="20"/>
          <w:szCs w:val="20"/>
        </w:rPr>
        <w:t>menggunakan Google Docs.</w:t>
      </w:r>
      <w:r w:rsidR="00F73B9A" w:rsidRPr="009404BB">
        <w:rPr>
          <w:sz w:val="20"/>
          <w:szCs w:val="20"/>
        </w:rPr>
        <w:t xml:space="preserve"> Sistem </w:t>
      </w:r>
      <w:r w:rsidR="0040105D" w:rsidRPr="009404BB">
        <w:rPr>
          <w:sz w:val="20"/>
          <w:szCs w:val="20"/>
        </w:rPr>
        <w:t xml:space="preserve">pengelolaan test case secara manual </w:t>
      </w:r>
      <w:r w:rsidR="0025161C" w:rsidRPr="009404BB">
        <w:rPr>
          <w:sz w:val="20"/>
          <w:szCs w:val="20"/>
        </w:rPr>
        <w:t>menimbulkan tantangan baru, terutama dalam mencari dan mengelola test case</w:t>
      </w:r>
      <w:r w:rsidR="0040105D" w:rsidRPr="009404BB">
        <w:rPr>
          <w:sz w:val="20"/>
          <w:szCs w:val="20"/>
        </w:rPr>
        <w:t xml:space="preserve"> </w:t>
      </w:r>
      <w:r w:rsidR="0025161C" w:rsidRPr="009404BB">
        <w:rPr>
          <w:sz w:val="20"/>
          <w:szCs w:val="20"/>
        </w:rPr>
        <w:t>ketika jumlahnya sudah sangat besar. Test case yang tidak terorganisir dengan baik dapat menyebabkan penurunan efisiensi tim QA, peningkatan waktu pengujian, dan potensi terlewatnya bug dalam perangkat lunak.</w:t>
      </w:r>
    </w:p>
    <w:p w14:paraId="03C84039" w14:textId="7BD321A4" w:rsidR="003D3E9B" w:rsidRPr="009404BB" w:rsidRDefault="0025161C" w:rsidP="00A50BC5">
      <w:pPr>
        <w:spacing w:line="276" w:lineRule="auto"/>
        <w:ind w:right="461" w:firstLine="340"/>
        <w:jc w:val="both"/>
        <w:rPr>
          <w:sz w:val="20"/>
          <w:szCs w:val="20"/>
        </w:rPr>
      </w:pPr>
      <w:r w:rsidRPr="009404BB">
        <w:rPr>
          <w:sz w:val="20"/>
          <w:szCs w:val="20"/>
        </w:rPr>
        <w:t>Untuk mengatasi masalah ini, dibutuhkan solusi teknologi yang dapat mempermudah tim QA dalam pencarian</w:t>
      </w:r>
      <w:r w:rsidR="00885B18">
        <w:rPr>
          <w:sz w:val="20"/>
          <w:szCs w:val="20"/>
        </w:rPr>
        <w:t xml:space="preserve"> informasi seputar</w:t>
      </w:r>
      <w:r w:rsidRPr="009404BB">
        <w:rPr>
          <w:sz w:val="20"/>
          <w:szCs w:val="20"/>
        </w:rPr>
        <w:t xml:space="preserve"> test case</w:t>
      </w:r>
      <w:r w:rsidR="00885B18">
        <w:rPr>
          <w:sz w:val="20"/>
          <w:szCs w:val="20"/>
        </w:rPr>
        <w:t xml:space="preserve"> pengujian</w:t>
      </w:r>
      <w:r w:rsidRPr="009404BB">
        <w:rPr>
          <w:sz w:val="20"/>
          <w:szCs w:val="20"/>
        </w:rPr>
        <w:t>. Pengembangan chatbot menjadi solusi yang tepat untuk menghadapi tantangan ini. Chatbot dapat membantu tim QA dalam mencari test case dengan lebih efisien, mengurangi kebutuhan untuk pencarian manual, dan mempercepat proses pengujian. Dengan adanya chatbot ini, proses manajemen test case yang sebelumnya sulit dan memakan waktu dapat menjadi lebih teratur dan efisien. Hal ini akan mendukung QA tester dalam menjalankan tugasnya dengan lebih baik, serta membantu menciptakan perangkat lunak yang lebih berkualitas dan bebas dari bug.</w:t>
      </w:r>
      <w:r w:rsidR="00144448" w:rsidRPr="009404BB">
        <w:rPr>
          <w:sz w:val="20"/>
          <w:szCs w:val="20"/>
        </w:rPr>
        <w:t xml:space="preserve"> </w:t>
      </w:r>
    </w:p>
    <w:p w14:paraId="345477E4" w14:textId="77777777" w:rsidR="003D3E9B" w:rsidRPr="009404BB" w:rsidRDefault="003D3E9B" w:rsidP="00A50BC5">
      <w:pPr>
        <w:spacing w:line="276" w:lineRule="auto"/>
        <w:ind w:right="461" w:firstLine="340"/>
        <w:jc w:val="both"/>
        <w:rPr>
          <w:sz w:val="20"/>
          <w:szCs w:val="20"/>
        </w:rPr>
      </w:pPr>
    </w:p>
    <w:p w14:paraId="27882D9C" w14:textId="6BCCD3C2" w:rsidR="003D3E9B" w:rsidRPr="009404BB" w:rsidRDefault="001A7B68" w:rsidP="00A50BC5">
      <w:pPr>
        <w:pStyle w:val="Heading2"/>
        <w:ind w:right="461"/>
        <w:rPr>
          <w:rFonts w:cs="Times New Roman"/>
          <w:b w:val="0"/>
          <w:szCs w:val="20"/>
        </w:rPr>
      </w:pPr>
      <w:bookmarkStart w:id="8" w:name="_Toc176987378"/>
      <w:bookmarkStart w:id="9" w:name="_Toc196165274"/>
      <w:r w:rsidRPr="009404BB">
        <w:rPr>
          <w:rFonts w:cs="Times New Roman"/>
          <w:b w:val="0"/>
          <w:szCs w:val="20"/>
        </w:rPr>
        <w:t xml:space="preserve">1.2 </w:t>
      </w:r>
      <w:r w:rsidRPr="009404BB">
        <w:rPr>
          <w:rFonts w:cs="Times New Roman"/>
          <w:bCs/>
          <w:szCs w:val="20"/>
        </w:rPr>
        <w:t>PERMASALAHAN</w:t>
      </w:r>
      <w:bookmarkEnd w:id="8"/>
      <w:bookmarkEnd w:id="9"/>
      <w:r w:rsidRPr="009404BB">
        <w:rPr>
          <w:rFonts w:cs="Times New Roman"/>
          <w:b w:val="0"/>
          <w:color w:val="000000"/>
          <w:szCs w:val="20"/>
        </w:rPr>
        <w:tab/>
      </w:r>
    </w:p>
    <w:p w14:paraId="06826AE4" w14:textId="650CDFC6" w:rsidR="0025161C" w:rsidRPr="009404BB" w:rsidRDefault="0025161C" w:rsidP="00A50BC5">
      <w:pPr>
        <w:spacing w:line="276" w:lineRule="auto"/>
        <w:ind w:right="461" w:firstLine="360"/>
        <w:jc w:val="both"/>
        <w:rPr>
          <w:sz w:val="20"/>
          <w:szCs w:val="20"/>
        </w:rPr>
      </w:pPr>
      <w:r w:rsidRPr="009404BB">
        <w:rPr>
          <w:sz w:val="20"/>
          <w:szCs w:val="20"/>
        </w:rPr>
        <w:t>Penelitian ini dilatarbelakangi oleh beberapa permasalahan yang dihadapi oleh tim QA di PT Telkom Indonesia</w:t>
      </w:r>
      <w:r w:rsidR="0040105D" w:rsidRPr="009404BB">
        <w:rPr>
          <w:sz w:val="20"/>
          <w:szCs w:val="20"/>
        </w:rPr>
        <w:t xml:space="preserve"> Tribe Agree</w:t>
      </w:r>
      <w:r w:rsidRPr="009404BB">
        <w:rPr>
          <w:sz w:val="20"/>
          <w:szCs w:val="20"/>
        </w:rPr>
        <w:t xml:space="preserve">, permasalahan utama yang ditemui adalah kurang efektifnya  </w:t>
      </w:r>
      <w:r w:rsidR="00605E6F">
        <w:rPr>
          <w:sz w:val="20"/>
          <w:szCs w:val="20"/>
        </w:rPr>
        <w:t>penyimpanan dan pencarian</w:t>
      </w:r>
      <w:r w:rsidRPr="009404BB">
        <w:rPr>
          <w:sz w:val="20"/>
          <w:szCs w:val="20"/>
        </w:rPr>
        <w:t xml:space="preserve"> </w:t>
      </w:r>
      <w:r w:rsidR="00605E6F">
        <w:rPr>
          <w:sz w:val="20"/>
          <w:szCs w:val="20"/>
        </w:rPr>
        <w:t>informasi</w:t>
      </w:r>
      <w:r w:rsidRPr="009404BB">
        <w:rPr>
          <w:sz w:val="20"/>
          <w:szCs w:val="20"/>
        </w:rPr>
        <w:t xml:space="preserve"> test case</w:t>
      </w:r>
      <w:r w:rsidR="00605E6F">
        <w:rPr>
          <w:sz w:val="20"/>
          <w:szCs w:val="20"/>
        </w:rPr>
        <w:t xml:space="preserve"> pengujian layanan software Agree</w:t>
      </w:r>
      <w:r w:rsidRPr="009404BB">
        <w:rPr>
          <w:sz w:val="20"/>
          <w:szCs w:val="20"/>
        </w:rPr>
        <w:t xml:space="preserve">. </w:t>
      </w:r>
      <w:r w:rsidR="0040105D" w:rsidRPr="009404BB">
        <w:rPr>
          <w:sz w:val="20"/>
          <w:szCs w:val="20"/>
        </w:rPr>
        <w:t>Dengan menumpaknya jumlah</w:t>
      </w:r>
      <w:r w:rsidRPr="009404BB">
        <w:rPr>
          <w:sz w:val="20"/>
          <w:szCs w:val="20"/>
        </w:rPr>
        <w:t xml:space="preserve"> test case</w:t>
      </w:r>
      <w:r w:rsidR="0040105D" w:rsidRPr="009404BB">
        <w:rPr>
          <w:sz w:val="20"/>
          <w:szCs w:val="20"/>
        </w:rPr>
        <w:t xml:space="preserve"> saat ini dan</w:t>
      </w:r>
      <w:r w:rsidRPr="009404BB">
        <w:rPr>
          <w:sz w:val="20"/>
          <w:szCs w:val="20"/>
        </w:rPr>
        <w:t xml:space="preserve"> </w:t>
      </w:r>
      <w:r w:rsidR="0040105D" w:rsidRPr="009404BB">
        <w:rPr>
          <w:sz w:val="20"/>
          <w:szCs w:val="20"/>
        </w:rPr>
        <w:t>pencarian test case secara manual</w:t>
      </w:r>
      <w:r w:rsidRPr="009404BB">
        <w:rPr>
          <w:sz w:val="20"/>
          <w:szCs w:val="20"/>
        </w:rPr>
        <w:t xml:space="preserve"> menyebabkan kesulitan bagi tim QA dalam mencari dan mengelola test case yang relevan dan sesuai dengan kebutuhan pengujian. </w:t>
      </w:r>
      <w:r w:rsidR="00AB6695" w:rsidRPr="009404BB">
        <w:rPr>
          <w:sz w:val="20"/>
          <w:szCs w:val="20"/>
        </w:rPr>
        <w:t xml:space="preserve">Saat ini terdapat 14 </w:t>
      </w:r>
      <w:r w:rsidR="00863032">
        <w:rPr>
          <w:sz w:val="20"/>
          <w:szCs w:val="20"/>
        </w:rPr>
        <w:t xml:space="preserve">layanan </w:t>
      </w:r>
      <w:r w:rsidR="00AB6695" w:rsidRPr="009404BB">
        <w:rPr>
          <w:sz w:val="20"/>
          <w:szCs w:val="20"/>
        </w:rPr>
        <w:t>produk yang yang dijalankan</w:t>
      </w:r>
      <w:r w:rsidR="00E46F07" w:rsidRPr="009404BB">
        <w:rPr>
          <w:sz w:val="20"/>
          <w:szCs w:val="20"/>
        </w:rPr>
        <w:t>,</w:t>
      </w:r>
      <w:r w:rsidR="00AB6695" w:rsidRPr="009404BB">
        <w:rPr>
          <w:sz w:val="20"/>
          <w:szCs w:val="20"/>
        </w:rPr>
        <w:t xml:space="preserve"> dengan total </w:t>
      </w:r>
      <w:r w:rsidR="008847CE">
        <w:rPr>
          <w:sz w:val="20"/>
          <w:szCs w:val="20"/>
        </w:rPr>
        <w:t xml:space="preserve">kemungkinan </w:t>
      </w:r>
      <w:r w:rsidR="00AB6695" w:rsidRPr="009404BB">
        <w:rPr>
          <w:sz w:val="20"/>
          <w:szCs w:val="20"/>
        </w:rPr>
        <w:t>mencapai 2.</w:t>
      </w:r>
      <w:r w:rsidR="008847CE">
        <w:rPr>
          <w:sz w:val="20"/>
          <w:szCs w:val="20"/>
        </w:rPr>
        <w:t>000 data</w:t>
      </w:r>
      <w:r w:rsidR="00B549EA">
        <w:rPr>
          <w:sz w:val="20"/>
          <w:szCs w:val="20"/>
        </w:rPr>
        <w:t xml:space="preserve"> informasi test</w:t>
      </w:r>
      <w:r w:rsidR="00AB6695" w:rsidRPr="009404BB">
        <w:rPr>
          <w:sz w:val="20"/>
          <w:szCs w:val="20"/>
        </w:rPr>
        <w:t xml:space="preserve"> case</w:t>
      </w:r>
      <w:r w:rsidR="002B29FD">
        <w:rPr>
          <w:sz w:val="20"/>
          <w:szCs w:val="20"/>
        </w:rPr>
        <w:t xml:space="preserve"> pengujian</w:t>
      </w:r>
      <w:r w:rsidRPr="009404BB">
        <w:rPr>
          <w:sz w:val="20"/>
          <w:szCs w:val="20"/>
        </w:rPr>
        <w:t>.</w:t>
      </w:r>
    </w:p>
    <w:p w14:paraId="544B6519" w14:textId="17DE13F2" w:rsidR="0025161C" w:rsidRPr="009404BB" w:rsidRDefault="0021545C" w:rsidP="00A50BC5">
      <w:pPr>
        <w:spacing w:line="276" w:lineRule="auto"/>
        <w:ind w:right="461" w:firstLine="360"/>
        <w:jc w:val="both"/>
        <w:rPr>
          <w:sz w:val="20"/>
          <w:szCs w:val="20"/>
        </w:rPr>
      </w:pPr>
      <w:r w:rsidRPr="009404BB">
        <w:rPr>
          <w:sz w:val="20"/>
          <w:szCs w:val="20"/>
        </w:rPr>
        <w:t>P</w:t>
      </w:r>
      <w:r w:rsidR="0025161C" w:rsidRPr="009404BB">
        <w:rPr>
          <w:sz w:val="20"/>
          <w:szCs w:val="20"/>
        </w:rPr>
        <w:t>encarian test case yang tersedia masih bergantung pada pencarian manual di dalam dokumen</w:t>
      </w:r>
      <w:r w:rsidRPr="009404BB">
        <w:rPr>
          <w:sz w:val="20"/>
          <w:szCs w:val="20"/>
        </w:rPr>
        <w:t xml:space="preserve"> Google Docs </w:t>
      </w:r>
      <w:r w:rsidR="0025161C" w:rsidRPr="009404BB">
        <w:rPr>
          <w:sz w:val="20"/>
          <w:szCs w:val="20"/>
        </w:rPr>
        <w:t xml:space="preserve">test case, </w:t>
      </w:r>
      <w:r w:rsidRPr="009404BB">
        <w:rPr>
          <w:sz w:val="20"/>
          <w:szCs w:val="20"/>
        </w:rPr>
        <w:t xml:space="preserve">seorang QA harus mencari satu persatu test case yang dimaksud diantara tumpukan data test case yang tersedia. Proses </w:t>
      </w:r>
      <w:r w:rsidR="0025161C" w:rsidRPr="009404BB">
        <w:rPr>
          <w:sz w:val="20"/>
          <w:szCs w:val="20"/>
        </w:rPr>
        <w:t xml:space="preserve">pencarian </w:t>
      </w:r>
      <w:r w:rsidRPr="009404BB">
        <w:rPr>
          <w:sz w:val="20"/>
          <w:szCs w:val="20"/>
        </w:rPr>
        <w:t>manual ini menyebabkan pengujian menjadi tidak efisien, seiring</w:t>
      </w:r>
      <w:r w:rsidR="0025161C" w:rsidRPr="009404BB">
        <w:rPr>
          <w:sz w:val="20"/>
          <w:szCs w:val="20"/>
        </w:rPr>
        <w:t xml:space="preserve"> dengan meningkatnya kompleksitas fitur-fitur perangkat lunak yang dikembangkan</w:t>
      </w:r>
      <w:r w:rsidRPr="009404BB">
        <w:rPr>
          <w:sz w:val="20"/>
          <w:szCs w:val="20"/>
        </w:rPr>
        <w:t xml:space="preserve"> dan</w:t>
      </w:r>
      <w:r w:rsidR="0025161C" w:rsidRPr="009404BB">
        <w:rPr>
          <w:sz w:val="20"/>
          <w:szCs w:val="20"/>
        </w:rPr>
        <w:t xml:space="preserve"> jumlah test case juga semakin bertambah. Keadaan ini memerlukan sistem manajemen yang lebih canggih dan cepat untuk menangani volume test case yang besar dan kompleks.</w:t>
      </w:r>
    </w:p>
    <w:p w14:paraId="0E385DCF" w14:textId="74E55949" w:rsidR="003D3E9B" w:rsidRPr="009404BB" w:rsidRDefault="0037226B" w:rsidP="00A50BC5">
      <w:pPr>
        <w:spacing w:line="276" w:lineRule="auto"/>
        <w:ind w:right="461" w:firstLine="360"/>
        <w:jc w:val="both"/>
        <w:rPr>
          <w:sz w:val="20"/>
          <w:szCs w:val="20"/>
        </w:rPr>
      </w:pPr>
      <w:r w:rsidRPr="009404BB">
        <w:rPr>
          <w:sz w:val="20"/>
          <w:szCs w:val="20"/>
        </w:rPr>
        <w:t>Tim</w:t>
      </w:r>
      <w:r w:rsidR="0025161C" w:rsidRPr="009404BB">
        <w:rPr>
          <w:sz w:val="20"/>
          <w:szCs w:val="20"/>
        </w:rPr>
        <w:t xml:space="preserve"> QA</w:t>
      </w:r>
      <w:r w:rsidR="003E08EC">
        <w:rPr>
          <w:sz w:val="20"/>
          <w:szCs w:val="20"/>
        </w:rPr>
        <w:t xml:space="preserve"> </w:t>
      </w:r>
      <w:r w:rsidR="0025161C" w:rsidRPr="009404BB">
        <w:rPr>
          <w:sz w:val="20"/>
          <w:szCs w:val="20"/>
        </w:rPr>
        <w:t>membutuhkan solusi yang tidak hanya dapat mengotomatisasi pencarian dan pengelolaan test case, tetapi juga mampu memberikan respons yang akurat dan cepat sesuai dengan kebutuhan pengujian. Oleh karena itu, diperlukan sebuah sistem yang mampu memberikan manajemen test case yang lebih terstruktur dan efisien, mengurangi waktu pencarian, serta meningkatkan produktivitas dan kepuasan tim QA dalam melaksanakan tugas mereka.</w:t>
      </w:r>
    </w:p>
    <w:p w14:paraId="2373947C" w14:textId="77777777" w:rsidR="00501F53" w:rsidRPr="009404BB" w:rsidRDefault="00501F53" w:rsidP="00A50BC5">
      <w:pPr>
        <w:spacing w:line="276" w:lineRule="auto"/>
        <w:ind w:left="360" w:right="461"/>
        <w:jc w:val="both"/>
        <w:rPr>
          <w:color w:val="000000"/>
          <w:sz w:val="20"/>
          <w:szCs w:val="20"/>
        </w:rPr>
      </w:pPr>
    </w:p>
    <w:p w14:paraId="24141B10" w14:textId="485C5F53" w:rsidR="003D3E9B" w:rsidRPr="009404BB" w:rsidRDefault="001A7B68" w:rsidP="00A50BC5">
      <w:pPr>
        <w:pStyle w:val="Heading2"/>
        <w:ind w:right="461"/>
        <w:rPr>
          <w:rFonts w:cs="Times New Roman"/>
          <w:bCs/>
          <w:szCs w:val="20"/>
        </w:rPr>
      </w:pPr>
      <w:bookmarkStart w:id="10" w:name="_Toc176987379"/>
      <w:bookmarkStart w:id="11" w:name="_Toc196165275"/>
      <w:r w:rsidRPr="006E3F98">
        <w:rPr>
          <w:rFonts w:cs="Times New Roman"/>
          <w:bCs/>
          <w:szCs w:val="20"/>
        </w:rPr>
        <w:t>1.3 TUJUAN</w:t>
      </w:r>
      <w:bookmarkEnd w:id="10"/>
      <w:bookmarkEnd w:id="11"/>
    </w:p>
    <w:p w14:paraId="167AD5A3" w14:textId="6D8AB636" w:rsidR="00C40E34" w:rsidRPr="009404BB" w:rsidRDefault="002D6A4D" w:rsidP="00A50BC5">
      <w:pPr>
        <w:spacing w:line="276" w:lineRule="auto"/>
        <w:ind w:right="461" w:firstLine="360"/>
        <w:jc w:val="both"/>
        <w:rPr>
          <w:sz w:val="20"/>
          <w:szCs w:val="20"/>
        </w:rPr>
      </w:pPr>
      <w:r w:rsidRPr="002D6A4D">
        <w:rPr>
          <w:sz w:val="20"/>
          <w:szCs w:val="20"/>
        </w:rPr>
        <w:t xml:space="preserve">Penelitian proyek akhir ini </w:t>
      </w:r>
      <w:r w:rsidR="00B252AE">
        <w:rPr>
          <w:sz w:val="20"/>
          <w:szCs w:val="20"/>
        </w:rPr>
        <w:t xml:space="preserve">bertujuan untuk membantu </w:t>
      </w:r>
      <w:r w:rsidRPr="002D6A4D">
        <w:rPr>
          <w:sz w:val="20"/>
          <w:szCs w:val="20"/>
        </w:rPr>
        <w:t>tim</w:t>
      </w:r>
      <w:r w:rsidR="00E02F99">
        <w:rPr>
          <w:sz w:val="20"/>
          <w:szCs w:val="20"/>
        </w:rPr>
        <w:t xml:space="preserve"> internal</w:t>
      </w:r>
      <w:r w:rsidRPr="002D6A4D">
        <w:rPr>
          <w:sz w:val="20"/>
          <w:szCs w:val="20"/>
        </w:rPr>
        <w:t xml:space="preserve"> QA </w:t>
      </w:r>
      <w:r w:rsidR="00536292">
        <w:rPr>
          <w:sz w:val="20"/>
          <w:szCs w:val="20"/>
        </w:rPr>
        <w:t>dan pengembang perangkat lunak</w:t>
      </w:r>
      <w:r w:rsidRPr="002D6A4D">
        <w:rPr>
          <w:sz w:val="20"/>
          <w:szCs w:val="20"/>
        </w:rPr>
        <w:t xml:space="preserve"> Agree Telkom Indonesia</w:t>
      </w:r>
      <w:r w:rsidR="00B252AE">
        <w:rPr>
          <w:sz w:val="20"/>
          <w:szCs w:val="20"/>
        </w:rPr>
        <w:t xml:space="preserve"> menghadapi permasalahan</w:t>
      </w:r>
      <w:r w:rsidR="00DF4073">
        <w:rPr>
          <w:sz w:val="20"/>
          <w:szCs w:val="20"/>
        </w:rPr>
        <w:t xml:space="preserve"> </w:t>
      </w:r>
      <w:r w:rsidR="00B252AE" w:rsidRPr="002D6A4D">
        <w:rPr>
          <w:sz w:val="20"/>
          <w:szCs w:val="20"/>
        </w:rPr>
        <w:t xml:space="preserve">pencarian </w:t>
      </w:r>
      <w:r w:rsidR="00536292">
        <w:rPr>
          <w:sz w:val="20"/>
          <w:szCs w:val="20"/>
        </w:rPr>
        <w:t>informasi</w:t>
      </w:r>
      <w:r w:rsidR="00DF4073">
        <w:rPr>
          <w:sz w:val="20"/>
          <w:szCs w:val="20"/>
        </w:rPr>
        <w:t xml:space="preserve"> seputar</w:t>
      </w:r>
      <w:r w:rsidR="00536292">
        <w:rPr>
          <w:sz w:val="20"/>
          <w:szCs w:val="20"/>
        </w:rPr>
        <w:t xml:space="preserve"> </w:t>
      </w:r>
      <w:r w:rsidR="00B252AE" w:rsidRPr="002D6A4D">
        <w:rPr>
          <w:sz w:val="20"/>
          <w:szCs w:val="20"/>
        </w:rPr>
        <w:t>test case</w:t>
      </w:r>
      <w:r w:rsidR="00B252AE">
        <w:rPr>
          <w:sz w:val="20"/>
          <w:szCs w:val="20"/>
        </w:rPr>
        <w:t xml:space="preserve"> </w:t>
      </w:r>
      <w:r w:rsidR="00536292">
        <w:rPr>
          <w:sz w:val="20"/>
          <w:szCs w:val="20"/>
        </w:rPr>
        <w:t>dalam menguji</w:t>
      </w:r>
      <w:r w:rsidR="00B252AE">
        <w:rPr>
          <w:sz w:val="20"/>
          <w:szCs w:val="20"/>
        </w:rPr>
        <w:t xml:space="preserve"> fitur</w:t>
      </w:r>
      <w:r w:rsidR="00661B60">
        <w:rPr>
          <w:sz w:val="20"/>
          <w:szCs w:val="20"/>
        </w:rPr>
        <w:t xml:space="preserve"> pada</w:t>
      </w:r>
      <w:r w:rsidR="00B252AE">
        <w:rPr>
          <w:sz w:val="20"/>
          <w:szCs w:val="20"/>
        </w:rPr>
        <w:t xml:space="preserve"> layanan Agree</w:t>
      </w:r>
      <w:r w:rsidRPr="002D6A4D">
        <w:rPr>
          <w:sz w:val="20"/>
          <w:szCs w:val="20"/>
        </w:rPr>
        <w:t xml:space="preserve">. Saat ini, proses </w:t>
      </w:r>
      <w:r w:rsidR="00661B60">
        <w:rPr>
          <w:sz w:val="20"/>
          <w:szCs w:val="20"/>
        </w:rPr>
        <w:t xml:space="preserve">dokumentasi maupun </w:t>
      </w:r>
      <w:r w:rsidRPr="002D6A4D">
        <w:rPr>
          <w:sz w:val="20"/>
          <w:szCs w:val="20"/>
        </w:rPr>
        <w:t xml:space="preserve">pencarian test case masih dilakukan secara manual melalui Google </w:t>
      </w:r>
      <w:r w:rsidR="00661B60">
        <w:rPr>
          <w:sz w:val="20"/>
          <w:szCs w:val="20"/>
        </w:rPr>
        <w:t>Spreadsheets</w:t>
      </w:r>
      <w:r w:rsidRPr="002D6A4D">
        <w:rPr>
          <w:sz w:val="20"/>
          <w:szCs w:val="20"/>
        </w:rPr>
        <w:t xml:space="preserve">, yang kurang efisien dan </w:t>
      </w:r>
      <w:r w:rsidR="00095CDE">
        <w:rPr>
          <w:sz w:val="20"/>
          <w:szCs w:val="20"/>
        </w:rPr>
        <w:t xml:space="preserve">banyak </w:t>
      </w:r>
      <w:r w:rsidRPr="002D6A4D">
        <w:rPr>
          <w:sz w:val="20"/>
          <w:szCs w:val="20"/>
        </w:rPr>
        <w:t>memakan waktu. Penelitian ini bertujuan untuk mengembangkan chatbot manajemen test case yang mampu mencari</w:t>
      </w:r>
      <w:r w:rsidR="00DF4073">
        <w:rPr>
          <w:sz w:val="20"/>
          <w:szCs w:val="20"/>
        </w:rPr>
        <w:t xml:space="preserve"> informasi seputar</w:t>
      </w:r>
      <w:r w:rsidRPr="002D6A4D">
        <w:rPr>
          <w:sz w:val="20"/>
          <w:szCs w:val="20"/>
        </w:rPr>
        <w:t xml:space="preserve"> test case secara otomatis dan kontekstual, sehingga dapat membantu tim QA dalam meningkatkan efisiensi kerja mereka</w:t>
      </w:r>
      <w:r w:rsidR="00C40E34" w:rsidRPr="009404BB">
        <w:rPr>
          <w:sz w:val="20"/>
          <w:szCs w:val="20"/>
        </w:rPr>
        <w:t xml:space="preserve">. </w:t>
      </w:r>
    </w:p>
    <w:p w14:paraId="1C827637" w14:textId="7299DCD9" w:rsidR="00701917" w:rsidRDefault="002D6A4D" w:rsidP="00701917">
      <w:pPr>
        <w:spacing w:line="276" w:lineRule="auto"/>
        <w:ind w:right="461" w:firstLine="360"/>
        <w:jc w:val="both"/>
        <w:rPr>
          <w:sz w:val="20"/>
          <w:szCs w:val="20"/>
        </w:rPr>
      </w:pPr>
      <w:r w:rsidRPr="002D6A4D">
        <w:rPr>
          <w:sz w:val="20"/>
          <w:szCs w:val="20"/>
        </w:rPr>
        <w:t xml:space="preserve">Tujuan </w:t>
      </w:r>
      <w:r w:rsidR="008C3ADE">
        <w:rPr>
          <w:sz w:val="20"/>
          <w:szCs w:val="20"/>
        </w:rPr>
        <w:t xml:space="preserve">akhir dari </w:t>
      </w:r>
      <w:r w:rsidRPr="002D6A4D">
        <w:rPr>
          <w:sz w:val="20"/>
          <w:szCs w:val="20"/>
        </w:rPr>
        <w:t>penelitian ini adalah untuk mengembangkan chatbot yang dapat memahami konteks pertanyaan pengujian perangkat lunak, mengenali kesamaan antar pertanyaan, memberikan jawaban yang akurat, serta mempercepat pencarian</w:t>
      </w:r>
      <w:r w:rsidR="00A73C07">
        <w:rPr>
          <w:sz w:val="20"/>
          <w:szCs w:val="20"/>
        </w:rPr>
        <w:t xml:space="preserve"> informasi seputar </w:t>
      </w:r>
      <w:r w:rsidRPr="002D6A4D">
        <w:rPr>
          <w:sz w:val="20"/>
          <w:szCs w:val="20"/>
        </w:rPr>
        <w:t>test case</w:t>
      </w:r>
      <w:r w:rsidR="00A73C07">
        <w:rPr>
          <w:sz w:val="20"/>
          <w:szCs w:val="20"/>
        </w:rPr>
        <w:t xml:space="preserve"> pengujian fitur layanan Agree</w:t>
      </w:r>
      <w:r w:rsidRPr="002D6A4D">
        <w:rPr>
          <w:sz w:val="20"/>
          <w:szCs w:val="20"/>
        </w:rPr>
        <w:t xml:space="preserve">. Chatbot ini </w:t>
      </w:r>
      <w:r w:rsidRPr="002D6A4D">
        <w:rPr>
          <w:sz w:val="20"/>
          <w:szCs w:val="20"/>
        </w:rPr>
        <w:lastRenderedPageBreak/>
        <w:t>akan menggunakan metode Text Preprocessing, TF-IDF, dan Cosine Similarity untuk mengolah pertanyaan dari tim QA dan mencocokkannya dengan</w:t>
      </w:r>
      <w:r w:rsidR="00A73C07">
        <w:rPr>
          <w:sz w:val="20"/>
          <w:szCs w:val="20"/>
        </w:rPr>
        <w:t xml:space="preserve"> data informasi</w:t>
      </w:r>
      <w:r w:rsidRPr="002D6A4D">
        <w:rPr>
          <w:sz w:val="20"/>
          <w:szCs w:val="20"/>
        </w:rPr>
        <w:t xml:space="preserve"> test case yang tersedia dalam dataset. </w:t>
      </w:r>
    </w:p>
    <w:p w14:paraId="65C66028" w14:textId="609572D4" w:rsidR="00F36430" w:rsidRPr="00F36430" w:rsidRDefault="00F36430" w:rsidP="00F36430">
      <w:pPr>
        <w:spacing w:line="276" w:lineRule="auto"/>
        <w:ind w:right="461" w:firstLine="360"/>
        <w:jc w:val="both"/>
        <w:rPr>
          <w:sz w:val="20"/>
          <w:szCs w:val="20"/>
        </w:rPr>
      </w:pPr>
      <w:r w:rsidRPr="00F36430">
        <w:rPr>
          <w:sz w:val="20"/>
          <w:szCs w:val="20"/>
        </w:rPr>
        <w:t xml:space="preserve">Pendekatan yang diajukan dalam penelitian ini mencakup beberapa </w:t>
      </w:r>
      <w:r w:rsidR="00A55D78">
        <w:rPr>
          <w:sz w:val="20"/>
          <w:szCs w:val="20"/>
        </w:rPr>
        <w:t>poin penting</w:t>
      </w:r>
      <w:r w:rsidRPr="00F36430">
        <w:rPr>
          <w:sz w:val="20"/>
          <w:szCs w:val="20"/>
        </w:rPr>
        <w:t>, antara lain:</w:t>
      </w:r>
    </w:p>
    <w:p w14:paraId="0663C064" w14:textId="7B9CB454" w:rsidR="00F36430" w:rsidRPr="00F36430" w:rsidRDefault="00F36430" w:rsidP="00F36430">
      <w:pPr>
        <w:spacing w:line="276" w:lineRule="auto"/>
        <w:ind w:right="461"/>
        <w:jc w:val="both"/>
        <w:rPr>
          <w:sz w:val="20"/>
          <w:szCs w:val="20"/>
        </w:rPr>
      </w:pPr>
      <w:r w:rsidRPr="00F36430">
        <w:rPr>
          <w:sz w:val="20"/>
          <w:szCs w:val="20"/>
        </w:rPr>
        <w:t>1. Mampu memahami pertanyaan dalam berbagai struktur kalimat yang digunakan tim QA dalam mencari</w:t>
      </w:r>
      <w:r w:rsidR="004D4C8C">
        <w:rPr>
          <w:sz w:val="20"/>
          <w:szCs w:val="20"/>
        </w:rPr>
        <w:t xml:space="preserve"> informasi</w:t>
      </w:r>
      <w:r w:rsidRPr="00F36430">
        <w:rPr>
          <w:sz w:val="20"/>
          <w:szCs w:val="20"/>
        </w:rPr>
        <w:t xml:space="preserve"> test case.</w:t>
      </w:r>
    </w:p>
    <w:p w14:paraId="65CDC3E8" w14:textId="2C1038C3" w:rsidR="00F36430" w:rsidRPr="00F36430" w:rsidRDefault="00F36430" w:rsidP="0054730B">
      <w:pPr>
        <w:spacing w:line="276" w:lineRule="auto"/>
        <w:ind w:right="461"/>
        <w:jc w:val="both"/>
        <w:rPr>
          <w:sz w:val="20"/>
          <w:szCs w:val="20"/>
        </w:rPr>
      </w:pPr>
      <w:r w:rsidRPr="00F36430">
        <w:rPr>
          <w:sz w:val="20"/>
          <w:szCs w:val="20"/>
        </w:rPr>
        <w:t>2. Menyediakan hasil pencarian test case yang relevan dengan menggunakan Cosine Similarity untuk mengukur kesamaan teks.</w:t>
      </w:r>
    </w:p>
    <w:p w14:paraId="6281EA7B" w14:textId="0DD9D8CE" w:rsidR="00F36430" w:rsidRPr="009404BB" w:rsidRDefault="0054730B" w:rsidP="00F36430">
      <w:pPr>
        <w:spacing w:line="276" w:lineRule="auto"/>
        <w:ind w:right="461"/>
        <w:jc w:val="both"/>
        <w:rPr>
          <w:sz w:val="20"/>
          <w:szCs w:val="20"/>
        </w:rPr>
      </w:pPr>
      <w:r>
        <w:rPr>
          <w:sz w:val="20"/>
          <w:szCs w:val="20"/>
        </w:rPr>
        <w:t>3</w:t>
      </w:r>
      <w:r w:rsidR="00F36430" w:rsidRPr="00F36430">
        <w:rPr>
          <w:sz w:val="20"/>
          <w:szCs w:val="20"/>
        </w:rPr>
        <w:t xml:space="preserve">. Mengoptimalkan pencarian </w:t>
      </w:r>
      <w:r w:rsidR="00F02149">
        <w:rPr>
          <w:sz w:val="20"/>
          <w:szCs w:val="20"/>
        </w:rPr>
        <w:t xml:space="preserve">informasi seputar </w:t>
      </w:r>
      <w:r w:rsidR="00F36430" w:rsidRPr="00F36430">
        <w:rPr>
          <w:sz w:val="20"/>
          <w:szCs w:val="20"/>
        </w:rPr>
        <w:t xml:space="preserve">test case </w:t>
      </w:r>
      <w:r w:rsidR="00F36430">
        <w:rPr>
          <w:sz w:val="20"/>
          <w:szCs w:val="20"/>
        </w:rPr>
        <w:t>lebih</w:t>
      </w:r>
      <w:r w:rsidR="00F36430" w:rsidRPr="00F36430">
        <w:rPr>
          <w:sz w:val="20"/>
          <w:szCs w:val="20"/>
        </w:rPr>
        <w:t xml:space="preserve"> efisien, sehingga mengurangi waktu yang diperlukan dalam proses pengujian</w:t>
      </w:r>
      <w:r w:rsidR="004E7699">
        <w:rPr>
          <w:sz w:val="20"/>
          <w:szCs w:val="20"/>
        </w:rPr>
        <w:t xml:space="preserve"> perangkat lunak</w:t>
      </w:r>
      <w:r w:rsidR="002D6A4D" w:rsidRPr="009404BB">
        <w:rPr>
          <w:sz w:val="20"/>
          <w:szCs w:val="20"/>
        </w:rPr>
        <w:t>.</w:t>
      </w:r>
    </w:p>
    <w:p w14:paraId="3ED649C7" w14:textId="632763B0" w:rsidR="00C40E34" w:rsidRPr="009404BB" w:rsidRDefault="00F36430" w:rsidP="00A50BC5">
      <w:pPr>
        <w:spacing w:line="276" w:lineRule="auto"/>
        <w:ind w:right="461" w:firstLine="360"/>
        <w:jc w:val="both"/>
        <w:rPr>
          <w:sz w:val="20"/>
          <w:szCs w:val="20"/>
        </w:rPr>
      </w:pPr>
      <w:r w:rsidRPr="00F36430">
        <w:rPr>
          <w:sz w:val="20"/>
          <w:szCs w:val="20"/>
        </w:rPr>
        <w:t>Dengan pendekatan ini, diharapkan dapat tercipta sebuah chatbot yang mampu mempermudah pencarian</w:t>
      </w:r>
      <w:r w:rsidR="00DE5D17">
        <w:rPr>
          <w:sz w:val="20"/>
          <w:szCs w:val="20"/>
        </w:rPr>
        <w:t xml:space="preserve"> informasi</w:t>
      </w:r>
      <w:r w:rsidRPr="00F36430">
        <w:rPr>
          <w:sz w:val="20"/>
          <w:szCs w:val="20"/>
        </w:rPr>
        <w:t xml:space="preserve"> test case, meningkatkan produktivitas tim QA, serta memastikan pengujian </w:t>
      </w:r>
      <w:r w:rsidR="00976DBF">
        <w:rPr>
          <w:sz w:val="20"/>
          <w:szCs w:val="20"/>
        </w:rPr>
        <w:t xml:space="preserve">perangkat lunak </w:t>
      </w:r>
      <w:r w:rsidRPr="00F36430">
        <w:rPr>
          <w:sz w:val="20"/>
          <w:szCs w:val="20"/>
        </w:rPr>
        <w:t>dilakukan secara lebih sistematis dan efisien.</w:t>
      </w:r>
    </w:p>
    <w:p w14:paraId="63B668A6" w14:textId="77777777" w:rsidR="003D3E9B" w:rsidRPr="009404BB" w:rsidRDefault="003D3E9B" w:rsidP="00A50BC5">
      <w:pPr>
        <w:spacing w:line="276" w:lineRule="auto"/>
        <w:ind w:right="461" w:firstLine="360"/>
        <w:jc w:val="both"/>
        <w:rPr>
          <w:sz w:val="20"/>
          <w:szCs w:val="20"/>
        </w:rPr>
      </w:pPr>
    </w:p>
    <w:p w14:paraId="67D99313" w14:textId="0C1C9D25" w:rsidR="003D3E9B" w:rsidRPr="009404BB" w:rsidRDefault="001A7B68" w:rsidP="00A50BC5">
      <w:pPr>
        <w:pStyle w:val="Heading2"/>
        <w:ind w:right="461"/>
        <w:rPr>
          <w:rFonts w:cs="Times New Roman"/>
          <w:bCs/>
          <w:szCs w:val="20"/>
        </w:rPr>
      </w:pPr>
      <w:bookmarkStart w:id="12" w:name="_Toc176987380"/>
      <w:bookmarkStart w:id="13" w:name="_Toc196165276"/>
      <w:r w:rsidRPr="009404BB">
        <w:rPr>
          <w:rFonts w:cs="Times New Roman"/>
          <w:bCs/>
          <w:szCs w:val="20"/>
        </w:rPr>
        <w:t>1.4 MANFAAT</w:t>
      </w:r>
      <w:bookmarkEnd w:id="12"/>
      <w:bookmarkEnd w:id="13"/>
    </w:p>
    <w:p w14:paraId="68403598" w14:textId="320142B8" w:rsidR="00C40E34" w:rsidRPr="009404BB" w:rsidRDefault="00C40E34" w:rsidP="00A50BC5">
      <w:pPr>
        <w:spacing w:line="276" w:lineRule="auto"/>
        <w:ind w:right="461" w:firstLine="340"/>
        <w:jc w:val="both"/>
        <w:rPr>
          <w:sz w:val="20"/>
          <w:szCs w:val="20"/>
        </w:rPr>
      </w:pPr>
      <w:r w:rsidRPr="009404BB">
        <w:rPr>
          <w:sz w:val="20"/>
          <w:szCs w:val="20"/>
        </w:rPr>
        <w:t>Hasil dari penelitian ini diharapkan dapat memberikan berbagai manfaat yang signifikan untuk</w:t>
      </w:r>
      <w:r w:rsidR="00CE61FE">
        <w:rPr>
          <w:sz w:val="20"/>
          <w:szCs w:val="20"/>
        </w:rPr>
        <w:t xml:space="preserve"> </w:t>
      </w:r>
      <w:r w:rsidRPr="009404BB">
        <w:rPr>
          <w:sz w:val="20"/>
          <w:szCs w:val="20"/>
        </w:rPr>
        <w:t>Agree Telkom Indonesia</w:t>
      </w:r>
      <w:r w:rsidR="00CE61FE">
        <w:rPr>
          <w:sz w:val="20"/>
          <w:szCs w:val="20"/>
        </w:rPr>
        <w:t xml:space="preserve"> khususnya tim internal QA Agree dan tim pengembang </w:t>
      </w:r>
      <w:r w:rsidR="00477CDC">
        <w:rPr>
          <w:sz w:val="20"/>
          <w:szCs w:val="20"/>
        </w:rPr>
        <w:t>perangkat lunak</w:t>
      </w:r>
      <w:r w:rsidR="00CE61FE">
        <w:rPr>
          <w:sz w:val="20"/>
          <w:szCs w:val="20"/>
        </w:rPr>
        <w:t xml:space="preserve"> Agree</w:t>
      </w:r>
      <w:r w:rsidRPr="009404BB">
        <w:rPr>
          <w:sz w:val="20"/>
          <w:szCs w:val="20"/>
        </w:rPr>
        <w:t>. Chatbot ini akan meningkatkan produktivitas tim QA dengan mengotomatisasi proses pencarian dan pengelolaan</w:t>
      </w:r>
      <w:r w:rsidR="00CE61FE">
        <w:rPr>
          <w:sz w:val="20"/>
          <w:szCs w:val="20"/>
        </w:rPr>
        <w:t xml:space="preserve"> seputar</w:t>
      </w:r>
      <w:r w:rsidRPr="009404BB">
        <w:rPr>
          <w:sz w:val="20"/>
          <w:szCs w:val="20"/>
        </w:rPr>
        <w:t xml:space="preserve"> test case</w:t>
      </w:r>
      <w:r w:rsidR="009344A4">
        <w:rPr>
          <w:sz w:val="20"/>
          <w:szCs w:val="20"/>
        </w:rPr>
        <w:t xml:space="preserve"> pengujian</w:t>
      </w:r>
      <w:r w:rsidR="00297D21">
        <w:rPr>
          <w:sz w:val="20"/>
          <w:szCs w:val="20"/>
        </w:rPr>
        <w:t xml:space="preserve"> perangkat lunak</w:t>
      </w:r>
      <w:r w:rsidRPr="009404BB">
        <w:rPr>
          <w:sz w:val="20"/>
          <w:szCs w:val="20"/>
        </w:rPr>
        <w:t>. Dengan otomatisasi ini, tim QA tidak perlu lagi menghabiskan waktu dan tenaga untuk proses manual yang memakan waktu, sehingga mereka dapat fokus pada tugas-tugas yang lebih strategis dan mendukung pengujian perangkat lunak.</w:t>
      </w:r>
    </w:p>
    <w:p w14:paraId="4147EE11" w14:textId="734F008B" w:rsidR="0058716B" w:rsidRPr="009404BB" w:rsidRDefault="00C40E34" w:rsidP="00A50BC5">
      <w:pPr>
        <w:spacing w:line="276" w:lineRule="auto"/>
        <w:ind w:right="461" w:firstLine="340"/>
        <w:jc w:val="both"/>
        <w:rPr>
          <w:color w:val="000000"/>
          <w:sz w:val="20"/>
          <w:szCs w:val="20"/>
        </w:rPr>
      </w:pPr>
      <w:r w:rsidRPr="009404BB">
        <w:rPr>
          <w:sz w:val="20"/>
          <w:szCs w:val="20"/>
        </w:rPr>
        <w:t>Selain itu, chatbot ini diharapkan dapat meningkatkan pengalaman pengguna dengan menyediakan jawaban yang relevan dan akurat secara real-time. Dengan cara ini, tim QA akan mendapatkan informasi yang mereka butuhkan dengan cepat dan tepat, sehingga meningkatkan kepuasan mereka dalam berinteraksi dengan sistem dan memperbaiki efisiensi dalam proses pengujian.</w:t>
      </w:r>
    </w:p>
    <w:p w14:paraId="5763CF2F" w14:textId="77777777" w:rsidR="00C40E34" w:rsidRPr="009404BB" w:rsidRDefault="00C40E34" w:rsidP="00A50BC5">
      <w:pPr>
        <w:spacing w:line="276" w:lineRule="auto"/>
        <w:ind w:right="461" w:firstLine="340"/>
        <w:jc w:val="both"/>
        <w:rPr>
          <w:color w:val="000000"/>
          <w:sz w:val="20"/>
          <w:szCs w:val="20"/>
        </w:rPr>
      </w:pPr>
    </w:p>
    <w:p w14:paraId="7F84CB01" w14:textId="1AC152B8" w:rsidR="003D3E9B" w:rsidRPr="009404BB" w:rsidRDefault="001A7B68" w:rsidP="00A50BC5">
      <w:pPr>
        <w:pStyle w:val="Heading2"/>
        <w:ind w:right="461"/>
        <w:rPr>
          <w:rFonts w:cs="Times New Roman"/>
          <w:bCs/>
          <w:szCs w:val="20"/>
        </w:rPr>
      </w:pPr>
      <w:bookmarkStart w:id="14" w:name="_2bn6wsx" w:colFirst="0" w:colLast="0"/>
      <w:bookmarkStart w:id="15" w:name="_Toc176987381"/>
      <w:bookmarkStart w:id="16" w:name="_Toc196165277"/>
      <w:bookmarkEnd w:id="14"/>
      <w:r w:rsidRPr="009404BB">
        <w:rPr>
          <w:rFonts w:cs="Times New Roman"/>
          <w:bCs/>
          <w:color w:val="000000"/>
          <w:szCs w:val="20"/>
        </w:rPr>
        <w:t>1.5 S</w:t>
      </w:r>
      <w:r w:rsidRPr="009404BB">
        <w:rPr>
          <w:rFonts w:cs="Times New Roman"/>
          <w:bCs/>
          <w:szCs w:val="20"/>
        </w:rPr>
        <w:t>ISTEMATIKA PENULISAN</w:t>
      </w:r>
      <w:bookmarkEnd w:id="15"/>
      <w:bookmarkEnd w:id="16"/>
    </w:p>
    <w:p w14:paraId="246CD47C" w14:textId="77777777" w:rsidR="003D3E9B" w:rsidRPr="009404BB" w:rsidRDefault="00734987" w:rsidP="00A50BC5">
      <w:pPr>
        <w:spacing w:line="276" w:lineRule="auto"/>
        <w:ind w:right="461" w:firstLine="340"/>
        <w:jc w:val="both"/>
        <w:rPr>
          <w:color w:val="000000"/>
          <w:sz w:val="20"/>
          <w:szCs w:val="20"/>
        </w:rPr>
      </w:pPr>
      <w:r w:rsidRPr="009404BB">
        <w:rPr>
          <w:color w:val="000000"/>
          <w:sz w:val="20"/>
          <w:szCs w:val="20"/>
        </w:rPr>
        <w:t xml:space="preserve">Sistematika </w:t>
      </w:r>
      <w:r w:rsidRPr="009404BB">
        <w:rPr>
          <w:sz w:val="20"/>
          <w:szCs w:val="20"/>
        </w:rPr>
        <w:t xml:space="preserve">penulisan </w:t>
      </w:r>
      <w:r w:rsidRPr="009404BB">
        <w:rPr>
          <w:color w:val="000000"/>
          <w:sz w:val="20"/>
          <w:szCs w:val="20"/>
        </w:rPr>
        <w:t>dalam penyusunan buku proyek akhir ini adalah sebagai berikut:</w:t>
      </w:r>
    </w:p>
    <w:p w14:paraId="53DAD8AD" w14:textId="77777777" w:rsidR="001A7B68" w:rsidRPr="009404BB" w:rsidRDefault="001A7B68" w:rsidP="00A50BC5">
      <w:pPr>
        <w:pStyle w:val="Heading3"/>
        <w:ind w:right="461"/>
        <w:rPr>
          <w:rFonts w:cs="Times New Roman"/>
          <w:bCs/>
          <w:szCs w:val="20"/>
        </w:rPr>
      </w:pPr>
      <w:bookmarkStart w:id="17" w:name="_Toc176987382"/>
      <w:bookmarkStart w:id="18" w:name="_Toc196165278"/>
      <w:r w:rsidRPr="009404BB">
        <w:rPr>
          <w:rFonts w:cs="Times New Roman"/>
          <w:bCs/>
          <w:szCs w:val="20"/>
        </w:rPr>
        <w:t>Bab 1</w:t>
      </w:r>
      <w:r w:rsidRPr="009404BB">
        <w:rPr>
          <w:rFonts w:cs="Times New Roman"/>
          <w:bCs/>
          <w:szCs w:val="20"/>
        </w:rPr>
        <w:tab/>
        <w:t>Pendahuluan</w:t>
      </w:r>
      <w:bookmarkEnd w:id="17"/>
      <w:bookmarkEnd w:id="18"/>
    </w:p>
    <w:p w14:paraId="3A4C6986" w14:textId="51A50398" w:rsidR="003D3E9B" w:rsidRPr="009404BB" w:rsidRDefault="001E7DA5" w:rsidP="00A50BC5">
      <w:pPr>
        <w:spacing w:line="276" w:lineRule="auto"/>
        <w:ind w:left="720" w:right="461"/>
        <w:jc w:val="both"/>
        <w:rPr>
          <w:color w:val="000000"/>
          <w:sz w:val="20"/>
          <w:szCs w:val="20"/>
        </w:rPr>
      </w:pPr>
      <w:r w:rsidRPr="009404BB">
        <w:rPr>
          <w:color w:val="000000"/>
          <w:sz w:val="20"/>
          <w:szCs w:val="20"/>
        </w:rPr>
        <w:t>Pada bab ini berisi tentang latar belakang, perumusan masalah, batasan masalah, tujuan, sasaran, serta sistematika pembahasan dari penelitian ini.</w:t>
      </w:r>
    </w:p>
    <w:p w14:paraId="0A4F529E" w14:textId="77777777" w:rsidR="001A7B68" w:rsidRPr="009404BB" w:rsidRDefault="001A7B68" w:rsidP="00A50BC5">
      <w:pPr>
        <w:spacing w:line="276" w:lineRule="auto"/>
        <w:ind w:right="461"/>
        <w:jc w:val="both"/>
        <w:rPr>
          <w:color w:val="000000"/>
          <w:sz w:val="20"/>
          <w:szCs w:val="20"/>
        </w:rPr>
      </w:pPr>
    </w:p>
    <w:p w14:paraId="2078FB3F" w14:textId="144B1749" w:rsidR="003D3E9B" w:rsidRPr="009404BB" w:rsidRDefault="001A7B68" w:rsidP="00A50BC5">
      <w:pPr>
        <w:pStyle w:val="Heading3"/>
        <w:ind w:right="461"/>
        <w:rPr>
          <w:rFonts w:cs="Times New Roman"/>
          <w:bCs/>
          <w:szCs w:val="20"/>
        </w:rPr>
      </w:pPr>
      <w:bookmarkStart w:id="19" w:name="_Toc176987383"/>
      <w:bookmarkStart w:id="20" w:name="_Toc196165279"/>
      <w:r w:rsidRPr="009404BB">
        <w:rPr>
          <w:rFonts w:cs="Times New Roman"/>
          <w:bCs/>
          <w:szCs w:val="20"/>
        </w:rPr>
        <w:lastRenderedPageBreak/>
        <w:t>Bab 2</w:t>
      </w:r>
      <w:r w:rsidRPr="009404BB">
        <w:rPr>
          <w:rFonts w:cs="Times New Roman"/>
          <w:bCs/>
          <w:szCs w:val="20"/>
        </w:rPr>
        <w:tab/>
        <w:t>Kajian Pustaka</w:t>
      </w:r>
      <w:bookmarkEnd w:id="19"/>
      <w:bookmarkEnd w:id="20"/>
    </w:p>
    <w:p w14:paraId="5C4B50E3" w14:textId="3D7C264C" w:rsidR="003D3E9B" w:rsidRPr="009404BB" w:rsidRDefault="001E7DA5" w:rsidP="00A50BC5">
      <w:pPr>
        <w:spacing w:line="276" w:lineRule="auto"/>
        <w:ind w:left="720" w:right="461"/>
        <w:jc w:val="both"/>
        <w:rPr>
          <w:color w:val="000000"/>
          <w:sz w:val="20"/>
          <w:szCs w:val="20"/>
        </w:rPr>
      </w:pPr>
      <w:r w:rsidRPr="009404BB">
        <w:rPr>
          <w:color w:val="000000"/>
          <w:sz w:val="20"/>
          <w:szCs w:val="20"/>
        </w:rPr>
        <w:t>Bab ini membahas mengenai hasil studi literatur yang dilakukan, penelitian terkait yang berkaitan dengan penyelesaian proyek akhir. Studi literatur dilakukan pada media buku ataupun sumber sumberlainnya.</w:t>
      </w:r>
    </w:p>
    <w:p w14:paraId="2457B6D8" w14:textId="77777777" w:rsidR="001A7B68" w:rsidRPr="009404BB" w:rsidRDefault="001A7B68" w:rsidP="00A50BC5">
      <w:pPr>
        <w:spacing w:line="276" w:lineRule="auto"/>
        <w:ind w:right="461" w:firstLine="340"/>
        <w:jc w:val="both"/>
        <w:rPr>
          <w:sz w:val="20"/>
          <w:szCs w:val="20"/>
        </w:rPr>
      </w:pPr>
    </w:p>
    <w:p w14:paraId="23C29CF0" w14:textId="77777777" w:rsidR="001A7B68" w:rsidRPr="009404BB" w:rsidRDefault="001A7B68" w:rsidP="00A50BC5">
      <w:pPr>
        <w:pStyle w:val="Heading3"/>
        <w:ind w:right="461"/>
        <w:rPr>
          <w:rFonts w:cs="Times New Roman"/>
          <w:bCs/>
          <w:szCs w:val="20"/>
        </w:rPr>
      </w:pPr>
      <w:bookmarkStart w:id="21" w:name="_Toc176987384"/>
      <w:bookmarkStart w:id="22" w:name="_Toc196165280"/>
      <w:r w:rsidRPr="009404BB">
        <w:rPr>
          <w:rFonts w:cs="Times New Roman"/>
          <w:bCs/>
          <w:szCs w:val="20"/>
        </w:rPr>
        <w:t>Bab 3</w:t>
      </w:r>
      <w:r w:rsidRPr="009404BB">
        <w:rPr>
          <w:rFonts w:cs="Times New Roman"/>
          <w:bCs/>
          <w:szCs w:val="20"/>
        </w:rPr>
        <w:tab/>
        <w:t>Deskripsi Sistem</w:t>
      </w:r>
      <w:bookmarkEnd w:id="21"/>
      <w:bookmarkEnd w:id="22"/>
    </w:p>
    <w:p w14:paraId="35D40381" w14:textId="6908EEDE" w:rsidR="003D3E9B" w:rsidRPr="009404BB" w:rsidRDefault="001E7DA5" w:rsidP="00A50BC5">
      <w:pPr>
        <w:spacing w:line="276" w:lineRule="auto"/>
        <w:ind w:left="720" w:right="461"/>
        <w:jc w:val="both"/>
        <w:rPr>
          <w:color w:val="000000"/>
          <w:sz w:val="20"/>
          <w:szCs w:val="20"/>
        </w:rPr>
      </w:pPr>
      <w:r w:rsidRPr="009404BB">
        <w:rPr>
          <w:color w:val="000000"/>
          <w:sz w:val="20"/>
          <w:szCs w:val="20"/>
        </w:rPr>
        <w:t>Bab ini membahas mengenai perencanaan sistem, meliputi perancangan hirarki, perancangan proses, dan perancangan pengguna interface. Selain itu juga meliputi pembahasan arsitektur dari sistem yang akan dibuat</w:t>
      </w:r>
      <w:r w:rsidR="00075F59" w:rsidRPr="009404BB">
        <w:rPr>
          <w:color w:val="000000"/>
          <w:sz w:val="20"/>
          <w:szCs w:val="20"/>
        </w:rPr>
        <w:t>.</w:t>
      </w:r>
    </w:p>
    <w:p w14:paraId="111BACCE" w14:textId="77777777" w:rsidR="001A7B68" w:rsidRPr="009404BB" w:rsidRDefault="001A7B68" w:rsidP="00A50BC5">
      <w:pPr>
        <w:spacing w:line="276" w:lineRule="auto"/>
        <w:ind w:right="461"/>
        <w:jc w:val="both"/>
        <w:rPr>
          <w:sz w:val="20"/>
          <w:szCs w:val="20"/>
        </w:rPr>
      </w:pPr>
    </w:p>
    <w:p w14:paraId="21972DBA" w14:textId="0020FC27" w:rsidR="003D3E9B" w:rsidRPr="009404BB" w:rsidRDefault="00734987" w:rsidP="00A50BC5">
      <w:pPr>
        <w:pStyle w:val="Heading3"/>
        <w:ind w:right="461"/>
        <w:rPr>
          <w:rFonts w:cs="Times New Roman"/>
          <w:bCs/>
          <w:szCs w:val="20"/>
        </w:rPr>
      </w:pPr>
      <w:bookmarkStart w:id="23" w:name="_Toc176987385"/>
      <w:bookmarkStart w:id="24" w:name="_Toc196165281"/>
      <w:r w:rsidRPr="009404BB">
        <w:rPr>
          <w:rFonts w:cs="Times New Roman"/>
          <w:bCs/>
          <w:szCs w:val="20"/>
        </w:rPr>
        <w:t>B</w:t>
      </w:r>
      <w:r w:rsidR="001A7B68" w:rsidRPr="009404BB">
        <w:rPr>
          <w:rFonts w:cs="Times New Roman"/>
          <w:bCs/>
          <w:szCs w:val="20"/>
        </w:rPr>
        <w:t>ab 4</w:t>
      </w:r>
      <w:r w:rsidR="001A7B68" w:rsidRPr="009404BB">
        <w:rPr>
          <w:rFonts w:cs="Times New Roman"/>
          <w:bCs/>
          <w:szCs w:val="20"/>
        </w:rPr>
        <w:tab/>
        <w:t>Eksperimen dan Analisis</w:t>
      </w:r>
      <w:bookmarkEnd w:id="23"/>
      <w:bookmarkEnd w:id="24"/>
    </w:p>
    <w:p w14:paraId="3FC20572" w14:textId="77777777" w:rsidR="003D3E9B" w:rsidRPr="009404BB" w:rsidRDefault="00734987" w:rsidP="00A50BC5">
      <w:pPr>
        <w:spacing w:line="276" w:lineRule="auto"/>
        <w:ind w:left="720" w:right="461"/>
        <w:jc w:val="both"/>
        <w:rPr>
          <w:sz w:val="20"/>
          <w:szCs w:val="20"/>
        </w:rPr>
      </w:pPr>
      <w:r w:rsidRPr="009404BB">
        <w:rPr>
          <w:sz w:val="20"/>
          <w:szCs w:val="20"/>
        </w:rPr>
        <w:t>Penjelasan tentang apa saja yang dibahas pada Bab 4. Penjelasan memuat bagian-bagian penting pada Eksperimen dan Analisis.</w:t>
      </w:r>
    </w:p>
    <w:p w14:paraId="275E21DA" w14:textId="77777777" w:rsidR="001A7B68" w:rsidRPr="009404BB" w:rsidRDefault="001A7B68" w:rsidP="00A50BC5">
      <w:pPr>
        <w:spacing w:line="276" w:lineRule="auto"/>
        <w:ind w:right="461"/>
        <w:jc w:val="both"/>
        <w:rPr>
          <w:sz w:val="20"/>
          <w:szCs w:val="20"/>
        </w:rPr>
      </w:pPr>
    </w:p>
    <w:p w14:paraId="25E46AB7" w14:textId="77777777" w:rsidR="001A7B68" w:rsidRPr="009404BB" w:rsidRDefault="001A7B68" w:rsidP="00A50BC5">
      <w:pPr>
        <w:pStyle w:val="Heading3"/>
        <w:ind w:right="461"/>
        <w:rPr>
          <w:rFonts w:cs="Times New Roman"/>
          <w:bCs/>
          <w:szCs w:val="20"/>
        </w:rPr>
      </w:pPr>
      <w:bookmarkStart w:id="25" w:name="_Toc176987386"/>
      <w:bookmarkStart w:id="26" w:name="_Toc196165282"/>
      <w:r w:rsidRPr="009404BB">
        <w:rPr>
          <w:rFonts w:cs="Times New Roman"/>
          <w:bCs/>
          <w:szCs w:val="20"/>
        </w:rPr>
        <w:t>Bab 5</w:t>
      </w:r>
      <w:r w:rsidRPr="009404BB">
        <w:rPr>
          <w:rFonts w:cs="Times New Roman"/>
          <w:bCs/>
          <w:szCs w:val="20"/>
        </w:rPr>
        <w:tab/>
        <w:t>Penutup</w:t>
      </w:r>
      <w:bookmarkEnd w:id="25"/>
      <w:bookmarkEnd w:id="26"/>
    </w:p>
    <w:p w14:paraId="5A998692" w14:textId="2AE206C4" w:rsidR="003D3E9B" w:rsidRPr="009404BB" w:rsidRDefault="00734987" w:rsidP="00A50BC5">
      <w:pPr>
        <w:spacing w:line="276" w:lineRule="auto"/>
        <w:ind w:left="720" w:right="461"/>
        <w:jc w:val="both"/>
        <w:rPr>
          <w:sz w:val="20"/>
          <w:szCs w:val="20"/>
        </w:rPr>
      </w:pPr>
      <w:r w:rsidRPr="009404BB">
        <w:rPr>
          <w:sz w:val="20"/>
          <w:szCs w:val="20"/>
        </w:rPr>
        <w:t>Penjelasan mengenai apa saja yang dibahas pada pada Bab 5. Penjelasan memuat bagian-bagian penting pada Penutup.</w:t>
      </w:r>
    </w:p>
    <w:p w14:paraId="141700A6" w14:textId="77777777" w:rsidR="002058EA" w:rsidRPr="009404BB" w:rsidRDefault="002058EA" w:rsidP="00A50BC5">
      <w:pPr>
        <w:spacing w:line="276" w:lineRule="auto"/>
        <w:ind w:left="720" w:right="461"/>
        <w:jc w:val="both"/>
        <w:rPr>
          <w:sz w:val="20"/>
          <w:szCs w:val="20"/>
        </w:rPr>
      </w:pPr>
    </w:p>
    <w:p w14:paraId="6A02EDCF" w14:textId="77777777" w:rsidR="002058EA" w:rsidRPr="009404BB" w:rsidRDefault="002058EA" w:rsidP="00A50BC5">
      <w:pPr>
        <w:spacing w:line="276" w:lineRule="auto"/>
        <w:ind w:left="720" w:right="461"/>
        <w:jc w:val="both"/>
        <w:rPr>
          <w:sz w:val="20"/>
          <w:szCs w:val="20"/>
        </w:rPr>
      </w:pPr>
    </w:p>
    <w:p w14:paraId="37AAAECB" w14:textId="77777777" w:rsidR="002058EA" w:rsidRPr="009404BB" w:rsidRDefault="002058EA" w:rsidP="00A50BC5">
      <w:pPr>
        <w:spacing w:line="276" w:lineRule="auto"/>
        <w:ind w:left="720" w:right="461"/>
        <w:jc w:val="both"/>
        <w:rPr>
          <w:sz w:val="20"/>
          <w:szCs w:val="20"/>
        </w:rPr>
      </w:pPr>
    </w:p>
    <w:p w14:paraId="6F611D5C" w14:textId="77777777" w:rsidR="002058EA" w:rsidRPr="009404BB" w:rsidRDefault="002058EA" w:rsidP="00A50BC5">
      <w:pPr>
        <w:spacing w:line="276" w:lineRule="auto"/>
        <w:ind w:left="720" w:right="461"/>
        <w:jc w:val="both"/>
        <w:rPr>
          <w:sz w:val="20"/>
          <w:szCs w:val="20"/>
        </w:rPr>
      </w:pPr>
    </w:p>
    <w:p w14:paraId="354D8215" w14:textId="77777777" w:rsidR="002058EA" w:rsidRPr="009404BB" w:rsidRDefault="002058EA" w:rsidP="00A50BC5">
      <w:pPr>
        <w:spacing w:line="276" w:lineRule="auto"/>
        <w:ind w:left="720" w:right="461"/>
        <w:jc w:val="both"/>
        <w:rPr>
          <w:sz w:val="20"/>
          <w:szCs w:val="20"/>
        </w:rPr>
      </w:pPr>
    </w:p>
    <w:p w14:paraId="61BCF555" w14:textId="77777777" w:rsidR="002058EA" w:rsidRPr="009404BB" w:rsidRDefault="002058EA" w:rsidP="00A50BC5">
      <w:pPr>
        <w:spacing w:line="276" w:lineRule="auto"/>
        <w:ind w:left="720" w:right="461"/>
        <w:jc w:val="both"/>
        <w:rPr>
          <w:sz w:val="20"/>
          <w:szCs w:val="20"/>
        </w:rPr>
      </w:pPr>
    </w:p>
    <w:p w14:paraId="4A652EF6" w14:textId="77777777" w:rsidR="002058EA" w:rsidRPr="009404BB" w:rsidRDefault="002058EA" w:rsidP="00A50BC5">
      <w:pPr>
        <w:spacing w:line="276" w:lineRule="auto"/>
        <w:ind w:left="720" w:right="461"/>
        <w:jc w:val="both"/>
        <w:rPr>
          <w:sz w:val="20"/>
          <w:szCs w:val="20"/>
        </w:rPr>
      </w:pPr>
    </w:p>
    <w:p w14:paraId="4D140C26" w14:textId="77777777" w:rsidR="002058EA" w:rsidRPr="009404BB" w:rsidRDefault="002058EA" w:rsidP="00A50BC5">
      <w:pPr>
        <w:spacing w:line="276" w:lineRule="auto"/>
        <w:ind w:left="720" w:right="461"/>
        <w:jc w:val="both"/>
        <w:rPr>
          <w:sz w:val="20"/>
          <w:szCs w:val="20"/>
        </w:rPr>
      </w:pPr>
    </w:p>
    <w:p w14:paraId="7670FE5F" w14:textId="77777777" w:rsidR="002058EA" w:rsidRPr="009404BB" w:rsidRDefault="002058EA" w:rsidP="00A50BC5">
      <w:pPr>
        <w:spacing w:line="276" w:lineRule="auto"/>
        <w:ind w:left="720" w:right="461"/>
        <w:jc w:val="both"/>
        <w:rPr>
          <w:sz w:val="20"/>
          <w:szCs w:val="20"/>
        </w:rPr>
      </w:pPr>
    </w:p>
    <w:p w14:paraId="67F0DDBB" w14:textId="77777777" w:rsidR="002058EA" w:rsidRPr="009404BB" w:rsidRDefault="002058EA" w:rsidP="00A50BC5">
      <w:pPr>
        <w:spacing w:line="276" w:lineRule="auto"/>
        <w:ind w:left="720" w:right="461"/>
        <w:jc w:val="both"/>
        <w:rPr>
          <w:sz w:val="20"/>
          <w:szCs w:val="20"/>
        </w:rPr>
      </w:pPr>
    </w:p>
    <w:p w14:paraId="5E3E5043" w14:textId="77777777" w:rsidR="002058EA" w:rsidRPr="009404BB" w:rsidRDefault="002058EA" w:rsidP="00A50BC5">
      <w:pPr>
        <w:spacing w:line="276" w:lineRule="auto"/>
        <w:ind w:left="720" w:right="461"/>
        <w:jc w:val="both"/>
        <w:rPr>
          <w:sz w:val="20"/>
          <w:szCs w:val="20"/>
        </w:rPr>
      </w:pPr>
    </w:p>
    <w:p w14:paraId="794C6708" w14:textId="77777777" w:rsidR="002058EA" w:rsidRPr="009404BB" w:rsidRDefault="002058EA" w:rsidP="00116317">
      <w:pPr>
        <w:spacing w:line="276" w:lineRule="auto"/>
        <w:ind w:right="461"/>
        <w:jc w:val="both"/>
        <w:rPr>
          <w:sz w:val="20"/>
          <w:szCs w:val="20"/>
        </w:rPr>
      </w:pPr>
    </w:p>
    <w:p w14:paraId="75B646BE" w14:textId="77777777" w:rsidR="00116317" w:rsidRDefault="00116317" w:rsidP="00116317">
      <w:pPr>
        <w:spacing w:line="276" w:lineRule="auto"/>
        <w:ind w:right="461"/>
        <w:jc w:val="both"/>
        <w:rPr>
          <w:sz w:val="20"/>
          <w:szCs w:val="20"/>
        </w:rPr>
      </w:pPr>
    </w:p>
    <w:p w14:paraId="380346EC" w14:textId="77777777" w:rsidR="00015850" w:rsidRDefault="00015850" w:rsidP="00116317">
      <w:pPr>
        <w:spacing w:line="276" w:lineRule="auto"/>
        <w:ind w:right="461"/>
        <w:jc w:val="both"/>
        <w:rPr>
          <w:sz w:val="20"/>
          <w:szCs w:val="20"/>
        </w:rPr>
      </w:pPr>
    </w:p>
    <w:p w14:paraId="3FCF2F94" w14:textId="77777777" w:rsidR="00015850" w:rsidRDefault="00015850" w:rsidP="00116317">
      <w:pPr>
        <w:spacing w:line="276" w:lineRule="auto"/>
        <w:ind w:right="461"/>
        <w:jc w:val="both"/>
        <w:rPr>
          <w:sz w:val="20"/>
          <w:szCs w:val="20"/>
        </w:rPr>
      </w:pPr>
    </w:p>
    <w:p w14:paraId="316BF6CF" w14:textId="77777777" w:rsidR="00015850" w:rsidRDefault="00015850" w:rsidP="00116317">
      <w:pPr>
        <w:spacing w:line="276" w:lineRule="auto"/>
        <w:ind w:right="461"/>
        <w:jc w:val="both"/>
        <w:rPr>
          <w:sz w:val="20"/>
          <w:szCs w:val="20"/>
        </w:rPr>
      </w:pPr>
    </w:p>
    <w:p w14:paraId="190EDC97" w14:textId="77777777" w:rsidR="00015850" w:rsidRDefault="00015850" w:rsidP="00116317">
      <w:pPr>
        <w:spacing w:line="276" w:lineRule="auto"/>
        <w:ind w:right="461"/>
        <w:jc w:val="both"/>
        <w:rPr>
          <w:sz w:val="20"/>
          <w:szCs w:val="20"/>
        </w:rPr>
      </w:pPr>
    </w:p>
    <w:p w14:paraId="0417958F" w14:textId="77777777" w:rsidR="00015850" w:rsidRDefault="00015850" w:rsidP="00116317">
      <w:pPr>
        <w:spacing w:line="276" w:lineRule="auto"/>
        <w:ind w:right="461"/>
        <w:jc w:val="both"/>
        <w:rPr>
          <w:sz w:val="20"/>
          <w:szCs w:val="20"/>
        </w:rPr>
      </w:pPr>
    </w:p>
    <w:p w14:paraId="08B64033" w14:textId="77777777" w:rsidR="00015850" w:rsidRDefault="00015850" w:rsidP="00116317">
      <w:pPr>
        <w:spacing w:line="276" w:lineRule="auto"/>
        <w:ind w:right="461"/>
        <w:jc w:val="both"/>
        <w:rPr>
          <w:sz w:val="20"/>
          <w:szCs w:val="20"/>
        </w:rPr>
      </w:pPr>
    </w:p>
    <w:p w14:paraId="0B83A128" w14:textId="77777777" w:rsidR="00015850" w:rsidRDefault="00015850" w:rsidP="00116317">
      <w:pPr>
        <w:spacing w:line="276" w:lineRule="auto"/>
        <w:ind w:right="461"/>
        <w:jc w:val="both"/>
        <w:rPr>
          <w:sz w:val="20"/>
          <w:szCs w:val="20"/>
        </w:rPr>
      </w:pPr>
    </w:p>
    <w:p w14:paraId="627F28F8" w14:textId="77777777" w:rsidR="00015850" w:rsidRDefault="00015850" w:rsidP="00116317">
      <w:pPr>
        <w:spacing w:line="276" w:lineRule="auto"/>
        <w:ind w:right="461"/>
        <w:jc w:val="both"/>
        <w:rPr>
          <w:sz w:val="20"/>
          <w:szCs w:val="20"/>
        </w:rPr>
      </w:pPr>
    </w:p>
    <w:p w14:paraId="5E14719D" w14:textId="77777777" w:rsidR="00015850" w:rsidRDefault="00015850" w:rsidP="00116317">
      <w:pPr>
        <w:spacing w:line="276" w:lineRule="auto"/>
        <w:ind w:right="461"/>
        <w:jc w:val="both"/>
        <w:rPr>
          <w:sz w:val="20"/>
          <w:szCs w:val="20"/>
        </w:rPr>
      </w:pPr>
    </w:p>
    <w:p w14:paraId="3AB9D6C8" w14:textId="77777777" w:rsidR="00015850" w:rsidRDefault="00015850" w:rsidP="00116317">
      <w:pPr>
        <w:spacing w:line="276" w:lineRule="auto"/>
        <w:ind w:right="461"/>
        <w:jc w:val="both"/>
        <w:rPr>
          <w:sz w:val="20"/>
          <w:szCs w:val="20"/>
        </w:rPr>
      </w:pPr>
    </w:p>
    <w:p w14:paraId="3CBA2D4E" w14:textId="77777777" w:rsidR="006448FD" w:rsidRDefault="006448FD" w:rsidP="00116317">
      <w:pPr>
        <w:spacing w:line="276" w:lineRule="auto"/>
        <w:ind w:right="461"/>
        <w:jc w:val="both"/>
        <w:rPr>
          <w:sz w:val="20"/>
          <w:szCs w:val="20"/>
        </w:rPr>
      </w:pPr>
    </w:p>
    <w:p w14:paraId="718056BA" w14:textId="77777777" w:rsidR="00FD12E9" w:rsidRDefault="00FD12E9" w:rsidP="00116317">
      <w:pPr>
        <w:spacing w:line="276" w:lineRule="auto"/>
        <w:ind w:right="461"/>
        <w:jc w:val="both"/>
        <w:rPr>
          <w:sz w:val="20"/>
          <w:szCs w:val="20"/>
        </w:rPr>
      </w:pPr>
    </w:p>
    <w:p w14:paraId="1244FC55" w14:textId="77777777" w:rsidR="00FD12E9" w:rsidRDefault="00FD12E9" w:rsidP="00116317">
      <w:pPr>
        <w:spacing w:line="276" w:lineRule="auto"/>
        <w:ind w:right="461"/>
        <w:jc w:val="both"/>
        <w:rPr>
          <w:sz w:val="20"/>
          <w:szCs w:val="20"/>
        </w:rPr>
      </w:pPr>
    </w:p>
    <w:p w14:paraId="077DFA95" w14:textId="77777777" w:rsidR="00FD12E9" w:rsidRDefault="00FD12E9" w:rsidP="00116317">
      <w:pPr>
        <w:spacing w:line="276" w:lineRule="auto"/>
        <w:ind w:right="461"/>
        <w:jc w:val="both"/>
        <w:rPr>
          <w:sz w:val="20"/>
          <w:szCs w:val="20"/>
        </w:rPr>
      </w:pPr>
    </w:p>
    <w:p w14:paraId="151D8D11" w14:textId="77777777" w:rsidR="00FD12E9" w:rsidRDefault="00FD12E9" w:rsidP="00116317">
      <w:pPr>
        <w:spacing w:line="276" w:lineRule="auto"/>
        <w:ind w:right="461"/>
        <w:jc w:val="both"/>
        <w:rPr>
          <w:sz w:val="20"/>
          <w:szCs w:val="20"/>
        </w:rPr>
      </w:pPr>
    </w:p>
    <w:p w14:paraId="4DE5D2DA" w14:textId="77777777" w:rsidR="00FD12E9" w:rsidRDefault="00FD12E9" w:rsidP="00116317">
      <w:pPr>
        <w:spacing w:line="276" w:lineRule="auto"/>
        <w:ind w:right="461"/>
        <w:jc w:val="both"/>
        <w:rPr>
          <w:sz w:val="20"/>
          <w:szCs w:val="20"/>
        </w:rPr>
      </w:pPr>
    </w:p>
    <w:p w14:paraId="42AB7D18" w14:textId="77777777" w:rsidR="00FD12E9" w:rsidRDefault="00FD12E9" w:rsidP="00116317">
      <w:pPr>
        <w:spacing w:line="276" w:lineRule="auto"/>
        <w:ind w:right="461"/>
        <w:jc w:val="both"/>
        <w:rPr>
          <w:sz w:val="20"/>
          <w:szCs w:val="20"/>
        </w:rPr>
      </w:pPr>
    </w:p>
    <w:p w14:paraId="0BF308D6" w14:textId="77777777" w:rsidR="006448FD" w:rsidRDefault="006448FD" w:rsidP="00116317">
      <w:pPr>
        <w:spacing w:line="276" w:lineRule="auto"/>
        <w:ind w:right="461"/>
        <w:jc w:val="both"/>
        <w:rPr>
          <w:sz w:val="20"/>
          <w:szCs w:val="20"/>
        </w:rPr>
      </w:pPr>
    </w:p>
    <w:p w14:paraId="2796936C" w14:textId="77777777" w:rsidR="006448FD" w:rsidRDefault="006448FD" w:rsidP="00116317">
      <w:pPr>
        <w:spacing w:line="276" w:lineRule="auto"/>
        <w:ind w:right="461"/>
        <w:jc w:val="both"/>
        <w:rPr>
          <w:sz w:val="20"/>
          <w:szCs w:val="20"/>
        </w:rPr>
      </w:pPr>
    </w:p>
    <w:p w14:paraId="799234A8" w14:textId="77777777" w:rsidR="006448FD" w:rsidRDefault="006448FD" w:rsidP="00116317">
      <w:pPr>
        <w:spacing w:line="276" w:lineRule="auto"/>
        <w:ind w:right="461"/>
        <w:jc w:val="both"/>
        <w:rPr>
          <w:sz w:val="20"/>
          <w:szCs w:val="20"/>
        </w:rPr>
      </w:pPr>
    </w:p>
    <w:p w14:paraId="0068CD7D" w14:textId="77777777" w:rsidR="006B6AAF" w:rsidRPr="009404BB" w:rsidRDefault="006B6AAF" w:rsidP="006B6AAF">
      <w:pPr>
        <w:ind w:left="1744"/>
        <w:rPr>
          <w:sz w:val="20"/>
        </w:rPr>
      </w:pPr>
      <w:r w:rsidRPr="009404BB">
        <w:rPr>
          <w:sz w:val="20"/>
        </w:rPr>
        <w:t>(Halaman</w:t>
      </w:r>
      <w:r w:rsidRPr="009404BB">
        <w:rPr>
          <w:spacing w:val="-4"/>
          <w:sz w:val="20"/>
        </w:rPr>
        <w:t xml:space="preserve"> </w:t>
      </w:r>
      <w:r w:rsidRPr="009404BB">
        <w:rPr>
          <w:sz w:val="20"/>
        </w:rPr>
        <w:t>ini</w:t>
      </w:r>
      <w:r w:rsidRPr="009404BB">
        <w:rPr>
          <w:spacing w:val="-5"/>
          <w:sz w:val="20"/>
        </w:rPr>
        <w:t xml:space="preserve"> </w:t>
      </w:r>
      <w:r w:rsidRPr="009404BB">
        <w:rPr>
          <w:sz w:val="20"/>
        </w:rPr>
        <w:t>sengaja</w:t>
      </w:r>
      <w:r w:rsidRPr="009404BB">
        <w:rPr>
          <w:spacing w:val="-5"/>
          <w:sz w:val="20"/>
        </w:rPr>
        <w:t xml:space="preserve"> </w:t>
      </w:r>
      <w:r w:rsidRPr="009404BB">
        <w:rPr>
          <w:spacing w:val="-2"/>
          <w:sz w:val="20"/>
        </w:rPr>
        <w:t>dikosongkan)</w:t>
      </w:r>
    </w:p>
    <w:p w14:paraId="59F10599" w14:textId="77777777" w:rsidR="006448FD" w:rsidRDefault="006448FD" w:rsidP="00116317">
      <w:pPr>
        <w:spacing w:line="276" w:lineRule="auto"/>
        <w:ind w:right="461"/>
        <w:jc w:val="both"/>
        <w:rPr>
          <w:sz w:val="20"/>
          <w:szCs w:val="20"/>
        </w:rPr>
      </w:pPr>
    </w:p>
    <w:p w14:paraId="1D950256" w14:textId="77777777" w:rsidR="006448FD" w:rsidRDefault="006448FD" w:rsidP="00116317">
      <w:pPr>
        <w:spacing w:line="276" w:lineRule="auto"/>
        <w:ind w:right="461"/>
        <w:jc w:val="both"/>
        <w:rPr>
          <w:sz w:val="20"/>
          <w:szCs w:val="20"/>
        </w:rPr>
      </w:pPr>
    </w:p>
    <w:p w14:paraId="2C68949F" w14:textId="77777777" w:rsidR="006448FD" w:rsidRDefault="006448FD" w:rsidP="00116317">
      <w:pPr>
        <w:spacing w:line="276" w:lineRule="auto"/>
        <w:ind w:right="461"/>
        <w:jc w:val="both"/>
        <w:rPr>
          <w:sz w:val="20"/>
          <w:szCs w:val="20"/>
        </w:rPr>
      </w:pPr>
    </w:p>
    <w:p w14:paraId="3CF4741B" w14:textId="77777777" w:rsidR="006448FD" w:rsidRDefault="006448FD" w:rsidP="00116317">
      <w:pPr>
        <w:spacing w:line="276" w:lineRule="auto"/>
        <w:ind w:right="461"/>
        <w:jc w:val="both"/>
        <w:rPr>
          <w:sz w:val="20"/>
          <w:szCs w:val="20"/>
        </w:rPr>
      </w:pPr>
    </w:p>
    <w:p w14:paraId="4C3197C1" w14:textId="77777777" w:rsidR="006448FD" w:rsidRDefault="006448FD" w:rsidP="00116317">
      <w:pPr>
        <w:spacing w:line="276" w:lineRule="auto"/>
        <w:ind w:right="461"/>
        <w:jc w:val="both"/>
        <w:rPr>
          <w:sz w:val="20"/>
          <w:szCs w:val="20"/>
        </w:rPr>
      </w:pPr>
    </w:p>
    <w:p w14:paraId="0FDD449A" w14:textId="77777777" w:rsidR="006448FD" w:rsidRDefault="006448FD" w:rsidP="00116317">
      <w:pPr>
        <w:spacing w:line="276" w:lineRule="auto"/>
        <w:ind w:right="461"/>
        <w:jc w:val="both"/>
        <w:rPr>
          <w:sz w:val="20"/>
          <w:szCs w:val="20"/>
        </w:rPr>
      </w:pPr>
    </w:p>
    <w:p w14:paraId="126941D0" w14:textId="77777777" w:rsidR="006448FD" w:rsidRDefault="006448FD" w:rsidP="00116317">
      <w:pPr>
        <w:spacing w:line="276" w:lineRule="auto"/>
        <w:ind w:right="461"/>
        <w:jc w:val="both"/>
        <w:rPr>
          <w:sz w:val="20"/>
          <w:szCs w:val="20"/>
        </w:rPr>
      </w:pPr>
    </w:p>
    <w:p w14:paraId="1E71CDE9" w14:textId="77777777" w:rsidR="006448FD" w:rsidRDefault="006448FD" w:rsidP="00116317">
      <w:pPr>
        <w:spacing w:line="276" w:lineRule="auto"/>
        <w:ind w:right="461"/>
        <w:jc w:val="both"/>
        <w:rPr>
          <w:sz w:val="20"/>
          <w:szCs w:val="20"/>
        </w:rPr>
      </w:pPr>
    </w:p>
    <w:p w14:paraId="3B89841B" w14:textId="77777777" w:rsidR="006448FD" w:rsidRDefault="006448FD" w:rsidP="00116317">
      <w:pPr>
        <w:spacing w:line="276" w:lineRule="auto"/>
        <w:ind w:right="461"/>
        <w:jc w:val="both"/>
        <w:rPr>
          <w:sz w:val="20"/>
          <w:szCs w:val="20"/>
        </w:rPr>
      </w:pPr>
    </w:p>
    <w:p w14:paraId="31EB9C1C" w14:textId="77777777" w:rsidR="006448FD" w:rsidRDefault="006448FD" w:rsidP="00116317">
      <w:pPr>
        <w:spacing w:line="276" w:lineRule="auto"/>
        <w:ind w:right="461"/>
        <w:jc w:val="both"/>
        <w:rPr>
          <w:sz w:val="20"/>
          <w:szCs w:val="20"/>
        </w:rPr>
      </w:pPr>
    </w:p>
    <w:p w14:paraId="79114026" w14:textId="77777777" w:rsidR="006448FD" w:rsidRDefault="006448FD" w:rsidP="00116317">
      <w:pPr>
        <w:spacing w:line="276" w:lineRule="auto"/>
        <w:ind w:right="461"/>
        <w:jc w:val="both"/>
        <w:rPr>
          <w:sz w:val="20"/>
          <w:szCs w:val="20"/>
        </w:rPr>
      </w:pPr>
    </w:p>
    <w:p w14:paraId="101FF4D1" w14:textId="77777777" w:rsidR="006448FD" w:rsidRDefault="006448FD" w:rsidP="00116317">
      <w:pPr>
        <w:spacing w:line="276" w:lineRule="auto"/>
        <w:ind w:right="461"/>
        <w:jc w:val="both"/>
        <w:rPr>
          <w:sz w:val="20"/>
          <w:szCs w:val="20"/>
        </w:rPr>
      </w:pPr>
    </w:p>
    <w:p w14:paraId="08BE6E81" w14:textId="77777777" w:rsidR="006448FD" w:rsidRDefault="006448FD" w:rsidP="00116317">
      <w:pPr>
        <w:spacing w:line="276" w:lineRule="auto"/>
        <w:ind w:right="461"/>
        <w:jc w:val="both"/>
        <w:rPr>
          <w:sz w:val="20"/>
          <w:szCs w:val="20"/>
        </w:rPr>
      </w:pPr>
    </w:p>
    <w:p w14:paraId="586C8ACA" w14:textId="77777777" w:rsidR="006448FD" w:rsidRDefault="006448FD" w:rsidP="00116317">
      <w:pPr>
        <w:spacing w:line="276" w:lineRule="auto"/>
        <w:ind w:right="461"/>
        <w:jc w:val="both"/>
        <w:rPr>
          <w:sz w:val="20"/>
          <w:szCs w:val="20"/>
        </w:rPr>
      </w:pPr>
    </w:p>
    <w:p w14:paraId="5C8ADE73" w14:textId="77777777" w:rsidR="006448FD" w:rsidRDefault="006448FD" w:rsidP="00116317">
      <w:pPr>
        <w:spacing w:line="276" w:lineRule="auto"/>
        <w:ind w:right="461"/>
        <w:jc w:val="both"/>
        <w:rPr>
          <w:sz w:val="20"/>
          <w:szCs w:val="20"/>
        </w:rPr>
      </w:pPr>
    </w:p>
    <w:p w14:paraId="4398850A" w14:textId="77777777" w:rsidR="003F27F1" w:rsidRDefault="003F27F1" w:rsidP="00116317">
      <w:pPr>
        <w:spacing w:line="276" w:lineRule="auto"/>
        <w:ind w:right="461"/>
        <w:jc w:val="both"/>
        <w:rPr>
          <w:sz w:val="20"/>
          <w:szCs w:val="20"/>
        </w:rPr>
      </w:pPr>
    </w:p>
    <w:p w14:paraId="771285EC" w14:textId="77777777" w:rsidR="003F27F1" w:rsidRDefault="003F27F1" w:rsidP="00116317">
      <w:pPr>
        <w:spacing w:line="276" w:lineRule="auto"/>
        <w:ind w:right="461"/>
        <w:jc w:val="both"/>
        <w:rPr>
          <w:sz w:val="20"/>
          <w:szCs w:val="20"/>
        </w:rPr>
      </w:pPr>
    </w:p>
    <w:p w14:paraId="0B8E9E7E" w14:textId="77777777" w:rsidR="003F27F1" w:rsidRDefault="003F27F1" w:rsidP="00116317">
      <w:pPr>
        <w:spacing w:line="276" w:lineRule="auto"/>
        <w:ind w:right="461"/>
        <w:jc w:val="both"/>
        <w:rPr>
          <w:sz w:val="20"/>
          <w:szCs w:val="20"/>
        </w:rPr>
      </w:pPr>
    </w:p>
    <w:p w14:paraId="677E1EB4" w14:textId="77777777" w:rsidR="003F27F1" w:rsidRDefault="003F27F1" w:rsidP="00116317">
      <w:pPr>
        <w:spacing w:line="276" w:lineRule="auto"/>
        <w:ind w:right="461"/>
        <w:jc w:val="both"/>
        <w:rPr>
          <w:sz w:val="20"/>
          <w:szCs w:val="20"/>
        </w:rPr>
      </w:pPr>
    </w:p>
    <w:p w14:paraId="224A1B43" w14:textId="77777777" w:rsidR="003F27F1" w:rsidRDefault="003F27F1" w:rsidP="00116317">
      <w:pPr>
        <w:spacing w:line="276" w:lineRule="auto"/>
        <w:ind w:right="461"/>
        <w:jc w:val="both"/>
        <w:rPr>
          <w:sz w:val="20"/>
          <w:szCs w:val="20"/>
        </w:rPr>
      </w:pPr>
    </w:p>
    <w:p w14:paraId="1D32D637" w14:textId="77777777" w:rsidR="003F27F1" w:rsidRDefault="003F27F1" w:rsidP="00116317">
      <w:pPr>
        <w:spacing w:line="276" w:lineRule="auto"/>
        <w:ind w:right="461"/>
        <w:jc w:val="both"/>
        <w:rPr>
          <w:sz w:val="20"/>
          <w:szCs w:val="20"/>
        </w:rPr>
      </w:pPr>
    </w:p>
    <w:p w14:paraId="2FEE8492" w14:textId="77777777" w:rsidR="003F27F1" w:rsidRDefault="003F27F1" w:rsidP="00116317">
      <w:pPr>
        <w:spacing w:line="276" w:lineRule="auto"/>
        <w:ind w:right="461"/>
        <w:jc w:val="both"/>
        <w:rPr>
          <w:sz w:val="20"/>
          <w:szCs w:val="20"/>
        </w:rPr>
      </w:pPr>
    </w:p>
    <w:p w14:paraId="4FDD708E" w14:textId="77777777" w:rsidR="003F27F1" w:rsidRDefault="003F27F1" w:rsidP="00116317">
      <w:pPr>
        <w:spacing w:line="276" w:lineRule="auto"/>
        <w:ind w:right="461"/>
        <w:jc w:val="both"/>
        <w:rPr>
          <w:sz w:val="20"/>
          <w:szCs w:val="20"/>
        </w:rPr>
      </w:pPr>
    </w:p>
    <w:p w14:paraId="46E220AF" w14:textId="77777777" w:rsidR="003F27F1" w:rsidRDefault="003F27F1" w:rsidP="00116317">
      <w:pPr>
        <w:spacing w:line="276" w:lineRule="auto"/>
        <w:ind w:right="461"/>
        <w:jc w:val="both"/>
        <w:rPr>
          <w:sz w:val="20"/>
          <w:szCs w:val="20"/>
        </w:rPr>
      </w:pPr>
    </w:p>
    <w:p w14:paraId="400C2701" w14:textId="77777777" w:rsidR="003F27F1" w:rsidRDefault="003F27F1" w:rsidP="00116317">
      <w:pPr>
        <w:spacing w:line="276" w:lineRule="auto"/>
        <w:ind w:right="461"/>
        <w:jc w:val="both"/>
        <w:rPr>
          <w:sz w:val="20"/>
          <w:szCs w:val="20"/>
        </w:rPr>
      </w:pPr>
    </w:p>
    <w:p w14:paraId="25A6D534" w14:textId="77777777" w:rsidR="006448FD" w:rsidRPr="009404BB" w:rsidRDefault="006448FD" w:rsidP="00116317">
      <w:pPr>
        <w:spacing w:line="276" w:lineRule="auto"/>
        <w:ind w:right="461"/>
        <w:jc w:val="both"/>
        <w:rPr>
          <w:sz w:val="20"/>
          <w:szCs w:val="20"/>
        </w:rPr>
      </w:pPr>
    </w:p>
    <w:p w14:paraId="4ECC788A" w14:textId="6A20EFAE" w:rsidR="003D3E9B" w:rsidRPr="009404BB" w:rsidRDefault="00116317" w:rsidP="00116317">
      <w:pPr>
        <w:pStyle w:val="Heading1"/>
      </w:pPr>
      <w:bookmarkStart w:id="27" w:name="_Toc196165283"/>
      <w:r w:rsidRPr="009404BB">
        <w:t>BAB 2</w:t>
      </w:r>
      <w:r w:rsidR="00734987" w:rsidRPr="009404BB">
        <w:br/>
      </w:r>
      <w:bookmarkStart w:id="28" w:name="_Toc176987387"/>
      <w:r w:rsidR="00734987" w:rsidRPr="009404BB">
        <w:t>KAJIAN PUSTAKA</w:t>
      </w:r>
      <w:bookmarkEnd w:id="27"/>
      <w:bookmarkEnd w:id="28"/>
    </w:p>
    <w:p w14:paraId="15391662" w14:textId="77777777" w:rsidR="003D3E9B" w:rsidRPr="009404BB" w:rsidRDefault="003D3E9B" w:rsidP="00A50BC5">
      <w:pPr>
        <w:spacing w:line="276" w:lineRule="auto"/>
        <w:ind w:right="461" w:firstLine="360"/>
        <w:jc w:val="both"/>
        <w:rPr>
          <w:sz w:val="20"/>
          <w:szCs w:val="20"/>
        </w:rPr>
      </w:pPr>
    </w:p>
    <w:p w14:paraId="4A1C75AF" w14:textId="149C571E" w:rsidR="003D3E9B" w:rsidRPr="009404BB" w:rsidRDefault="00734987" w:rsidP="00A50BC5">
      <w:pPr>
        <w:pStyle w:val="Heading2"/>
        <w:numPr>
          <w:ilvl w:val="1"/>
          <w:numId w:val="3"/>
        </w:numPr>
        <w:ind w:right="461"/>
        <w:rPr>
          <w:rFonts w:cs="Times New Roman"/>
          <w:bCs/>
          <w:szCs w:val="20"/>
        </w:rPr>
      </w:pPr>
      <w:bookmarkStart w:id="29" w:name="_Toc176987388"/>
      <w:bookmarkStart w:id="30" w:name="_Toc196165284"/>
      <w:r w:rsidRPr="009404BB">
        <w:rPr>
          <w:rFonts w:cs="Times New Roman"/>
          <w:bCs/>
          <w:szCs w:val="20"/>
        </w:rPr>
        <w:t>DESKRIPSI PERMASALAHAN</w:t>
      </w:r>
      <w:bookmarkEnd w:id="29"/>
      <w:bookmarkEnd w:id="30"/>
    </w:p>
    <w:p w14:paraId="40DB8A60" w14:textId="745100F3" w:rsidR="003D3E9B" w:rsidRPr="009404BB" w:rsidRDefault="00075F59" w:rsidP="00A50BC5">
      <w:pPr>
        <w:spacing w:line="276" w:lineRule="auto"/>
        <w:ind w:right="461" w:firstLine="340"/>
        <w:jc w:val="both"/>
        <w:rPr>
          <w:sz w:val="20"/>
          <w:szCs w:val="20"/>
        </w:rPr>
      </w:pPr>
      <w:r w:rsidRPr="009404BB">
        <w:rPr>
          <w:sz w:val="20"/>
          <w:szCs w:val="20"/>
        </w:rPr>
        <w:t xml:space="preserve">Dalam pengembangan perangkat lunak,  proses pengujian perangkat lunak sangat penting untuk memastikan bahwa produk perangkat lunak berfungsi dengan baik. Pengujian, atau testing adalah proses yang dilakukan untuk mencari kesalahan atau kekurangan dalam sistem atau </w:t>
      </w:r>
      <w:r w:rsidR="00CF5E58" w:rsidRPr="009404BB">
        <w:rPr>
          <w:sz w:val="20"/>
          <w:szCs w:val="20"/>
        </w:rPr>
        <w:t>fitur</w:t>
      </w:r>
      <w:r w:rsidRPr="009404BB">
        <w:rPr>
          <w:sz w:val="20"/>
          <w:szCs w:val="20"/>
        </w:rPr>
        <w:t xml:space="preserve"> dengan tujuan memastikan bahwa produk akhir sesuai dengan spesifikasi yang telah ditentukan dan memenuhi kebutuhan pengguna. Software Quality Assurance (QA) adalah peran yang sangat krusial untuk memastikan bahwa produk yang dihasilkan memenuhi standar kualitas yang telah ditetapkan. Salah satu </w:t>
      </w:r>
      <w:r w:rsidR="008D42E1" w:rsidRPr="009404BB">
        <w:rPr>
          <w:sz w:val="20"/>
          <w:szCs w:val="20"/>
        </w:rPr>
        <w:t>tugas</w:t>
      </w:r>
      <w:r w:rsidRPr="009404BB">
        <w:rPr>
          <w:sz w:val="20"/>
          <w:szCs w:val="20"/>
        </w:rPr>
        <w:t xml:space="preserve"> utama yang digunakan oleh tim QA untuk mencapai tujuan ini adalah dengan membuat test case. Setiap kali ada perubahan atau penambahan fitur dalam perangkat lunak, test case digunakan oleh tim QA untuk mendeteksi adanya bug. Dengan demikian, test case merupakan alat penting bagi tim QA dalam menjaga kualitas dan stabilitas perangkat lunak.</w:t>
      </w:r>
    </w:p>
    <w:p w14:paraId="06ECE8AA" w14:textId="00859184" w:rsidR="000A4AC8" w:rsidRPr="009404BB" w:rsidRDefault="000A4AC8" w:rsidP="00A50BC5">
      <w:pPr>
        <w:spacing w:line="276" w:lineRule="auto"/>
        <w:ind w:right="461" w:firstLine="340"/>
        <w:jc w:val="both"/>
        <w:rPr>
          <w:sz w:val="20"/>
          <w:szCs w:val="20"/>
        </w:rPr>
      </w:pPr>
    </w:p>
    <w:p w14:paraId="49A66AE5" w14:textId="794CE4B6" w:rsidR="000A4AC8" w:rsidRPr="009404BB" w:rsidRDefault="000E32CA" w:rsidP="006342E8">
      <w:pPr>
        <w:pStyle w:val="Caption"/>
        <w:jc w:val="center"/>
        <w:rPr>
          <w:b/>
          <w:bCs/>
          <w:i w:val="0"/>
          <w:iCs w:val="0"/>
          <w:color w:val="000000" w:themeColor="text1"/>
          <w:sz w:val="20"/>
          <w:szCs w:val="20"/>
        </w:rPr>
      </w:pPr>
      <w:bookmarkStart w:id="31" w:name="_Toc187666651"/>
      <w:bookmarkStart w:id="32" w:name="_Toc187668428"/>
      <w:r w:rsidRPr="000E32CA">
        <w:rPr>
          <w:noProof/>
          <w:sz w:val="20"/>
          <w:szCs w:val="20"/>
        </w:rPr>
        <w:drawing>
          <wp:anchor distT="0" distB="0" distL="114300" distR="114300" simplePos="0" relativeHeight="251748864" behindDoc="0" locked="0" layoutInCell="1" allowOverlap="1" wp14:anchorId="5CA323F1" wp14:editId="7D4A6424">
            <wp:simplePos x="0" y="0"/>
            <wp:positionH relativeFrom="column">
              <wp:posOffset>99605</wp:posOffset>
            </wp:positionH>
            <wp:positionV relativeFrom="paragraph">
              <wp:posOffset>206375</wp:posOffset>
            </wp:positionV>
            <wp:extent cx="4069715" cy="1786890"/>
            <wp:effectExtent l="0" t="0" r="0" b="3810"/>
            <wp:wrapSquare wrapText="bothSides"/>
            <wp:docPr id="53641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1543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69715" cy="1786890"/>
                    </a:xfrm>
                    <a:prstGeom prst="rect">
                      <a:avLst/>
                    </a:prstGeom>
                  </pic:spPr>
                </pic:pic>
              </a:graphicData>
            </a:graphic>
            <wp14:sizeRelH relativeFrom="page">
              <wp14:pctWidth>0</wp14:pctWidth>
            </wp14:sizeRelH>
            <wp14:sizeRelV relativeFrom="page">
              <wp14:pctHeight>0</wp14:pctHeight>
            </wp14:sizeRelV>
          </wp:anchor>
        </w:drawing>
      </w:r>
      <w:r w:rsidR="006342E8" w:rsidRPr="009404BB">
        <w:rPr>
          <w:b/>
          <w:bCs/>
          <w:i w:val="0"/>
          <w:iCs w:val="0"/>
          <w:color w:val="000000" w:themeColor="text1"/>
          <w:sz w:val="20"/>
          <w:szCs w:val="20"/>
        </w:rPr>
        <w:t xml:space="preserve">Gambar 2. </w:t>
      </w:r>
      <w:r w:rsidR="006342E8" w:rsidRPr="009404BB">
        <w:rPr>
          <w:b/>
          <w:bCs/>
          <w:i w:val="0"/>
          <w:iCs w:val="0"/>
          <w:color w:val="000000" w:themeColor="text1"/>
          <w:sz w:val="20"/>
          <w:szCs w:val="20"/>
        </w:rPr>
        <w:fldChar w:fldCharType="begin"/>
      </w:r>
      <w:r w:rsidR="006342E8" w:rsidRPr="009404BB">
        <w:rPr>
          <w:b/>
          <w:bCs/>
          <w:i w:val="0"/>
          <w:iCs w:val="0"/>
          <w:color w:val="000000" w:themeColor="text1"/>
          <w:sz w:val="20"/>
          <w:szCs w:val="20"/>
        </w:rPr>
        <w:instrText xml:space="preserve"> SEQ Gambar_2. \* ARABIC </w:instrText>
      </w:r>
      <w:r w:rsidR="006342E8" w:rsidRPr="009404BB">
        <w:rPr>
          <w:b/>
          <w:bCs/>
          <w:i w:val="0"/>
          <w:iCs w:val="0"/>
          <w:color w:val="000000" w:themeColor="text1"/>
          <w:sz w:val="20"/>
          <w:szCs w:val="20"/>
        </w:rPr>
        <w:fldChar w:fldCharType="separate"/>
      </w:r>
      <w:r w:rsidR="00461240">
        <w:rPr>
          <w:b/>
          <w:bCs/>
          <w:i w:val="0"/>
          <w:iCs w:val="0"/>
          <w:noProof/>
          <w:color w:val="000000" w:themeColor="text1"/>
          <w:sz w:val="20"/>
          <w:szCs w:val="20"/>
        </w:rPr>
        <w:t>1</w:t>
      </w:r>
      <w:r w:rsidR="006342E8" w:rsidRPr="009404BB">
        <w:rPr>
          <w:b/>
          <w:bCs/>
          <w:i w:val="0"/>
          <w:iCs w:val="0"/>
          <w:color w:val="000000" w:themeColor="text1"/>
          <w:sz w:val="20"/>
          <w:szCs w:val="20"/>
        </w:rPr>
        <w:fldChar w:fldCharType="end"/>
      </w:r>
      <w:r w:rsidR="006342E8" w:rsidRPr="009404BB">
        <w:rPr>
          <w:b/>
          <w:bCs/>
          <w:i w:val="0"/>
          <w:iCs w:val="0"/>
          <w:color w:val="000000" w:themeColor="text1"/>
          <w:sz w:val="20"/>
          <w:szCs w:val="20"/>
        </w:rPr>
        <w:t xml:space="preserve"> Dokumen Test Case QA Agree</w:t>
      </w:r>
      <w:bookmarkEnd w:id="31"/>
      <w:bookmarkEnd w:id="32"/>
    </w:p>
    <w:p w14:paraId="13131923" w14:textId="2D8FDAC2" w:rsidR="004850B9" w:rsidRPr="009404BB" w:rsidRDefault="004850B9" w:rsidP="00A50BC5">
      <w:pPr>
        <w:spacing w:line="276" w:lineRule="auto"/>
        <w:ind w:right="461" w:firstLine="340"/>
        <w:jc w:val="both"/>
        <w:rPr>
          <w:sz w:val="20"/>
          <w:szCs w:val="20"/>
        </w:rPr>
      </w:pPr>
    </w:p>
    <w:p w14:paraId="742E888D" w14:textId="77777777" w:rsidR="004850B9" w:rsidRPr="009404BB" w:rsidRDefault="004850B9" w:rsidP="007016E0">
      <w:pPr>
        <w:spacing w:line="276" w:lineRule="auto"/>
        <w:ind w:right="461"/>
        <w:jc w:val="both"/>
        <w:rPr>
          <w:sz w:val="20"/>
          <w:szCs w:val="20"/>
        </w:rPr>
      </w:pPr>
    </w:p>
    <w:p w14:paraId="592712DA" w14:textId="1CE212C7" w:rsidR="000A4AC8" w:rsidRPr="009404BB" w:rsidRDefault="000A4AC8" w:rsidP="00A50BC5">
      <w:pPr>
        <w:spacing w:line="276" w:lineRule="auto"/>
        <w:ind w:right="461" w:firstLine="340"/>
        <w:jc w:val="both"/>
        <w:rPr>
          <w:sz w:val="20"/>
          <w:szCs w:val="20"/>
        </w:rPr>
      </w:pPr>
      <w:r w:rsidRPr="009404BB">
        <w:rPr>
          <w:sz w:val="20"/>
          <w:szCs w:val="20"/>
        </w:rPr>
        <w:t>Pada gambar 2.1 ditampilkan dokumen test case QA Agree</w:t>
      </w:r>
      <w:r w:rsidR="0010534E" w:rsidRPr="009404BB">
        <w:rPr>
          <w:sz w:val="20"/>
          <w:szCs w:val="20"/>
        </w:rPr>
        <w:t xml:space="preserve"> Telkom Indonesia</w:t>
      </w:r>
      <w:r w:rsidRPr="009404BB">
        <w:rPr>
          <w:sz w:val="20"/>
          <w:szCs w:val="20"/>
        </w:rPr>
        <w:t xml:space="preserve">. Pada dokumen tersebut terdapat </w:t>
      </w:r>
      <w:r w:rsidR="0017177C" w:rsidRPr="009404BB">
        <w:rPr>
          <w:sz w:val="20"/>
          <w:szCs w:val="20"/>
        </w:rPr>
        <w:t>data</w:t>
      </w:r>
      <w:r w:rsidRPr="009404BB">
        <w:rPr>
          <w:sz w:val="20"/>
          <w:szCs w:val="20"/>
        </w:rPr>
        <w:t xml:space="preserve"> test case </w:t>
      </w:r>
      <w:r w:rsidR="0017177C" w:rsidRPr="009404BB">
        <w:rPr>
          <w:sz w:val="20"/>
          <w:szCs w:val="20"/>
        </w:rPr>
        <w:t xml:space="preserve">dari kumpulan skenario pengujian fitur </w:t>
      </w:r>
      <w:r w:rsidRPr="009404BB">
        <w:rPr>
          <w:sz w:val="20"/>
          <w:szCs w:val="20"/>
        </w:rPr>
        <w:t xml:space="preserve">beserta berbagai macam atribut pengujiannya seperti test step (langkah pengujian), prerequisites (prasyarat pengujian) dan expected result (ekspektasi pengujian). Masing masing atribut pengujian saling berhubungan dengan test case, dan dibutuhkan oleh QA saat melakukan pengujian. </w:t>
      </w:r>
    </w:p>
    <w:p w14:paraId="32484880" w14:textId="585EB45A" w:rsidR="00372004" w:rsidRPr="009404BB" w:rsidRDefault="0017177C" w:rsidP="00A50BC5">
      <w:pPr>
        <w:spacing w:line="276" w:lineRule="auto"/>
        <w:ind w:right="461" w:firstLine="340"/>
        <w:jc w:val="both"/>
        <w:rPr>
          <w:sz w:val="20"/>
          <w:szCs w:val="20"/>
        </w:rPr>
      </w:pPr>
      <w:r w:rsidRPr="009404BB">
        <w:rPr>
          <w:sz w:val="20"/>
          <w:szCs w:val="20"/>
        </w:rPr>
        <w:lastRenderedPageBreak/>
        <w:t>Dalam</w:t>
      </w:r>
      <w:r w:rsidR="00075F59" w:rsidRPr="009404BB">
        <w:rPr>
          <w:sz w:val="20"/>
          <w:szCs w:val="20"/>
        </w:rPr>
        <w:t xml:space="preserve"> prakteknya, tim QA</w:t>
      </w:r>
      <w:r w:rsidR="000A4AC8" w:rsidRPr="009404BB">
        <w:rPr>
          <w:sz w:val="20"/>
          <w:szCs w:val="20"/>
        </w:rPr>
        <w:t xml:space="preserve"> </w:t>
      </w:r>
      <w:r w:rsidR="00075F59" w:rsidRPr="009404BB">
        <w:rPr>
          <w:sz w:val="20"/>
          <w:szCs w:val="20"/>
        </w:rPr>
        <w:t xml:space="preserve">Agree Telkom Indonesia yang bertanggung jawab atas pengujian perangkat lunak menghadapi beberapa permasalahan signifikan terkait pengelolaan test case. Seiring dengan bertambahnya fitur dan peningkatan kompleksitas perangkat lunak, jumlah test case yang harus dikelola oleh tim QA juga semakin bertambah. Test case yang menumpuk dan tidak terorganisir dengan baik menyebabkan kesulitan dalam mencari dan mengelola test case yang relevan dengan kebutuhan pengujian. </w:t>
      </w:r>
      <w:r w:rsidR="00FC4882" w:rsidRPr="009404BB">
        <w:rPr>
          <w:sz w:val="20"/>
          <w:szCs w:val="20"/>
        </w:rPr>
        <w:t>Ditambah saat ini pencarian test case tersebut masih dilakukan secara manual dalam sebuah dokumen, k</w:t>
      </w:r>
      <w:r w:rsidR="00075F59" w:rsidRPr="009404BB">
        <w:rPr>
          <w:sz w:val="20"/>
          <w:szCs w:val="20"/>
        </w:rPr>
        <w:t>etidakmampuan dengan cepat menemukan test case yang sesuai dapat memperlambat proses pengujian dan mengakibatkan penurunan efektivitas tim QA.</w:t>
      </w:r>
    </w:p>
    <w:p w14:paraId="6C9CE5AE" w14:textId="15E0CC9D" w:rsidR="00075F59" w:rsidRPr="009404BB" w:rsidRDefault="00075F59" w:rsidP="00A50BC5">
      <w:pPr>
        <w:spacing w:line="276" w:lineRule="auto"/>
        <w:ind w:right="461" w:firstLine="340"/>
        <w:jc w:val="both"/>
        <w:rPr>
          <w:sz w:val="20"/>
          <w:szCs w:val="20"/>
        </w:rPr>
      </w:pPr>
      <w:r w:rsidRPr="009404BB">
        <w:rPr>
          <w:sz w:val="20"/>
          <w:szCs w:val="20"/>
        </w:rPr>
        <w:t>Seiring dengan semakin kompleksnya fitur-fitur dalam perangkat lunak, jumlah dan kompleksitas test case juga meningkat. Ini menciptakan tantangan baru dalam hal pengelolaan dan pencarian test case, yang memerlukan sistem yang lebih canggih untuk menangani volume data yang besar dan kebutuhan pengujian yang semakin rumit. Tanpa alat bantu yang tepat, tim QA akan kesulitan untuk mengikuti perkembangan ini yang dapat menghambat kecepatan dan kualitas pengujian.</w:t>
      </w:r>
    </w:p>
    <w:p w14:paraId="77D11322" w14:textId="77777777" w:rsidR="00695BDB" w:rsidRPr="009404BB" w:rsidRDefault="00695BDB" w:rsidP="00A50BC5">
      <w:pPr>
        <w:spacing w:line="276" w:lineRule="auto"/>
        <w:ind w:right="461"/>
        <w:jc w:val="both"/>
        <w:rPr>
          <w:sz w:val="20"/>
          <w:szCs w:val="20"/>
        </w:rPr>
      </w:pPr>
    </w:p>
    <w:p w14:paraId="38D7F0EB" w14:textId="0E419ECF" w:rsidR="003D3E9B" w:rsidRPr="009404BB" w:rsidRDefault="00372004" w:rsidP="00A50BC5">
      <w:pPr>
        <w:pStyle w:val="Heading2"/>
        <w:ind w:right="461"/>
        <w:rPr>
          <w:rFonts w:cs="Times New Roman"/>
          <w:bCs/>
          <w:szCs w:val="20"/>
        </w:rPr>
      </w:pPr>
      <w:bookmarkStart w:id="33" w:name="_Toc176987389"/>
      <w:bookmarkStart w:id="34" w:name="_Toc196165285"/>
      <w:r w:rsidRPr="009404BB">
        <w:rPr>
          <w:rFonts w:cs="Times New Roman"/>
          <w:bCs/>
          <w:szCs w:val="20"/>
        </w:rPr>
        <w:t>2.2 TEORI PENUNJANG</w:t>
      </w:r>
      <w:bookmarkEnd w:id="33"/>
      <w:bookmarkEnd w:id="34"/>
    </w:p>
    <w:p w14:paraId="4F423A8A" w14:textId="77777777" w:rsidR="003D3E9B" w:rsidRPr="009404BB" w:rsidRDefault="00734987" w:rsidP="00A50BC5">
      <w:pPr>
        <w:spacing w:line="276" w:lineRule="auto"/>
        <w:ind w:left="294" w:right="461"/>
        <w:jc w:val="both"/>
        <w:rPr>
          <w:sz w:val="20"/>
          <w:szCs w:val="20"/>
        </w:rPr>
      </w:pPr>
      <w:r w:rsidRPr="009404BB">
        <w:rPr>
          <w:sz w:val="20"/>
          <w:szCs w:val="20"/>
        </w:rPr>
        <w:t>Berikut adalah beberapa teori penunjang yang berhubungan dengan penelitian ini:</w:t>
      </w:r>
    </w:p>
    <w:p w14:paraId="2CF76AAA" w14:textId="77777777" w:rsidR="00414653" w:rsidRPr="009404BB" w:rsidRDefault="00414653" w:rsidP="00A50BC5">
      <w:pPr>
        <w:spacing w:line="276" w:lineRule="auto"/>
        <w:ind w:right="461"/>
        <w:jc w:val="both"/>
        <w:rPr>
          <w:sz w:val="20"/>
          <w:szCs w:val="20"/>
        </w:rPr>
      </w:pPr>
    </w:p>
    <w:p w14:paraId="3ACCB1CD" w14:textId="3A5CD9CC" w:rsidR="003D3E9B" w:rsidRPr="009404BB" w:rsidRDefault="00372004" w:rsidP="00A50BC5">
      <w:pPr>
        <w:pStyle w:val="Heading3"/>
        <w:ind w:right="461"/>
        <w:rPr>
          <w:rFonts w:cs="Times New Roman"/>
          <w:bCs/>
          <w:szCs w:val="20"/>
        </w:rPr>
      </w:pPr>
      <w:bookmarkStart w:id="35" w:name="_Toc176987390"/>
      <w:bookmarkStart w:id="36" w:name="_Toc196165286"/>
      <w:r w:rsidRPr="009404BB">
        <w:rPr>
          <w:rFonts w:cs="Times New Roman"/>
          <w:bCs/>
          <w:szCs w:val="20"/>
        </w:rPr>
        <w:t xml:space="preserve">2.2.1 </w:t>
      </w:r>
      <w:r w:rsidR="008D42E1" w:rsidRPr="009404BB">
        <w:rPr>
          <w:rFonts w:cs="Times New Roman"/>
          <w:bCs/>
          <w:szCs w:val="20"/>
        </w:rPr>
        <w:t>Software Testing</w:t>
      </w:r>
      <w:bookmarkEnd w:id="35"/>
      <w:bookmarkEnd w:id="36"/>
    </w:p>
    <w:p w14:paraId="59CDCE01" w14:textId="2C602C2C" w:rsidR="003D3E9B" w:rsidRPr="009404BB" w:rsidRDefault="00101656" w:rsidP="00A50BC5">
      <w:pPr>
        <w:spacing w:line="276" w:lineRule="auto"/>
        <w:ind w:right="461" w:firstLine="720"/>
        <w:jc w:val="both"/>
        <w:rPr>
          <w:color w:val="000000"/>
          <w:sz w:val="20"/>
          <w:szCs w:val="20"/>
        </w:rPr>
      </w:pPr>
      <w:r w:rsidRPr="009404BB">
        <w:rPr>
          <w:color w:val="000000"/>
          <w:sz w:val="20"/>
          <w:szCs w:val="20"/>
        </w:rPr>
        <w:t>Software Testing adalah proses menjalankan sebuah sistem oleh seorang penguji perangkat lunak dengan tujuan menghasilkan kasus uji dan mendeteksi bug atau kesalahan pada perangkat lunak tersebut.</w:t>
      </w:r>
      <w:r w:rsidR="008755FA" w:rsidRPr="009404BB">
        <w:rPr>
          <w:color w:val="000000"/>
          <w:sz w:val="20"/>
          <w:szCs w:val="20"/>
        </w:rPr>
        <w:t xml:space="preserve">[3] </w:t>
      </w:r>
      <w:r w:rsidRPr="009404BB">
        <w:rPr>
          <w:color w:val="000000"/>
          <w:sz w:val="20"/>
          <w:szCs w:val="20"/>
        </w:rPr>
        <w:t>Proses pengujian ini bisa dilakukan secara manual atau otomatis. Pengujian manual dilakukan tanpa menggunakan alat atau tools, merupakan metode tradisional yang harus dilalui setiap perangkat lunak sebelum bisa dilakukan pengujian otomatis. Dalam pengujian manual, penguji menyiapkan dan mengeksekusi kasus uji untuk mengidentifikasi cacat pada perangkat lunak. Sementara itu, pengujian otomatis dilakukan dengan menggunakan bahasa scripting seperti Python, JavaScript, atau Tool Command Language untuk mengotomatisasi proses pengujian[</w:t>
      </w:r>
      <w:r w:rsidR="009A06B0" w:rsidRPr="009404BB">
        <w:rPr>
          <w:color w:val="000000"/>
          <w:sz w:val="20"/>
          <w:szCs w:val="20"/>
        </w:rPr>
        <w:t>4</w:t>
      </w:r>
      <w:r w:rsidRPr="009404BB">
        <w:rPr>
          <w:color w:val="000000"/>
          <w:sz w:val="20"/>
          <w:szCs w:val="20"/>
        </w:rPr>
        <w:t>].</w:t>
      </w:r>
    </w:p>
    <w:p w14:paraId="3633BCC3" w14:textId="77777777" w:rsidR="00414653" w:rsidRPr="009404BB" w:rsidRDefault="00414653" w:rsidP="00A50BC5">
      <w:pPr>
        <w:spacing w:line="276" w:lineRule="auto"/>
        <w:ind w:right="461" w:firstLine="720"/>
        <w:jc w:val="both"/>
        <w:rPr>
          <w:sz w:val="20"/>
          <w:szCs w:val="20"/>
        </w:rPr>
      </w:pPr>
    </w:p>
    <w:p w14:paraId="4764CF9C" w14:textId="3BA361F8" w:rsidR="003D3E9B" w:rsidRPr="009404BB" w:rsidRDefault="00372004" w:rsidP="00A50BC5">
      <w:pPr>
        <w:pStyle w:val="Heading3"/>
        <w:ind w:right="461"/>
        <w:rPr>
          <w:rFonts w:cs="Times New Roman"/>
          <w:bCs/>
          <w:szCs w:val="20"/>
        </w:rPr>
      </w:pPr>
      <w:bookmarkStart w:id="37" w:name="_Toc176987391"/>
      <w:bookmarkStart w:id="38" w:name="_Toc196165287"/>
      <w:r w:rsidRPr="009404BB">
        <w:rPr>
          <w:rFonts w:cs="Times New Roman"/>
          <w:bCs/>
          <w:szCs w:val="20"/>
        </w:rPr>
        <w:t>2.2.</w:t>
      </w:r>
      <w:r w:rsidR="00A833DC" w:rsidRPr="009404BB">
        <w:rPr>
          <w:rFonts w:cs="Times New Roman"/>
          <w:bCs/>
          <w:szCs w:val="20"/>
        </w:rPr>
        <w:t xml:space="preserve">2 </w:t>
      </w:r>
      <w:r w:rsidR="00101656" w:rsidRPr="009404BB">
        <w:rPr>
          <w:rFonts w:cs="Times New Roman"/>
          <w:bCs/>
          <w:szCs w:val="20"/>
        </w:rPr>
        <w:t>Software Quality Assurance</w:t>
      </w:r>
      <w:bookmarkEnd w:id="37"/>
      <w:bookmarkEnd w:id="38"/>
    </w:p>
    <w:p w14:paraId="017D65F3" w14:textId="5797D5B1" w:rsidR="003D3E9B" w:rsidRPr="009404BB" w:rsidRDefault="00101656" w:rsidP="00A50BC5">
      <w:pPr>
        <w:spacing w:line="276" w:lineRule="auto"/>
        <w:ind w:right="461" w:firstLine="340"/>
        <w:jc w:val="both"/>
        <w:rPr>
          <w:sz w:val="20"/>
          <w:szCs w:val="20"/>
        </w:rPr>
      </w:pPr>
      <w:r w:rsidRPr="009404BB">
        <w:rPr>
          <w:rStyle w:val="apple-tab-span"/>
          <w:color w:val="000000"/>
          <w:sz w:val="20"/>
          <w:szCs w:val="20"/>
        </w:rPr>
        <w:tab/>
      </w:r>
      <w:r w:rsidRPr="009404BB">
        <w:rPr>
          <w:color w:val="000000"/>
          <w:sz w:val="20"/>
          <w:szCs w:val="20"/>
        </w:rPr>
        <w:t>Software Quality Assurance (SQA) merupakan proses untuk memastikan bahwa perangkat lunak atau aplikasi yang direncanakan dari awal dievaluasi meliputi standar produk,proses dan prosedur dalam aplikasi[</w:t>
      </w:r>
      <w:r w:rsidR="008755FA" w:rsidRPr="009404BB">
        <w:rPr>
          <w:color w:val="000000"/>
          <w:sz w:val="20"/>
          <w:szCs w:val="20"/>
        </w:rPr>
        <w:t>1</w:t>
      </w:r>
      <w:r w:rsidRPr="009404BB">
        <w:rPr>
          <w:color w:val="000000"/>
          <w:sz w:val="20"/>
          <w:szCs w:val="20"/>
        </w:rPr>
        <w:t xml:space="preserve">]. Software Quality Assurance juga dapat memastikan bahwa standar proses dan prosedur yang dibuat </w:t>
      </w:r>
      <w:r w:rsidRPr="009404BB">
        <w:rPr>
          <w:color w:val="000000"/>
          <w:sz w:val="20"/>
          <w:szCs w:val="20"/>
        </w:rPr>
        <w:lastRenderedPageBreak/>
        <w:t>sesuai dengan Software Development Life Cycle (SDLC) pada saat proses planning atau perencanaan.</w:t>
      </w:r>
    </w:p>
    <w:p w14:paraId="6A005B1B" w14:textId="77777777" w:rsidR="008755FA" w:rsidRPr="009404BB" w:rsidRDefault="00101656" w:rsidP="00A50BC5">
      <w:pPr>
        <w:spacing w:line="276" w:lineRule="auto"/>
        <w:ind w:right="461" w:firstLine="340"/>
        <w:jc w:val="both"/>
        <w:rPr>
          <w:color w:val="000000"/>
          <w:sz w:val="20"/>
          <w:szCs w:val="20"/>
        </w:rPr>
      </w:pPr>
      <w:r w:rsidRPr="009404BB">
        <w:rPr>
          <w:color w:val="000000"/>
          <w:sz w:val="20"/>
          <w:szCs w:val="20"/>
        </w:rPr>
        <w:t>Pada Software Quality Assurance orang yang melakukan pekerjaan ini dinamai Quality Assurance Tester (QA Tester) yang bertugas untuk membuat alur pengujian,membuat laporan pengujian,</w:t>
      </w:r>
      <w:r w:rsidR="004C4FA7" w:rsidRPr="009404BB">
        <w:rPr>
          <w:color w:val="000000"/>
          <w:sz w:val="20"/>
          <w:szCs w:val="20"/>
        </w:rPr>
        <w:t xml:space="preserve"> </w:t>
      </w:r>
      <w:r w:rsidRPr="009404BB">
        <w:rPr>
          <w:color w:val="000000"/>
          <w:sz w:val="20"/>
          <w:szCs w:val="20"/>
        </w:rPr>
        <w:t>memberikan masukan aplikasi yang diuji dan banyak lainnya. Untuk pekerjaan ini dibutuhkan kemampuan kemampuan sebagai berikut:</w:t>
      </w:r>
    </w:p>
    <w:p w14:paraId="07C9232E" w14:textId="77777777" w:rsidR="008755FA" w:rsidRPr="009404BB" w:rsidRDefault="008755FA" w:rsidP="00A50BC5">
      <w:pPr>
        <w:spacing w:line="276" w:lineRule="auto"/>
        <w:ind w:right="461" w:firstLine="340"/>
        <w:jc w:val="both"/>
        <w:rPr>
          <w:color w:val="000000"/>
          <w:sz w:val="20"/>
          <w:szCs w:val="20"/>
        </w:rPr>
      </w:pPr>
    </w:p>
    <w:p w14:paraId="5AA551F3" w14:textId="77777777" w:rsidR="008755FA" w:rsidRPr="009404BB" w:rsidRDefault="00101656" w:rsidP="00A50BC5">
      <w:pPr>
        <w:spacing w:line="276" w:lineRule="auto"/>
        <w:ind w:right="461" w:firstLine="340"/>
        <w:jc w:val="both"/>
        <w:rPr>
          <w:color w:val="000000"/>
          <w:sz w:val="20"/>
          <w:szCs w:val="20"/>
        </w:rPr>
      </w:pPr>
      <w:r w:rsidRPr="009404BB">
        <w:rPr>
          <w:color w:val="000000"/>
          <w:sz w:val="20"/>
          <w:szCs w:val="20"/>
        </w:rPr>
        <w:t xml:space="preserve">1. Mindset Pengujian </w:t>
      </w:r>
    </w:p>
    <w:p w14:paraId="76717D7F" w14:textId="77777777" w:rsidR="008755FA" w:rsidRPr="009404BB" w:rsidRDefault="00101656" w:rsidP="00A50BC5">
      <w:pPr>
        <w:spacing w:line="276" w:lineRule="auto"/>
        <w:ind w:right="461" w:firstLine="340"/>
        <w:jc w:val="both"/>
        <w:rPr>
          <w:color w:val="000000"/>
          <w:sz w:val="20"/>
          <w:szCs w:val="20"/>
        </w:rPr>
      </w:pPr>
      <w:r w:rsidRPr="009404BB">
        <w:rPr>
          <w:color w:val="000000"/>
          <w:sz w:val="20"/>
          <w:szCs w:val="20"/>
        </w:rPr>
        <w:t xml:space="preserve">2. Analisa dan pengujian fungsional </w:t>
      </w:r>
    </w:p>
    <w:p w14:paraId="3E90D38C" w14:textId="77777777" w:rsidR="008755FA" w:rsidRPr="009404BB" w:rsidRDefault="00101656" w:rsidP="00A50BC5">
      <w:pPr>
        <w:spacing w:line="276" w:lineRule="auto"/>
        <w:ind w:right="461" w:firstLine="340"/>
        <w:jc w:val="both"/>
        <w:rPr>
          <w:color w:val="000000"/>
          <w:sz w:val="20"/>
          <w:szCs w:val="20"/>
        </w:rPr>
      </w:pPr>
      <w:r w:rsidRPr="009404BB">
        <w:rPr>
          <w:color w:val="000000"/>
          <w:sz w:val="20"/>
          <w:szCs w:val="20"/>
        </w:rPr>
        <w:t xml:space="preserve">3. Perbaikan proses </w:t>
      </w:r>
    </w:p>
    <w:p w14:paraId="74B11055" w14:textId="77777777" w:rsidR="008755FA" w:rsidRPr="009404BB" w:rsidRDefault="00101656" w:rsidP="00A50BC5">
      <w:pPr>
        <w:spacing w:line="276" w:lineRule="auto"/>
        <w:ind w:right="461" w:firstLine="340"/>
        <w:jc w:val="both"/>
        <w:rPr>
          <w:color w:val="000000"/>
          <w:sz w:val="20"/>
          <w:szCs w:val="20"/>
        </w:rPr>
      </w:pPr>
      <w:r w:rsidRPr="009404BB">
        <w:rPr>
          <w:color w:val="000000"/>
          <w:sz w:val="20"/>
          <w:szCs w:val="20"/>
        </w:rPr>
        <w:t xml:space="preserve">4. Perbaikan performa </w:t>
      </w:r>
    </w:p>
    <w:p w14:paraId="0E6CA372" w14:textId="77777777" w:rsidR="008755FA" w:rsidRPr="009404BB" w:rsidRDefault="00101656" w:rsidP="00A50BC5">
      <w:pPr>
        <w:spacing w:line="276" w:lineRule="auto"/>
        <w:ind w:right="461" w:firstLine="340"/>
        <w:jc w:val="both"/>
        <w:rPr>
          <w:color w:val="000000"/>
          <w:sz w:val="20"/>
          <w:szCs w:val="20"/>
        </w:rPr>
      </w:pPr>
      <w:r w:rsidRPr="009404BB">
        <w:rPr>
          <w:color w:val="000000"/>
          <w:sz w:val="20"/>
          <w:szCs w:val="20"/>
        </w:rPr>
        <w:t xml:space="preserve">5. Otomatisasi </w:t>
      </w:r>
    </w:p>
    <w:p w14:paraId="031B4CE8" w14:textId="47CC9493" w:rsidR="00A833DC" w:rsidRPr="009404BB" w:rsidRDefault="00101656" w:rsidP="00A50BC5">
      <w:pPr>
        <w:spacing w:line="276" w:lineRule="auto"/>
        <w:ind w:right="461" w:firstLine="340"/>
        <w:jc w:val="both"/>
        <w:rPr>
          <w:color w:val="000000"/>
          <w:sz w:val="20"/>
          <w:szCs w:val="20"/>
        </w:rPr>
      </w:pPr>
      <w:r w:rsidRPr="009404BB">
        <w:rPr>
          <w:color w:val="000000"/>
          <w:sz w:val="20"/>
          <w:szCs w:val="20"/>
        </w:rPr>
        <w:t>6. User Acceptance Test.</w:t>
      </w:r>
    </w:p>
    <w:p w14:paraId="4472E23F" w14:textId="77777777" w:rsidR="00414653" w:rsidRPr="009404BB" w:rsidRDefault="00414653" w:rsidP="00A50BC5">
      <w:pPr>
        <w:spacing w:line="276" w:lineRule="auto"/>
        <w:ind w:right="461" w:firstLine="340"/>
        <w:jc w:val="both"/>
        <w:rPr>
          <w:color w:val="000000"/>
          <w:sz w:val="20"/>
          <w:szCs w:val="20"/>
        </w:rPr>
      </w:pPr>
    </w:p>
    <w:p w14:paraId="5D1E78C6" w14:textId="212190C6" w:rsidR="003D3E9B" w:rsidRPr="009404BB" w:rsidRDefault="00A833DC" w:rsidP="00A50BC5">
      <w:pPr>
        <w:pStyle w:val="Heading3"/>
        <w:ind w:right="461"/>
        <w:rPr>
          <w:rFonts w:cs="Times New Roman"/>
          <w:bCs/>
          <w:szCs w:val="20"/>
        </w:rPr>
      </w:pPr>
      <w:bookmarkStart w:id="39" w:name="_Toc176987392"/>
      <w:bookmarkStart w:id="40" w:name="_Toc196165288"/>
      <w:r w:rsidRPr="009404BB">
        <w:rPr>
          <w:rFonts w:cs="Times New Roman"/>
          <w:bCs/>
          <w:szCs w:val="20"/>
        </w:rPr>
        <w:t xml:space="preserve">2.2.3 </w:t>
      </w:r>
      <w:r w:rsidR="00101656" w:rsidRPr="009404BB">
        <w:rPr>
          <w:rFonts w:cs="Times New Roman"/>
          <w:bCs/>
          <w:szCs w:val="20"/>
        </w:rPr>
        <w:t>Test Case</w:t>
      </w:r>
      <w:bookmarkEnd w:id="39"/>
      <w:bookmarkEnd w:id="40"/>
      <w:r w:rsidR="00101656" w:rsidRPr="009404BB">
        <w:rPr>
          <w:rFonts w:cs="Times New Roman"/>
          <w:bCs/>
          <w:szCs w:val="20"/>
        </w:rPr>
        <w:t xml:space="preserve"> </w:t>
      </w:r>
    </w:p>
    <w:p w14:paraId="6196D405" w14:textId="77777777" w:rsidR="00414653" w:rsidRPr="009404BB" w:rsidRDefault="00101656" w:rsidP="00A50BC5">
      <w:pPr>
        <w:spacing w:line="276" w:lineRule="auto"/>
        <w:ind w:right="461" w:firstLine="340"/>
        <w:jc w:val="both"/>
        <w:rPr>
          <w:color w:val="000000"/>
          <w:sz w:val="20"/>
          <w:szCs w:val="20"/>
        </w:rPr>
      </w:pPr>
      <w:r w:rsidRPr="009404BB">
        <w:rPr>
          <w:color w:val="000000"/>
          <w:sz w:val="20"/>
          <w:szCs w:val="20"/>
        </w:rPr>
        <w:t>Test case merupakan kasus uji atau sekumpulan prosedur test yang memuat kondisi operasi yang dibutuhkan untuk melakukan pengujian sistem bersamaan dengan hasil yang diharapkan dari proses operasi tersebut.</w:t>
      </w:r>
      <w:r w:rsidR="009A06B0" w:rsidRPr="009404BB">
        <w:rPr>
          <w:color w:val="000000"/>
          <w:sz w:val="20"/>
          <w:szCs w:val="20"/>
        </w:rPr>
        <w:t>[4]</w:t>
      </w:r>
      <w:r w:rsidRPr="009404BB">
        <w:rPr>
          <w:color w:val="000000"/>
          <w:sz w:val="20"/>
          <w:szCs w:val="20"/>
        </w:rPr>
        <w:t xml:space="preserve"> Seorang software tester diharapkan dapat membuat test case sebagai panduan untuk mendeteksi sistem dari kegagalan dan menuliskan hasil uji. </w:t>
      </w:r>
    </w:p>
    <w:p w14:paraId="750C1E24" w14:textId="72EBFC7B" w:rsidR="003D3E9B" w:rsidRPr="009404BB" w:rsidRDefault="00101656" w:rsidP="00A50BC5">
      <w:pPr>
        <w:spacing w:line="276" w:lineRule="auto"/>
        <w:ind w:right="461" w:firstLine="340"/>
        <w:jc w:val="both"/>
        <w:rPr>
          <w:color w:val="000000"/>
          <w:sz w:val="20"/>
          <w:szCs w:val="20"/>
        </w:rPr>
      </w:pPr>
      <w:r w:rsidRPr="009404BB">
        <w:rPr>
          <w:color w:val="000000"/>
          <w:sz w:val="20"/>
          <w:szCs w:val="20"/>
        </w:rPr>
        <w:t xml:space="preserve">Dalam hal pembuatan test case tidak </w:t>
      </w:r>
      <w:r w:rsidR="00414653" w:rsidRPr="009404BB">
        <w:rPr>
          <w:color w:val="000000"/>
          <w:sz w:val="20"/>
          <w:szCs w:val="20"/>
        </w:rPr>
        <w:t>terdapat</w:t>
      </w:r>
      <w:r w:rsidRPr="009404BB">
        <w:rPr>
          <w:color w:val="000000"/>
          <w:sz w:val="20"/>
          <w:szCs w:val="20"/>
        </w:rPr>
        <w:t xml:space="preserve"> template khusus yang secara spesifik harus diikuti namun biasanya terdiri dari </w:t>
      </w:r>
      <w:r w:rsidR="00CF5E58" w:rsidRPr="009404BB">
        <w:rPr>
          <w:color w:val="000000"/>
          <w:sz w:val="20"/>
          <w:szCs w:val="20"/>
        </w:rPr>
        <w:t>fitur</w:t>
      </w:r>
      <w:r w:rsidRPr="009404BB">
        <w:rPr>
          <w:color w:val="000000"/>
          <w:sz w:val="20"/>
          <w:szCs w:val="20"/>
        </w:rPr>
        <w:t xml:space="preserve"> utama seperti section modul yang berisi nama uji kasus atau test id yang berisi kode uji kasus, section precondition berisi kondisi sebelum melakukan uji kasus, section test step berisi langkah uji kasus dan section result berisi hasil dari uji kasus. Test Case dapat dibuat menggunakan tool Microsoft Excel ataupun google spreadsheet.</w:t>
      </w:r>
      <w:r w:rsidR="00414653" w:rsidRPr="009404BB">
        <w:rPr>
          <w:color w:val="000000"/>
          <w:sz w:val="20"/>
          <w:szCs w:val="20"/>
        </w:rPr>
        <w:t>[5]</w:t>
      </w:r>
    </w:p>
    <w:p w14:paraId="10BD3532" w14:textId="77777777" w:rsidR="00414653" w:rsidRPr="009404BB" w:rsidRDefault="00414653" w:rsidP="00A50BC5">
      <w:pPr>
        <w:spacing w:line="276" w:lineRule="auto"/>
        <w:ind w:right="461" w:firstLine="340"/>
        <w:jc w:val="both"/>
        <w:rPr>
          <w:sz w:val="20"/>
          <w:szCs w:val="20"/>
        </w:rPr>
      </w:pPr>
    </w:p>
    <w:p w14:paraId="31C05E23" w14:textId="41B2ED7A" w:rsidR="003D3E9B" w:rsidRPr="009404BB" w:rsidRDefault="00A833DC" w:rsidP="00A50BC5">
      <w:pPr>
        <w:pStyle w:val="Heading3"/>
        <w:ind w:right="461"/>
        <w:rPr>
          <w:rFonts w:cs="Times New Roman"/>
          <w:bCs/>
          <w:szCs w:val="20"/>
        </w:rPr>
      </w:pPr>
      <w:bookmarkStart w:id="41" w:name="_Toc176987393"/>
      <w:bookmarkStart w:id="42" w:name="_Toc196165289"/>
      <w:r w:rsidRPr="009404BB">
        <w:rPr>
          <w:rFonts w:cs="Times New Roman"/>
          <w:bCs/>
          <w:szCs w:val="20"/>
        </w:rPr>
        <w:t xml:space="preserve">2.2.4 </w:t>
      </w:r>
      <w:r w:rsidR="006111B9" w:rsidRPr="009404BB">
        <w:rPr>
          <w:rFonts w:cs="Times New Roman"/>
          <w:bCs/>
          <w:szCs w:val="20"/>
        </w:rPr>
        <w:t>Chatbot</w:t>
      </w:r>
      <w:bookmarkEnd w:id="41"/>
      <w:bookmarkEnd w:id="42"/>
    </w:p>
    <w:p w14:paraId="3BE83929" w14:textId="3AEF61AF" w:rsidR="003D3E9B" w:rsidRPr="009404BB" w:rsidRDefault="006111B9" w:rsidP="00A50BC5">
      <w:pPr>
        <w:spacing w:line="276" w:lineRule="auto"/>
        <w:ind w:right="461" w:firstLine="340"/>
        <w:jc w:val="both"/>
        <w:rPr>
          <w:sz w:val="20"/>
          <w:szCs w:val="20"/>
        </w:rPr>
      </w:pPr>
      <w:r w:rsidRPr="009404BB">
        <w:rPr>
          <w:sz w:val="20"/>
          <w:szCs w:val="20"/>
        </w:rPr>
        <w:t>Chatbot adalah program komputer yang dirancang untuk meniru  percakapan dengan pengguna manusia, terutama melalui internet. Mereka  mampu membalas email, mengirim pesan, dan secara mandiri mengotomatiskan bantuan dengan menggunakan campuran software komputer [</w:t>
      </w:r>
      <w:r w:rsidR="00414653" w:rsidRPr="009404BB">
        <w:rPr>
          <w:sz w:val="20"/>
          <w:szCs w:val="20"/>
        </w:rPr>
        <w:t>8</w:t>
      </w:r>
      <w:r w:rsidRPr="009404BB">
        <w:rPr>
          <w:sz w:val="20"/>
          <w:szCs w:val="20"/>
        </w:rPr>
        <w:t>]. Chatbot sering kali menjadi solusi alternatif untuk layanan pelanggan, bantuan situs web, dan lain lain [</w:t>
      </w:r>
      <w:r w:rsidR="00414653" w:rsidRPr="009404BB">
        <w:rPr>
          <w:sz w:val="20"/>
          <w:szCs w:val="20"/>
        </w:rPr>
        <w:t>9</w:t>
      </w:r>
      <w:r w:rsidRPr="009404BB">
        <w:rPr>
          <w:sz w:val="20"/>
          <w:szCs w:val="20"/>
        </w:rPr>
        <w:t>]. Tujuan utama chatbot adalah meyakinkan pengguna bahwa mereka sedang berinteraksi dengan manusia, bukan mesin [</w:t>
      </w:r>
      <w:r w:rsidR="00414653" w:rsidRPr="009404BB">
        <w:rPr>
          <w:sz w:val="20"/>
          <w:szCs w:val="20"/>
        </w:rPr>
        <w:t>10</w:t>
      </w:r>
      <w:r w:rsidRPr="009404BB">
        <w:rPr>
          <w:sz w:val="20"/>
          <w:szCs w:val="20"/>
        </w:rPr>
        <w:t>]. Chatbot yang menggunakan machine learning juga sering disebut sebagai smart bot yang dapat menangani permintaan dalam bahasa natural yang bebas, tidak sebatas perintah yang sudah ditentukan polanya.</w:t>
      </w:r>
    </w:p>
    <w:p w14:paraId="56E5A891" w14:textId="72308B93" w:rsidR="003D3E9B" w:rsidRPr="009404BB" w:rsidRDefault="006111B9" w:rsidP="00A50BC5">
      <w:pPr>
        <w:spacing w:line="276" w:lineRule="auto"/>
        <w:ind w:right="461" w:firstLine="340"/>
        <w:jc w:val="both"/>
        <w:rPr>
          <w:sz w:val="20"/>
          <w:szCs w:val="20"/>
        </w:rPr>
      </w:pPr>
      <w:r w:rsidRPr="009404BB">
        <w:rPr>
          <w:sz w:val="20"/>
          <w:szCs w:val="20"/>
        </w:rPr>
        <w:lastRenderedPageBreak/>
        <w:t>Perkembangan Chatbot mengalami kemajuan, terdapat beberapa kategori yang dapat menjadi panduan untuk fitur dan fungsi chatbot. Kategori pertama adalah "Goal Based" yang membagi chatbot berdasarkan tujuannya, seperti chatbot berbasis aktivitas, percakapan, dan informasi. Kategori kedua adalah "Knowledge Based" yang membedakan chatbot berdasarkan pengetahuan yang dimiliki, apakah bersifat terbuka atau tertutup. Kategori ketiga adalah "Service Based" yang membagi chatbot berdasarkan penggunaannya, seperti chatbot antar-pribadi, intra-pribadi, dan antar-agensi. Terakhir, kategori "Response Generated-Based" membedakan chatbot berdasarkan cara mereka memberikan tanggapan, seperti model berbasis template, generatif, pencarian, dan mesin pencari. Dengan memahami kategori-kategori ini, pengembang chatbot dapat merancang dan membangun chatbot yang sesuai dengan kebutuhan dan tujuan penggunaan[</w:t>
      </w:r>
      <w:r w:rsidR="00F966CD" w:rsidRPr="009404BB">
        <w:rPr>
          <w:sz w:val="20"/>
          <w:szCs w:val="20"/>
        </w:rPr>
        <w:t>10</w:t>
      </w:r>
      <w:r w:rsidRPr="009404BB">
        <w:rPr>
          <w:sz w:val="20"/>
          <w:szCs w:val="20"/>
        </w:rPr>
        <w:t>].</w:t>
      </w:r>
    </w:p>
    <w:p w14:paraId="37937E68" w14:textId="77777777" w:rsidR="00165AF1" w:rsidRPr="009404BB" w:rsidRDefault="00165AF1" w:rsidP="00A50BC5">
      <w:pPr>
        <w:spacing w:line="276" w:lineRule="auto"/>
        <w:ind w:right="461" w:firstLine="340"/>
        <w:jc w:val="both"/>
        <w:rPr>
          <w:sz w:val="20"/>
          <w:szCs w:val="20"/>
        </w:rPr>
      </w:pPr>
    </w:p>
    <w:p w14:paraId="4380B83D" w14:textId="57A03FC6" w:rsidR="003D3E9B" w:rsidRPr="009404BB" w:rsidRDefault="00A833DC" w:rsidP="00A50BC5">
      <w:pPr>
        <w:pStyle w:val="Heading3"/>
        <w:ind w:right="461"/>
        <w:rPr>
          <w:rFonts w:cs="Times New Roman"/>
          <w:bCs/>
          <w:szCs w:val="20"/>
        </w:rPr>
      </w:pPr>
      <w:bookmarkStart w:id="43" w:name="_Toc176987394"/>
      <w:bookmarkStart w:id="44" w:name="_Toc196165290"/>
      <w:r w:rsidRPr="009404BB">
        <w:rPr>
          <w:rFonts w:cs="Times New Roman"/>
          <w:bCs/>
          <w:szCs w:val="20"/>
        </w:rPr>
        <w:t>2.2.</w:t>
      </w:r>
      <w:r w:rsidR="00032D89" w:rsidRPr="009404BB">
        <w:rPr>
          <w:rFonts w:cs="Times New Roman"/>
          <w:bCs/>
          <w:szCs w:val="20"/>
        </w:rPr>
        <w:t>5</w:t>
      </w:r>
      <w:r w:rsidRPr="009404BB">
        <w:rPr>
          <w:rFonts w:cs="Times New Roman"/>
          <w:bCs/>
          <w:szCs w:val="20"/>
        </w:rPr>
        <w:t xml:space="preserve"> </w:t>
      </w:r>
      <w:r w:rsidR="00032D89" w:rsidRPr="009404BB">
        <w:rPr>
          <w:rFonts w:cs="Times New Roman"/>
          <w:bCs/>
          <w:szCs w:val="20"/>
        </w:rPr>
        <w:t>Text Mining</w:t>
      </w:r>
      <w:bookmarkEnd w:id="43"/>
      <w:bookmarkEnd w:id="44"/>
      <w:r w:rsidR="00032D89" w:rsidRPr="009404BB">
        <w:rPr>
          <w:rFonts w:cs="Times New Roman"/>
          <w:bCs/>
          <w:szCs w:val="20"/>
        </w:rPr>
        <w:t xml:space="preserve"> </w:t>
      </w:r>
    </w:p>
    <w:p w14:paraId="3C28D5C6" w14:textId="4604AF95" w:rsidR="005C0706" w:rsidRPr="009404BB" w:rsidRDefault="0091491F" w:rsidP="00A50BC5">
      <w:pPr>
        <w:spacing w:line="276" w:lineRule="auto"/>
        <w:ind w:right="461" w:firstLine="340"/>
        <w:jc w:val="both"/>
        <w:rPr>
          <w:sz w:val="20"/>
          <w:szCs w:val="20"/>
        </w:rPr>
      </w:pPr>
      <w:r w:rsidRPr="009404BB">
        <w:rPr>
          <w:sz w:val="20"/>
          <w:szCs w:val="20"/>
        </w:rPr>
        <w:t xml:space="preserve">Text mining adalah proses ekstraksi informasi yang berguna dari teks yang tidak terstruktur atau semi-terstruktur. Tujuan utama dari text mining adalah untuk menganalisis, mengelompokkan, dan mengungkap pola atau wawasan dari dokumen teks. Dengan menggunakan teknik-teknik pemrosesan bahasa alami (natural language processing) dan algoritma data mining, text mining dapat mengidentifikasi entitas, hubungan antara entitas, sentimen, topik, dan tren dalam teks. </w:t>
      </w:r>
      <w:r w:rsidR="006111B9" w:rsidRPr="009404BB">
        <w:rPr>
          <w:sz w:val="20"/>
          <w:szCs w:val="20"/>
        </w:rPr>
        <w:t xml:space="preserve"> </w:t>
      </w:r>
    </w:p>
    <w:p w14:paraId="6C44AEFA" w14:textId="77777777" w:rsidR="0091491F" w:rsidRPr="009404BB" w:rsidRDefault="0091491F" w:rsidP="00A50BC5">
      <w:pPr>
        <w:spacing w:line="276" w:lineRule="auto"/>
        <w:ind w:right="461" w:firstLine="340"/>
        <w:jc w:val="both"/>
        <w:rPr>
          <w:sz w:val="20"/>
          <w:szCs w:val="20"/>
        </w:rPr>
      </w:pPr>
      <w:r w:rsidRPr="009404BB">
        <w:rPr>
          <w:sz w:val="20"/>
          <w:szCs w:val="20"/>
        </w:rPr>
        <w:t xml:space="preserve">Salah satu implementasi text mining adalah tahap text preprocessing. Text preprocessing adalah tahapan dimana aplikasi melakukan seleksi data yang akan diproses pada setiap dokumen. Proses text preprocessing terdiri 7 dari : </w:t>
      </w:r>
    </w:p>
    <w:p w14:paraId="0C4F108D" w14:textId="77777777" w:rsidR="0091491F" w:rsidRPr="009404BB" w:rsidRDefault="0091491F" w:rsidP="00A50BC5">
      <w:pPr>
        <w:spacing w:line="276" w:lineRule="auto"/>
        <w:ind w:right="461" w:firstLine="340"/>
        <w:jc w:val="both"/>
        <w:rPr>
          <w:sz w:val="20"/>
          <w:szCs w:val="20"/>
        </w:rPr>
      </w:pPr>
    </w:p>
    <w:p w14:paraId="00EB8251" w14:textId="65F2FD58" w:rsidR="0091491F" w:rsidRPr="009404BB" w:rsidRDefault="0091491F" w:rsidP="00A50BC5">
      <w:pPr>
        <w:pStyle w:val="ListParagraph"/>
        <w:numPr>
          <w:ilvl w:val="0"/>
          <w:numId w:val="6"/>
        </w:numPr>
        <w:spacing w:line="276" w:lineRule="auto"/>
        <w:ind w:right="461"/>
        <w:jc w:val="both"/>
        <w:rPr>
          <w:sz w:val="20"/>
          <w:szCs w:val="20"/>
        </w:rPr>
      </w:pPr>
      <w:r w:rsidRPr="009404BB">
        <w:rPr>
          <w:sz w:val="20"/>
          <w:szCs w:val="20"/>
        </w:rPr>
        <w:t xml:space="preserve">Case Folding </w:t>
      </w:r>
    </w:p>
    <w:p w14:paraId="542EC752" w14:textId="7AAA8636" w:rsidR="0091491F" w:rsidRPr="009404BB" w:rsidRDefault="0091491F" w:rsidP="00A50BC5">
      <w:pPr>
        <w:pStyle w:val="ListParagraph"/>
        <w:spacing w:line="276" w:lineRule="auto"/>
        <w:ind w:left="426" w:right="461" w:firstLine="274"/>
        <w:jc w:val="both"/>
        <w:rPr>
          <w:sz w:val="20"/>
          <w:szCs w:val="20"/>
        </w:rPr>
      </w:pPr>
      <w:r w:rsidRPr="009404BB">
        <w:rPr>
          <w:sz w:val="20"/>
          <w:szCs w:val="20"/>
        </w:rPr>
        <w:t>Case folding adalah salah satu bentuk text preprocessing yang paling sederhana dan efektif meskipun sering diabaikan. Tujuan dari case folding untuk mengubah semua huruf dalam dokumen menjadi huruf kecil[</w:t>
      </w:r>
      <w:r w:rsidR="003A7D6F" w:rsidRPr="009404BB">
        <w:rPr>
          <w:sz w:val="20"/>
          <w:szCs w:val="20"/>
        </w:rPr>
        <w:t>6</w:t>
      </w:r>
      <w:r w:rsidRPr="009404BB">
        <w:rPr>
          <w:sz w:val="20"/>
          <w:szCs w:val="20"/>
        </w:rPr>
        <w:t>]. Sementara itu, karakter lain yang bukan termasuk huruf dan angka, seperti tanda baca dan spasi akan diabaikan[</w:t>
      </w:r>
      <w:r w:rsidR="003A7D6F" w:rsidRPr="009404BB">
        <w:rPr>
          <w:sz w:val="20"/>
          <w:szCs w:val="20"/>
        </w:rPr>
        <w:t>7</w:t>
      </w:r>
      <w:r w:rsidRPr="009404BB">
        <w:rPr>
          <w:sz w:val="20"/>
          <w:szCs w:val="20"/>
        </w:rPr>
        <w:t xml:space="preserve">]. </w:t>
      </w:r>
    </w:p>
    <w:p w14:paraId="4893EE5E" w14:textId="77777777" w:rsidR="0091491F" w:rsidRPr="009404BB" w:rsidRDefault="0091491F" w:rsidP="00A50BC5">
      <w:pPr>
        <w:pStyle w:val="ListParagraph"/>
        <w:spacing w:line="276" w:lineRule="auto"/>
        <w:ind w:left="426" w:right="461"/>
        <w:jc w:val="both"/>
        <w:rPr>
          <w:sz w:val="20"/>
          <w:szCs w:val="20"/>
        </w:rPr>
      </w:pPr>
      <w:r w:rsidRPr="009404BB">
        <w:rPr>
          <w:sz w:val="20"/>
          <w:szCs w:val="20"/>
        </w:rPr>
        <w:t xml:space="preserve">Contoh: </w:t>
      </w:r>
    </w:p>
    <w:p w14:paraId="39262303" w14:textId="77777777" w:rsidR="0091491F" w:rsidRPr="009404BB" w:rsidRDefault="0091491F" w:rsidP="00A50BC5">
      <w:pPr>
        <w:pStyle w:val="ListParagraph"/>
        <w:spacing w:line="276" w:lineRule="auto"/>
        <w:ind w:left="426" w:right="461"/>
        <w:jc w:val="both"/>
        <w:rPr>
          <w:sz w:val="20"/>
          <w:szCs w:val="20"/>
        </w:rPr>
      </w:pPr>
      <w:r w:rsidRPr="009404BB">
        <w:rPr>
          <w:sz w:val="20"/>
          <w:szCs w:val="20"/>
        </w:rPr>
        <w:t xml:space="preserve">- Sebelum: “Apakah CHATBOT Dapat Berkomunikasi? ” </w:t>
      </w:r>
    </w:p>
    <w:p w14:paraId="356262C6" w14:textId="6E2C6B88" w:rsidR="00165AF1" w:rsidRPr="009404BB" w:rsidRDefault="0091491F" w:rsidP="00A50BC5">
      <w:pPr>
        <w:pStyle w:val="ListParagraph"/>
        <w:spacing w:line="276" w:lineRule="auto"/>
        <w:ind w:left="426" w:right="461"/>
        <w:jc w:val="both"/>
        <w:rPr>
          <w:sz w:val="20"/>
          <w:szCs w:val="20"/>
        </w:rPr>
      </w:pPr>
      <w:r w:rsidRPr="009404BB">
        <w:rPr>
          <w:sz w:val="20"/>
          <w:szCs w:val="20"/>
        </w:rPr>
        <w:t>- Sesudah: “apakah chatbot dapat berkomunikasi?</w:t>
      </w:r>
    </w:p>
    <w:p w14:paraId="4CD18FFE" w14:textId="77777777" w:rsidR="003A7D6F" w:rsidRPr="009404BB" w:rsidRDefault="003A7D6F" w:rsidP="007016E0">
      <w:pPr>
        <w:spacing w:line="276" w:lineRule="auto"/>
        <w:ind w:right="461"/>
        <w:jc w:val="both"/>
        <w:rPr>
          <w:sz w:val="20"/>
          <w:szCs w:val="20"/>
        </w:rPr>
      </w:pPr>
    </w:p>
    <w:p w14:paraId="76DE5C4F" w14:textId="4B883BDC" w:rsidR="0091491F" w:rsidRPr="009404BB" w:rsidRDefault="0091491F" w:rsidP="00A50BC5">
      <w:pPr>
        <w:pStyle w:val="ListParagraph"/>
        <w:numPr>
          <w:ilvl w:val="0"/>
          <w:numId w:val="6"/>
        </w:numPr>
        <w:spacing w:line="276" w:lineRule="auto"/>
        <w:ind w:right="461"/>
        <w:jc w:val="both"/>
        <w:rPr>
          <w:sz w:val="20"/>
          <w:szCs w:val="20"/>
        </w:rPr>
      </w:pPr>
      <w:r w:rsidRPr="009404BB">
        <w:rPr>
          <w:sz w:val="20"/>
          <w:szCs w:val="20"/>
        </w:rPr>
        <w:t xml:space="preserve">Remove Punctuation </w:t>
      </w:r>
    </w:p>
    <w:p w14:paraId="2CB69D65" w14:textId="77777777" w:rsidR="0091491F" w:rsidRPr="009404BB" w:rsidRDefault="0091491F" w:rsidP="00A50BC5">
      <w:pPr>
        <w:pStyle w:val="ListParagraph"/>
        <w:spacing w:line="276" w:lineRule="auto"/>
        <w:ind w:left="426" w:right="461" w:firstLine="274"/>
        <w:jc w:val="both"/>
        <w:rPr>
          <w:sz w:val="20"/>
          <w:szCs w:val="20"/>
        </w:rPr>
      </w:pPr>
      <w:r w:rsidRPr="009404BB">
        <w:rPr>
          <w:sz w:val="20"/>
          <w:szCs w:val="20"/>
        </w:rPr>
        <w:t xml:space="preserve">Remove punctuation adalah salah satu langkah penting dalam text preprocessing yang bertujuan untuk membersihkan teks dari karakterkarakter </w:t>
      </w:r>
      <w:r w:rsidRPr="009404BB">
        <w:rPr>
          <w:sz w:val="20"/>
          <w:szCs w:val="20"/>
        </w:rPr>
        <w:lastRenderedPageBreak/>
        <w:t xml:space="preserve">yang tidak relevan dan mempermudah proses analisis teks selanjutnya. Proses remove punctuation biasanya dilakukan dengan cara menghapus tanda baca seperti koma, titik, tanda seru, tanda tanya, tanda kurung, tanda petik, dan sebagainya. </w:t>
      </w:r>
    </w:p>
    <w:p w14:paraId="2A1B19CE" w14:textId="77777777" w:rsidR="0091491F" w:rsidRPr="009404BB" w:rsidRDefault="0091491F" w:rsidP="00A50BC5">
      <w:pPr>
        <w:pStyle w:val="ListParagraph"/>
        <w:spacing w:line="276" w:lineRule="auto"/>
        <w:ind w:left="426" w:right="461"/>
        <w:jc w:val="both"/>
        <w:rPr>
          <w:sz w:val="20"/>
          <w:szCs w:val="20"/>
        </w:rPr>
      </w:pPr>
      <w:r w:rsidRPr="009404BB">
        <w:rPr>
          <w:sz w:val="20"/>
          <w:szCs w:val="20"/>
        </w:rPr>
        <w:t xml:space="preserve">Contoh: </w:t>
      </w:r>
    </w:p>
    <w:p w14:paraId="2F4DB4EF" w14:textId="77777777" w:rsidR="0091491F" w:rsidRPr="009404BB" w:rsidRDefault="0091491F" w:rsidP="00A50BC5">
      <w:pPr>
        <w:pStyle w:val="ListParagraph"/>
        <w:spacing w:line="276" w:lineRule="auto"/>
        <w:ind w:left="426" w:right="461"/>
        <w:jc w:val="both"/>
        <w:rPr>
          <w:sz w:val="20"/>
          <w:szCs w:val="20"/>
        </w:rPr>
      </w:pPr>
      <w:r w:rsidRPr="009404BB">
        <w:rPr>
          <w:sz w:val="20"/>
          <w:szCs w:val="20"/>
        </w:rPr>
        <w:t xml:space="preserve">- Sebelum: “apakah chatbot dapat berkomunikasi? ” </w:t>
      </w:r>
    </w:p>
    <w:p w14:paraId="02E648B7" w14:textId="32329469" w:rsidR="0091491F" w:rsidRPr="009404BB" w:rsidRDefault="0091491F" w:rsidP="00A50BC5">
      <w:pPr>
        <w:pStyle w:val="ListParagraph"/>
        <w:spacing w:line="276" w:lineRule="auto"/>
        <w:ind w:left="426" w:right="461"/>
        <w:jc w:val="both"/>
        <w:rPr>
          <w:sz w:val="20"/>
          <w:szCs w:val="20"/>
        </w:rPr>
      </w:pPr>
      <w:r w:rsidRPr="009404BB">
        <w:rPr>
          <w:sz w:val="20"/>
          <w:szCs w:val="20"/>
        </w:rPr>
        <w:t xml:space="preserve">- Sesudah: “apakah chatbot dapat berkomunikasi “ </w:t>
      </w:r>
    </w:p>
    <w:p w14:paraId="58C034E1" w14:textId="77777777" w:rsidR="0091491F" w:rsidRPr="009404BB" w:rsidRDefault="0091491F" w:rsidP="00A50BC5">
      <w:pPr>
        <w:pStyle w:val="ListParagraph"/>
        <w:spacing w:line="276" w:lineRule="auto"/>
        <w:ind w:left="700" w:right="461"/>
        <w:jc w:val="both"/>
        <w:rPr>
          <w:sz w:val="20"/>
          <w:szCs w:val="20"/>
        </w:rPr>
      </w:pPr>
    </w:p>
    <w:p w14:paraId="04CBF383" w14:textId="01AB059C" w:rsidR="0091491F" w:rsidRPr="009404BB" w:rsidRDefault="003A7D6F" w:rsidP="00A50BC5">
      <w:pPr>
        <w:pStyle w:val="ListParagraph"/>
        <w:numPr>
          <w:ilvl w:val="0"/>
          <w:numId w:val="6"/>
        </w:numPr>
        <w:spacing w:line="276" w:lineRule="auto"/>
        <w:ind w:right="461"/>
        <w:jc w:val="both"/>
        <w:rPr>
          <w:sz w:val="20"/>
          <w:szCs w:val="20"/>
        </w:rPr>
      </w:pPr>
      <w:r w:rsidRPr="009404BB">
        <w:rPr>
          <w:sz w:val="20"/>
          <w:szCs w:val="20"/>
        </w:rPr>
        <w:t>Stripping</w:t>
      </w:r>
      <w:r w:rsidR="0091491F" w:rsidRPr="009404BB">
        <w:rPr>
          <w:sz w:val="20"/>
          <w:szCs w:val="20"/>
        </w:rPr>
        <w:t xml:space="preserve"> </w:t>
      </w:r>
    </w:p>
    <w:p w14:paraId="1F49ACC7" w14:textId="415D0361" w:rsidR="0091491F" w:rsidRPr="009404BB" w:rsidRDefault="003A7D6F" w:rsidP="00A50BC5">
      <w:pPr>
        <w:pStyle w:val="ListParagraph"/>
        <w:spacing w:line="276" w:lineRule="auto"/>
        <w:ind w:left="426" w:right="461" w:firstLine="274"/>
        <w:jc w:val="both"/>
        <w:rPr>
          <w:sz w:val="20"/>
          <w:szCs w:val="20"/>
        </w:rPr>
      </w:pPr>
      <w:r w:rsidRPr="009404BB">
        <w:rPr>
          <w:sz w:val="20"/>
          <w:szCs w:val="20"/>
        </w:rPr>
        <w:t>Stripping adalah proses penghapusan spasi putih berlebih dari teks. Spasi putih berlebih meliputi spasi ganda, tab, newline character, dan karakter whitespace lainnya yang tidak diperlukan. Proses ini bertujuan untuk membuat teks lebih konsisten dan memudahkan proses selanjutnya.</w:t>
      </w:r>
      <w:r w:rsidR="0091491F" w:rsidRPr="009404BB">
        <w:rPr>
          <w:sz w:val="20"/>
          <w:szCs w:val="20"/>
        </w:rPr>
        <w:t xml:space="preserve"> </w:t>
      </w:r>
    </w:p>
    <w:p w14:paraId="68760D01" w14:textId="77777777" w:rsidR="0091491F" w:rsidRPr="009404BB" w:rsidRDefault="0091491F" w:rsidP="00A50BC5">
      <w:pPr>
        <w:pStyle w:val="ListParagraph"/>
        <w:spacing w:line="276" w:lineRule="auto"/>
        <w:ind w:left="426" w:right="461"/>
        <w:jc w:val="both"/>
        <w:rPr>
          <w:sz w:val="20"/>
          <w:szCs w:val="20"/>
        </w:rPr>
      </w:pPr>
      <w:r w:rsidRPr="009404BB">
        <w:rPr>
          <w:sz w:val="20"/>
          <w:szCs w:val="20"/>
        </w:rPr>
        <w:t xml:space="preserve">Contoh: </w:t>
      </w:r>
    </w:p>
    <w:p w14:paraId="4C51452F" w14:textId="77777777" w:rsidR="003A7D6F" w:rsidRPr="009404BB" w:rsidRDefault="003A7D6F" w:rsidP="00A50BC5">
      <w:pPr>
        <w:pStyle w:val="ListParagraph"/>
        <w:spacing w:line="276" w:lineRule="auto"/>
        <w:ind w:left="426" w:right="461"/>
        <w:jc w:val="both"/>
        <w:rPr>
          <w:sz w:val="20"/>
          <w:szCs w:val="20"/>
        </w:rPr>
      </w:pPr>
      <w:r w:rsidRPr="009404BB">
        <w:rPr>
          <w:sz w:val="20"/>
          <w:szCs w:val="20"/>
        </w:rPr>
        <w:t xml:space="preserve">- Sebelum: “apakah chatbot dapat berkomunikasi “ </w:t>
      </w:r>
    </w:p>
    <w:p w14:paraId="5D8DA2A9" w14:textId="4B8F1CD0" w:rsidR="0091491F" w:rsidRPr="009404BB" w:rsidRDefault="003A7D6F" w:rsidP="00A50BC5">
      <w:pPr>
        <w:pStyle w:val="ListParagraph"/>
        <w:spacing w:line="276" w:lineRule="auto"/>
        <w:ind w:left="426" w:right="461"/>
        <w:jc w:val="both"/>
        <w:rPr>
          <w:sz w:val="20"/>
          <w:szCs w:val="20"/>
        </w:rPr>
      </w:pPr>
      <w:r w:rsidRPr="009404BB">
        <w:rPr>
          <w:sz w:val="20"/>
          <w:szCs w:val="20"/>
        </w:rPr>
        <w:t>- Sesudah: “apakah chatbot dapat berkomunikasi“</w:t>
      </w:r>
    </w:p>
    <w:p w14:paraId="4A8394E1" w14:textId="77777777" w:rsidR="003A7D6F" w:rsidRPr="009404BB" w:rsidRDefault="003A7D6F" w:rsidP="00A50BC5">
      <w:pPr>
        <w:pStyle w:val="ListParagraph"/>
        <w:spacing w:line="276" w:lineRule="auto"/>
        <w:ind w:left="700" w:right="461"/>
        <w:jc w:val="both"/>
        <w:rPr>
          <w:sz w:val="20"/>
          <w:szCs w:val="20"/>
        </w:rPr>
      </w:pPr>
    </w:p>
    <w:p w14:paraId="40D97008" w14:textId="21740017" w:rsidR="0091491F" w:rsidRPr="009404BB" w:rsidRDefault="003A7D6F" w:rsidP="00A50BC5">
      <w:pPr>
        <w:pStyle w:val="ListParagraph"/>
        <w:numPr>
          <w:ilvl w:val="0"/>
          <w:numId w:val="6"/>
        </w:numPr>
        <w:spacing w:line="276" w:lineRule="auto"/>
        <w:ind w:right="461"/>
        <w:jc w:val="both"/>
        <w:rPr>
          <w:sz w:val="20"/>
          <w:szCs w:val="20"/>
        </w:rPr>
      </w:pPr>
      <w:r w:rsidRPr="009404BB">
        <w:rPr>
          <w:sz w:val="20"/>
          <w:szCs w:val="20"/>
        </w:rPr>
        <w:t>Tokenizing</w:t>
      </w:r>
      <w:r w:rsidR="0091491F" w:rsidRPr="009404BB">
        <w:rPr>
          <w:sz w:val="20"/>
          <w:szCs w:val="20"/>
        </w:rPr>
        <w:t xml:space="preserve"> </w:t>
      </w:r>
    </w:p>
    <w:p w14:paraId="70ABBEFE" w14:textId="42027BC2" w:rsidR="0091491F" w:rsidRPr="009404BB" w:rsidRDefault="003A7D6F" w:rsidP="00A50BC5">
      <w:pPr>
        <w:pStyle w:val="ListParagraph"/>
        <w:spacing w:line="276" w:lineRule="auto"/>
        <w:ind w:left="426" w:right="461" w:firstLine="274"/>
        <w:jc w:val="both"/>
        <w:rPr>
          <w:sz w:val="20"/>
          <w:szCs w:val="20"/>
        </w:rPr>
      </w:pPr>
      <w:r w:rsidRPr="009404BB">
        <w:rPr>
          <w:sz w:val="20"/>
          <w:szCs w:val="20"/>
        </w:rPr>
        <w:t>Tokenizing adalah proses pemisahan teks menjadi potongan-potongan yang disebut sebagai token untuk kemudian dianalisa. Kata, angka, simbol, tanda baca dan entitas penting lainnya dapat dianggap sebagai token[6].</w:t>
      </w:r>
      <w:r w:rsidR="0091491F" w:rsidRPr="009404BB">
        <w:rPr>
          <w:sz w:val="20"/>
          <w:szCs w:val="20"/>
        </w:rPr>
        <w:t xml:space="preserve"> </w:t>
      </w:r>
    </w:p>
    <w:p w14:paraId="07CAF92F" w14:textId="77777777" w:rsidR="0091491F" w:rsidRPr="009404BB" w:rsidRDefault="0091491F" w:rsidP="00A50BC5">
      <w:pPr>
        <w:pStyle w:val="ListParagraph"/>
        <w:spacing w:line="276" w:lineRule="auto"/>
        <w:ind w:left="426" w:right="461"/>
        <w:jc w:val="both"/>
        <w:rPr>
          <w:sz w:val="20"/>
          <w:szCs w:val="20"/>
        </w:rPr>
      </w:pPr>
      <w:r w:rsidRPr="009404BB">
        <w:rPr>
          <w:sz w:val="20"/>
          <w:szCs w:val="20"/>
        </w:rPr>
        <w:t xml:space="preserve">Contoh: </w:t>
      </w:r>
    </w:p>
    <w:p w14:paraId="5BADFFAD" w14:textId="77777777" w:rsidR="003A7D6F" w:rsidRPr="009404BB" w:rsidRDefault="003A7D6F" w:rsidP="00A50BC5">
      <w:pPr>
        <w:pStyle w:val="ListParagraph"/>
        <w:spacing w:line="276" w:lineRule="auto"/>
        <w:ind w:left="426" w:right="461"/>
        <w:jc w:val="both"/>
        <w:rPr>
          <w:sz w:val="20"/>
          <w:szCs w:val="20"/>
        </w:rPr>
      </w:pPr>
      <w:r w:rsidRPr="009404BB">
        <w:rPr>
          <w:sz w:val="20"/>
          <w:szCs w:val="20"/>
        </w:rPr>
        <w:t xml:space="preserve">- Sebelum: “apakah chatbot dapat berkomunikasi“ </w:t>
      </w:r>
    </w:p>
    <w:p w14:paraId="1D5B896B" w14:textId="5B3D59E1" w:rsidR="0091491F" w:rsidRPr="009404BB" w:rsidRDefault="003A7D6F" w:rsidP="00A50BC5">
      <w:pPr>
        <w:pStyle w:val="ListParagraph"/>
        <w:spacing w:line="276" w:lineRule="auto"/>
        <w:ind w:left="426" w:right="461"/>
        <w:jc w:val="both"/>
        <w:rPr>
          <w:sz w:val="20"/>
          <w:szCs w:val="20"/>
        </w:rPr>
      </w:pPr>
      <w:r w:rsidRPr="009404BB">
        <w:rPr>
          <w:sz w:val="20"/>
          <w:szCs w:val="20"/>
        </w:rPr>
        <w:t>- Sesudah: ['apakah', 'chatbot', 'dapat', 'berkomunikasi']</w:t>
      </w:r>
      <w:r w:rsidR="0091491F" w:rsidRPr="009404BB">
        <w:rPr>
          <w:sz w:val="20"/>
          <w:szCs w:val="20"/>
        </w:rPr>
        <w:t xml:space="preserve"> </w:t>
      </w:r>
    </w:p>
    <w:p w14:paraId="6F2A6C72" w14:textId="77777777" w:rsidR="003A7D6F" w:rsidRPr="009404BB" w:rsidRDefault="003A7D6F" w:rsidP="00A50BC5">
      <w:pPr>
        <w:pStyle w:val="ListParagraph"/>
        <w:spacing w:line="276" w:lineRule="auto"/>
        <w:ind w:left="700" w:right="461"/>
        <w:jc w:val="both"/>
        <w:rPr>
          <w:sz w:val="20"/>
          <w:szCs w:val="20"/>
        </w:rPr>
      </w:pPr>
    </w:p>
    <w:p w14:paraId="5BB37CB3" w14:textId="31873466" w:rsidR="0091491F" w:rsidRPr="009404BB" w:rsidRDefault="003A7D6F" w:rsidP="00A50BC5">
      <w:pPr>
        <w:pStyle w:val="ListParagraph"/>
        <w:numPr>
          <w:ilvl w:val="0"/>
          <w:numId w:val="6"/>
        </w:numPr>
        <w:spacing w:line="276" w:lineRule="auto"/>
        <w:ind w:right="461"/>
        <w:jc w:val="both"/>
        <w:rPr>
          <w:sz w:val="20"/>
          <w:szCs w:val="20"/>
        </w:rPr>
      </w:pPr>
      <w:r w:rsidRPr="009404BB">
        <w:rPr>
          <w:sz w:val="20"/>
          <w:szCs w:val="20"/>
        </w:rPr>
        <w:t>Filtering</w:t>
      </w:r>
      <w:r w:rsidR="0091491F" w:rsidRPr="009404BB">
        <w:rPr>
          <w:sz w:val="20"/>
          <w:szCs w:val="20"/>
        </w:rPr>
        <w:t xml:space="preserve"> </w:t>
      </w:r>
    </w:p>
    <w:p w14:paraId="0FC3CD06" w14:textId="2BCF7CB6" w:rsidR="0091491F" w:rsidRPr="009404BB" w:rsidRDefault="003A7D6F" w:rsidP="00A50BC5">
      <w:pPr>
        <w:pStyle w:val="ListParagraph"/>
        <w:spacing w:line="276" w:lineRule="auto"/>
        <w:ind w:left="426" w:right="461" w:firstLine="274"/>
        <w:jc w:val="both"/>
        <w:rPr>
          <w:sz w:val="20"/>
          <w:szCs w:val="20"/>
        </w:rPr>
      </w:pPr>
      <w:r w:rsidRPr="009404BB">
        <w:rPr>
          <w:sz w:val="20"/>
          <w:szCs w:val="20"/>
        </w:rPr>
        <w:t>Filtering adalah tahap mengambil kata-kata penting dari hasil token[6]. Kata umum yang biasanya muncul dan tidak memiliki makna disebut dengan stopword, misalnya penggunaan kata penghubung seperti 8 “dan, yang, setelah, apakah, dapat, dan lainnya”. Penghilangan stopword ini dapat mengurangi ukuran index dan waktu pemrosesan[7].</w:t>
      </w:r>
      <w:r w:rsidR="0091491F" w:rsidRPr="009404BB">
        <w:rPr>
          <w:sz w:val="20"/>
          <w:szCs w:val="20"/>
        </w:rPr>
        <w:t xml:space="preserve"> </w:t>
      </w:r>
    </w:p>
    <w:p w14:paraId="659D2B88" w14:textId="77777777" w:rsidR="0091491F" w:rsidRPr="009404BB" w:rsidRDefault="0091491F" w:rsidP="00A50BC5">
      <w:pPr>
        <w:pStyle w:val="ListParagraph"/>
        <w:spacing w:line="276" w:lineRule="auto"/>
        <w:ind w:left="426" w:right="461"/>
        <w:jc w:val="both"/>
        <w:rPr>
          <w:sz w:val="20"/>
          <w:szCs w:val="20"/>
        </w:rPr>
      </w:pPr>
      <w:r w:rsidRPr="009404BB">
        <w:rPr>
          <w:sz w:val="20"/>
          <w:szCs w:val="20"/>
        </w:rPr>
        <w:t xml:space="preserve">Contoh: </w:t>
      </w:r>
    </w:p>
    <w:p w14:paraId="782E4682" w14:textId="77777777" w:rsidR="003A7D6F" w:rsidRPr="009404BB" w:rsidRDefault="003A7D6F" w:rsidP="00A50BC5">
      <w:pPr>
        <w:pStyle w:val="ListParagraph"/>
        <w:spacing w:line="276" w:lineRule="auto"/>
        <w:ind w:left="426" w:right="461"/>
        <w:jc w:val="both"/>
        <w:rPr>
          <w:sz w:val="20"/>
          <w:szCs w:val="20"/>
        </w:rPr>
      </w:pPr>
      <w:r w:rsidRPr="009404BB">
        <w:rPr>
          <w:sz w:val="20"/>
          <w:szCs w:val="20"/>
        </w:rPr>
        <w:t xml:space="preserve">- Sebelum: ['apakah', 'chatbot', 'dapat', 'berkomunikasi'] </w:t>
      </w:r>
    </w:p>
    <w:p w14:paraId="4B978E7B" w14:textId="60715DF4" w:rsidR="0091491F" w:rsidRPr="009404BB" w:rsidRDefault="003A7D6F" w:rsidP="00A50BC5">
      <w:pPr>
        <w:pStyle w:val="ListParagraph"/>
        <w:spacing w:line="276" w:lineRule="auto"/>
        <w:ind w:left="426" w:right="461"/>
        <w:jc w:val="both"/>
        <w:rPr>
          <w:sz w:val="20"/>
          <w:szCs w:val="20"/>
        </w:rPr>
      </w:pPr>
      <w:r w:rsidRPr="009404BB">
        <w:rPr>
          <w:sz w:val="20"/>
          <w:szCs w:val="20"/>
        </w:rPr>
        <w:t>- Sesudah: ['chatbot', 'berkomunikasi']</w:t>
      </w:r>
      <w:r w:rsidR="0091491F" w:rsidRPr="009404BB">
        <w:rPr>
          <w:sz w:val="20"/>
          <w:szCs w:val="20"/>
        </w:rPr>
        <w:t xml:space="preserve"> </w:t>
      </w:r>
    </w:p>
    <w:p w14:paraId="43295E8B" w14:textId="77777777" w:rsidR="0091491F" w:rsidRPr="009404BB" w:rsidRDefault="0091491F" w:rsidP="00A50BC5">
      <w:pPr>
        <w:pStyle w:val="ListParagraph"/>
        <w:spacing w:line="276" w:lineRule="auto"/>
        <w:ind w:left="700" w:right="461"/>
        <w:jc w:val="both"/>
        <w:rPr>
          <w:sz w:val="20"/>
          <w:szCs w:val="20"/>
        </w:rPr>
      </w:pPr>
    </w:p>
    <w:p w14:paraId="1041DC34" w14:textId="15C5F88E" w:rsidR="0091491F" w:rsidRPr="009404BB" w:rsidRDefault="003A7D6F" w:rsidP="00A50BC5">
      <w:pPr>
        <w:pStyle w:val="ListParagraph"/>
        <w:numPr>
          <w:ilvl w:val="0"/>
          <w:numId w:val="6"/>
        </w:numPr>
        <w:spacing w:line="276" w:lineRule="auto"/>
        <w:ind w:right="461"/>
        <w:jc w:val="both"/>
        <w:rPr>
          <w:sz w:val="20"/>
          <w:szCs w:val="20"/>
        </w:rPr>
      </w:pPr>
      <w:r w:rsidRPr="009404BB">
        <w:rPr>
          <w:sz w:val="20"/>
          <w:szCs w:val="20"/>
        </w:rPr>
        <w:t>Stemming</w:t>
      </w:r>
      <w:r w:rsidR="0091491F" w:rsidRPr="009404BB">
        <w:rPr>
          <w:sz w:val="20"/>
          <w:szCs w:val="20"/>
        </w:rPr>
        <w:t xml:space="preserve"> </w:t>
      </w:r>
    </w:p>
    <w:p w14:paraId="49A9705C" w14:textId="0E1D4D11" w:rsidR="0091491F" w:rsidRPr="009404BB" w:rsidRDefault="003A7D6F" w:rsidP="00A50BC5">
      <w:pPr>
        <w:pStyle w:val="ListParagraph"/>
        <w:spacing w:line="276" w:lineRule="auto"/>
        <w:ind w:left="426" w:right="461" w:firstLine="274"/>
        <w:jc w:val="both"/>
        <w:rPr>
          <w:sz w:val="20"/>
          <w:szCs w:val="20"/>
        </w:rPr>
      </w:pPr>
      <w:r w:rsidRPr="009404BB">
        <w:rPr>
          <w:sz w:val="20"/>
          <w:szCs w:val="20"/>
        </w:rPr>
        <w:t xml:space="preserve">Stemming adalah proses mengubah kata ke bentuk dasarnya. Misalnya kata “mendengarkan”, “dengarkan”, “didengarkan” akan ditransformasi menjadi </w:t>
      </w:r>
      <w:r w:rsidRPr="009404BB">
        <w:rPr>
          <w:sz w:val="20"/>
          <w:szCs w:val="20"/>
        </w:rPr>
        <w:lastRenderedPageBreak/>
        <w:t>kata “dengar”[6]. Selain itu juga untuk melakukan pengelompokan kata-kata lain yang memiliki kata dasar dan arti yang serupa namun memiliki bentuk yang berbeda karena mendapatkan imbuhan yang berbeda pula[7].</w:t>
      </w:r>
      <w:r w:rsidR="0091491F" w:rsidRPr="009404BB">
        <w:rPr>
          <w:sz w:val="20"/>
          <w:szCs w:val="20"/>
        </w:rPr>
        <w:t xml:space="preserve"> </w:t>
      </w:r>
    </w:p>
    <w:p w14:paraId="04485F7A" w14:textId="77777777" w:rsidR="0091491F" w:rsidRPr="009404BB" w:rsidRDefault="0091491F" w:rsidP="00A50BC5">
      <w:pPr>
        <w:pStyle w:val="ListParagraph"/>
        <w:spacing w:line="276" w:lineRule="auto"/>
        <w:ind w:left="426" w:right="461"/>
        <w:jc w:val="both"/>
        <w:rPr>
          <w:sz w:val="20"/>
          <w:szCs w:val="20"/>
        </w:rPr>
      </w:pPr>
      <w:r w:rsidRPr="009404BB">
        <w:rPr>
          <w:sz w:val="20"/>
          <w:szCs w:val="20"/>
        </w:rPr>
        <w:t xml:space="preserve">Contoh: </w:t>
      </w:r>
    </w:p>
    <w:p w14:paraId="583A337D" w14:textId="77777777" w:rsidR="003A7D6F" w:rsidRPr="009404BB" w:rsidRDefault="003A7D6F" w:rsidP="00A50BC5">
      <w:pPr>
        <w:pStyle w:val="ListParagraph"/>
        <w:spacing w:line="276" w:lineRule="auto"/>
        <w:ind w:left="426" w:right="461"/>
        <w:jc w:val="both"/>
        <w:rPr>
          <w:sz w:val="20"/>
          <w:szCs w:val="20"/>
        </w:rPr>
      </w:pPr>
      <w:r w:rsidRPr="009404BB">
        <w:rPr>
          <w:sz w:val="20"/>
          <w:szCs w:val="20"/>
        </w:rPr>
        <w:t xml:space="preserve">- Sebelum: ['chatbot', 'berkomunikasi'] </w:t>
      </w:r>
    </w:p>
    <w:p w14:paraId="3CE8CFA8" w14:textId="71515516" w:rsidR="0091491F" w:rsidRPr="009404BB" w:rsidRDefault="003A7D6F" w:rsidP="00A50BC5">
      <w:pPr>
        <w:pStyle w:val="ListParagraph"/>
        <w:spacing w:line="276" w:lineRule="auto"/>
        <w:ind w:left="426" w:right="461"/>
        <w:jc w:val="both"/>
        <w:rPr>
          <w:sz w:val="20"/>
          <w:szCs w:val="20"/>
        </w:rPr>
      </w:pPr>
      <w:r w:rsidRPr="009404BB">
        <w:rPr>
          <w:sz w:val="20"/>
          <w:szCs w:val="20"/>
        </w:rPr>
        <w:t>- Sesudah: ['chatbot', 'komunikasi']</w:t>
      </w:r>
      <w:r w:rsidR="0091491F" w:rsidRPr="009404BB">
        <w:rPr>
          <w:sz w:val="20"/>
          <w:szCs w:val="20"/>
        </w:rPr>
        <w:t xml:space="preserve"> </w:t>
      </w:r>
    </w:p>
    <w:p w14:paraId="55F60FFF" w14:textId="77777777" w:rsidR="0091491F" w:rsidRPr="009404BB" w:rsidRDefault="0091491F" w:rsidP="00A50BC5">
      <w:pPr>
        <w:spacing w:line="276" w:lineRule="auto"/>
        <w:ind w:right="461" w:firstLine="340"/>
        <w:jc w:val="both"/>
        <w:rPr>
          <w:sz w:val="20"/>
          <w:szCs w:val="20"/>
        </w:rPr>
      </w:pPr>
    </w:p>
    <w:p w14:paraId="170F5534" w14:textId="6EABB7D7" w:rsidR="003D3E9B" w:rsidRPr="009404BB" w:rsidRDefault="00A833DC" w:rsidP="00A50BC5">
      <w:pPr>
        <w:pStyle w:val="Heading3"/>
        <w:ind w:right="461"/>
        <w:rPr>
          <w:rFonts w:cs="Times New Roman"/>
          <w:bCs/>
          <w:szCs w:val="20"/>
        </w:rPr>
      </w:pPr>
      <w:bookmarkStart w:id="45" w:name="_Toc176987395"/>
      <w:bookmarkStart w:id="46" w:name="_Toc196165291"/>
      <w:r w:rsidRPr="009404BB">
        <w:rPr>
          <w:rFonts w:cs="Times New Roman"/>
          <w:bCs/>
          <w:szCs w:val="20"/>
        </w:rPr>
        <w:t>2.2.</w:t>
      </w:r>
      <w:r w:rsidR="000838B3" w:rsidRPr="009404BB">
        <w:rPr>
          <w:rFonts w:cs="Times New Roman"/>
          <w:bCs/>
          <w:szCs w:val="20"/>
        </w:rPr>
        <w:t>6</w:t>
      </w:r>
      <w:r w:rsidRPr="009404BB">
        <w:rPr>
          <w:rFonts w:cs="Times New Roman"/>
          <w:bCs/>
          <w:szCs w:val="20"/>
        </w:rPr>
        <w:t xml:space="preserve"> </w:t>
      </w:r>
      <w:r w:rsidR="000838B3" w:rsidRPr="009404BB">
        <w:rPr>
          <w:rFonts w:cs="Times New Roman"/>
          <w:bCs/>
          <w:szCs w:val="20"/>
        </w:rPr>
        <w:t>Context Recognition</w:t>
      </w:r>
      <w:bookmarkEnd w:id="45"/>
      <w:bookmarkEnd w:id="46"/>
      <w:r w:rsidR="000838B3" w:rsidRPr="009404BB">
        <w:rPr>
          <w:rFonts w:cs="Times New Roman"/>
          <w:bCs/>
          <w:szCs w:val="20"/>
        </w:rPr>
        <w:t xml:space="preserve"> </w:t>
      </w:r>
    </w:p>
    <w:p w14:paraId="6840D4A6" w14:textId="408CA8B6" w:rsidR="00B6019D" w:rsidRPr="00B6019D" w:rsidRDefault="000838B3" w:rsidP="00B6019D">
      <w:pPr>
        <w:pStyle w:val="ListParagraph"/>
        <w:spacing w:line="276" w:lineRule="auto"/>
        <w:ind w:left="0" w:right="461"/>
        <w:jc w:val="both"/>
        <w:rPr>
          <w:sz w:val="20"/>
          <w:szCs w:val="20"/>
        </w:rPr>
      </w:pPr>
      <w:r w:rsidRPr="009404BB">
        <w:rPr>
          <w:sz w:val="20"/>
          <w:szCs w:val="20"/>
        </w:rPr>
        <w:t xml:space="preserve">         </w:t>
      </w:r>
      <w:r w:rsidR="00B6019D" w:rsidRPr="00B6019D">
        <w:rPr>
          <w:sz w:val="20"/>
          <w:szCs w:val="20"/>
        </w:rPr>
        <w:t>Context Recognition merupakan kemampuan sistem atau model untuk memahami makna suatu informasi berdasarkan konteks penggunaannya. Dalam bidang Natural Language Processing (NLP), pengenalan konteks sangat krusial untuk menghasilkan respons yang akurat, karena arti dari suatu kata atau frasa dapat bervariasi tergantung pada kalimat atau maksud keseluruhan pengguna.</w:t>
      </w:r>
    </w:p>
    <w:p w14:paraId="1A2AD48D" w14:textId="77777777" w:rsidR="00B6019D" w:rsidRPr="00B6019D" w:rsidRDefault="00B6019D" w:rsidP="00B6019D">
      <w:pPr>
        <w:pStyle w:val="ListParagraph"/>
        <w:spacing w:line="276" w:lineRule="auto"/>
        <w:ind w:right="461"/>
        <w:jc w:val="both"/>
        <w:rPr>
          <w:sz w:val="20"/>
          <w:szCs w:val="20"/>
        </w:rPr>
      </w:pPr>
    </w:p>
    <w:p w14:paraId="16205050" w14:textId="2515FCF9" w:rsidR="00B6019D" w:rsidRDefault="00B6019D" w:rsidP="00B6019D">
      <w:pPr>
        <w:pStyle w:val="ListParagraph"/>
        <w:spacing w:line="276" w:lineRule="auto"/>
        <w:ind w:left="0" w:right="461" w:firstLine="567"/>
        <w:jc w:val="both"/>
        <w:rPr>
          <w:sz w:val="20"/>
          <w:szCs w:val="20"/>
        </w:rPr>
      </w:pPr>
      <w:r w:rsidRPr="009404BB">
        <w:rPr>
          <w:sz w:val="20"/>
          <w:szCs w:val="20"/>
        </w:rPr>
        <w:t>Dalam pemrosesan bahasa alami, Context Recognition sangat penting karena memungkinkan model untuk membedakan makna dan membuat tanggapan yang lebih relevan [11].</w:t>
      </w:r>
      <w:r>
        <w:rPr>
          <w:sz w:val="20"/>
          <w:szCs w:val="20"/>
        </w:rPr>
        <w:t xml:space="preserve"> C</w:t>
      </w:r>
      <w:r w:rsidRPr="00B6019D">
        <w:rPr>
          <w:sz w:val="20"/>
          <w:szCs w:val="20"/>
        </w:rPr>
        <w:t>ontext recognition memungkinkan sistem untuk menangkap maksud pertanyaan meskipun disampaikan dengan berbagai variasi bahasa, termasuk penggunaan sinonim, parafrase, atau struktur kalimat yang berbeda. Sebagai contoh, chatbot yang dibangun dalam penelitian ini memanfaatkan ekspansi sinonim untuk mengenali pertanyaan yang memiliki makna serupa, seperti “bagaimana cara login” dan “proses masuk aplikasi”, lalu mengaitkannya dengan jawaban yang relevan. Dengan demikian, kemampuan mengenali konteks membantu chatbot memberikan respons yang lebih fleksibel dan tepat, meskipun input dari pengguna tidak selalu menggunakan frasa atau kata kunci yang identik dengan data pelatihan.</w:t>
      </w:r>
    </w:p>
    <w:p w14:paraId="75C494A0" w14:textId="77777777" w:rsidR="00A31BA3" w:rsidRPr="00A31BA3" w:rsidRDefault="00A31BA3" w:rsidP="00B6019D">
      <w:pPr>
        <w:pStyle w:val="ListParagraph"/>
        <w:spacing w:line="276" w:lineRule="auto"/>
        <w:ind w:left="0" w:right="461" w:firstLine="567"/>
        <w:jc w:val="both"/>
        <w:rPr>
          <w:color w:val="000000" w:themeColor="text1"/>
          <w:sz w:val="20"/>
          <w:szCs w:val="20"/>
        </w:rPr>
      </w:pPr>
    </w:p>
    <w:p w14:paraId="06D13DD2" w14:textId="77777777" w:rsidR="00A31BA3" w:rsidRPr="00A31BA3" w:rsidRDefault="00A31BA3" w:rsidP="00A31BA3">
      <w:pPr>
        <w:pStyle w:val="Heading5"/>
        <w:numPr>
          <w:ilvl w:val="2"/>
          <w:numId w:val="30"/>
        </w:numPr>
        <w:tabs>
          <w:tab w:val="left" w:pos="901"/>
        </w:tabs>
        <w:spacing w:line="229" w:lineRule="exact"/>
        <w:ind w:left="426" w:hanging="451"/>
        <w:jc w:val="both"/>
        <w:rPr>
          <w:color w:val="000000" w:themeColor="text1"/>
        </w:rPr>
      </w:pPr>
      <w:r w:rsidRPr="00A31BA3">
        <w:rPr>
          <w:color w:val="000000" w:themeColor="text1"/>
        </w:rPr>
        <w:t>Term</w:t>
      </w:r>
      <w:r w:rsidRPr="00A31BA3">
        <w:rPr>
          <w:color w:val="000000" w:themeColor="text1"/>
          <w:spacing w:val="-11"/>
        </w:rPr>
        <w:t xml:space="preserve"> </w:t>
      </w:r>
      <w:r w:rsidRPr="00A31BA3">
        <w:rPr>
          <w:color w:val="000000" w:themeColor="text1"/>
        </w:rPr>
        <w:t>Frequency-Inverse</w:t>
      </w:r>
      <w:r w:rsidRPr="00A31BA3">
        <w:rPr>
          <w:color w:val="000000" w:themeColor="text1"/>
          <w:spacing w:val="-10"/>
        </w:rPr>
        <w:t xml:space="preserve"> </w:t>
      </w:r>
      <w:r w:rsidRPr="00A31BA3">
        <w:rPr>
          <w:color w:val="000000" w:themeColor="text1"/>
        </w:rPr>
        <w:t>Document</w:t>
      </w:r>
      <w:r w:rsidRPr="00A31BA3">
        <w:rPr>
          <w:color w:val="000000" w:themeColor="text1"/>
          <w:spacing w:val="-10"/>
        </w:rPr>
        <w:t xml:space="preserve"> </w:t>
      </w:r>
      <w:r w:rsidRPr="00A31BA3">
        <w:rPr>
          <w:color w:val="000000" w:themeColor="text1"/>
        </w:rPr>
        <w:t>Frequency</w:t>
      </w:r>
      <w:r w:rsidRPr="00A31BA3">
        <w:rPr>
          <w:color w:val="000000" w:themeColor="text1"/>
          <w:spacing w:val="-9"/>
        </w:rPr>
        <w:t xml:space="preserve"> </w:t>
      </w:r>
      <w:r w:rsidRPr="00A31BA3">
        <w:rPr>
          <w:color w:val="000000" w:themeColor="text1"/>
        </w:rPr>
        <w:t>(TF-</w:t>
      </w:r>
      <w:r w:rsidRPr="00A31BA3">
        <w:rPr>
          <w:color w:val="000000" w:themeColor="text1"/>
          <w:spacing w:val="-4"/>
        </w:rPr>
        <w:t>IDF)</w:t>
      </w:r>
    </w:p>
    <w:p w14:paraId="243D64F4" w14:textId="77777777" w:rsidR="00A31BA3" w:rsidRDefault="00A31BA3" w:rsidP="00A31BA3">
      <w:pPr>
        <w:pStyle w:val="BodyText"/>
        <w:ind w:right="569" w:firstLine="436"/>
        <w:jc w:val="both"/>
      </w:pPr>
      <w:r>
        <w:t>TF-IDF adalah metode yang digunakan untuk mengukur tingkat pentingnya sebuah kata (term) dalam sebuah dokumen atau korpus teks. Metode ini banyak digunakan dalam pemrosesan bahasa alami dan analisis teks. TF-IDF menggabungkan dua komponen, frekuensi kata dalam dokumen (TF) dan invers dari frekuensi kata dalam seluruh korpus (IDF).</w:t>
      </w:r>
    </w:p>
    <w:p w14:paraId="625698F0" w14:textId="61702C74" w:rsidR="00A31BA3" w:rsidRDefault="00A31BA3" w:rsidP="00A31BA3">
      <w:pPr>
        <w:pStyle w:val="BodyText"/>
        <w:ind w:right="570" w:firstLine="436"/>
        <w:jc w:val="both"/>
      </w:pPr>
      <w:r>
        <w:t>TF-IDF menghasilkan bobot atau skor yang mewakili tingkat pentingnya sebuah term dalam sebuah dokumen dalam konteks koleksi dokumen yang lebih besar. Bobot ini dapat digunakan untuk memperhitungkan dan membandingkan relevansi dokumen dalam sistem temu kembali informasi. Dokumen yang memiliki skor TF-IDF yang lebih tinggi yang untuk suatu term cenderung dianggap lebih relevan terhadap query atau permintaan pengguna yang mengandung term tersebut[1</w:t>
      </w:r>
      <w:r w:rsidR="00206D25">
        <w:t>4</w:t>
      </w:r>
      <w:r>
        <w:t>]. Rumus untuk TF-IDF adalah[</w:t>
      </w:r>
      <w:r w:rsidR="00206D25">
        <w:t>2</w:t>
      </w:r>
      <w:r>
        <w:t>]:</w:t>
      </w:r>
    </w:p>
    <w:p w14:paraId="2F362726" w14:textId="77777777" w:rsidR="00A31BA3" w:rsidRDefault="00A31BA3" w:rsidP="00A31BA3">
      <w:pPr>
        <w:pStyle w:val="BodyText"/>
        <w:spacing w:before="9"/>
        <w:rPr>
          <w:sz w:val="12"/>
        </w:rPr>
      </w:pPr>
    </w:p>
    <w:p w14:paraId="4B88AF3A" w14:textId="77777777" w:rsidR="00A31BA3" w:rsidRDefault="00A31BA3" w:rsidP="00A31BA3">
      <w:pPr>
        <w:pStyle w:val="BodyText"/>
        <w:rPr>
          <w:sz w:val="12"/>
        </w:rPr>
        <w:sectPr w:rsidR="00A31BA3" w:rsidSect="00A31BA3">
          <w:pgSz w:w="8400" w:h="11900"/>
          <w:pgMar w:top="720" w:right="283" w:bottom="940" w:left="992" w:header="0" w:footer="716" w:gutter="0"/>
          <w:cols w:space="720"/>
        </w:sectPr>
      </w:pPr>
    </w:p>
    <w:p w14:paraId="55B7166A" w14:textId="77777777" w:rsidR="00A31BA3" w:rsidRDefault="00A31BA3" w:rsidP="00A31BA3">
      <w:pPr>
        <w:pStyle w:val="BodyText"/>
        <w:tabs>
          <w:tab w:val="left" w:pos="3977"/>
        </w:tabs>
        <w:spacing w:before="73" w:line="259" w:lineRule="exact"/>
        <w:rPr>
          <w:rFonts w:ascii="Cambria Math" w:eastAsia="Cambria Math"/>
          <w:position w:val="12"/>
          <w:sz w:val="14"/>
        </w:rPr>
      </w:pPr>
      <w:r>
        <w:rPr>
          <w:rFonts w:ascii="Cambria Math" w:eastAsia="Cambria Math"/>
          <w:noProof/>
          <w:position w:val="12"/>
          <w:sz w:val="14"/>
        </w:rPr>
        <mc:AlternateContent>
          <mc:Choice Requires="wps">
            <w:drawing>
              <wp:anchor distT="0" distB="0" distL="0" distR="0" simplePos="0" relativeHeight="251770368" behindDoc="1" locked="0" layoutInCell="1" allowOverlap="1" wp14:anchorId="1F3D7CFD" wp14:editId="14F0B00F">
                <wp:simplePos x="0" y="0"/>
                <wp:positionH relativeFrom="page">
                  <wp:posOffset>3021457</wp:posOffset>
                </wp:positionH>
                <wp:positionV relativeFrom="paragraph">
                  <wp:posOffset>167390</wp:posOffset>
                </wp:positionV>
                <wp:extent cx="363220" cy="762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220" cy="7620"/>
                        </a:xfrm>
                        <a:custGeom>
                          <a:avLst/>
                          <a:gdLst/>
                          <a:ahLst/>
                          <a:cxnLst/>
                          <a:rect l="l" t="t" r="r" b="b"/>
                          <a:pathLst>
                            <a:path w="363220" h="7620">
                              <a:moveTo>
                                <a:pt x="362711" y="0"/>
                              </a:moveTo>
                              <a:lnTo>
                                <a:pt x="0" y="0"/>
                              </a:lnTo>
                              <a:lnTo>
                                <a:pt x="0" y="7620"/>
                              </a:lnTo>
                              <a:lnTo>
                                <a:pt x="362711" y="7620"/>
                              </a:lnTo>
                              <a:lnTo>
                                <a:pt x="3627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DA10CC" id="Graphic 8" o:spid="_x0000_s1026" style="position:absolute;margin-left:237.9pt;margin-top:13.2pt;width:28.6pt;height:.6pt;z-index:-251546112;visibility:visible;mso-wrap-style:square;mso-wrap-distance-left:0;mso-wrap-distance-top:0;mso-wrap-distance-right:0;mso-wrap-distance-bottom:0;mso-position-horizontal:absolute;mso-position-horizontal-relative:page;mso-position-vertical:absolute;mso-position-vertical-relative:text;v-text-anchor:top" coordsize="363220,76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" path="m362711,l,,,7620r362711,l362711,xe" fillcolor="black" stroked="f">
                <v:path arrowok="t"/>
                <w10:wrap anchorx="page"/>
              </v:shape>
            </w:pict>
          </mc:Fallback>
        </mc:AlternateContent>
      </w:r>
      <w:r>
        <w:rPr>
          <w:rFonts w:ascii="Cambria Math" w:eastAsia="Cambria Math"/>
        </w:rPr>
        <w:t>𝑡</w:t>
      </w:r>
      <w:r>
        <w:rPr>
          <w:rFonts w:ascii="Cambria Math" w:eastAsia="Cambria Math"/>
          <w:spacing w:val="4"/>
        </w:rPr>
        <w:t xml:space="preserve"> </w:t>
      </w:r>
      <w:r>
        <w:rPr>
          <w:rFonts w:ascii="Cambria Math" w:eastAsia="Cambria Math"/>
        </w:rPr>
        <w:t>𝑓</w:t>
      </w:r>
      <w:r>
        <w:rPr>
          <w:rFonts w:ascii="Cambria Math" w:eastAsia="Cambria Math"/>
          <w:spacing w:val="58"/>
        </w:rPr>
        <w:t xml:space="preserve"> </w:t>
      </w:r>
      <w:r>
        <w:rPr>
          <w:rFonts w:ascii="Cambria Math" w:eastAsia="Cambria Math"/>
        </w:rPr>
        <w:t>=</w:t>
      </w:r>
      <w:r>
        <w:rPr>
          <w:rFonts w:ascii="Cambria Math" w:eastAsia="Cambria Math"/>
          <w:spacing w:val="54"/>
        </w:rPr>
        <w:t xml:space="preserve"> </w:t>
      </w:r>
      <w:r>
        <w:rPr>
          <w:rFonts w:ascii="Cambria Math" w:eastAsia="Cambria Math"/>
        </w:rPr>
        <w:t>0,5</w:t>
      </w:r>
      <w:r>
        <w:rPr>
          <w:rFonts w:ascii="Cambria Math" w:eastAsia="Cambria Math"/>
          <w:spacing w:val="42"/>
        </w:rPr>
        <w:t xml:space="preserve"> </w:t>
      </w:r>
      <w:r>
        <w:rPr>
          <w:rFonts w:ascii="Cambria Math" w:eastAsia="Cambria Math"/>
        </w:rPr>
        <w:t>+</w:t>
      </w:r>
      <w:r>
        <w:rPr>
          <w:rFonts w:ascii="Cambria Math" w:eastAsia="Cambria Math"/>
          <w:spacing w:val="42"/>
        </w:rPr>
        <w:t xml:space="preserve"> </w:t>
      </w:r>
      <w:r>
        <w:rPr>
          <w:rFonts w:ascii="Cambria Math" w:eastAsia="Cambria Math"/>
        </w:rPr>
        <w:t>0,5</w:t>
      </w:r>
      <w:r>
        <w:rPr>
          <w:rFonts w:ascii="Cambria Math" w:eastAsia="Cambria Math"/>
          <w:spacing w:val="-2"/>
        </w:rPr>
        <w:t xml:space="preserve"> </w:t>
      </w:r>
      <w:r>
        <w:rPr>
          <w:rFonts w:ascii="Cambria Math" w:eastAsia="Cambria Math"/>
          <w:spacing w:val="-10"/>
        </w:rPr>
        <w:t>𝑥</w:t>
      </w:r>
      <w:r>
        <w:rPr>
          <w:rFonts w:ascii="Cambria Math" w:eastAsia="Cambria Math"/>
        </w:rPr>
        <w:tab/>
      </w:r>
      <w:r>
        <w:rPr>
          <w:rFonts w:ascii="Cambria Math" w:eastAsia="Cambria Math"/>
          <w:spacing w:val="-5"/>
          <w:position w:val="12"/>
          <w:sz w:val="14"/>
        </w:rPr>
        <w:t>𝑡𝑓</w:t>
      </w:r>
    </w:p>
    <w:p w14:paraId="6BE3D23F" w14:textId="77777777" w:rsidR="00A31BA3" w:rsidRDefault="00A31BA3" w:rsidP="00A31BA3">
      <w:pPr>
        <w:spacing w:line="126" w:lineRule="exact"/>
        <w:jc w:val="right"/>
        <w:rPr>
          <w:rFonts w:ascii="Cambria Math" w:eastAsia="Cambria Math"/>
          <w:sz w:val="14"/>
        </w:rPr>
      </w:pPr>
      <w:r>
        <w:rPr>
          <w:rFonts w:ascii="Cambria Math" w:eastAsia="Cambria Math"/>
          <w:spacing w:val="-2"/>
          <w:w w:val="105"/>
          <w:sz w:val="14"/>
        </w:rPr>
        <w:t>𝑚𝑎𝑥(𝑡𝑓)</w:t>
      </w:r>
    </w:p>
    <w:p w14:paraId="1E05B0C0" w14:textId="77777777" w:rsidR="00A31BA3" w:rsidRDefault="00A31BA3" w:rsidP="00A31BA3">
      <w:pPr>
        <w:spacing w:before="139"/>
        <w:rPr>
          <w:sz w:val="20"/>
        </w:rPr>
      </w:pPr>
      <w:r>
        <w:br w:type="column"/>
      </w:r>
      <w:r>
        <w:rPr>
          <w:spacing w:val="-5"/>
          <w:sz w:val="20"/>
        </w:rPr>
        <w:t>(1)</w:t>
      </w:r>
    </w:p>
    <w:p w14:paraId="5B5A84F3" w14:textId="77777777" w:rsidR="00A31BA3" w:rsidRDefault="00A31BA3" w:rsidP="00A31BA3">
      <w:pPr>
        <w:rPr>
          <w:sz w:val="20"/>
        </w:rPr>
        <w:sectPr w:rsidR="00A31BA3" w:rsidSect="00A31BA3">
          <w:type w:val="continuous"/>
          <w:pgSz w:w="8400" w:h="11900"/>
          <w:pgMar w:top="1080" w:right="283" w:bottom="0" w:left="992" w:header="0" w:footer="716" w:gutter="0"/>
          <w:cols w:num="2" w:space="720" w:equalWidth="0">
            <w:col w:w="4338" w:space="40"/>
            <w:col w:w="2747"/>
          </w:cols>
        </w:sectPr>
      </w:pPr>
    </w:p>
    <w:p w14:paraId="3AAB37E4" w14:textId="77777777" w:rsidR="00A31BA3" w:rsidRDefault="00A31BA3" w:rsidP="00A31BA3">
      <w:pPr>
        <w:spacing w:before="45"/>
        <w:jc w:val="right"/>
        <w:rPr>
          <w:rFonts w:ascii="Cambria Math" w:eastAsia="Cambria Math"/>
          <w:position w:val="-3"/>
          <w:sz w:val="14"/>
        </w:rPr>
      </w:pPr>
      <w:r>
        <w:rPr>
          <w:rFonts w:ascii="Cambria Math" w:eastAsia="Cambria Math"/>
          <w:spacing w:val="-4"/>
          <w:sz w:val="20"/>
        </w:rPr>
        <w:t>𝑖𝑑𝑓</w:t>
      </w:r>
      <w:r>
        <w:rPr>
          <w:rFonts w:ascii="Cambria Math" w:eastAsia="Cambria Math"/>
          <w:spacing w:val="-4"/>
          <w:position w:val="-3"/>
          <w:sz w:val="14"/>
        </w:rPr>
        <w:t>𝑡</w:t>
      </w:r>
    </w:p>
    <w:p w14:paraId="558C08F5" w14:textId="77777777" w:rsidR="00A31BA3" w:rsidRDefault="00A31BA3" w:rsidP="00A31BA3">
      <w:pPr>
        <w:tabs>
          <w:tab w:val="left" w:pos="2239"/>
        </w:tabs>
        <w:spacing w:line="241" w:lineRule="exact"/>
        <w:rPr>
          <w:sz w:val="20"/>
        </w:rPr>
      </w:pPr>
      <w:r>
        <w:br w:type="column"/>
      </w:r>
      <w:r>
        <w:rPr>
          <w:rFonts w:ascii="Cambria Math" w:eastAsia="Cambria Math"/>
          <w:sz w:val="20"/>
        </w:rPr>
        <w:t>=</w:t>
      </w:r>
      <w:r>
        <w:rPr>
          <w:rFonts w:ascii="Cambria Math" w:eastAsia="Cambria Math"/>
          <w:spacing w:val="55"/>
          <w:sz w:val="20"/>
        </w:rPr>
        <w:t xml:space="preserve"> </w:t>
      </w:r>
      <w:r>
        <w:rPr>
          <w:rFonts w:ascii="Cambria Math" w:eastAsia="Cambria Math"/>
          <w:sz w:val="20"/>
        </w:rPr>
        <w:t>𝑙𝑜𝑔(</w:t>
      </w:r>
      <w:r>
        <w:rPr>
          <w:rFonts w:ascii="Cambria Math" w:eastAsia="Cambria Math"/>
          <w:spacing w:val="22"/>
          <w:sz w:val="20"/>
        </w:rPr>
        <w:t xml:space="preserve"> </w:t>
      </w:r>
      <w:r>
        <w:rPr>
          <w:rFonts w:ascii="Cambria Math" w:eastAsia="Cambria Math"/>
          <w:position w:val="12"/>
          <w:sz w:val="14"/>
        </w:rPr>
        <w:t>𝐷</w:t>
      </w:r>
      <w:r>
        <w:rPr>
          <w:rFonts w:ascii="Cambria Math" w:eastAsia="Cambria Math"/>
          <w:spacing w:val="39"/>
          <w:position w:val="12"/>
          <w:sz w:val="14"/>
        </w:rPr>
        <w:t xml:space="preserve"> </w:t>
      </w:r>
      <w:r>
        <w:rPr>
          <w:rFonts w:ascii="Cambria Math" w:eastAsia="Cambria Math"/>
          <w:spacing w:val="-10"/>
          <w:sz w:val="20"/>
        </w:rPr>
        <w:t>)</w:t>
      </w:r>
      <w:r>
        <w:rPr>
          <w:rFonts w:ascii="Cambria Math" w:eastAsia="Cambria Math"/>
          <w:sz w:val="20"/>
        </w:rPr>
        <w:tab/>
      </w:r>
      <w:r>
        <w:rPr>
          <w:spacing w:val="-5"/>
          <w:sz w:val="20"/>
        </w:rPr>
        <w:t>(2)</w:t>
      </w:r>
    </w:p>
    <w:p w14:paraId="784084C1" w14:textId="77777777" w:rsidR="00A31BA3" w:rsidRDefault="00A31BA3" w:rsidP="00A31BA3">
      <w:pPr>
        <w:spacing w:line="170" w:lineRule="auto"/>
        <w:rPr>
          <w:rFonts w:ascii="Cambria Math" w:eastAsia="Cambria Math"/>
          <w:position w:val="-2"/>
          <w:sz w:val="12"/>
        </w:rPr>
      </w:pPr>
      <w:r>
        <w:rPr>
          <w:rFonts w:ascii="Cambria Math" w:eastAsia="Cambria Math"/>
          <w:noProof/>
          <w:position w:val="-2"/>
          <w:sz w:val="12"/>
        </w:rPr>
        <mc:AlternateContent>
          <mc:Choice Requires="wps">
            <w:drawing>
              <wp:anchor distT="0" distB="0" distL="0" distR="0" simplePos="0" relativeHeight="251771392" behindDoc="1" locked="0" layoutInCell="1" allowOverlap="1" wp14:anchorId="709EE120" wp14:editId="1A2F72E0">
                <wp:simplePos x="0" y="0"/>
                <wp:positionH relativeFrom="page">
                  <wp:posOffset>2629535</wp:posOffset>
                </wp:positionH>
                <wp:positionV relativeFrom="paragraph">
                  <wp:posOffset>-43499</wp:posOffset>
                </wp:positionV>
                <wp:extent cx="149860" cy="762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860" cy="7620"/>
                        </a:xfrm>
                        <a:custGeom>
                          <a:avLst/>
                          <a:gdLst/>
                          <a:ahLst/>
                          <a:cxnLst/>
                          <a:rect l="l" t="t" r="r" b="b"/>
                          <a:pathLst>
                            <a:path w="149860" h="7620">
                              <a:moveTo>
                                <a:pt x="149351" y="0"/>
                              </a:moveTo>
                              <a:lnTo>
                                <a:pt x="0" y="0"/>
                              </a:lnTo>
                              <a:lnTo>
                                <a:pt x="0" y="7619"/>
                              </a:lnTo>
                              <a:lnTo>
                                <a:pt x="149351" y="7619"/>
                              </a:lnTo>
                              <a:lnTo>
                                <a:pt x="1493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8986F8" id="Graphic 9" o:spid="_x0000_s1026" style="position:absolute;margin-left:207.05pt;margin-top:-3.45pt;width:11.8pt;height:.6pt;z-index:-251545088;visibility:visible;mso-wrap-style:square;mso-wrap-distance-left:0;mso-wrap-distance-top:0;mso-wrap-distance-right:0;mso-wrap-distance-bottom:0;mso-position-horizontal:absolute;mso-position-horizontal-relative:page;mso-position-vertical:absolute;mso-position-vertical-relative:text;v-text-anchor:top" coordsize="149860,76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" path="m149351,l,,,7619r149351,l149351,xe" fillcolor="black" stroked="f">
                <v:path arrowok="t"/>
                <w10:wrap anchorx="page"/>
              </v:shape>
            </w:pict>
          </mc:Fallback>
        </mc:AlternateContent>
      </w:r>
      <w:r>
        <w:rPr>
          <w:rFonts w:ascii="Cambria Math" w:eastAsia="Cambria Math"/>
          <w:spacing w:val="-5"/>
          <w:w w:val="110"/>
          <w:sz w:val="14"/>
        </w:rPr>
        <w:t>𝑑𝑓</w:t>
      </w:r>
      <w:r>
        <w:rPr>
          <w:rFonts w:ascii="Cambria Math" w:eastAsia="Cambria Math"/>
          <w:spacing w:val="-5"/>
          <w:w w:val="110"/>
          <w:position w:val="-2"/>
          <w:sz w:val="12"/>
        </w:rPr>
        <w:t>𝑡</w:t>
      </w:r>
    </w:p>
    <w:p w14:paraId="5E31D394" w14:textId="77777777" w:rsidR="00A31BA3" w:rsidRDefault="00A31BA3" w:rsidP="00A31BA3">
      <w:pPr>
        <w:spacing w:line="170" w:lineRule="auto"/>
        <w:rPr>
          <w:rFonts w:ascii="Cambria Math" w:eastAsia="Cambria Math"/>
          <w:position w:val="-2"/>
          <w:sz w:val="12"/>
        </w:rPr>
        <w:sectPr w:rsidR="00A31BA3" w:rsidSect="00A31BA3">
          <w:type w:val="continuous"/>
          <w:pgSz w:w="8400" w:h="11900"/>
          <w:pgMar w:top="1080" w:right="283" w:bottom="0" w:left="992" w:header="0" w:footer="716" w:gutter="0"/>
          <w:cols w:num="2" w:space="720" w:equalWidth="0">
            <w:col w:w="2407" w:space="40"/>
            <w:col w:w="4678"/>
          </w:cols>
        </w:sectPr>
      </w:pPr>
    </w:p>
    <w:p w14:paraId="388EAB29" w14:textId="77777777" w:rsidR="00A31BA3" w:rsidRDefault="00A31BA3" w:rsidP="00A31BA3">
      <w:pPr>
        <w:tabs>
          <w:tab w:val="left" w:pos="2597"/>
        </w:tabs>
        <w:spacing w:line="242" w:lineRule="exact"/>
        <w:ind w:right="115"/>
        <w:jc w:val="center"/>
        <w:rPr>
          <w:sz w:val="20"/>
        </w:rPr>
      </w:pPr>
      <w:r>
        <w:rPr>
          <w:rFonts w:ascii="Cambria Math" w:eastAsia="Cambria Math"/>
          <w:sz w:val="20"/>
        </w:rPr>
        <w:t>𝑊</w:t>
      </w:r>
      <w:r>
        <w:rPr>
          <w:rFonts w:ascii="Cambria Math" w:eastAsia="Cambria Math"/>
          <w:position w:val="-3"/>
          <w:sz w:val="14"/>
        </w:rPr>
        <w:t>𝑑.𝑡</w:t>
      </w:r>
      <w:r>
        <w:rPr>
          <w:rFonts w:ascii="Cambria Math" w:eastAsia="Cambria Math"/>
          <w:spacing w:val="70"/>
          <w:position w:val="-3"/>
          <w:sz w:val="14"/>
        </w:rPr>
        <w:t xml:space="preserve"> </w:t>
      </w:r>
      <w:r>
        <w:rPr>
          <w:rFonts w:ascii="Cambria Math" w:eastAsia="Cambria Math"/>
          <w:sz w:val="20"/>
        </w:rPr>
        <w:t>=</w:t>
      </w:r>
      <w:r>
        <w:rPr>
          <w:rFonts w:ascii="Cambria Math" w:eastAsia="Cambria Math"/>
          <w:spacing w:val="45"/>
          <w:sz w:val="20"/>
        </w:rPr>
        <w:t xml:space="preserve"> </w:t>
      </w:r>
      <w:r>
        <w:rPr>
          <w:rFonts w:ascii="Cambria Math" w:eastAsia="Cambria Math"/>
          <w:sz w:val="20"/>
        </w:rPr>
        <w:t>𝑡𝑓</w:t>
      </w:r>
      <w:r>
        <w:rPr>
          <w:rFonts w:ascii="Cambria Math" w:eastAsia="Cambria Math"/>
          <w:position w:val="-3"/>
          <w:sz w:val="14"/>
        </w:rPr>
        <w:t>𝑑.𝑡</w:t>
      </w:r>
      <w:r>
        <w:rPr>
          <w:rFonts w:ascii="Cambria Math" w:eastAsia="Cambria Math"/>
          <w:spacing w:val="20"/>
          <w:position w:val="-3"/>
          <w:sz w:val="14"/>
        </w:rPr>
        <w:t xml:space="preserve"> </w:t>
      </w:r>
      <w:r>
        <w:rPr>
          <w:rFonts w:ascii="Cambria Math" w:eastAsia="Cambria Math"/>
          <w:sz w:val="20"/>
        </w:rPr>
        <w:t>𝑥</w:t>
      </w:r>
      <w:r>
        <w:rPr>
          <w:rFonts w:ascii="Cambria Math" w:eastAsia="Cambria Math"/>
          <w:spacing w:val="3"/>
          <w:sz w:val="20"/>
        </w:rPr>
        <w:t xml:space="preserve"> </w:t>
      </w:r>
      <w:r>
        <w:rPr>
          <w:rFonts w:ascii="Cambria Math" w:eastAsia="Cambria Math"/>
          <w:spacing w:val="-2"/>
          <w:sz w:val="20"/>
        </w:rPr>
        <w:t>𝑖𝑑𝑓</w:t>
      </w:r>
      <w:r>
        <w:rPr>
          <w:rFonts w:ascii="Cambria Math" w:eastAsia="Cambria Math"/>
          <w:spacing w:val="-2"/>
          <w:position w:val="-3"/>
          <w:sz w:val="14"/>
        </w:rPr>
        <w:t>𝑑.𝑡</w:t>
      </w:r>
      <w:r>
        <w:rPr>
          <w:rFonts w:ascii="Cambria Math" w:eastAsia="Cambria Math"/>
          <w:position w:val="-3"/>
          <w:sz w:val="14"/>
        </w:rPr>
        <w:tab/>
      </w:r>
      <w:r>
        <w:rPr>
          <w:spacing w:val="-5"/>
          <w:sz w:val="20"/>
        </w:rPr>
        <w:t>(3)</w:t>
      </w:r>
    </w:p>
    <w:p w14:paraId="544907EE" w14:textId="77777777" w:rsidR="00A31BA3" w:rsidRDefault="00A31BA3" w:rsidP="00A31BA3">
      <w:pPr>
        <w:pStyle w:val="BodyText"/>
        <w:spacing w:before="203"/>
      </w:pPr>
      <w:r>
        <w:rPr>
          <w:spacing w:val="-2"/>
        </w:rPr>
        <w:t>Keterangan:</w:t>
      </w:r>
    </w:p>
    <w:p w14:paraId="10C20C9B" w14:textId="77777777" w:rsidR="00A31BA3" w:rsidRDefault="00A31BA3" w:rsidP="00A31BA3">
      <w:pPr>
        <w:pStyle w:val="BodyText"/>
        <w:tabs>
          <w:tab w:val="left" w:pos="887"/>
        </w:tabs>
        <w:ind w:right="2859"/>
      </w:pPr>
      <w:r>
        <w:rPr>
          <w:spacing w:val="-6"/>
        </w:rPr>
        <w:t>tf</w:t>
      </w:r>
      <w:r>
        <w:tab/>
        <w:t>=</w:t>
      </w:r>
      <w:r>
        <w:rPr>
          <w:spacing w:val="-7"/>
        </w:rPr>
        <w:t xml:space="preserve"> </w:t>
      </w:r>
      <w:r>
        <w:t>banyaknya</w:t>
      </w:r>
      <w:r>
        <w:rPr>
          <w:spacing w:val="-7"/>
        </w:rPr>
        <w:t xml:space="preserve"> </w:t>
      </w:r>
      <w:r>
        <w:t>term</w:t>
      </w:r>
      <w:r>
        <w:rPr>
          <w:spacing w:val="-6"/>
        </w:rPr>
        <w:t xml:space="preserve"> </w:t>
      </w:r>
      <w:r>
        <w:t>i</w:t>
      </w:r>
      <w:r>
        <w:rPr>
          <w:spacing w:val="-8"/>
        </w:rPr>
        <w:t xml:space="preserve"> </w:t>
      </w:r>
      <w:r>
        <w:t>pada</w:t>
      </w:r>
      <w:r>
        <w:rPr>
          <w:spacing w:val="-9"/>
        </w:rPr>
        <w:t xml:space="preserve"> </w:t>
      </w:r>
      <w:r>
        <w:t>sebuah</w:t>
      </w:r>
      <w:r>
        <w:rPr>
          <w:spacing w:val="-6"/>
        </w:rPr>
        <w:t xml:space="preserve"> </w:t>
      </w:r>
      <w:r>
        <w:t xml:space="preserve">dokumen </w:t>
      </w:r>
      <w:r>
        <w:rPr>
          <w:spacing w:val="-4"/>
        </w:rPr>
        <w:t>idf</w:t>
      </w:r>
      <w:r>
        <w:tab/>
        <w:t>= Inverse Document Frequency</w:t>
      </w:r>
    </w:p>
    <w:p w14:paraId="7F6A534C" w14:textId="77777777" w:rsidR="00A31BA3" w:rsidRDefault="00A31BA3" w:rsidP="00A31BA3">
      <w:pPr>
        <w:pStyle w:val="BodyText"/>
        <w:tabs>
          <w:tab w:val="left" w:pos="887"/>
        </w:tabs>
        <w:spacing w:before="1"/>
      </w:pPr>
      <w:r>
        <w:rPr>
          <w:spacing w:val="-10"/>
        </w:rPr>
        <w:t>D</w:t>
      </w:r>
      <w:r>
        <w:tab/>
        <w:t>=</w:t>
      </w:r>
      <w:r>
        <w:rPr>
          <w:spacing w:val="-6"/>
        </w:rPr>
        <w:t xml:space="preserve"> </w:t>
      </w:r>
      <w:r>
        <w:t>dokumen</w:t>
      </w:r>
      <w:r>
        <w:rPr>
          <w:spacing w:val="-4"/>
        </w:rPr>
        <w:t xml:space="preserve"> </w:t>
      </w:r>
      <w:r>
        <w:t>ke-</w:t>
      </w:r>
      <w:r>
        <w:rPr>
          <w:spacing w:val="-10"/>
        </w:rPr>
        <w:t>d</w:t>
      </w:r>
    </w:p>
    <w:p w14:paraId="2D0A8545" w14:textId="77777777" w:rsidR="00A31BA3" w:rsidRDefault="00A31BA3" w:rsidP="00A31BA3">
      <w:pPr>
        <w:pStyle w:val="BodyText"/>
        <w:tabs>
          <w:tab w:val="left" w:pos="887"/>
        </w:tabs>
        <w:spacing w:before="1"/>
      </w:pPr>
      <w:r>
        <w:rPr>
          <w:spacing w:val="-5"/>
        </w:rPr>
        <w:t>df</w:t>
      </w:r>
      <w:r>
        <w:tab/>
        <w:t>=</w:t>
      </w:r>
      <w:r>
        <w:rPr>
          <w:spacing w:val="-6"/>
        </w:rPr>
        <w:t xml:space="preserve"> </w:t>
      </w:r>
      <w:r>
        <w:t>banyak</w:t>
      </w:r>
      <w:r>
        <w:rPr>
          <w:spacing w:val="-4"/>
        </w:rPr>
        <w:t xml:space="preserve"> </w:t>
      </w:r>
      <w:r>
        <w:t>dokumen</w:t>
      </w:r>
      <w:r>
        <w:rPr>
          <w:spacing w:val="-4"/>
        </w:rPr>
        <w:t xml:space="preserve"> </w:t>
      </w:r>
      <w:r>
        <w:t>yang</w:t>
      </w:r>
      <w:r>
        <w:rPr>
          <w:spacing w:val="-4"/>
        </w:rPr>
        <w:t xml:space="preserve"> </w:t>
      </w:r>
      <w:r>
        <w:t>mengandung</w:t>
      </w:r>
      <w:r>
        <w:rPr>
          <w:spacing w:val="-5"/>
        </w:rPr>
        <w:t xml:space="preserve"> </w:t>
      </w:r>
      <w:r>
        <w:t>term</w:t>
      </w:r>
      <w:r>
        <w:rPr>
          <w:spacing w:val="-7"/>
        </w:rPr>
        <w:t xml:space="preserve"> </w:t>
      </w:r>
      <w:r>
        <w:rPr>
          <w:spacing w:val="-10"/>
        </w:rPr>
        <w:t>i</w:t>
      </w:r>
    </w:p>
    <w:p w14:paraId="07A768E2" w14:textId="77777777" w:rsidR="00A31BA3" w:rsidRDefault="00A31BA3" w:rsidP="00A31BA3">
      <w:pPr>
        <w:pStyle w:val="BodyText"/>
        <w:sectPr w:rsidR="00A31BA3" w:rsidSect="00A31BA3">
          <w:type w:val="continuous"/>
          <w:pgSz w:w="8400" w:h="11900"/>
          <w:pgMar w:top="1080" w:right="283" w:bottom="0" w:left="992" w:header="0" w:footer="716" w:gutter="0"/>
          <w:cols w:space="720"/>
        </w:sectPr>
      </w:pPr>
    </w:p>
    <w:p w14:paraId="3C6F5E26" w14:textId="77777777" w:rsidR="00A31BA3" w:rsidRDefault="00A31BA3" w:rsidP="00A31BA3">
      <w:pPr>
        <w:pStyle w:val="BodyText"/>
        <w:tabs>
          <w:tab w:val="left" w:pos="887"/>
        </w:tabs>
        <w:spacing w:before="79"/>
      </w:pPr>
      <w:r>
        <w:rPr>
          <w:spacing w:val="-10"/>
        </w:rPr>
        <w:lastRenderedPageBreak/>
        <w:t>t</w:t>
      </w:r>
      <w:r>
        <w:tab/>
        <w:t>=</w:t>
      </w:r>
      <w:r>
        <w:rPr>
          <w:spacing w:val="-2"/>
        </w:rPr>
        <w:t xml:space="preserve"> </w:t>
      </w:r>
      <w:r>
        <w:t>term</w:t>
      </w:r>
      <w:r>
        <w:rPr>
          <w:spacing w:val="-1"/>
        </w:rPr>
        <w:t xml:space="preserve"> </w:t>
      </w:r>
      <w:r>
        <w:t>ke-t</w:t>
      </w:r>
      <w:r>
        <w:rPr>
          <w:spacing w:val="-4"/>
        </w:rPr>
        <w:t xml:space="preserve"> </w:t>
      </w:r>
      <w:r>
        <w:t>dari</w:t>
      </w:r>
      <w:r>
        <w:rPr>
          <w:spacing w:val="-3"/>
        </w:rPr>
        <w:t xml:space="preserve"> </w:t>
      </w:r>
      <w:r>
        <w:rPr>
          <w:spacing w:val="-2"/>
        </w:rPr>
        <w:t>dokumen</w:t>
      </w:r>
    </w:p>
    <w:p w14:paraId="177BAC8D" w14:textId="77777777" w:rsidR="00A31BA3" w:rsidRDefault="00A31BA3" w:rsidP="00A31BA3">
      <w:pPr>
        <w:pStyle w:val="BodyText"/>
        <w:tabs>
          <w:tab w:val="left" w:pos="887"/>
        </w:tabs>
        <w:spacing w:before="1"/>
      </w:pPr>
      <w:r>
        <w:rPr>
          <w:spacing w:val="-10"/>
        </w:rPr>
        <w:t>W</w:t>
      </w:r>
      <w:r>
        <w:tab/>
        <w:t>=</w:t>
      </w:r>
      <w:r>
        <w:rPr>
          <w:spacing w:val="-4"/>
        </w:rPr>
        <w:t xml:space="preserve"> </w:t>
      </w:r>
      <w:r>
        <w:t>bobot</w:t>
      </w:r>
      <w:r>
        <w:rPr>
          <w:spacing w:val="-6"/>
        </w:rPr>
        <w:t xml:space="preserve"> </w:t>
      </w:r>
      <w:r>
        <w:t>dokumen</w:t>
      </w:r>
      <w:r>
        <w:rPr>
          <w:spacing w:val="-4"/>
        </w:rPr>
        <w:t xml:space="preserve"> </w:t>
      </w:r>
      <w:r>
        <w:t>ke-d</w:t>
      </w:r>
      <w:r>
        <w:rPr>
          <w:spacing w:val="-4"/>
        </w:rPr>
        <w:t xml:space="preserve"> </w:t>
      </w:r>
      <w:r>
        <w:t>terhadap</w:t>
      </w:r>
      <w:r>
        <w:rPr>
          <w:spacing w:val="-3"/>
        </w:rPr>
        <w:t xml:space="preserve"> </w:t>
      </w:r>
      <w:r>
        <w:t>term</w:t>
      </w:r>
      <w:r>
        <w:rPr>
          <w:spacing w:val="-2"/>
        </w:rPr>
        <w:t xml:space="preserve"> </w:t>
      </w:r>
      <w:r>
        <w:t>ke-</w:t>
      </w:r>
      <w:r>
        <w:rPr>
          <w:spacing w:val="-10"/>
        </w:rPr>
        <w:t>t</w:t>
      </w:r>
    </w:p>
    <w:p w14:paraId="7E976167" w14:textId="77777777" w:rsidR="00A31BA3" w:rsidRDefault="00A31BA3" w:rsidP="00A31BA3">
      <w:pPr>
        <w:pStyle w:val="BodyText"/>
        <w:spacing w:before="1"/>
      </w:pPr>
    </w:p>
    <w:p w14:paraId="1080B7DD" w14:textId="77777777" w:rsidR="00A31BA3" w:rsidRDefault="00A31BA3" w:rsidP="00A31BA3">
      <w:pPr>
        <w:pStyle w:val="BodyText"/>
      </w:pPr>
      <w:r>
        <w:rPr>
          <w:spacing w:val="-2"/>
        </w:rPr>
        <w:t>Contoh:</w:t>
      </w:r>
    </w:p>
    <w:p w14:paraId="351A4E1C" w14:textId="2F55FA33" w:rsidR="00A31BA3" w:rsidRDefault="00A31BA3" w:rsidP="00A31BA3">
      <w:pPr>
        <w:pStyle w:val="BodyText"/>
      </w:pPr>
      <w:r>
        <w:t>-</w:t>
      </w:r>
      <w:r>
        <w:rPr>
          <w:spacing w:val="-2"/>
        </w:rPr>
        <w:t xml:space="preserve"> </w:t>
      </w:r>
      <w:r>
        <w:t>A:</w:t>
      </w:r>
      <w:r>
        <w:rPr>
          <w:spacing w:val="-3"/>
        </w:rPr>
        <w:t xml:space="preserve"> </w:t>
      </w:r>
      <w:r>
        <w:t>"The</w:t>
      </w:r>
      <w:r>
        <w:rPr>
          <w:spacing w:val="-3"/>
        </w:rPr>
        <w:t xml:space="preserve"> </w:t>
      </w:r>
      <w:r>
        <w:t>car</w:t>
      </w:r>
      <w:r>
        <w:rPr>
          <w:spacing w:val="-3"/>
        </w:rPr>
        <w:t xml:space="preserve"> </w:t>
      </w:r>
      <w:r>
        <w:t>is</w:t>
      </w:r>
      <w:r>
        <w:rPr>
          <w:spacing w:val="-3"/>
        </w:rPr>
        <w:t xml:space="preserve"> </w:t>
      </w:r>
      <w:r>
        <w:t>driven</w:t>
      </w:r>
      <w:r>
        <w:rPr>
          <w:spacing w:val="-2"/>
        </w:rPr>
        <w:t xml:space="preserve"> </w:t>
      </w:r>
      <w:r>
        <w:t>on</w:t>
      </w:r>
      <w:r>
        <w:rPr>
          <w:spacing w:val="-2"/>
        </w:rPr>
        <w:t xml:space="preserve"> </w:t>
      </w:r>
      <w:r>
        <w:t>the</w:t>
      </w:r>
      <w:r>
        <w:rPr>
          <w:spacing w:val="-4"/>
        </w:rPr>
        <w:t xml:space="preserve"> </w:t>
      </w:r>
      <w:r>
        <w:rPr>
          <w:spacing w:val="-2"/>
        </w:rPr>
        <w:t>road[1</w:t>
      </w:r>
      <w:r w:rsidR="00206D25">
        <w:rPr>
          <w:spacing w:val="-2"/>
        </w:rPr>
        <w:t>5</w:t>
      </w:r>
      <w:r>
        <w:rPr>
          <w:spacing w:val="-2"/>
        </w:rPr>
        <w:t>]".</w:t>
      </w:r>
    </w:p>
    <w:p w14:paraId="4D33642F" w14:textId="23AD9658" w:rsidR="00A31BA3" w:rsidRDefault="00A31BA3" w:rsidP="00A31BA3">
      <w:pPr>
        <w:pStyle w:val="BodyText"/>
        <w:spacing w:before="1"/>
      </w:pPr>
      <w:r>
        <w:t>-</w:t>
      </w:r>
      <w:r>
        <w:rPr>
          <w:spacing w:val="-2"/>
        </w:rPr>
        <w:t xml:space="preserve"> </w:t>
      </w:r>
      <w:r>
        <w:t>B:</w:t>
      </w:r>
      <w:r>
        <w:rPr>
          <w:spacing w:val="-4"/>
        </w:rPr>
        <w:t xml:space="preserve"> </w:t>
      </w:r>
      <w:r>
        <w:t>"The</w:t>
      </w:r>
      <w:r>
        <w:rPr>
          <w:spacing w:val="-3"/>
        </w:rPr>
        <w:t xml:space="preserve"> </w:t>
      </w:r>
      <w:r>
        <w:t>truck</w:t>
      </w:r>
      <w:r>
        <w:rPr>
          <w:spacing w:val="-2"/>
        </w:rPr>
        <w:t xml:space="preserve"> </w:t>
      </w:r>
      <w:r>
        <w:t>is</w:t>
      </w:r>
      <w:r>
        <w:rPr>
          <w:spacing w:val="-4"/>
        </w:rPr>
        <w:t xml:space="preserve"> </w:t>
      </w:r>
      <w:r>
        <w:t>driven</w:t>
      </w:r>
      <w:r>
        <w:rPr>
          <w:spacing w:val="-3"/>
        </w:rPr>
        <w:t xml:space="preserve"> </w:t>
      </w:r>
      <w:r>
        <w:t>on</w:t>
      </w:r>
      <w:r>
        <w:rPr>
          <w:spacing w:val="-2"/>
        </w:rPr>
        <w:t xml:space="preserve"> </w:t>
      </w:r>
      <w:r>
        <w:t>the</w:t>
      </w:r>
      <w:r>
        <w:rPr>
          <w:spacing w:val="-3"/>
        </w:rPr>
        <w:t xml:space="preserve"> </w:t>
      </w:r>
      <w:r>
        <w:rPr>
          <w:spacing w:val="-2"/>
        </w:rPr>
        <w:t>highway[1</w:t>
      </w:r>
      <w:r w:rsidR="00206D25">
        <w:rPr>
          <w:spacing w:val="-2"/>
        </w:rPr>
        <w:t>5</w:t>
      </w:r>
      <w:r>
        <w:rPr>
          <w:spacing w:val="-2"/>
        </w:rPr>
        <w:t>]".</w:t>
      </w:r>
    </w:p>
    <w:p w14:paraId="47973B03" w14:textId="77777777" w:rsidR="00A31BA3" w:rsidRDefault="00A31BA3" w:rsidP="00A31BA3">
      <w:pPr>
        <w:pStyle w:val="BodyText"/>
      </w:pPr>
      <w:r>
        <w:rPr>
          <w:noProof/>
        </w:rPr>
        <w:drawing>
          <wp:inline distT="0" distB="0" distL="0" distR="0" wp14:anchorId="2956C4BB" wp14:editId="00C60D1C">
            <wp:extent cx="3986000" cy="199339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3986000" cy="1993391"/>
                    </a:xfrm>
                    <a:prstGeom prst="rect">
                      <a:avLst/>
                    </a:prstGeom>
                  </pic:spPr>
                </pic:pic>
              </a:graphicData>
            </a:graphic>
          </wp:inline>
        </w:drawing>
      </w:r>
    </w:p>
    <w:p w14:paraId="0FBFB710" w14:textId="77777777" w:rsidR="00A31BA3" w:rsidRDefault="00A31BA3" w:rsidP="00A31BA3">
      <w:pPr>
        <w:pStyle w:val="Heading5"/>
        <w:spacing w:before="10"/>
        <w:ind w:right="34"/>
        <w:jc w:val="center"/>
      </w:pPr>
      <w:r>
        <w:t>Gambar</w:t>
      </w:r>
      <w:r>
        <w:rPr>
          <w:spacing w:val="-6"/>
        </w:rPr>
        <w:t xml:space="preserve"> </w:t>
      </w:r>
      <w:r>
        <w:t>2.1</w:t>
      </w:r>
      <w:r>
        <w:rPr>
          <w:spacing w:val="-3"/>
        </w:rPr>
        <w:t xml:space="preserve"> </w:t>
      </w:r>
      <w:r>
        <w:t>Contoh</w:t>
      </w:r>
      <w:r>
        <w:rPr>
          <w:spacing w:val="-5"/>
        </w:rPr>
        <w:t xml:space="preserve"> </w:t>
      </w:r>
      <w:r>
        <w:t>TF</w:t>
      </w:r>
      <w:r>
        <w:rPr>
          <w:spacing w:val="-4"/>
        </w:rPr>
        <w:t xml:space="preserve"> </w:t>
      </w:r>
      <w:r>
        <w:rPr>
          <w:spacing w:val="-5"/>
        </w:rPr>
        <w:t>IDF</w:t>
      </w:r>
    </w:p>
    <w:p w14:paraId="48DE938A" w14:textId="77777777" w:rsidR="00A31BA3" w:rsidRDefault="00A31BA3" w:rsidP="00A31BA3">
      <w:pPr>
        <w:pStyle w:val="BodyText"/>
        <w:spacing w:before="22"/>
        <w:rPr>
          <w:b/>
        </w:rPr>
      </w:pPr>
    </w:p>
    <w:p w14:paraId="1DCEEDDA" w14:textId="77777777" w:rsidR="00A31BA3" w:rsidRDefault="00A31BA3" w:rsidP="00A31BA3">
      <w:pPr>
        <w:pStyle w:val="BodyText"/>
        <w:spacing w:before="1"/>
      </w:pPr>
      <w:r>
        <w:t>Keterangan</w:t>
      </w:r>
      <w:r>
        <w:rPr>
          <w:spacing w:val="-5"/>
        </w:rPr>
        <w:t xml:space="preserve"> </w:t>
      </w:r>
      <w:r>
        <w:t>Gambar</w:t>
      </w:r>
      <w:r>
        <w:rPr>
          <w:spacing w:val="-7"/>
        </w:rPr>
        <w:t xml:space="preserve"> </w:t>
      </w:r>
      <w:r>
        <w:rPr>
          <w:spacing w:val="-4"/>
        </w:rPr>
        <w:t>2.1:</w:t>
      </w:r>
    </w:p>
    <w:p w14:paraId="26877A12" w14:textId="77777777" w:rsidR="00A31BA3" w:rsidRDefault="00A31BA3" w:rsidP="00A31BA3">
      <w:pPr>
        <w:pStyle w:val="ListParagraph"/>
        <w:widowControl w:val="0"/>
        <w:numPr>
          <w:ilvl w:val="0"/>
          <w:numId w:val="27"/>
        </w:numPr>
        <w:tabs>
          <w:tab w:val="left" w:pos="887"/>
        </w:tabs>
        <w:autoSpaceDE w:val="0"/>
        <w:autoSpaceDN w:val="0"/>
        <w:ind w:left="0"/>
        <w:contextualSpacing w:val="0"/>
        <w:rPr>
          <w:sz w:val="20"/>
        </w:rPr>
      </w:pPr>
      <w:r>
        <w:rPr>
          <w:b/>
          <w:sz w:val="20"/>
        </w:rPr>
        <w:t>Word</w:t>
      </w:r>
      <w:r>
        <w:rPr>
          <w:sz w:val="20"/>
        </w:rPr>
        <w:t>:</w:t>
      </w:r>
      <w:r>
        <w:rPr>
          <w:spacing w:val="-5"/>
          <w:sz w:val="20"/>
        </w:rPr>
        <w:t xml:space="preserve"> </w:t>
      </w:r>
      <w:r>
        <w:rPr>
          <w:sz w:val="20"/>
        </w:rPr>
        <w:t>Daftar</w:t>
      </w:r>
      <w:r>
        <w:rPr>
          <w:spacing w:val="-3"/>
          <w:sz w:val="20"/>
        </w:rPr>
        <w:t xml:space="preserve"> </w:t>
      </w:r>
      <w:r>
        <w:rPr>
          <w:sz w:val="20"/>
        </w:rPr>
        <w:t>kata-kata</w:t>
      </w:r>
      <w:r>
        <w:rPr>
          <w:spacing w:val="-4"/>
          <w:sz w:val="20"/>
        </w:rPr>
        <w:t xml:space="preserve"> </w:t>
      </w:r>
      <w:r>
        <w:rPr>
          <w:sz w:val="20"/>
        </w:rPr>
        <w:t>unik</w:t>
      </w:r>
      <w:r>
        <w:rPr>
          <w:spacing w:val="-3"/>
          <w:sz w:val="20"/>
        </w:rPr>
        <w:t xml:space="preserve"> </w:t>
      </w:r>
      <w:r>
        <w:rPr>
          <w:sz w:val="20"/>
        </w:rPr>
        <w:t>dari</w:t>
      </w:r>
      <w:r>
        <w:rPr>
          <w:spacing w:val="-4"/>
          <w:sz w:val="20"/>
        </w:rPr>
        <w:t xml:space="preserve"> </w:t>
      </w:r>
      <w:r>
        <w:rPr>
          <w:sz w:val="20"/>
        </w:rPr>
        <w:t>kedua</w:t>
      </w:r>
      <w:r>
        <w:rPr>
          <w:spacing w:val="-6"/>
          <w:sz w:val="20"/>
        </w:rPr>
        <w:t xml:space="preserve"> </w:t>
      </w:r>
      <w:r>
        <w:rPr>
          <w:spacing w:val="-2"/>
          <w:sz w:val="20"/>
        </w:rPr>
        <w:t>dokumen.</w:t>
      </w:r>
    </w:p>
    <w:p w14:paraId="3662CF05" w14:textId="77777777" w:rsidR="00A31BA3" w:rsidRDefault="00A31BA3" w:rsidP="00A31BA3">
      <w:pPr>
        <w:pStyle w:val="ListParagraph"/>
        <w:widowControl w:val="0"/>
        <w:numPr>
          <w:ilvl w:val="0"/>
          <w:numId w:val="27"/>
        </w:numPr>
        <w:tabs>
          <w:tab w:val="left" w:pos="887"/>
        </w:tabs>
        <w:autoSpaceDE w:val="0"/>
        <w:autoSpaceDN w:val="0"/>
        <w:ind w:left="0"/>
        <w:contextualSpacing w:val="0"/>
        <w:rPr>
          <w:sz w:val="20"/>
        </w:rPr>
      </w:pPr>
      <w:r>
        <w:rPr>
          <w:b/>
          <w:sz w:val="20"/>
        </w:rPr>
        <w:t>TF</w:t>
      </w:r>
      <w:r>
        <w:rPr>
          <w:b/>
          <w:spacing w:val="-3"/>
          <w:sz w:val="20"/>
        </w:rPr>
        <w:t xml:space="preserve"> </w:t>
      </w:r>
      <w:r>
        <w:rPr>
          <w:sz w:val="20"/>
        </w:rPr>
        <w:t>(Term</w:t>
      </w:r>
      <w:r>
        <w:rPr>
          <w:spacing w:val="-3"/>
          <w:sz w:val="20"/>
        </w:rPr>
        <w:t xml:space="preserve"> </w:t>
      </w:r>
      <w:r>
        <w:rPr>
          <w:spacing w:val="-2"/>
          <w:sz w:val="20"/>
        </w:rPr>
        <w:t>Frequency):</w:t>
      </w:r>
    </w:p>
    <w:p w14:paraId="07ACBB6D" w14:textId="77777777" w:rsidR="00A31BA3" w:rsidRDefault="00A31BA3" w:rsidP="00A31BA3">
      <w:pPr>
        <w:pStyle w:val="BodyText"/>
        <w:spacing w:before="1"/>
        <w:ind w:right="1566"/>
      </w:pPr>
      <w:r>
        <w:t>A:</w:t>
      </w:r>
      <w:r>
        <w:rPr>
          <w:spacing w:val="-6"/>
        </w:rPr>
        <w:t xml:space="preserve"> </w:t>
      </w:r>
      <w:r>
        <w:t>Frekuensi</w:t>
      </w:r>
      <w:r>
        <w:rPr>
          <w:spacing w:val="-7"/>
        </w:rPr>
        <w:t xml:space="preserve"> </w:t>
      </w:r>
      <w:r>
        <w:t>kemunculan</w:t>
      </w:r>
      <w:r>
        <w:rPr>
          <w:spacing w:val="-5"/>
        </w:rPr>
        <w:t xml:space="preserve"> </w:t>
      </w:r>
      <w:r>
        <w:t>setiap</w:t>
      </w:r>
      <w:r>
        <w:rPr>
          <w:spacing w:val="-5"/>
        </w:rPr>
        <w:t xml:space="preserve"> </w:t>
      </w:r>
      <w:r>
        <w:t>kata</w:t>
      </w:r>
      <w:r>
        <w:rPr>
          <w:spacing w:val="-6"/>
        </w:rPr>
        <w:t xml:space="preserve"> </w:t>
      </w:r>
      <w:r>
        <w:t>dalam</w:t>
      </w:r>
      <w:r>
        <w:rPr>
          <w:spacing w:val="-7"/>
        </w:rPr>
        <w:t xml:space="preserve"> </w:t>
      </w:r>
      <w:r>
        <w:t>dokumen</w:t>
      </w:r>
      <w:r>
        <w:rPr>
          <w:spacing w:val="-5"/>
        </w:rPr>
        <w:t xml:space="preserve"> </w:t>
      </w:r>
      <w:r>
        <w:t>A. B:</w:t>
      </w:r>
      <w:r>
        <w:rPr>
          <w:spacing w:val="-6"/>
        </w:rPr>
        <w:t xml:space="preserve"> </w:t>
      </w:r>
      <w:r>
        <w:t>Frekuensi</w:t>
      </w:r>
      <w:r>
        <w:rPr>
          <w:spacing w:val="-6"/>
        </w:rPr>
        <w:t xml:space="preserve"> </w:t>
      </w:r>
      <w:r>
        <w:t>kemunculan</w:t>
      </w:r>
      <w:r>
        <w:rPr>
          <w:spacing w:val="-4"/>
        </w:rPr>
        <w:t xml:space="preserve"> </w:t>
      </w:r>
      <w:r>
        <w:t>setiap</w:t>
      </w:r>
      <w:r>
        <w:rPr>
          <w:spacing w:val="-4"/>
        </w:rPr>
        <w:t xml:space="preserve"> </w:t>
      </w:r>
      <w:r>
        <w:t>kata</w:t>
      </w:r>
      <w:r>
        <w:rPr>
          <w:spacing w:val="-5"/>
        </w:rPr>
        <w:t xml:space="preserve"> </w:t>
      </w:r>
      <w:r>
        <w:t>dalam</w:t>
      </w:r>
      <w:r>
        <w:rPr>
          <w:spacing w:val="-6"/>
        </w:rPr>
        <w:t xml:space="preserve"> </w:t>
      </w:r>
      <w:r>
        <w:t>dokumen</w:t>
      </w:r>
      <w:r>
        <w:rPr>
          <w:spacing w:val="-4"/>
        </w:rPr>
        <w:t xml:space="preserve"> </w:t>
      </w:r>
      <w:r>
        <w:rPr>
          <w:spacing w:val="-5"/>
        </w:rPr>
        <w:t>B.</w:t>
      </w:r>
    </w:p>
    <w:p w14:paraId="089EF874" w14:textId="77777777" w:rsidR="00A31BA3" w:rsidRDefault="00A31BA3" w:rsidP="00A31BA3">
      <w:pPr>
        <w:pStyle w:val="ListParagraph"/>
        <w:widowControl w:val="0"/>
        <w:numPr>
          <w:ilvl w:val="0"/>
          <w:numId w:val="27"/>
        </w:numPr>
        <w:tabs>
          <w:tab w:val="left" w:pos="887"/>
        </w:tabs>
        <w:autoSpaceDE w:val="0"/>
        <w:autoSpaceDN w:val="0"/>
        <w:ind w:left="0" w:right="713"/>
        <w:contextualSpacing w:val="0"/>
        <w:rPr>
          <w:sz w:val="20"/>
        </w:rPr>
      </w:pPr>
      <w:r>
        <w:rPr>
          <w:b/>
          <w:sz w:val="20"/>
        </w:rPr>
        <w:t>IDF</w:t>
      </w:r>
      <w:r>
        <w:rPr>
          <w:b/>
          <w:spacing w:val="-5"/>
          <w:sz w:val="20"/>
        </w:rPr>
        <w:t xml:space="preserve"> </w:t>
      </w:r>
      <w:r>
        <w:rPr>
          <w:sz w:val="20"/>
        </w:rPr>
        <w:t>(Inverse</w:t>
      </w:r>
      <w:r>
        <w:rPr>
          <w:spacing w:val="-6"/>
          <w:sz w:val="20"/>
        </w:rPr>
        <w:t xml:space="preserve"> </w:t>
      </w:r>
      <w:r>
        <w:rPr>
          <w:sz w:val="20"/>
        </w:rPr>
        <w:t>Document</w:t>
      </w:r>
      <w:r>
        <w:rPr>
          <w:spacing w:val="-7"/>
          <w:sz w:val="20"/>
        </w:rPr>
        <w:t xml:space="preserve"> </w:t>
      </w:r>
      <w:r>
        <w:rPr>
          <w:sz w:val="20"/>
        </w:rPr>
        <w:t>Frequency):</w:t>
      </w:r>
      <w:r>
        <w:rPr>
          <w:spacing w:val="-7"/>
          <w:sz w:val="20"/>
        </w:rPr>
        <w:t xml:space="preserve"> </w:t>
      </w:r>
      <w:r>
        <w:rPr>
          <w:sz w:val="20"/>
        </w:rPr>
        <w:t>Mengukur</w:t>
      </w:r>
      <w:r>
        <w:rPr>
          <w:spacing w:val="-6"/>
          <w:sz w:val="20"/>
        </w:rPr>
        <w:t xml:space="preserve"> </w:t>
      </w:r>
      <w:r>
        <w:rPr>
          <w:sz w:val="20"/>
        </w:rPr>
        <w:t>seberapa</w:t>
      </w:r>
      <w:r>
        <w:rPr>
          <w:spacing w:val="-8"/>
          <w:sz w:val="20"/>
        </w:rPr>
        <w:t xml:space="preserve"> </w:t>
      </w:r>
      <w:r>
        <w:rPr>
          <w:sz w:val="20"/>
        </w:rPr>
        <w:t>umum</w:t>
      </w:r>
      <w:r>
        <w:rPr>
          <w:spacing w:val="-5"/>
          <w:sz w:val="20"/>
        </w:rPr>
        <w:t xml:space="preserve"> </w:t>
      </w:r>
      <w:r>
        <w:rPr>
          <w:sz w:val="20"/>
        </w:rPr>
        <w:t>atau jarangnya sebuah kata di seluruh dokumen.</w:t>
      </w:r>
    </w:p>
    <w:p w14:paraId="55AE21ED" w14:textId="77777777" w:rsidR="00A31BA3" w:rsidRDefault="00A31BA3" w:rsidP="00A31BA3">
      <w:pPr>
        <w:pStyle w:val="Heading4"/>
        <w:numPr>
          <w:ilvl w:val="0"/>
          <w:numId w:val="27"/>
        </w:numPr>
        <w:tabs>
          <w:tab w:val="left" w:pos="887"/>
        </w:tabs>
        <w:ind w:left="0" w:hanging="353"/>
        <w:rPr>
          <w:b/>
        </w:rPr>
      </w:pPr>
      <w:r>
        <w:rPr>
          <w:spacing w:val="-2"/>
        </w:rPr>
        <w:t>TF*IDF:</w:t>
      </w:r>
    </w:p>
    <w:p w14:paraId="77E77DC7" w14:textId="14586C40" w:rsidR="00A31BA3" w:rsidRPr="009404BB" w:rsidRDefault="00A31BA3" w:rsidP="00A31BA3">
      <w:pPr>
        <w:pStyle w:val="ListParagraph"/>
        <w:spacing w:line="276" w:lineRule="auto"/>
        <w:ind w:left="0" w:right="461"/>
        <w:jc w:val="both"/>
        <w:rPr>
          <w:sz w:val="20"/>
          <w:szCs w:val="20"/>
        </w:rPr>
      </w:pPr>
      <w:r>
        <w:t>A:</w:t>
      </w:r>
      <w:r>
        <w:rPr>
          <w:spacing w:val="-4"/>
        </w:rPr>
        <w:t xml:space="preserve"> </w:t>
      </w:r>
      <w:r>
        <w:t>Hasil</w:t>
      </w:r>
      <w:r>
        <w:rPr>
          <w:spacing w:val="-5"/>
        </w:rPr>
        <w:t xml:space="preserve"> </w:t>
      </w:r>
      <w:r>
        <w:t>perkalian</w:t>
      </w:r>
      <w:r>
        <w:rPr>
          <w:spacing w:val="-3"/>
        </w:rPr>
        <w:t xml:space="preserve"> </w:t>
      </w:r>
      <w:r>
        <w:t>TF</w:t>
      </w:r>
      <w:r>
        <w:rPr>
          <w:spacing w:val="-5"/>
        </w:rPr>
        <w:t xml:space="preserve"> </w:t>
      </w:r>
      <w:r>
        <w:t>dan</w:t>
      </w:r>
      <w:r>
        <w:rPr>
          <w:spacing w:val="-3"/>
        </w:rPr>
        <w:t xml:space="preserve"> </w:t>
      </w:r>
      <w:r>
        <w:t>IDF</w:t>
      </w:r>
      <w:r>
        <w:rPr>
          <w:spacing w:val="-5"/>
        </w:rPr>
        <w:t xml:space="preserve"> </w:t>
      </w:r>
      <w:r>
        <w:t>untuk</w:t>
      </w:r>
      <w:r>
        <w:rPr>
          <w:spacing w:val="-3"/>
        </w:rPr>
        <w:t xml:space="preserve"> </w:t>
      </w:r>
      <w:r>
        <w:t>setiap</w:t>
      </w:r>
      <w:r>
        <w:rPr>
          <w:spacing w:val="-3"/>
        </w:rPr>
        <w:t xml:space="preserve"> </w:t>
      </w:r>
      <w:r>
        <w:t>kata</w:t>
      </w:r>
      <w:r>
        <w:rPr>
          <w:spacing w:val="-6"/>
        </w:rPr>
        <w:t xml:space="preserve"> </w:t>
      </w:r>
      <w:r>
        <w:t>dalam</w:t>
      </w:r>
      <w:r>
        <w:rPr>
          <w:spacing w:val="-3"/>
        </w:rPr>
        <w:t xml:space="preserve"> </w:t>
      </w:r>
      <w:r>
        <w:t>dokumen</w:t>
      </w:r>
      <w:r>
        <w:rPr>
          <w:spacing w:val="-3"/>
        </w:rPr>
        <w:t xml:space="preserve"> </w:t>
      </w:r>
      <w:r>
        <w:t>A. B:</w:t>
      </w:r>
      <w:r>
        <w:rPr>
          <w:spacing w:val="-5"/>
        </w:rPr>
        <w:t xml:space="preserve"> </w:t>
      </w:r>
      <w:r>
        <w:t>Hasil</w:t>
      </w:r>
      <w:r>
        <w:rPr>
          <w:spacing w:val="-5"/>
        </w:rPr>
        <w:t xml:space="preserve"> </w:t>
      </w:r>
      <w:r>
        <w:t>perkalian</w:t>
      </w:r>
      <w:r>
        <w:rPr>
          <w:spacing w:val="-3"/>
        </w:rPr>
        <w:t xml:space="preserve"> </w:t>
      </w:r>
      <w:r>
        <w:t>TF</w:t>
      </w:r>
      <w:r>
        <w:rPr>
          <w:spacing w:val="-5"/>
        </w:rPr>
        <w:t xml:space="preserve"> </w:t>
      </w:r>
      <w:r>
        <w:t>dan</w:t>
      </w:r>
      <w:r>
        <w:rPr>
          <w:spacing w:val="-3"/>
        </w:rPr>
        <w:t xml:space="preserve"> </w:t>
      </w:r>
      <w:r>
        <w:t>IDF</w:t>
      </w:r>
      <w:r>
        <w:rPr>
          <w:spacing w:val="-5"/>
        </w:rPr>
        <w:t xml:space="preserve"> </w:t>
      </w:r>
      <w:r>
        <w:t>untuk</w:t>
      </w:r>
      <w:r>
        <w:rPr>
          <w:spacing w:val="-3"/>
        </w:rPr>
        <w:t xml:space="preserve"> </w:t>
      </w:r>
      <w:r>
        <w:t>setiap</w:t>
      </w:r>
      <w:r>
        <w:rPr>
          <w:spacing w:val="-5"/>
        </w:rPr>
        <w:t xml:space="preserve"> </w:t>
      </w:r>
      <w:r>
        <w:t>kata</w:t>
      </w:r>
      <w:r>
        <w:rPr>
          <w:spacing w:val="-3"/>
        </w:rPr>
        <w:t xml:space="preserve"> </w:t>
      </w:r>
      <w:r>
        <w:t>dalam</w:t>
      </w:r>
      <w:r>
        <w:rPr>
          <w:spacing w:val="-3"/>
        </w:rPr>
        <w:t xml:space="preserve"> </w:t>
      </w:r>
      <w:r>
        <w:t>dokumen</w:t>
      </w:r>
      <w:r>
        <w:rPr>
          <w:spacing w:val="-3"/>
        </w:rPr>
        <w:t xml:space="preserve"> </w:t>
      </w:r>
      <w:r>
        <w:rPr>
          <w:spacing w:val="-5"/>
        </w:rPr>
        <w:t>B.</w:t>
      </w:r>
    </w:p>
    <w:p w14:paraId="23546C23" w14:textId="77777777" w:rsidR="00165AF1" w:rsidRPr="009404BB" w:rsidRDefault="00165AF1" w:rsidP="00A50BC5">
      <w:pPr>
        <w:pStyle w:val="ListParagraph"/>
        <w:spacing w:line="276" w:lineRule="auto"/>
        <w:ind w:left="0" w:right="461" w:firstLine="720"/>
        <w:jc w:val="both"/>
        <w:rPr>
          <w:sz w:val="20"/>
          <w:szCs w:val="20"/>
        </w:rPr>
      </w:pPr>
    </w:p>
    <w:p w14:paraId="271F4A4A" w14:textId="6791AC6B" w:rsidR="005C0706" w:rsidRPr="009404BB" w:rsidRDefault="00A833DC" w:rsidP="00A50BC5">
      <w:pPr>
        <w:pStyle w:val="Heading3"/>
        <w:ind w:right="461"/>
        <w:rPr>
          <w:rFonts w:cs="Times New Roman"/>
          <w:bCs/>
          <w:szCs w:val="20"/>
        </w:rPr>
      </w:pPr>
      <w:bookmarkStart w:id="47" w:name="_Toc176987396"/>
      <w:bookmarkStart w:id="48" w:name="_Toc196165292"/>
      <w:r w:rsidRPr="009404BB">
        <w:rPr>
          <w:rFonts w:cs="Times New Roman"/>
          <w:bCs/>
          <w:szCs w:val="20"/>
        </w:rPr>
        <w:lastRenderedPageBreak/>
        <w:t>2.2.</w:t>
      </w:r>
      <w:r w:rsidR="000838B3" w:rsidRPr="009404BB">
        <w:rPr>
          <w:rFonts w:cs="Times New Roman"/>
          <w:bCs/>
          <w:szCs w:val="20"/>
        </w:rPr>
        <w:t>7</w:t>
      </w:r>
      <w:r w:rsidRPr="009404BB">
        <w:rPr>
          <w:rFonts w:cs="Times New Roman"/>
          <w:bCs/>
          <w:szCs w:val="20"/>
        </w:rPr>
        <w:t xml:space="preserve"> </w:t>
      </w:r>
      <w:r w:rsidR="00022E77" w:rsidRPr="009404BB">
        <w:rPr>
          <w:rFonts w:cs="Times New Roman"/>
          <w:bCs/>
          <w:szCs w:val="20"/>
        </w:rPr>
        <w:t>Cosine Similarity</w:t>
      </w:r>
      <w:bookmarkEnd w:id="47"/>
      <w:bookmarkEnd w:id="48"/>
    </w:p>
    <w:p w14:paraId="018AA089" w14:textId="1126BFC2" w:rsidR="00022E77" w:rsidRPr="009404BB" w:rsidRDefault="00022E77" w:rsidP="00A50BC5">
      <w:pPr>
        <w:pStyle w:val="ListParagraph"/>
        <w:spacing w:line="276" w:lineRule="auto"/>
        <w:ind w:left="426" w:right="461"/>
        <w:jc w:val="both"/>
        <w:rPr>
          <w:sz w:val="20"/>
          <w:szCs w:val="20"/>
        </w:rPr>
      </w:pPr>
      <w:r w:rsidRPr="009404BB">
        <w:rPr>
          <w:sz w:val="20"/>
          <w:szCs w:val="20"/>
        </w:rPr>
        <w:t>Cosine similarity adalah sebuah metode yang digunakan untuk</w:t>
      </w:r>
    </w:p>
    <w:p w14:paraId="3E3D5819" w14:textId="77777777" w:rsidR="00022E77" w:rsidRPr="009404BB" w:rsidRDefault="00022E77" w:rsidP="00A50BC5">
      <w:pPr>
        <w:spacing w:line="276" w:lineRule="auto"/>
        <w:ind w:right="461"/>
        <w:jc w:val="both"/>
        <w:rPr>
          <w:sz w:val="20"/>
          <w:szCs w:val="20"/>
        </w:rPr>
      </w:pPr>
      <w:r w:rsidRPr="009404BB">
        <w:rPr>
          <w:sz w:val="20"/>
          <w:szCs w:val="20"/>
        </w:rPr>
        <w:t>mengukur tingkat kesamaan atau kemiripan antara dua vektor dalam ruang multidimensi. Dalam chatbot, cosine similarity digunakan untuk membandingkan kesamaan antara input pengguna dengan pola-pola yang ada dalam knowledge base atau database chatbot.</w:t>
      </w:r>
    </w:p>
    <w:p w14:paraId="526996FE" w14:textId="77777777" w:rsidR="00022E77" w:rsidRPr="009404BB" w:rsidRDefault="00022E77" w:rsidP="00A50BC5">
      <w:pPr>
        <w:spacing w:line="276" w:lineRule="auto"/>
        <w:ind w:left="426" w:right="461"/>
        <w:jc w:val="both"/>
        <w:rPr>
          <w:sz w:val="20"/>
          <w:szCs w:val="20"/>
        </w:rPr>
      </w:pPr>
      <w:r w:rsidRPr="009404BB">
        <w:rPr>
          <w:sz w:val="20"/>
          <w:szCs w:val="20"/>
        </w:rPr>
        <w:t>Ketika diplot pada ruang multidimensi, di mana setiap dimensi</w:t>
      </w:r>
    </w:p>
    <w:p w14:paraId="37D26065" w14:textId="77777777" w:rsidR="00022E77" w:rsidRPr="009404BB" w:rsidRDefault="00022E77" w:rsidP="00A50BC5">
      <w:pPr>
        <w:spacing w:line="276" w:lineRule="auto"/>
        <w:ind w:right="461"/>
        <w:jc w:val="both"/>
        <w:rPr>
          <w:sz w:val="20"/>
          <w:szCs w:val="20"/>
        </w:rPr>
      </w:pPr>
      <w:r w:rsidRPr="009404BB">
        <w:rPr>
          <w:sz w:val="20"/>
          <w:szCs w:val="20"/>
        </w:rPr>
        <w:t>berhubungan dengan kata dalam dokumen, cosine similarity menangkap</w:t>
      </w:r>
    </w:p>
    <w:p w14:paraId="1CC8DF88" w14:textId="1DC19A52" w:rsidR="00022E77" w:rsidRPr="009404BB" w:rsidRDefault="00022E77" w:rsidP="00A50BC5">
      <w:pPr>
        <w:spacing w:line="276" w:lineRule="auto"/>
        <w:ind w:right="461"/>
        <w:jc w:val="both"/>
        <w:rPr>
          <w:sz w:val="20"/>
          <w:szCs w:val="20"/>
        </w:rPr>
      </w:pPr>
      <w:r w:rsidRPr="009404BB">
        <w:rPr>
          <w:sz w:val="20"/>
          <w:szCs w:val="20"/>
        </w:rPr>
        <w:t xml:space="preserve">orientasi (sudut) dokumen dan bukan besarnya. Karena untuk menghitung besarnya, yang harus dilakukan adalah menghitung jarak Euclidean. Cosine similarity sangat baik untuk mencari kemiripan antara dua dokumen berdasarkan kata yang muncul, karena meskipun dua dokumen yang mirip berjauhan berdasarkan jarak Euclidean karena ukurannya, dokumen dokumen tersebut masih bisa memiliki sudut yang lebih kecil jika dibandingkan. Semakin kecil sudutnya, semakin tinggi nilai kemiripannya. </w:t>
      </w:r>
      <w:r w:rsidR="00FD12E9" w:rsidRPr="00FD12E9">
        <w:rPr>
          <w:sz w:val="20"/>
          <w:szCs w:val="20"/>
        </w:rPr>
        <w:t>Hal ini membuktikan bahwa cosine similarity lebih fokus pada kesamaan arah vektor daripada jarak atau ukuran sebenarnya dari vektor tersebut[</w:t>
      </w:r>
      <w:r w:rsidR="00FD12E9">
        <w:rPr>
          <w:sz w:val="20"/>
          <w:szCs w:val="20"/>
        </w:rPr>
        <w:t>16</w:t>
      </w:r>
      <w:r w:rsidR="00FD12E9" w:rsidRPr="00FD12E9">
        <w:rPr>
          <w:sz w:val="20"/>
          <w:szCs w:val="20"/>
        </w:rPr>
        <w:t>].</w:t>
      </w:r>
      <w:r w:rsidR="00FD12E9">
        <w:rPr>
          <w:sz w:val="20"/>
          <w:szCs w:val="20"/>
        </w:rPr>
        <w:t xml:space="preserve"> </w:t>
      </w:r>
      <w:r w:rsidRPr="009404BB">
        <w:rPr>
          <w:sz w:val="20"/>
          <w:szCs w:val="20"/>
        </w:rPr>
        <w:t>Rumus untuk Cosine Similarity adalah [</w:t>
      </w:r>
      <w:r w:rsidR="00BC68FE" w:rsidRPr="009404BB">
        <w:rPr>
          <w:sz w:val="20"/>
          <w:szCs w:val="20"/>
        </w:rPr>
        <w:t>2</w:t>
      </w:r>
      <w:r w:rsidRPr="009404BB">
        <w:rPr>
          <w:sz w:val="20"/>
          <w:szCs w:val="20"/>
        </w:rPr>
        <w:t>]:</w:t>
      </w:r>
    </w:p>
    <w:p w14:paraId="613419E7" w14:textId="77777777" w:rsidR="00022E77" w:rsidRPr="009404BB" w:rsidRDefault="00022E77" w:rsidP="00A50BC5">
      <w:pPr>
        <w:spacing w:line="276" w:lineRule="auto"/>
        <w:ind w:right="461"/>
        <w:jc w:val="both"/>
        <w:rPr>
          <w:sz w:val="20"/>
          <w:szCs w:val="20"/>
        </w:rPr>
      </w:pPr>
    </w:p>
    <w:p w14:paraId="26D2A749" w14:textId="77777777" w:rsidR="00022E77" w:rsidRPr="009404BB" w:rsidRDefault="00022E77" w:rsidP="00A50BC5">
      <w:pPr>
        <w:spacing w:line="276" w:lineRule="auto"/>
        <w:ind w:right="461" w:firstLine="720"/>
        <w:jc w:val="both"/>
        <w:rPr>
          <w:sz w:val="20"/>
          <w:szCs w:val="20"/>
        </w:rPr>
      </w:pPr>
      <w:r w:rsidRPr="009404BB">
        <w:rPr>
          <w:sz w:val="20"/>
          <w:szCs w:val="20"/>
        </w:rPr>
        <w:t xml:space="preserve">Cos α = </w:t>
      </w:r>
      <w:r w:rsidRPr="009404BB">
        <w:rPr>
          <w:rFonts w:ascii="Cambria Math" w:hAnsi="Cambria Math" w:cs="Cambria Math"/>
          <w:sz w:val="20"/>
          <w:szCs w:val="20"/>
        </w:rPr>
        <w:t>𝐴</w:t>
      </w:r>
      <w:r w:rsidRPr="009404BB">
        <w:rPr>
          <w:sz w:val="20"/>
          <w:szCs w:val="20"/>
        </w:rPr>
        <w:t>∙</w:t>
      </w:r>
      <w:r w:rsidRPr="009404BB">
        <w:rPr>
          <w:rFonts w:ascii="Cambria Math" w:hAnsi="Cambria Math" w:cs="Cambria Math"/>
          <w:sz w:val="20"/>
          <w:szCs w:val="20"/>
        </w:rPr>
        <w:t>𝐵</w:t>
      </w:r>
      <w:r w:rsidRPr="009404BB">
        <w:rPr>
          <w:sz w:val="20"/>
          <w:szCs w:val="20"/>
        </w:rPr>
        <w:t xml:space="preserve"> |</w:t>
      </w:r>
      <w:r w:rsidRPr="009404BB">
        <w:rPr>
          <w:rFonts w:ascii="Cambria Math" w:hAnsi="Cambria Math" w:cs="Cambria Math"/>
          <w:sz w:val="20"/>
          <w:szCs w:val="20"/>
        </w:rPr>
        <w:t>𝐴</w:t>
      </w:r>
      <w:r w:rsidRPr="009404BB">
        <w:rPr>
          <w:sz w:val="20"/>
          <w:szCs w:val="20"/>
        </w:rPr>
        <w:t>||</w:t>
      </w:r>
      <w:r w:rsidRPr="009404BB">
        <w:rPr>
          <w:rFonts w:ascii="Cambria Math" w:hAnsi="Cambria Math" w:cs="Cambria Math"/>
          <w:sz w:val="20"/>
          <w:szCs w:val="20"/>
        </w:rPr>
        <w:t>𝐵</w:t>
      </w:r>
      <w:r w:rsidRPr="009404BB">
        <w:rPr>
          <w:sz w:val="20"/>
          <w:szCs w:val="20"/>
        </w:rPr>
        <w:t xml:space="preserve">| = ∑ </w:t>
      </w:r>
      <w:r w:rsidRPr="009404BB">
        <w:rPr>
          <w:rFonts w:ascii="Cambria Math" w:hAnsi="Cambria Math" w:cs="Cambria Math"/>
          <w:sz w:val="20"/>
          <w:szCs w:val="20"/>
        </w:rPr>
        <w:t>⬚</w:t>
      </w:r>
      <w:r w:rsidRPr="009404BB">
        <w:rPr>
          <w:sz w:val="20"/>
          <w:szCs w:val="20"/>
        </w:rPr>
        <w:t xml:space="preserve"> </w:t>
      </w:r>
      <w:r w:rsidRPr="009404BB">
        <w:rPr>
          <w:rFonts w:ascii="Cambria Math" w:hAnsi="Cambria Math" w:cs="Cambria Math"/>
          <w:sz w:val="20"/>
          <w:szCs w:val="20"/>
        </w:rPr>
        <w:t>𝑛</w:t>
      </w:r>
      <w:r w:rsidRPr="009404BB">
        <w:rPr>
          <w:sz w:val="20"/>
          <w:szCs w:val="20"/>
        </w:rPr>
        <w:t xml:space="preserve"> </w:t>
      </w:r>
      <w:r w:rsidRPr="009404BB">
        <w:rPr>
          <w:rFonts w:ascii="Cambria Math" w:hAnsi="Cambria Math" w:cs="Cambria Math"/>
          <w:sz w:val="20"/>
          <w:szCs w:val="20"/>
        </w:rPr>
        <w:t>𝑖</w:t>
      </w:r>
      <w:r w:rsidRPr="009404BB">
        <w:rPr>
          <w:sz w:val="20"/>
          <w:szCs w:val="20"/>
        </w:rPr>
        <w:t xml:space="preserve"> =1 </w:t>
      </w:r>
      <w:r w:rsidRPr="009404BB">
        <w:rPr>
          <w:rFonts w:ascii="Cambria Math" w:hAnsi="Cambria Math" w:cs="Cambria Math"/>
          <w:sz w:val="20"/>
          <w:szCs w:val="20"/>
        </w:rPr>
        <w:t>𝐴𝑖</w:t>
      </w:r>
      <w:r w:rsidRPr="009404BB">
        <w:rPr>
          <w:sz w:val="20"/>
          <w:szCs w:val="20"/>
        </w:rPr>
        <w:t xml:space="preserve"> </w:t>
      </w:r>
      <w:r w:rsidRPr="009404BB">
        <w:rPr>
          <w:rFonts w:ascii="Cambria Math" w:hAnsi="Cambria Math" w:cs="Cambria Math"/>
          <w:sz w:val="20"/>
          <w:szCs w:val="20"/>
        </w:rPr>
        <w:t>𝑥</w:t>
      </w:r>
      <w:r w:rsidRPr="009404BB">
        <w:rPr>
          <w:sz w:val="20"/>
          <w:szCs w:val="20"/>
        </w:rPr>
        <w:t xml:space="preserve"> </w:t>
      </w:r>
      <w:r w:rsidRPr="009404BB">
        <w:rPr>
          <w:rFonts w:ascii="Cambria Math" w:hAnsi="Cambria Math" w:cs="Cambria Math"/>
          <w:sz w:val="20"/>
          <w:szCs w:val="20"/>
        </w:rPr>
        <w:t>𝐵𝑖</w:t>
      </w:r>
      <w:r w:rsidRPr="009404BB">
        <w:rPr>
          <w:sz w:val="20"/>
          <w:szCs w:val="20"/>
        </w:rPr>
        <w:t xml:space="preserve"> √∑ </w:t>
      </w:r>
      <w:r w:rsidRPr="009404BB">
        <w:rPr>
          <w:rFonts w:ascii="Cambria Math" w:hAnsi="Cambria Math" w:cs="Cambria Math"/>
          <w:sz w:val="20"/>
          <w:szCs w:val="20"/>
        </w:rPr>
        <w:t>𝑛</w:t>
      </w:r>
      <w:r w:rsidRPr="009404BB">
        <w:rPr>
          <w:sz w:val="20"/>
          <w:szCs w:val="20"/>
        </w:rPr>
        <w:t xml:space="preserve"> </w:t>
      </w:r>
      <w:r w:rsidRPr="009404BB">
        <w:rPr>
          <w:rFonts w:ascii="Cambria Math" w:hAnsi="Cambria Math" w:cs="Cambria Math"/>
          <w:sz w:val="20"/>
          <w:szCs w:val="20"/>
        </w:rPr>
        <w:t>𝑖</w:t>
      </w:r>
      <w:r w:rsidRPr="009404BB">
        <w:rPr>
          <w:sz w:val="20"/>
          <w:szCs w:val="20"/>
        </w:rPr>
        <w:t xml:space="preserve"> =1 </w:t>
      </w:r>
      <w:r w:rsidRPr="009404BB">
        <w:rPr>
          <w:rFonts w:ascii="Cambria Math" w:hAnsi="Cambria Math" w:cs="Cambria Math"/>
          <w:sz w:val="20"/>
          <w:szCs w:val="20"/>
        </w:rPr>
        <w:t>⬚</w:t>
      </w:r>
    </w:p>
    <w:p w14:paraId="7A68525D" w14:textId="64A16D29" w:rsidR="00022E77" w:rsidRPr="009404BB" w:rsidRDefault="00022E77" w:rsidP="00A50BC5">
      <w:pPr>
        <w:spacing w:line="276" w:lineRule="auto"/>
        <w:ind w:left="720" w:right="461" w:firstLine="720"/>
        <w:jc w:val="both"/>
        <w:rPr>
          <w:sz w:val="20"/>
          <w:szCs w:val="20"/>
        </w:rPr>
      </w:pPr>
      <w:r w:rsidRPr="009404BB">
        <w:rPr>
          <w:sz w:val="20"/>
          <w:szCs w:val="20"/>
        </w:rPr>
        <w:t xml:space="preserve">( </w:t>
      </w:r>
      <w:r w:rsidRPr="009404BB">
        <w:rPr>
          <w:rFonts w:ascii="Cambria Math" w:hAnsi="Cambria Math" w:cs="Cambria Math"/>
          <w:sz w:val="20"/>
          <w:szCs w:val="20"/>
        </w:rPr>
        <w:t>𝐴𝑖</w:t>
      </w:r>
      <w:r w:rsidRPr="009404BB">
        <w:rPr>
          <w:sz w:val="20"/>
          <w:szCs w:val="20"/>
        </w:rPr>
        <w:t xml:space="preserve"> ) 2 </w:t>
      </w:r>
      <w:r w:rsidRPr="009404BB">
        <w:rPr>
          <w:rFonts w:ascii="Cambria Math" w:hAnsi="Cambria Math" w:cs="Cambria Math"/>
          <w:sz w:val="20"/>
          <w:szCs w:val="20"/>
        </w:rPr>
        <w:t>𝑥</w:t>
      </w:r>
      <w:r w:rsidRPr="009404BB">
        <w:rPr>
          <w:sz w:val="20"/>
          <w:szCs w:val="20"/>
        </w:rPr>
        <w:t xml:space="preserve"> √∑ </w:t>
      </w:r>
      <w:r w:rsidRPr="009404BB">
        <w:rPr>
          <w:rFonts w:ascii="Cambria Math" w:hAnsi="Cambria Math" w:cs="Cambria Math"/>
          <w:sz w:val="20"/>
          <w:szCs w:val="20"/>
        </w:rPr>
        <w:t>𝑛</w:t>
      </w:r>
      <w:r w:rsidRPr="009404BB">
        <w:rPr>
          <w:sz w:val="20"/>
          <w:szCs w:val="20"/>
        </w:rPr>
        <w:t xml:space="preserve"> </w:t>
      </w:r>
      <w:r w:rsidRPr="009404BB">
        <w:rPr>
          <w:rFonts w:ascii="Cambria Math" w:hAnsi="Cambria Math" w:cs="Cambria Math"/>
          <w:sz w:val="20"/>
          <w:szCs w:val="20"/>
        </w:rPr>
        <w:t>𝑖</w:t>
      </w:r>
      <w:r w:rsidRPr="009404BB">
        <w:rPr>
          <w:sz w:val="20"/>
          <w:szCs w:val="20"/>
        </w:rPr>
        <w:t xml:space="preserve"> =1 </w:t>
      </w:r>
      <w:r w:rsidRPr="009404BB">
        <w:rPr>
          <w:rFonts w:ascii="Cambria Math" w:hAnsi="Cambria Math" w:cs="Cambria Math"/>
          <w:sz w:val="20"/>
          <w:szCs w:val="20"/>
        </w:rPr>
        <w:t>⬚</w:t>
      </w:r>
      <w:r w:rsidRPr="009404BB">
        <w:rPr>
          <w:sz w:val="20"/>
          <w:szCs w:val="20"/>
        </w:rPr>
        <w:t xml:space="preserve">( </w:t>
      </w:r>
      <w:r w:rsidRPr="009404BB">
        <w:rPr>
          <w:rFonts w:ascii="Cambria Math" w:hAnsi="Cambria Math" w:cs="Cambria Math"/>
          <w:sz w:val="20"/>
          <w:szCs w:val="20"/>
        </w:rPr>
        <w:t>𝐵𝑖</w:t>
      </w:r>
      <w:r w:rsidRPr="009404BB">
        <w:rPr>
          <w:sz w:val="20"/>
          <w:szCs w:val="20"/>
        </w:rPr>
        <w:t xml:space="preserve"> ) 2 </w:t>
      </w:r>
      <w:r w:rsidR="00BC68FE" w:rsidRPr="009404BB">
        <w:rPr>
          <w:sz w:val="20"/>
          <w:szCs w:val="20"/>
        </w:rPr>
        <w:t xml:space="preserve"> </w:t>
      </w:r>
      <w:r w:rsidRPr="009404BB">
        <w:rPr>
          <w:sz w:val="20"/>
          <w:szCs w:val="20"/>
        </w:rPr>
        <w:t xml:space="preserve">(4) </w:t>
      </w:r>
    </w:p>
    <w:p w14:paraId="0F2CB87E" w14:textId="77777777" w:rsidR="00022E77" w:rsidRPr="009404BB" w:rsidRDefault="00022E77" w:rsidP="00A50BC5">
      <w:pPr>
        <w:spacing w:line="276" w:lineRule="auto"/>
        <w:ind w:right="461"/>
        <w:jc w:val="both"/>
        <w:rPr>
          <w:sz w:val="20"/>
          <w:szCs w:val="20"/>
        </w:rPr>
      </w:pPr>
    </w:p>
    <w:p w14:paraId="41AE733E" w14:textId="77777777" w:rsidR="00022E77" w:rsidRPr="009404BB" w:rsidRDefault="00022E77" w:rsidP="00A50BC5">
      <w:pPr>
        <w:spacing w:line="276" w:lineRule="auto"/>
        <w:ind w:right="461"/>
        <w:jc w:val="both"/>
        <w:rPr>
          <w:sz w:val="20"/>
          <w:szCs w:val="20"/>
        </w:rPr>
      </w:pPr>
      <w:r w:rsidRPr="009404BB">
        <w:rPr>
          <w:sz w:val="20"/>
          <w:szCs w:val="20"/>
        </w:rPr>
        <w:t xml:space="preserve">Keterangan : </w:t>
      </w:r>
    </w:p>
    <w:p w14:paraId="5C87F793" w14:textId="77777777" w:rsidR="00022E77" w:rsidRPr="009404BB" w:rsidRDefault="00022E77" w:rsidP="00A50BC5">
      <w:pPr>
        <w:spacing w:line="276" w:lineRule="auto"/>
        <w:ind w:right="461"/>
        <w:jc w:val="both"/>
        <w:rPr>
          <w:sz w:val="20"/>
          <w:szCs w:val="20"/>
        </w:rPr>
      </w:pPr>
      <w:r w:rsidRPr="009404BB">
        <w:rPr>
          <w:sz w:val="20"/>
          <w:szCs w:val="20"/>
        </w:rPr>
        <w:t xml:space="preserve">A </w:t>
      </w:r>
      <w:r w:rsidRPr="009404BB">
        <w:rPr>
          <w:sz w:val="20"/>
          <w:szCs w:val="20"/>
        </w:rPr>
        <w:tab/>
        <w:t xml:space="preserve">= Vektor A, yang akan dibandingkan kemiripannya </w:t>
      </w:r>
    </w:p>
    <w:p w14:paraId="6731AB60" w14:textId="77777777" w:rsidR="00022E77" w:rsidRPr="009404BB" w:rsidRDefault="00022E77" w:rsidP="00A50BC5">
      <w:pPr>
        <w:spacing w:line="276" w:lineRule="auto"/>
        <w:ind w:right="461"/>
        <w:jc w:val="both"/>
        <w:rPr>
          <w:sz w:val="20"/>
          <w:szCs w:val="20"/>
        </w:rPr>
      </w:pPr>
      <w:r w:rsidRPr="009404BB">
        <w:rPr>
          <w:sz w:val="20"/>
          <w:szCs w:val="20"/>
        </w:rPr>
        <w:t xml:space="preserve">B </w:t>
      </w:r>
      <w:r w:rsidRPr="009404BB">
        <w:rPr>
          <w:sz w:val="20"/>
          <w:szCs w:val="20"/>
        </w:rPr>
        <w:tab/>
        <w:t xml:space="preserve">= Vektor B, yang akan dibandingkan kemiripannya </w:t>
      </w:r>
    </w:p>
    <w:p w14:paraId="77886E12" w14:textId="77777777" w:rsidR="00022E77" w:rsidRPr="009404BB" w:rsidRDefault="00022E77" w:rsidP="00A50BC5">
      <w:pPr>
        <w:spacing w:line="276" w:lineRule="auto"/>
        <w:ind w:right="461"/>
        <w:jc w:val="both"/>
        <w:rPr>
          <w:sz w:val="20"/>
          <w:szCs w:val="20"/>
        </w:rPr>
      </w:pPr>
      <w:r w:rsidRPr="009404BB">
        <w:rPr>
          <w:sz w:val="20"/>
          <w:szCs w:val="20"/>
        </w:rPr>
        <w:t xml:space="preserve">A • B </w:t>
      </w:r>
      <w:r w:rsidRPr="009404BB">
        <w:rPr>
          <w:sz w:val="20"/>
          <w:szCs w:val="20"/>
        </w:rPr>
        <w:tab/>
        <w:t xml:space="preserve">= dot product antara vektor A dan vektor B </w:t>
      </w:r>
    </w:p>
    <w:p w14:paraId="47F38D78" w14:textId="77777777" w:rsidR="00022E77" w:rsidRPr="009404BB" w:rsidRDefault="00022E77" w:rsidP="00A50BC5">
      <w:pPr>
        <w:spacing w:line="276" w:lineRule="auto"/>
        <w:ind w:right="461"/>
        <w:jc w:val="both"/>
        <w:rPr>
          <w:sz w:val="20"/>
          <w:szCs w:val="20"/>
        </w:rPr>
      </w:pPr>
      <w:r w:rsidRPr="009404BB">
        <w:rPr>
          <w:sz w:val="20"/>
          <w:szCs w:val="20"/>
        </w:rPr>
        <w:t xml:space="preserve">|A| </w:t>
      </w:r>
      <w:r w:rsidRPr="009404BB">
        <w:rPr>
          <w:sz w:val="20"/>
          <w:szCs w:val="20"/>
        </w:rPr>
        <w:tab/>
        <w:t xml:space="preserve">= panjang vektor A </w:t>
      </w:r>
    </w:p>
    <w:p w14:paraId="658701D8" w14:textId="77777777" w:rsidR="00022E77" w:rsidRPr="009404BB" w:rsidRDefault="00022E77" w:rsidP="00A50BC5">
      <w:pPr>
        <w:spacing w:line="276" w:lineRule="auto"/>
        <w:ind w:right="461"/>
        <w:jc w:val="both"/>
        <w:rPr>
          <w:sz w:val="20"/>
          <w:szCs w:val="20"/>
        </w:rPr>
      </w:pPr>
      <w:r w:rsidRPr="009404BB">
        <w:rPr>
          <w:sz w:val="20"/>
          <w:szCs w:val="20"/>
        </w:rPr>
        <w:t xml:space="preserve">|B| </w:t>
      </w:r>
      <w:r w:rsidRPr="009404BB">
        <w:rPr>
          <w:sz w:val="20"/>
          <w:szCs w:val="20"/>
        </w:rPr>
        <w:tab/>
        <w:t xml:space="preserve">= panjang vektor B </w:t>
      </w:r>
    </w:p>
    <w:p w14:paraId="160BBF4B" w14:textId="4FD93E1D" w:rsidR="00FD12E9" w:rsidRPr="00FD12E9" w:rsidRDefault="00022E77" w:rsidP="00FD12E9">
      <w:pPr>
        <w:pStyle w:val="ListParagraph"/>
        <w:spacing w:line="276" w:lineRule="auto"/>
        <w:ind w:left="0" w:right="461" w:firstLine="720"/>
        <w:jc w:val="both"/>
        <w:rPr>
          <w:sz w:val="20"/>
          <w:szCs w:val="20"/>
        </w:rPr>
      </w:pPr>
      <w:r w:rsidRPr="009404BB">
        <w:rPr>
          <w:sz w:val="20"/>
          <w:szCs w:val="20"/>
        </w:rPr>
        <w:t xml:space="preserve">|A||B| </w:t>
      </w:r>
      <w:r w:rsidRPr="009404BB">
        <w:rPr>
          <w:sz w:val="20"/>
          <w:szCs w:val="20"/>
        </w:rPr>
        <w:tab/>
        <w:t>= cross product antara |A| dan |B|</w:t>
      </w:r>
    </w:p>
    <w:p w14:paraId="4E34B5A6" w14:textId="77777777" w:rsidR="00FD12E9" w:rsidRPr="009404BB" w:rsidRDefault="00FD12E9" w:rsidP="00FD12E9">
      <w:pPr>
        <w:pStyle w:val="ListParagraph"/>
        <w:spacing w:line="276" w:lineRule="auto"/>
        <w:ind w:left="0" w:right="461" w:firstLine="426"/>
        <w:jc w:val="both"/>
        <w:rPr>
          <w:sz w:val="20"/>
          <w:szCs w:val="20"/>
        </w:rPr>
      </w:pPr>
    </w:p>
    <w:p w14:paraId="5FC3FFFA" w14:textId="77777777" w:rsidR="00165AF1" w:rsidRPr="009404BB" w:rsidRDefault="00165AF1" w:rsidP="00A50BC5">
      <w:pPr>
        <w:spacing w:line="276" w:lineRule="auto"/>
        <w:ind w:right="461"/>
        <w:jc w:val="both"/>
        <w:rPr>
          <w:sz w:val="20"/>
          <w:szCs w:val="20"/>
        </w:rPr>
      </w:pPr>
    </w:p>
    <w:p w14:paraId="553186B6" w14:textId="5FB85EF9" w:rsidR="005C0706" w:rsidRPr="009404BB" w:rsidRDefault="00A833DC" w:rsidP="00A50BC5">
      <w:pPr>
        <w:pStyle w:val="Heading3"/>
        <w:ind w:right="461"/>
        <w:rPr>
          <w:rFonts w:cs="Times New Roman"/>
          <w:bCs/>
          <w:szCs w:val="20"/>
        </w:rPr>
      </w:pPr>
      <w:bookmarkStart w:id="49" w:name="_Toc176987398"/>
      <w:bookmarkStart w:id="50" w:name="_Toc196165293"/>
      <w:r w:rsidRPr="009404BB">
        <w:rPr>
          <w:rFonts w:cs="Times New Roman"/>
          <w:bCs/>
          <w:szCs w:val="20"/>
        </w:rPr>
        <w:lastRenderedPageBreak/>
        <w:t>2.2.</w:t>
      </w:r>
      <w:r w:rsidR="001A7DDA" w:rsidRPr="009404BB">
        <w:rPr>
          <w:rFonts w:cs="Times New Roman"/>
          <w:bCs/>
          <w:szCs w:val="20"/>
        </w:rPr>
        <w:t>8</w:t>
      </w:r>
      <w:r w:rsidRPr="009404BB">
        <w:rPr>
          <w:rFonts w:cs="Times New Roman"/>
          <w:bCs/>
          <w:szCs w:val="20"/>
        </w:rPr>
        <w:t xml:space="preserve"> </w:t>
      </w:r>
      <w:r w:rsidR="00BE5E4F" w:rsidRPr="009404BB">
        <w:rPr>
          <w:rFonts w:cs="Times New Roman"/>
          <w:bCs/>
          <w:szCs w:val="20"/>
        </w:rPr>
        <w:t>Google Spreadsheets</w:t>
      </w:r>
      <w:bookmarkEnd w:id="49"/>
      <w:bookmarkEnd w:id="50"/>
    </w:p>
    <w:p w14:paraId="6809D5E6" w14:textId="2C64132B" w:rsidR="005C0706" w:rsidRPr="009404BB" w:rsidRDefault="00091F17" w:rsidP="00A50BC5">
      <w:pPr>
        <w:pStyle w:val="ListParagraph"/>
        <w:spacing w:line="276" w:lineRule="auto"/>
        <w:ind w:left="0" w:right="461"/>
        <w:jc w:val="both"/>
        <w:rPr>
          <w:sz w:val="20"/>
          <w:szCs w:val="20"/>
        </w:rPr>
      </w:pPr>
      <w:r w:rsidRPr="009404BB">
        <w:rPr>
          <w:sz w:val="20"/>
          <w:szCs w:val="20"/>
        </w:rPr>
        <w:t xml:space="preserve">         </w:t>
      </w:r>
      <w:r w:rsidR="00BE5E4F" w:rsidRPr="009404BB">
        <w:rPr>
          <w:sz w:val="20"/>
          <w:szCs w:val="20"/>
        </w:rPr>
        <w:t>Google Sheets adalah aplikasi spreadsheet berbasis web yang merupakan bagian dari Google Workspace. Aplikasi ini memungkinkan pengguna untuk membuat, mengedit, dan berbagi spreadsheet secara online, baik melalui browser di komputer maupun melalui aplikasi mobile di smartphone dan tablet. Sebagai salah satu alat yang paling dikenal dari Google, Google Sheets memungkinkan pengguna untuk memasukkan data dalam berbagai format, termasuk teks, angka, dan formula, yang dapat diolah secara otomatis oleh sistem. Salah satu keunggulan utama Google Sheets adalah kemampuannya untuk mendukung kolaborasi secara real-time. Beberapa pengguna dapat mengakses dan mengedit spreadsheet yang sama pada waktu yang bersamaan, dengan perubahan yang terlihat secara langsung oleh semua pengguna. Selain itu, fitur komentar dan catatan membantu memfasilitasi komunikasi dan koordinasi dalam pengelolaan data.</w:t>
      </w:r>
    </w:p>
    <w:p w14:paraId="5C5FB3F7" w14:textId="77777777" w:rsidR="00BE5E4F" w:rsidRPr="009404BB" w:rsidRDefault="00BE5E4F" w:rsidP="00A50BC5">
      <w:pPr>
        <w:pStyle w:val="ListParagraph"/>
        <w:spacing w:line="276" w:lineRule="auto"/>
        <w:ind w:left="0" w:right="461" w:firstLine="720"/>
        <w:jc w:val="both"/>
        <w:rPr>
          <w:sz w:val="20"/>
          <w:szCs w:val="20"/>
        </w:rPr>
      </w:pPr>
      <w:r w:rsidRPr="009404BB">
        <w:rPr>
          <w:sz w:val="20"/>
          <w:szCs w:val="20"/>
        </w:rPr>
        <w:t>Google Sheets juga terintegrasi secara mendalam dengan aplikasi Google lainnya, seperti Google Docs, Google Forms, dan Google Drive. Semua file Google Sheets disimpan secara otomatis di Google Drive, memastikan akses mudah dari mana saja dan kapan saja selama terhubung dengan internet. Ini juga berarti bahwa pekerjaan pengguna secara otomatis tersimpan, sehingga mengurangi risiko kehilangan data.</w:t>
      </w:r>
    </w:p>
    <w:p w14:paraId="5E87FBA5" w14:textId="77777777" w:rsidR="003D3E9B" w:rsidRPr="009404BB" w:rsidRDefault="003D3E9B" w:rsidP="00A50BC5">
      <w:pPr>
        <w:spacing w:line="276" w:lineRule="auto"/>
        <w:ind w:right="461"/>
        <w:jc w:val="both"/>
        <w:rPr>
          <w:color w:val="000000"/>
          <w:sz w:val="20"/>
          <w:szCs w:val="20"/>
        </w:rPr>
      </w:pPr>
    </w:p>
    <w:p w14:paraId="21CDDEE1" w14:textId="6EE5DF36" w:rsidR="003D3E9B" w:rsidRPr="009404BB" w:rsidRDefault="0025234A" w:rsidP="0025234A">
      <w:pPr>
        <w:pStyle w:val="Heading2"/>
        <w:ind w:right="461"/>
        <w:rPr>
          <w:rFonts w:cs="Times New Roman"/>
          <w:bCs/>
          <w:szCs w:val="20"/>
        </w:rPr>
      </w:pPr>
      <w:bookmarkStart w:id="51" w:name="_Toc176987399"/>
      <w:bookmarkStart w:id="52" w:name="_Toc196165294"/>
      <w:r w:rsidRPr="009404BB">
        <w:rPr>
          <w:rFonts w:cs="Times New Roman"/>
          <w:bCs/>
          <w:szCs w:val="20"/>
        </w:rPr>
        <w:t xml:space="preserve">2.3 </w:t>
      </w:r>
      <w:r w:rsidR="00734987" w:rsidRPr="009404BB">
        <w:rPr>
          <w:rFonts w:cs="Times New Roman"/>
          <w:bCs/>
          <w:szCs w:val="20"/>
        </w:rPr>
        <w:t>PENELITIAN TERKAIT</w:t>
      </w:r>
      <w:bookmarkEnd w:id="51"/>
      <w:bookmarkEnd w:id="52"/>
      <w:r w:rsidR="008F3579" w:rsidRPr="009404BB">
        <w:rPr>
          <w:rFonts w:cs="Times New Roman"/>
          <w:bCs/>
          <w:szCs w:val="20"/>
        </w:rPr>
        <w:t xml:space="preserve"> </w:t>
      </w:r>
    </w:p>
    <w:p w14:paraId="71EC33D4" w14:textId="0C3B5129" w:rsidR="003D3E9B" w:rsidRPr="009404BB" w:rsidRDefault="00A833DC" w:rsidP="00A50BC5">
      <w:pPr>
        <w:pStyle w:val="Heading3"/>
        <w:ind w:left="426" w:right="461" w:hanging="426"/>
        <w:rPr>
          <w:rFonts w:cs="Times New Roman"/>
          <w:bCs/>
          <w:szCs w:val="20"/>
        </w:rPr>
      </w:pPr>
      <w:bookmarkStart w:id="53" w:name="_Toc176987400"/>
      <w:bookmarkStart w:id="54" w:name="_Toc196165295"/>
      <w:r w:rsidRPr="009404BB">
        <w:rPr>
          <w:rFonts w:cs="Times New Roman"/>
          <w:bCs/>
          <w:szCs w:val="20"/>
        </w:rPr>
        <w:t xml:space="preserve">2.3.1 </w:t>
      </w:r>
      <w:r w:rsidR="00022E77" w:rsidRPr="009404BB">
        <w:rPr>
          <w:rFonts w:cs="Times New Roman"/>
          <w:bCs/>
          <w:szCs w:val="20"/>
        </w:rPr>
        <w:t>Knowledge Based Chatbot With Context Recognition</w:t>
      </w:r>
      <w:bookmarkEnd w:id="53"/>
      <w:bookmarkEnd w:id="54"/>
    </w:p>
    <w:p w14:paraId="62637644" w14:textId="367B2941" w:rsidR="00022E77" w:rsidRPr="009404BB" w:rsidRDefault="00022E77" w:rsidP="00A50BC5">
      <w:pPr>
        <w:spacing w:line="276" w:lineRule="auto"/>
        <w:ind w:right="461" w:firstLine="567"/>
        <w:jc w:val="both"/>
        <w:rPr>
          <w:sz w:val="20"/>
          <w:szCs w:val="20"/>
        </w:rPr>
      </w:pPr>
      <w:r w:rsidRPr="009404BB">
        <w:rPr>
          <w:sz w:val="20"/>
          <w:szCs w:val="20"/>
        </w:rPr>
        <w:t>Penelitian ini dilakukan oleh Rico Arisandy Wijaya[1</w:t>
      </w:r>
      <w:r w:rsidR="004042AF" w:rsidRPr="009404BB">
        <w:rPr>
          <w:sz w:val="20"/>
          <w:szCs w:val="20"/>
        </w:rPr>
        <w:t>0</w:t>
      </w:r>
      <w:r w:rsidRPr="009404BB">
        <w:rPr>
          <w:sz w:val="20"/>
          <w:szCs w:val="20"/>
        </w:rPr>
        <w:t xml:space="preserve">]. Penelitian ini bertujuan untuk mengatasi masalah yang terjadi pada saat penerimaan mahasiswa baru di EEPIS dimana lebih dari 200 pertanyaan masuk setiap hari dan beberapa pertanyaan menggunakan jawaban yang sama. Dalam penelitian ini, chatbot dikembangkan dengan menggunakan metode context recognition dan cosine similarity untuk mengenali konteks dari pertanyaan yang diajukan oleh pengguna. Hasil dari penelitian ini menunjukkan </w:t>
      </w:r>
      <w:r w:rsidRPr="009404BB">
        <w:rPr>
          <w:sz w:val="20"/>
          <w:szCs w:val="20"/>
        </w:rPr>
        <w:lastRenderedPageBreak/>
        <w:t>bahwa chatbot yang dikembangkan dapat memberikan jawaban yang sesuai dengan konteks pertanyaan yang diajukan oleh pengguna.</w:t>
      </w:r>
    </w:p>
    <w:p w14:paraId="7DA02A39" w14:textId="596E7156" w:rsidR="00EC6827" w:rsidRPr="009404BB" w:rsidRDefault="00EC6827" w:rsidP="00A50BC5">
      <w:pPr>
        <w:spacing w:line="276" w:lineRule="auto"/>
        <w:ind w:right="461"/>
        <w:jc w:val="both"/>
        <w:rPr>
          <w:sz w:val="20"/>
          <w:szCs w:val="20"/>
        </w:rPr>
      </w:pPr>
      <w:r w:rsidRPr="009404BB">
        <w:rPr>
          <w:color w:val="000000"/>
          <w:sz w:val="20"/>
          <w:szCs w:val="20"/>
          <w:bdr w:val="none" w:sz="0" w:space="0" w:color="auto" w:frame="1"/>
        </w:rPr>
        <w:fldChar w:fldCharType="begin"/>
      </w:r>
      <w:r w:rsidRPr="009404BB">
        <w:rPr>
          <w:color w:val="000000"/>
          <w:sz w:val="20"/>
          <w:szCs w:val="20"/>
          <w:bdr w:val="none" w:sz="0" w:space="0" w:color="auto" w:frame="1"/>
        </w:rPr>
        <w:instrText xml:space="preserve"> INCLUDEPICTURE "https://lh7-rt.googleusercontent.com/docsz/AD_4nXeLE7-Ray3ow4lxRJf0Tfd3XfejbuYz7Rn36PkJF_nEnlEWVep9ORVSvh1czmoF-4ZZRajOJrz3IKBclAgVy8GJqM7nXdJeUySWjYLtwcrelVvID7pN4tz5nl2cBR8ZIkalnpoURR2vBGKhiWXHCw?key=gH56sudMNvyLuL68P3lyvQ" \* MERGEFORMATINET </w:instrText>
      </w:r>
      <w:r w:rsidRPr="009404BB">
        <w:rPr>
          <w:color w:val="000000"/>
          <w:sz w:val="20"/>
          <w:szCs w:val="20"/>
          <w:bdr w:val="none" w:sz="0" w:space="0" w:color="auto" w:frame="1"/>
        </w:rPr>
        <w:fldChar w:fldCharType="separate"/>
      </w:r>
      <w:r w:rsidRPr="009404BB">
        <w:rPr>
          <w:color w:val="000000"/>
          <w:sz w:val="20"/>
          <w:szCs w:val="20"/>
          <w:bdr w:val="none" w:sz="0" w:space="0" w:color="auto" w:frame="1"/>
        </w:rPr>
        <w:fldChar w:fldCharType="end"/>
      </w:r>
    </w:p>
    <w:p w14:paraId="5B7001E8" w14:textId="3AD6928F" w:rsidR="003D3E9B" w:rsidRPr="009404BB" w:rsidRDefault="00A833DC" w:rsidP="00A50BC5">
      <w:pPr>
        <w:pStyle w:val="Heading3"/>
        <w:ind w:left="426" w:right="461" w:hanging="426"/>
        <w:rPr>
          <w:rFonts w:cs="Times New Roman"/>
          <w:bCs/>
          <w:szCs w:val="20"/>
        </w:rPr>
      </w:pPr>
      <w:bookmarkStart w:id="55" w:name="_Toc176987401"/>
      <w:bookmarkStart w:id="56" w:name="_Toc196165296"/>
      <w:r w:rsidRPr="009404BB">
        <w:rPr>
          <w:rFonts w:cs="Times New Roman"/>
          <w:bCs/>
          <w:szCs w:val="20"/>
        </w:rPr>
        <w:t xml:space="preserve">2.3.2 </w:t>
      </w:r>
      <w:r w:rsidR="00022E77" w:rsidRPr="009404BB">
        <w:rPr>
          <w:rFonts w:cs="Times New Roman"/>
          <w:bCs/>
          <w:szCs w:val="20"/>
        </w:rPr>
        <w:t>Aplikasi Penilaian Ujian Essay Otomatis Menggunakan Metode Cosine Similarity</w:t>
      </w:r>
      <w:bookmarkEnd w:id="55"/>
      <w:bookmarkEnd w:id="56"/>
    </w:p>
    <w:p w14:paraId="73060289" w14:textId="35E12250" w:rsidR="003D3E9B" w:rsidRPr="009404BB" w:rsidRDefault="00022E77" w:rsidP="00A50BC5">
      <w:pPr>
        <w:ind w:right="461" w:firstLine="426"/>
        <w:jc w:val="both"/>
        <w:rPr>
          <w:sz w:val="20"/>
          <w:szCs w:val="20"/>
        </w:rPr>
      </w:pPr>
      <w:r w:rsidRPr="009404BB">
        <w:rPr>
          <w:sz w:val="20"/>
          <w:szCs w:val="20"/>
        </w:rPr>
        <w:t>Penelitian ini dilakukan oleh Rahimi Fitri, Arifin Noor Asyikin[</w:t>
      </w:r>
      <w:r w:rsidR="004042AF" w:rsidRPr="009404BB">
        <w:rPr>
          <w:sz w:val="20"/>
          <w:szCs w:val="20"/>
        </w:rPr>
        <w:t>1</w:t>
      </w:r>
      <w:r w:rsidR="00206D25">
        <w:rPr>
          <w:sz w:val="20"/>
          <w:szCs w:val="20"/>
        </w:rPr>
        <w:t>1</w:t>
      </w:r>
      <w:r w:rsidRPr="009404BB">
        <w:rPr>
          <w:sz w:val="20"/>
          <w:szCs w:val="20"/>
        </w:rPr>
        <w:t>]. Penelitian ini mengembangkan sistem penilaian esai otomatis menggunakan metode cosine similarity. Ujian esai tanpa pilihan jawaban memerlukan waktu dan objektivitas dalam penilaian. Metode cosine similarity digunakan untuk mengukur kemiripan antara jawaban siswa dan kunci jawaban pengajar. Sistem ini diuji pada ujian bahasa Inggris dan menunjukkan tingkat kesesuaian rata-rata sebesar 89,48% dengan penilaian pengajar. Ini membantu mengurangi beban pengajar dan memberikan penilaian yang lebih objektif.</w:t>
      </w:r>
    </w:p>
    <w:p w14:paraId="0FC4FA18" w14:textId="77777777" w:rsidR="004B1EC6" w:rsidRPr="009404BB" w:rsidRDefault="004B1EC6" w:rsidP="005B0F13">
      <w:pPr>
        <w:ind w:right="461"/>
        <w:jc w:val="both"/>
        <w:rPr>
          <w:sz w:val="20"/>
          <w:szCs w:val="20"/>
        </w:rPr>
      </w:pPr>
    </w:p>
    <w:p w14:paraId="550B08E7" w14:textId="39DBB201" w:rsidR="004B1EC6" w:rsidRPr="009404BB" w:rsidRDefault="004B1EC6" w:rsidP="002C01CC">
      <w:pPr>
        <w:pStyle w:val="Heading3"/>
        <w:ind w:left="426" w:right="461" w:hanging="426"/>
        <w:rPr>
          <w:rFonts w:cs="Times New Roman"/>
          <w:bCs/>
          <w:szCs w:val="20"/>
        </w:rPr>
      </w:pPr>
      <w:bookmarkStart w:id="57" w:name="_Toc196165299"/>
      <w:r w:rsidRPr="009404BB">
        <w:rPr>
          <w:rFonts w:cs="Times New Roman"/>
          <w:bCs/>
          <w:szCs w:val="20"/>
        </w:rPr>
        <w:t>2.3.5 Pembangunan Aplikasi Chatbot Informasi Akademik berbasis</w:t>
      </w:r>
      <w:r w:rsidR="002C01CC" w:rsidRPr="009404BB">
        <w:rPr>
          <w:rFonts w:cs="Times New Roman"/>
          <w:bCs/>
          <w:szCs w:val="20"/>
        </w:rPr>
        <w:t xml:space="preserve"> </w:t>
      </w:r>
      <w:r w:rsidRPr="009404BB">
        <w:rPr>
          <w:rFonts w:cs="Times New Roman"/>
          <w:bCs/>
          <w:szCs w:val="20"/>
        </w:rPr>
        <w:t>Cosine Similiarity dan Library Sastrawi Stemmer (Studi Kasus: Teknik</w:t>
      </w:r>
      <w:r w:rsidR="002C01CC" w:rsidRPr="009404BB">
        <w:rPr>
          <w:rFonts w:cs="Times New Roman"/>
          <w:bCs/>
          <w:szCs w:val="20"/>
        </w:rPr>
        <w:t xml:space="preserve"> </w:t>
      </w:r>
      <w:r w:rsidRPr="009404BB">
        <w:rPr>
          <w:rFonts w:cs="Times New Roman"/>
          <w:bCs/>
          <w:szCs w:val="20"/>
        </w:rPr>
        <w:t>Informatika IT PLN)</w:t>
      </w:r>
      <w:bookmarkEnd w:id="57"/>
    </w:p>
    <w:p w14:paraId="4639586F" w14:textId="05CB4B9B" w:rsidR="00022E77" w:rsidRPr="009404BB" w:rsidRDefault="004B1EC6" w:rsidP="00A50BC5">
      <w:pPr>
        <w:ind w:right="461" w:firstLine="426"/>
        <w:jc w:val="both"/>
        <w:rPr>
          <w:sz w:val="20"/>
          <w:szCs w:val="20"/>
        </w:rPr>
      </w:pPr>
      <w:r w:rsidRPr="009404BB">
        <w:rPr>
          <w:sz w:val="20"/>
          <w:szCs w:val="20"/>
        </w:rPr>
        <w:t>Penelitian dilakukan oleh Rosida Nur Aziza, Tiara Sukma Ardanti, Efy Yosrita, Rahma Farah Ningrum[1</w:t>
      </w:r>
      <w:r w:rsidR="00206D25">
        <w:rPr>
          <w:sz w:val="20"/>
          <w:szCs w:val="20"/>
        </w:rPr>
        <w:t>2</w:t>
      </w:r>
      <w:r w:rsidRPr="009404BB">
        <w:rPr>
          <w:sz w:val="20"/>
          <w:szCs w:val="20"/>
        </w:rPr>
        <w:t>]. Penelitian ini bertujuan untuk memberikan informasi akademik yang cepat dan akurat kepada mahasiswa Program Studi Teknik Informatika IT PLN. Permasalahan yang dihadapi adalah ketidakjelasan dan ketidakakuratan informasi yang diperoleh melalui media sosial program studi atau antar mahasiswa, serta lambatnya respons terhadap pertanyaan yang diajukan melalui chat. Untuk mengatasi permasalahan ini, penelitian ini merancang sebuah aplikasi chatbot yang mampu menjawab pertanyaan secara otomatis. Chatbot ini dirancang untuk berjalan pada platform Telegram, dengan memanfaatkan library Sastrawi Stemmer untuk proses prapemrosesan teks, metode TF-IDF untuk memberikan bobot pada kata-kata, serta Cosine Similarity untuk menentukan tingkat kesamaan antar objek. Pengujian dilakukan untuk mengevaluasi kinerja chatbot ini, meskipun detail hasil pengujian tidak disertakan dalam abstrak yang tersedia.</w:t>
      </w:r>
    </w:p>
    <w:p w14:paraId="4BCC5DC5" w14:textId="77777777" w:rsidR="004F3C38" w:rsidRPr="009404BB" w:rsidRDefault="004F3C38" w:rsidP="00A50BC5">
      <w:pPr>
        <w:ind w:right="461" w:firstLine="426"/>
        <w:jc w:val="both"/>
        <w:rPr>
          <w:sz w:val="20"/>
          <w:szCs w:val="20"/>
        </w:rPr>
      </w:pPr>
    </w:p>
    <w:p w14:paraId="20E7A17B" w14:textId="49D6B060" w:rsidR="006342E8" w:rsidRPr="009404BB" w:rsidRDefault="00EC6827" w:rsidP="006342E8">
      <w:pPr>
        <w:ind w:right="461"/>
        <w:rPr>
          <w:sz w:val="20"/>
          <w:szCs w:val="20"/>
          <w:bdr w:val="none" w:sz="0" w:space="0" w:color="auto" w:frame="1"/>
        </w:rPr>
      </w:pPr>
      <w:r w:rsidRPr="009404BB">
        <w:rPr>
          <w:sz w:val="20"/>
          <w:szCs w:val="20"/>
          <w:bdr w:val="none" w:sz="0" w:space="0" w:color="auto" w:frame="1"/>
        </w:rPr>
        <w:lastRenderedPageBreak/>
        <w:fldChar w:fldCharType="begin"/>
      </w:r>
      <w:r w:rsidRPr="009404BB">
        <w:rPr>
          <w:sz w:val="20"/>
          <w:szCs w:val="20"/>
          <w:bdr w:val="none" w:sz="0" w:space="0" w:color="auto" w:frame="1"/>
        </w:rPr>
        <w:instrText xml:space="preserve"> INCLUDEPICTURE "https://lh7-rt.googleusercontent.com/docsz/AD_4nXdPOc7GpRUeaeg9PkzFnZoCmsjND6Sn2Wk0ocPotLFcqH2_NuEAqew1yGamDkYvxyD2U4ujCRsuI2xYNBEjKGnEbVLSKCUjbU-Wq48QEScUYpxwi_EYhjOjupx6keLoKEmGaWoJgX3D8ud5nJ_E?key=gH56sudMNvyLuL68P3lyvQ" \* MERGEFORMATINET </w:instrText>
      </w:r>
      <w:r w:rsidRPr="009404BB">
        <w:rPr>
          <w:sz w:val="20"/>
          <w:szCs w:val="20"/>
          <w:bdr w:val="none" w:sz="0" w:space="0" w:color="auto" w:frame="1"/>
        </w:rPr>
        <w:fldChar w:fldCharType="separate"/>
      </w:r>
      <w:r w:rsidRPr="009404BB">
        <w:rPr>
          <w:sz w:val="20"/>
          <w:szCs w:val="20"/>
          <w:bdr w:val="none" w:sz="0" w:space="0" w:color="auto" w:frame="1"/>
        </w:rPr>
        <w:fldChar w:fldCharType="end"/>
      </w:r>
    </w:p>
    <w:p w14:paraId="23A0A65E" w14:textId="53C6A863" w:rsidR="006342E8" w:rsidRPr="009404BB" w:rsidRDefault="006342E8" w:rsidP="006342E8">
      <w:pPr>
        <w:pStyle w:val="Caption"/>
        <w:jc w:val="center"/>
        <w:rPr>
          <w:b/>
          <w:bCs/>
          <w:i w:val="0"/>
          <w:iCs w:val="0"/>
          <w:color w:val="000000" w:themeColor="text1"/>
          <w:sz w:val="20"/>
          <w:szCs w:val="20"/>
        </w:rPr>
      </w:pPr>
      <w:bookmarkStart w:id="58" w:name="_Toc187668491"/>
      <w:r w:rsidRPr="000E32CA">
        <w:rPr>
          <w:b/>
          <w:bCs/>
          <w:i w:val="0"/>
          <w:iCs w:val="0"/>
          <w:color w:val="000000" w:themeColor="text1"/>
          <w:sz w:val="20"/>
          <w:szCs w:val="20"/>
        </w:rPr>
        <w:t xml:space="preserve">Tabel 2. </w:t>
      </w:r>
      <w:r w:rsidRPr="000E32CA">
        <w:rPr>
          <w:b/>
          <w:bCs/>
          <w:i w:val="0"/>
          <w:iCs w:val="0"/>
          <w:color w:val="000000" w:themeColor="text1"/>
          <w:sz w:val="20"/>
          <w:szCs w:val="20"/>
        </w:rPr>
        <w:fldChar w:fldCharType="begin"/>
      </w:r>
      <w:r w:rsidRPr="000E32CA">
        <w:rPr>
          <w:b/>
          <w:bCs/>
          <w:i w:val="0"/>
          <w:iCs w:val="0"/>
          <w:color w:val="000000" w:themeColor="text1"/>
          <w:sz w:val="20"/>
          <w:szCs w:val="20"/>
        </w:rPr>
        <w:instrText xml:space="preserve"> SEQ Tabel_2. \* ARABIC </w:instrText>
      </w:r>
      <w:r w:rsidRPr="000E32CA">
        <w:rPr>
          <w:b/>
          <w:bCs/>
          <w:i w:val="0"/>
          <w:iCs w:val="0"/>
          <w:color w:val="000000" w:themeColor="text1"/>
          <w:sz w:val="20"/>
          <w:szCs w:val="20"/>
        </w:rPr>
        <w:fldChar w:fldCharType="separate"/>
      </w:r>
      <w:r w:rsidR="00461240">
        <w:rPr>
          <w:b/>
          <w:bCs/>
          <w:i w:val="0"/>
          <w:iCs w:val="0"/>
          <w:noProof/>
          <w:color w:val="000000" w:themeColor="text1"/>
          <w:sz w:val="20"/>
          <w:szCs w:val="20"/>
        </w:rPr>
        <w:t>1</w:t>
      </w:r>
      <w:r w:rsidRPr="000E32CA">
        <w:rPr>
          <w:b/>
          <w:bCs/>
          <w:i w:val="0"/>
          <w:iCs w:val="0"/>
          <w:color w:val="000000" w:themeColor="text1"/>
          <w:sz w:val="20"/>
          <w:szCs w:val="20"/>
        </w:rPr>
        <w:fldChar w:fldCharType="end"/>
      </w:r>
      <w:r w:rsidRPr="000E32CA">
        <w:rPr>
          <w:b/>
          <w:bCs/>
          <w:i w:val="0"/>
          <w:iCs w:val="0"/>
          <w:color w:val="000000" w:themeColor="text1"/>
          <w:sz w:val="20"/>
          <w:szCs w:val="20"/>
        </w:rPr>
        <w:t xml:space="preserve"> Perbandingan Metode dengan Penelitian Terkait</w:t>
      </w:r>
      <w:bookmarkEnd w:id="58"/>
    </w:p>
    <w:tbl>
      <w:tblPr>
        <w:tblpPr w:leftFromText="180" w:rightFromText="180" w:vertAnchor="text" w:horzAnchor="margin" w:tblpXSpec="center" w:tblpY="127"/>
        <w:tblW w:w="5671" w:type="dxa"/>
        <w:tblLayout w:type="fixed"/>
        <w:tblCellMar>
          <w:top w:w="15" w:type="dxa"/>
          <w:left w:w="15" w:type="dxa"/>
          <w:bottom w:w="15" w:type="dxa"/>
          <w:right w:w="15" w:type="dxa"/>
        </w:tblCellMar>
        <w:tblLook w:val="04A0" w:firstRow="1" w:lastRow="0" w:firstColumn="1" w:lastColumn="0" w:noHBand="0" w:noVBand="1"/>
      </w:tblPr>
      <w:tblGrid>
        <w:gridCol w:w="1418"/>
        <w:gridCol w:w="1134"/>
        <w:gridCol w:w="1134"/>
        <w:gridCol w:w="992"/>
        <w:gridCol w:w="993"/>
      </w:tblGrid>
      <w:tr w:rsidR="00CB0E4D" w:rsidRPr="009404BB" w14:paraId="46B6620A" w14:textId="2B0DDA6B" w:rsidTr="00CB0E4D">
        <w:trPr>
          <w:trHeight w:val="631"/>
        </w:trPr>
        <w:tc>
          <w:tcPr>
            <w:tcW w:w="1418" w:type="dxa"/>
            <w:tcBorders>
              <w:top w:val="single" w:sz="8" w:space="0" w:color="000000"/>
              <w:left w:val="single" w:sz="8" w:space="0" w:color="000000"/>
              <w:right w:val="single" w:sz="8" w:space="0" w:color="000000"/>
            </w:tcBorders>
            <w:tcMar>
              <w:top w:w="100" w:type="dxa"/>
              <w:left w:w="100" w:type="dxa"/>
              <w:bottom w:w="100" w:type="dxa"/>
              <w:right w:w="100" w:type="dxa"/>
            </w:tcMar>
            <w:vAlign w:val="center"/>
            <w:hideMark/>
          </w:tcPr>
          <w:p w14:paraId="3907E4A4" w14:textId="1F8923F1" w:rsidR="00CB0E4D" w:rsidRPr="009404BB" w:rsidRDefault="00CB0E4D" w:rsidP="00CB0E4D">
            <w:pPr>
              <w:ind w:right="180"/>
              <w:jc w:val="right"/>
              <w:rPr>
                <w:sz w:val="20"/>
                <w:szCs w:val="20"/>
              </w:rPr>
            </w:pPr>
            <w:r>
              <w:rPr>
                <w:color w:val="000000"/>
                <w:sz w:val="20"/>
                <w:szCs w:val="20"/>
              </w:rPr>
              <w:t>Output</w:t>
            </w:r>
          </w:p>
        </w:tc>
        <w:tc>
          <w:tcPr>
            <w:tcW w:w="1134" w:type="dxa"/>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52DFE9FC" w14:textId="77777777" w:rsidR="00CB0E4D" w:rsidRDefault="00CB0E4D" w:rsidP="000E32CA">
            <w:pPr>
              <w:ind w:right="104"/>
              <w:jc w:val="center"/>
              <w:rPr>
                <w:sz w:val="20"/>
                <w:szCs w:val="20"/>
              </w:rPr>
            </w:pPr>
          </w:p>
          <w:p w14:paraId="7EDB4636" w14:textId="1BC0EA0E" w:rsidR="00CB0E4D" w:rsidRPr="009404BB" w:rsidRDefault="00CB0E4D" w:rsidP="000E32CA">
            <w:pPr>
              <w:ind w:right="104"/>
              <w:jc w:val="center"/>
              <w:rPr>
                <w:color w:val="000000"/>
                <w:sz w:val="20"/>
                <w:szCs w:val="20"/>
              </w:rPr>
            </w:pPr>
            <w:r>
              <w:rPr>
                <w:sz w:val="20"/>
                <w:szCs w:val="20"/>
              </w:rPr>
              <w:t>[10]</w:t>
            </w:r>
          </w:p>
        </w:tc>
        <w:tc>
          <w:tcPr>
            <w:tcW w:w="1134" w:type="dxa"/>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39296FEB" w14:textId="77777777" w:rsidR="00CB0E4D" w:rsidRDefault="00CB0E4D" w:rsidP="000E32CA">
            <w:pPr>
              <w:ind w:right="104"/>
              <w:jc w:val="center"/>
              <w:rPr>
                <w:sz w:val="20"/>
                <w:szCs w:val="20"/>
              </w:rPr>
            </w:pPr>
          </w:p>
          <w:p w14:paraId="3D216F44" w14:textId="73204CA6" w:rsidR="00CB0E4D" w:rsidRPr="009404BB" w:rsidRDefault="00CB0E4D" w:rsidP="000E32CA">
            <w:pPr>
              <w:ind w:right="104"/>
              <w:jc w:val="center"/>
              <w:rPr>
                <w:sz w:val="20"/>
                <w:szCs w:val="20"/>
              </w:rPr>
            </w:pPr>
            <w:r>
              <w:rPr>
                <w:sz w:val="20"/>
                <w:szCs w:val="20"/>
              </w:rPr>
              <w:t>[12]</w:t>
            </w:r>
          </w:p>
        </w:tc>
        <w:tc>
          <w:tcPr>
            <w:tcW w:w="992" w:type="dxa"/>
            <w:tcBorders>
              <w:top w:val="single" w:sz="8" w:space="0" w:color="000000"/>
              <w:left w:val="single" w:sz="8" w:space="0" w:color="000000"/>
              <w:right w:val="single" w:sz="8" w:space="0" w:color="000000"/>
            </w:tcBorders>
          </w:tcPr>
          <w:p w14:paraId="75302599" w14:textId="77777777" w:rsidR="00CB0E4D" w:rsidRDefault="00CB0E4D" w:rsidP="000E32CA">
            <w:pPr>
              <w:ind w:right="104"/>
              <w:jc w:val="center"/>
              <w:rPr>
                <w:sz w:val="20"/>
                <w:szCs w:val="20"/>
              </w:rPr>
            </w:pPr>
          </w:p>
          <w:p w14:paraId="0C5C3B71" w14:textId="76820614" w:rsidR="00CB0E4D" w:rsidRPr="009404BB" w:rsidRDefault="00CB0E4D" w:rsidP="000E32CA">
            <w:pPr>
              <w:ind w:right="104"/>
              <w:jc w:val="center"/>
              <w:rPr>
                <w:sz w:val="20"/>
                <w:szCs w:val="20"/>
              </w:rPr>
            </w:pPr>
            <w:r>
              <w:rPr>
                <w:sz w:val="20"/>
                <w:szCs w:val="20"/>
              </w:rPr>
              <w:t>[15]</w:t>
            </w:r>
          </w:p>
        </w:tc>
        <w:tc>
          <w:tcPr>
            <w:tcW w:w="993" w:type="dxa"/>
            <w:tcBorders>
              <w:top w:val="single" w:sz="8" w:space="0" w:color="000000"/>
              <w:left w:val="single" w:sz="8" w:space="0" w:color="000000"/>
              <w:right w:val="single" w:sz="8" w:space="0" w:color="000000"/>
            </w:tcBorders>
          </w:tcPr>
          <w:p w14:paraId="73E62963" w14:textId="77777777" w:rsidR="00CB0E4D" w:rsidRDefault="00CB0E4D" w:rsidP="00CB0E4D">
            <w:pPr>
              <w:ind w:right="461"/>
              <w:jc w:val="center"/>
              <w:rPr>
                <w:sz w:val="20"/>
                <w:szCs w:val="20"/>
              </w:rPr>
            </w:pPr>
          </w:p>
          <w:p w14:paraId="4D811575" w14:textId="531F53FE" w:rsidR="00CB0E4D" w:rsidRPr="009404BB" w:rsidRDefault="00CB0E4D" w:rsidP="000E32CA">
            <w:pPr>
              <w:ind w:right="139"/>
              <w:jc w:val="center"/>
              <w:rPr>
                <w:sz w:val="20"/>
                <w:szCs w:val="20"/>
              </w:rPr>
            </w:pPr>
            <w:r>
              <w:rPr>
                <w:sz w:val="20"/>
                <w:szCs w:val="20"/>
              </w:rPr>
              <w:t>PA</w:t>
            </w:r>
          </w:p>
        </w:tc>
      </w:tr>
      <w:tr w:rsidR="000E32CA" w:rsidRPr="009404BB" w14:paraId="476C1451" w14:textId="6C211A7E" w:rsidTr="000E32CA">
        <w:trPr>
          <w:trHeight w:val="443"/>
        </w:trPr>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DBE768" w14:textId="7926C11B" w:rsidR="000E32CA" w:rsidRPr="009404BB" w:rsidRDefault="000E32CA" w:rsidP="000E32CA">
            <w:pPr>
              <w:jc w:val="center"/>
              <w:rPr>
                <w:sz w:val="20"/>
                <w:szCs w:val="20"/>
              </w:rPr>
            </w:pPr>
            <w:r>
              <w:rPr>
                <w:sz w:val="20"/>
                <w:szCs w:val="20"/>
              </w:rPr>
              <w:t>Preprocessing</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496F73" w14:textId="2C42C750" w:rsidR="000E32CA" w:rsidRPr="009404BB" w:rsidRDefault="000E32CA" w:rsidP="000E32CA">
            <w:pPr>
              <w:ind w:right="176"/>
              <w:jc w:val="center"/>
              <w:rPr>
                <w:color w:val="000000"/>
                <w:sz w:val="20"/>
                <w:szCs w:val="20"/>
              </w:rPr>
            </w:pPr>
            <w:r>
              <w:rPr>
                <w:color w:val="000000"/>
                <w:sz w:val="20"/>
                <w:szCs w:val="20"/>
              </w:rPr>
              <w:t>V</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45737C" w14:textId="27E56AD7" w:rsidR="000E32CA" w:rsidRPr="009404BB" w:rsidRDefault="000E32CA" w:rsidP="000E32CA">
            <w:pPr>
              <w:jc w:val="center"/>
              <w:rPr>
                <w:sz w:val="20"/>
                <w:szCs w:val="20"/>
              </w:rPr>
            </w:pPr>
            <w:r>
              <w:rPr>
                <w:sz w:val="20"/>
                <w:szCs w:val="20"/>
              </w:rPr>
              <w:t>V</w:t>
            </w:r>
          </w:p>
        </w:tc>
        <w:tc>
          <w:tcPr>
            <w:tcW w:w="992" w:type="dxa"/>
            <w:tcBorders>
              <w:top w:val="single" w:sz="8" w:space="0" w:color="000000"/>
              <w:left w:val="single" w:sz="8" w:space="0" w:color="000000"/>
              <w:bottom w:val="single" w:sz="8" w:space="0" w:color="000000"/>
              <w:right w:val="single" w:sz="8" w:space="0" w:color="000000"/>
            </w:tcBorders>
            <w:vAlign w:val="center"/>
          </w:tcPr>
          <w:p w14:paraId="2CCD4F80" w14:textId="02287AD9" w:rsidR="000E32CA" w:rsidRPr="009404BB" w:rsidRDefault="000E32CA" w:rsidP="000E32CA">
            <w:pPr>
              <w:jc w:val="center"/>
              <w:rPr>
                <w:sz w:val="20"/>
                <w:szCs w:val="20"/>
              </w:rPr>
            </w:pPr>
            <w:r>
              <w:rPr>
                <w:color w:val="000000"/>
                <w:sz w:val="20"/>
                <w:szCs w:val="20"/>
              </w:rPr>
              <w:t>V</w:t>
            </w:r>
          </w:p>
        </w:tc>
        <w:tc>
          <w:tcPr>
            <w:tcW w:w="993" w:type="dxa"/>
            <w:tcBorders>
              <w:top w:val="single" w:sz="8" w:space="0" w:color="000000"/>
              <w:left w:val="single" w:sz="8" w:space="0" w:color="000000"/>
              <w:bottom w:val="single" w:sz="8" w:space="0" w:color="000000"/>
              <w:right w:val="single" w:sz="8" w:space="0" w:color="000000"/>
            </w:tcBorders>
            <w:shd w:val="clear" w:color="auto" w:fill="00B050"/>
            <w:vAlign w:val="center"/>
          </w:tcPr>
          <w:p w14:paraId="4D0250AE" w14:textId="4BD21D50" w:rsidR="000E32CA" w:rsidRPr="009404BB" w:rsidRDefault="000E32CA" w:rsidP="000E32CA">
            <w:pPr>
              <w:jc w:val="center"/>
              <w:rPr>
                <w:sz w:val="20"/>
                <w:szCs w:val="20"/>
              </w:rPr>
            </w:pPr>
            <w:r>
              <w:rPr>
                <w:sz w:val="20"/>
                <w:szCs w:val="20"/>
              </w:rPr>
              <w:t>V</w:t>
            </w:r>
          </w:p>
        </w:tc>
      </w:tr>
      <w:tr w:rsidR="00107F98" w:rsidRPr="009404BB" w14:paraId="688CF5AA" w14:textId="77777777" w:rsidTr="000E32CA">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74DD05" w14:textId="77777777" w:rsidR="00107F98" w:rsidRDefault="00107F98" w:rsidP="00107F98">
            <w:pPr>
              <w:jc w:val="center"/>
              <w:rPr>
                <w:sz w:val="20"/>
                <w:szCs w:val="20"/>
              </w:rPr>
            </w:pPr>
            <w:r>
              <w:rPr>
                <w:sz w:val="20"/>
                <w:szCs w:val="20"/>
              </w:rPr>
              <w:t>Pembobotan</w:t>
            </w:r>
          </w:p>
          <w:p w14:paraId="0142F5E2" w14:textId="47341F25" w:rsidR="00107F98" w:rsidRDefault="00107F98" w:rsidP="00107F98">
            <w:pPr>
              <w:jc w:val="center"/>
              <w:rPr>
                <w:sz w:val="20"/>
                <w:szCs w:val="20"/>
              </w:rPr>
            </w:pPr>
            <w:r>
              <w:rPr>
                <w:sz w:val="20"/>
                <w:szCs w:val="20"/>
              </w:rPr>
              <w:t>TF-IDF</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DF9CC6" w14:textId="7805EF94" w:rsidR="00107F98" w:rsidRDefault="00107F98" w:rsidP="00107F98">
            <w:pPr>
              <w:ind w:right="176"/>
              <w:jc w:val="center"/>
              <w:rPr>
                <w:color w:val="000000"/>
                <w:sz w:val="20"/>
                <w:szCs w:val="20"/>
              </w:rPr>
            </w:pPr>
            <w:r>
              <w:rPr>
                <w:color w:val="000000"/>
                <w:sz w:val="20"/>
                <w:szCs w:val="20"/>
              </w:rPr>
              <w:t>V</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8DF7DA" w14:textId="16C4F5BB" w:rsidR="00107F98" w:rsidRDefault="00107F98" w:rsidP="00107F98">
            <w:pPr>
              <w:jc w:val="center"/>
              <w:rPr>
                <w:sz w:val="20"/>
                <w:szCs w:val="20"/>
              </w:rPr>
            </w:pPr>
            <w:r>
              <w:rPr>
                <w:sz w:val="20"/>
                <w:szCs w:val="20"/>
              </w:rPr>
              <w:t>V</w:t>
            </w:r>
          </w:p>
        </w:tc>
        <w:tc>
          <w:tcPr>
            <w:tcW w:w="992" w:type="dxa"/>
            <w:tcBorders>
              <w:top w:val="single" w:sz="8" w:space="0" w:color="000000"/>
              <w:left w:val="single" w:sz="8" w:space="0" w:color="000000"/>
              <w:bottom w:val="single" w:sz="8" w:space="0" w:color="000000"/>
              <w:right w:val="single" w:sz="8" w:space="0" w:color="000000"/>
            </w:tcBorders>
            <w:vAlign w:val="center"/>
          </w:tcPr>
          <w:p w14:paraId="6A6A33B4" w14:textId="1D13CF3E" w:rsidR="00107F98" w:rsidRDefault="00107F98" w:rsidP="00107F98">
            <w:pPr>
              <w:jc w:val="center"/>
              <w:rPr>
                <w:color w:val="000000"/>
                <w:sz w:val="20"/>
                <w:szCs w:val="20"/>
              </w:rPr>
            </w:pPr>
            <w:r>
              <w:rPr>
                <w:color w:val="000000"/>
                <w:sz w:val="20"/>
                <w:szCs w:val="20"/>
              </w:rPr>
              <w:t>V</w:t>
            </w:r>
          </w:p>
        </w:tc>
        <w:tc>
          <w:tcPr>
            <w:tcW w:w="993" w:type="dxa"/>
            <w:tcBorders>
              <w:top w:val="single" w:sz="8" w:space="0" w:color="000000"/>
              <w:left w:val="single" w:sz="8" w:space="0" w:color="000000"/>
              <w:bottom w:val="single" w:sz="8" w:space="0" w:color="000000"/>
              <w:right w:val="single" w:sz="8" w:space="0" w:color="000000"/>
            </w:tcBorders>
            <w:shd w:val="clear" w:color="auto" w:fill="00B050"/>
            <w:vAlign w:val="center"/>
          </w:tcPr>
          <w:p w14:paraId="074E7937" w14:textId="1C023BDE" w:rsidR="00107F98" w:rsidRDefault="00107F98" w:rsidP="00107F98">
            <w:pPr>
              <w:jc w:val="center"/>
              <w:rPr>
                <w:sz w:val="20"/>
                <w:szCs w:val="20"/>
              </w:rPr>
            </w:pPr>
            <w:r>
              <w:rPr>
                <w:sz w:val="20"/>
                <w:szCs w:val="20"/>
              </w:rPr>
              <w:t>V</w:t>
            </w:r>
          </w:p>
        </w:tc>
      </w:tr>
      <w:tr w:rsidR="00107F98" w:rsidRPr="009404BB" w14:paraId="55C1BCB6" w14:textId="6CDDF541" w:rsidTr="000E32CA">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545114" w14:textId="4AE6A179" w:rsidR="00107F98" w:rsidRPr="009404BB" w:rsidRDefault="00107F98" w:rsidP="00107F98">
            <w:pPr>
              <w:jc w:val="center"/>
              <w:rPr>
                <w:sz w:val="20"/>
                <w:szCs w:val="20"/>
              </w:rPr>
            </w:pPr>
            <w:r>
              <w:rPr>
                <w:sz w:val="20"/>
                <w:szCs w:val="20"/>
              </w:rPr>
              <w:t>Cosine Similarity</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B72416" w14:textId="716BE42F" w:rsidR="00107F98" w:rsidRPr="009404BB" w:rsidRDefault="00107F98" w:rsidP="00107F98">
            <w:pPr>
              <w:ind w:right="176"/>
              <w:jc w:val="center"/>
              <w:rPr>
                <w:color w:val="000000"/>
                <w:sz w:val="20"/>
                <w:szCs w:val="20"/>
              </w:rPr>
            </w:pPr>
            <w:r>
              <w:rPr>
                <w:color w:val="000000"/>
                <w:sz w:val="20"/>
                <w:szCs w:val="20"/>
              </w:rPr>
              <w:t>V</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F04633" w14:textId="3C94026F" w:rsidR="00107F98" w:rsidRPr="009404BB" w:rsidRDefault="00107F98" w:rsidP="00107F98">
            <w:pPr>
              <w:jc w:val="center"/>
              <w:rPr>
                <w:sz w:val="20"/>
                <w:szCs w:val="20"/>
              </w:rPr>
            </w:pPr>
            <w:r>
              <w:rPr>
                <w:sz w:val="20"/>
                <w:szCs w:val="20"/>
              </w:rPr>
              <w:t>V</w:t>
            </w:r>
          </w:p>
        </w:tc>
        <w:tc>
          <w:tcPr>
            <w:tcW w:w="992" w:type="dxa"/>
            <w:tcBorders>
              <w:top w:val="single" w:sz="8" w:space="0" w:color="000000"/>
              <w:left w:val="single" w:sz="8" w:space="0" w:color="000000"/>
              <w:bottom w:val="single" w:sz="8" w:space="0" w:color="000000"/>
              <w:right w:val="single" w:sz="8" w:space="0" w:color="000000"/>
            </w:tcBorders>
            <w:vAlign w:val="center"/>
          </w:tcPr>
          <w:p w14:paraId="6595CB41" w14:textId="6BD9C3EB" w:rsidR="00107F98" w:rsidRPr="009404BB" w:rsidRDefault="00107F98" w:rsidP="00107F98">
            <w:pPr>
              <w:jc w:val="center"/>
              <w:rPr>
                <w:sz w:val="20"/>
                <w:szCs w:val="20"/>
              </w:rPr>
            </w:pPr>
            <w:r>
              <w:rPr>
                <w:color w:val="000000"/>
                <w:sz w:val="20"/>
                <w:szCs w:val="20"/>
              </w:rPr>
              <w:t>V</w:t>
            </w:r>
          </w:p>
        </w:tc>
        <w:tc>
          <w:tcPr>
            <w:tcW w:w="993" w:type="dxa"/>
            <w:tcBorders>
              <w:top w:val="single" w:sz="8" w:space="0" w:color="000000"/>
              <w:left w:val="single" w:sz="8" w:space="0" w:color="000000"/>
              <w:bottom w:val="single" w:sz="8" w:space="0" w:color="000000"/>
              <w:right w:val="single" w:sz="8" w:space="0" w:color="000000"/>
            </w:tcBorders>
            <w:shd w:val="clear" w:color="auto" w:fill="00B050"/>
            <w:vAlign w:val="center"/>
          </w:tcPr>
          <w:p w14:paraId="1A16BAD9" w14:textId="10359805" w:rsidR="00107F98" w:rsidRPr="009404BB" w:rsidRDefault="00107F98" w:rsidP="00107F98">
            <w:pPr>
              <w:jc w:val="center"/>
              <w:rPr>
                <w:sz w:val="20"/>
                <w:szCs w:val="20"/>
              </w:rPr>
            </w:pPr>
            <w:r>
              <w:rPr>
                <w:sz w:val="20"/>
                <w:szCs w:val="20"/>
              </w:rPr>
              <w:t>V</w:t>
            </w:r>
          </w:p>
        </w:tc>
      </w:tr>
      <w:tr w:rsidR="00107F98" w:rsidRPr="009404BB" w14:paraId="3CE90AC2" w14:textId="750AD099" w:rsidTr="000E32CA">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42BE95" w14:textId="77777777" w:rsidR="00107F98" w:rsidRDefault="00107F98" w:rsidP="00107F98">
            <w:pPr>
              <w:jc w:val="center"/>
              <w:rPr>
                <w:sz w:val="20"/>
                <w:szCs w:val="20"/>
              </w:rPr>
            </w:pPr>
            <w:r>
              <w:rPr>
                <w:sz w:val="20"/>
                <w:szCs w:val="20"/>
              </w:rPr>
              <w:t>Synonym</w:t>
            </w:r>
          </w:p>
          <w:p w14:paraId="04717613" w14:textId="63CD6A9D" w:rsidR="00107F98" w:rsidRPr="009404BB" w:rsidRDefault="00107F98" w:rsidP="00107F98">
            <w:pPr>
              <w:jc w:val="center"/>
              <w:rPr>
                <w:sz w:val="20"/>
                <w:szCs w:val="20"/>
              </w:rPr>
            </w:pPr>
            <w:r>
              <w:rPr>
                <w:sz w:val="20"/>
                <w:szCs w:val="20"/>
              </w:rPr>
              <w:t>Checking</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CB7638" w14:textId="688B1BB4" w:rsidR="00107F98" w:rsidRPr="009404BB" w:rsidRDefault="00107F98" w:rsidP="00107F98">
            <w:pPr>
              <w:ind w:right="176"/>
              <w:jc w:val="center"/>
              <w:rPr>
                <w:color w:val="000000"/>
                <w:sz w:val="20"/>
                <w:szCs w:val="20"/>
              </w:rPr>
            </w:pP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83087B" w14:textId="3BB2AB85" w:rsidR="00107F98" w:rsidRPr="009404BB" w:rsidRDefault="00107F98" w:rsidP="00107F98">
            <w:pPr>
              <w:jc w:val="center"/>
              <w:rPr>
                <w:sz w:val="20"/>
                <w:szCs w:val="20"/>
              </w:rPr>
            </w:pPr>
          </w:p>
        </w:tc>
        <w:tc>
          <w:tcPr>
            <w:tcW w:w="992" w:type="dxa"/>
            <w:tcBorders>
              <w:top w:val="single" w:sz="8" w:space="0" w:color="000000"/>
              <w:left w:val="single" w:sz="8" w:space="0" w:color="000000"/>
              <w:bottom w:val="single" w:sz="8" w:space="0" w:color="000000"/>
              <w:right w:val="single" w:sz="8" w:space="0" w:color="000000"/>
            </w:tcBorders>
            <w:vAlign w:val="center"/>
          </w:tcPr>
          <w:p w14:paraId="1D68F899" w14:textId="506AF311" w:rsidR="00107F98" w:rsidRPr="009404BB" w:rsidRDefault="00107F98" w:rsidP="00107F98">
            <w:pPr>
              <w:jc w:val="center"/>
              <w:rPr>
                <w:sz w:val="20"/>
                <w:szCs w:val="20"/>
              </w:rPr>
            </w:pPr>
          </w:p>
        </w:tc>
        <w:tc>
          <w:tcPr>
            <w:tcW w:w="993" w:type="dxa"/>
            <w:tcBorders>
              <w:top w:val="single" w:sz="8" w:space="0" w:color="000000"/>
              <w:left w:val="single" w:sz="8" w:space="0" w:color="000000"/>
              <w:bottom w:val="single" w:sz="8" w:space="0" w:color="000000"/>
              <w:right w:val="single" w:sz="8" w:space="0" w:color="000000"/>
            </w:tcBorders>
            <w:shd w:val="clear" w:color="auto" w:fill="00B050"/>
            <w:vAlign w:val="center"/>
          </w:tcPr>
          <w:p w14:paraId="3AF17F82" w14:textId="2202C64A" w:rsidR="00107F98" w:rsidRPr="009404BB" w:rsidRDefault="00107F98" w:rsidP="00107F98">
            <w:pPr>
              <w:jc w:val="center"/>
              <w:rPr>
                <w:sz w:val="20"/>
                <w:szCs w:val="20"/>
              </w:rPr>
            </w:pPr>
            <w:r>
              <w:rPr>
                <w:sz w:val="20"/>
                <w:szCs w:val="20"/>
              </w:rPr>
              <w:t>V</w:t>
            </w:r>
          </w:p>
        </w:tc>
      </w:tr>
    </w:tbl>
    <w:p w14:paraId="68C5682B" w14:textId="77777777" w:rsidR="00AE442D" w:rsidRPr="009404BB" w:rsidRDefault="00AE442D" w:rsidP="00A50BC5">
      <w:pPr>
        <w:spacing w:line="276" w:lineRule="auto"/>
        <w:ind w:right="461"/>
        <w:jc w:val="both"/>
        <w:rPr>
          <w:sz w:val="20"/>
          <w:szCs w:val="20"/>
        </w:rPr>
      </w:pPr>
    </w:p>
    <w:p w14:paraId="17F5F5F6" w14:textId="77777777" w:rsidR="006342E8" w:rsidRDefault="006342E8" w:rsidP="006342E8">
      <w:bookmarkStart w:id="59" w:name="_Toc176987403"/>
    </w:p>
    <w:p w14:paraId="62DCB727" w14:textId="77777777" w:rsidR="008134C2" w:rsidRDefault="008134C2" w:rsidP="006342E8"/>
    <w:p w14:paraId="54A460A3" w14:textId="77777777" w:rsidR="008134C2" w:rsidRDefault="008134C2" w:rsidP="006342E8"/>
    <w:p w14:paraId="6B2D087E" w14:textId="77777777" w:rsidR="008134C2" w:rsidRDefault="008134C2" w:rsidP="006342E8"/>
    <w:p w14:paraId="33DA0193" w14:textId="77777777" w:rsidR="008134C2" w:rsidRDefault="008134C2" w:rsidP="006342E8"/>
    <w:p w14:paraId="1439B3D8" w14:textId="77777777" w:rsidR="008134C2" w:rsidRDefault="008134C2" w:rsidP="006342E8"/>
    <w:p w14:paraId="49FB570C" w14:textId="77777777" w:rsidR="008134C2" w:rsidRDefault="008134C2" w:rsidP="006342E8"/>
    <w:p w14:paraId="66AB2305" w14:textId="77777777" w:rsidR="008134C2" w:rsidRDefault="008134C2" w:rsidP="006342E8"/>
    <w:p w14:paraId="7AC58743" w14:textId="77777777" w:rsidR="008134C2" w:rsidRDefault="008134C2" w:rsidP="006342E8"/>
    <w:p w14:paraId="5A094784" w14:textId="77777777" w:rsidR="008134C2" w:rsidRDefault="008134C2" w:rsidP="006342E8"/>
    <w:p w14:paraId="2C034BCE" w14:textId="77777777" w:rsidR="008134C2" w:rsidRDefault="008134C2" w:rsidP="006342E8"/>
    <w:p w14:paraId="41950D3D" w14:textId="77777777" w:rsidR="008134C2" w:rsidRDefault="008134C2" w:rsidP="006342E8"/>
    <w:p w14:paraId="3FD59A4C" w14:textId="77777777" w:rsidR="008134C2" w:rsidRDefault="008134C2" w:rsidP="006342E8"/>
    <w:p w14:paraId="46E704DD" w14:textId="77777777" w:rsidR="008134C2" w:rsidRDefault="008134C2" w:rsidP="006342E8"/>
    <w:p w14:paraId="09B3C4BD" w14:textId="77777777" w:rsidR="008134C2" w:rsidRDefault="008134C2" w:rsidP="006342E8"/>
    <w:p w14:paraId="19F0AA6D" w14:textId="77777777" w:rsidR="006A0568" w:rsidRDefault="006A0568" w:rsidP="006342E8"/>
    <w:p w14:paraId="734EBAB6" w14:textId="77777777" w:rsidR="006A0568" w:rsidRDefault="006A0568" w:rsidP="006342E8"/>
    <w:p w14:paraId="5FDC2392" w14:textId="77777777" w:rsidR="006A0568" w:rsidRDefault="006A0568" w:rsidP="006342E8"/>
    <w:p w14:paraId="09744834" w14:textId="77777777" w:rsidR="008134C2" w:rsidRDefault="008134C2" w:rsidP="006342E8"/>
    <w:p w14:paraId="03B6612F" w14:textId="77777777" w:rsidR="008134C2" w:rsidRDefault="008134C2" w:rsidP="006342E8"/>
    <w:p w14:paraId="7A568421" w14:textId="77777777" w:rsidR="008134C2" w:rsidRDefault="008134C2" w:rsidP="006342E8"/>
    <w:p w14:paraId="23E12914" w14:textId="77777777" w:rsidR="008134C2" w:rsidRPr="009404BB" w:rsidRDefault="008134C2" w:rsidP="006342E8"/>
    <w:p w14:paraId="4B1B6972" w14:textId="0943A97F" w:rsidR="003D3E9B" w:rsidRPr="009404BB" w:rsidRDefault="00CE610A" w:rsidP="00116317">
      <w:pPr>
        <w:pStyle w:val="Heading1"/>
      </w:pPr>
      <w:bookmarkStart w:id="60" w:name="_Toc196165301"/>
      <w:r w:rsidRPr="009404BB">
        <w:t>BAB 3</w:t>
      </w:r>
      <w:r w:rsidRPr="009404BB">
        <w:br/>
        <w:t>DESKRIPSI SISTEM</w:t>
      </w:r>
      <w:bookmarkEnd w:id="59"/>
      <w:bookmarkEnd w:id="60"/>
    </w:p>
    <w:p w14:paraId="75A90CC2" w14:textId="77777777" w:rsidR="003D3E9B" w:rsidRPr="009404BB" w:rsidRDefault="003D3E9B" w:rsidP="00A50BC5">
      <w:pPr>
        <w:spacing w:line="276" w:lineRule="auto"/>
        <w:ind w:right="461"/>
        <w:rPr>
          <w:sz w:val="20"/>
          <w:szCs w:val="20"/>
        </w:rPr>
      </w:pPr>
    </w:p>
    <w:p w14:paraId="715B6037" w14:textId="4E800956" w:rsidR="003D3E9B" w:rsidRPr="009404BB" w:rsidRDefault="00CE610A" w:rsidP="00A50BC5">
      <w:pPr>
        <w:pStyle w:val="Heading2"/>
        <w:ind w:right="461"/>
        <w:rPr>
          <w:rFonts w:cs="Times New Roman"/>
          <w:bCs/>
          <w:szCs w:val="20"/>
        </w:rPr>
      </w:pPr>
      <w:bookmarkStart w:id="61" w:name="_Toc176987404"/>
      <w:bookmarkStart w:id="62" w:name="_Toc196165302"/>
      <w:r w:rsidRPr="009404BB">
        <w:rPr>
          <w:rFonts w:cs="Times New Roman"/>
          <w:bCs/>
          <w:szCs w:val="20"/>
        </w:rPr>
        <w:t>3.1 DESKRIPSI SOLUSI</w:t>
      </w:r>
      <w:bookmarkEnd w:id="61"/>
      <w:bookmarkEnd w:id="62"/>
    </w:p>
    <w:p w14:paraId="70FA4CF6" w14:textId="17E44955" w:rsidR="00D85EC0" w:rsidRPr="009404BB" w:rsidRDefault="00D85EC0" w:rsidP="00A50BC5">
      <w:pPr>
        <w:spacing w:line="276" w:lineRule="auto"/>
        <w:ind w:right="461" w:firstLine="340"/>
        <w:jc w:val="both"/>
        <w:rPr>
          <w:sz w:val="20"/>
          <w:szCs w:val="20"/>
        </w:rPr>
      </w:pPr>
      <w:r w:rsidRPr="009404BB">
        <w:rPr>
          <w:sz w:val="20"/>
          <w:szCs w:val="20"/>
        </w:rPr>
        <w:t>Seiring meningkatnya kompleksitas pengembangan perangkat lunak pada PT Telkom Indonesia Tribe Agree menyebabkan jumlah test case yang perlu dikelola juga meningkat, menciptakan tantangan besar bagi tim QA dalam mengelola dan mencari test case secara efisien. Oleh karena itu, proyek akhir ini mengusulkan pengembangan sebuah chatbot berbasis context recognition</w:t>
      </w:r>
      <w:r w:rsidR="00054202">
        <w:rPr>
          <w:sz w:val="20"/>
          <w:szCs w:val="20"/>
        </w:rPr>
        <w:t xml:space="preserve"> dan </w:t>
      </w:r>
      <w:r w:rsidR="00054202" w:rsidRPr="009404BB">
        <w:rPr>
          <w:sz w:val="20"/>
          <w:szCs w:val="20"/>
        </w:rPr>
        <w:t>cosine similarity</w:t>
      </w:r>
      <w:r w:rsidRPr="009404BB">
        <w:rPr>
          <w:sz w:val="20"/>
          <w:szCs w:val="20"/>
        </w:rPr>
        <w:t>.</w:t>
      </w:r>
    </w:p>
    <w:p w14:paraId="4D676916" w14:textId="00D51613" w:rsidR="00D85EC0" w:rsidRPr="009404BB" w:rsidRDefault="00054202" w:rsidP="00A50BC5">
      <w:pPr>
        <w:spacing w:line="276" w:lineRule="auto"/>
        <w:ind w:right="461" w:firstLine="340"/>
        <w:jc w:val="both"/>
        <w:rPr>
          <w:sz w:val="20"/>
          <w:szCs w:val="20"/>
        </w:rPr>
      </w:pPr>
      <w:r>
        <w:rPr>
          <w:sz w:val="20"/>
          <w:szCs w:val="20"/>
        </w:rPr>
        <w:t xml:space="preserve">Beberapa </w:t>
      </w:r>
      <w:r w:rsidR="00D85EC0" w:rsidRPr="009404BB">
        <w:rPr>
          <w:sz w:val="20"/>
          <w:szCs w:val="20"/>
        </w:rPr>
        <w:t>alasan menggunakan pendekatan ini diantaranya</w:t>
      </w:r>
      <w:r>
        <w:rPr>
          <w:sz w:val="20"/>
          <w:szCs w:val="20"/>
        </w:rPr>
        <w:t>,</w:t>
      </w:r>
      <w:r w:rsidR="00D85EC0" w:rsidRPr="009404BB">
        <w:rPr>
          <w:sz w:val="20"/>
          <w:szCs w:val="20"/>
        </w:rPr>
        <w:t xml:space="preserve"> </w:t>
      </w:r>
      <w:r>
        <w:rPr>
          <w:sz w:val="20"/>
          <w:szCs w:val="20"/>
        </w:rPr>
        <w:t>c</w:t>
      </w:r>
      <w:r w:rsidR="00D85EC0" w:rsidRPr="009404BB">
        <w:rPr>
          <w:sz w:val="20"/>
          <w:szCs w:val="20"/>
        </w:rPr>
        <w:t xml:space="preserve">hatbot dapat melakukan pencarian test case </w:t>
      </w:r>
      <w:r w:rsidR="003231AC">
        <w:rPr>
          <w:sz w:val="20"/>
          <w:szCs w:val="20"/>
        </w:rPr>
        <w:t>dan menampilkan informasi seputar test case pengujian</w:t>
      </w:r>
      <w:r w:rsidR="00D85EC0" w:rsidRPr="009404BB">
        <w:rPr>
          <w:sz w:val="20"/>
          <w:szCs w:val="20"/>
        </w:rPr>
        <w:t xml:space="preserve">, </w:t>
      </w:r>
      <w:r w:rsidR="003231AC">
        <w:rPr>
          <w:sz w:val="20"/>
          <w:szCs w:val="20"/>
        </w:rPr>
        <w:t xml:space="preserve">sehingga memudahkan </w:t>
      </w:r>
      <w:r w:rsidR="00D85EC0" w:rsidRPr="009404BB">
        <w:rPr>
          <w:sz w:val="20"/>
          <w:szCs w:val="20"/>
        </w:rPr>
        <w:t xml:space="preserve">tim QA untuk </w:t>
      </w:r>
      <w:r w:rsidR="003231AC">
        <w:rPr>
          <w:sz w:val="20"/>
          <w:szCs w:val="20"/>
        </w:rPr>
        <w:t>mendapatkan informasi seputar test case pengujian lebih cepat</w:t>
      </w:r>
      <w:r w:rsidR="00D85EC0" w:rsidRPr="009404BB">
        <w:rPr>
          <w:sz w:val="20"/>
          <w:szCs w:val="20"/>
        </w:rPr>
        <w:t>. Kedua, chatbot ini mampu memberikan hasil pencarian yang lebih relevan dan akurat dengan memanfaatkan pemahaman semantik dan kesamaan konteks. Ini berarti bahwa pengguna tidak perlu khawatir tentang penggunaan terminologi yang tepat atau format query saat mencari test case, karena chatbot dapat menangani berbagai variasi input dengan efektif. Ketiga, dengan mengotomatisasi pencarian dan pengelolaan test case, chatbot ini juga membantu mengurangi beban kerja manual tim QA, sehingga memungkinkan mereka untuk fokus pada aspek-aspek lain dari proses pengujian yang lebih strategis dan kritis.</w:t>
      </w:r>
    </w:p>
    <w:p w14:paraId="702303C0" w14:textId="5E96FF78" w:rsidR="004603BA" w:rsidRPr="009404BB" w:rsidRDefault="00D85EC0" w:rsidP="00A50BC5">
      <w:pPr>
        <w:spacing w:line="276" w:lineRule="auto"/>
        <w:ind w:right="461" w:firstLine="340"/>
        <w:jc w:val="both"/>
        <w:rPr>
          <w:sz w:val="20"/>
          <w:szCs w:val="20"/>
        </w:rPr>
      </w:pPr>
      <w:r w:rsidRPr="009404BB">
        <w:rPr>
          <w:sz w:val="20"/>
          <w:szCs w:val="20"/>
        </w:rPr>
        <w:t xml:space="preserve">Dengan penerapan chatbot ini, tim QA di PT Telkom Indonesia Tribe Agree diharapkan dapat lebih mudah dalam mengelola test case yang terus bertambah jumlahnya, </w:t>
      </w:r>
      <w:r w:rsidR="008A7254">
        <w:rPr>
          <w:sz w:val="20"/>
          <w:szCs w:val="20"/>
        </w:rPr>
        <w:t xml:space="preserve">memudahkan tim QA untuk </w:t>
      </w:r>
      <w:r w:rsidR="008A7254">
        <w:rPr>
          <w:sz w:val="20"/>
          <w:szCs w:val="20"/>
        </w:rPr>
        <w:lastRenderedPageBreak/>
        <w:t>mendapat informasi pengujian</w:t>
      </w:r>
      <w:r w:rsidRPr="009404BB">
        <w:rPr>
          <w:sz w:val="20"/>
          <w:szCs w:val="20"/>
        </w:rPr>
        <w:t>, dan meningkatkan kualitas hasil pengujian. Chatbot ini juga diharapkan mampu memberikan pengalaman yang lebih baik bagi pengguna, dengan interaksi yang lebih natural dan tidak terbatas oleh skenario tertentu.</w:t>
      </w:r>
      <w:bookmarkStart w:id="63" w:name="_Toc176987405"/>
    </w:p>
    <w:p w14:paraId="0CA21112" w14:textId="77777777" w:rsidR="00662486" w:rsidRPr="009404BB" w:rsidRDefault="00662486" w:rsidP="00A50BC5">
      <w:pPr>
        <w:ind w:right="461"/>
        <w:rPr>
          <w:sz w:val="20"/>
          <w:szCs w:val="20"/>
        </w:rPr>
      </w:pPr>
    </w:p>
    <w:p w14:paraId="7BE8D75A" w14:textId="77777777" w:rsidR="00662486" w:rsidRPr="009404BB" w:rsidRDefault="00662486" w:rsidP="00A50BC5">
      <w:pPr>
        <w:ind w:right="461"/>
        <w:rPr>
          <w:sz w:val="20"/>
          <w:szCs w:val="20"/>
        </w:rPr>
      </w:pPr>
    </w:p>
    <w:p w14:paraId="7CDCB69B" w14:textId="54A1C99F" w:rsidR="003D3E9B" w:rsidRPr="009404BB" w:rsidRDefault="00CE610A" w:rsidP="00A50BC5">
      <w:pPr>
        <w:pStyle w:val="Heading2"/>
        <w:ind w:right="461"/>
        <w:rPr>
          <w:rFonts w:cs="Times New Roman"/>
          <w:bCs/>
          <w:szCs w:val="20"/>
        </w:rPr>
      </w:pPr>
      <w:bookmarkStart w:id="64" w:name="_Toc196165303"/>
      <w:r w:rsidRPr="009404BB">
        <w:rPr>
          <w:rFonts w:cs="Times New Roman"/>
          <w:bCs/>
          <w:szCs w:val="20"/>
        </w:rPr>
        <w:t>3.2 DESAIN SISTEM</w:t>
      </w:r>
      <w:bookmarkEnd w:id="63"/>
      <w:bookmarkEnd w:id="64"/>
      <w:r w:rsidR="00BD6C2C" w:rsidRPr="009404BB">
        <w:rPr>
          <w:rFonts w:cs="Times New Roman"/>
          <w:bCs/>
          <w:szCs w:val="20"/>
        </w:rPr>
        <w:t xml:space="preserve"> </w:t>
      </w:r>
    </w:p>
    <w:p w14:paraId="7FDD435B" w14:textId="638F803A" w:rsidR="002B67E2" w:rsidRPr="009404BB" w:rsidRDefault="00AA0E22" w:rsidP="00A50BC5">
      <w:pPr>
        <w:spacing w:line="276" w:lineRule="auto"/>
        <w:ind w:right="461" w:firstLine="340"/>
        <w:jc w:val="both"/>
        <w:rPr>
          <w:sz w:val="20"/>
          <w:szCs w:val="20"/>
        </w:rPr>
      </w:pPr>
      <w:r w:rsidRPr="009404BB">
        <w:rPr>
          <w:sz w:val="20"/>
          <w:szCs w:val="20"/>
        </w:rPr>
        <w:t>Dalam proyek akhir ini, kami menyusun desain sistem mengenai alur kerja aplikasi secara keseluruhan berdasarkan gambar 3.1</w:t>
      </w:r>
    </w:p>
    <w:p w14:paraId="542EEA70" w14:textId="485BB88E" w:rsidR="00A90079" w:rsidRDefault="00A90079" w:rsidP="00A90079">
      <w:pPr>
        <w:spacing w:line="276" w:lineRule="auto"/>
        <w:ind w:right="461"/>
        <w:jc w:val="both"/>
        <w:rPr>
          <w:b/>
          <w:bCs/>
          <w:i/>
          <w:iCs/>
          <w:color w:val="000000" w:themeColor="text1"/>
          <w:sz w:val="20"/>
          <w:szCs w:val="20"/>
        </w:rPr>
      </w:pPr>
    </w:p>
    <w:p w14:paraId="733EDCFA" w14:textId="77777777" w:rsidR="00A90079" w:rsidRDefault="00A90079" w:rsidP="002C01CC">
      <w:pPr>
        <w:pStyle w:val="Caption"/>
        <w:jc w:val="center"/>
        <w:rPr>
          <w:b/>
          <w:bCs/>
          <w:i w:val="0"/>
          <w:iCs w:val="0"/>
          <w:color w:val="000000" w:themeColor="text1"/>
          <w:sz w:val="20"/>
          <w:szCs w:val="20"/>
        </w:rPr>
      </w:pPr>
      <w:r>
        <w:rPr>
          <w:b/>
          <w:bCs/>
          <w:i w:val="0"/>
          <w:iCs w:val="0"/>
          <w:noProof/>
          <w:color w:val="000000" w:themeColor="text1"/>
          <w:sz w:val="20"/>
          <w:szCs w:val="20"/>
        </w:rPr>
        <w:drawing>
          <wp:inline distT="0" distB="0" distL="0" distR="0" wp14:anchorId="5E6CE33D" wp14:editId="5C2E0AD3">
            <wp:extent cx="3713480" cy="2678430"/>
            <wp:effectExtent l="0" t="0" r="0" b="1270"/>
            <wp:docPr id="6908273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27350" name="Picture 69082735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13480" cy="2678430"/>
                    </a:xfrm>
                    <a:prstGeom prst="rect">
                      <a:avLst/>
                    </a:prstGeom>
                  </pic:spPr>
                </pic:pic>
              </a:graphicData>
            </a:graphic>
          </wp:inline>
        </w:drawing>
      </w:r>
    </w:p>
    <w:p w14:paraId="08E9DD4E" w14:textId="3E2EF362" w:rsidR="00591476" w:rsidRPr="009404BB" w:rsidRDefault="00A90079" w:rsidP="00A90079">
      <w:pPr>
        <w:pStyle w:val="Caption"/>
        <w:jc w:val="center"/>
        <w:rPr>
          <w:b/>
          <w:bCs/>
          <w:i w:val="0"/>
          <w:iCs w:val="0"/>
          <w:color w:val="000000" w:themeColor="text1"/>
          <w:sz w:val="20"/>
          <w:szCs w:val="20"/>
        </w:rPr>
      </w:pPr>
      <w:r w:rsidRPr="00855B88">
        <w:rPr>
          <w:b/>
          <w:bCs/>
          <w:i w:val="0"/>
          <w:iCs w:val="0"/>
          <w:color w:val="000000" w:themeColor="text1"/>
          <w:sz w:val="20"/>
          <w:szCs w:val="20"/>
        </w:rPr>
        <w:t xml:space="preserve">Gambar 3. </w:t>
      </w:r>
      <w:r w:rsidRPr="00855B88">
        <w:rPr>
          <w:b/>
          <w:bCs/>
          <w:i w:val="0"/>
          <w:iCs w:val="0"/>
          <w:color w:val="000000" w:themeColor="text1"/>
          <w:sz w:val="20"/>
          <w:szCs w:val="20"/>
        </w:rPr>
        <w:fldChar w:fldCharType="begin"/>
      </w:r>
      <w:r w:rsidRPr="00855B88">
        <w:rPr>
          <w:b/>
          <w:bCs/>
          <w:i w:val="0"/>
          <w:iCs w:val="0"/>
          <w:color w:val="000000" w:themeColor="text1"/>
          <w:sz w:val="20"/>
          <w:szCs w:val="20"/>
        </w:rPr>
        <w:instrText xml:space="preserve"> SEQ Gambar_3. \* ARABIC </w:instrText>
      </w:r>
      <w:r w:rsidRPr="00855B88">
        <w:rPr>
          <w:b/>
          <w:bCs/>
          <w:i w:val="0"/>
          <w:iCs w:val="0"/>
          <w:color w:val="000000" w:themeColor="text1"/>
          <w:sz w:val="20"/>
          <w:szCs w:val="20"/>
        </w:rPr>
        <w:fldChar w:fldCharType="separate"/>
      </w:r>
      <w:r>
        <w:rPr>
          <w:b/>
          <w:bCs/>
          <w:i w:val="0"/>
          <w:iCs w:val="0"/>
          <w:noProof/>
          <w:color w:val="000000" w:themeColor="text1"/>
          <w:sz w:val="20"/>
          <w:szCs w:val="20"/>
        </w:rPr>
        <w:t>1</w:t>
      </w:r>
      <w:r w:rsidRPr="00855B88">
        <w:rPr>
          <w:b/>
          <w:bCs/>
          <w:i w:val="0"/>
          <w:iCs w:val="0"/>
          <w:color w:val="000000" w:themeColor="text1"/>
          <w:sz w:val="20"/>
          <w:szCs w:val="20"/>
        </w:rPr>
        <w:fldChar w:fldCharType="end"/>
      </w:r>
      <w:r w:rsidRPr="00855B88">
        <w:rPr>
          <w:b/>
          <w:bCs/>
          <w:i w:val="0"/>
          <w:iCs w:val="0"/>
          <w:color w:val="000000" w:themeColor="text1"/>
          <w:sz w:val="20"/>
          <w:szCs w:val="20"/>
        </w:rPr>
        <w:t xml:space="preserve"> Desain Sistem Alur Kerja Platform</w:t>
      </w:r>
      <w:r w:rsidR="00591476" w:rsidRPr="00855B88">
        <w:rPr>
          <w:b/>
          <w:bCs/>
          <w:i w:val="0"/>
          <w:iCs w:val="0"/>
          <w:color w:val="000000" w:themeColor="text1"/>
          <w:sz w:val="20"/>
          <w:szCs w:val="20"/>
        </w:rPr>
        <w:fldChar w:fldCharType="begin"/>
      </w:r>
      <w:r w:rsidR="00591476" w:rsidRPr="00855B88">
        <w:rPr>
          <w:b/>
          <w:bCs/>
          <w:i w:val="0"/>
          <w:iCs w:val="0"/>
          <w:color w:val="000000" w:themeColor="text1"/>
          <w:sz w:val="20"/>
          <w:szCs w:val="20"/>
        </w:rPr>
        <w:instrText xml:space="preserve"> INCLUDEPICTURE "blob:https://web.whatsapp.com/86827159-3299-48e1-905d-55ce5c4ccf29" \* MERGEFORMATINET </w:instrText>
      </w:r>
      <w:r w:rsidR="00591476" w:rsidRPr="00855B88">
        <w:rPr>
          <w:b/>
          <w:bCs/>
          <w:i w:val="0"/>
          <w:iCs w:val="0"/>
          <w:color w:val="000000" w:themeColor="text1"/>
          <w:sz w:val="20"/>
          <w:szCs w:val="20"/>
        </w:rPr>
        <w:fldChar w:fldCharType="separate"/>
      </w:r>
      <w:r w:rsidR="00591476" w:rsidRPr="00855B88">
        <w:rPr>
          <w:b/>
          <w:bCs/>
          <w:i w:val="0"/>
          <w:iCs w:val="0"/>
          <w:color w:val="000000" w:themeColor="text1"/>
          <w:sz w:val="20"/>
          <w:szCs w:val="20"/>
        </w:rPr>
        <w:fldChar w:fldCharType="end"/>
      </w:r>
    </w:p>
    <w:p w14:paraId="302B959D" w14:textId="3FD8CCD0" w:rsidR="00095EE7" w:rsidRPr="009404BB" w:rsidRDefault="0010534E" w:rsidP="00A50BC5">
      <w:pPr>
        <w:spacing w:line="276" w:lineRule="auto"/>
        <w:ind w:right="461" w:firstLine="340"/>
        <w:jc w:val="both"/>
        <w:rPr>
          <w:sz w:val="20"/>
          <w:szCs w:val="20"/>
        </w:rPr>
      </w:pPr>
      <w:r w:rsidRPr="009404BB">
        <w:rPr>
          <w:sz w:val="20"/>
          <w:szCs w:val="20"/>
        </w:rPr>
        <w:t>Pada Gambar 3.1 dijelaskan beberapa tahapan yang dilakukan untuk mencapai kemampuan pencarian respons yang optimal. Langkah pertama adalah preprocessing</w:t>
      </w:r>
      <w:r w:rsidR="00675EC4">
        <w:rPr>
          <w:sz w:val="20"/>
          <w:szCs w:val="20"/>
        </w:rPr>
        <w:t xml:space="preserve"> sekaligus pengecekan sinonim</w:t>
      </w:r>
      <w:r w:rsidRPr="009404BB">
        <w:rPr>
          <w:sz w:val="20"/>
          <w:szCs w:val="20"/>
        </w:rPr>
        <w:t xml:space="preserve">, yang berfungsi untuk memproses teks input serta kolom pertanyaan dalam dataset. Selanjutnya, dilakukan text vectorizing, </w:t>
      </w:r>
      <w:r w:rsidRPr="009404BB">
        <w:rPr>
          <w:sz w:val="20"/>
          <w:szCs w:val="20"/>
        </w:rPr>
        <w:lastRenderedPageBreak/>
        <w:t>yaitu proses mengubah teks hasil preprocessing menjadi bentuk representasi vektor. Langkah terakhir melibatkan penyaringan dengan memanfaatkan metode cosine similarity. Metode ini berperan dalam mengukur tingkat kemiripan antara kata kunci yang dihasilkan dengan kata kunci yang terdapat dalam dataset. Salah satu keunggulan dari metode cosine similarity adalah tidak terpengaruh oleh panjang dokumen serta kemampuannya memberikan hasil dengan tingkat akurasi yang tinggi. Secara keseluruhan, chatbot memanfaatkan metode cosine similarity untuk menemukan dan menyajikan respons yang relevan sesuai dengan permintaan pengguna.</w:t>
      </w:r>
    </w:p>
    <w:p w14:paraId="752439DA" w14:textId="3FDA6A71" w:rsidR="00D85EC0" w:rsidRPr="009404BB" w:rsidRDefault="00675EC4" w:rsidP="002C01CC">
      <w:pPr>
        <w:keepNext/>
        <w:spacing w:line="276" w:lineRule="auto"/>
        <w:ind w:right="461"/>
        <w:jc w:val="both"/>
        <w:rPr>
          <w:sz w:val="20"/>
          <w:szCs w:val="20"/>
        </w:rPr>
      </w:pPr>
      <w:r>
        <w:rPr>
          <w:noProof/>
          <w:sz w:val="18"/>
        </w:rPr>
        <w:drawing>
          <wp:anchor distT="0" distB="0" distL="0" distR="0" simplePos="0" relativeHeight="251766272" behindDoc="1" locked="0" layoutInCell="1" allowOverlap="1" wp14:anchorId="39324E1D" wp14:editId="7E509D3F">
            <wp:simplePos x="0" y="0"/>
            <wp:positionH relativeFrom="page">
              <wp:posOffset>1263015</wp:posOffset>
            </wp:positionH>
            <wp:positionV relativeFrom="paragraph">
              <wp:posOffset>172720</wp:posOffset>
            </wp:positionV>
            <wp:extent cx="2851150" cy="1720215"/>
            <wp:effectExtent l="0" t="0" r="635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5" cstate="print"/>
                    <a:stretch>
                      <a:fillRect/>
                    </a:stretch>
                  </pic:blipFill>
                  <pic:spPr>
                    <a:xfrm>
                      <a:off x="0" y="0"/>
                      <a:ext cx="2851150" cy="1720215"/>
                    </a:xfrm>
                    <a:prstGeom prst="rect">
                      <a:avLst/>
                    </a:prstGeom>
                  </pic:spPr>
                </pic:pic>
              </a:graphicData>
            </a:graphic>
            <wp14:sizeRelH relativeFrom="margin">
              <wp14:pctWidth>0</wp14:pctWidth>
            </wp14:sizeRelH>
            <wp14:sizeRelV relativeFrom="margin">
              <wp14:pctHeight>0</wp14:pctHeight>
            </wp14:sizeRelV>
          </wp:anchor>
        </w:drawing>
      </w:r>
    </w:p>
    <w:p w14:paraId="3C4CEB90" w14:textId="77777777" w:rsidR="00675EC4" w:rsidRDefault="00675EC4" w:rsidP="006342E8">
      <w:pPr>
        <w:pStyle w:val="Caption"/>
        <w:jc w:val="center"/>
        <w:rPr>
          <w:b/>
          <w:bCs/>
          <w:i w:val="0"/>
          <w:iCs w:val="0"/>
          <w:color w:val="000000" w:themeColor="text1"/>
          <w:sz w:val="20"/>
          <w:szCs w:val="20"/>
          <w:highlight w:val="yellow"/>
        </w:rPr>
      </w:pPr>
      <w:bookmarkStart w:id="65" w:name="_Toc187666660"/>
      <w:bookmarkStart w:id="66" w:name="_Toc187668437"/>
    </w:p>
    <w:p w14:paraId="14943A7E" w14:textId="4A65BE8F" w:rsidR="006342E8" w:rsidRPr="009404BB" w:rsidRDefault="006342E8" w:rsidP="0018470F">
      <w:pPr>
        <w:pStyle w:val="Caption"/>
        <w:rPr>
          <w:b/>
          <w:bCs/>
          <w:i w:val="0"/>
          <w:iCs w:val="0"/>
          <w:color w:val="000000"/>
          <w:sz w:val="20"/>
          <w:szCs w:val="20"/>
        </w:rPr>
      </w:pPr>
      <w:r w:rsidRPr="00FF6506">
        <w:rPr>
          <w:b/>
          <w:bCs/>
          <w:i w:val="0"/>
          <w:iCs w:val="0"/>
          <w:color w:val="000000" w:themeColor="text1"/>
          <w:sz w:val="20"/>
          <w:szCs w:val="20"/>
        </w:rPr>
        <w:t xml:space="preserve">Gambar 3. </w:t>
      </w:r>
      <w:r w:rsidRPr="00FF6506">
        <w:rPr>
          <w:b/>
          <w:bCs/>
          <w:i w:val="0"/>
          <w:iCs w:val="0"/>
          <w:color w:val="000000" w:themeColor="text1"/>
          <w:sz w:val="20"/>
          <w:szCs w:val="20"/>
        </w:rPr>
        <w:fldChar w:fldCharType="begin"/>
      </w:r>
      <w:r w:rsidRPr="00FF6506">
        <w:rPr>
          <w:b/>
          <w:bCs/>
          <w:i w:val="0"/>
          <w:iCs w:val="0"/>
          <w:color w:val="000000" w:themeColor="text1"/>
          <w:sz w:val="20"/>
          <w:szCs w:val="20"/>
        </w:rPr>
        <w:instrText xml:space="preserve"> SEQ Gambar_3. \* ARABIC </w:instrText>
      </w:r>
      <w:r w:rsidRPr="00FF6506">
        <w:rPr>
          <w:b/>
          <w:bCs/>
          <w:i w:val="0"/>
          <w:iCs w:val="0"/>
          <w:color w:val="000000" w:themeColor="text1"/>
          <w:sz w:val="20"/>
          <w:szCs w:val="20"/>
        </w:rPr>
        <w:fldChar w:fldCharType="separate"/>
      </w:r>
      <w:r w:rsidR="00461240" w:rsidRPr="00FF6506">
        <w:rPr>
          <w:b/>
          <w:bCs/>
          <w:i w:val="0"/>
          <w:iCs w:val="0"/>
          <w:noProof/>
          <w:color w:val="000000" w:themeColor="text1"/>
          <w:sz w:val="20"/>
          <w:szCs w:val="20"/>
        </w:rPr>
        <w:t>2</w:t>
      </w:r>
      <w:r w:rsidRPr="00FF6506">
        <w:rPr>
          <w:b/>
          <w:bCs/>
          <w:i w:val="0"/>
          <w:iCs w:val="0"/>
          <w:color w:val="000000" w:themeColor="text1"/>
          <w:sz w:val="20"/>
          <w:szCs w:val="20"/>
        </w:rPr>
        <w:fldChar w:fldCharType="end"/>
      </w:r>
      <w:r w:rsidRPr="00FF6506">
        <w:rPr>
          <w:b/>
          <w:bCs/>
          <w:i w:val="0"/>
          <w:iCs w:val="0"/>
          <w:color w:val="000000" w:themeColor="text1"/>
          <w:sz w:val="20"/>
          <w:szCs w:val="20"/>
        </w:rPr>
        <w:t xml:space="preserve"> Gambaran </w:t>
      </w:r>
      <w:r w:rsidR="00675EC4" w:rsidRPr="00FF6506">
        <w:rPr>
          <w:b/>
          <w:bCs/>
          <w:i w:val="0"/>
          <w:iCs w:val="0"/>
          <w:color w:val="000000" w:themeColor="text1"/>
          <w:sz w:val="20"/>
          <w:szCs w:val="20"/>
        </w:rPr>
        <w:t>Alur</w:t>
      </w:r>
      <w:bookmarkEnd w:id="65"/>
      <w:bookmarkEnd w:id="66"/>
      <w:r w:rsidR="00675EC4" w:rsidRPr="00FF6506">
        <w:rPr>
          <w:b/>
          <w:bCs/>
          <w:i w:val="0"/>
          <w:iCs w:val="0"/>
          <w:color w:val="000000" w:themeColor="text1"/>
          <w:sz w:val="20"/>
          <w:szCs w:val="20"/>
        </w:rPr>
        <w:t xml:space="preserve"> </w:t>
      </w:r>
      <w:r w:rsidR="0018470F">
        <w:rPr>
          <w:b/>
          <w:bCs/>
          <w:i w:val="0"/>
          <w:iCs w:val="0"/>
          <w:color w:val="000000" w:themeColor="text1"/>
          <w:sz w:val="20"/>
          <w:szCs w:val="20"/>
        </w:rPr>
        <w:t xml:space="preserve">Preprocessing Dan </w:t>
      </w:r>
      <w:r w:rsidR="00675EC4" w:rsidRPr="00FF6506">
        <w:rPr>
          <w:b/>
          <w:bCs/>
          <w:i w:val="0"/>
          <w:iCs w:val="0"/>
          <w:color w:val="000000" w:themeColor="text1"/>
          <w:sz w:val="20"/>
          <w:szCs w:val="20"/>
        </w:rPr>
        <w:t>Check Synonym</w:t>
      </w:r>
    </w:p>
    <w:p w14:paraId="04AFEF23" w14:textId="384EA940" w:rsidR="00B2058E" w:rsidRDefault="0018470F" w:rsidP="00A50BC5">
      <w:pPr>
        <w:spacing w:line="276" w:lineRule="auto"/>
        <w:ind w:right="461" w:firstLine="340"/>
        <w:jc w:val="both"/>
        <w:rPr>
          <w:sz w:val="20"/>
          <w:szCs w:val="20"/>
        </w:rPr>
      </w:pPr>
      <w:r w:rsidRPr="0018470F">
        <w:rPr>
          <w:sz w:val="20"/>
          <w:szCs w:val="20"/>
        </w:rPr>
        <w:t>G</w:t>
      </w:r>
      <w:r w:rsidR="00B2058E" w:rsidRPr="0018470F">
        <w:rPr>
          <w:sz w:val="20"/>
          <w:szCs w:val="20"/>
        </w:rPr>
        <w:t xml:space="preserve">ambar 3.2 </w:t>
      </w:r>
      <w:r w:rsidRPr="0018470F">
        <w:rPr>
          <w:sz w:val="20"/>
          <w:szCs w:val="20"/>
        </w:rPr>
        <w:t xml:space="preserve">Proses preprocessing dalam sistem chatbot </w:t>
      </w:r>
      <w:r w:rsidR="008A7254">
        <w:rPr>
          <w:sz w:val="20"/>
          <w:szCs w:val="20"/>
        </w:rPr>
        <w:t>penting</w:t>
      </w:r>
      <w:r w:rsidRPr="0018470F">
        <w:rPr>
          <w:sz w:val="20"/>
          <w:szCs w:val="20"/>
        </w:rPr>
        <w:t xml:space="preserve"> untuk mempersiapkan data teks input agar dapat dianalisis secara akurat. Ini melibatkan case folding untuk menyeragamkan huruf menjadi kecil, remove punctuation untuk menghilangkan tanda baca yang tidak relevan, dan stripping untuk membersihkan karakter tambahan. Setelah itu, tokenizing memecah teks menjadi unit kata. Unit kata ini kemudian difilter untuk menghapus stopwords dan dilanjutkan dengan stemming untuk mengembalikan kata ke bentuk </w:t>
      </w:r>
      <w:r w:rsidRPr="0018470F">
        <w:rPr>
          <w:sz w:val="20"/>
          <w:szCs w:val="20"/>
        </w:rPr>
        <w:lastRenderedPageBreak/>
        <w:t>dasar, seperti "mengujikan" menjadi "uji". Rangkaian tahapan ini membentuk fondasi pemrosesan teks yang efektif sebelum pencocokan semantik.</w:t>
      </w:r>
      <w:r>
        <w:rPr>
          <w:sz w:val="20"/>
          <w:szCs w:val="20"/>
        </w:rPr>
        <w:t xml:space="preserve"> </w:t>
      </w:r>
    </w:p>
    <w:p w14:paraId="7008A724" w14:textId="5AC1AB26" w:rsidR="0018470F" w:rsidRPr="009404BB" w:rsidRDefault="0018470F" w:rsidP="00A50BC5">
      <w:pPr>
        <w:spacing w:line="276" w:lineRule="auto"/>
        <w:ind w:right="461" w:firstLine="340"/>
        <w:jc w:val="both"/>
        <w:rPr>
          <w:sz w:val="20"/>
          <w:szCs w:val="20"/>
        </w:rPr>
      </w:pPr>
      <w:r w:rsidRPr="0018470F">
        <w:rPr>
          <w:sz w:val="20"/>
          <w:szCs w:val="20"/>
        </w:rPr>
        <w:t>Seluruh proses preprocessing ini juga terintegrasi dengan tahapan Check Synonym, sebagaimana ditunjukkan dalam Gambar 3.2. Setelah proses tokenizing selesai, sistem akan mendeteksi kata-kata yang memiliki padanan sinonim yang relevan berdasarkan kamus sinonim internal atau pendekatan leksikal lainnya. Jika ditemukan sinonim dari token yang sedang diproses, sistem akan menggantikan atau menyelaraskan kata tersebut dengan padanan yang telah dikenal oleh model. Hal ini memungkinkan sistem untuk tetap dapat memahami maksud pertanyaan pengguna meskipun redaksi atau pilihan katanya berbeda dari yang terdapat dalam dataset pelatihan. Dengan demikian, tahap Check Synonym berperan penting dalam meningkatkan konteks dan akurasi pencocokan, serta memperkuat performa sistem dalam mengenali maksud sebenarnya dari pertanyaan pengguna.</w:t>
      </w:r>
    </w:p>
    <w:p w14:paraId="531FDC2A" w14:textId="77777777" w:rsidR="007016E0" w:rsidRPr="009404BB" w:rsidRDefault="007016E0" w:rsidP="00A50BC5">
      <w:pPr>
        <w:spacing w:line="276" w:lineRule="auto"/>
        <w:ind w:right="461" w:firstLine="340"/>
        <w:jc w:val="both"/>
        <w:rPr>
          <w:sz w:val="20"/>
          <w:szCs w:val="20"/>
        </w:rPr>
      </w:pPr>
    </w:p>
    <w:p w14:paraId="3D475EA3" w14:textId="77777777" w:rsidR="00040D26" w:rsidRPr="009404BB" w:rsidRDefault="00040D26" w:rsidP="00040D26">
      <w:pPr>
        <w:pStyle w:val="Heading3"/>
        <w:ind w:right="461"/>
        <w:rPr>
          <w:rFonts w:cs="Times New Roman"/>
          <w:bCs/>
          <w:szCs w:val="20"/>
        </w:rPr>
      </w:pPr>
      <w:bookmarkStart w:id="67" w:name="_Toc196165306"/>
      <w:bookmarkStart w:id="68" w:name="_Toc176987406"/>
      <w:r>
        <w:rPr>
          <w:rFonts w:cs="Times New Roman"/>
          <w:bCs/>
          <w:szCs w:val="20"/>
        </w:rPr>
        <w:t xml:space="preserve">3.2.1 </w:t>
      </w:r>
      <w:r w:rsidRPr="009404BB">
        <w:rPr>
          <w:rFonts w:cs="Times New Roman"/>
          <w:bCs/>
          <w:szCs w:val="20"/>
        </w:rPr>
        <w:t>DATA</w:t>
      </w:r>
      <w:bookmarkEnd w:id="67"/>
      <w:r>
        <w:rPr>
          <w:rFonts w:cs="Times New Roman"/>
          <w:bCs/>
          <w:szCs w:val="20"/>
        </w:rPr>
        <w:t>SET</w:t>
      </w:r>
    </w:p>
    <w:p w14:paraId="76065E71" w14:textId="77777777" w:rsidR="00040D26" w:rsidRPr="009404BB" w:rsidRDefault="00040D26" w:rsidP="00040D26">
      <w:pPr>
        <w:keepNext/>
        <w:keepLines/>
        <w:spacing w:before="40" w:line="276" w:lineRule="auto"/>
        <w:ind w:right="461" w:firstLine="720"/>
        <w:jc w:val="both"/>
        <w:rPr>
          <w:sz w:val="20"/>
          <w:szCs w:val="20"/>
        </w:rPr>
      </w:pPr>
      <w:r w:rsidRPr="009404BB">
        <w:rPr>
          <w:sz w:val="20"/>
          <w:szCs w:val="20"/>
        </w:rPr>
        <w:t>Dalam pengembangan chatbot</w:t>
      </w:r>
      <w:r>
        <w:rPr>
          <w:sz w:val="20"/>
          <w:szCs w:val="20"/>
        </w:rPr>
        <w:t>,</w:t>
      </w:r>
      <w:r w:rsidRPr="009404BB">
        <w:rPr>
          <w:sz w:val="20"/>
          <w:szCs w:val="20"/>
        </w:rPr>
        <w:t xml:space="preserve"> dataset adalah salah aspek krusial, sumber data yang digunakan memegang peran penting dalam menentukan keakuratan dan efektivitas sistem. Data yang diperlukan untuk knowledge base penelitian ini mencakup dokumen terkait pengujian perangkat lunak seperti dokumen test case, yang didalamnya terdapat berbagai data pengujian seperti skenario test, test case, test step, expected result testing. Dokumen test case tersebut dapat diperoleh dari  kolaborasi dengan tim QA internal Agree Telkom Indonesia. </w:t>
      </w:r>
    </w:p>
    <w:p w14:paraId="6D61FCF9" w14:textId="77777777" w:rsidR="00040D26" w:rsidRPr="009404BB" w:rsidRDefault="00040D26" w:rsidP="00040D26">
      <w:pPr>
        <w:ind w:right="461"/>
        <w:jc w:val="both"/>
        <w:rPr>
          <w:sz w:val="20"/>
          <w:szCs w:val="20"/>
        </w:rPr>
      </w:pPr>
    </w:p>
    <w:p w14:paraId="6332DA43" w14:textId="77777777" w:rsidR="00040D26" w:rsidRPr="009404BB" w:rsidRDefault="00040D26" w:rsidP="00040D26">
      <w:pPr>
        <w:pStyle w:val="Heading3"/>
        <w:ind w:right="461"/>
        <w:rPr>
          <w:rFonts w:cs="Times New Roman"/>
          <w:bCs/>
          <w:szCs w:val="20"/>
        </w:rPr>
      </w:pPr>
      <w:bookmarkStart w:id="69" w:name="_Toc176987407"/>
      <w:bookmarkStart w:id="70" w:name="_Toc196165307"/>
      <w:r w:rsidRPr="009404BB">
        <w:rPr>
          <w:rFonts w:cs="Times New Roman"/>
          <w:bCs/>
          <w:szCs w:val="20"/>
        </w:rPr>
        <w:t>3.2.</w:t>
      </w:r>
      <w:r>
        <w:rPr>
          <w:rFonts w:cs="Times New Roman"/>
          <w:bCs/>
          <w:szCs w:val="20"/>
        </w:rPr>
        <w:t>1</w:t>
      </w:r>
      <w:r w:rsidRPr="009404BB">
        <w:rPr>
          <w:rFonts w:cs="Times New Roman"/>
          <w:bCs/>
          <w:szCs w:val="20"/>
        </w:rPr>
        <w:t>.1 PERUBAHAN FORMAT DATASET</w:t>
      </w:r>
      <w:bookmarkEnd w:id="69"/>
      <w:bookmarkEnd w:id="70"/>
      <w:r w:rsidRPr="009404BB">
        <w:rPr>
          <w:rFonts w:cs="Times New Roman"/>
          <w:bCs/>
          <w:szCs w:val="20"/>
        </w:rPr>
        <w:t xml:space="preserve"> </w:t>
      </w:r>
    </w:p>
    <w:p w14:paraId="30EC1548" w14:textId="77777777" w:rsidR="00040D26" w:rsidRPr="009404BB" w:rsidRDefault="00040D26" w:rsidP="00040D26">
      <w:pPr>
        <w:spacing w:line="276" w:lineRule="auto"/>
        <w:ind w:right="461" w:firstLine="720"/>
        <w:jc w:val="both"/>
        <w:rPr>
          <w:sz w:val="20"/>
          <w:szCs w:val="20"/>
        </w:rPr>
      </w:pPr>
      <w:r w:rsidRPr="009404BB">
        <w:rPr>
          <w:sz w:val="20"/>
          <w:szCs w:val="20"/>
        </w:rPr>
        <w:t>Saat ini dokumen test case QA Telkom Agree terkumpul dalam sebuah dokumen google docs, seperti yan</w:t>
      </w:r>
      <w:r>
        <w:rPr>
          <w:sz w:val="20"/>
          <w:szCs w:val="20"/>
        </w:rPr>
        <w:t>g tertera pada gambar 2.1</w:t>
      </w:r>
      <w:r w:rsidRPr="009404BB">
        <w:rPr>
          <w:sz w:val="20"/>
          <w:szCs w:val="20"/>
        </w:rPr>
        <w:t xml:space="preserve"> </w:t>
      </w:r>
      <w:r>
        <w:rPr>
          <w:sz w:val="20"/>
          <w:szCs w:val="20"/>
        </w:rPr>
        <w:t xml:space="preserve">dan </w:t>
      </w:r>
      <w:r w:rsidRPr="009404BB">
        <w:rPr>
          <w:sz w:val="20"/>
          <w:szCs w:val="20"/>
        </w:rPr>
        <w:t xml:space="preserve">dijelaskan pada sub-bab 3.2.1 Dataset. Dataset yang ada saat ini perlu diolah lagi menjadi format QnA agar mudah </w:t>
      </w:r>
      <w:r w:rsidRPr="009404BB">
        <w:rPr>
          <w:sz w:val="20"/>
          <w:szCs w:val="20"/>
        </w:rPr>
        <w:lastRenderedPageBreak/>
        <w:t>digunakan pada proses selanjutnya, proses pengolahan tersebut termasuk dalam klasifikasi. Hasil pengolahan dataset dapat dilihat pada gambar dibawah.</w:t>
      </w:r>
    </w:p>
    <w:p w14:paraId="6BF935EF" w14:textId="77777777" w:rsidR="00040D26" w:rsidRPr="009404BB" w:rsidRDefault="00040D26" w:rsidP="00040D26">
      <w:pPr>
        <w:rPr>
          <w:sz w:val="20"/>
          <w:szCs w:val="20"/>
        </w:rPr>
      </w:pPr>
    </w:p>
    <w:p w14:paraId="5296F64D" w14:textId="77777777" w:rsidR="00040D26" w:rsidRPr="009404BB" w:rsidRDefault="00040D26" w:rsidP="00040D26">
      <w:pPr>
        <w:pStyle w:val="Caption"/>
        <w:jc w:val="center"/>
        <w:rPr>
          <w:b/>
          <w:bCs/>
          <w:i w:val="0"/>
          <w:iCs w:val="0"/>
          <w:sz w:val="20"/>
          <w:szCs w:val="20"/>
        </w:rPr>
      </w:pPr>
      <w:bookmarkStart w:id="71" w:name="_Toc187668500"/>
      <w:r w:rsidRPr="009404BB">
        <w:rPr>
          <w:b/>
          <w:bCs/>
          <w:i w:val="0"/>
          <w:iCs w:val="0"/>
          <w:color w:val="000000" w:themeColor="text1"/>
          <w:sz w:val="20"/>
          <w:szCs w:val="20"/>
        </w:rPr>
        <w:t xml:space="preserve">Tabel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Tabel_3. \* ARABIC </w:instrText>
      </w:r>
      <w:r w:rsidRPr="009404BB">
        <w:rPr>
          <w:b/>
          <w:bCs/>
          <w:i w:val="0"/>
          <w:iCs w:val="0"/>
          <w:color w:val="000000" w:themeColor="text1"/>
          <w:sz w:val="20"/>
          <w:szCs w:val="20"/>
        </w:rPr>
        <w:fldChar w:fldCharType="separate"/>
      </w:r>
      <w:r>
        <w:rPr>
          <w:b/>
          <w:bCs/>
          <w:i w:val="0"/>
          <w:iCs w:val="0"/>
          <w:noProof/>
          <w:color w:val="000000" w:themeColor="text1"/>
          <w:sz w:val="20"/>
          <w:szCs w:val="20"/>
        </w:rPr>
        <w:t>1</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Format dataset QNA</w:t>
      </w:r>
      <w:bookmarkEnd w:id="71"/>
    </w:p>
    <w:tbl>
      <w:tblPr>
        <w:tblW w:w="5387"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1"/>
        <w:gridCol w:w="1701"/>
        <w:gridCol w:w="2835"/>
      </w:tblGrid>
      <w:tr w:rsidR="00040D26" w:rsidRPr="009404BB" w14:paraId="311FE12A" w14:textId="77777777" w:rsidTr="004D4DAA">
        <w:trPr>
          <w:trHeight w:val="431"/>
        </w:trPr>
        <w:tc>
          <w:tcPr>
            <w:tcW w:w="851" w:type="dxa"/>
          </w:tcPr>
          <w:p w14:paraId="0473D825" w14:textId="77777777" w:rsidR="00040D26" w:rsidRPr="009404BB" w:rsidRDefault="00040D26" w:rsidP="004D4DAA">
            <w:pPr>
              <w:pStyle w:val="TableParagraph"/>
              <w:spacing w:before="101"/>
              <w:ind w:left="16" w:right="17"/>
              <w:jc w:val="center"/>
              <w:rPr>
                <w:spacing w:val="-2"/>
                <w:sz w:val="20"/>
                <w:szCs w:val="20"/>
              </w:rPr>
            </w:pPr>
            <w:r w:rsidRPr="009404BB">
              <w:rPr>
                <w:spacing w:val="-2"/>
                <w:sz w:val="20"/>
                <w:szCs w:val="20"/>
              </w:rPr>
              <w:t>NO</w:t>
            </w:r>
          </w:p>
        </w:tc>
        <w:tc>
          <w:tcPr>
            <w:tcW w:w="1701" w:type="dxa"/>
          </w:tcPr>
          <w:p w14:paraId="6B37B3B1" w14:textId="77777777" w:rsidR="00040D26" w:rsidRPr="009404BB" w:rsidRDefault="00040D26" w:rsidP="004D4DAA">
            <w:pPr>
              <w:pStyle w:val="TableParagraph"/>
              <w:spacing w:before="101"/>
              <w:ind w:left="16" w:right="461"/>
              <w:jc w:val="center"/>
              <w:rPr>
                <w:sz w:val="20"/>
                <w:szCs w:val="20"/>
              </w:rPr>
            </w:pPr>
            <w:r w:rsidRPr="009404BB">
              <w:rPr>
                <w:spacing w:val="-2"/>
                <w:sz w:val="20"/>
                <w:szCs w:val="20"/>
              </w:rPr>
              <w:t>ANSWER</w:t>
            </w:r>
          </w:p>
        </w:tc>
        <w:tc>
          <w:tcPr>
            <w:tcW w:w="2835" w:type="dxa"/>
          </w:tcPr>
          <w:p w14:paraId="52F58C9A" w14:textId="77777777" w:rsidR="00040D26" w:rsidRPr="009404BB" w:rsidRDefault="00040D26" w:rsidP="004D4DAA">
            <w:pPr>
              <w:pStyle w:val="TableParagraph"/>
              <w:spacing w:before="101"/>
              <w:ind w:left="16" w:right="461"/>
              <w:jc w:val="center"/>
              <w:rPr>
                <w:spacing w:val="-2"/>
                <w:sz w:val="20"/>
                <w:szCs w:val="20"/>
              </w:rPr>
            </w:pPr>
            <w:r w:rsidRPr="009404BB">
              <w:rPr>
                <w:spacing w:val="-2"/>
                <w:sz w:val="20"/>
                <w:szCs w:val="20"/>
              </w:rPr>
              <w:t>QUESTION</w:t>
            </w:r>
          </w:p>
        </w:tc>
      </w:tr>
      <w:tr w:rsidR="00040D26" w:rsidRPr="009404BB" w14:paraId="0F1E65ED" w14:textId="77777777" w:rsidTr="004D4DAA">
        <w:trPr>
          <w:trHeight w:val="659"/>
        </w:trPr>
        <w:tc>
          <w:tcPr>
            <w:tcW w:w="851" w:type="dxa"/>
          </w:tcPr>
          <w:p w14:paraId="2F0DCD58" w14:textId="77777777" w:rsidR="00040D26" w:rsidRPr="009404BB" w:rsidRDefault="00040D26" w:rsidP="004D4DAA">
            <w:pPr>
              <w:pStyle w:val="TableParagraph"/>
              <w:spacing w:before="98"/>
              <w:ind w:left="100" w:right="461"/>
              <w:jc w:val="center"/>
              <w:rPr>
                <w:sz w:val="20"/>
                <w:szCs w:val="20"/>
              </w:rPr>
            </w:pPr>
            <w:r w:rsidRPr="009404BB">
              <w:rPr>
                <w:spacing w:val="-2"/>
                <w:sz w:val="20"/>
                <w:szCs w:val="20"/>
              </w:rPr>
              <w:t>1</w:t>
            </w:r>
          </w:p>
        </w:tc>
        <w:tc>
          <w:tcPr>
            <w:tcW w:w="1701" w:type="dxa"/>
          </w:tcPr>
          <w:p w14:paraId="3F8B6E94" w14:textId="77777777" w:rsidR="00040D26" w:rsidRPr="009404BB" w:rsidRDefault="00040D26" w:rsidP="004D4DAA">
            <w:pPr>
              <w:pStyle w:val="TableParagraph"/>
              <w:spacing w:before="98"/>
              <w:ind w:left="100" w:right="461"/>
              <w:rPr>
                <w:sz w:val="20"/>
                <w:szCs w:val="20"/>
              </w:rPr>
            </w:pPr>
            <w:r w:rsidRPr="006F4CB5">
              <w:rPr>
                <w:sz w:val="20"/>
                <w:szCs w:val="20"/>
              </w:rPr>
              <w:t>Bagaimana menguji fitur Registrasi</w:t>
            </w:r>
            <w:r>
              <w:rPr>
                <w:sz w:val="20"/>
                <w:szCs w:val="20"/>
              </w:rPr>
              <w:t xml:space="preserve"> Agree</w:t>
            </w:r>
            <w:r w:rsidRPr="006F4CB5">
              <w:rPr>
                <w:sz w:val="20"/>
                <w:szCs w:val="20"/>
              </w:rPr>
              <w:t>?</w:t>
            </w:r>
          </w:p>
        </w:tc>
        <w:tc>
          <w:tcPr>
            <w:tcW w:w="2835" w:type="dxa"/>
          </w:tcPr>
          <w:p w14:paraId="631DF3CA" w14:textId="77777777" w:rsidR="00040D26" w:rsidRPr="009404BB" w:rsidRDefault="00040D26" w:rsidP="004D4DAA">
            <w:pPr>
              <w:pStyle w:val="TableParagraph"/>
              <w:spacing w:before="98"/>
              <w:ind w:left="100" w:right="120"/>
              <w:rPr>
                <w:sz w:val="20"/>
                <w:szCs w:val="20"/>
              </w:rPr>
            </w:pPr>
            <w:r w:rsidRPr="002C38F2">
              <w:rPr>
                <w:sz w:val="20"/>
                <w:szCs w:val="20"/>
              </w:rPr>
              <w:t>Skenario pengujian untuk fitur registrasi secara umum terbagi menjadi dua kategori, yaitu: Register (Success) dan Register Gagal (Failed). Pengujian ini mencakup dua pendekatan utama, yakni Positive Case dan Negative Case. Positive Case bertujuan untuk memastikan sistem berfungsi sesuai harapan saat pengguna memasukkan data yang valid, seperti mengisi seluruh form dengan benar. Sementara itu, Negative Case digunakan untuk menguji sistem ketika pengguna melakukan kesalahan, seperti memasukkan email yang tidak valid atau membiarkan field kosong, guna memastikan sistem dapat menangani error dengan tepat.</w:t>
            </w:r>
          </w:p>
        </w:tc>
      </w:tr>
      <w:tr w:rsidR="00040D26" w:rsidRPr="009404BB" w14:paraId="546354C2" w14:textId="77777777" w:rsidTr="004D4DAA">
        <w:trPr>
          <w:trHeight w:val="659"/>
        </w:trPr>
        <w:tc>
          <w:tcPr>
            <w:tcW w:w="851" w:type="dxa"/>
          </w:tcPr>
          <w:p w14:paraId="1C38EAE6" w14:textId="77777777" w:rsidR="00040D26" w:rsidRPr="009404BB" w:rsidRDefault="00040D26" w:rsidP="004D4DAA">
            <w:pPr>
              <w:pStyle w:val="TableParagraph"/>
              <w:spacing w:before="101"/>
              <w:ind w:left="100" w:right="461"/>
              <w:jc w:val="center"/>
              <w:rPr>
                <w:sz w:val="20"/>
                <w:szCs w:val="20"/>
              </w:rPr>
            </w:pPr>
            <w:r w:rsidRPr="009404BB">
              <w:rPr>
                <w:sz w:val="20"/>
                <w:szCs w:val="20"/>
              </w:rPr>
              <w:t>2</w:t>
            </w:r>
          </w:p>
        </w:tc>
        <w:tc>
          <w:tcPr>
            <w:tcW w:w="1701" w:type="dxa"/>
          </w:tcPr>
          <w:p w14:paraId="4E983D11" w14:textId="77777777" w:rsidR="00040D26" w:rsidRPr="009404BB" w:rsidRDefault="00040D26" w:rsidP="004D4DAA">
            <w:pPr>
              <w:pStyle w:val="TableParagraph"/>
              <w:spacing w:before="101"/>
              <w:ind w:left="100" w:right="461"/>
              <w:rPr>
                <w:sz w:val="20"/>
                <w:szCs w:val="20"/>
              </w:rPr>
            </w:pPr>
            <w:r w:rsidRPr="009404BB">
              <w:rPr>
                <w:sz w:val="20"/>
                <w:szCs w:val="20"/>
              </w:rPr>
              <w:t>Apa saja Test</w:t>
            </w:r>
            <w:r>
              <w:rPr>
                <w:sz w:val="20"/>
                <w:szCs w:val="20"/>
              </w:rPr>
              <w:t xml:space="preserve"> </w:t>
            </w:r>
            <w:r w:rsidRPr="009404BB">
              <w:rPr>
                <w:sz w:val="20"/>
                <w:szCs w:val="20"/>
              </w:rPr>
              <w:t>case untuk menguji fitur Registrasi?</w:t>
            </w:r>
          </w:p>
        </w:tc>
        <w:tc>
          <w:tcPr>
            <w:tcW w:w="2835" w:type="dxa"/>
          </w:tcPr>
          <w:p w14:paraId="416B81E7" w14:textId="77777777" w:rsidR="00040D26" w:rsidRPr="009404BB" w:rsidRDefault="00040D26" w:rsidP="004D4DAA">
            <w:pPr>
              <w:pStyle w:val="TableParagraph"/>
              <w:spacing w:before="101"/>
              <w:ind w:left="100" w:right="120"/>
              <w:rPr>
                <w:sz w:val="20"/>
                <w:szCs w:val="20"/>
              </w:rPr>
            </w:pPr>
            <w:r w:rsidRPr="002C38F2">
              <w:rPr>
                <w:sz w:val="20"/>
                <w:szCs w:val="20"/>
              </w:rPr>
              <w:t xml:space="preserve">Dalam pengujian fitur registrasi pada layanan Agree, test case dapat dikelompokkan ke dalam dua jenis utama, yaitu Positive Case dan Negative Case. Positive Case bertujuan untuk memastikan bahwa sistem </w:t>
            </w:r>
            <w:r w:rsidRPr="002C38F2">
              <w:rPr>
                <w:sz w:val="20"/>
                <w:szCs w:val="20"/>
              </w:rPr>
              <w:lastRenderedPageBreak/>
              <w:t>berfungsi sebagaimana mestinya ketika pengguna memberikan input yang valid. Sementara itu, Negative Case bertujuan untuk menguji bagaimana sistem merespons input yang salah, tidak lengkap, atau kondisi yang tidak sesuai. Berikut ini adalah beberapa contoh test case yang digunakan untuk menguji proses registrasi di Agree: 1. Validasi Registrasi dengan Data Lengkap dan Benar (Positive Case) 2. Validasi Notifikasi Email Verifikasi (Positive Case) 3. Validasi Registrasi dengan Email yang Sudah Terdaftar (Negative Case) 4. Validasi Registrasi dengan Email Tidak Valid (Negative Case) 5. Validasi Panjang dan Kompleksitas Password (Negative Case) 6. Validasi Kolom yang Wajib Diisi (Mandatory Fields) (Negative Case) 7. Pengujian Penerimaan Syarat dan Ketentuan (Negative Case jika tidak dicentang) 8. Pengujian Registrasi dengan Koneksi Internet Terputus (Negative Case) Dengan kombinasi test case ini, proses registrasi dapat diuji secara menyeluruh dari berbagai kemungkinan kondisi yang dihadapi pengguna.</w:t>
            </w:r>
          </w:p>
        </w:tc>
      </w:tr>
      <w:tr w:rsidR="00040D26" w:rsidRPr="009404BB" w14:paraId="6BE55583" w14:textId="77777777" w:rsidTr="004D4DAA">
        <w:trPr>
          <w:trHeight w:val="662"/>
        </w:trPr>
        <w:tc>
          <w:tcPr>
            <w:tcW w:w="851" w:type="dxa"/>
          </w:tcPr>
          <w:p w14:paraId="01B76827" w14:textId="77777777" w:rsidR="00040D26" w:rsidRPr="009404BB" w:rsidRDefault="00040D26" w:rsidP="004D4DAA">
            <w:pPr>
              <w:pStyle w:val="TableParagraph"/>
              <w:spacing w:before="101"/>
              <w:ind w:left="100" w:right="461"/>
              <w:jc w:val="center"/>
              <w:rPr>
                <w:sz w:val="20"/>
                <w:szCs w:val="20"/>
              </w:rPr>
            </w:pPr>
            <w:r w:rsidRPr="009404BB">
              <w:rPr>
                <w:sz w:val="20"/>
                <w:szCs w:val="20"/>
              </w:rPr>
              <w:lastRenderedPageBreak/>
              <w:t>3</w:t>
            </w:r>
          </w:p>
        </w:tc>
        <w:tc>
          <w:tcPr>
            <w:tcW w:w="1701" w:type="dxa"/>
            <w:vAlign w:val="bottom"/>
          </w:tcPr>
          <w:p w14:paraId="74235331" w14:textId="77777777" w:rsidR="00040D26" w:rsidRPr="009404BB" w:rsidRDefault="00040D26" w:rsidP="004D4DAA">
            <w:pPr>
              <w:pStyle w:val="TableParagraph"/>
              <w:spacing w:before="101"/>
              <w:ind w:left="100" w:right="461"/>
              <w:rPr>
                <w:sz w:val="20"/>
                <w:szCs w:val="20"/>
              </w:rPr>
            </w:pPr>
            <w:r w:rsidRPr="009404BB">
              <w:rPr>
                <w:sz w:val="20"/>
                <w:szCs w:val="20"/>
              </w:rPr>
              <w:t>Apa prasyarat yang harus dilengkapi dalam menguji fitur Registrasi</w:t>
            </w:r>
            <w:r>
              <w:rPr>
                <w:sz w:val="20"/>
                <w:szCs w:val="20"/>
              </w:rPr>
              <w:t>?</w:t>
            </w:r>
          </w:p>
          <w:p w14:paraId="0A3B7365" w14:textId="77777777" w:rsidR="00040D26" w:rsidRPr="009404BB" w:rsidRDefault="00040D26" w:rsidP="004D4DAA">
            <w:pPr>
              <w:pStyle w:val="TableParagraph"/>
              <w:spacing w:before="101"/>
              <w:ind w:left="100" w:right="461"/>
              <w:rPr>
                <w:sz w:val="20"/>
                <w:szCs w:val="20"/>
              </w:rPr>
            </w:pPr>
          </w:p>
          <w:p w14:paraId="25C6A629" w14:textId="77777777" w:rsidR="00040D26" w:rsidRPr="009404BB" w:rsidRDefault="00040D26" w:rsidP="004D4DAA">
            <w:pPr>
              <w:pStyle w:val="TableParagraph"/>
              <w:spacing w:before="101"/>
              <w:ind w:left="100" w:right="461"/>
              <w:rPr>
                <w:sz w:val="20"/>
                <w:szCs w:val="20"/>
              </w:rPr>
            </w:pPr>
          </w:p>
        </w:tc>
        <w:tc>
          <w:tcPr>
            <w:tcW w:w="2835" w:type="dxa"/>
          </w:tcPr>
          <w:p w14:paraId="50E13CC6" w14:textId="77777777" w:rsidR="00040D26" w:rsidRPr="009404BB" w:rsidRDefault="00040D26" w:rsidP="004D4DAA">
            <w:pPr>
              <w:pStyle w:val="TableParagraph"/>
              <w:spacing w:before="101"/>
              <w:ind w:left="100" w:right="120"/>
              <w:rPr>
                <w:sz w:val="20"/>
                <w:szCs w:val="20"/>
              </w:rPr>
            </w:pPr>
            <w:r w:rsidRPr="009404BB">
              <w:rPr>
                <w:sz w:val="20"/>
                <w:szCs w:val="20"/>
              </w:rPr>
              <w:t>Langkah pertama atau prasyarat dalam menguji fitur Registrasi Berhasil adalah memastikan bahwa pengguna belum memiliki akun di sistem. Dengan kata lain, sebelum melakukan pengujian untuk skenario Registrasi Berhasil.</w:t>
            </w:r>
          </w:p>
        </w:tc>
      </w:tr>
      <w:tr w:rsidR="00040D26" w:rsidRPr="009404BB" w14:paraId="4CFED8EF" w14:textId="77777777" w:rsidTr="004D4DAA">
        <w:trPr>
          <w:trHeight w:val="264"/>
        </w:trPr>
        <w:tc>
          <w:tcPr>
            <w:tcW w:w="851" w:type="dxa"/>
          </w:tcPr>
          <w:p w14:paraId="580E7DC5" w14:textId="77777777" w:rsidR="00040D26" w:rsidRPr="009404BB" w:rsidRDefault="00040D26" w:rsidP="004D4DAA">
            <w:pPr>
              <w:pStyle w:val="TableParagraph"/>
              <w:spacing w:before="101"/>
              <w:ind w:left="100" w:right="461"/>
              <w:jc w:val="center"/>
              <w:rPr>
                <w:sz w:val="20"/>
                <w:szCs w:val="20"/>
              </w:rPr>
            </w:pPr>
            <w:r w:rsidRPr="009404BB">
              <w:rPr>
                <w:sz w:val="20"/>
                <w:szCs w:val="20"/>
              </w:rPr>
              <w:t>4</w:t>
            </w:r>
          </w:p>
        </w:tc>
        <w:tc>
          <w:tcPr>
            <w:tcW w:w="1701" w:type="dxa"/>
            <w:vAlign w:val="bottom"/>
          </w:tcPr>
          <w:p w14:paraId="3EFBE015" w14:textId="77777777" w:rsidR="00040D26" w:rsidRDefault="00040D26" w:rsidP="004D4DAA">
            <w:pPr>
              <w:pStyle w:val="TableParagraph"/>
              <w:spacing w:before="101"/>
              <w:ind w:left="100" w:right="461"/>
              <w:rPr>
                <w:sz w:val="20"/>
                <w:szCs w:val="20"/>
              </w:rPr>
            </w:pPr>
            <w:r w:rsidRPr="002C38F2">
              <w:rPr>
                <w:sz w:val="20"/>
                <w:szCs w:val="20"/>
              </w:rPr>
              <w:t>Bagaimana step menguji test case registrasi?</w:t>
            </w:r>
          </w:p>
          <w:p w14:paraId="5FD06696" w14:textId="77777777" w:rsidR="00040D26" w:rsidRDefault="00040D26" w:rsidP="004D4DAA">
            <w:pPr>
              <w:pStyle w:val="TableParagraph"/>
              <w:spacing w:before="101"/>
              <w:ind w:left="100" w:right="461"/>
              <w:rPr>
                <w:sz w:val="20"/>
                <w:szCs w:val="20"/>
              </w:rPr>
            </w:pPr>
          </w:p>
          <w:p w14:paraId="58FC63FA" w14:textId="77777777" w:rsidR="00040D26" w:rsidRDefault="00040D26" w:rsidP="004D4DAA">
            <w:pPr>
              <w:pStyle w:val="TableParagraph"/>
              <w:spacing w:before="101"/>
              <w:ind w:left="100" w:right="461"/>
              <w:rPr>
                <w:sz w:val="20"/>
                <w:szCs w:val="20"/>
              </w:rPr>
            </w:pPr>
          </w:p>
          <w:p w14:paraId="659465B4" w14:textId="77777777" w:rsidR="00040D26" w:rsidRDefault="00040D26" w:rsidP="004D4DAA">
            <w:pPr>
              <w:pStyle w:val="TableParagraph"/>
              <w:spacing w:before="101"/>
              <w:ind w:left="100" w:right="461"/>
              <w:rPr>
                <w:sz w:val="20"/>
                <w:szCs w:val="20"/>
              </w:rPr>
            </w:pPr>
          </w:p>
          <w:p w14:paraId="090E9C36" w14:textId="77777777" w:rsidR="00040D26" w:rsidRDefault="00040D26" w:rsidP="004D4DAA">
            <w:pPr>
              <w:pStyle w:val="TableParagraph"/>
              <w:spacing w:before="101"/>
              <w:ind w:left="100" w:right="461"/>
              <w:rPr>
                <w:sz w:val="20"/>
                <w:szCs w:val="20"/>
              </w:rPr>
            </w:pPr>
          </w:p>
          <w:p w14:paraId="108B73B9" w14:textId="77777777" w:rsidR="00040D26" w:rsidRDefault="00040D26" w:rsidP="004D4DAA">
            <w:pPr>
              <w:pStyle w:val="TableParagraph"/>
              <w:spacing w:before="101"/>
              <w:ind w:left="100" w:right="461"/>
              <w:rPr>
                <w:sz w:val="20"/>
                <w:szCs w:val="20"/>
              </w:rPr>
            </w:pPr>
          </w:p>
          <w:p w14:paraId="50E34B36" w14:textId="77777777" w:rsidR="00040D26" w:rsidRDefault="00040D26" w:rsidP="004D4DAA">
            <w:pPr>
              <w:pStyle w:val="TableParagraph"/>
              <w:spacing w:before="101"/>
              <w:ind w:left="100" w:right="461"/>
              <w:rPr>
                <w:sz w:val="20"/>
                <w:szCs w:val="20"/>
              </w:rPr>
            </w:pPr>
          </w:p>
          <w:p w14:paraId="3AC929A3" w14:textId="77777777" w:rsidR="00040D26" w:rsidRDefault="00040D26" w:rsidP="004D4DAA">
            <w:pPr>
              <w:pStyle w:val="TableParagraph"/>
              <w:spacing w:before="101"/>
              <w:ind w:left="100" w:right="461"/>
              <w:rPr>
                <w:sz w:val="20"/>
                <w:szCs w:val="20"/>
              </w:rPr>
            </w:pPr>
          </w:p>
          <w:p w14:paraId="524F35F2" w14:textId="77777777" w:rsidR="00040D26" w:rsidRDefault="00040D26" w:rsidP="004D4DAA">
            <w:pPr>
              <w:pStyle w:val="TableParagraph"/>
              <w:spacing w:before="101"/>
              <w:ind w:left="100" w:right="461"/>
              <w:rPr>
                <w:sz w:val="20"/>
                <w:szCs w:val="20"/>
              </w:rPr>
            </w:pPr>
          </w:p>
          <w:p w14:paraId="43D555B0" w14:textId="77777777" w:rsidR="00040D26" w:rsidRDefault="00040D26" w:rsidP="004D4DAA">
            <w:pPr>
              <w:pStyle w:val="TableParagraph"/>
              <w:spacing w:before="101"/>
              <w:ind w:left="100" w:right="461"/>
              <w:rPr>
                <w:sz w:val="20"/>
                <w:szCs w:val="20"/>
              </w:rPr>
            </w:pPr>
          </w:p>
          <w:p w14:paraId="6A45136E" w14:textId="77777777" w:rsidR="00040D26" w:rsidRDefault="00040D26" w:rsidP="004D4DAA">
            <w:pPr>
              <w:pStyle w:val="TableParagraph"/>
              <w:spacing w:before="101"/>
              <w:ind w:left="100" w:right="461"/>
              <w:rPr>
                <w:sz w:val="20"/>
                <w:szCs w:val="20"/>
              </w:rPr>
            </w:pPr>
          </w:p>
          <w:p w14:paraId="770762A3" w14:textId="77777777" w:rsidR="00040D26" w:rsidRDefault="00040D26" w:rsidP="004D4DAA">
            <w:pPr>
              <w:pStyle w:val="TableParagraph"/>
              <w:spacing w:before="101"/>
              <w:ind w:left="100" w:right="461"/>
              <w:rPr>
                <w:sz w:val="20"/>
                <w:szCs w:val="20"/>
              </w:rPr>
            </w:pPr>
          </w:p>
          <w:p w14:paraId="715FF4D5" w14:textId="77777777" w:rsidR="00040D26" w:rsidRDefault="00040D26" w:rsidP="004D4DAA">
            <w:pPr>
              <w:pStyle w:val="TableParagraph"/>
              <w:spacing w:before="101"/>
              <w:ind w:left="100" w:right="461"/>
              <w:rPr>
                <w:sz w:val="20"/>
                <w:szCs w:val="20"/>
              </w:rPr>
            </w:pPr>
          </w:p>
          <w:p w14:paraId="094085B2" w14:textId="77777777" w:rsidR="00040D26" w:rsidRDefault="00040D26" w:rsidP="004D4DAA">
            <w:pPr>
              <w:pStyle w:val="TableParagraph"/>
              <w:spacing w:before="101"/>
              <w:ind w:left="100" w:right="461"/>
              <w:rPr>
                <w:sz w:val="20"/>
                <w:szCs w:val="20"/>
              </w:rPr>
            </w:pPr>
          </w:p>
          <w:p w14:paraId="0B55A9F3" w14:textId="77777777" w:rsidR="00040D26" w:rsidRDefault="00040D26" w:rsidP="004D4DAA">
            <w:pPr>
              <w:pStyle w:val="TableParagraph"/>
              <w:spacing w:before="101"/>
              <w:ind w:left="100" w:right="461"/>
              <w:rPr>
                <w:sz w:val="20"/>
                <w:szCs w:val="20"/>
              </w:rPr>
            </w:pPr>
          </w:p>
          <w:p w14:paraId="7065902A" w14:textId="77777777" w:rsidR="00040D26" w:rsidRDefault="00040D26" w:rsidP="004D4DAA">
            <w:pPr>
              <w:pStyle w:val="TableParagraph"/>
              <w:spacing w:before="101"/>
              <w:ind w:left="100" w:right="461"/>
              <w:rPr>
                <w:sz w:val="20"/>
                <w:szCs w:val="20"/>
              </w:rPr>
            </w:pPr>
          </w:p>
          <w:p w14:paraId="035880A4" w14:textId="77777777" w:rsidR="00040D26" w:rsidRPr="009404BB" w:rsidRDefault="00040D26" w:rsidP="004D4DAA">
            <w:pPr>
              <w:pStyle w:val="TableParagraph"/>
              <w:spacing w:before="101"/>
              <w:ind w:left="100" w:right="461"/>
              <w:rPr>
                <w:sz w:val="20"/>
                <w:szCs w:val="20"/>
              </w:rPr>
            </w:pPr>
          </w:p>
          <w:p w14:paraId="754BBDE9" w14:textId="77777777" w:rsidR="00040D26" w:rsidRPr="009404BB" w:rsidRDefault="00040D26" w:rsidP="004D4DAA">
            <w:pPr>
              <w:pStyle w:val="TableParagraph"/>
              <w:spacing w:before="101"/>
              <w:ind w:left="100" w:right="461"/>
              <w:rPr>
                <w:sz w:val="20"/>
                <w:szCs w:val="20"/>
              </w:rPr>
            </w:pPr>
          </w:p>
          <w:p w14:paraId="75C18588" w14:textId="77777777" w:rsidR="00040D26" w:rsidRPr="009404BB" w:rsidRDefault="00040D26" w:rsidP="004D4DAA">
            <w:pPr>
              <w:pStyle w:val="TableParagraph"/>
              <w:spacing w:before="101"/>
              <w:ind w:left="100" w:right="461"/>
              <w:rPr>
                <w:sz w:val="20"/>
                <w:szCs w:val="20"/>
              </w:rPr>
            </w:pPr>
          </w:p>
          <w:p w14:paraId="1C2CB635" w14:textId="77777777" w:rsidR="00040D26" w:rsidRPr="009404BB" w:rsidRDefault="00040D26" w:rsidP="004D4DAA">
            <w:pPr>
              <w:pStyle w:val="TableParagraph"/>
              <w:spacing w:before="101"/>
              <w:ind w:left="100" w:right="461"/>
              <w:rPr>
                <w:sz w:val="20"/>
                <w:szCs w:val="20"/>
              </w:rPr>
            </w:pPr>
          </w:p>
          <w:p w14:paraId="7A56D635" w14:textId="77777777" w:rsidR="00040D26" w:rsidRPr="009404BB" w:rsidRDefault="00040D26" w:rsidP="004D4DAA">
            <w:pPr>
              <w:pStyle w:val="TableParagraph"/>
              <w:spacing w:before="101"/>
              <w:ind w:left="100" w:right="461"/>
              <w:rPr>
                <w:sz w:val="20"/>
                <w:szCs w:val="20"/>
              </w:rPr>
            </w:pPr>
          </w:p>
          <w:p w14:paraId="7064AFFA" w14:textId="77777777" w:rsidR="00040D26" w:rsidRPr="009404BB" w:rsidRDefault="00040D26" w:rsidP="004D4DAA">
            <w:pPr>
              <w:pStyle w:val="TableParagraph"/>
              <w:spacing w:before="101"/>
              <w:ind w:left="100" w:right="461"/>
              <w:rPr>
                <w:sz w:val="20"/>
                <w:szCs w:val="20"/>
              </w:rPr>
            </w:pPr>
          </w:p>
          <w:p w14:paraId="61C00C6B" w14:textId="77777777" w:rsidR="00040D26" w:rsidRPr="009404BB" w:rsidRDefault="00040D26" w:rsidP="004D4DAA">
            <w:pPr>
              <w:pStyle w:val="TableParagraph"/>
              <w:spacing w:before="101"/>
              <w:ind w:left="100" w:right="461"/>
              <w:rPr>
                <w:sz w:val="20"/>
                <w:szCs w:val="20"/>
              </w:rPr>
            </w:pPr>
          </w:p>
          <w:p w14:paraId="1FA955CA" w14:textId="77777777" w:rsidR="00040D26" w:rsidRPr="009404BB" w:rsidRDefault="00040D26" w:rsidP="004D4DAA">
            <w:pPr>
              <w:pStyle w:val="TableParagraph"/>
              <w:spacing w:before="101"/>
              <w:ind w:left="100" w:right="461"/>
              <w:rPr>
                <w:sz w:val="20"/>
                <w:szCs w:val="20"/>
              </w:rPr>
            </w:pPr>
          </w:p>
          <w:p w14:paraId="3E4CF5F5" w14:textId="77777777" w:rsidR="00040D26" w:rsidRPr="009404BB" w:rsidRDefault="00040D26" w:rsidP="004D4DAA">
            <w:pPr>
              <w:pStyle w:val="TableParagraph"/>
              <w:spacing w:before="101"/>
              <w:ind w:left="100" w:right="461"/>
              <w:rPr>
                <w:sz w:val="20"/>
                <w:szCs w:val="20"/>
              </w:rPr>
            </w:pPr>
          </w:p>
          <w:p w14:paraId="29848E19" w14:textId="77777777" w:rsidR="00040D26" w:rsidRPr="009404BB" w:rsidRDefault="00040D26" w:rsidP="004D4DAA">
            <w:pPr>
              <w:pStyle w:val="TableParagraph"/>
              <w:spacing w:before="101"/>
              <w:ind w:left="100" w:right="461"/>
              <w:rPr>
                <w:sz w:val="20"/>
                <w:szCs w:val="20"/>
              </w:rPr>
            </w:pPr>
          </w:p>
        </w:tc>
        <w:tc>
          <w:tcPr>
            <w:tcW w:w="2835" w:type="dxa"/>
          </w:tcPr>
          <w:p w14:paraId="5D4C239B" w14:textId="77777777" w:rsidR="00040D26" w:rsidRPr="009404BB" w:rsidRDefault="00040D26" w:rsidP="004D4DAA">
            <w:pPr>
              <w:pStyle w:val="TableParagraph"/>
              <w:spacing w:before="101"/>
              <w:ind w:left="100" w:right="120"/>
              <w:rPr>
                <w:sz w:val="20"/>
                <w:szCs w:val="20"/>
              </w:rPr>
            </w:pPr>
            <w:r w:rsidRPr="002C38F2">
              <w:rPr>
                <w:sz w:val="20"/>
                <w:szCs w:val="20"/>
              </w:rPr>
              <w:lastRenderedPageBreak/>
              <w:t xml:space="preserve">Berikut adalah step yang perlu dilakukan dalam menguji fitur Registrasi untuk test case Positive Case dan Negative Case pada layanan Agree. Untuk Positive Case: 1.) Buka halaman registrasi 2.) Masukkan data pendaftaran yang valid sesuai format (email, password, nama lengkap, dll.) 3.) Klik tombol 'Daftar' atau 'Registrasi' 4.) Verifikasi validasi form, pastikan sistem memvalidasi setiap input 5.) Jika data valid, sistem memproses registrasi dan menyimpan data pengguna ke database 6.) Sistem mengirimkan kode OTP (One-Time Password) ke email atau nomor HP 7.) User diarahkan ke halaman verifikasi akun 8.) Masukkan kode OTP yang valid 9.) Sistem memverifikasi OTP 10.) Sistem menampilkan notifikasi bahwa registrasi berhasil 11.) Verifikasi data pengguna tersimpan di database 12.) Lakukan login untuk </w:t>
            </w:r>
            <w:r w:rsidRPr="002C38F2">
              <w:rPr>
                <w:sz w:val="20"/>
                <w:szCs w:val="20"/>
              </w:rPr>
              <w:lastRenderedPageBreak/>
              <w:t>memastikan akun aktif. Sementara itu, untuk Negative Case: 1.) Buka halaman registrasi 2.) Masukkan data tidak valid, seperti email tidak sesuai format, password terlalu pendek, email yang sudah terdaftar, atau field wajib yang dikosongkan 3.) Klik tombol 'Daftar' 4.) Sistem memunculkan notifikasi atau pesan error yang sesuai 5.) Pastikan sistem tidak menyimpan data yang tidak valid ke database. Step-step ini membantu memastikan bahwa sistem registrasi mampu menangani input valid dan tidak valid dengan benar.</w:t>
            </w:r>
          </w:p>
        </w:tc>
      </w:tr>
      <w:tr w:rsidR="00040D26" w:rsidRPr="009404BB" w14:paraId="68E6C4F2" w14:textId="77777777" w:rsidTr="004D4DAA">
        <w:trPr>
          <w:trHeight w:val="662"/>
        </w:trPr>
        <w:tc>
          <w:tcPr>
            <w:tcW w:w="851" w:type="dxa"/>
          </w:tcPr>
          <w:p w14:paraId="67D52AAE" w14:textId="77777777" w:rsidR="00040D26" w:rsidRPr="009404BB" w:rsidRDefault="00040D26" w:rsidP="004D4DAA">
            <w:pPr>
              <w:pStyle w:val="TableParagraph"/>
              <w:spacing w:before="101"/>
              <w:ind w:left="100" w:right="461"/>
              <w:jc w:val="center"/>
              <w:rPr>
                <w:sz w:val="20"/>
                <w:szCs w:val="20"/>
              </w:rPr>
            </w:pPr>
            <w:r w:rsidRPr="009404BB">
              <w:rPr>
                <w:sz w:val="20"/>
                <w:szCs w:val="20"/>
              </w:rPr>
              <w:lastRenderedPageBreak/>
              <w:t>5</w:t>
            </w:r>
          </w:p>
        </w:tc>
        <w:tc>
          <w:tcPr>
            <w:tcW w:w="1701" w:type="dxa"/>
            <w:vAlign w:val="bottom"/>
          </w:tcPr>
          <w:p w14:paraId="77D33797" w14:textId="77777777" w:rsidR="00040D26" w:rsidRPr="009404BB" w:rsidRDefault="00040D26" w:rsidP="004D4DAA">
            <w:pPr>
              <w:pStyle w:val="TableParagraph"/>
              <w:spacing w:before="101"/>
              <w:ind w:right="461"/>
              <w:rPr>
                <w:sz w:val="20"/>
                <w:szCs w:val="20"/>
              </w:rPr>
            </w:pPr>
            <w:r w:rsidRPr="009404BB">
              <w:rPr>
                <w:sz w:val="20"/>
                <w:szCs w:val="20"/>
              </w:rPr>
              <w:t>Apa expected result untuk menguji Registrasi</w:t>
            </w:r>
            <w:r>
              <w:rPr>
                <w:sz w:val="20"/>
                <w:szCs w:val="20"/>
              </w:rPr>
              <w:t>?</w:t>
            </w:r>
          </w:p>
          <w:p w14:paraId="7D0888A6" w14:textId="77777777" w:rsidR="00040D26" w:rsidRPr="009404BB" w:rsidRDefault="00040D26" w:rsidP="004D4DAA">
            <w:pPr>
              <w:pStyle w:val="TableParagraph"/>
              <w:spacing w:before="101"/>
              <w:ind w:right="461"/>
              <w:rPr>
                <w:sz w:val="20"/>
                <w:szCs w:val="20"/>
              </w:rPr>
            </w:pPr>
          </w:p>
          <w:p w14:paraId="4B6F3E9E" w14:textId="77777777" w:rsidR="00040D26" w:rsidRPr="009404BB" w:rsidRDefault="00040D26" w:rsidP="004D4DAA">
            <w:pPr>
              <w:pStyle w:val="TableParagraph"/>
              <w:spacing w:before="101"/>
              <w:ind w:right="461"/>
              <w:rPr>
                <w:sz w:val="20"/>
                <w:szCs w:val="20"/>
              </w:rPr>
            </w:pPr>
          </w:p>
          <w:p w14:paraId="05C2060C" w14:textId="77777777" w:rsidR="00040D26" w:rsidRPr="009404BB" w:rsidRDefault="00040D26" w:rsidP="004D4DAA">
            <w:pPr>
              <w:pStyle w:val="TableParagraph"/>
              <w:spacing w:before="101"/>
              <w:ind w:right="461"/>
              <w:rPr>
                <w:sz w:val="20"/>
                <w:szCs w:val="20"/>
              </w:rPr>
            </w:pPr>
          </w:p>
          <w:p w14:paraId="7F6EBB3E" w14:textId="77777777" w:rsidR="00040D26" w:rsidRPr="009404BB" w:rsidRDefault="00040D26" w:rsidP="004D4DAA">
            <w:pPr>
              <w:pStyle w:val="TableParagraph"/>
              <w:spacing w:before="101"/>
              <w:ind w:right="461"/>
              <w:rPr>
                <w:sz w:val="20"/>
                <w:szCs w:val="20"/>
              </w:rPr>
            </w:pPr>
          </w:p>
          <w:p w14:paraId="56124544" w14:textId="77777777" w:rsidR="00040D26" w:rsidRPr="009404BB" w:rsidRDefault="00040D26" w:rsidP="004D4DAA">
            <w:pPr>
              <w:pStyle w:val="TableParagraph"/>
              <w:spacing w:before="101"/>
              <w:ind w:right="461"/>
              <w:rPr>
                <w:sz w:val="20"/>
                <w:szCs w:val="20"/>
              </w:rPr>
            </w:pPr>
          </w:p>
        </w:tc>
        <w:tc>
          <w:tcPr>
            <w:tcW w:w="2835" w:type="dxa"/>
          </w:tcPr>
          <w:p w14:paraId="15F81267" w14:textId="77777777" w:rsidR="00040D26" w:rsidRPr="009404BB" w:rsidRDefault="00040D26" w:rsidP="004D4DAA">
            <w:pPr>
              <w:pStyle w:val="TableParagraph"/>
              <w:spacing w:before="101"/>
              <w:ind w:left="100" w:right="120"/>
              <w:rPr>
                <w:sz w:val="20"/>
                <w:szCs w:val="20"/>
              </w:rPr>
            </w:pPr>
            <w:r w:rsidRPr="000A20C2">
              <w:rPr>
                <w:sz w:val="20"/>
                <w:szCs w:val="20"/>
              </w:rPr>
              <w:t>Expected result atau hasil yang diharapkan dalam menguji test 1.) case Registrasi adalah:  User diarahkan menuju halaman Verifikasi Akun 2.) Sistem berhasil mengirimkan kode OTP ke Email yang dimasukkan ketika Daftar 3.) User berhasil terdaftar dalam sistem.</w:t>
            </w:r>
          </w:p>
        </w:tc>
      </w:tr>
    </w:tbl>
    <w:p w14:paraId="781E5559" w14:textId="77777777" w:rsidR="00040D26" w:rsidRPr="009404BB" w:rsidRDefault="00040D26" w:rsidP="00040D26">
      <w:pPr>
        <w:rPr>
          <w:sz w:val="20"/>
          <w:szCs w:val="20"/>
        </w:rPr>
      </w:pPr>
    </w:p>
    <w:p w14:paraId="3EBD2494" w14:textId="77777777" w:rsidR="00040D26" w:rsidRPr="009404BB" w:rsidRDefault="00040D26" w:rsidP="00040D26">
      <w:pPr>
        <w:spacing w:line="276" w:lineRule="auto"/>
        <w:ind w:right="461"/>
        <w:jc w:val="both"/>
        <w:rPr>
          <w:sz w:val="20"/>
          <w:szCs w:val="20"/>
        </w:rPr>
      </w:pPr>
      <w:r w:rsidRPr="009404BB">
        <w:rPr>
          <w:sz w:val="20"/>
          <w:szCs w:val="20"/>
        </w:rPr>
        <w:t xml:space="preserve">          Kumpulan data QnA ini disimpan dalam dataset yang menjadi dasar pengembangan aplikasi chatbot test case</w:t>
      </w:r>
      <w:r>
        <w:rPr>
          <w:sz w:val="20"/>
          <w:szCs w:val="20"/>
        </w:rPr>
        <w:t xml:space="preserve"> QA Agree</w:t>
      </w:r>
      <w:r w:rsidRPr="009404BB">
        <w:rPr>
          <w:sz w:val="20"/>
          <w:szCs w:val="20"/>
        </w:rPr>
        <w:t xml:space="preserve">. Dataset ini mencakup data </w:t>
      </w:r>
      <w:r>
        <w:rPr>
          <w:sz w:val="20"/>
          <w:szCs w:val="20"/>
        </w:rPr>
        <w:t>5</w:t>
      </w:r>
      <w:r w:rsidRPr="009404BB">
        <w:rPr>
          <w:sz w:val="20"/>
          <w:szCs w:val="20"/>
        </w:rPr>
        <w:t xml:space="preserve"> modul aplikasi, </w:t>
      </w:r>
      <w:r>
        <w:rPr>
          <w:sz w:val="20"/>
          <w:szCs w:val="20"/>
        </w:rPr>
        <w:t>11</w:t>
      </w:r>
      <w:r w:rsidRPr="009404BB">
        <w:rPr>
          <w:sz w:val="20"/>
          <w:szCs w:val="20"/>
        </w:rPr>
        <w:t xml:space="preserve"> fitur, </w:t>
      </w:r>
      <w:r>
        <w:rPr>
          <w:sz w:val="20"/>
          <w:szCs w:val="20"/>
        </w:rPr>
        <w:t>55</w:t>
      </w:r>
      <w:r w:rsidRPr="009404BB">
        <w:rPr>
          <w:sz w:val="20"/>
          <w:szCs w:val="20"/>
        </w:rPr>
        <w:t xml:space="preserve"> </w:t>
      </w:r>
      <w:r>
        <w:rPr>
          <w:sz w:val="20"/>
          <w:szCs w:val="20"/>
        </w:rPr>
        <w:t>informasi seputar</w:t>
      </w:r>
      <w:r w:rsidRPr="009404BB">
        <w:rPr>
          <w:sz w:val="20"/>
          <w:szCs w:val="20"/>
        </w:rPr>
        <w:t xml:space="preserve"> test case</w:t>
      </w:r>
      <w:r>
        <w:rPr>
          <w:sz w:val="20"/>
          <w:szCs w:val="20"/>
        </w:rPr>
        <w:t xml:space="preserve"> pengujian fitur</w:t>
      </w:r>
      <w:r w:rsidRPr="009404BB">
        <w:rPr>
          <w:sz w:val="20"/>
          <w:szCs w:val="20"/>
        </w:rPr>
        <w:t xml:space="preserve"> yang dirancang untuk mencakup berbagai aspek pengujian perangkat lunak secara mendalam. </w:t>
      </w:r>
      <w:r>
        <w:rPr>
          <w:sz w:val="20"/>
          <w:szCs w:val="20"/>
        </w:rPr>
        <w:t>Berdasarkan cakupan data informasi seputar</w:t>
      </w:r>
      <w:r w:rsidRPr="009404BB">
        <w:rPr>
          <w:sz w:val="20"/>
          <w:szCs w:val="20"/>
        </w:rPr>
        <w:t xml:space="preserve"> test case</w:t>
      </w:r>
      <w:r>
        <w:rPr>
          <w:sz w:val="20"/>
          <w:szCs w:val="20"/>
        </w:rPr>
        <w:t xml:space="preserve"> pengujian </w:t>
      </w:r>
      <w:r>
        <w:rPr>
          <w:sz w:val="20"/>
          <w:szCs w:val="20"/>
        </w:rPr>
        <w:lastRenderedPageBreak/>
        <w:t xml:space="preserve">fitur, lalu dikembangkan menjadi </w:t>
      </w:r>
      <w:r w:rsidRPr="009404BB">
        <w:rPr>
          <w:sz w:val="20"/>
          <w:szCs w:val="20"/>
        </w:rPr>
        <w:t>data QnA</w:t>
      </w:r>
      <w:r>
        <w:rPr>
          <w:sz w:val="20"/>
          <w:szCs w:val="20"/>
        </w:rPr>
        <w:t xml:space="preserve"> dengan total 1</w:t>
      </w:r>
      <w:r w:rsidRPr="009404BB">
        <w:rPr>
          <w:sz w:val="20"/>
          <w:szCs w:val="20"/>
        </w:rPr>
        <w:t>.</w:t>
      </w:r>
      <w:r>
        <w:rPr>
          <w:sz w:val="20"/>
          <w:szCs w:val="20"/>
        </w:rPr>
        <w:t>05</w:t>
      </w:r>
      <w:r w:rsidRPr="009404BB">
        <w:rPr>
          <w:sz w:val="20"/>
          <w:szCs w:val="20"/>
        </w:rPr>
        <w:t>0, di mana setiap jawaban memiliki variasi pertanyaan untuk memastikan chatbot mampu menangkap berbagai bentuk pertanyaan dari pengguna. Format file dataset menggunakan csv, yang mempermudah proses pengolahan data, integrasi dengan aplikasi, serta pembaruan dataset. Struktur dataset yang terorganisir ini dirancang untuk mendukung kemampuan chatbot dalam memberikan jawaban yang akurat dan relevan sesuai konteks pengujian.</w:t>
      </w:r>
    </w:p>
    <w:p w14:paraId="7CEA7547" w14:textId="77777777" w:rsidR="00510EFC" w:rsidRDefault="00510EFC" w:rsidP="00510EFC"/>
    <w:p w14:paraId="0B8554E8" w14:textId="77777777" w:rsidR="00890530" w:rsidRDefault="00890530" w:rsidP="00890530">
      <w:pPr>
        <w:ind w:right="461"/>
        <w:jc w:val="both"/>
      </w:pPr>
    </w:p>
    <w:p w14:paraId="3140DA6D" w14:textId="1C7E7F9F" w:rsidR="00D53139" w:rsidRDefault="00890530" w:rsidP="00D53139">
      <w:r w:rsidRPr="00510EFC">
        <w:rPr>
          <w:b/>
          <w:sz w:val="20"/>
          <w:szCs w:val="20"/>
        </w:rPr>
        <w:t>3.2.</w:t>
      </w:r>
      <w:r>
        <w:rPr>
          <w:b/>
          <w:sz w:val="20"/>
          <w:szCs w:val="20"/>
        </w:rPr>
        <w:t>2</w:t>
      </w:r>
      <w:r w:rsidRPr="00510EFC">
        <w:rPr>
          <w:b/>
          <w:sz w:val="20"/>
          <w:szCs w:val="20"/>
        </w:rPr>
        <w:t xml:space="preserve"> </w:t>
      </w:r>
      <w:r w:rsidRPr="00890530">
        <w:rPr>
          <w:b/>
          <w:sz w:val="20"/>
          <w:szCs w:val="20"/>
        </w:rPr>
        <w:t>PREPROCESSING</w:t>
      </w:r>
      <w:r>
        <w:tab/>
      </w:r>
    </w:p>
    <w:p w14:paraId="28329BA7" w14:textId="77777777" w:rsidR="00054202" w:rsidRDefault="00054202" w:rsidP="00D53139"/>
    <w:p w14:paraId="3E77BEC5" w14:textId="27E21B00" w:rsidR="0061334D" w:rsidRDefault="0061334D" w:rsidP="00D53139">
      <w:r w:rsidRPr="009404BB">
        <w:rPr>
          <w:noProof/>
          <w:sz w:val="20"/>
          <w:szCs w:val="20"/>
        </w:rPr>
        <w:drawing>
          <wp:anchor distT="0" distB="0" distL="114300" distR="114300" simplePos="0" relativeHeight="251758080" behindDoc="0" locked="0" layoutInCell="1" allowOverlap="1" wp14:anchorId="3C02859E" wp14:editId="797990A6">
            <wp:simplePos x="0" y="0"/>
            <wp:positionH relativeFrom="column">
              <wp:posOffset>0</wp:posOffset>
            </wp:positionH>
            <wp:positionV relativeFrom="paragraph">
              <wp:posOffset>355904</wp:posOffset>
            </wp:positionV>
            <wp:extent cx="3785870" cy="439420"/>
            <wp:effectExtent l="0" t="0" r="0" b="5080"/>
            <wp:wrapThrough wrapText="bothSides">
              <wp:wrapPolygon edited="0">
                <wp:start x="0" y="0"/>
                <wp:lineTo x="0" y="21225"/>
                <wp:lineTo x="21520" y="21225"/>
                <wp:lineTo x="21520" y="0"/>
                <wp:lineTo x="0" y="0"/>
              </wp:wrapPolygon>
            </wp:wrapThrough>
            <wp:docPr id="18192696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0048" name="Picture 9632004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85870" cy="439420"/>
                    </a:xfrm>
                    <a:prstGeom prst="rect">
                      <a:avLst/>
                    </a:prstGeom>
                  </pic:spPr>
                </pic:pic>
              </a:graphicData>
            </a:graphic>
            <wp14:sizeRelH relativeFrom="page">
              <wp14:pctWidth>0</wp14:pctWidth>
            </wp14:sizeRelH>
            <wp14:sizeRelV relativeFrom="page">
              <wp14:pctHeight>0</wp14:pctHeight>
            </wp14:sizeRelV>
          </wp:anchor>
        </w:drawing>
      </w:r>
    </w:p>
    <w:p w14:paraId="0222B01A" w14:textId="3F83CBD3" w:rsidR="0061334D" w:rsidRDefault="0061334D" w:rsidP="00D53139"/>
    <w:p w14:paraId="3F2A87BB" w14:textId="01C72D45" w:rsidR="0061334D" w:rsidRPr="009404BB" w:rsidRDefault="0061334D" w:rsidP="0061334D">
      <w:pPr>
        <w:pStyle w:val="Caption"/>
        <w:jc w:val="center"/>
        <w:rPr>
          <w:b/>
          <w:bCs/>
          <w:i w:val="0"/>
          <w:iCs w:val="0"/>
          <w:color w:val="000000"/>
          <w:sz w:val="20"/>
          <w:szCs w:val="20"/>
        </w:rPr>
      </w:pPr>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Pr>
          <w:b/>
          <w:bCs/>
          <w:i w:val="0"/>
          <w:iCs w:val="0"/>
          <w:noProof/>
          <w:color w:val="000000" w:themeColor="text1"/>
          <w:sz w:val="20"/>
          <w:szCs w:val="20"/>
        </w:rPr>
        <w:t>2</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r>
        <w:rPr>
          <w:b/>
          <w:bCs/>
          <w:i w:val="0"/>
          <w:iCs w:val="0"/>
          <w:color w:val="000000" w:themeColor="text1"/>
          <w:sz w:val="20"/>
          <w:szCs w:val="20"/>
        </w:rPr>
        <w:t>Tahap Preprocessing</w:t>
      </w:r>
    </w:p>
    <w:p w14:paraId="4CB962A3" w14:textId="11AF8F64" w:rsidR="00040D26" w:rsidRDefault="00040D26" w:rsidP="00D53139"/>
    <w:p w14:paraId="4C8BFAF1" w14:textId="3C4C550F" w:rsidR="00890530" w:rsidRPr="0061334D" w:rsidRDefault="00890530" w:rsidP="0061334D">
      <w:pPr>
        <w:spacing w:line="276" w:lineRule="auto"/>
        <w:ind w:right="461" w:firstLine="360"/>
        <w:jc w:val="both"/>
        <w:rPr>
          <w:sz w:val="20"/>
          <w:szCs w:val="20"/>
        </w:rPr>
      </w:pPr>
      <w:r w:rsidRPr="003231AC">
        <w:rPr>
          <w:sz w:val="20"/>
          <w:szCs w:val="20"/>
          <w:highlight w:val="yellow"/>
        </w:rPr>
        <w:t>Pada gambar 3.2</w:t>
      </w:r>
      <w:r w:rsidR="0061334D" w:rsidRPr="0018470F">
        <w:rPr>
          <w:sz w:val="20"/>
          <w:szCs w:val="20"/>
        </w:rPr>
        <w:t xml:space="preserve"> dijelaskan proses preprocessing dalam chatbot melibatkan langkah-langkah penting seperti case folding, remove punctuation, stripping, tokenizing, filtering, dan stemming. </w:t>
      </w:r>
      <w:r w:rsidRPr="00D53139">
        <w:rPr>
          <w:sz w:val="20"/>
          <w:szCs w:val="20"/>
        </w:rPr>
        <w:t xml:space="preserve">Tujuan dari preprocessing adalah untuk mempersiapkan data agar dapat diolah dengan lebih baik oleh algoritma yang akan digunakan pada tahap selanjutnya. Berikut adalah </w:t>
      </w:r>
      <w:r w:rsidR="00467460">
        <w:rPr>
          <w:sz w:val="20"/>
          <w:szCs w:val="20"/>
        </w:rPr>
        <w:t>gambaran teknis</w:t>
      </w:r>
      <w:r w:rsidRPr="00D53139">
        <w:rPr>
          <w:sz w:val="20"/>
          <w:szCs w:val="20"/>
        </w:rPr>
        <w:t xml:space="preserve"> dari masing-masing tahap text preprocessing:</w:t>
      </w:r>
    </w:p>
    <w:p w14:paraId="3126BBC1" w14:textId="77777777" w:rsidR="00890530" w:rsidRPr="009404BB" w:rsidRDefault="00890530" w:rsidP="00890530">
      <w:pPr>
        <w:pStyle w:val="Heading3"/>
        <w:numPr>
          <w:ilvl w:val="0"/>
          <w:numId w:val="14"/>
        </w:numPr>
        <w:tabs>
          <w:tab w:val="left" w:pos="911"/>
        </w:tabs>
        <w:spacing w:before="230"/>
        <w:ind w:left="720" w:right="461" w:hanging="360"/>
        <w:jc w:val="both"/>
        <w:rPr>
          <w:rFonts w:cs="Times New Roman"/>
          <w:bCs/>
          <w:szCs w:val="20"/>
        </w:rPr>
      </w:pPr>
      <w:bookmarkStart w:id="72" w:name="_Toc187674100"/>
      <w:bookmarkStart w:id="73" w:name="_Toc196165305"/>
      <w:r w:rsidRPr="009404BB">
        <w:rPr>
          <w:rFonts w:cs="Times New Roman"/>
          <w:bCs/>
          <w:szCs w:val="20"/>
        </w:rPr>
        <w:t xml:space="preserve">Case </w:t>
      </w:r>
      <w:r w:rsidRPr="009404BB">
        <w:rPr>
          <w:rFonts w:cs="Times New Roman"/>
          <w:bCs/>
          <w:spacing w:val="-2"/>
          <w:szCs w:val="20"/>
        </w:rPr>
        <w:t>folding</w:t>
      </w:r>
      <w:bookmarkEnd w:id="72"/>
      <w:bookmarkEnd w:id="73"/>
      <w:r w:rsidRPr="009404BB">
        <w:rPr>
          <w:rFonts w:cs="Times New Roman"/>
          <w:bCs/>
          <w:spacing w:val="-2"/>
          <w:szCs w:val="20"/>
        </w:rPr>
        <w:t xml:space="preserve"> </w:t>
      </w:r>
    </w:p>
    <w:p w14:paraId="35FDAA8A" w14:textId="77777777" w:rsidR="00890530" w:rsidRPr="009404BB" w:rsidRDefault="00890530" w:rsidP="00890530">
      <w:pPr>
        <w:pStyle w:val="BodyText"/>
        <w:ind w:left="285" w:right="461" w:firstLine="426"/>
        <w:jc w:val="both"/>
      </w:pPr>
      <w:r w:rsidRPr="009404BB">
        <w:rPr>
          <w:noProof/>
        </w:rPr>
        <mc:AlternateContent>
          <mc:Choice Requires="wps">
            <w:drawing>
              <wp:anchor distT="0" distB="0" distL="114300" distR="114300" simplePos="0" relativeHeight="251750912" behindDoc="0" locked="0" layoutInCell="1" allowOverlap="1" wp14:anchorId="6C2DDA53" wp14:editId="361D97A4">
                <wp:simplePos x="0" y="0"/>
                <wp:positionH relativeFrom="column">
                  <wp:posOffset>103505</wp:posOffset>
                </wp:positionH>
                <wp:positionV relativeFrom="paragraph">
                  <wp:posOffset>746760</wp:posOffset>
                </wp:positionV>
                <wp:extent cx="3451225" cy="522605"/>
                <wp:effectExtent l="12700" t="12700" r="15875" b="10795"/>
                <wp:wrapTopAndBottom/>
                <wp:docPr id="1243948330" name="Kotak Teks 1"/>
                <wp:cNvGraphicFramePr/>
                <a:graphic xmlns:a="http://schemas.openxmlformats.org/drawingml/2006/main">
                  <a:graphicData uri="http://schemas.microsoft.com/office/word/2010/wordprocessingShape">
                    <wps:wsp>
                      <wps:cNvSpPr txBox="1"/>
                      <wps:spPr>
                        <a:xfrm>
                          <a:off x="0" y="0"/>
                          <a:ext cx="3451225" cy="522605"/>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3F47DAA8"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text = ‘Bagaimana, menguji Registrasi?’</w:t>
                            </w:r>
                          </w:p>
                          <w:p w14:paraId="429C44DC"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text_lower = text.lower()</w:t>
                            </w:r>
                          </w:p>
                          <w:p w14:paraId="000A7FFF"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2DDD0579" w14:textId="77777777" w:rsidR="00890530" w:rsidRPr="003333C7"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print(text_lower)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2DDA53" id="_x0000_t202" coordsize="21600,21600" o:spt="202" path="m,l,21600r21600,l21600,xe">
                <v:stroke joinstyle="miter"/>
                <v:path gradientshapeok="t" o:connecttype="rect"/>
              </v:shapetype>
              <v:shape id="Kotak Teks 1" o:spid="_x0000_s1026" type="#_x0000_t202" style="position:absolute;left:0;text-align:left;margin-left:8.15pt;margin-top:58.8pt;width:271.75pt;height:41.15pt;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" fillcolor="white [3212]" strokecolor="#d6e3bc [1302]" strokeweight="2pt">
                <v:stroke opacity="46003f"/>
                <v:textbox>
                  <w:txbxContent>
                    <w:p w14:paraId="3F47DAA8"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text = ‘</w:t>
                      </w:r>
                      <w:proofErr w:type="spellStart"/>
                      <w:r>
                        <w:rPr>
                          <w:rFonts w:ascii="Courier" w:hAnsi="Courier"/>
                          <w:sz w:val="14"/>
                          <w:szCs w:val="14"/>
                        </w:rPr>
                        <w:t>Bagaimana</w:t>
                      </w:r>
                      <w:proofErr w:type="spellEnd"/>
                      <w:r>
                        <w:rPr>
                          <w:rFonts w:ascii="Courier" w:hAnsi="Courier"/>
                          <w:sz w:val="14"/>
                          <w:szCs w:val="14"/>
                        </w:rPr>
                        <w:t xml:space="preserve">, </w:t>
                      </w:r>
                      <w:proofErr w:type="spellStart"/>
                      <w:r>
                        <w:rPr>
                          <w:rFonts w:ascii="Courier" w:hAnsi="Courier"/>
                          <w:sz w:val="14"/>
                          <w:szCs w:val="14"/>
                        </w:rPr>
                        <w:t>menguji</w:t>
                      </w:r>
                      <w:proofErr w:type="spellEnd"/>
                      <w:r>
                        <w:rPr>
                          <w:rFonts w:ascii="Courier" w:hAnsi="Courier"/>
                          <w:sz w:val="14"/>
                          <w:szCs w:val="14"/>
                        </w:rPr>
                        <w:t xml:space="preserve"> </w:t>
                      </w:r>
                      <w:proofErr w:type="spellStart"/>
                      <w:r>
                        <w:rPr>
                          <w:rFonts w:ascii="Courier" w:hAnsi="Courier"/>
                          <w:sz w:val="14"/>
                          <w:szCs w:val="14"/>
                        </w:rPr>
                        <w:t>Registrasi</w:t>
                      </w:r>
                      <w:proofErr w:type="spellEnd"/>
                      <w:r>
                        <w:rPr>
                          <w:rFonts w:ascii="Courier" w:hAnsi="Courier"/>
                          <w:sz w:val="14"/>
                          <w:szCs w:val="14"/>
                        </w:rPr>
                        <w:t>?’</w:t>
                      </w:r>
                    </w:p>
                    <w:p w14:paraId="429C44DC" w14:textId="77777777" w:rsidR="00890530" w:rsidRDefault="00890530" w:rsidP="00890530">
                      <w:pPr>
                        <w:rPr>
                          <w:rFonts w:ascii="Courier" w:hAnsi="Courier"/>
                          <w:sz w:val="14"/>
                          <w:szCs w:val="14"/>
                        </w:rPr>
                      </w:pPr>
                      <w:r w:rsidRPr="003333C7">
                        <w:rPr>
                          <w:rFonts w:ascii="Courier" w:hAnsi="Courier"/>
                          <w:sz w:val="14"/>
                          <w:szCs w:val="14"/>
                        </w:rPr>
                        <w:t xml:space="preserve">     </w:t>
                      </w:r>
                      <w:proofErr w:type="spellStart"/>
                      <w:r>
                        <w:rPr>
                          <w:rFonts w:ascii="Courier" w:hAnsi="Courier"/>
                          <w:sz w:val="14"/>
                          <w:szCs w:val="14"/>
                        </w:rPr>
                        <w:t>text_lower</w:t>
                      </w:r>
                      <w:proofErr w:type="spellEnd"/>
                      <w:r>
                        <w:rPr>
                          <w:rFonts w:ascii="Courier" w:hAnsi="Courier"/>
                          <w:sz w:val="14"/>
                          <w:szCs w:val="14"/>
                        </w:rPr>
                        <w:t xml:space="preserve"> = </w:t>
                      </w:r>
                      <w:proofErr w:type="spellStart"/>
                      <w:r>
                        <w:rPr>
                          <w:rFonts w:ascii="Courier" w:hAnsi="Courier"/>
                          <w:sz w:val="14"/>
                          <w:szCs w:val="14"/>
                        </w:rPr>
                        <w:t>text.lower</w:t>
                      </w:r>
                      <w:proofErr w:type="spellEnd"/>
                      <w:r>
                        <w:rPr>
                          <w:rFonts w:ascii="Courier" w:hAnsi="Courier"/>
                          <w:sz w:val="14"/>
                          <w:szCs w:val="14"/>
                        </w:rPr>
                        <w:t>()</w:t>
                      </w:r>
                    </w:p>
                    <w:p w14:paraId="000A7FFF"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2DDD0579" w14:textId="77777777" w:rsidR="00890530" w:rsidRPr="003333C7"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w:t>
                      </w:r>
                      <w:proofErr w:type="spellStart"/>
                      <w:r>
                        <w:rPr>
                          <w:rFonts w:ascii="Courier" w:hAnsi="Courier"/>
                          <w:sz w:val="14"/>
                          <w:szCs w:val="14"/>
                        </w:rPr>
                        <w:t>text_lower</w:t>
                      </w:r>
                      <w:proofErr w:type="spellEnd"/>
                      <w:r>
                        <w:rPr>
                          <w:rFonts w:ascii="Courier" w:hAnsi="Courier"/>
                          <w:sz w:val="14"/>
                          <w:szCs w:val="14"/>
                        </w:rPr>
                        <w:t>)</w:t>
                      </w:r>
                    </w:p>
                  </w:txbxContent>
                </v:textbox>
                <w10:wrap type="topAndBottom"/>
              </v:shape>
            </w:pict>
          </mc:Fallback>
        </mc:AlternateContent>
      </w:r>
      <w:r w:rsidRPr="009404BB">
        <w:t xml:space="preserve">Case folding adalah proses mengubah semua huruf dalam masukan pengguna menjadi huruf kecil (non-kapital). Hanya </w:t>
      </w:r>
      <w:r w:rsidRPr="009404BB">
        <w:lastRenderedPageBreak/>
        <w:t>huruf ‘a’ hingga ‘z’ yang akan diproses, sedangkan angka serta tanda baca lainnya akan diabaikan.</w:t>
      </w:r>
    </w:p>
    <w:p w14:paraId="5F84384A" w14:textId="77777777" w:rsidR="00890530" w:rsidRPr="009404BB" w:rsidRDefault="00890530" w:rsidP="00890530">
      <w:pPr>
        <w:pStyle w:val="BodyText"/>
        <w:spacing w:before="9"/>
        <w:ind w:right="461"/>
      </w:pPr>
    </w:p>
    <w:p w14:paraId="6E7045A6" w14:textId="77777777" w:rsidR="00890530" w:rsidRPr="009404BB" w:rsidRDefault="00890530" w:rsidP="00890530">
      <w:pPr>
        <w:pStyle w:val="Caption"/>
        <w:jc w:val="center"/>
        <w:rPr>
          <w:b/>
          <w:bCs/>
          <w:i w:val="0"/>
          <w:iCs w:val="0"/>
          <w:spacing w:val="-2"/>
          <w:sz w:val="20"/>
          <w:szCs w:val="20"/>
        </w:rPr>
      </w:pPr>
      <w:bookmarkStart w:id="74" w:name="_Toc187666662"/>
      <w:bookmarkStart w:id="75" w:name="_Toc187668439"/>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Pr>
          <w:b/>
          <w:bCs/>
          <w:i w:val="0"/>
          <w:iCs w:val="0"/>
          <w:noProof/>
          <w:color w:val="000000" w:themeColor="text1"/>
          <w:sz w:val="20"/>
          <w:szCs w:val="20"/>
        </w:rPr>
        <w:t>3</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Potongan kode proses case folding</w:t>
      </w:r>
      <w:bookmarkEnd w:id="74"/>
      <w:bookmarkEnd w:id="75"/>
    </w:p>
    <w:p w14:paraId="642CD82E" w14:textId="77777777" w:rsidR="00890530" w:rsidRPr="009404BB" w:rsidRDefault="00890530" w:rsidP="00890530">
      <w:pPr>
        <w:pStyle w:val="BodyText"/>
        <w:spacing w:before="9"/>
        <w:ind w:left="142" w:right="461"/>
        <w:jc w:val="center"/>
      </w:pPr>
    </w:p>
    <w:p w14:paraId="276E45B0" w14:textId="77777777" w:rsidR="00890530" w:rsidRPr="009404BB" w:rsidRDefault="00890530" w:rsidP="00890530">
      <w:pPr>
        <w:pStyle w:val="BodyText"/>
        <w:numPr>
          <w:ilvl w:val="0"/>
          <w:numId w:val="14"/>
        </w:numPr>
        <w:ind w:left="567" w:right="461"/>
        <w:rPr>
          <w:rFonts w:eastAsia="Calibri"/>
          <w:b/>
          <w:bCs/>
          <w:lang w:val="en-ID"/>
        </w:rPr>
      </w:pPr>
      <w:r w:rsidRPr="009404BB">
        <w:rPr>
          <w:rFonts w:eastAsia="Calibri"/>
          <w:b/>
          <w:bCs/>
          <w:lang w:val="en-ID"/>
        </w:rPr>
        <w:t xml:space="preserve">  Remove Punctuation</w:t>
      </w:r>
    </w:p>
    <w:p w14:paraId="4C7436C5" w14:textId="3F9D2270" w:rsidR="00890530" w:rsidRPr="0009639D" w:rsidRDefault="00890530" w:rsidP="00890530">
      <w:pPr>
        <w:pStyle w:val="BodyText"/>
        <w:ind w:left="426" w:right="461" w:firstLine="283"/>
        <w:jc w:val="both"/>
        <w:rPr>
          <w:rFonts w:eastAsia="Calibri"/>
          <w:lang w:val="en-ID"/>
        </w:rPr>
      </w:pPr>
      <w:r w:rsidRPr="009404BB">
        <w:rPr>
          <w:rFonts w:eastAsia="Calibri"/>
          <w:lang w:val="en-ID"/>
        </w:rPr>
        <w:t xml:space="preserve">Remove punctuation adalah tahap menghapus semua tanda baca dalam kalimat. Tanda baca dianggap tidak relevan karena </w:t>
      </w:r>
      <w:r w:rsidR="008B2172" w:rsidRPr="009404BB">
        <w:rPr>
          <w:noProof/>
        </w:rPr>
        <mc:AlternateContent>
          <mc:Choice Requires="wps">
            <w:drawing>
              <wp:anchor distT="0" distB="0" distL="114300" distR="114300" simplePos="0" relativeHeight="251751936" behindDoc="0" locked="0" layoutInCell="1" allowOverlap="1" wp14:anchorId="284F413A" wp14:editId="681965D8">
                <wp:simplePos x="0" y="0"/>
                <wp:positionH relativeFrom="column">
                  <wp:posOffset>-55245</wp:posOffset>
                </wp:positionH>
                <wp:positionV relativeFrom="paragraph">
                  <wp:posOffset>250080</wp:posOffset>
                </wp:positionV>
                <wp:extent cx="3451225" cy="522605"/>
                <wp:effectExtent l="12700" t="12700" r="15875" b="10795"/>
                <wp:wrapTopAndBottom/>
                <wp:docPr id="470175477" name="Kotak Teks 1"/>
                <wp:cNvGraphicFramePr/>
                <a:graphic xmlns:a="http://schemas.openxmlformats.org/drawingml/2006/main">
                  <a:graphicData uri="http://schemas.microsoft.com/office/word/2010/wordprocessingShape">
                    <wps:wsp>
                      <wps:cNvSpPr txBox="1"/>
                      <wps:spPr>
                        <a:xfrm>
                          <a:off x="0" y="0"/>
                          <a:ext cx="3451225" cy="522605"/>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1327B067" w14:textId="77777777" w:rsidR="00890530" w:rsidRDefault="00890530" w:rsidP="00890530">
                            <w:pPr>
                              <w:ind w:left="426"/>
                              <w:rPr>
                                <w:rFonts w:ascii="Courier" w:hAnsi="Courier"/>
                                <w:sz w:val="14"/>
                                <w:szCs w:val="14"/>
                              </w:rPr>
                            </w:pPr>
                            <w:r w:rsidRPr="008605F5">
                              <w:rPr>
                                <w:rFonts w:ascii="Courier" w:hAnsi="Courier"/>
                                <w:sz w:val="14"/>
                                <w:szCs w:val="14"/>
                              </w:rPr>
                              <w:t>text_no_punct = text_lower.translate(str.maketrans('', '', string.punctuation))</w:t>
                            </w:r>
                          </w:p>
                          <w:p w14:paraId="74A71E6E"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4A4758F2"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print(text_no_punct)</w:t>
                            </w:r>
                          </w:p>
                          <w:p w14:paraId="2E2C26D7" w14:textId="77777777" w:rsidR="00890530" w:rsidRPr="003333C7" w:rsidRDefault="00890530" w:rsidP="00890530">
                            <w:pPr>
                              <w:rPr>
                                <w:rFonts w:ascii="Courier" w:hAnsi="Courie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F413A" id="_x0000_s1027" type="#_x0000_t202" style="position:absolute;left:0;text-align:left;margin-left:-4.35pt;margin-top:19.7pt;width:271.75pt;height:41.15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" fillcolor="white [3212]" strokecolor="#d6e3bc [1302]" strokeweight="2pt">
                <v:stroke opacity="46003f"/>
                <v:textbox>
                  <w:txbxContent>
                    <w:p w14:paraId="1327B067" w14:textId="77777777" w:rsidR="00890530" w:rsidRDefault="00890530" w:rsidP="00890530">
                      <w:pPr>
                        <w:ind w:left="426"/>
                        <w:rPr>
                          <w:rFonts w:ascii="Courier" w:hAnsi="Courier"/>
                          <w:sz w:val="14"/>
                          <w:szCs w:val="14"/>
                        </w:rPr>
                      </w:pPr>
                      <w:proofErr w:type="spellStart"/>
                      <w:r w:rsidRPr="008605F5">
                        <w:rPr>
                          <w:rFonts w:ascii="Courier" w:hAnsi="Courier"/>
                          <w:sz w:val="14"/>
                          <w:szCs w:val="14"/>
                        </w:rPr>
                        <w:t>text_no_punct</w:t>
                      </w:r>
                      <w:proofErr w:type="spellEnd"/>
                      <w:r w:rsidRPr="008605F5">
                        <w:rPr>
                          <w:rFonts w:ascii="Courier" w:hAnsi="Courier"/>
                          <w:sz w:val="14"/>
                          <w:szCs w:val="14"/>
                        </w:rPr>
                        <w:t xml:space="preserve"> = </w:t>
                      </w:r>
                      <w:proofErr w:type="spellStart"/>
                      <w:r w:rsidRPr="008605F5">
                        <w:rPr>
                          <w:rFonts w:ascii="Courier" w:hAnsi="Courier"/>
                          <w:sz w:val="14"/>
                          <w:szCs w:val="14"/>
                        </w:rPr>
                        <w:t>text_lower.translate</w:t>
                      </w:r>
                      <w:proofErr w:type="spellEnd"/>
                      <w:r w:rsidRPr="008605F5">
                        <w:rPr>
                          <w:rFonts w:ascii="Courier" w:hAnsi="Courier"/>
                          <w:sz w:val="14"/>
                          <w:szCs w:val="14"/>
                        </w:rPr>
                        <w:t>(</w:t>
                      </w:r>
                      <w:proofErr w:type="spellStart"/>
                      <w:r w:rsidRPr="008605F5">
                        <w:rPr>
                          <w:rFonts w:ascii="Courier" w:hAnsi="Courier"/>
                          <w:sz w:val="14"/>
                          <w:szCs w:val="14"/>
                        </w:rPr>
                        <w:t>str.maketrans</w:t>
                      </w:r>
                      <w:proofErr w:type="spellEnd"/>
                      <w:r w:rsidRPr="008605F5">
                        <w:rPr>
                          <w:rFonts w:ascii="Courier" w:hAnsi="Courier"/>
                          <w:sz w:val="14"/>
                          <w:szCs w:val="14"/>
                        </w:rPr>
                        <w:t xml:space="preserve">('', '', </w:t>
                      </w:r>
                      <w:proofErr w:type="spellStart"/>
                      <w:r w:rsidRPr="008605F5">
                        <w:rPr>
                          <w:rFonts w:ascii="Courier" w:hAnsi="Courier"/>
                          <w:sz w:val="14"/>
                          <w:szCs w:val="14"/>
                        </w:rPr>
                        <w:t>string.punctuation</w:t>
                      </w:r>
                      <w:proofErr w:type="spellEnd"/>
                      <w:r w:rsidRPr="008605F5">
                        <w:rPr>
                          <w:rFonts w:ascii="Courier" w:hAnsi="Courier"/>
                          <w:sz w:val="14"/>
                          <w:szCs w:val="14"/>
                        </w:rPr>
                        <w:t>))</w:t>
                      </w:r>
                    </w:p>
                    <w:p w14:paraId="74A71E6E"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4A4758F2"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w:t>
                      </w:r>
                      <w:proofErr w:type="spellStart"/>
                      <w:r>
                        <w:rPr>
                          <w:rFonts w:ascii="Courier" w:hAnsi="Courier"/>
                          <w:sz w:val="14"/>
                          <w:szCs w:val="14"/>
                        </w:rPr>
                        <w:t>text_no_punct</w:t>
                      </w:r>
                      <w:proofErr w:type="spellEnd"/>
                      <w:r>
                        <w:rPr>
                          <w:rFonts w:ascii="Courier" w:hAnsi="Courier"/>
                          <w:sz w:val="14"/>
                          <w:szCs w:val="14"/>
                        </w:rPr>
                        <w:t>)</w:t>
                      </w:r>
                    </w:p>
                    <w:p w14:paraId="2E2C26D7" w14:textId="77777777" w:rsidR="00890530" w:rsidRPr="003333C7" w:rsidRDefault="00890530" w:rsidP="00890530">
                      <w:pPr>
                        <w:rPr>
                          <w:rFonts w:ascii="Courier" w:hAnsi="Courier"/>
                          <w:sz w:val="14"/>
                          <w:szCs w:val="14"/>
                        </w:rPr>
                      </w:pPr>
                    </w:p>
                  </w:txbxContent>
                </v:textbox>
                <w10:wrap type="topAndBottom"/>
              </v:shape>
            </w:pict>
          </mc:Fallback>
        </mc:AlternateContent>
      </w:r>
      <w:r w:rsidRPr="009404BB">
        <w:rPr>
          <w:rFonts w:eastAsia="Calibri"/>
          <w:lang w:val="en-ID"/>
        </w:rPr>
        <w:t xml:space="preserve">tidak berpengaruh dalam text preprocessing. </w:t>
      </w:r>
    </w:p>
    <w:p w14:paraId="2166087F" w14:textId="0043AEFF" w:rsidR="00890530" w:rsidRPr="009404BB" w:rsidRDefault="00890530" w:rsidP="00890530">
      <w:pPr>
        <w:pStyle w:val="Caption"/>
        <w:jc w:val="center"/>
        <w:rPr>
          <w:b/>
          <w:bCs/>
          <w:i w:val="0"/>
          <w:iCs w:val="0"/>
          <w:sz w:val="20"/>
          <w:szCs w:val="20"/>
        </w:rPr>
      </w:pPr>
      <w:bookmarkStart w:id="76" w:name="_Toc187666663"/>
      <w:bookmarkStart w:id="77" w:name="_Toc187668440"/>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Pr>
          <w:b/>
          <w:bCs/>
          <w:i w:val="0"/>
          <w:iCs w:val="0"/>
          <w:noProof/>
          <w:color w:val="000000" w:themeColor="text1"/>
          <w:sz w:val="20"/>
          <w:szCs w:val="20"/>
        </w:rPr>
        <w:t>4</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Potongan kode proses remove punctuation</w:t>
      </w:r>
      <w:bookmarkEnd w:id="76"/>
      <w:bookmarkEnd w:id="77"/>
    </w:p>
    <w:p w14:paraId="6260BD50" w14:textId="77777777" w:rsidR="00890530" w:rsidRPr="009404BB" w:rsidRDefault="00890530" w:rsidP="00890530">
      <w:pPr>
        <w:pStyle w:val="BodyText"/>
        <w:ind w:right="461"/>
      </w:pPr>
    </w:p>
    <w:p w14:paraId="344B8359" w14:textId="77777777" w:rsidR="00890530" w:rsidRPr="009404BB" w:rsidRDefault="00890530" w:rsidP="00890530">
      <w:pPr>
        <w:pStyle w:val="BodyText"/>
        <w:ind w:left="426" w:right="461"/>
        <w:jc w:val="both"/>
        <w:rPr>
          <w:b/>
          <w:bCs/>
        </w:rPr>
      </w:pPr>
      <w:r w:rsidRPr="009404BB">
        <w:rPr>
          <w:b/>
          <w:bCs/>
        </w:rPr>
        <w:t xml:space="preserve">c. </w:t>
      </w:r>
      <w:r w:rsidRPr="009404BB">
        <w:rPr>
          <w:b/>
          <w:bCs/>
        </w:rPr>
        <w:tab/>
        <w:t>Stripping</w:t>
      </w:r>
    </w:p>
    <w:p w14:paraId="4FFACCA4" w14:textId="77777777" w:rsidR="00890530" w:rsidRPr="009404BB" w:rsidRDefault="00890530" w:rsidP="00890530">
      <w:pPr>
        <w:pStyle w:val="BodyText"/>
        <w:ind w:left="426" w:right="461" w:firstLine="283"/>
        <w:jc w:val="both"/>
      </w:pPr>
      <w:r w:rsidRPr="009404BB">
        <w:rPr>
          <w:noProof/>
        </w:rPr>
        <mc:AlternateContent>
          <mc:Choice Requires="wps">
            <w:drawing>
              <wp:anchor distT="0" distB="0" distL="114300" distR="114300" simplePos="0" relativeHeight="251752960" behindDoc="0" locked="0" layoutInCell="1" allowOverlap="1" wp14:anchorId="48F8B262" wp14:editId="07E02A3A">
                <wp:simplePos x="0" y="0"/>
                <wp:positionH relativeFrom="column">
                  <wp:posOffset>271145</wp:posOffset>
                </wp:positionH>
                <wp:positionV relativeFrom="paragraph">
                  <wp:posOffset>657225</wp:posOffset>
                </wp:positionV>
                <wp:extent cx="3322320" cy="423545"/>
                <wp:effectExtent l="12700" t="12700" r="17780" b="8255"/>
                <wp:wrapTopAndBottom/>
                <wp:docPr id="20747188" name="Kotak Teks 1"/>
                <wp:cNvGraphicFramePr/>
                <a:graphic xmlns:a="http://schemas.openxmlformats.org/drawingml/2006/main">
                  <a:graphicData uri="http://schemas.microsoft.com/office/word/2010/wordprocessingShape">
                    <wps:wsp>
                      <wps:cNvSpPr txBox="1"/>
                      <wps:spPr>
                        <a:xfrm>
                          <a:off x="0" y="0"/>
                          <a:ext cx="3322320" cy="423545"/>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6EDAC14C" w14:textId="77777777" w:rsidR="00890530" w:rsidRDefault="00890530" w:rsidP="00890530">
                            <w:pPr>
                              <w:ind w:left="426"/>
                              <w:rPr>
                                <w:rFonts w:ascii="Courier" w:hAnsi="Courier"/>
                                <w:sz w:val="14"/>
                                <w:szCs w:val="14"/>
                              </w:rPr>
                            </w:pPr>
                            <w:r w:rsidRPr="008504B6">
                              <w:rPr>
                                <w:rFonts w:ascii="Courier" w:hAnsi="Courier"/>
                                <w:sz w:val="14"/>
                                <w:szCs w:val="14"/>
                              </w:rPr>
                              <w:t>text_stripped = text_no_punct.strip()</w:t>
                            </w:r>
                          </w:p>
                          <w:p w14:paraId="59366D7B"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1812DEAE" w14:textId="77777777" w:rsidR="00890530" w:rsidRPr="003333C7"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w:t>
                            </w:r>
                            <w:r w:rsidRPr="008504B6">
                              <w:rPr>
                                <w:rFonts w:ascii="Courier" w:hAnsi="Courier"/>
                                <w:sz w:val="14"/>
                                <w:szCs w:val="14"/>
                              </w:rPr>
                              <w:t>text_stripped</w:t>
                            </w:r>
                            <w:r>
                              <w:rPr>
                                <w:rFonts w:ascii="Courier" w:hAnsi="Courier"/>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8B262" id="_x0000_s1028" type="#_x0000_t202" style="position:absolute;left:0;text-align:left;margin-left:21.35pt;margin-top:51.75pt;width:261.6pt;height:33.35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" fillcolor="white [3212]" strokecolor="#d6e3bc [1302]" strokeweight="2pt">
                <v:stroke opacity="46003f"/>
                <v:textbox>
                  <w:txbxContent>
                    <w:p w14:paraId="6EDAC14C" w14:textId="77777777" w:rsidR="00890530" w:rsidRDefault="00890530" w:rsidP="00890530">
                      <w:pPr>
                        <w:ind w:left="426"/>
                        <w:rPr>
                          <w:rFonts w:ascii="Courier" w:hAnsi="Courier"/>
                          <w:sz w:val="14"/>
                          <w:szCs w:val="14"/>
                        </w:rPr>
                      </w:pPr>
                      <w:proofErr w:type="spellStart"/>
                      <w:r w:rsidRPr="008504B6">
                        <w:rPr>
                          <w:rFonts w:ascii="Courier" w:hAnsi="Courier"/>
                          <w:sz w:val="14"/>
                          <w:szCs w:val="14"/>
                        </w:rPr>
                        <w:t>text_stripped</w:t>
                      </w:r>
                      <w:proofErr w:type="spellEnd"/>
                      <w:r w:rsidRPr="008504B6">
                        <w:rPr>
                          <w:rFonts w:ascii="Courier" w:hAnsi="Courier"/>
                          <w:sz w:val="14"/>
                          <w:szCs w:val="14"/>
                        </w:rPr>
                        <w:t xml:space="preserve"> = </w:t>
                      </w:r>
                      <w:proofErr w:type="spellStart"/>
                      <w:r w:rsidRPr="008504B6">
                        <w:rPr>
                          <w:rFonts w:ascii="Courier" w:hAnsi="Courier"/>
                          <w:sz w:val="14"/>
                          <w:szCs w:val="14"/>
                        </w:rPr>
                        <w:t>text_no_punct.strip</w:t>
                      </w:r>
                      <w:proofErr w:type="spellEnd"/>
                      <w:r w:rsidRPr="008504B6">
                        <w:rPr>
                          <w:rFonts w:ascii="Courier" w:hAnsi="Courier"/>
                          <w:sz w:val="14"/>
                          <w:szCs w:val="14"/>
                        </w:rPr>
                        <w:t>()</w:t>
                      </w:r>
                    </w:p>
                    <w:p w14:paraId="59366D7B"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1812DEAE" w14:textId="77777777" w:rsidR="00890530" w:rsidRPr="003333C7"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w:t>
                      </w:r>
                      <w:proofErr w:type="spellStart"/>
                      <w:r w:rsidRPr="008504B6">
                        <w:rPr>
                          <w:rFonts w:ascii="Courier" w:hAnsi="Courier"/>
                          <w:sz w:val="14"/>
                          <w:szCs w:val="14"/>
                        </w:rPr>
                        <w:t>text_stripped</w:t>
                      </w:r>
                      <w:proofErr w:type="spellEnd"/>
                      <w:r>
                        <w:rPr>
                          <w:rFonts w:ascii="Courier" w:hAnsi="Courier"/>
                          <w:sz w:val="14"/>
                          <w:szCs w:val="14"/>
                        </w:rPr>
                        <w:t>)</w:t>
                      </w:r>
                    </w:p>
                  </w:txbxContent>
                </v:textbox>
                <w10:wrap type="topAndBottom"/>
              </v:shape>
            </w:pict>
          </mc:Fallback>
        </mc:AlternateContent>
      </w:r>
      <w:r w:rsidRPr="009404BB">
        <w:t xml:space="preserve">Stripping bertujuan untuk menghilangkan spasi tambahan yang tidak diperlukan, seperti spasi di awal dan akhir teks. Selain itu, jumlah spasi di antara dua kata yang berlebihan akan diringkas menjadi satu. </w:t>
      </w:r>
    </w:p>
    <w:p w14:paraId="63898B37" w14:textId="77777777" w:rsidR="00890530" w:rsidRPr="009404BB" w:rsidRDefault="00890530" w:rsidP="00890530">
      <w:pPr>
        <w:pStyle w:val="BodyText"/>
        <w:ind w:right="461"/>
        <w:jc w:val="both"/>
      </w:pPr>
    </w:p>
    <w:p w14:paraId="2EAE9C71" w14:textId="77777777" w:rsidR="00890530" w:rsidRPr="009404BB" w:rsidRDefault="00890530" w:rsidP="00890530">
      <w:pPr>
        <w:pStyle w:val="Caption"/>
        <w:jc w:val="center"/>
        <w:rPr>
          <w:b/>
          <w:bCs/>
          <w:i w:val="0"/>
          <w:iCs w:val="0"/>
          <w:spacing w:val="-2"/>
          <w:sz w:val="20"/>
          <w:szCs w:val="20"/>
        </w:rPr>
      </w:pPr>
      <w:bookmarkStart w:id="78" w:name="_Toc187666664"/>
      <w:bookmarkStart w:id="79" w:name="_Toc187668441"/>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Pr>
          <w:b/>
          <w:bCs/>
          <w:i w:val="0"/>
          <w:iCs w:val="0"/>
          <w:noProof/>
          <w:color w:val="000000" w:themeColor="text1"/>
          <w:sz w:val="20"/>
          <w:szCs w:val="20"/>
        </w:rPr>
        <w:t>5</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Potongan kode proses stripping</w:t>
      </w:r>
      <w:bookmarkEnd w:id="78"/>
      <w:bookmarkEnd w:id="79"/>
    </w:p>
    <w:p w14:paraId="7BB45E42" w14:textId="77777777" w:rsidR="00890530" w:rsidRDefault="00890530" w:rsidP="00890530">
      <w:pPr>
        <w:pStyle w:val="BodyText"/>
        <w:ind w:left="142" w:right="461"/>
        <w:jc w:val="center"/>
        <w:rPr>
          <w:spacing w:val="-2"/>
        </w:rPr>
      </w:pPr>
    </w:p>
    <w:p w14:paraId="5191078E" w14:textId="77777777" w:rsidR="00890530" w:rsidRPr="009404BB" w:rsidRDefault="00890530" w:rsidP="00890530">
      <w:pPr>
        <w:pStyle w:val="BodyText"/>
        <w:ind w:left="142" w:right="461"/>
        <w:jc w:val="center"/>
        <w:rPr>
          <w:spacing w:val="-2"/>
        </w:rPr>
      </w:pPr>
    </w:p>
    <w:p w14:paraId="43DBBCE9" w14:textId="77777777" w:rsidR="00890530" w:rsidRPr="009404BB" w:rsidRDefault="00890530" w:rsidP="00890530">
      <w:pPr>
        <w:pStyle w:val="BodyText"/>
        <w:ind w:left="142" w:right="461"/>
        <w:jc w:val="center"/>
        <w:rPr>
          <w:spacing w:val="-2"/>
        </w:rPr>
      </w:pPr>
    </w:p>
    <w:p w14:paraId="5FEB06D1" w14:textId="77777777" w:rsidR="00890530" w:rsidRPr="009404BB" w:rsidRDefault="00890530" w:rsidP="00890530">
      <w:pPr>
        <w:pStyle w:val="BodyText"/>
        <w:ind w:left="285" w:right="461" w:firstLine="141"/>
        <w:jc w:val="both"/>
        <w:rPr>
          <w:rFonts w:eastAsia="Calibri"/>
          <w:b/>
          <w:bCs/>
          <w:spacing w:val="-2"/>
          <w:lang w:val="en-ID"/>
        </w:rPr>
      </w:pPr>
      <w:r w:rsidRPr="009404BB">
        <w:rPr>
          <w:rFonts w:eastAsia="Calibri"/>
          <w:b/>
          <w:bCs/>
          <w:spacing w:val="-2"/>
          <w:lang w:val="en-ID"/>
        </w:rPr>
        <w:t>d. Tokenizing</w:t>
      </w:r>
    </w:p>
    <w:p w14:paraId="56716767" w14:textId="77777777" w:rsidR="00890530" w:rsidRPr="009404BB" w:rsidRDefault="00890530" w:rsidP="00890530">
      <w:pPr>
        <w:pStyle w:val="BodyText"/>
        <w:ind w:left="426" w:right="461" w:firstLine="283"/>
        <w:jc w:val="both"/>
        <w:rPr>
          <w:rFonts w:eastAsia="Calibri"/>
          <w:spacing w:val="-2"/>
          <w:lang w:val="en-ID"/>
        </w:rPr>
      </w:pPr>
      <w:r w:rsidRPr="009404BB">
        <w:rPr>
          <w:noProof/>
        </w:rPr>
        <mc:AlternateContent>
          <mc:Choice Requires="wps">
            <w:drawing>
              <wp:anchor distT="0" distB="0" distL="114300" distR="114300" simplePos="0" relativeHeight="251753984" behindDoc="0" locked="0" layoutInCell="1" allowOverlap="1" wp14:anchorId="3DC0B7A1" wp14:editId="25517D0C">
                <wp:simplePos x="0" y="0"/>
                <wp:positionH relativeFrom="column">
                  <wp:posOffset>271145</wp:posOffset>
                </wp:positionH>
                <wp:positionV relativeFrom="paragraph">
                  <wp:posOffset>669290</wp:posOffset>
                </wp:positionV>
                <wp:extent cx="3322320" cy="433705"/>
                <wp:effectExtent l="12700" t="12700" r="17780" b="10795"/>
                <wp:wrapTopAndBottom/>
                <wp:docPr id="1585855236" name="Kotak Teks 1"/>
                <wp:cNvGraphicFramePr/>
                <a:graphic xmlns:a="http://schemas.openxmlformats.org/drawingml/2006/main">
                  <a:graphicData uri="http://schemas.microsoft.com/office/word/2010/wordprocessingShape">
                    <wps:wsp>
                      <wps:cNvSpPr txBox="1"/>
                      <wps:spPr>
                        <a:xfrm>
                          <a:off x="0" y="0"/>
                          <a:ext cx="3322320" cy="433705"/>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26F56845" w14:textId="77777777" w:rsidR="00890530" w:rsidRDefault="00890530" w:rsidP="00890530">
                            <w:pPr>
                              <w:ind w:left="426"/>
                              <w:rPr>
                                <w:rFonts w:ascii="Courier" w:hAnsi="Courier"/>
                                <w:sz w:val="14"/>
                                <w:szCs w:val="14"/>
                              </w:rPr>
                            </w:pPr>
                            <w:r w:rsidRPr="008504B6">
                              <w:rPr>
                                <w:rFonts w:ascii="Courier" w:hAnsi="Courier"/>
                                <w:sz w:val="14"/>
                                <w:szCs w:val="14"/>
                              </w:rPr>
                              <w:t>tokens = word_tokenize(text_stripped)</w:t>
                            </w:r>
                          </w:p>
                          <w:p w14:paraId="2FADD53E"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3ADA6B83" w14:textId="77777777" w:rsidR="00890530" w:rsidRPr="003333C7"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print(tokens)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0B7A1" id="_x0000_s1029" type="#_x0000_t202" style="position:absolute;left:0;text-align:left;margin-left:21.35pt;margin-top:52.7pt;width:261.6pt;height:34.15pt;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" fillcolor="white [3212]" strokecolor="#d6e3bc [1302]" strokeweight="2pt">
                <v:stroke opacity="46003f"/>
                <v:textbox>
                  <w:txbxContent>
                    <w:p w14:paraId="26F56845" w14:textId="77777777" w:rsidR="00890530" w:rsidRDefault="00890530" w:rsidP="00890530">
                      <w:pPr>
                        <w:ind w:left="426"/>
                        <w:rPr>
                          <w:rFonts w:ascii="Courier" w:hAnsi="Courier"/>
                          <w:sz w:val="14"/>
                          <w:szCs w:val="14"/>
                        </w:rPr>
                      </w:pPr>
                      <w:r w:rsidRPr="008504B6">
                        <w:rPr>
                          <w:rFonts w:ascii="Courier" w:hAnsi="Courier"/>
                          <w:sz w:val="14"/>
                          <w:szCs w:val="14"/>
                        </w:rPr>
                        <w:t xml:space="preserve">tokens = </w:t>
                      </w:r>
                      <w:proofErr w:type="spellStart"/>
                      <w:r w:rsidRPr="008504B6">
                        <w:rPr>
                          <w:rFonts w:ascii="Courier" w:hAnsi="Courier"/>
                          <w:sz w:val="14"/>
                          <w:szCs w:val="14"/>
                        </w:rPr>
                        <w:t>word_tokenize</w:t>
                      </w:r>
                      <w:proofErr w:type="spellEnd"/>
                      <w:r w:rsidRPr="008504B6">
                        <w:rPr>
                          <w:rFonts w:ascii="Courier" w:hAnsi="Courier"/>
                          <w:sz w:val="14"/>
                          <w:szCs w:val="14"/>
                        </w:rPr>
                        <w:t>(</w:t>
                      </w:r>
                      <w:proofErr w:type="spellStart"/>
                      <w:r w:rsidRPr="008504B6">
                        <w:rPr>
                          <w:rFonts w:ascii="Courier" w:hAnsi="Courier"/>
                          <w:sz w:val="14"/>
                          <w:szCs w:val="14"/>
                        </w:rPr>
                        <w:t>text_stripped</w:t>
                      </w:r>
                      <w:proofErr w:type="spellEnd"/>
                      <w:r w:rsidRPr="008504B6">
                        <w:rPr>
                          <w:rFonts w:ascii="Courier" w:hAnsi="Courier"/>
                          <w:sz w:val="14"/>
                          <w:szCs w:val="14"/>
                        </w:rPr>
                        <w:t>)</w:t>
                      </w:r>
                    </w:p>
                    <w:p w14:paraId="2FADD53E"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3ADA6B83" w14:textId="77777777" w:rsidR="00890530" w:rsidRPr="003333C7"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print(tokens)</w:t>
                      </w:r>
                    </w:p>
                  </w:txbxContent>
                </v:textbox>
                <w10:wrap type="topAndBottom"/>
              </v:shape>
            </w:pict>
          </mc:Fallback>
        </mc:AlternateContent>
      </w:r>
      <w:r w:rsidRPr="009404BB">
        <w:rPr>
          <w:rFonts w:eastAsia="Calibri"/>
          <w:spacing w:val="-2"/>
          <w:lang w:val="en-ID"/>
        </w:rPr>
        <w:t xml:space="preserve">Tokenizing adalah proses memecah kalimat menjadi beberapa bagian berdasarkan kata penyusunnya. Setiap kata hasil tokenizing akan menjadi kata kunci yang akan </w:t>
      </w:r>
      <w:r w:rsidRPr="009404BB">
        <w:rPr>
          <w:rFonts w:eastAsia="Calibri"/>
          <w:spacing w:val="-2"/>
          <w:lang w:val="en-ID"/>
        </w:rPr>
        <w:lastRenderedPageBreak/>
        <w:t>dibandingkan dengan kata kunci yang ada di database.</w:t>
      </w:r>
    </w:p>
    <w:p w14:paraId="5798AE56" w14:textId="77777777" w:rsidR="00890530" w:rsidRPr="009404BB" w:rsidRDefault="00890530" w:rsidP="00890530">
      <w:pPr>
        <w:pStyle w:val="BodyText"/>
        <w:ind w:right="461"/>
        <w:jc w:val="both"/>
      </w:pPr>
    </w:p>
    <w:p w14:paraId="176503DE" w14:textId="77777777" w:rsidR="00890530" w:rsidRPr="009404BB" w:rsidRDefault="00890530" w:rsidP="00890530">
      <w:pPr>
        <w:pStyle w:val="Caption"/>
        <w:jc w:val="center"/>
        <w:rPr>
          <w:b/>
          <w:bCs/>
          <w:i w:val="0"/>
          <w:iCs w:val="0"/>
          <w:sz w:val="20"/>
          <w:szCs w:val="20"/>
        </w:rPr>
      </w:pPr>
      <w:bookmarkStart w:id="80" w:name="_Toc187666665"/>
      <w:bookmarkStart w:id="81" w:name="_Toc187668442"/>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Pr>
          <w:b/>
          <w:bCs/>
          <w:i w:val="0"/>
          <w:iCs w:val="0"/>
          <w:noProof/>
          <w:color w:val="000000" w:themeColor="text1"/>
          <w:sz w:val="20"/>
          <w:szCs w:val="20"/>
        </w:rPr>
        <w:t>6</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Potongan kode proses tokenizing</w:t>
      </w:r>
      <w:bookmarkEnd w:id="80"/>
      <w:bookmarkEnd w:id="81"/>
    </w:p>
    <w:p w14:paraId="19522156" w14:textId="77777777" w:rsidR="00890530" w:rsidRPr="009404BB" w:rsidRDefault="00890530" w:rsidP="00890530">
      <w:pPr>
        <w:pStyle w:val="BodyText"/>
        <w:ind w:left="142" w:right="461"/>
        <w:jc w:val="center"/>
      </w:pPr>
    </w:p>
    <w:p w14:paraId="7ED590DE" w14:textId="77777777" w:rsidR="00890530" w:rsidRPr="009404BB" w:rsidRDefault="00890530" w:rsidP="00890530">
      <w:pPr>
        <w:pStyle w:val="BodyText"/>
        <w:tabs>
          <w:tab w:val="center" w:pos="426"/>
        </w:tabs>
        <w:ind w:left="285" w:right="461" w:firstLine="141"/>
        <w:jc w:val="both"/>
        <w:rPr>
          <w:rFonts w:eastAsia="Calibri"/>
          <w:b/>
          <w:bCs/>
          <w:spacing w:val="-2"/>
          <w:lang w:val="en-ID"/>
        </w:rPr>
      </w:pPr>
      <w:r w:rsidRPr="009404BB">
        <w:rPr>
          <w:rFonts w:eastAsia="Calibri"/>
          <w:b/>
          <w:bCs/>
          <w:spacing w:val="-2"/>
          <w:lang w:val="en-ID"/>
        </w:rPr>
        <w:t>e. Filtering</w:t>
      </w:r>
    </w:p>
    <w:p w14:paraId="6223906E" w14:textId="77777777" w:rsidR="00890530" w:rsidRPr="0009639D" w:rsidRDefault="00890530" w:rsidP="00890530">
      <w:pPr>
        <w:pStyle w:val="BodyText"/>
        <w:ind w:left="426" w:right="461" w:firstLine="141"/>
        <w:jc w:val="both"/>
        <w:rPr>
          <w:rFonts w:eastAsia="Calibri"/>
          <w:spacing w:val="-2"/>
          <w:lang w:val="en-ID"/>
        </w:rPr>
      </w:pPr>
      <w:r w:rsidRPr="009404BB">
        <w:rPr>
          <w:noProof/>
        </w:rPr>
        <mc:AlternateContent>
          <mc:Choice Requires="wps">
            <w:drawing>
              <wp:anchor distT="0" distB="0" distL="114300" distR="114300" simplePos="0" relativeHeight="251755008" behindDoc="0" locked="0" layoutInCell="1" allowOverlap="1" wp14:anchorId="4236FBDE" wp14:editId="52694A91">
                <wp:simplePos x="0" y="0"/>
                <wp:positionH relativeFrom="column">
                  <wp:posOffset>90805</wp:posOffset>
                </wp:positionH>
                <wp:positionV relativeFrom="paragraph">
                  <wp:posOffset>732155</wp:posOffset>
                </wp:positionV>
                <wp:extent cx="3502660" cy="673100"/>
                <wp:effectExtent l="12700" t="12700" r="15240" b="12700"/>
                <wp:wrapTopAndBottom/>
                <wp:docPr id="840219718" name="Kotak Teks 1"/>
                <wp:cNvGraphicFramePr/>
                <a:graphic xmlns:a="http://schemas.openxmlformats.org/drawingml/2006/main">
                  <a:graphicData uri="http://schemas.microsoft.com/office/word/2010/wordprocessingShape">
                    <wps:wsp>
                      <wps:cNvSpPr txBox="1"/>
                      <wps:spPr>
                        <a:xfrm>
                          <a:off x="0" y="0"/>
                          <a:ext cx="3502660" cy="673100"/>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685B5F13" w14:textId="77777777" w:rsidR="00890530" w:rsidRDefault="00890530" w:rsidP="00890530">
                            <w:pPr>
                              <w:ind w:left="426"/>
                              <w:rPr>
                                <w:rFonts w:ascii="Courier" w:hAnsi="Courier"/>
                                <w:sz w:val="14"/>
                                <w:szCs w:val="14"/>
                              </w:rPr>
                            </w:pPr>
                            <w:r w:rsidRPr="008504B6">
                              <w:rPr>
                                <w:rFonts w:ascii="Courier" w:hAnsi="Courier"/>
                                <w:sz w:val="14"/>
                                <w:szCs w:val="14"/>
                              </w:rPr>
                              <w:t>stop_words = set(stopwords.words('indonesian'))</w:t>
                            </w:r>
                          </w:p>
                          <w:p w14:paraId="145B379E" w14:textId="77777777" w:rsidR="00890530" w:rsidRDefault="00890530" w:rsidP="00890530">
                            <w:pPr>
                              <w:ind w:left="426"/>
                              <w:rPr>
                                <w:rFonts w:ascii="Courier" w:hAnsi="Courier"/>
                                <w:sz w:val="14"/>
                                <w:szCs w:val="14"/>
                              </w:rPr>
                            </w:pPr>
                            <w:r w:rsidRPr="008504B6">
                              <w:rPr>
                                <w:rFonts w:ascii="Courier" w:hAnsi="Courier"/>
                                <w:sz w:val="14"/>
                                <w:szCs w:val="14"/>
                              </w:rPr>
                              <w:t>filtered_tokens = [word for word in tokens if word not in stop_words]</w:t>
                            </w:r>
                          </w:p>
                          <w:p w14:paraId="0A716877"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3BC15C52" w14:textId="77777777" w:rsidR="00890530" w:rsidRPr="003333C7"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print(filtered</w:t>
                            </w:r>
                            <w:r w:rsidRPr="008504B6">
                              <w:rPr>
                                <w:rFonts w:ascii="Courier" w:hAnsi="Courier"/>
                                <w:sz w:val="14"/>
                                <w:szCs w:val="14"/>
                              </w:rPr>
                              <w:t>_</w:t>
                            </w:r>
                            <w:r>
                              <w:rPr>
                                <w:rFonts w:ascii="Courier" w:hAnsi="Courier"/>
                                <w:sz w:val="14"/>
                                <w:szCs w:val="14"/>
                              </w:rPr>
                              <w:t>tokens)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6FBDE" id="_x0000_s1030" type="#_x0000_t202" style="position:absolute;left:0;text-align:left;margin-left:7.15pt;margin-top:57.65pt;width:275.8pt;height:53pt;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" fillcolor="white [3212]" strokecolor="#d6e3bc [1302]" strokeweight="2pt">
                <v:stroke opacity="46003f"/>
                <v:textbox>
                  <w:txbxContent>
                    <w:p w14:paraId="685B5F13" w14:textId="77777777" w:rsidR="00890530" w:rsidRDefault="00890530" w:rsidP="00890530">
                      <w:pPr>
                        <w:ind w:left="426"/>
                        <w:rPr>
                          <w:rFonts w:ascii="Courier" w:hAnsi="Courier"/>
                          <w:sz w:val="14"/>
                          <w:szCs w:val="14"/>
                        </w:rPr>
                      </w:pPr>
                      <w:proofErr w:type="spellStart"/>
                      <w:r w:rsidRPr="008504B6">
                        <w:rPr>
                          <w:rFonts w:ascii="Courier" w:hAnsi="Courier"/>
                          <w:sz w:val="14"/>
                          <w:szCs w:val="14"/>
                        </w:rPr>
                        <w:t>stop_words</w:t>
                      </w:r>
                      <w:proofErr w:type="spellEnd"/>
                      <w:r w:rsidRPr="008504B6">
                        <w:rPr>
                          <w:rFonts w:ascii="Courier" w:hAnsi="Courier"/>
                          <w:sz w:val="14"/>
                          <w:szCs w:val="14"/>
                        </w:rPr>
                        <w:t xml:space="preserve"> = set(</w:t>
                      </w:r>
                      <w:proofErr w:type="spellStart"/>
                      <w:r w:rsidRPr="008504B6">
                        <w:rPr>
                          <w:rFonts w:ascii="Courier" w:hAnsi="Courier"/>
                          <w:sz w:val="14"/>
                          <w:szCs w:val="14"/>
                        </w:rPr>
                        <w:t>stopwords.words</w:t>
                      </w:r>
                      <w:proofErr w:type="spellEnd"/>
                      <w:r w:rsidRPr="008504B6">
                        <w:rPr>
                          <w:rFonts w:ascii="Courier" w:hAnsi="Courier"/>
                          <w:sz w:val="14"/>
                          <w:szCs w:val="14"/>
                        </w:rPr>
                        <w:t>('</w:t>
                      </w:r>
                      <w:proofErr w:type="spellStart"/>
                      <w:r w:rsidRPr="008504B6">
                        <w:rPr>
                          <w:rFonts w:ascii="Courier" w:hAnsi="Courier"/>
                          <w:sz w:val="14"/>
                          <w:szCs w:val="14"/>
                        </w:rPr>
                        <w:t>indonesian</w:t>
                      </w:r>
                      <w:proofErr w:type="spellEnd"/>
                      <w:r w:rsidRPr="008504B6">
                        <w:rPr>
                          <w:rFonts w:ascii="Courier" w:hAnsi="Courier"/>
                          <w:sz w:val="14"/>
                          <w:szCs w:val="14"/>
                        </w:rPr>
                        <w:t>'))</w:t>
                      </w:r>
                    </w:p>
                    <w:p w14:paraId="145B379E" w14:textId="77777777" w:rsidR="00890530" w:rsidRDefault="00890530" w:rsidP="00890530">
                      <w:pPr>
                        <w:ind w:left="426"/>
                        <w:rPr>
                          <w:rFonts w:ascii="Courier" w:hAnsi="Courier"/>
                          <w:sz w:val="14"/>
                          <w:szCs w:val="14"/>
                        </w:rPr>
                      </w:pPr>
                      <w:proofErr w:type="spellStart"/>
                      <w:r w:rsidRPr="008504B6">
                        <w:rPr>
                          <w:rFonts w:ascii="Courier" w:hAnsi="Courier"/>
                          <w:sz w:val="14"/>
                          <w:szCs w:val="14"/>
                        </w:rPr>
                        <w:t>filtered_tokens</w:t>
                      </w:r>
                      <w:proofErr w:type="spellEnd"/>
                      <w:r w:rsidRPr="008504B6">
                        <w:rPr>
                          <w:rFonts w:ascii="Courier" w:hAnsi="Courier"/>
                          <w:sz w:val="14"/>
                          <w:szCs w:val="14"/>
                        </w:rPr>
                        <w:t xml:space="preserve"> = [word for word in tokens if word not in stop_words]</w:t>
                      </w:r>
                    </w:p>
                    <w:p w14:paraId="0A716877"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3BC15C52" w14:textId="77777777" w:rsidR="00890530" w:rsidRPr="003333C7"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print(filtered</w:t>
                      </w:r>
                      <w:r w:rsidRPr="008504B6">
                        <w:rPr>
                          <w:rFonts w:ascii="Courier" w:hAnsi="Courier"/>
                          <w:sz w:val="14"/>
                          <w:szCs w:val="14"/>
                        </w:rPr>
                        <w:t>_</w:t>
                      </w:r>
                      <w:r>
                        <w:rPr>
                          <w:rFonts w:ascii="Courier" w:hAnsi="Courier"/>
                          <w:sz w:val="14"/>
                          <w:szCs w:val="14"/>
                        </w:rPr>
                        <w:t>tokens)</w:t>
                      </w:r>
                    </w:p>
                  </w:txbxContent>
                </v:textbox>
                <w10:wrap type="topAndBottom"/>
              </v:shape>
            </w:pict>
          </mc:Fallback>
        </mc:AlternateContent>
      </w:r>
      <w:r w:rsidRPr="009404BB">
        <w:rPr>
          <w:rFonts w:eastAsia="Calibri"/>
          <w:spacing w:val="-2"/>
          <w:lang w:val="en-ID"/>
        </w:rPr>
        <w:t>Filtering adalah langkah untuk menyaring kata-kata penting dari sebuah kalimat. Kata-kata ini kemudian dibandingkan dengan daftar stopwords—kata umum seperti ‘yang’, ‘dan’, ‘di’, atau ‘dari’—yang dianggap tidak memiliki nilai informasi.</w:t>
      </w:r>
    </w:p>
    <w:p w14:paraId="0968A880" w14:textId="77777777" w:rsidR="00890530" w:rsidRPr="0009639D" w:rsidRDefault="00890530" w:rsidP="00890530">
      <w:pPr>
        <w:pStyle w:val="Caption"/>
        <w:jc w:val="center"/>
        <w:rPr>
          <w:b/>
          <w:bCs/>
          <w:i w:val="0"/>
          <w:iCs w:val="0"/>
          <w:spacing w:val="-2"/>
          <w:sz w:val="20"/>
          <w:szCs w:val="20"/>
        </w:rPr>
      </w:pPr>
      <w:bookmarkStart w:id="82" w:name="_Toc187666666"/>
      <w:bookmarkStart w:id="83" w:name="_Toc187668443"/>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Pr>
          <w:b/>
          <w:bCs/>
          <w:i w:val="0"/>
          <w:iCs w:val="0"/>
          <w:noProof/>
          <w:color w:val="000000" w:themeColor="text1"/>
          <w:sz w:val="20"/>
          <w:szCs w:val="20"/>
        </w:rPr>
        <w:t>7</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Potongan kode proses filtering</w:t>
      </w:r>
      <w:bookmarkEnd w:id="82"/>
      <w:bookmarkEnd w:id="83"/>
    </w:p>
    <w:p w14:paraId="0F14F67E" w14:textId="77777777" w:rsidR="00890530" w:rsidRPr="009404BB" w:rsidRDefault="00890530" w:rsidP="00890530">
      <w:pPr>
        <w:pStyle w:val="BodyText"/>
        <w:ind w:left="285" w:right="461" w:firstLine="141"/>
        <w:jc w:val="both"/>
        <w:rPr>
          <w:rFonts w:eastAsia="Calibri"/>
          <w:b/>
          <w:bCs/>
          <w:spacing w:val="-2"/>
          <w:lang w:val="en-ID"/>
        </w:rPr>
      </w:pPr>
      <w:r w:rsidRPr="009404BB">
        <w:rPr>
          <w:rFonts w:eastAsia="Calibri"/>
          <w:b/>
          <w:bCs/>
          <w:spacing w:val="-2"/>
          <w:lang w:val="en-ID"/>
        </w:rPr>
        <w:t>f. Stemming</w:t>
      </w:r>
    </w:p>
    <w:p w14:paraId="3240F7E5" w14:textId="77777777" w:rsidR="00890530" w:rsidRPr="009404BB" w:rsidRDefault="00890530" w:rsidP="00890530">
      <w:pPr>
        <w:pStyle w:val="BodyText"/>
        <w:ind w:left="285" w:right="461" w:firstLine="141"/>
        <w:jc w:val="both"/>
        <w:rPr>
          <w:rFonts w:eastAsia="Calibri"/>
          <w:spacing w:val="-2"/>
          <w:lang w:val="en-ID"/>
        </w:rPr>
      </w:pPr>
      <w:r w:rsidRPr="009404BB">
        <w:rPr>
          <w:rFonts w:eastAsia="Calibri"/>
          <w:spacing w:val="-2"/>
          <w:lang w:val="en-ID"/>
        </w:rPr>
        <w:t xml:space="preserve">Stemming dilakukan untuk menghapus imbuhan pada kata, sehingga diperoleh kata dasar. Hal ini penting karena satu kata dapat memiliki berbagai bentuk tergantung konteksnya, dan kata kunci dalam database hanya berisi kata-kata dasar untuk </w:t>
      </w:r>
      <w:r w:rsidRPr="009404BB">
        <w:rPr>
          <w:noProof/>
        </w:rPr>
        <mc:AlternateContent>
          <mc:Choice Requires="wps">
            <w:drawing>
              <wp:anchor distT="0" distB="0" distL="114300" distR="114300" simplePos="0" relativeHeight="251756032" behindDoc="0" locked="0" layoutInCell="1" allowOverlap="1" wp14:anchorId="2C5E6B21" wp14:editId="3D408B48">
                <wp:simplePos x="0" y="0"/>
                <wp:positionH relativeFrom="column">
                  <wp:posOffset>64770</wp:posOffset>
                </wp:positionH>
                <wp:positionV relativeFrom="paragraph">
                  <wp:posOffset>593090</wp:posOffset>
                </wp:positionV>
                <wp:extent cx="3477260" cy="673100"/>
                <wp:effectExtent l="12700" t="12700" r="15240" b="12700"/>
                <wp:wrapTopAndBottom/>
                <wp:docPr id="373156105" name="Kotak Teks 1"/>
                <wp:cNvGraphicFramePr/>
                <a:graphic xmlns:a="http://schemas.openxmlformats.org/drawingml/2006/main">
                  <a:graphicData uri="http://schemas.microsoft.com/office/word/2010/wordprocessingShape">
                    <wps:wsp>
                      <wps:cNvSpPr txBox="1"/>
                      <wps:spPr>
                        <a:xfrm>
                          <a:off x="0" y="0"/>
                          <a:ext cx="3477260" cy="673100"/>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03FF8D62" w14:textId="77777777" w:rsidR="00890530" w:rsidRPr="00B54A3E" w:rsidRDefault="00890530" w:rsidP="00890530">
                            <w:pPr>
                              <w:ind w:left="426"/>
                              <w:rPr>
                                <w:rFonts w:ascii="Courier" w:hAnsi="Courier"/>
                                <w:sz w:val="14"/>
                                <w:szCs w:val="14"/>
                              </w:rPr>
                            </w:pPr>
                            <w:r w:rsidRPr="00B54A3E">
                              <w:rPr>
                                <w:rFonts w:ascii="Courier" w:hAnsi="Courier"/>
                                <w:sz w:val="14"/>
                                <w:szCs w:val="14"/>
                              </w:rPr>
                              <w:t>stemmer = StemmerFactory().create_stemmer()</w:t>
                            </w:r>
                          </w:p>
                          <w:p w14:paraId="7DDFA909" w14:textId="77777777" w:rsidR="00890530" w:rsidRDefault="00890530" w:rsidP="00890530">
                            <w:pPr>
                              <w:ind w:left="426"/>
                              <w:rPr>
                                <w:rFonts w:ascii="Courier" w:hAnsi="Courier"/>
                                <w:sz w:val="14"/>
                                <w:szCs w:val="14"/>
                              </w:rPr>
                            </w:pPr>
                            <w:r w:rsidRPr="00B54A3E">
                              <w:rPr>
                                <w:rFonts w:ascii="Courier" w:hAnsi="Courier"/>
                                <w:sz w:val="14"/>
                                <w:szCs w:val="14"/>
                              </w:rPr>
                              <w:t>stemmed_tokens = [stemmer.stem(word) for word in filtered_tokens]</w:t>
                            </w:r>
                          </w:p>
                          <w:p w14:paraId="0864C691"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1D226BBD" w14:textId="77777777" w:rsidR="00890530" w:rsidRPr="003333C7"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w:t>
                            </w:r>
                            <w:r w:rsidRPr="00B54A3E">
                              <w:rPr>
                                <w:rFonts w:ascii="Courier" w:hAnsi="Courier"/>
                                <w:sz w:val="14"/>
                                <w:szCs w:val="14"/>
                              </w:rPr>
                              <w:t>stemmed</w:t>
                            </w:r>
                            <w:r w:rsidRPr="008504B6">
                              <w:rPr>
                                <w:rFonts w:ascii="Courier" w:hAnsi="Courier"/>
                                <w:sz w:val="14"/>
                                <w:szCs w:val="14"/>
                              </w:rPr>
                              <w:t>_</w:t>
                            </w:r>
                            <w:r>
                              <w:rPr>
                                <w:rFonts w:ascii="Courier" w:hAnsi="Courier"/>
                                <w:sz w:val="14"/>
                                <w:szCs w:val="14"/>
                              </w:rPr>
                              <w:t>tokens)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5E6B21" id="_x0000_s1031" type="#_x0000_t202" style="position:absolute;left:0;text-align:left;margin-left:5.1pt;margin-top:46.7pt;width:273.8pt;height:53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" fillcolor="white [3212]" strokecolor="#d6e3bc [1302]" strokeweight="2pt">
                <v:stroke opacity="46003f"/>
                <v:textbox>
                  <w:txbxContent>
                    <w:p w14:paraId="03FF8D62" w14:textId="77777777" w:rsidR="00890530" w:rsidRPr="00B54A3E" w:rsidRDefault="00890530" w:rsidP="00890530">
                      <w:pPr>
                        <w:ind w:left="426"/>
                        <w:rPr>
                          <w:rFonts w:ascii="Courier" w:hAnsi="Courier"/>
                          <w:sz w:val="14"/>
                          <w:szCs w:val="14"/>
                        </w:rPr>
                      </w:pPr>
                      <w:r w:rsidRPr="00B54A3E">
                        <w:rPr>
                          <w:rFonts w:ascii="Courier" w:hAnsi="Courier"/>
                          <w:sz w:val="14"/>
                          <w:szCs w:val="14"/>
                        </w:rPr>
                        <w:t>stemmer = StemmerFactory().create_stemmer()</w:t>
                      </w:r>
                    </w:p>
                    <w:p w14:paraId="7DDFA909" w14:textId="77777777" w:rsidR="00890530" w:rsidRDefault="00890530" w:rsidP="00890530">
                      <w:pPr>
                        <w:ind w:left="426"/>
                        <w:rPr>
                          <w:rFonts w:ascii="Courier" w:hAnsi="Courier"/>
                          <w:sz w:val="14"/>
                          <w:szCs w:val="14"/>
                        </w:rPr>
                      </w:pPr>
                      <w:r w:rsidRPr="00B54A3E">
                        <w:rPr>
                          <w:rFonts w:ascii="Courier" w:hAnsi="Courier"/>
                          <w:sz w:val="14"/>
                          <w:szCs w:val="14"/>
                        </w:rPr>
                        <w:t>stemmed_tokens = [stemmer.stem(word) for word in filtered_tokens]</w:t>
                      </w:r>
                    </w:p>
                    <w:p w14:paraId="0864C691"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1D226BBD" w14:textId="77777777" w:rsidR="00890530" w:rsidRPr="003333C7"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w:t>
                      </w:r>
                      <w:r w:rsidRPr="00B54A3E">
                        <w:rPr>
                          <w:rFonts w:ascii="Courier" w:hAnsi="Courier"/>
                          <w:sz w:val="14"/>
                          <w:szCs w:val="14"/>
                        </w:rPr>
                        <w:t>stemmed</w:t>
                      </w:r>
                      <w:r w:rsidRPr="008504B6">
                        <w:rPr>
                          <w:rFonts w:ascii="Courier" w:hAnsi="Courier"/>
                          <w:sz w:val="14"/>
                          <w:szCs w:val="14"/>
                        </w:rPr>
                        <w:t>_</w:t>
                      </w:r>
                      <w:r>
                        <w:rPr>
                          <w:rFonts w:ascii="Courier" w:hAnsi="Courier"/>
                          <w:sz w:val="14"/>
                          <w:szCs w:val="14"/>
                        </w:rPr>
                        <w:t>tokens)</w:t>
                      </w:r>
                    </w:p>
                  </w:txbxContent>
                </v:textbox>
                <w10:wrap type="topAndBottom"/>
              </v:shape>
            </w:pict>
          </mc:Fallback>
        </mc:AlternateContent>
      </w:r>
      <w:r w:rsidRPr="009404BB">
        <w:rPr>
          <w:rFonts w:eastAsia="Calibri"/>
          <w:spacing w:val="-2"/>
          <w:lang w:val="en-ID"/>
        </w:rPr>
        <w:t>memastikan akurasi pencocokan</w:t>
      </w:r>
      <w:r w:rsidRPr="009404BB">
        <w:t>.</w:t>
      </w:r>
    </w:p>
    <w:p w14:paraId="0172E7E8" w14:textId="77777777" w:rsidR="00890530" w:rsidRPr="009404BB" w:rsidRDefault="00890530" w:rsidP="00890530">
      <w:pPr>
        <w:pStyle w:val="BodyText"/>
        <w:spacing w:before="12"/>
        <w:ind w:right="461"/>
      </w:pPr>
    </w:p>
    <w:p w14:paraId="30376F59" w14:textId="77777777" w:rsidR="00890530" w:rsidRPr="0009639D" w:rsidRDefault="00890530" w:rsidP="00890530">
      <w:pPr>
        <w:pStyle w:val="Caption"/>
        <w:jc w:val="center"/>
        <w:rPr>
          <w:b/>
          <w:bCs/>
          <w:i w:val="0"/>
          <w:iCs w:val="0"/>
          <w:sz w:val="20"/>
          <w:szCs w:val="20"/>
        </w:rPr>
      </w:pPr>
      <w:bookmarkStart w:id="84" w:name="_Toc187666667"/>
      <w:bookmarkStart w:id="85" w:name="_Toc187668444"/>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Pr>
          <w:b/>
          <w:bCs/>
          <w:i w:val="0"/>
          <w:iCs w:val="0"/>
          <w:noProof/>
          <w:color w:val="000000" w:themeColor="text1"/>
          <w:sz w:val="20"/>
          <w:szCs w:val="20"/>
        </w:rPr>
        <w:t>8</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Potongan kode proses stemming</w:t>
      </w:r>
      <w:bookmarkEnd w:id="84"/>
      <w:bookmarkEnd w:id="85"/>
    </w:p>
    <w:p w14:paraId="5669EF25" w14:textId="59B7686C" w:rsidR="00890530" w:rsidRDefault="00890530" w:rsidP="00890530">
      <w:pPr>
        <w:ind w:right="461"/>
        <w:jc w:val="both"/>
        <w:rPr>
          <w:sz w:val="20"/>
          <w:szCs w:val="20"/>
        </w:rPr>
      </w:pPr>
    </w:p>
    <w:p w14:paraId="7625FC76" w14:textId="77777777" w:rsidR="00890530" w:rsidRDefault="00890530" w:rsidP="00890530">
      <w:pPr>
        <w:ind w:right="461"/>
        <w:jc w:val="both"/>
      </w:pPr>
    </w:p>
    <w:p w14:paraId="24A898A0" w14:textId="07118019" w:rsidR="00D53139" w:rsidRDefault="00890530" w:rsidP="00890530">
      <w:pPr>
        <w:rPr>
          <w:b/>
          <w:bCs/>
          <w:sz w:val="20"/>
          <w:szCs w:val="20"/>
        </w:rPr>
      </w:pPr>
      <w:r w:rsidRPr="00510EFC">
        <w:rPr>
          <w:b/>
          <w:sz w:val="20"/>
          <w:szCs w:val="20"/>
        </w:rPr>
        <w:t>3.2.</w:t>
      </w:r>
      <w:r>
        <w:rPr>
          <w:b/>
          <w:sz w:val="20"/>
          <w:szCs w:val="20"/>
        </w:rPr>
        <w:t>3</w:t>
      </w:r>
      <w:r w:rsidRPr="00510EFC">
        <w:rPr>
          <w:b/>
          <w:sz w:val="20"/>
          <w:szCs w:val="20"/>
        </w:rPr>
        <w:t xml:space="preserve"> </w:t>
      </w:r>
      <w:r w:rsidR="00D53139" w:rsidRPr="00D53139">
        <w:rPr>
          <w:b/>
          <w:bCs/>
          <w:sz w:val="20"/>
          <w:szCs w:val="20"/>
        </w:rPr>
        <w:t>C</w:t>
      </w:r>
      <w:r w:rsidR="00D53139">
        <w:rPr>
          <w:b/>
          <w:bCs/>
          <w:sz w:val="20"/>
          <w:szCs w:val="20"/>
        </w:rPr>
        <w:t>HECK</w:t>
      </w:r>
      <w:r w:rsidR="00D53139" w:rsidRPr="00D53139">
        <w:rPr>
          <w:b/>
          <w:bCs/>
          <w:sz w:val="20"/>
          <w:szCs w:val="20"/>
        </w:rPr>
        <w:t xml:space="preserve"> S</w:t>
      </w:r>
      <w:r w:rsidR="00D53139">
        <w:rPr>
          <w:b/>
          <w:bCs/>
          <w:sz w:val="20"/>
          <w:szCs w:val="20"/>
        </w:rPr>
        <w:t>YNONYM</w:t>
      </w:r>
    </w:p>
    <w:p w14:paraId="50493C81" w14:textId="29497AA0" w:rsidR="008B2172" w:rsidRDefault="008B2172" w:rsidP="00890530">
      <w:pPr>
        <w:rPr>
          <w:b/>
          <w:bCs/>
          <w:sz w:val="20"/>
          <w:szCs w:val="20"/>
        </w:rPr>
      </w:pPr>
    </w:p>
    <w:p w14:paraId="19BDF0FB" w14:textId="02F2139C" w:rsidR="008B2172" w:rsidRDefault="008E7309" w:rsidP="00890530">
      <w:pPr>
        <w:rPr>
          <w:b/>
          <w:bCs/>
          <w:sz w:val="20"/>
          <w:szCs w:val="20"/>
        </w:rPr>
      </w:pPr>
      <w:r>
        <w:rPr>
          <w:b/>
          <w:bCs/>
          <w:noProof/>
          <w:sz w:val="20"/>
          <w:szCs w:val="20"/>
        </w:rPr>
        <w:lastRenderedPageBreak/>
        <w:drawing>
          <wp:anchor distT="0" distB="0" distL="114300" distR="114300" simplePos="0" relativeHeight="251760128" behindDoc="0" locked="0" layoutInCell="1" allowOverlap="1" wp14:anchorId="060F6D21" wp14:editId="7380D586">
            <wp:simplePos x="0" y="0"/>
            <wp:positionH relativeFrom="column">
              <wp:posOffset>1328420</wp:posOffset>
            </wp:positionH>
            <wp:positionV relativeFrom="paragraph">
              <wp:posOffset>84455</wp:posOffset>
            </wp:positionV>
            <wp:extent cx="1143000" cy="762000"/>
            <wp:effectExtent l="0" t="0" r="0" b="0"/>
            <wp:wrapSquare wrapText="bothSides"/>
            <wp:docPr id="17996512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51264" name="Picture 1799651264"/>
                    <pic:cNvPicPr/>
                  </pic:nvPicPr>
                  <pic:blipFill>
                    <a:blip r:embed="rId17">
                      <a:extLst>
                        <a:ext uri="{28A0092B-C50C-407E-A947-70E740481C1C}">
                          <a14:useLocalDpi xmlns:a14="http://schemas.microsoft.com/office/drawing/2010/main" val="0"/>
                        </a:ext>
                      </a:extLst>
                    </a:blip>
                    <a:stretch>
                      <a:fillRect/>
                    </a:stretch>
                  </pic:blipFill>
                  <pic:spPr>
                    <a:xfrm>
                      <a:off x="0" y="0"/>
                      <a:ext cx="1143000" cy="762000"/>
                    </a:xfrm>
                    <a:prstGeom prst="rect">
                      <a:avLst/>
                    </a:prstGeom>
                  </pic:spPr>
                </pic:pic>
              </a:graphicData>
            </a:graphic>
            <wp14:sizeRelH relativeFrom="page">
              <wp14:pctWidth>0</wp14:pctWidth>
            </wp14:sizeRelH>
            <wp14:sizeRelV relativeFrom="page">
              <wp14:pctHeight>0</wp14:pctHeight>
            </wp14:sizeRelV>
          </wp:anchor>
        </w:drawing>
      </w:r>
    </w:p>
    <w:p w14:paraId="487247C9" w14:textId="5807DBDB" w:rsidR="008B2172" w:rsidRDefault="008B2172" w:rsidP="00890530">
      <w:pPr>
        <w:rPr>
          <w:b/>
          <w:bCs/>
          <w:sz w:val="20"/>
          <w:szCs w:val="20"/>
        </w:rPr>
      </w:pPr>
    </w:p>
    <w:p w14:paraId="163FA3C2" w14:textId="77777777" w:rsidR="008B2172" w:rsidRDefault="008B2172" w:rsidP="00890530">
      <w:pPr>
        <w:rPr>
          <w:b/>
          <w:bCs/>
          <w:sz w:val="20"/>
          <w:szCs w:val="20"/>
        </w:rPr>
      </w:pPr>
    </w:p>
    <w:p w14:paraId="242BFBFF" w14:textId="77777777" w:rsidR="008B2172" w:rsidRDefault="008B2172" w:rsidP="00890530">
      <w:pPr>
        <w:rPr>
          <w:b/>
          <w:bCs/>
          <w:sz w:val="20"/>
          <w:szCs w:val="20"/>
        </w:rPr>
      </w:pPr>
    </w:p>
    <w:p w14:paraId="05097641" w14:textId="272554AF" w:rsidR="008B2172" w:rsidRDefault="008B2172" w:rsidP="00890530">
      <w:pPr>
        <w:rPr>
          <w:b/>
          <w:bCs/>
          <w:sz w:val="20"/>
          <w:szCs w:val="20"/>
        </w:rPr>
      </w:pPr>
    </w:p>
    <w:p w14:paraId="64F9B705" w14:textId="67E26BC9" w:rsidR="008E7309" w:rsidRDefault="008E7309" w:rsidP="00890530">
      <w:pPr>
        <w:rPr>
          <w:b/>
          <w:bCs/>
          <w:sz w:val="20"/>
          <w:szCs w:val="20"/>
        </w:rPr>
      </w:pPr>
    </w:p>
    <w:p w14:paraId="4A7728D9" w14:textId="3A7AD720" w:rsidR="008B2172" w:rsidRDefault="008B2172" w:rsidP="00890530">
      <w:pPr>
        <w:rPr>
          <w:b/>
          <w:bCs/>
          <w:sz w:val="20"/>
          <w:szCs w:val="20"/>
        </w:rPr>
      </w:pPr>
    </w:p>
    <w:p w14:paraId="476C8954" w14:textId="41780588" w:rsidR="00F25058" w:rsidRPr="0009639D" w:rsidRDefault="00F25058" w:rsidP="00F25058">
      <w:pPr>
        <w:pStyle w:val="Caption"/>
        <w:jc w:val="center"/>
        <w:rPr>
          <w:b/>
          <w:bCs/>
          <w:i w:val="0"/>
          <w:iCs w:val="0"/>
          <w:sz w:val="20"/>
          <w:szCs w:val="20"/>
        </w:rPr>
      </w:pPr>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Pr>
          <w:b/>
          <w:bCs/>
          <w:i w:val="0"/>
          <w:iCs w:val="0"/>
          <w:noProof/>
          <w:color w:val="000000" w:themeColor="text1"/>
          <w:sz w:val="20"/>
          <w:szCs w:val="20"/>
        </w:rPr>
        <w:t>8</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r>
        <w:rPr>
          <w:b/>
          <w:bCs/>
          <w:i w:val="0"/>
          <w:iCs w:val="0"/>
          <w:color w:val="000000" w:themeColor="text1"/>
          <w:sz w:val="20"/>
          <w:szCs w:val="20"/>
        </w:rPr>
        <w:t>Check Synonym Query Input</w:t>
      </w:r>
    </w:p>
    <w:p w14:paraId="762AAA5B" w14:textId="0F1DEFFC" w:rsidR="0018470F" w:rsidRDefault="00890530" w:rsidP="00470169">
      <w:pPr>
        <w:spacing w:line="276" w:lineRule="auto"/>
        <w:ind w:right="461"/>
        <w:jc w:val="both"/>
        <w:rPr>
          <w:sz w:val="20"/>
          <w:szCs w:val="20"/>
        </w:rPr>
      </w:pPr>
      <w:r>
        <w:tab/>
      </w:r>
      <w:r w:rsidR="00F25058" w:rsidRPr="003231AC">
        <w:rPr>
          <w:sz w:val="20"/>
          <w:szCs w:val="20"/>
          <w:highlight w:val="yellow"/>
        </w:rPr>
        <w:t>Gambar 3.5</w:t>
      </w:r>
      <w:r w:rsidR="00F25058" w:rsidRPr="00470169">
        <w:rPr>
          <w:sz w:val="20"/>
          <w:szCs w:val="20"/>
        </w:rPr>
        <w:t xml:space="preserve"> </w:t>
      </w:r>
      <w:r w:rsidR="00470169">
        <w:rPr>
          <w:sz w:val="20"/>
          <w:szCs w:val="20"/>
        </w:rPr>
        <w:t>p</w:t>
      </w:r>
      <w:r w:rsidR="00470169" w:rsidRPr="00470169">
        <w:rPr>
          <w:sz w:val="20"/>
          <w:szCs w:val="20"/>
        </w:rPr>
        <w:t xml:space="preserve">roses check synonym pada query input pengguna adalah langkah verifikasi padanan kata yang diterapkan setelah fase tokenisasi. Jika sistem mengidentifikasi adanya sinonim untuk token-token yang dimasukkan pengguna, sebuah array baru akan dialokasikan untuk menampung token-token sinonim tersebut. Kemudian, token asli dari query input pengguna dan token sinonimnya akan diteruskan untuk pemrosesan lebih lanjut, yang </w:t>
      </w:r>
      <w:r w:rsidR="00470169">
        <w:rPr>
          <w:sz w:val="20"/>
          <w:szCs w:val="20"/>
        </w:rPr>
        <w:t>pada akhirnya</w:t>
      </w:r>
      <w:r w:rsidR="00470169" w:rsidRPr="00470169">
        <w:rPr>
          <w:sz w:val="20"/>
          <w:szCs w:val="20"/>
        </w:rPr>
        <w:t xml:space="preserve"> adalah </w:t>
      </w:r>
      <w:r w:rsidR="00470169">
        <w:rPr>
          <w:sz w:val="20"/>
          <w:szCs w:val="20"/>
        </w:rPr>
        <w:t>digunakan</w:t>
      </w:r>
      <w:r w:rsidR="00470169" w:rsidRPr="00470169">
        <w:rPr>
          <w:sz w:val="20"/>
          <w:szCs w:val="20"/>
        </w:rPr>
        <w:t xml:space="preserve"> untuk perhitungan cosine similarity guna menentukan jawaban yang paling cocok.</w:t>
      </w:r>
    </w:p>
    <w:p w14:paraId="770720C4" w14:textId="77777777" w:rsidR="00B93641" w:rsidRDefault="00B93641" w:rsidP="00B93641">
      <w:pPr>
        <w:pStyle w:val="BodyText"/>
        <w:spacing w:before="4"/>
      </w:pPr>
    </w:p>
    <w:p w14:paraId="6780FDD4" w14:textId="77777777" w:rsidR="00B93641" w:rsidRDefault="00B93641" w:rsidP="00B93641">
      <w:pPr>
        <w:ind w:left="-1" w:right="290"/>
        <w:jc w:val="center"/>
        <w:rPr>
          <w:b/>
          <w:sz w:val="18"/>
        </w:rPr>
      </w:pPr>
      <w:r>
        <w:rPr>
          <w:b/>
          <w:sz w:val="18"/>
        </w:rPr>
        <w:t>Tabel</w:t>
      </w:r>
      <w:r>
        <w:rPr>
          <w:b/>
          <w:spacing w:val="-4"/>
          <w:sz w:val="18"/>
        </w:rPr>
        <w:t xml:space="preserve"> </w:t>
      </w:r>
      <w:r>
        <w:rPr>
          <w:b/>
          <w:sz w:val="18"/>
        </w:rPr>
        <w:t>3.2</w:t>
      </w:r>
      <w:r>
        <w:rPr>
          <w:b/>
          <w:spacing w:val="-3"/>
          <w:sz w:val="18"/>
        </w:rPr>
        <w:t xml:space="preserve"> </w:t>
      </w:r>
      <w:r>
        <w:rPr>
          <w:b/>
          <w:sz w:val="18"/>
        </w:rPr>
        <w:t>Sampel</w:t>
      </w:r>
      <w:r>
        <w:rPr>
          <w:b/>
          <w:spacing w:val="-2"/>
          <w:sz w:val="18"/>
        </w:rPr>
        <w:t xml:space="preserve"> </w:t>
      </w:r>
      <w:r>
        <w:rPr>
          <w:b/>
          <w:sz w:val="18"/>
        </w:rPr>
        <w:t xml:space="preserve">Data </w:t>
      </w:r>
      <w:r>
        <w:rPr>
          <w:b/>
          <w:spacing w:val="-2"/>
          <w:sz w:val="18"/>
        </w:rPr>
        <w:t>Sinonim</w:t>
      </w:r>
    </w:p>
    <w:p w14:paraId="5A96AD51" w14:textId="77777777" w:rsidR="00B93641" w:rsidRDefault="00B93641" w:rsidP="00B93641">
      <w:pPr>
        <w:pStyle w:val="BodyText"/>
        <w:spacing w:before="72"/>
        <w:rPr>
          <w:b/>
        </w:rPr>
      </w:pPr>
    </w:p>
    <w:tbl>
      <w:tblPr>
        <w:tblW w:w="538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6"/>
        <w:gridCol w:w="2252"/>
        <w:gridCol w:w="2499"/>
      </w:tblGrid>
      <w:tr w:rsidR="00B93641" w14:paraId="08E6F9FE" w14:textId="77777777" w:rsidTr="00B93641">
        <w:trPr>
          <w:trHeight w:val="230"/>
        </w:trPr>
        <w:tc>
          <w:tcPr>
            <w:tcW w:w="636" w:type="dxa"/>
          </w:tcPr>
          <w:p w14:paraId="6183ED91" w14:textId="77777777" w:rsidR="00B93641" w:rsidRDefault="00B93641" w:rsidP="004D4DAA">
            <w:pPr>
              <w:pStyle w:val="TableParagraph"/>
              <w:spacing w:line="210" w:lineRule="exact"/>
              <w:ind w:left="139"/>
              <w:rPr>
                <w:b/>
                <w:sz w:val="20"/>
              </w:rPr>
            </w:pPr>
            <w:r>
              <w:rPr>
                <w:b/>
                <w:spacing w:val="-5"/>
                <w:sz w:val="20"/>
              </w:rPr>
              <w:t>No</w:t>
            </w:r>
          </w:p>
        </w:tc>
        <w:tc>
          <w:tcPr>
            <w:tcW w:w="2252" w:type="dxa"/>
          </w:tcPr>
          <w:p w14:paraId="1D3DB828" w14:textId="77777777" w:rsidR="00B93641" w:rsidRDefault="00B93641" w:rsidP="004D4DAA">
            <w:pPr>
              <w:pStyle w:val="TableParagraph"/>
              <w:spacing w:line="210" w:lineRule="exact"/>
              <w:ind w:left="546"/>
              <w:rPr>
                <w:b/>
                <w:sz w:val="20"/>
              </w:rPr>
            </w:pPr>
            <w:r>
              <w:rPr>
                <w:b/>
                <w:sz w:val="20"/>
              </w:rPr>
              <w:t>Daftar</w:t>
            </w:r>
            <w:r>
              <w:rPr>
                <w:b/>
                <w:spacing w:val="-4"/>
                <w:sz w:val="20"/>
              </w:rPr>
              <w:t xml:space="preserve"> Kata</w:t>
            </w:r>
          </w:p>
        </w:tc>
        <w:tc>
          <w:tcPr>
            <w:tcW w:w="2499" w:type="dxa"/>
          </w:tcPr>
          <w:p w14:paraId="63CEA042" w14:textId="77777777" w:rsidR="00B93641" w:rsidRDefault="00B93641" w:rsidP="004D4DAA">
            <w:pPr>
              <w:pStyle w:val="TableParagraph"/>
              <w:spacing w:line="210" w:lineRule="exact"/>
              <w:ind w:right="103"/>
              <w:jc w:val="center"/>
              <w:rPr>
                <w:b/>
                <w:sz w:val="20"/>
              </w:rPr>
            </w:pPr>
            <w:r>
              <w:rPr>
                <w:b/>
                <w:spacing w:val="-2"/>
                <w:sz w:val="20"/>
              </w:rPr>
              <w:t>Sinonim</w:t>
            </w:r>
          </w:p>
        </w:tc>
      </w:tr>
      <w:tr w:rsidR="00B93641" w14:paraId="3EEAD012" w14:textId="77777777" w:rsidTr="00B93641">
        <w:trPr>
          <w:trHeight w:val="299"/>
        </w:trPr>
        <w:tc>
          <w:tcPr>
            <w:tcW w:w="636" w:type="dxa"/>
          </w:tcPr>
          <w:p w14:paraId="20113BF9" w14:textId="77777777" w:rsidR="00B93641" w:rsidRDefault="00B93641" w:rsidP="004D4DAA">
            <w:pPr>
              <w:pStyle w:val="TableParagraph"/>
              <w:ind w:left="107"/>
              <w:rPr>
                <w:sz w:val="20"/>
              </w:rPr>
            </w:pPr>
            <w:r>
              <w:rPr>
                <w:spacing w:val="-10"/>
                <w:sz w:val="20"/>
              </w:rPr>
              <w:t>1</w:t>
            </w:r>
          </w:p>
        </w:tc>
        <w:tc>
          <w:tcPr>
            <w:tcW w:w="2252" w:type="dxa"/>
          </w:tcPr>
          <w:p w14:paraId="503689DC" w14:textId="09F72218" w:rsidR="00B93641" w:rsidRDefault="00B93641" w:rsidP="004D4DAA">
            <w:pPr>
              <w:pStyle w:val="TableParagraph"/>
              <w:ind w:left="107"/>
              <w:rPr>
                <w:sz w:val="20"/>
              </w:rPr>
            </w:pPr>
            <w:r>
              <w:rPr>
                <w:spacing w:val="-2"/>
                <w:sz w:val="20"/>
              </w:rPr>
              <w:t>registrasi</w:t>
            </w:r>
          </w:p>
        </w:tc>
        <w:tc>
          <w:tcPr>
            <w:tcW w:w="2499" w:type="dxa"/>
          </w:tcPr>
          <w:p w14:paraId="5753A4EC" w14:textId="09A87D52" w:rsidR="00B93641" w:rsidRDefault="00B93641" w:rsidP="004D4DAA">
            <w:pPr>
              <w:pStyle w:val="TableParagraph"/>
              <w:ind w:left="107"/>
              <w:rPr>
                <w:sz w:val="20"/>
              </w:rPr>
            </w:pPr>
            <w:r>
              <w:rPr>
                <w:spacing w:val="-2"/>
                <w:sz w:val="20"/>
              </w:rPr>
              <w:t>pendaftaran</w:t>
            </w:r>
          </w:p>
        </w:tc>
      </w:tr>
      <w:tr w:rsidR="00B93641" w14:paraId="077F20DA" w14:textId="77777777" w:rsidTr="00B93641">
        <w:trPr>
          <w:trHeight w:val="299"/>
        </w:trPr>
        <w:tc>
          <w:tcPr>
            <w:tcW w:w="636" w:type="dxa"/>
          </w:tcPr>
          <w:p w14:paraId="513D1050" w14:textId="77777777" w:rsidR="00B93641" w:rsidRDefault="00B93641" w:rsidP="004D4DAA">
            <w:pPr>
              <w:pStyle w:val="TableParagraph"/>
              <w:ind w:left="107"/>
              <w:rPr>
                <w:sz w:val="20"/>
              </w:rPr>
            </w:pPr>
            <w:r>
              <w:rPr>
                <w:spacing w:val="-10"/>
                <w:sz w:val="20"/>
              </w:rPr>
              <w:t>2</w:t>
            </w:r>
          </w:p>
        </w:tc>
        <w:tc>
          <w:tcPr>
            <w:tcW w:w="2252" w:type="dxa"/>
          </w:tcPr>
          <w:p w14:paraId="2EA7BBBC" w14:textId="2E05E006" w:rsidR="00B93641" w:rsidRDefault="00B93641" w:rsidP="004D4DAA">
            <w:pPr>
              <w:pStyle w:val="TableParagraph"/>
              <w:ind w:left="107"/>
              <w:rPr>
                <w:sz w:val="20"/>
              </w:rPr>
            </w:pPr>
            <w:r>
              <w:rPr>
                <w:spacing w:val="-2"/>
                <w:sz w:val="20"/>
              </w:rPr>
              <w:t>login</w:t>
            </w:r>
          </w:p>
        </w:tc>
        <w:tc>
          <w:tcPr>
            <w:tcW w:w="2499" w:type="dxa"/>
          </w:tcPr>
          <w:p w14:paraId="73D9D9A2" w14:textId="0B7B057B" w:rsidR="00B93641" w:rsidRDefault="00B93641" w:rsidP="004D4DAA">
            <w:pPr>
              <w:pStyle w:val="TableParagraph"/>
              <w:ind w:left="107"/>
              <w:rPr>
                <w:sz w:val="20"/>
              </w:rPr>
            </w:pPr>
            <w:r>
              <w:rPr>
                <w:spacing w:val="-2"/>
                <w:sz w:val="20"/>
              </w:rPr>
              <w:t>masuk</w:t>
            </w:r>
          </w:p>
        </w:tc>
      </w:tr>
      <w:tr w:rsidR="00B93641" w14:paraId="67A5FFF2" w14:textId="77777777" w:rsidTr="00B93641">
        <w:trPr>
          <w:trHeight w:val="299"/>
        </w:trPr>
        <w:tc>
          <w:tcPr>
            <w:tcW w:w="636" w:type="dxa"/>
          </w:tcPr>
          <w:p w14:paraId="331C0E8F" w14:textId="77777777" w:rsidR="00B93641" w:rsidRDefault="00B93641" w:rsidP="004D4DAA">
            <w:pPr>
              <w:pStyle w:val="TableParagraph"/>
              <w:ind w:left="107"/>
              <w:rPr>
                <w:sz w:val="20"/>
              </w:rPr>
            </w:pPr>
            <w:r>
              <w:rPr>
                <w:spacing w:val="-10"/>
                <w:sz w:val="20"/>
              </w:rPr>
              <w:t>3</w:t>
            </w:r>
          </w:p>
        </w:tc>
        <w:tc>
          <w:tcPr>
            <w:tcW w:w="2252" w:type="dxa"/>
          </w:tcPr>
          <w:p w14:paraId="566742BD" w14:textId="5DE28D3D" w:rsidR="00B93641" w:rsidRDefault="00B93641" w:rsidP="004D4DAA">
            <w:pPr>
              <w:pStyle w:val="TableParagraph"/>
              <w:ind w:left="107"/>
              <w:rPr>
                <w:sz w:val="20"/>
              </w:rPr>
            </w:pPr>
            <w:r>
              <w:rPr>
                <w:spacing w:val="-2"/>
                <w:sz w:val="20"/>
              </w:rPr>
              <w:t>password</w:t>
            </w:r>
          </w:p>
        </w:tc>
        <w:tc>
          <w:tcPr>
            <w:tcW w:w="2499" w:type="dxa"/>
          </w:tcPr>
          <w:p w14:paraId="52782EBE" w14:textId="21B71063" w:rsidR="00B93641" w:rsidRDefault="00B93641" w:rsidP="004D4DAA">
            <w:pPr>
              <w:pStyle w:val="TableParagraph"/>
              <w:ind w:left="107"/>
              <w:rPr>
                <w:sz w:val="20"/>
              </w:rPr>
            </w:pPr>
            <w:r>
              <w:rPr>
                <w:spacing w:val="-2"/>
                <w:sz w:val="20"/>
              </w:rPr>
              <w:t>kata sandi</w:t>
            </w:r>
          </w:p>
        </w:tc>
      </w:tr>
      <w:tr w:rsidR="00B93641" w14:paraId="39CE594A" w14:textId="77777777" w:rsidTr="00B93641">
        <w:trPr>
          <w:trHeight w:val="300"/>
        </w:trPr>
        <w:tc>
          <w:tcPr>
            <w:tcW w:w="636" w:type="dxa"/>
          </w:tcPr>
          <w:p w14:paraId="6658C758" w14:textId="77777777" w:rsidR="00B93641" w:rsidRDefault="00B93641" w:rsidP="004D4DAA">
            <w:pPr>
              <w:pStyle w:val="TableParagraph"/>
              <w:spacing w:before="1"/>
              <w:ind w:left="107"/>
              <w:rPr>
                <w:sz w:val="20"/>
              </w:rPr>
            </w:pPr>
            <w:r>
              <w:rPr>
                <w:spacing w:val="-10"/>
                <w:sz w:val="20"/>
              </w:rPr>
              <w:t>4</w:t>
            </w:r>
          </w:p>
        </w:tc>
        <w:tc>
          <w:tcPr>
            <w:tcW w:w="2252" w:type="dxa"/>
          </w:tcPr>
          <w:p w14:paraId="76E47267" w14:textId="3D2BCDC3" w:rsidR="00B93641" w:rsidRDefault="00B93641" w:rsidP="004D4DAA">
            <w:pPr>
              <w:pStyle w:val="TableParagraph"/>
              <w:spacing w:before="1"/>
              <w:ind w:left="107"/>
              <w:rPr>
                <w:sz w:val="20"/>
              </w:rPr>
            </w:pPr>
            <w:r>
              <w:rPr>
                <w:spacing w:val="-2"/>
                <w:sz w:val="20"/>
              </w:rPr>
              <w:t>langkah</w:t>
            </w:r>
          </w:p>
        </w:tc>
        <w:tc>
          <w:tcPr>
            <w:tcW w:w="2499" w:type="dxa"/>
          </w:tcPr>
          <w:p w14:paraId="3505C7CA" w14:textId="2DB47A29" w:rsidR="00B93641" w:rsidRDefault="00B93641" w:rsidP="004D4DAA">
            <w:pPr>
              <w:pStyle w:val="TableParagraph"/>
              <w:spacing w:before="1"/>
              <w:ind w:left="107"/>
              <w:rPr>
                <w:sz w:val="20"/>
              </w:rPr>
            </w:pPr>
            <w:r>
              <w:rPr>
                <w:spacing w:val="-2"/>
                <w:sz w:val="20"/>
              </w:rPr>
              <w:t>step</w:t>
            </w:r>
          </w:p>
        </w:tc>
      </w:tr>
      <w:tr w:rsidR="00B93641" w14:paraId="4037D4D7" w14:textId="77777777" w:rsidTr="00B93641">
        <w:trPr>
          <w:trHeight w:val="301"/>
        </w:trPr>
        <w:tc>
          <w:tcPr>
            <w:tcW w:w="636" w:type="dxa"/>
          </w:tcPr>
          <w:p w14:paraId="3C443B9B" w14:textId="77777777" w:rsidR="00B93641" w:rsidRDefault="00B93641" w:rsidP="004D4DAA">
            <w:pPr>
              <w:pStyle w:val="TableParagraph"/>
              <w:ind w:left="107"/>
              <w:rPr>
                <w:sz w:val="20"/>
              </w:rPr>
            </w:pPr>
            <w:r>
              <w:rPr>
                <w:spacing w:val="-10"/>
                <w:sz w:val="20"/>
              </w:rPr>
              <w:t>5</w:t>
            </w:r>
          </w:p>
        </w:tc>
        <w:tc>
          <w:tcPr>
            <w:tcW w:w="2252" w:type="dxa"/>
          </w:tcPr>
          <w:p w14:paraId="20AF8D57" w14:textId="76D70A15" w:rsidR="00B93641" w:rsidRDefault="00B93641" w:rsidP="004D4DAA">
            <w:pPr>
              <w:pStyle w:val="TableParagraph"/>
              <w:ind w:left="107"/>
              <w:rPr>
                <w:sz w:val="20"/>
              </w:rPr>
            </w:pPr>
            <w:r>
              <w:rPr>
                <w:spacing w:val="-2"/>
                <w:sz w:val="20"/>
              </w:rPr>
              <w:t>edit</w:t>
            </w:r>
          </w:p>
        </w:tc>
        <w:tc>
          <w:tcPr>
            <w:tcW w:w="2499" w:type="dxa"/>
          </w:tcPr>
          <w:p w14:paraId="09CE08E4" w14:textId="01E05DE1" w:rsidR="00B93641" w:rsidRDefault="00B93641" w:rsidP="004D4DAA">
            <w:pPr>
              <w:pStyle w:val="TableParagraph"/>
              <w:ind w:left="107"/>
              <w:rPr>
                <w:sz w:val="20"/>
              </w:rPr>
            </w:pPr>
            <w:r>
              <w:rPr>
                <w:spacing w:val="-2"/>
                <w:sz w:val="20"/>
              </w:rPr>
              <w:t>ubah</w:t>
            </w:r>
          </w:p>
        </w:tc>
      </w:tr>
    </w:tbl>
    <w:p w14:paraId="7A731E31" w14:textId="77777777" w:rsidR="00B93641" w:rsidRDefault="00B93641" w:rsidP="00F25058">
      <w:pPr>
        <w:spacing w:line="276" w:lineRule="auto"/>
        <w:ind w:right="461"/>
        <w:jc w:val="both"/>
        <w:rPr>
          <w:sz w:val="20"/>
          <w:szCs w:val="20"/>
        </w:rPr>
      </w:pPr>
    </w:p>
    <w:p w14:paraId="0F99E356" w14:textId="77777777" w:rsidR="00890530" w:rsidRDefault="00890530" w:rsidP="00890530">
      <w:pPr>
        <w:ind w:right="461"/>
        <w:jc w:val="both"/>
      </w:pPr>
    </w:p>
    <w:p w14:paraId="4FC3EE39" w14:textId="299F2CA2" w:rsidR="00D53139" w:rsidRDefault="00890530" w:rsidP="00890530">
      <w:pPr>
        <w:rPr>
          <w:b/>
          <w:bCs/>
          <w:sz w:val="20"/>
          <w:szCs w:val="20"/>
        </w:rPr>
      </w:pPr>
      <w:r w:rsidRPr="00E579B7">
        <w:rPr>
          <w:b/>
          <w:sz w:val="20"/>
          <w:szCs w:val="20"/>
        </w:rPr>
        <w:t xml:space="preserve">3.2.4 </w:t>
      </w:r>
      <w:r w:rsidR="00D53139" w:rsidRPr="00E579B7">
        <w:rPr>
          <w:b/>
          <w:bCs/>
          <w:sz w:val="20"/>
          <w:szCs w:val="20"/>
        </w:rPr>
        <w:t>TEXT VECTORIZING</w:t>
      </w:r>
    </w:p>
    <w:p w14:paraId="5F73D46A" w14:textId="0D22ABC2" w:rsidR="008E7309" w:rsidRDefault="008E7309" w:rsidP="00890530">
      <w:pPr>
        <w:rPr>
          <w:b/>
          <w:bCs/>
          <w:sz w:val="20"/>
          <w:szCs w:val="20"/>
        </w:rPr>
      </w:pPr>
      <w:r>
        <w:rPr>
          <w:b/>
          <w:bCs/>
          <w:noProof/>
          <w:sz w:val="20"/>
          <w:szCs w:val="20"/>
        </w:rPr>
        <w:lastRenderedPageBreak/>
        <w:drawing>
          <wp:anchor distT="0" distB="0" distL="114300" distR="114300" simplePos="0" relativeHeight="251761152" behindDoc="0" locked="0" layoutInCell="1" allowOverlap="1" wp14:anchorId="64DAA3FC" wp14:editId="53520EF5">
            <wp:simplePos x="0" y="0"/>
            <wp:positionH relativeFrom="column">
              <wp:posOffset>1339850</wp:posOffset>
            </wp:positionH>
            <wp:positionV relativeFrom="paragraph">
              <wp:posOffset>57785</wp:posOffset>
            </wp:positionV>
            <wp:extent cx="876300" cy="977900"/>
            <wp:effectExtent l="0" t="0" r="0" b="0"/>
            <wp:wrapSquare wrapText="bothSides"/>
            <wp:docPr id="20437552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55268" name="Picture 2043755268"/>
                    <pic:cNvPicPr/>
                  </pic:nvPicPr>
                  <pic:blipFill>
                    <a:blip r:embed="rId18">
                      <a:extLst>
                        <a:ext uri="{28A0092B-C50C-407E-A947-70E740481C1C}">
                          <a14:useLocalDpi xmlns:a14="http://schemas.microsoft.com/office/drawing/2010/main" val="0"/>
                        </a:ext>
                      </a:extLst>
                    </a:blip>
                    <a:stretch>
                      <a:fillRect/>
                    </a:stretch>
                  </pic:blipFill>
                  <pic:spPr>
                    <a:xfrm>
                      <a:off x="0" y="0"/>
                      <a:ext cx="876300" cy="977900"/>
                    </a:xfrm>
                    <a:prstGeom prst="rect">
                      <a:avLst/>
                    </a:prstGeom>
                  </pic:spPr>
                </pic:pic>
              </a:graphicData>
            </a:graphic>
            <wp14:sizeRelH relativeFrom="page">
              <wp14:pctWidth>0</wp14:pctWidth>
            </wp14:sizeRelH>
            <wp14:sizeRelV relativeFrom="page">
              <wp14:pctHeight>0</wp14:pctHeight>
            </wp14:sizeRelV>
          </wp:anchor>
        </w:drawing>
      </w:r>
    </w:p>
    <w:p w14:paraId="0FE56A8C" w14:textId="1A140579" w:rsidR="008E7309" w:rsidRDefault="008E7309" w:rsidP="00890530">
      <w:pPr>
        <w:rPr>
          <w:b/>
          <w:bCs/>
          <w:sz w:val="20"/>
          <w:szCs w:val="20"/>
        </w:rPr>
      </w:pPr>
    </w:p>
    <w:p w14:paraId="28418B44" w14:textId="77777777" w:rsidR="008E7309" w:rsidRDefault="008E7309" w:rsidP="00890530">
      <w:pPr>
        <w:rPr>
          <w:b/>
          <w:bCs/>
          <w:sz w:val="20"/>
          <w:szCs w:val="20"/>
        </w:rPr>
      </w:pPr>
    </w:p>
    <w:p w14:paraId="0336744A" w14:textId="77777777" w:rsidR="008E7309" w:rsidRDefault="008E7309" w:rsidP="00890530">
      <w:pPr>
        <w:rPr>
          <w:b/>
          <w:bCs/>
          <w:sz w:val="20"/>
          <w:szCs w:val="20"/>
        </w:rPr>
      </w:pPr>
    </w:p>
    <w:p w14:paraId="3EC7209E" w14:textId="77777777" w:rsidR="008E7309" w:rsidRDefault="008E7309" w:rsidP="00890530">
      <w:pPr>
        <w:rPr>
          <w:b/>
          <w:bCs/>
          <w:sz w:val="20"/>
          <w:szCs w:val="20"/>
        </w:rPr>
      </w:pPr>
    </w:p>
    <w:p w14:paraId="0D5DA35E" w14:textId="77777777" w:rsidR="008E7309" w:rsidRDefault="008E7309" w:rsidP="00890530">
      <w:pPr>
        <w:rPr>
          <w:b/>
          <w:bCs/>
          <w:sz w:val="20"/>
          <w:szCs w:val="20"/>
        </w:rPr>
      </w:pPr>
    </w:p>
    <w:p w14:paraId="4BA7633E" w14:textId="77777777" w:rsidR="008E7309" w:rsidRDefault="008E7309" w:rsidP="00890530">
      <w:pPr>
        <w:rPr>
          <w:b/>
          <w:bCs/>
          <w:sz w:val="20"/>
          <w:szCs w:val="20"/>
        </w:rPr>
      </w:pPr>
    </w:p>
    <w:p w14:paraId="10F667FF" w14:textId="61DB0521" w:rsidR="008E7309" w:rsidRDefault="008E7309" w:rsidP="00890530">
      <w:pPr>
        <w:rPr>
          <w:b/>
          <w:bCs/>
          <w:sz w:val="20"/>
          <w:szCs w:val="20"/>
        </w:rPr>
      </w:pPr>
      <w:r>
        <w:rPr>
          <w:b/>
          <w:bCs/>
          <w:sz w:val="20"/>
          <w:szCs w:val="20"/>
        </w:rPr>
        <w:tab/>
      </w:r>
      <w:r>
        <w:rPr>
          <w:b/>
          <w:bCs/>
          <w:sz w:val="20"/>
          <w:szCs w:val="20"/>
        </w:rPr>
        <w:tab/>
      </w:r>
    </w:p>
    <w:p w14:paraId="28AEE186" w14:textId="5D41742C" w:rsidR="008E7309" w:rsidRDefault="008E7309" w:rsidP="008E7309">
      <w:pPr>
        <w:ind w:left="720"/>
        <w:rPr>
          <w:b/>
          <w:bCs/>
          <w:sz w:val="20"/>
          <w:szCs w:val="20"/>
        </w:rPr>
      </w:pPr>
      <w:r>
        <w:rPr>
          <w:b/>
          <w:bCs/>
          <w:color w:val="000000" w:themeColor="text1"/>
          <w:sz w:val="20"/>
          <w:szCs w:val="20"/>
        </w:rPr>
        <w:t xml:space="preserve"> </w:t>
      </w:r>
      <w:r w:rsidR="00E915DB">
        <w:rPr>
          <w:b/>
          <w:bCs/>
          <w:color w:val="000000" w:themeColor="text1"/>
          <w:sz w:val="20"/>
          <w:szCs w:val="20"/>
        </w:rPr>
        <w:tab/>
      </w:r>
      <w:r w:rsidRPr="009404BB">
        <w:rPr>
          <w:b/>
          <w:bCs/>
          <w:color w:val="000000" w:themeColor="text1"/>
          <w:sz w:val="20"/>
          <w:szCs w:val="20"/>
        </w:rPr>
        <w:t xml:space="preserve">Gambar 3. </w:t>
      </w:r>
      <w:r w:rsidRPr="009404BB">
        <w:rPr>
          <w:b/>
          <w:bCs/>
          <w:i/>
          <w:iCs/>
          <w:color w:val="000000" w:themeColor="text1"/>
          <w:sz w:val="20"/>
          <w:szCs w:val="20"/>
        </w:rPr>
        <w:fldChar w:fldCharType="begin"/>
      </w:r>
      <w:r w:rsidRPr="009404BB">
        <w:rPr>
          <w:b/>
          <w:bCs/>
          <w:color w:val="000000" w:themeColor="text1"/>
          <w:sz w:val="20"/>
          <w:szCs w:val="20"/>
        </w:rPr>
        <w:instrText xml:space="preserve"> SEQ Gambar_3. \* ARABIC </w:instrText>
      </w:r>
      <w:r w:rsidRPr="009404BB">
        <w:rPr>
          <w:b/>
          <w:bCs/>
          <w:i/>
          <w:iCs/>
          <w:color w:val="000000" w:themeColor="text1"/>
          <w:sz w:val="20"/>
          <w:szCs w:val="20"/>
        </w:rPr>
        <w:fldChar w:fldCharType="separate"/>
      </w:r>
      <w:r>
        <w:rPr>
          <w:b/>
          <w:bCs/>
          <w:noProof/>
          <w:color w:val="000000" w:themeColor="text1"/>
          <w:sz w:val="20"/>
          <w:szCs w:val="20"/>
        </w:rPr>
        <w:t>8</w:t>
      </w:r>
      <w:r w:rsidRPr="009404BB">
        <w:rPr>
          <w:b/>
          <w:bCs/>
          <w:i/>
          <w:iCs/>
          <w:color w:val="000000" w:themeColor="text1"/>
          <w:sz w:val="20"/>
          <w:szCs w:val="20"/>
        </w:rPr>
        <w:fldChar w:fldCharType="end"/>
      </w:r>
      <w:r w:rsidRPr="009404BB">
        <w:rPr>
          <w:b/>
          <w:bCs/>
          <w:color w:val="000000" w:themeColor="text1"/>
          <w:sz w:val="20"/>
          <w:szCs w:val="20"/>
        </w:rPr>
        <w:t xml:space="preserve"> </w:t>
      </w:r>
      <w:r w:rsidR="00E915DB" w:rsidRPr="00E915DB">
        <w:rPr>
          <w:b/>
          <w:bCs/>
          <w:color w:val="000000" w:themeColor="text1"/>
          <w:sz w:val="20"/>
          <w:szCs w:val="20"/>
        </w:rPr>
        <w:t>Text Vectorizing</w:t>
      </w:r>
    </w:p>
    <w:p w14:paraId="460A9CA9" w14:textId="77777777" w:rsidR="008E7309" w:rsidRPr="00D53139" w:rsidRDefault="008E7309" w:rsidP="00890530">
      <w:pPr>
        <w:rPr>
          <w:b/>
          <w:bCs/>
          <w:sz w:val="20"/>
          <w:szCs w:val="20"/>
        </w:rPr>
      </w:pPr>
    </w:p>
    <w:p w14:paraId="0D7E2543" w14:textId="7C97FD1E" w:rsidR="00890530" w:rsidRDefault="00890530" w:rsidP="00D53139">
      <w:pPr>
        <w:spacing w:line="276" w:lineRule="auto"/>
        <w:ind w:right="461"/>
        <w:jc w:val="both"/>
        <w:rPr>
          <w:sz w:val="20"/>
          <w:szCs w:val="20"/>
        </w:rPr>
      </w:pPr>
      <w:r>
        <w:tab/>
      </w:r>
      <w:r w:rsidR="00E915DB" w:rsidRPr="003231AC">
        <w:rPr>
          <w:sz w:val="20"/>
          <w:szCs w:val="20"/>
          <w:highlight w:val="yellow"/>
        </w:rPr>
        <w:t>Gambar 3.6</w:t>
      </w:r>
      <w:r w:rsidR="00E915DB" w:rsidRPr="00470169">
        <w:rPr>
          <w:sz w:val="20"/>
          <w:szCs w:val="20"/>
        </w:rPr>
        <w:t xml:space="preserve"> </w:t>
      </w:r>
      <w:r w:rsidR="00470169">
        <w:rPr>
          <w:sz w:val="20"/>
          <w:szCs w:val="20"/>
        </w:rPr>
        <w:t>s</w:t>
      </w:r>
      <w:r w:rsidR="00470169" w:rsidRPr="00470169">
        <w:rPr>
          <w:sz w:val="20"/>
          <w:szCs w:val="20"/>
        </w:rPr>
        <w:t xml:space="preserve">etelah melalui tahapan preprocessing yang menghasilkan kumpulan kata dari teks </w:t>
      </w:r>
      <w:r w:rsidR="00470169">
        <w:rPr>
          <w:sz w:val="20"/>
          <w:szCs w:val="20"/>
        </w:rPr>
        <w:t>input</w:t>
      </w:r>
      <w:r w:rsidR="00470169" w:rsidRPr="00470169">
        <w:rPr>
          <w:sz w:val="20"/>
          <w:szCs w:val="20"/>
        </w:rPr>
        <w:t>, langkah berikutnya adalah mengubah representasi teks string tersebut menjadi format numerik desimal. Konversi ini krusial agar data dapat diproses secara komputasi untuk mengidentifikasi respons paling relevan bagi pengguna. Untuk tujuan text vectorizing ini, diterapkan metode Term Frequency-Inverse Document Frequency (TF-IDF). Pendekatan TF-IDF bekerja dengan cara mengalikan frekuensi kemunculan sebuah kata dalam teks dengan bobot kelangkaan relatif kata tersebut di seluruh korpus dokumen, sehingga merepresentasikan teks dalam bentuk vektor.</w:t>
      </w:r>
    </w:p>
    <w:p w14:paraId="5559742C" w14:textId="77777777" w:rsidR="00890530" w:rsidRDefault="00890530" w:rsidP="00890530">
      <w:pPr>
        <w:ind w:right="461"/>
        <w:jc w:val="both"/>
        <w:rPr>
          <w:sz w:val="20"/>
          <w:szCs w:val="20"/>
        </w:rPr>
      </w:pPr>
    </w:p>
    <w:p w14:paraId="5A1CB9E9" w14:textId="726F7D3B" w:rsidR="00890530" w:rsidRDefault="00890530" w:rsidP="00890530">
      <w:pPr>
        <w:rPr>
          <w:b/>
          <w:bCs/>
          <w:sz w:val="20"/>
          <w:szCs w:val="20"/>
        </w:rPr>
      </w:pPr>
      <w:r w:rsidRPr="00510EFC">
        <w:rPr>
          <w:b/>
          <w:sz w:val="20"/>
          <w:szCs w:val="20"/>
        </w:rPr>
        <w:t>3.2.</w:t>
      </w:r>
      <w:r w:rsidR="00E579B7">
        <w:rPr>
          <w:b/>
          <w:sz w:val="20"/>
          <w:szCs w:val="20"/>
        </w:rPr>
        <w:t>5</w:t>
      </w:r>
      <w:r w:rsidRPr="00510EFC">
        <w:rPr>
          <w:b/>
          <w:sz w:val="20"/>
          <w:szCs w:val="20"/>
        </w:rPr>
        <w:t xml:space="preserve"> </w:t>
      </w:r>
      <w:r w:rsidR="00D53139" w:rsidRPr="00D53139">
        <w:rPr>
          <w:b/>
          <w:bCs/>
          <w:sz w:val="20"/>
          <w:szCs w:val="20"/>
        </w:rPr>
        <w:t>FILTER CLOSEST DOCUMENT TO THE INPUT</w:t>
      </w:r>
    </w:p>
    <w:p w14:paraId="004970C0" w14:textId="3A243BFE" w:rsidR="00E579B7" w:rsidRDefault="00E579B7" w:rsidP="00890530">
      <w:pPr>
        <w:rPr>
          <w:b/>
          <w:bCs/>
          <w:sz w:val="20"/>
          <w:szCs w:val="20"/>
        </w:rPr>
      </w:pPr>
      <w:r>
        <w:rPr>
          <w:b/>
          <w:bCs/>
          <w:noProof/>
          <w:sz w:val="20"/>
          <w:szCs w:val="20"/>
        </w:rPr>
        <w:drawing>
          <wp:anchor distT="0" distB="0" distL="114300" distR="114300" simplePos="0" relativeHeight="251762176" behindDoc="0" locked="0" layoutInCell="1" allowOverlap="1" wp14:anchorId="0CB900BE" wp14:editId="4F5EAF48">
            <wp:simplePos x="0" y="0"/>
            <wp:positionH relativeFrom="column">
              <wp:posOffset>1365641</wp:posOffset>
            </wp:positionH>
            <wp:positionV relativeFrom="paragraph">
              <wp:posOffset>69850</wp:posOffset>
            </wp:positionV>
            <wp:extent cx="914400" cy="821690"/>
            <wp:effectExtent l="0" t="0" r="0" b="3810"/>
            <wp:wrapSquare wrapText="bothSides"/>
            <wp:docPr id="609571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7111" name="Picture 60957111"/>
                    <pic:cNvPicPr/>
                  </pic:nvPicPr>
                  <pic:blipFill>
                    <a:blip r:embed="rId19">
                      <a:extLst>
                        <a:ext uri="{28A0092B-C50C-407E-A947-70E740481C1C}">
                          <a14:useLocalDpi xmlns:a14="http://schemas.microsoft.com/office/drawing/2010/main" val="0"/>
                        </a:ext>
                      </a:extLst>
                    </a:blip>
                    <a:stretch>
                      <a:fillRect/>
                    </a:stretch>
                  </pic:blipFill>
                  <pic:spPr>
                    <a:xfrm>
                      <a:off x="0" y="0"/>
                      <a:ext cx="914400" cy="821690"/>
                    </a:xfrm>
                    <a:prstGeom prst="rect">
                      <a:avLst/>
                    </a:prstGeom>
                  </pic:spPr>
                </pic:pic>
              </a:graphicData>
            </a:graphic>
            <wp14:sizeRelH relativeFrom="page">
              <wp14:pctWidth>0</wp14:pctWidth>
            </wp14:sizeRelH>
            <wp14:sizeRelV relativeFrom="page">
              <wp14:pctHeight>0</wp14:pctHeight>
            </wp14:sizeRelV>
          </wp:anchor>
        </w:drawing>
      </w:r>
    </w:p>
    <w:p w14:paraId="21A6710F" w14:textId="77777777" w:rsidR="00E579B7" w:rsidRDefault="00E579B7" w:rsidP="00890530">
      <w:pPr>
        <w:rPr>
          <w:b/>
          <w:sz w:val="20"/>
          <w:szCs w:val="20"/>
        </w:rPr>
      </w:pPr>
    </w:p>
    <w:p w14:paraId="2BDA06C6" w14:textId="77777777" w:rsidR="00E579B7" w:rsidRDefault="00E579B7" w:rsidP="00890530">
      <w:pPr>
        <w:rPr>
          <w:b/>
          <w:sz w:val="20"/>
          <w:szCs w:val="20"/>
        </w:rPr>
      </w:pPr>
    </w:p>
    <w:p w14:paraId="7E69287B" w14:textId="77777777" w:rsidR="00E579B7" w:rsidRDefault="00E579B7" w:rsidP="00890530">
      <w:pPr>
        <w:rPr>
          <w:b/>
          <w:sz w:val="20"/>
          <w:szCs w:val="20"/>
        </w:rPr>
      </w:pPr>
    </w:p>
    <w:p w14:paraId="5948A82E" w14:textId="77777777" w:rsidR="00E579B7" w:rsidRDefault="00E579B7" w:rsidP="00890530">
      <w:pPr>
        <w:rPr>
          <w:b/>
          <w:sz w:val="20"/>
          <w:szCs w:val="20"/>
        </w:rPr>
      </w:pPr>
    </w:p>
    <w:p w14:paraId="7941D69A" w14:textId="77777777" w:rsidR="00E579B7" w:rsidRDefault="00E579B7" w:rsidP="00890530">
      <w:pPr>
        <w:rPr>
          <w:b/>
          <w:sz w:val="20"/>
          <w:szCs w:val="20"/>
        </w:rPr>
      </w:pPr>
    </w:p>
    <w:p w14:paraId="42D2FCF6" w14:textId="77777777" w:rsidR="00E579B7" w:rsidRDefault="00E579B7" w:rsidP="00E579B7">
      <w:pPr>
        <w:rPr>
          <w:b/>
          <w:sz w:val="20"/>
          <w:szCs w:val="20"/>
        </w:rPr>
      </w:pPr>
    </w:p>
    <w:p w14:paraId="42A3A7D1" w14:textId="7C0AE075" w:rsidR="00E579B7" w:rsidRDefault="00E579B7" w:rsidP="00E579B7">
      <w:pPr>
        <w:ind w:firstLine="720"/>
        <w:rPr>
          <w:b/>
          <w:sz w:val="20"/>
          <w:szCs w:val="20"/>
        </w:rPr>
      </w:pPr>
      <w:r w:rsidRPr="009404BB">
        <w:rPr>
          <w:b/>
          <w:bCs/>
          <w:color w:val="000000" w:themeColor="text1"/>
          <w:sz w:val="20"/>
          <w:szCs w:val="20"/>
        </w:rPr>
        <w:t xml:space="preserve">Gambar 3. </w:t>
      </w:r>
      <w:r w:rsidRPr="009404BB">
        <w:rPr>
          <w:b/>
          <w:bCs/>
          <w:i/>
          <w:iCs/>
          <w:color w:val="000000" w:themeColor="text1"/>
          <w:sz w:val="20"/>
          <w:szCs w:val="20"/>
        </w:rPr>
        <w:fldChar w:fldCharType="begin"/>
      </w:r>
      <w:r w:rsidRPr="009404BB">
        <w:rPr>
          <w:b/>
          <w:bCs/>
          <w:color w:val="000000" w:themeColor="text1"/>
          <w:sz w:val="20"/>
          <w:szCs w:val="20"/>
        </w:rPr>
        <w:instrText xml:space="preserve"> SEQ Gambar_3. \* ARABIC </w:instrText>
      </w:r>
      <w:r w:rsidRPr="009404BB">
        <w:rPr>
          <w:b/>
          <w:bCs/>
          <w:i/>
          <w:iCs/>
          <w:color w:val="000000" w:themeColor="text1"/>
          <w:sz w:val="20"/>
          <w:szCs w:val="20"/>
        </w:rPr>
        <w:fldChar w:fldCharType="separate"/>
      </w:r>
      <w:r>
        <w:rPr>
          <w:b/>
          <w:bCs/>
          <w:noProof/>
          <w:color w:val="000000" w:themeColor="text1"/>
          <w:sz w:val="20"/>
          <w:szCs w:val="20"/>
        </w:rPr>
        <w:t>8</w:t>
      </w:r>
      <w:r w:rsidRPr="009404BB">
        <w:rPr>
          <w:b/>
          <w:bCs/>
          <w:i/>
          <w:iCs/>
          <w:color w:val="000000" w:themeColor="text1"/>
          <w:sz w:val="20"/>
          <w:szCs w:val="20"/>
        </w:rPr>
        <w:fldChar w:fldCharType="end"/>
      </w:r>
      <w:r w:rsidRPr="009404BB">
        <w:rPr>
          <w:b/>
          <w:bCs/>
          <w:color w:val="000000" w:themeColor="text1"/>
          <w:sz w:val="20"/>
          <w:szCs w:val="20"/>
        </w:rPr>
        <w:t xml:space="preserve"> </w:t>
      </w:r>
      <w:r w:rsidRPr="00E579B7">
        <w:rPr>
          <w:b/>
          <w:sz w:val="20"/>
          <w:szCs w:val="20"/>
        </w:rPr>
        <w:t>Filter</w:t>
      </w:r>
      <w:r w:rsidRPr="00E579B7">
        <w:rPr>
          <w:b/>
          <w:spacing w:val="-2"/>
          <w:sz w:val="20"/>
          <w:szCs w:val="20"/>
        </w:rPr>
        <w:t xml:space="preserve"> </w:t>
      </w:r>
      <w:r>
        <w:rPr>
          <w:b/>
          <w:sz w:val="20"/>
          <w:szCs w:val="20"/>
        </w:rPr>
        <w:t>C</w:t>
      </w:r>
      <w:r w:rsidRPr="00E579B7">
        <w:rPr>
          <w:b/>
          <w:sz w:val="20"/>
          <w:szCs w:val="20"/>
        </w:rPr>
        <w:t xml:space="preserve">losest </w:t>
      </w:r>
      <w:r>
        <w:rPr>
          <w:b/>
          <w:sz w:val="20"/>
          <w:szCs w:val="20"/>
        </w:rPr>
        <w:t>D</w:t>
      </w:r>
      <w:r w:rsidRPr="00E579B7">
        <w:rPr>
          <w:b/>
          <w:sz w:val="20"/>
          <w:szCs w:val="20"/>
        </w:rPr>
        <w:t>ocument</w:t>
      </w:r>
      <w:r w:rsidRPr="00E579B7">
        <w:rPr>
          <w:b/>
          <w:spacing w:val="-1"/>
          <w:sz w:val="20"/>
          <w:szCs w:val="20"/>
        </w:rPr>
        <w:t xml:space="preserve"> </w:t>
      </w:r>
      <w:r>
        <w:rPr>
          <w:b/>
          <w:sz w:val="20"/>
          <w:szCs w:val="20"/>
        </w:rPr>
        <w:t>T</w:t>
      </w:r>
      <w:r w:rsidRPr="00E579B7">
        <w:rPr>
          <w:b/>
          <w:sz w:val="20"/>
          <w:szCs w:val="20"/>
        </w:rPr>
        <w:t>o</w:t>
      </w:r>
      <w:r w:rsidRPr="00E579B7">
        <w:rPr>
          <w:b/>
          <w:spacing w:val="-2"/>
          <w:sz w:val="20"/>
          <w:szCs w:val="20"/>
        </w:rPr>
        <w:t xml:space="preserve"> </w:t>
      </w:r>
      <w:r>
        <w:rPr>
          <w:b/>
          <w:sz w:val="20"/>
          <w:szCs w:val="20"/>
        </w:rPr>
        <w:t>T</w:t>
      </w:r>
      <w:r w:rsidRPr="00E579B7">
        <w:rPr>
          <w:b/>
          <w:sz w:val="20"/>
          <w:szCs w:val="20"/>
        </w:rPr>
        <w:t>he</w:t>
      </w:r>
      <w:r w:rsidRPr="00E579B7">
        <w:rPr>
          <w:b/>
          <w:spacing w:val="3"/>
          <w:sz w:val="20"/>
          <w:szCs w:val="20"/>
        </w:rPr>
        <w:t xml:space="preserve"> </w:t>
      </w:r>
      <w:r>
        <w:rPr>
          <w:b/>
          <w:spacing w:val="-2"/>
          <w:sz w:val="20"/>
          <w:szCs w:val="20"/>
        </w:rPr>
        <w:t>I</w:t>
      </w:r>
      <w:r w:rsidRPr="00E579B7">
        <w:rPr>
          <w:b/>
          <w:spacing w:val="-2"/>
          <w:sz w:val="20"/>
          <w:szCs w:val="20"/>
        </w:rPr>
        <w:t>nput</w:t>
      </w:r>
    </w:p>
    <w:p w14:paraId="378E9541" w14:textId="77777777" w:rsidR="00E579B7" w:rsidRPr="00510EFC" w:rsidRDefault="00E579B7" w:rsidP="00E579B7">
      <w:pPr>
        <w:ind w:left="720" w:firstLine="720"/>
        <w:rPr>
          <w:b/>
          <w:sz w:val="20"/>
          <w:szCs w:val="20"/>
        </w:rPr>
      </w:pPr>
    </w:p>
    <w:p w14:paraId="1B14F2F8" w14:textId="204625EE" w:rsidR="00890530" w:rsidRDefault="00890530" w:rsidP="00D53139">
      <w:pPr>
        <w:spacing w:line="276" w:lineRule="auto"/>
        <w:ind w:right="461"/>
        <w:jc w:val="both"/>
        <w:rPr>
          <w:sz w:val="20"/>
          <w:szCs w:val="20"/>
        </w:rPr>
      </w:pPr>
      <w:r>
        <w:tab/>
      </w:r>
      <w:r w:rsidR="00470169" w:rsidRPr="003231AC">
        <w:rPr>
          <w:sz w:val="20"/>
          <w:szCs w:val="20"/>
          <w:highlight w:val="yellow"/>
        </w:rPr>
        <w:t>Gambar 3.8</w:t>
      </w:r>
      <w:r w:rsidR="003231AC">
        <w:rPr>
          <w:sz w:val="20"/>
          <w:szCs w:val="20"/>
        </w:rPr>
        <w:t xml:space="preserve"> </w:t>
      </w:r>
      <w:r w:rsidR="00453568" w:rsidRPr="00453568">
        <w:rPr>
          <w:sz w:val="20"/>
          <w:szCs w:val="20"/>
        </w:rPr>
        <w:t xml:space="preserve">Untuk menemukan respons yang paling relevan, sistem melakukan perhitungan kesamaan antara </w:t>
      </w:r>
      <w:r w:rsidR="00453568">
        <w:rPr>
          <w:sz w:val="20"/>
          <w:szCs w:val="20"/>
        </w:rPr>
        <w:t>input</w:t>
      </w:r>
      <w:r w:rsidR="00453568" w:rsidRPr="00453568">
        <w:rPr>
          <w:sz w:val="20"/>
          <w:szCs w:val="20"/>
        </w:rPr>
        <w:t xml:space="preserve"> teks yang diberikan dengan data yang telah tersimpan. Metode cosine similarity digunakan untuk tujuan ini, efektif mengukur kedekatan antara kata kunci hasil pemrosesan sebelumnya dengan kata kunci </w:t>
      </w:r>
      <w:r w:rsidR="00453568" w:rsidRPr="00453568">
        <w:rPr>
          <w:sz w:val="20"/>
          <w:szCs w:val="20"/>
        </w:rPr>
        <w:lastRenderedPageBreak/>
        <w:t>yang ada dalam basis data. Pemilihan cosine similarity didasari kemampuannya untuk menangani perbedaan jumlah kata kunci antar respons dan tidak dipengaruhi oleh panjang dokumen yang dibandingkan, sehingga menghasilkan akurasi tinggi dalam pengukuran kesamaan kata kunci.</w:t>
      </w:r>
    </w:p>
    <w:p w14:paraId="5A0DAFC3" w14:textId="77777777" w:rsidR="00890530" w:rsidRDefault="00890530" w:rsidP="00890530">
      <w:pPr>
        <w:ind w:right="461"/>
        <w:jc w:val="both"/>
        <w:rPr>
          <w:sz w:val="20"/>
          <w:szCs w:val="20"/>
        </w:rPr>
      </w:pPr>
    </w:p>
    <w:p w14:paraId="62A90577" w14:textId="77777777" w:rsidR="009624FE" w:rsidRDefault="009624FE" w:rsidP="00890530">
      <w:pPr>
        <w:ind w:right="461"/>
        <w:jc w:val="both"/>
        <w:rPr>
          <w:sz w:val="20"/>
          <w:szCs w:val="20"/>
        </w:rPr>
      </w:pPr>
    </w:p>
    <w:p w14:paraId="02C516DA" w14:textId="77777777" w:rsidR="009624FE" w:rsidRDefault="009624FE" w:rsidP="00890530">
      <w:pPr>
        <w:ind w:right="461"/>
        <w:jc w:val="both"/>
        <w:rPr>
          <w:sz w:val="20"/>
          <w:szCs w:val="20"/>
        </w:rPr>
      </w:pPr>
    </w:p>
    <w:p w14:paraId="4FEAF4A4" w14:textId="77777777" w:rsidR="009624FE" w:rsidRDefault="009624FE" w:rsidP="00890530">
      <w:pPr>
        <w:ind w:right="461"/>
        <w:jc w:val="both"/>
        <w:rPr>
          <w:sz w:val="20"/>
          <w:szCs w:val="20"/>
        </w:rPr>
      </w:pPr>
    </w:p>
    <w:p w14:paraId="45C37B97" w14:textId="77777777" w:rsidR="009624FE" w:rsidRDefault="009624FE" w:rsidP="00890530">
      <w:pPr>
        <w:ind w:right="461"/>
        <w:jc w:val="both"/>
        <w:rPr>
          <w:sz w:val="20"/>
          <w:szCs w:val="20"/>
        </w:rPr>
      </w:pPr>
    </w:p>
    <w:p w14:paraId="165D9B44" w14:textId="77777777" w:rsidR="009624FE" w:rsidRDefault="009624FE" w:rsidP="00890530">
      <w:pPr>
        <w:ind w:right="461"/>
        <w:jc w:val="both"/>
        <w:rPr>
          <w:sz w:val="20"/>
          <w:szCs w:val="20"/>
        </w:rPr>
      </w:pPr>
    </w:p>
    <w:p w14:paraId="27610670" w14:textId="77777777" w:rsidR="009624FE" w:rsidRDefault="009624FE" w:rsidP="00890530">
      <w:pPr>
        <w:ind w:right="461"/>
        <w:jc w:val="both"/>
        <w:rPr>
          <w:sz w:val="20"/>
          <w:szCs w:val="20"/>
        </w:rPr>
      </w:pPr>
    </w:p>
    <w:p w14:paraId="12C3B962" w14:textId="4ED1B2FD" w:rsidR="00890530" w:rsidRDefault="00890530" w:rsidP="00890530">
      <w:pPr>
        <w:rPr>
          <w:b/>
          <w:bCs/>
          <w:sz w:val="20"/>
          <w:szCs w:val="20"/>
        </w:rPr>
      </w:pPr>
      <w:r w:rsidRPr="00510EFC">
        <w:rPr>
          <w:b/>
          <w:sz w:val="20"/>
          <w:szCs w:val="20"/>
        </w:rPr>
        <w:t>3.2.</w:t>
      </w:r>
      <w:r w:rsidR="009624FE">
        <w:rPr>
          <w:b/>
          <w:sz w:val="20"/>
          <w:szCs w:val="20"/>
        </w:rPr>
        <w:t>6</w:t>
      </w:r>
      <w:r w:rsidRPr="00510EFC">
        <w:rPr>
          <w:b/>
          <w:sz w:val="20"/>
          <w:szCs w:val="20"/>
        </w:rPr>
        <w:t xml:space="preserve"> </w:t>
      </w:r>
      <w:r w:rsidR="00D53139" w:rsidRPr="00D53139">
        <w:rPr>
          <w:b/>
          <w:bCs/>
          <w:sz w:val="20"/>
          <w:szCs w:val="20"/>
        </w:rPr>
        <w:t>RETURN RESULT (.json)</w:t>
      </w:r>
    </w:p>
    <w:p w14:paraId="0AD0C25E" w14:textId="5DCC7F0E" w:rsidR="009624FE" w:rsidRDefault="009624FE" w:rsidP="00890530">
      <w:pPr>
        <w:rPr>
          <w:b/>
          <w:sz w:val="20"/>
          <w:szCs w:val="20"/>
        </w:rPr>
      </w:pPr>
      <w:r>
        <w:rPr>
          <w:b/>
          <w:noProof/>
          <w:sz w:val="20"/>
          <w:szCs w:val="20"/>
        </w:rPr>
        <w:drawing>
          <wp:anchor distT="0" distB="0" distL="114300" distR="114300" simplePos="0" relativeHeight="251763200" behindDoc="0" locked="0" layoutInCell="1" allowOverlap="1" wp14:anchorId="211EB09E" wp14:editId="48FE31E4">
            <wp:simplePos x="0" y="0"/>
            <wp:positionH relativeFrom="column">
              <wp:posOffset>1432071</wp:posOffset>
            </wp:positionH>
            <wp:positionV relativeFrom="paragraph">
              <wp:posOffset>69850</wp:posOffset>
            </wp:positionV>
            <wp:extent cx="762000" cy="952500"/>
            <wp:effectExtent l="0" t="0" r="0" b="0"/>
            <wp:wrapSquare wrapText="bothSides"/>
            <wp:docPr id="20919461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46172" name="Picture 2091946172"/>
                    <pic:cNvPicPr/>
                  </pic:nvPicPr>
                  <pic:blipFill>
                    <a:blip r:embed="rId20">
                      <a:extLst>
                        <a:ext uri="{28A0092B-C50C-407E-A947-70E740481C1C}">
                          <a14:useLocalDpi xmlns:a14="http://schemas.microsoft.com/office/drawing/2010/main" val="0"/>
                        </a:ext>
                      </a:extLst>
                    </a:blip>
                    <a:stretch>
                      <a:fillRect/>
                    </a:stretch>
                  </pic:blipFill>
                  <pic:spPr>
                    <a:xfrm>
                      <a:off x="0" y="0"/>
                      <a:ext cx="762000" cy="952500"/>
                    </a:xfrm>
                    <a:prstGeom prst="rect">
                      <a:avLst/>
                    </a:prstGeom>
                  </pic:spPr>
                </pic:pic>
              </a:graphicData>
            </a:graphic>
            <wp14:sizeRelH relativeFrom="page">
              <wp14:pctWidth>0</wp14:pctWidth>
            </wp14:sizeRelH>
            <wp14:sizeRelV relativeFrom="page">
              <wp14:pctHeight>0</wp14:pctHeight>
            </wp14:sizeRelV>
          </wp:anchor>
        </w:drawing>
      </w:r>
    </w:p>
    <w:p w14:paraId="483899F9" w14:textId="77777777" w:rsidR="009624FE" w:rsidRDefault="009624FE" w:rsidP="00890530">
      <w:pPr>
        <w:rPr>
          <w:b/>
          <w:sz w:val="20"/>
          <w:szCs w:val="20"/>
        </w:rPr>
      </w:pPr>
    </w:p>
    <w:p w14:paraId="1266335A" w14:textId="77777777" w:rsidR="009624FE" w:rsidRDefault="009624FE" w:rsidP="00890530">
      <w:pPr>
        <w:rPr>
          <w:b/>
          <w:sz w:val="20"/>
          <w:szCs w:val="20"/>
        </w:rPr>
      </w:pPr>
    </w:p>
    <w:p w14:paraId="2A3380F7" w14:textId="77777777" w:rsidR="009624FE" w:rsidRDefault="009624FE" w:rsidP="00890530">
      <w:pPr>
        <w:rPr>
          <w:b/>
          <w:sz w:val="20"/>
          <w:szCs w:val="20"/>
        </w:rPr>
      </w:pPr>
    </w:p>
    <w:p w14:paraId="07E41F69" w14:textId="77777777" w:rsidR="009624FE" w:rsidRDefault="009624FE" w:rsidP="00890530">
      <w:pPr>
        <w:rPr>
          <w:b/>
          <w:sz w:val="20"/>
          <w:szCs w:val="20"/>
        </w:rPr>
      </w:pPr>
    </w:p>
    <w:p w14:paraId="68DBA77C" w14:textId="77777777" w:rsidR="009624FE" w:rsidRDefault="009624FE" w:rsidP="00890530">
      <w:pPr>
        <w:rPr>
          <w:b/>
          <w:sz w:val="20"/>
          <w:szCs w:val="20"/>
        </w:rPr>
      </w:pPr>
    </w:p>
    <w:p w14:paraId="3D40AAFE" w14:textId="77777777" w:rsidR="009624FE" w:rsidRDefault="009624FE" w:rsidP="00890530">
      <w:pPr>
        <w:rPr>
          <w:b/>
          <w:sz w:val="20"/>
          <w:szCs w:val="20"/>
        </w:rPr>
      </w:pPr>
    </w:p>
    <w:p w14:paraId="34E4799B" w14:textId="77777777" w:rsidR="009624FE" w:rsidRDefault="009624FE" w:rsidP="00890530">
      <w:pPr>
        <w:rPr>
          <w:b/>
          <w:sz w:val="20"/>
          <w:szCs w:val="20"/>
        </w:rPr>
      </w:pPr>
    </w:p>
    <w:p w14:paraId="6B8753D3" w14:textId="60E3689F" w:rsidR="009624FE" w:rsidRDefault="009624FE" w:rsidP="009624FE">
      <w:pPr>
        <w:ind w:firstLine="720"/>
        <w:rPr>
          <w:b/>
          <w:sz w:val="20"/>
          <w:szCs w:val="20"/>
        </w:rPr>
      </w:pPr>
      <w:r w:rsidRPr="009404BB">
        <w:rPr>
          <w:b/>
          <w:bCs/>
          <w:color w:val="000000" w:themeColor="text1"/>
          <w:sz w:val="20"/>
          <w:szCs w:val="20"/>
        </w:rPr>
        <w:t xml:space="preserve">Gambar 3. </w:t>
      </w:r>
      <w:r w:rsidRPr="009404BB">
        <w:rPr>
          <w:b/>
          <w:bCs/>
          <w:i/>
          <w:iCs/>
          <w:color w:val="000000" w:themeColor="text1"/>
          <w:sz w:val="20"/>
          <w:szCs w:val="20"/>
        </w:rPr>
        <w:fldChar w:fldCharType="begin"/>
      </w:r>
      <w:r w:rsidRPr="009404BB">
        <w:rPr>
          <w:b/>
          <w:bCs/>
          <w:color w:val="000000" w:themeColor="text1"/>
          <w:sz w:val="20"/>
          <w:szCs w:val="20"/>
        </w:rPr>
        <w:instrText xml:space="preserve"> SEQ Gambar_3. \* ARABIC </w:instrText>
      </w:r>
      <w:r w:rsidRPr="009404BB">
        <w:rPr>
          <w:b/>
          <w:bCs/>
          <w:i/>
          <w:iCs/>
          <w:color w:val="000000" w:themeColor="text1"/>
          <w:sz w:val="20"/>
          <w:szCs w:val="20"/>
        </w:rPr>
        <w:fldChar w:fldCharType="separate"/>
      </w:r>
      <w:r>
        <w:rPr>
          <w:b/>
          <w:bCs/>
          <w:noProof/>
          <w:color w:val="000000" w:themeColor="text1"/>
          <w:sz w:val="20"/>
          <w:szCs w:val="20"/>
        </w:rPr>
        <w:t>8</w:t>
      </w:r>
      <w:r w:rsidRPr="009404BB">
        <w:rPr>
          <w:b/>
          <w:bCs/>
          <w:i/>
          <w:iCs/>
          <w:color w:val="000000" w:themeColor="text1"/>
          <w:sz w:val="20"/>
          <w:szCs w:val="20"/>
        </w:rPr>
        <w:fldChar w:fldCharType="end"/>
      </w:r>
      <w:r w:rsidRPr="009404BB">
        <w:rPr>
          <w:b/>
          <w:bCs/>
          <w:color w:val="000000" w:themeColor="text1"/>
          <w:sz w:val="20"/>
          <w:szCs w:val="20"/>
        </w:rPr>
        <w:t xml:space="preserve"> </w:t>
      </w:r>
      <w:r>
        <w:rPr>
          <w:b/>
          <w:sz w:val="20"/>
          <w:szCs w:val="20"/>
        </w:rPr>
        <w:t>Return Result API (.json)</w:t>
      </w:r>
    </w:p>
    <w:p w14:paraId="4E7341C0" w14:textId="77777777" w:rsidR="009624FE" w:rsidRPr="00510EFC" w:rsidRDefault="009624FE" w:rsidP="00890530">
      <w:pPr>
        <w:rPr>
          <w:b/>
          <w:sz w:val="20"/>
          <w:szCs w:val="20"/>
        </w:rPr>
      </w:pPr>
    </w:p>
    <w:p w14:paraId="4A08F1BA" w14:textId="419B48EE" w:rsidR="00890530" w:rsidRPr="0081300D" w:rsidRDefault="00890530" w:rsidP="0081300D">
      <w:pPr>
        <w:spacing w:line="276" w:lineRule="auto"/>
        <w:ind w:right="461"/>
        <w:jc w:val="both"/>
        <w:rPr>
          <w:sz w:val="20"/>
          <w:szCs w:val="20"/>
        </w:rPr>
      </w:pPr>
      <w:r>
        <w:tab/>
      </w:r>
      <w:r w:rsidR="003231AC" w:rsidRPr="003231AC">
        <w:rPr>
          <w:sz w:val="20"/>
          <w:szCs w:val="20"/>
          <w:highlight w:val="yellow"/>
        </w:rPr>
        <w:t>Gambar 3.8</w:t>
      </w:r>
      <w:r w:rsidR="003231AC">
        <w:rPr>
          <w:sz w:val="20"/>
          <w:szCs w:val="20"/>
        </w:rPr>
        <w:t xml:space="preserve"> </w:t>
      </w:r>
      <w:r w:rsidR="0081300D" w:rsidRPr="0081300D">
        <w:rPr>
          <w:sz w:val="20"/>
          <w:szCs w:val="20"/>
        </w:rPr>
        <w:t>Setelah dokumen yang paling relevan ditemukan, hasil jawaban akan dikembalikan dalam format JSON.</w:t>
      </w:r>
      <w:r w:rsidR="00DA5081">
        <w:rPr>
          <w:sz w:val="20"/>
          <w:szCs w:val="20"/>
        </w:rPr>
        <w:t xml:space="preserve"> </w:t>
      </w:r>
      <w:r w:rsidR="00DA5081" w:rsidRPr="00DA5081">
        <w:rPr>
          <w:sz w:val="20"/>
          <w:szCs w:val="20"/>
        </w:rPr>
        <w:t>Setelah pemrosesan selesai, API mengirimkan respons kembali ke antarmuka pengguna, memberikan jawaban atau informasi yang dibutuhkan oleh pengguna.</w:t>
      </w:r>
    </w:p>
    <w:bookmarkEnd w:id="68"/>
    <w:p w14:paraId="627FCC0F" w14:textId="77777777" w:rsidR="00B54A3E" w:rsidRPr="009404BB" w:rsidRDefault="00B54A3E" w:rsidP="00A50BC5">
      <w:pPr>
        <w:ind w:right="461"/>
        <w:jc w:val="both"/>
        <w:rPr>
          <w:sz w:val="20"/>
          <w:szCs w:val="20"/>
        </w:rPr>
      </w:pPr>
    </w:p>
    <w:p w14:paraId="72D15E66" w14:textId="2F813214" w:rsidR="00B54A3E" w:rsidRDefault="0095177D" w:rsidP="004D0EA0">
      <w:pPr>
        <w:pStyle w:val="Heading3"/>
        <w:ind w:left="426" w:right="461" w:hanging="426"/>
        <w:rPr>
          <w:rFonts w:cs="Times New Roman"/>
          <w:bCs/>
          <w:szCs w:val="20"/>
        </w:rPr>
      </w:pPr>
      <w:bookmarkStart w:id="86" w:name="_Toc176987411"/>
      <w:bookmarkStart w:id="87" w:name="_Toc196165308"/>
      <w:r w:rsidRPr="009404BB">
        <w:rPr>
          <w:rFonts w:cs="Times New Roman"/>
          <w:bCs/>
          <w:szCs w:val="20"/>
        </w:rPr>
        <w:lastRenderedPageBreak/>
        <w:t>3.2.</w:t>
      </w:r>
      <w:r w:rsidR="00D012F0">
        <w:rPr>
          <w:rFonts w:cs="Times New Roman"/>
          <w:bCs/>
          <w:szCs w:val="20"/>
        </w:rPr>
        <w:t>3</w:t>
      </w:r>
      <w:r w:rsidRPr="009404BB">
        <w:rPr>
          <w:rFonts w:cs="Times New Roman"/>
          <w:bCs/>
          <w:szCs w:val="20"/>
        </w:rPr>
        <w:t xml:space="preserve"> </w:t>
      </w:r>
      <w:bookmarkEnd w:id="86"/>
      <w:bookmarkEnd w:id="87"/>
      <w:r w:rsidR="00467460">
        <w:rPr>
          <w:rFonts w:cs="Times New Roman"/>
          <w:bCs/>
          <w:szCs w:val="20"/>
        </w:rPr>
        <w:t>USER EXPERIENCE</w:t>
      </w:r>
    </w:p>
    <w:p w14:paraId="4FA309B7" w14:textId="0FC6F097" w:rsidR="00467460" w:rsidRDefault="00467460" w:rsidP="00467460">
      <w:pPr>
        <w:ind w:firstLine="720"/>
        <w:rPr>
          <w:b/>
          <w:bCs/>
          <w:color w:val="000000" w:themeColor="text1"/>
          <w:sz w:val="20"/>
          <w:szCs w:val="20"/>
        </w:rPr>
      </w:pPr>
      <w:r>
        <w:rPr>
          <w:noProof/>
        </w:rPr>
        <w:drawing>
          <wp:anchor distT="0" distB="0" distL="114300" distR="114300" simplePos="0" relativeHeight="251764224" behindDoc="0" locked="0" layoutInCell="1" allowOverlap="1" wp14:anchorId="5AEC32D7" wp14:editId="17D3B524">
            <wp:simplePos x="0" y="0"/>
            <wp:positionH relativeFrom="column">
              <wp:posOffset>1435100</wp:posOffset>
            </wp:positionH>
            <wp:positionV relativeFrom="paragraph">
              <wp:posOffset>116840</wp:posOffset>
            </wp:positionV>
            <wp:extent cx="847725" cy="1449070"/>
            <wp:effectExtent l="0" t="0" r="3175" b="0"/>
            <wp:wrapSquare wrapText="bothSides"/>
            <wp:docPr id="9412609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60914" name="Picture 941260914"/>
                    <pic:cNvPicPr/>
                  </pic:nvPicPr>
                  <pic:blipFill rotWithShape="1">
                    <a:blip r:embed="rId21">
                      <a:extLst>
                        <a:ext uri="{28A0092B-C50C-407E-A947-70E740481C1C}">
                          <a14:useLocalDpi xmlns:a14="http://schemas.microsoft.com/office/drawing/2010/main" val="0"/>
                        </a:ext>
                      </a:extLst>
                    </a:blip>
                    <a:srcRect r="7996"/>
                    <a:stretch>
                      <a:fillRect/>
                    </a:stretch>
                  </pic:blipFill>
                  <pic:spPr bwMode="auto">
                    <a:xfrm>
                      <a:off x="0" y="0"/>
                      <a:ext cx="847725" cy="1449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774FEA" w14:textId="3B622EA4" w:rsidR="00467460" w:rsidRDefault="00467460" w:rsidP="00467460">
      <w:pPr>
        <w:ind w:firstLine="720"/>
        <w:rPr>
          <w:b/>
          <w:bCs/>
          <w:color w:val="000000" w:themeColor="text1"/>
          <w:sz w:val="20"/>
          <w:szCs w:val="20"/>
        </w:rPr>
      </w:pPr>
    </w:p>
    <w:p w14:paraId="100355C7" w14:textId="48BD08A6" w:rsidR="00467460" w:rsidRDefault="00467460" w:rsidP="00467460">
      <w:pPr>
        <w:ind w:firstLine="720"/>
        <w:rPr>
          <w:b/>
          <w:bCs/>
          <w:color w:val="000000" w:themeColor="text1"/>
          <w:sz w:val="20"/>
          <w:szCs w:val="20"/>
        </w:rPr>
      </w:pPr>
    </w:p>
    <w:p w14:paraId="3C29ABB5" w14:textId="599C5E5F" w:rsidR="00467460" w:rsidRDefault="00467460" w:rsidP="00467460">
      <w:pPr>
        <w:ind w:firstLine="720"/>
        <w:rPr>
          <w:b/>
          <w:bCs/>
          <w:color w:val="000000" w:themeColor="text1"/>
          <w:sz w:val="20"/>
          <w:szCs w:val="20"/>
        </w:rPr>
      </w:pPr>
    </w:p>
    <w:p w14:paraId="78E67B4E" w14:textId="10682BF8" w:rsidR="00467460" w:rsidRDefault="00467460" w:rsidP="00467460">
      <w:pPr>
        <w:ind w:firstLine="720"/>
        <w:rPr>
          <w:b/>
          <w:bCs/>
          <w:color w:val="000000" w:themeColor="text1"/>
          <w:sz w:val="20"/>
          <w:szCs w:val="20"/>
        </w:rPr>
      </w:pPr>
    </w:p>
    <w:p w14:paraId="7946B422" w14:textId="403D1F3A" w:rsidR="00467460" w:rsidRDefault="00467460" w:rsidP="00467460">
      <w:pPr>
        <w:ind w:firstLine="720"/>
        <w:rPr>
          <w:b/>
          <w:bCs/>
          <w:color w:val="000000" w:themeColor="text1"/>
          <w:sz w:val="20"/>
          <w:szCs w:val="20"/>
        </w:rPr>
      </w:pPr>
    </w:p>
    <w:p w14:paraId="1C4916EA" w14:textId="7EEAC650" w:rsidR="00467460" w:rsidRDefault="00467460" w:rsidP="00467460">
      <w:pPr>
        <w:ind w:firstLine="720"/>
        <w:rPr>
          <w:b/>
          <w:bCs/>
          <w:color w:val="000000" w:themeColor="text1"/>
          <w:sz w:val="20"/>
          <w:szCs w:val="20"/>
        </w:rPr>
      </w:pPr>
    </w:p>
    <w:p w14:paraId="05FD973F" w14:textId="77777777" w:rsidR="00467460" w:rsidRDefault="00467460" w:rsidP="00467460">
      <w:pPr>
        <w:ind w:firstLine="720"/>
        <w:rPr>
          <w:b/>
          <w:bCs/>
          <w:color w:val="000000" w:themeColor="text1"/>
          <w:sz w:val="20"/>
          <w:szCs w:val="20"/>
        </w:rPr>
      </w:pPr>
    </w:p>
    <w:p w14:paraId="521718D1" w14:textId="77777777" w:rsidR="00467460" w:rsidRDefault="00467460" w:rsidP="00467460">
      <w:pPr>
        <w:ind w:firstLine="720"/>
        <w:rPr>
          <w:b/>
          <w:bCs/>
          <w:color w:val="000000" w:themeColor="text1"/>
          <w:sz w:val="20"/>
          <w:szCs w:val="20"/>
        </w:rPr>
      </w:pPr>
    </w:p>
    <w:p w14:paraId="734912AA" w14:textId="77777777" w:rsidR="00467460" w:rsidRDefault="00467460" w:rsidP="00467460">
      <w:pPr>
        <w:ind w:firstLine="720"/>
        <w:rPr>
          <w:b/>
          <w:bCs/>
          <w:color w:val="000000" w:themeColor="text1"/>
          <w:sz w:val="20"/>
          <w:szCs w:val="20"/>
        </w:rPr>
      </w:pPr>
    </w:p>
    <w:p w14:paraId="0F2D2FC3" w14:textId="77777777" w:rsidR="00467460" w:rsidRDefault="00467460" w:rsidP="00467460">
      <w:pPr>
        <w:ind w:firstLine="720"/>
        <w:rPr>
          <w:b/>
          <w:bCs/>
          <w:color w:val="000000" w:themeColor="text1"/>
          <w:sz w:val="20"/>
          <w:szCs w:val="20"/>
        </w:rPr>
      </w:pPr>
    </w:p>
    <w:p w14:paraId="08270802" w14:textId="77777777" w:rsidR="00467460" w:rsidRDefault="00467460" w:rsidP="00467460">
      <w:pPr>
        <w:ind w:firstLine="720"/>
        <w:rPr>
          <w:b/>
          <w:bCs/>
          <w:color w:val="000000" w:themeColor="text1"/>
          <w:sz w:val="20"/>
          <w:szCs w:val="20"/>
        </w:rPr>
      </w:pPr>
    </w:p>
    <w:p w14:paraId="1CDEBC9B" w14:textId="0BC44CEA" w:rsidR="00467460" w:rsidRDefault="00467460" w:rsidP="00467460">
      <w:pPr>
        <w:ind w:left="720" w:firstLine="720"/>
        <w:rPr>
          <w:b/>
          <w:sz w:val="20"/>
          <w:szCs w:val="20"/>
        </w:rPr>
      </w:pPr>
      <w:r w:rsidRPr="009404BB">
        <w:rPr>
          <w:b/>
          <w:bCs/>
          <w:color w:val="000000" w:themeColor="text1"/>
          <w:sz w:val="20"/>
          <w:szCs w:val="20"/>
        </w:rPr>
        <w:t xml:space="preserve">Gambar 3. </w:t>
      </w:r>
      <w:r w:rsidRPr="009404BB">
        <w:rPr>
          <w:b/>
          <w:bCs/>
          <w:i/>
          <w:iCs/>
          <w:color w:val="000000" w:themeColor="text1"/>
          <w:sz w:val="20"/>
          <w:szCs w:val="20"/>
        </w:rPr>
        <w:fldChar w:fldCharType="begin"/>
      </w:r>
      <w:r w:rsidRPr="009404BB">
        <w:rPr>
          <w:b/>
          <w:bCs/>
          <w:color w:val="000000" w:themeColor="text1"/>
          <w:sz w:val="20"/>
          <w:szCs w:val="20"/>
        </w:rPr>
        <w:instrText xml:space="preserve"> SEQ Gambar_3. \* ARABIC </w:instrText>
      </w:r>
      <w:r w:rsidRPr="009404BB">
        <w:rPr>
          <w:b/>
          <w:bCs/>
          <w:i/>
          <w:iCs/>
          <w:color w:val="000000" w:themeColor="text1"/>
          <w:sz w:val="20"/>
          <w:szCs w:val="20"/>
        </w:rPr>
        <w:fldChar w:fldCharType="separate"/>
      </w:r>
      <w:r>
        <w:rPr>
          <w:b/>
          <w:bCs/>
          <w:noProof/>
          <w:color w:val="000000" w:themeColor="text1"/>
          <w:sz w:val="20"/>
          <w:szCs w:val="20"/>
        </w:rPr>
        <w:t>8</w:t>
      </w:r>
      <w:r w:rsidRPr="009404BB">
        <w:rPr>
          <w:b/>
          <w:bCs/>
          <w:i/>
          <w:iCs/>
          <w:color w:val="000000" w:themeColor="text1"/>
          <w:sz w:val="20"/>
          <w:szCs w:val="20"/>
        </w:rPr>
        <w:fldChar w:fldCharType="end"/>
      </w:r>
      <w:r w:rsidRPr="009404BB">
        <w:rPr>
          <w:b/>
          <w:bCs/>
          <w:color w:val="000000" w:themeColor="text1"/>
          <w:sz w:val="20"/>
          <w:szCs w:val="20"/>
        </w:rPr>
        <w:t xml:space="preserve"> </w:t>
      </w:r>
      <w:r>
        <w:rPr>
          <w:b/>
          <w:sz w:val="20"/>
          <w:szCs w:val="20"/>
        </w:rPr>
        <w:t>User Experience</w:t>
      </w:r>
    </w:p>
    <w:p w14:paraId="440F2747" w14:textId="14065F48" w:rsidR="00467460" w:rsidRPr="00467460" w:rsidRDefault="00467460" w:rsidP="00467460"/>
    <w:p w14:paraId="4250EA3B" w14:textId="2D428839" w:rsidR="00D012F0" w:rsidRDefault="00467460" w:rsidP="00467460">
      <w:pPr>
        <w:keepNext/>
        <w:keepLines/>
        <w:spacing w:before="40" w:line="276" w:lineRule="auto"/>
        <w:ind w:right="461" w:firstLine="567"/>
        <w:jc w:val="both"/>
        <w:rPr>
          <w:sz w:val="20"/>
          <w:szCs w:val="20"/>
        </w:rPr>
      </w:pPr>
      <w:r w:rsidRPr="00467460">
        <w:rPr>
          <w:sz w:val="20"/>
          <w:szCs w:val="20"/>
        </w:rPr>
        <w:t>User Experience (UX) atau Pengalaman Pengguna adalah</w:t>
      </w:r>
      <w:r>
        <w:rPr>
          <w:sz w:val="20"/>
          <w:szCs w:val="20"/>
        </w:rPr>
        <w:t xml:space="preserve"> </w:t>
      </w:r>
      <w:r w:rsidRPr="00467460">
        <w:rPr>
          <w:sz w:val="20"/>
          <w:szCs w:val="20"/>
        </w:rPr>
        <w:t>keseluruhan pengalaman yang dirasakan pengguna saat berinteraksi dengan</w:t>
      </w:r>
      <w:r>
        <w:rPr>
          <w:sz w:val="20"/>
          <w:szCs w:val="20"/>
        </w:rPr>
        <w:t xml:space="preserve"> </w:t>
      </w:r>
      <w:r w:rsidRPr="00467460">
        <w:rPr>
          <w:sz w:val="20"/>
          <w:szCs w:val="20"/>
        </w:rPr>
        <w:t>produk, sistem, atau layanan. UX mencakup berbagai aspek, termasuk</w:t>
      </w:r>
      <w:r>
        <w:rPr>
          <w:sz w:val="20"/>
          <w:szCs w:val="20"/>
        </w:rPr>
        <w:t xml:space="preserve"> </w:t>
      </w:r>
      <w:r w:rsidRPr="00467460">
        <w:rPr>
          <w:sz w:val="20"/>
          <w:szCs w:val="20"/>
        </w:rPr>
        <w:t>kegunaan, aksesibilitas, kinerja, estetika, dan emosional yang dirasakan</w:t>
      </w:r>
      <w:r>
        <w:rPr>
          <w:sz w:val="20"/>
          <w:szCs w:val="20"/>
        </w:rPr>
        <w:t xml:space="preserve"> </w:t>
      </w:r>
      <w:r w:rsidRPr="00467460">
        <w:rPr>
          <w:sz w:val="20"/>
          <w:szCs w:val="20"/>
        </w:rPr>
        <w:t>pengguna selama dan setelah penggunaan produk tersebut. Dan pada proses</w:t>
      </w:r>
      <w:r>
        <w:rPr>
          <w:sz w:val="20"/>
          <w:szCs w:val="20"/>
        </w:rPr>
        <w:t xml:space="preserve"> </w:t>
      </w:r>
      <w:r w:rsidRPr="00467460">
        <w:rPr>
          <w:sz w:val="20"/>
          <w:szCs w:val="20"/>
        </w:rPr>
        <w:t>ini penerapan user experience yaitu ketika pengguna menggunakan aplikasi</w:t>
      </w:r>
      <w:r>
        <w:rPr>
          <w:sz w:val="20"/>
          <w:szCs w:val="20"/>
        </w:rPr>
        <w:t xml:space="preserve"> </w:t>
      </w:r>
      <w:r w:rsidRPr="00467460">
        <w:rPr>
          <w:sz w:val="20"/>
          <w:szCs w:val="20"/>
        </w:rPr>
        <w:t>chatbot, mulai dari memasukkan input hingga menerima respon (jawaban)</w:t>
      </w:r>
      <w:r>
        <w:rPr>
          <w:sz w:val="20"/>
          <w:szCs w:val="20"/>
        </w:rPr>
        <w:t xml:space="preserve"> </w:t>
      </w:r>
      <w:r w:rsidRPr="00467460">
        <w:rPr>
          <w:sz w:val="20"/>
          <w:szCs w:val="20"/>
        </w:rPr>
        <w:t>dari chatbot.</w:t>
      </w:r>
      <w:r>
        <w:rPr>
          <w:sz w:val="20"/>
          <w:szCs w:val="20"/>
        </w:rPr>
        <w:t xml:space="preserve"> </w:t>
      </w:r>
      <w:r w:rsidR="00D012F0" w:rsidRPr="00D012F0">
        <w:rPr>
          <w:sz w:val="20"/>
          <w:szCs w:val="20"/>
        </w:rPr>
        <w:t>merupakan bagian antarmuka sistem yang secara langsung digunakan oleh pengguna. Aplikasi ini dirancang untuk menerima masukan berupa teks pertanyaan dari pengguna dan menampilkan respons dalam bentuk jawaban yang relevan. Masukan tersebut kemudian diteruskan ke backend melalui Application Programming Interface (API), dan jawaban yang telah diproses akan dikirimkan kembali ke frontend untuk ditampilkan kepada pengguna.</w:t>
      </w:r>
      <w:r w:rsidR="00D012F0" w:rsidRPr="009404BB">
        <w:rPr>
          <w:sz w:val="20"/>
          <w:szCs w:val="20"/>
        </w:rPr>
        <w:t xml:space="preserve"> </w:t>
      </w:r>
    </w:p>
    <w:p w14:paraId="21C339D8" w14:textId="3536B658" w:rsidR="00D012F0" w:rsidRDefault="00D012F0" w:rsidP="00D012F0">
      <w:r>
        <w:tab/>
      </w:r>
    </w:p>
    <w:p w14:paraId="3B074DFE" w14:textId="1613D247" w:rsidR="00D012F0" w:rsidRDefault="00D012F0" w:rsidP="00D012F0">
      <w:pPr>
        <w:rPr>
          <w:b/>
          <w:bCs/>
          <w:sz w:val="20"/>
          <w:szCs w:val="20"/>
        </w:rPr>
      </w:pPr>
      <w:r w:rsidRPr="00510EFC">
        <w:rPr>
          <w:b/>
          <w:sz w:val="20"/>
          <w:szCs w:val="20"/>
        </w:rPr>
        <w:t>3.2.</w:t>
      </w:r>
      <w:r>
        <w:rPr>
          <w:b/>
          <w:sz w:val="20"/>
          <w:szCs w:val="20"/>
        </w:rPr>
        <w:t>3</w:t>
      </w:r>
      <w:r w:rsidRPr="00510EFC">
        <w:rPr>
          <w:b/>
          <w:sz w:val="20"/>
          <w:szCs w:val="20"/>
        </w:rPr>
        <w:t xml:space="preserve">.1 </w:t>
      </w:r>
      <w:r w:rsidR="00467460">
        <w:rPr>
          <w:b/>
          <w:bCs/>
          <w:sz w:val="20"/>
          <w:szCs w:val="20"/>
        </w:rPr>
        <w:t>DESAIN WEB</w:t>
      </w:r>
    </w:p>
    <w:p w14:paraId="13377626" w14:textId="77777777" w:rsidR="00467460" w:rsidRPr="00D012F0" w:rsidRDefault="00467460" w:rsidP="00D012F0">
      <w:pPr>
        <w:rPr>
          <w:b/>
          <w:bCs/>
          <w:sz w:val="20"/>
          <w:szCs w:val="20"/>
        </w:rPr>
      </w:pPr>
    </w:p>
    <w:p w14:paraId="207A4318" w14:textId="3DB702C8" w:rsidR="00320360" w:rsidRPr="009404BB" w:rsidRDefault="000821CC" w:rsidP="002C01CC">
      <w:pPr>
        <w:keepNext/>
        <w:ind w:right="461"/>
        <w:jc w:val="center"/>
        <w:rPr>
          <w:sz w:val="20"/>
          <w:szCs w:val="20"/>
        </w:rPr>
      </w:pPr>
      <w:r w:rsidRPr="009404BB">
        <w:rPr>
          <w:noProof/>
          <w:sz w:val="20"/>
          <w:szCs w:val="20"/>
        </w:rPr>
        <w:lastRenderedPageBreak/>
        <w:drawing>
          <wp:inline distT="0" distB="0" distL="0" distR="0" wp14:anchorId="6C8853A6" wp14:editId="1853D108">
            <wp:extent cx="2888342" cy="2051926"/>
            <wp:effectExtent l="0" t="0" r="0" b="5715"/>
            <wp:docPr id="10657237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23730" name="Picture 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99186" cy="2059630"/>
                    </a:xfrm>
                    <a:prstGeom prst="rect">
                      <a:avLst/>
                    </a:prstGeom>
                  </pic:spPr>
                </pic:pic>
              </a:graphicData>
            </a:graphic>
          </wp:inline>
        </w:drawing>
      </w:r>
    </w:p>
    <w:p w14:paraId="295202E5" w14:textId="55F5A155" w:rsidR="00391459" w:rsidRPr="009404BB" w:rsidRDefault="00391459" w:rsidP="00391459">
      <w:pPr>
        <w:pStyle w:val="Caption"/>
        <w:jc w:val="center"/>
        <w:rPr>
          <w:b/>
          <w:bCs/>
          <w:i w:val="0"/>
          <w:iCs w:val="0"/>
          <w:sz w:val="20"/>
          <w:szCs w:val="20"/>
        </w:rPr>
      </w:pPr>
      <w:bookmarkStart w:id="88" w:name="_Toc187666669"/>
      <w:bookmarkStart w:id="89" w:name="_Toc187668446"/>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sidR="00461240">
        <w:rPr>
          <w:b/>
          <w:bCs/>
          <w:i w:val="0"/>
          <w:iCs w:val="0"/>
          <w:noProof/>
          <w:color w:val="000000" w:themeColor="text1"/>
          <w:sz w:val="20"/>
          <w:szCs w:val="20"/>
        </w:rPr>
        <w:t>10</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Gambaran </w:t>
      </w:r>
      <w:bookmarkEnd w:id="88"/>
      <w:bookmarkEnd w:id="89"/>
      <w:r w:rsidR="00467460">
        <w:rPr>
          <w:b/>
          <w:bCs/>
          <w:i w:val="0"/>
          <w:iCs w:val="0"/>
          <w:color w:val="000000" w:themeColor="text1"/>
          <w:sz w:val="20"/>
          <w:szCs w:val="20"/>
        </w:rPr>
        <w:t>Desain Web</w:t>
      </w:r>
    </w:p>
    <w:p w14:paraId="56225405" w14:textId="0F2AC159" w:rsidR="00235B15" w:rsidRDefault="0095177D" w:rsidP="00A50BC5">
      <w:pPr>
        <w:spacing w:line="276" w:lineRule="auto"/>
        <w:ind w:right="461"/>
        <w:jc w:val="both"/>
        <w:rPr>
          <w:sz w:val="20"/>
          <w:szCs w:val="20"/>
        </w:rPr>
      </w:pPr>
      <w:r w:rsidRPr="009404BB">
        <w:rPr>
          <w:sz w:val="20"/>
          <w:szCs w:val="20"/>
        </w:rPr>
        <w:t xml:space="preserve">     Gambar 3.</w:t>
      </w:r>
      <w:r w:rsidR="00235B15" w:rsidRPr="009404BB">
        <w:rPr>
          <w:sz w:val="20"/>
          <w:szCs w:val="20"/>
        </w:rPr>
        <w:t>10</w:t>
      </w:r>
      <w:r w:rsidRPr="009404BB">
        <w:rPr>
          <w:sz w:val="20"/>
          <w:szCs w:val="20"/>
        </w:rPr>
        <w:t xml:space="preserve">, adalah desain web untuk tampilan dari chatbot yang sedang dikembangkan. Tampilan tersebut mencakup beberapa </w:t>
      </w:r>
      <w:r w:rsidR="00CF5E58" w:rsidRPr="009404BB">
        <w:rPr>
          <w:sz w:val="20"/>
          <w:szCs w:val="20"/>
        </w:rPr>
        <w:t>fitur</w:t>
      </w:r>
      <w:r w:rsidRPr="009404BB">
        <w:rPr>
          <w:sz w:val="20"/>
          <w:szCs w:val="20"/>
        </w:rPr>
        <w:t xml:space="preserve"> yang dapat dilihat oleh pengguna, termasuk balon chat di sebelah kanan yang berisi pertanyaan dari pengguna, balon chat di sebelah kiri yang berisi respon dari chatbot, formulir input teks yang memungkinkan pengguna untuk mengetikkan pertanyaan, dan ikon pesawat untuk mengirim pesan ke chatbot.</w:t>
      </w:r>
    </w:p>
    <w:p w14:paraId="1E0439C0" w14:textId="77777777" w:rsidR="00D012F0" w:rsidRPr="009404BB" w:rsidRDefault="00D012F0" w:rsidP="00A50BC5">
      <w:pPr>
        <w:spacing w:line="276" w:lineRule="auto"/>
        <w:ind w:right="461"/>
        <w:jc w:val="both"/>
        <w:rPr>
          <w:sz w:val="20"/>
          <w:szCs w:val="20"/>
        </w:rPr>
      </w:pPr>
    </w:p>
    <w:p w14:paraId="484EFB9B" w14:textId="30F71A4C" w:rsidR="003B6B5F" w:rsidRPr="009404BB" w:rsidRDefault="003B6B5F" w:rsidP="00A50BC5">
      <w:pPr>
        <w:pStyle w:val="Heading3"/>
        <w:ind w:left="426" w:right="461" w:hanging="426"/>
        <w:rPr>
          <w:rFonts w:cs="Times New Roman"/>
          <w:bCs/>
          <w:szCs w:val="20"/>
        </w:rPr>
      </w:pPr>
      <w:bookmarkStart w:id="90" w:name="_Toc176987412"/>
      <w:bookmarkStart w:id="91" w:name="_Toc196165309"/>
      <w:r w:rsidRPr="009404BB">
        <w:rPr>
          <w:rFonts w:cs="Times New Roman"/>
          <w:bCs/>
          <w:szCs w:val="20"/>
        </w:rPr>
        <w:t>3.2.</w:t>
      </w:r>
      <w:r w:rsidR="006A4345" w:rsidRPr="009404BB">
        <w:rPr>
          <w:rFonts w:cs="Times New Roman"/>
          <w:bCs/>
          <w:szCs w:val="20"/>
        </w:rPr>
        <w:t>10</w:t>
      </w:r>
      <w:r w:rsidRPr="009404BB">
        <w:rPr>
          <w:rFonts w:cs="Times New Roman"/>
          <w:bCs/>
          <w:szCs w:val="20"/>
        </w:rPr>
        <w:t xml:space="preserve"> TIMELINE PENGERJAAN</w:t>
      </w:r>
      <w:bookmarkEnd w:id="90"/>
      <w:bookmarkEnd w:id="91"/>
    </w:p>
    <w:p w14:paraId="700F5E3C" w14:textId="6CE5A153" w:rsidR="00860895" w:rsidRPr="009404BB" w:rsidRDefault="00860895" w:rsidP="00860895">
      <w:pPr>
        <w:rPr>
          <w:sz w:val="20"/>
          <w:szCs w:val="20"/>
        </w:rPr>
      </w:pPr>
    </w:p>
    <w:p w14:paraId="2969FC1D" w14:textId="5FA44272" w:rsidR="002A73FF" w:rsidRPr="009404BB" w:rsidRDefault="002A73FF" w:rsidP="00A50BC5">
      <w:pPr>
        <w:spacing w:line="276" w:lineRule="auto"/>
        <w:ind w:right="461"/>
        <w:jc w:val="both"/>
        <w:rPr>
          <w:sz w:val="20"/>
          <w:szCs w:val="20"/>
        </w:rPr>
      </w:pPr>
    </w:p>
    <w:p w14:paraId="0BDB0920" w14:textId="3034142C" w:rsidR="004D0EA0" w:rsidRPr="009404BB" w:rsidRDefault="00391459" w:rsidP="00391459">
      <w:pPr>
        <w:pStyle w:val="Caption"/>
        <w:jc w:val="center"/>
        <w:rPr>
          <w:b/>
          <w:bCs/>
          <w:i w:val="0"/>
          <w:iCs w:val="0"/>
          <w:sz w:val="20"/>
          <w:szCs w:val="20"/>
        </w:rPr>
      </w:pPr>
      <w:bookmarkStart w:id="92" w:name="_Toc187668501"/>
      <w:r w:rsidRPr="009404BB">
        <w:rPr>
          <w:b/>
          <w:bCs/>
          <w:i w:val="0"/>
          <w:iCs w:val="0"/>
          <w:color w:val="000000" w:themeColor="text1"/>
          <w:sz w:val="20"/>
          <w:szCs w:val="20"/>
        </w:rPr>
        <w:t xml:space="preserve">Tabel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Tabel_3. \* ARABIC </w:instrText>
      </w:r>
      <w:r w:rsidRPr="009404BB">
        <w:rPr>
          <w:b/>
          <w:bCs/>
          <w:i w:val="0"/>
          <w:iCs w:val="0"/>
          <w:color w:val="000000" w:themeColor="text1"/>
          <w:sz w:val="20"/>
          <w:szCs w:val="20"/>
        </w:rPr>
        <w:fldChar w:fldCharType="separate"/>
      </w:r>
      <w:r w:rsidR="00461240">
        <w:rPr>
          <w:b/>
          <w:bCs/>
          <w:i w:val="0"/>
          <w:iCs w:val="0"/>
          <w:noProof/>
          <w:color w:val="000000" w:themeColor="text1"/>
          <w:sz w:val="20"/>
          <w:szCs w:val="20"/>
        </w:rPr>
        <w:t>2</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Jadwal Pengerjaan PA Pembuatan Sistem</w:t>
      </w:r>
      <w:bookmarkEnd w:id="92"/>
    </w:p>
    <w:p w14:paraId="6CF9B9E8" w14:textId="77777777" w:rsidR="004D0EA0" w:rsidRPr="009404BB" w:rsidRDefault="004D0EA0" w:rsidP="004D0EA0">
      <w:pPr>
        <w:pStyle w:val="BodyText"/>
        <w:spacing w:before="73"/>
      </w:pPr>
    </w:p>
    <w:tbl>
      <w:tblPr>
        <w:tblW w:w="0" w:type="auto"/>
        <w:tblInd w:w="1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1"/>
        <w:gridCol w:w="3223"/>
        <w:gridCol w:w="1559"/>
      </w:tblGrid>
      <w:tr w:rsidR="004D0EA0" w:rsidRPr="009404BB" w14:paraId="6D7E4785" w14:textId="77777777" w:rsidTr="00920839">
        <w:trPr>
          <w:trHeight w:val="452"/>
        </w:trPr>
        <w:tc>
          <w:tcPr>
            <w:tcW w:w="691" w:type="dxa"/>
          </w:tcPr>
          <w:p w14:paraId="435DFCB5" w14:textId="77777777" w:rsidR="004D0EA0" w:rsidRPr="009404BB" w:rsidRDefault="004D0EA0" w:rsidP="008073D5">
            <w:pPr>
              <w:pStyle w:val="TableParagraph"/>
              <w:spacing w:before="99"/>
              <w:ind w:left="210"/>
              <w:rPr>
                <w:sz w:val="20"/>
                <w:szCs w:val="20"/>
              </w:rPr>
            </w:pPr>
            <w:r w:rsidRPr="009404BB">
              <w:rPr>
                <w:spacing w:val="-5"/>
                <w:sz w:val="20"/>
                <w:szCs w:val="20"/>
              </w:rPr>
              <w:t>No</w:t>
            </w:r>
          </w:p>
        </w:tc>
        <w:tc>
          <w:tcPr>
            <w:tcW w:w="3223" w:type="dxa"/>
          </w:tcPr>
          <w:p w14:paraId="07B47650" w14:textId="77777777" w:rsidR="004D0EA0" w:rsidRPr="009404BB" w:rsidRDefault="004D0EA0" w:rsidP="008073D5">
            <w:pPr>
              <w:pStyle w:val="TableParagraph"/>
              <w:spacing w:before="99"/>
              <w:ind w:left="1034"/>
              <w:rPr>
                <w:sz w:val="20"/>
                <w:szCs w:val="20"/>
              </w:rPr>
            </w:pPr>
            <w:r w:rsidRPr="009404BB">
              <w:rPr>
                <w:sz w:val="20"/>
                <w:szCs w:val="20"/>
              </w:rPr>
              <w:t>Nama</w:t>
            </w:r>
            <w:r w:rsidRPr="009404BB">
              <w:rPr>
                <w:spacing w:val="-7"/>
                <w:sz w:val="20"/>
                <w:szCs w:val="20"/>
              </w:rPr>
              <w:t xml:space="preserve"> </w:t>
            </w:r>
            <w:r w:rsidRPr="009404BB">
              <w:rPr>
                <w:spacing w:val="-2"/>
                <w:sz w:val="20"/>
                <w:szCs w:val="20"/>
              </w:rPr>
              <w:t>Kegiatan</w:t>
            </w:r>
          </w:p>
        </w:tc>
        <w:tc>
          <w:tcPr>
            <w:tcW w:w="1559" w:type="dxa"/>
          </w:tcPr>
          <w:p w14:paraId="312B8446" w14:textId="77777777" w:rsidR="004D0EA0" w:rsidRPr="009404BB" w:rsidRDefault="004D0EA0" w:rsidP="00920839">
            <w:pPr>
              <w:pStyle w:val="TableParagraph"/>
              <w:spacing w:before="99"/>
              <w:ind w:left="257" w:right="-1"/>
              <w:rPr>
                <w:sz w:val="20"/>
                <w:szCs w:val="20"/>
              </w:rPr>
            </w:pPr>
            <w:r w:rsidRPr="009404BB">
              <w:rPr>
                <w:sz w:val="20"/>
                <w:szCs w:val="20"/>
              </w:rPr>
              <w:t>Waktu</w:t>
            </w:r>
            <w:r w:rsidRPr="009404BB">
              <w:rPr>
                <w:spacing w:val="-2"/>
                <w:sz w:val="20"/>
                <w:szCs w:val="20"/>
              </w:rPr>
              <w:t xml:space="preserve"> (Bulan)</w:t>
            </w:r>
          </w:p>
        </w:tc>
      </w:tr>
      <w:tr w:rsidR="004D0EA0" w:rsidRPr="009404BB" w14:paraId="0C6E7496" w14:textId="77777777" w:rsidTr="00920839">
        <w:trPr>
          <w:trHeight w:val="431"/>
        </w:trPr>
        <w:tc>
          <w:tcPr>
            <w:tcW w:w="691" w:type="dxa"/>
          </w:tcPr>
          <w:p w14:paraId="208AAE35" w14:textId="77777777" w:rsidR="004D0EA0" w:rsidRPr="009404BB" w:rsidRDefault="004D0EA0" w:rsidP="008073D5">
            <w:pPr>
              <w:pStyle w:val="TableParagraph"/>
              <w:spacing w:before="101"/>
              <w:ind w:left="100"/>
              <w:rPr>
                <w:sz w:val="20"/>
                <w:szCs w:val="20"/>
              </w:rPr>
            </w:pPr>
            <w:r w:rsidRPr="009404BB">
              <w:rPr>
                <w:spacing w:val="-10"/>
                <w:sz w:val="20"/>
                <w:szCs w:val="20"/>
              </w:rPr>
              <w:t>1</w:t>
            </w:r>
          </w:p>
        </w:tc>
        <w:tc>
          <w:tcPr>
            <w:tcW w:w="3223" w:type="dxa"/>
          </w:tcPr>
          <w:p w14:paraId="0349E885" w14:textId="77777777" w:rsidR="004D0EA0" w:rsidRPr="009404BB" w:rsidRDefault="004D0EA0" w:rsidP="008073D5">
            <w:pPr>
              <w:pStyle w:val="TableParagraph"/>
              <w:spacing w:before="101"/>
              <w:ind w:left="100"/>
              <w:rPr>
                <w:sz w:val="20"/>
                <w:szCs w:val="20"/>
              </w:rPr>
            </w:pPr>
            <w:r w:rsidRPr="009404BB">
              <w:rPr>
                <w:sz w:val="20"/>
                <w:szCs w:val="20"/>
              </w:rPr>
              <w:t>Menganalisis</w:t>
            </w:r>
            <w:r w:rsidRPr="009404BB">
              <w:rPr>
                <w:spacing w:val="-9"/>
                <w:sz w:val="20"/>
                <w:szCs w:val="20"/>
              </w:rPr>
              <w:t xml:space="preserve"> </w:t>
            </w:r>
            <w:r w:rsidRPr="009404BB">
              <w:rPr>
                <w:sz w:val="20"/>
                <w:szCs w:val="20"/>
              </w:rPr>
              <w:t>kebutuhan</w:t>
            </w:r>
            <w:r w:rsidRPr="009404BB">
              <w:rPr>
                <w:spacing w:val="-6"/>
                <w:sz w:val="20"/>
                <w:szCs w:val="20"/>
              </w:rPr>
              <w:t xml:space="preserve"> </w:t>
            </w:r>
            <w:r w:rsidRPr="009404BB">
              <w:rPr>
                <w:spacing w:val="-4"/>
                <w:sz w:val="20"/>
                <w:szCs w:val="20"/>
              </w:rPr>
              <w:t>user</w:t>
            </w:r>
          </w:p>
        </w:tc>
        <w:tc>
          <w:tcPr>
            <w:tcW w:w="1559" w:type="dxa"/>
          </w:tcPr>
          <w:p w14:paraId="4569F1CF" w14:textId="77777777" w:rsidR="004D0EA0" w:rsidRPr="009404BB" w:rsidRDefault="004D0EA0" w:rsidP="008073D5">
            <w:pPr>
              <w:pStyle w:val="TableParagraph"/>
              <w:spacing w:before="101"/>
              <w:ind w:left="100"/>
              <w:rPr>
                <w:sz w:val="20"/>
                <w:szCs w:val="20"/>
              </w:rPr>
            </w:pPr>
            <w:r w:rsidRPr="009404BB">
              <w:rPr>
                <w:spacing w:val="-10"/>
                <w:sz w:val="20"/>
                <w:szCs w:val="20"/>
              </w:rPr>
              <w:t>1</w:t>
            </w:r>
          </w:p>
        </w:tc>
      </w:tr>
      <w:tr w:rsidR="004D0EA0" w:rsidRPr="009404BB" w14:paraId="12569F2E" w14:textId="77777777" w:rsidTr="00920839">
        <w:trPr>
          <w:trHeight w:val="428"/>
        </w:trPr>
        <w:tc>
          <w:tcPr>
            <w:tcW w:w="691" w:type="dxa"/>
          </w:tcPr>
          <w:p w14:paraId="047B5592" w14:textId="77777777" w:rsidR="004D0EA0" w:rsidRPr="009404BB" w:rsidRDefault="004D0EA0" w:rsidP="008073D5">
            <w:pPr>
              <w:pStyle w:val="TableParagraph"/>
              <w:spacing w:before="98"/>
              <w:ind w:left="100"/>
              <w:rPr>
                <w:sz w:val="20"/>
                <w:szCs w:val="20"/>
              </w:rPr>
            </w:pPr>
            <w:r w:rsidRPr="009404BB">
              <w:rPr>
                <w:spacing w:val="-10"/>
                <w:sz w:val="20"/>
                <w:szCs w:val="20"/>
              </w:rPr>
              <w:t>2</w:t>
            </w:r>
          </w:p>
        </w:tc>
        <w:tc>
          <w:tcPr>
            <w:tcW w:w="3223" w:type="dxa"/>
          </w:tcPr>
          <w:p w14:paraId="0A8E6290" w14:textId="77777777" w:rsidR="004D0EA0" w:rsidRPr="009404BB" w:rsidRDefault="004D0EA0" w:rsidP="008073D5">
            <w:pPr>
              <w:pStyle w:val="TableParagraph"/>
              <w:spacing w:before="98"/>
              <w:ind w:left="100"/>
              <w:rPr>
                <w:sz w:val="20"/>
                <w:szCs w:val="20"/>
              </w:rPr>
            </w:pPr>
            <w:r w:rsidRPr="009404BB">
              <w:rPr>
                <w:sz w:val="20"/>
                <w:szCs w:val="20"/>
              </w:rPr>
              <w:t>Mengumpulkan</w:t>
            </w:r>
            <w:r w:rsidRPr="009404BB">
              <w:rPr>
                <w:spacing w:val="-12"/>
                <w:sz w:val="20"/>
                <w:szCs w:val="20"/>
              </w:rPr>
              <w:t xml:space="preserve"> </w:t>
            </w:r>
            <w:r w:rsidRPr="009404BB">
              <w:rPr>
                <w:spacing w:val="-2"/>
                <w:sz w:val="20"/>
                <w:szCs w:val="20"/>
              </w:rPr>
              <w:t>dataset</w:t>
            </w:r>
          </w:p>
        </w:tc>
        <w:tc>
          <w:tcPr>
            <w:tcW w:w="1559" w:type="dxa"/>
          </w:tcPr>
          <w:p w14:paraId="1367DB59" w14:textId="77777777" w:rsidR="004D0EA0" w:rsidRPr="009404BB" w:rsidRDefault="004D0EA0" w:rsidP="008073D5">
            <w:pPr>
              <w:pStyle w:val="TableParagraph"/>
              <w:spacing w:before="98"/>
              <w:ind w:left="100"/>
              <w:rPr>
                <w:sz w:val="20"/>
                <w:szCs w:val="20"/>
              </w:rPr>
            </w:pPr>
            <w:r w:rsidRPr="009404BB">
              <w:rPr>
                <w:spacing w:val="-10"/>
                <w:sz w:val="20"/>
                <w:szCs w:val="20"/>
              </w:rPr>
              <w:t>2</w:t>
            </w:r>
          </w:p>
        </w:tc>
      </w:tr>
      <w:tr w:rsidR="004D0EA0" w:rsidRPr="009404BB" w14:paraId="0D49DB10" w14:textId="77777777" w:rsidTr="00920839">
        <w:trPr>
          <w:trHeight w:val="431"/>
        </w:trPr>
        <w:tc>
          <w:tcPr>
            <w:tcW w:w="691" w:type="dxa"/>
          </w:tcPr>
          <w:p w14:paraId="202563E1" w14:textId="77777777" w:rsidR="004D0EA0" w:rsidRPr="009404BB" w:rsidRDefault="004D0EA0" w:rsidP="004D0EA0">
            <w:pPr>
              <w:pStyle w:val="TableParagraph"/>
              <w:spacing w:before="101"/>
              <w:ind w:left="100"/>
              <w:rPr>
                <w:sz w:val="20"/>
                <w:szCs w:val="20"/>
              </w:rPr>
            </w:pPr>
            <w:r w:rsidRPr="009404BB">
              <w:rPr>
                <w:spacing w:val="-10"/>
                <w:sz w:val="20"/>
                <w:szCs w:val="20"/>
              </w:rPr>
              <w:lastRenderedPageBreak/>
              <w:t>3</w:t>
            </w:r>
          </w:p>
        </w:tc>
        <w:tc>
          <w:tcPr>
            <w:tcW w:w="3223" w:type="dxa"/>
          </w:tcPr>
          <w:p w14:paraId="5575831B" w14:textId="1721C8BB" w:rsidR="004D0EA0" w:rsidRPr="009404BB" w:rsidRDefault="004D0EA0" w:rsidP="004D0EA0">
            <w:pPr>
              <w:pStyle w:val="TableParagraph"/>
              <w:spacing w:before="101"/>
              <w:ind w:left="100"/>
              <w:rPr>
                <w:sz w:val="20"/>
                <w:szCs w:val="20"/>
              </w:rPr>
            </w:pPr>
            <w:r w:rsidRPr="009404BB">
              <w:rPr>
                <w:sz w:val="20"/>
                <w:szCs w:val="20"/>
              </w:rPr>
              <w:t>Mengembangkan</w:t>
            </w:r>
            <w:r w:rsidRPr="009404BB">
              <w:rPr>
                <w:spacing w:val="-10"/>
                <w:sz w:val="20"/>
                <w:szCs w:val="20"/>
              </w:rPr>
              <w:t xml:space="preserve"> </w:t>
            </w:r>
            <w:r w:rsidRPr="009404BB">
              <w:rPr>
                <w:spacing w:val="-2"/>
                <w:sz w:val="20"/>
                <w:szCs w:val="20"/>
              </w:rPr>
              <w:t>model</w:t>
            </w:r>
            <w:r w:rsidRPr="009404BB">
              <w:rPr>
                <w:sz w:val="20"/>
                <w:szCs w:val="20"/>
              </w:rPr>
              <w:t xml:space="preserve"> </w:t>
            </w:r>
          </w:p>
        </w:tc>
        <w:tc>
          <w:tcPr>
            <w:tcW w:w="1559" w:type="dxa"/>
          </w:tcPr>
          <w:p w14:paraId="183390E2" w14:textId="7C27A612" w:rsidR="004D0EA0" w:rsidRPr="009404BB" w:rsidRDefault="004D0EA0" w:rsidP="004D0EA0">
            <w:pPr>
              <w:pStyle w:val="TableParagraph"/>
              <w:spacing w:before="101"/>
              <w:ind w:left="100"/>
              <w:rPr>
                <w:sz w:val="20"/>
                <w:szCs w:val="20"/>
              </w:rPr>
            </w:pPr>
            <w:r w:rsidRPr="009404BB">
              <w:rPr>
                <w:sz w:val="20"/>
                <w:szCs w:val="20"/>
              </w:rPr>
              <w:t xml:space="preserve">3 – </w:t>
            </w:r>
            <w:r w:rsidRPr="009404BB">
              <w:rPr>
                <w:spacing w:val="-10"/>
                <w:sz w:val="20"/>
                <w:szCs w:val="20"/>
              </w:rPr>
              <w:t>5</w:t>
            </w:r>
          </w:p>
        </w:tc>
      </w:tr>
      <w:tr w:rsidR="004D0EA0" w:rsidRPr="009404BB" w14:paraId="4F3ED36C" w14:textId="77777777" w:rsidTr="00920839">
        <w:trPr>
          <w:trHeight w:val="429"/>
        </w:trPr>
        <w:tc>
          <w:tcPr>
            <w:tcW w:w="691" w:type="dxa"/>
          </w:tcPr>
          <w:p w14:paraId="6565A7B0" w14:textId="77777777" w:rsidR="004D0EA0" w:rsidRPr="009404BB" w:rsidRDefault="004D0EA0" w:rsidP="004D0EA0">
            <w:pPr>
              <w:pStyle w:val="TableParagraph"/>
              <w:spacing w:before="98"/>
              <w:ind w:left="100"/>
              <w:rPr>
                <w:sz w:val="20"/>
                <w:szCs w:val="20"/>
              </w:rPr>
            </w:pPr>
            <w:r w:rsidRPr="009404BB">
              <w:rPr>
                <w:spacing w:val="-10"/>
                <w:sz w:val="20"/>
                <w:szCs w:val="20"/>
              </w:rPr>
              <w:t>4</w:t>
            </w:r>
          </w:p>
        </w:tc>
        <w:tc>
          <w:tcPr>
            <w:tcW w:w="3223" w:type="dxa"/>
          </w:tcPr>
          <w:p w14:paraId="07DEF198" w14:textId="149732DD" w:rsidR="004D0EA0" w:rsidRPr="009404BB" w:rsidRDefault="004D0EA0" w:rsidP="004D0EA0">
            <w:pPr>
              <w:pStyle w:val="TableParagraph"/>
              <w:spacing w:before="98"/>
              <w:ind w:left="100"/>
              <w:rPr>
                <w:sz w:val="20"/>
                <w:szCs w:val="20"/>
              </w:rPr>
            </w:pPr>
            <w:r w:rsidRPr="009404BB">
              <w:rPr>
                <w:sz w:val="20"/>
                <w:szCs w:val="20"/>
              </w:rPr>
              <w:t>Menguji</w:t>
            </w:r>
            <w:r w:rsidRPr="009404BB">
              <w:rPr>
                <w:spacing w:val="-7"/>
                <w:sz w:val="20"/>
                <w:szCs w:val="20"/>
              </w:rPr>
              <w:t xml:space="preserve"> </w:t>
            </w:r>
            <w:r w:rsidRPr="009404BB">
              <w:rPr>
                <w:sz w:val="20"/>
                <w:szCs w:val="20"/>
              </w:rPr>
              <w:t>kinerja</w:t>
            </w:r>
            <w:r w:rsidRPr="009404BB">
              <w:rPr>
                <w:spacing w:val="-5"/>
                <w:sz w:val="20"/>
                <w:szCs w:val="20"/>
              </w:rPr>
              <w:t xml:space="preserve"> </w:t>
            </w:r>
            <w:r w:rsidRPr="009404BB">
              <w:rPr>
                <w:spacing w:val="-2"/>
                <w:sz w:val="20"/>
                <w:szCs w:val="20"/>
              </w:rPr>
              <w:t>model</w:t>
            </w:r>
            <w:r w:rsidRPr="009404BB">
              <w:rPr>
                <w:sz w:val="20"/>
                <w:szCs w:val="20"/>
              </w:rPr>
              <w:t xml:space="preserve"> </w:t>
            </w:r>
          </w:p>
        </w:tc>
        <w:tc>
          <w:tcPr>
            <w:tcW w:w="1559" w:type="dxa"/>
          </w:tcPr>
          <w:p w14:paraId="0EE701DA" w14:textId="0DBB7D22" w:rsidR="004D0EA0" w:rsidRPr="009404BB" w:rsidRDefault="004D0EA0" w:rsidP="004D0EA0">
            <w:pPr>
              <w:pStyle w:val="TableParagraph"/>
              <w:spacing w:before="98"/>
              <w:ind w:left="100"/>
              <w:rPr>
                <w:sz w:val="20"/>
                <w:szCs w:val="20"/>
              </w:rPr>
            </w:pPr>
            <w:r w:rsidRPr="009404BB">
              <w:rPr>
                <w:sz w:val="20"/>
                <w:szCs w:val="20"/>
              </w:rPr>
              <w:t>5 - 6</w:t>
            </w:r>
          </w:p>
        </w:tc>
      </w:tr>
      <w:tr w:rsidR="004D0EA0" w:rsidRPr="009404BB" w14:paraId="30B86A18" w14:textId="77777777" w:rsidTr="00920839">
        <w:trPr>
          <w:trHeight w:val="431"/>
        </w:trPr>
        <w:tc>
          <w:tcPr>
            <w:tcW w:w="691" w:type="dxa"/>
          </w:tcPr>
          <w:p w14:paraId="3841BE29" w14:textId="77777777" w:rsidR="004D0EA0" w:rsidRPr="009404BB" w:rsidRDefault="004D0EA0" w:rsidP="004D0EA0">
            <w:pPr>
              <w:pStyle w:val="TableParagraph"/>
              <w:spacing w:before="101"/>
              <w:ind w:left="100"/>
              <w:rPr>
                <w:sz w:val="20"/>
                <w:szCs w:val="20"/>
              </w:rPr>
            </w:pPr>
            <w:r w:rsidRPr="009404BB">
              <w:rPr>
                <w:spacing w:val="-10"/>
                <w:sz w:val="20"/>
                <w:szCs w:val="20"/>
              </w:rPr>
              <w:t>5</w:t>
            </w:r>
          </w:p>
        </w:tc>
        <w:tc>
          <w:tcPr>
            <w:tcW w:w="3223" w:type="dxa"/>
          </w:tcPr>
          <w:p w14:paraId="4D290243" w14:textId="078708F4" w:rsidR="004D0EA0" w:rsidRPr="009404BB" w:rsidRDefault="004D0EA0" w:rsidP="004D0EA0">
            <w:pPr>
              <w:pStyle w:val="TableParagraph"/>
              <w:spacing w:before="101"/>
              <w:ind w:left="100"/>
              <w:rPr>
                <w:sz w:val="20"/>
                <w:szCs w:val="20"/>
              </w:rPr>
            </w:pPr>
            <w:r w:rsidRPr="009404BB">
              <w:rPr>
                <w:sz w:val="20"/>
                <w:szCs w:val="20"/>
              </w:rPr>
              <w:t>Menentukan</w:t>
            </w:r>
            <w:r w:rsidRPr="009404BB">
              <w:rPr>
                <w:spacing w:val="-8"/>
                <w:sz w:val="20"/>
                <w:szCs w:val="20"/>
              </w:rPr>
              <w:t xml:space="preserve"> </w:t>
            </w:r>
            <w:r w:rsidRPr="009404BB">
              <w:rPr>
                <w:spacing w:val="-2"/>
                <w:sz w:val="20"/>
                <w:szCs w:val="20"/>
              </w:rPr>
              <w:t>Backend</w:t>
            </w:r>
          </w:p>
        </w:tc>
        <w:tc>
          <w:tcPr>
            <w:tcW w:w="1559" w:type="dxa"/>
          </w:tcPr>
          <w:p w14:paraId="3948963D" w14:textId="1866B936" w:rsidR="004D0EA0" w:rsidRPr="009404BB" w:rsidRDefault="004D0EA0" w:rsidP="004D0EA0">
            <w:pPr>
              <w:pStyle w:val="TableParagraph"/>
              <w:spacing w:before="101"/>
              <w:ind w:left="100"/>
              <w:rPr>
                <w:sz w:val="20"/>
                <w:szCs w:val="20"/>
              </w:rPr>
            </w:pPr>
            <w:r w:rsidRPr="009404BB">
              <w:rPr>
                <w:spacing w:val="-10"/>
                <w:sz w:val="20"/>
                <w:szCs w:val="20"/>
              </w:rPr>
              <w:t>6 - 7</w:t>
            </w:r>
          </w:p>
        </w:tc>
      </w:tr>
      <w:tr w:rsidR="004D0EA0" w:rsidRPr="009404BB" w14:paraId="70AC7981" w14:textId="77777777" w:rsidTr="00920839">
        <w:trPr>
          <w:trHeight w:val="428"/>
        </w:trPr>
        <w:tc>
          <w:tcPr>
            <w:tcW w:w="691" w:type="dxa"/>
          </w:tcPr>
          <w:p w14:paraId="2DCADC95" w14:textId="77777777" w:rsidR="004D0EA0" w:rsidRPr="009404BB" w:rsidRDefault="004D0EA0" w:rsidP="004D0EA0">
            <w:pPr>
              <w:pStyle w:val="TableParagraph"/>
              <w:spacing w:before="98"/>
              <w:ind w:left="100"/>
              <w:rPr>
                <w:sz w:val="20"/>
                <w:szCs w:val="20"/>
              </w:rPr>
            </w:pPr>
            <w:r w:rsidRPr="009404BB">
              <w:rPr>
                <w:spacing w:val="-10"/>
                <w:sz w:val="20"/>
                <w:szCs w:val="20"/>
              </w:rPr>
              <w:t>6</w:t>
            </w:r>
          </w:p>
        </w:tc>
        <w:tc>
          <w:tcPr>
            <w:tcW w:w="3223" w:type="dxa"/>
          </w:tcPr>
          <w:p w14:paraId="5A7D0D01" w14:textId="77777777" w:rsidR="004D0EA0" w:rsidRPr="009404BB" w:rsidRDefault="004D0EA0" w:rsidP="004D0EA0">
            <w:pPr>
              <w:pStyle w:val="TableParagraph"/>
              <w:spacing w:before="98"/>
              <w:ind w:left="100"/>
              <w:rPr>
                <w:sz w:val="20"/>
                <w:szCs w:val="20"/>
              </w:rPr>
            </w:pPr>
            <w:r w:rsidRPr="009404BB">
              <w:rPr>
                <w:sz w:val="20"/>
                <w:szCs w:val="20"/>
              </w:rPr>
              <w:t>Mengembangkan</w:t>
            </w:r>
            <w:r w:rsidRPr="009404BB">
              <w:rPr>
                <w:spacing w:val="-10"/>
                <w:sz w:val="20"/>
                <w:szCs w:val="20"/>
              </w:rPr>
              <w:t xml:space="preserve"> </w:t>
            </w:r>
            <w:r w:rsidRPr="009404BB">
              <w:rPr>
                <w:spacing w:val="-2"/>
                <w:sz w:val="20"/>
                <w:szCs w:val="20"/>
              </w:rPr>
              <w:t>UI/UX</w:t>
            </w:r>
          </w:p>
        </w:tc>
        <w:tc>
          <w:tcPr>
            <w:tcW w:w="1559" w:type="dxa"/>
          </w:tcPr>
          <w:p w14:paraId="0A68C724" w14:textId="43791916" w:rsidR="004D0EA0" w:rsidRPr="009404BB" w:rsidRDefault="004D0EA0" w:rsidP="004D0EA0">
            <w:pPr>
              <w:pStyle w:val="TableParagraph"/>
              <w:spacing w:before="98"/>
              <w:ind w:left="100"/>
              <w:rPr>
                <w:sz w:val="20"/>
                <w:szCs w:val="20"/>
              </w:rPr>
            </w:pPr>
            <w:r w:rsidRPr="009404BB">
              <w:rPr>
                <w:sz w:val="20"/>
                <w:szCs w:val="20"/>
              </w:rPr>
              <w:t xml:space="preserve">7 – </w:t>
            </w:r>
            <w:r w:rsidRPr="009404BB">
              <w:rPr>
                <w:spacing w:val="-10"/>
                <w:sz w:val="20"/>
                <w:szCs w:val="20"/>
              </w:rPr>
              <w:t>9</w:t>
            </w:r>
          </w:p>
        </w:tc>
      </w:tr>
      <w:tr w:rsidR="004D0EA0" w:rsidRPr="009404BB" w14:paraId="063CA0A3" w14:textId="77777777" w:rsidTr="00920839">
        <w:trPr>
          <w:trHeight w:val="431"/>
        </w:trPr>
        <w:tc>
          <w:tcPr>
            <w:tcW w:w="691" w:type="dxa"/>
          </w:tcPr>
          <w:p w14:paraId="23BE4A5E" w14:textId="77777777" w:rsidR="004D0EA0" w:rsidRPr="009404BB" w:rsidRDefault="004D0EA0" w:rsidP="004D0EA0">
            <w:pPr>
              <w:pStyle w:val="TableParagraph"/>
              <w:spacing w:before="101"/>
              <w:ind w:left="100"/>
              <w:rPr>
                <w:sz w:val="20"/>
                <w:szCs w:val="20"/>
              </w:rPr>
            </w:pPr>
            <w:r w:rsidRPr="009404BB">
              <w:rPr>
                <w:spacing w:val="-10"/>
                <w:sz w:val="20"/>
                <w:szCs w:val="20"/>
              </w:rPr>
              <w:t>7</w:t>
            </w:r>
          </w:p>
        </w:tc>
        <w:tc>
          <w:tcPr>
            <w:tcW w:w="3223" w:type="dxa"/>
          </w:tcPr>
          <w:p w14:paraId="5637BF67" w14:textId="77777777" w:rsidR="004D0EA0" w:rsidRPr="009404BB" w:rsidRDefault="004D0EA0" w:rsidP="004D0EA0">
            <w:pPr>
              <w:pStyle w:val="TableParagraph"/>
              <w:spacing w:before="101"/>
              <w:ind w:left="100"/>
              <w:rPr>
                <w:sz w:val="20"/>
                <w:szCs w:val="20"/>
              </w:rPr>
            </w:pPr>
            <w:r w:rsidRPr="009404BB">
              <w:rPr>
                <w:sz w:val="20"/>
                <w:szCs w:val="20"/>
              </w:rPr>
              <w:t>Mengintegrasikan</w:t>
            </w:r>
            <w:r w:rsidRPr="009404BB">
              <w:rPr>
                <w:spacing w:val="-11"/>
                <w:sz w:val="20"/>
                <w:szCs w:val="20"/>
              </w:rPr>
              <w:t xml:space="preserve"> </w:t>
            </w:r>
            <w:r w:rsidRPr="009404BB">
              <w:rPr>
                <w:spacing w:val="-5"/>
                <w:sz w:val="20"/>
                <w:szCs w:val="20"/>
              </w:rPr>
              <w:t>API</w:t>
            </w:r>
          </w:p>
        </w:tc>
        <w:tc>
          <w:tcPr>
            <w:tcW w:w="1559" w:type="dxa"/>
          </w:tcPr>
          <w:p w14:paraId="33B6C8A8" w14:textId="5CCFDD89" w:rsidR="004D0EA0" w:rsidRPr="009404BB" w:rsidRDefault="004D0EA0" w:rsidP="004D0EA0">
            <w:pPr>
              <w:pStyle w:val="TableParagraph"/>
              <w:spacing w:before="101"/>
              <w:ind w:left="100"/>
              <w:rPr>
                <w:sz w:val="20"/>
                <w:szCs w:val="20"/>
              </w:rPr>
            </w:pPr>
            <w:r w:rsidRPr="009404BB">
              <w:rPr>
                <w:sz w:val="20"/>
                <w:szCs w:val="20"/>
              </w:rPr>
              <w:t xml:space="preserve">9 - </w:t>
            </w:r>
            <w:r w:rsidRPr="009404BB">
              <w:rPr>
                <w:spacing w:val="-5"/>
                <w:sz w:val="20"/>
                <w:szCs w:val="20"/>
              </w:rPr>
              <w:t>10</w:t>
            </w:r>
          </w:p>
        </w:tc>
      </w:tr>
      <w:tr w:rsidR="004D0EA0" w:rsidRPr="009404BB" w14:paraId="6A3AF3A5" w14:textId="77777777" w:rsidTr="00920839">
        <w:trPr>
          <w:trHeight w:val="428"/>
        </w:trPr>
        <w:tc>
          <w:tcPr>
            <w:tcW w:w="691" w:type="dxa"/>
          </w:tcPr>
          <w:p w14:paraId="5EEB4B41" w14:textId="77777777" w:rsidR="004D0EA0" w:rsidRPr="009404BB" w:rsidRDefault="004D0EA0" w:rsidP="004D0EA0">
            <w:pPr>
              <w:pStyle w:val="TableParagraph"/>
              <w:spacing w:before="98"/>
              <w:ind w:left="100"/>
              <w:rPr>
                <w:sz w:val="20"/>
                <w:szCs w:val="20"/>
              </w:rPr>
            </w:pPr>
            <w:r w:rsidRPr="009404BB">
              <w:rPr>
                <w:spacing w:val="-10"/>
                <w:sz w:val="20"/>
                <w:szCs w:val="20"/>
              </w:rPr>
              <w:t>8</w:t>
            </w:r>
          </w:p>
        </w:tc>
        <w:tc>
          <w:tcPr>
            <w:tcW w:w="3223" w:type="dxa"/>
          </w:tcPr>
          <w:p w14:paraId="03B2E5BE" w14:textId="3CFF0D37" w:rsidR="004D0EA0" w:rsidRPr="009404BB" w:rsidRDefault="004D0EA0" w:rsidP="004D0EA0">
            <w:pPr>
              <w:pStyle w:val="TableParagraph"/>
              <w:spacing w:before="98"/>
              <w:ind w:left="100"/>
              <w:rPr>
                <w:sz w:val="20"/>
                <w:szCs w:val="20"/>
              </w:rPr>
            </w:pPr>
            <w:r w:rsidRPr="009404BB">
              <w:rPr>
                <w:sz w:val="20"/>
                <w:szCs w:val="20"/>
              </w:rPr>
              <w:t>Memastikan</w:t>
            </w:r>
            <w:r w:rsidRPr="009404BB">
              <w:rPr>
                <w:spacing w:val="-6"/>
                <w:sz w:val="20"/>
                <w:szCs w:val="20"/>
              </w:rPr>
              <w:t xml:space="preserve"> </w:t>
            </w:r>
            <w:r w:rsidRPr="009404BB">
              <w:rPr>
                <w:sz w:val="20"/>
                <w:szCs w:val="20"/>
              </w:rPr>
              <w:t>kesiapan</w:t>
            </w:r>
            <w:r w:rsidRPr="009404BB">
              <w:rPr>
                <w:spacing w:val="-6"/>
                <w:sz w:val="20"/>
                <w:szCs w:val="20"/>
              </w:rPr>
              <w:t xml:space="preserve"> </w:t>
            </w:r>
            <w:r w:rsidRPr="009404BB">
              <w:rPr>
                <w:spacing w:val="-2"/>
                <w:sz w:val="20"/>
                <w:szCs w:val="20"/>
              </w:rPr>
              <w:t>infrastruktur</w:t>
            </w:r>
            <w:r w:rsidRPr="009404BB">
              <w:rPr>
                <w:sz w:val="20"/>
                <w:szCs w:val="20"/>
              </w:rPr>
              <w:t xml:space="preserve"> </w:t>
            </w:r>
          </w:p>
        </w:tc>
        <w:tc>
          <w:tcPr>
            <w:tcW w:w="1559" w:type="dxa"/>
          </w:tcPr>
          <w:p w14:paraId="0124576F" w14:textId="77777777" w:rsidR="004D0EA0" w:rsidRPr="009404BB" w:rsidRDefault="004D0EA0" w:rsidP="004D0EA0">
            <w:pPr>
              <w:pStyle w:val="TableParagraph"/>
              <w:spacing w:before="98"/>
              <w:ind w:left="100"/>
              <w:rPr>
                <w:sz w:val="20"/>
                <w:szCs w:val="20"/>
              </w:rPr>
            </w:pPr>
            <w:r w:rsidRPr="009404BB">
              <w:rPr>
                <w:sz w:val="20"/>
                <w:szCs w:val="20"/>
              </w:rPr>
              <w:t>10 -</w:t>
            </w:r>
            <w:r w:rsidRPr="009404BB">
              <w:rPr>
                <w:spacing w:val="-3"/>
                <w:sz w:val="20"/>
                <w:szCs w:val="20"/>
              </w:rPr>
              <w:t xml:space="preserve"> </w:t>
            </w:r>
            <w:r w:rsidRPr="009404BB">
              <w:rPr>
                <w:spacing w:val="-5"/>
                <w:sz w:val="20"/>
                <w:szCs w:val="20"/>
              </w:rPr>
              <w:t>11</w:t>
            </w:r>
          </w:p>
        </w:tc>
      </w:tr>
      <w:tr w:rsidR="004D0EA0" w:rsidRPr="009404BB" w14:paraId="2D6AA25B" w14:textId="77777777" w:rsidTr="00920839">
        <w:trPr>
          <w:trHeight w:val="431"/>
        </w:trPr>
        <w:tc>
          <w:tcPr>
            <w:tcW w:w="691" w:type="dxa"/>
          </w:tcPr>
          <w:p w14:paraId="72A1F53A" w14:textId="77777777" w:rsidR="004D0EA0" w:rsidRPr="009404BB" w:rsidRDefault="004D0EA0" w:rsidP="004D0EA0">
            <w:pPr>
              <w:pStyle w:val="TableParagraph"/>
              <w:spacing w:before="101"/>
              <w:ind w:left="100"/>
              <w:rPr>
                <w:sz w:val="20"/>
                <w:szCs w:val="20"/>
              </w:rPr>
            </w:pPr>
            <w:r w:rsidRPr="009404BB">
              <w:rPr>
                <w:spacing w:val="-10"/>
                <w:sz w:val="20"/>
                <w:szCs w:val="20"/>
              </w:rPr>
              <w:t>9</w:t>
            </w:r>
          </w:p>
        </w:tc>
        <w:tc>
          <w:tcPr>
            <w:tcW w:w="3223" w:type="dxa"/>
          </w:tcPr>
          <w:p w14:paraId="4A49BA24" w14:textId="6B3BB6ED" w:rsidR="004D0EA0" w:rsidRPr="009404BB" w:rsidRDefault="004D0EA0" w:rsidP="004D0EA0">
            <w:pPr>
              <w:pStyle w:val="TableParagraph"/>
              <w:spacing w:before="101"/>
              <w:ind w:left="100"/>
              <w:rPr>
                <w:sz w:val="20"/>
                <w:szCs w:val="20"/>
              </w:rPr>
            </w:pPr>
            <w:r w:rsidRPr="009404BB">
              <w:rPr>
                <w:sz w:val="20"/>
                <w:szCs w:val="20"/>
              </w:rPr>
              <w:t>Melakukan</w:t>
            </w:r>
            <w:r w:rsidRPr="009404BB">
              <w:rPr>
                <w:spacing w:val="-5"/>
                <w:sz w:val="20"/>
                <w:szCs w:val="20"/>
              </w:rPr>
              <w:t xml:space="preserve"> </w:t>
            </w:r>
            <w:r w:rsidRPr="009404BB">
              <w:rPr>
                <w:sz w:val="20"/>
                <w:szCs w:val="20"/>
              </w:rPr>
              <w:t>uji</w:t>
            </w:r>
            <w:r w:rsidRPr="009404BB">
              <w:rPr>
                <w:spacing w:val="-5"/>
                <w:sz w:val="20"/>
                <w:szCs w:val="20"/>
              </w:rPr>
              <w:t xml:space="preserve"> </w:t>
            </w:r>
            <w:r w:rsidRPr="009404BB">
              <w:rPr>
                <w:spacing w:val="-4"/>
                <w:sz w:val="20"/>
                <w:szCs w:val="20"/>
              </w:rPr>
              <w:t>coba keseluruhan</w:t>
            </w:r>
          </w:p>
        </w:tc>
        <w:tc>
          <w:tcPr>
            <w:tcW w:w="1559" w:type="dxa"/>
          </w:tcPr>
          <w:p w14:paraId="0976CB87" w14:textId="77777777" w:rsidR="004D0EA0" w:rsidRPr="009404BB" w:rsidRDefault="004D0EA0" w:rsidP="004D0EA0">
            <w:pPr>
              <w:pStyle w:val="TableParagraph"/>
              <w:spacing w:before="101"/>
              <w:ind w:left="100"/>
              <w:rPr>
                <w:sz w:val="20"/>
                <w:szCs w:val="20"/>
              </w:rPr>
            </w:pPr>
            <w:r w:rsidRPr="009404BB">
              <w:rPr>
                <w:sz w:val="20"/>
                <w:szCs w:val="20"/>
              </w:rPr>
              <w:t>11 -</w:t>
            </w:r>
            <w:r w:rsidRPr="009404BB">
              <w:rPr>
                <w:spacing w:val="-3"/>
                <w:sz w:val="20"/>
                <w:szCs w:val="20"/>
              </w:rPr>
              <w:t xml:space="preserve"> </w:t>
            </w:r>
            <w:r w:rsidRPr="009404BB">
              <w:rPr>
                <w:spacing w:val="-5"/>
                <w:sz w:val="20"/>
                <w:szCs w:val="20"/>
              </w:rPr>
              <w:t>12</w:t>
            </w:r>
          </w:p>
        </w:tc>
      </w:tr>
    </w:tbl>
    <w:p w14:paraId="6742E733" w14:textId="4D9178FF" w:rsidR="003B6B5F" w:rsidRPr="009404BB" w:rsidRDefault="003B6B5F" w:rsidP="00A50BC5">
      <w:pPr>
        <w:spacing w:line="276" w:lineRule="auto"/>
        <w:ind w:right="461"/>
        <w:jc w:val="both"/>
        <w:rPr>
          <w:sz w:val="20"/>
          <w:szCs w:val="20"/>
        </w:rPr>
      </w:pPr>
    </w:p>
    <w:p w14:paraId="1BFBF3EF" w14:textId="07311B24" w:rsidR="003B6B5F" w:rsidRPr="009404BB" w:rsidRDefault="003B6B5F" w:rsidP="00A50BC5">
      <w:pPr>
        <w:spacing w:line="276" w:lineRule="auto"/>
        <w:ind w:right="461"/>
        <w:jc w:val="both"/>
        <w:rPr>
          <w:sz w:val="20"/>
          <w:szCs w:val="20"/>
        </w:rPr>
      </w:pPr>
    </w:p>
    <w:p w14:paraId="7D298AD8" w14:textId="4282ADD3" w:rsidR="00A50BC5" w:rsidRPr="009404BB" w:rsidRDefault="00A50BC5" w:rsidP="00A50BC5">
      <w:pPr>
        <w:spacing w:line="276" w:lineRule="auto"/>
        <w:ind w:right="461"/>
        <w:jc w:val="both"/>
        <w:rPr>
          <w:sz w:val="20"/>
          <w:szCs w:val="20"/>
        </w:rPr>
      </w:pPr>
    </w:p>
    <w:p w14:paraId="19F31C3E" w14:textId="78E7F231" w:rsidR="00A50BC5" w:rsidRPr="009404BB" w:rsidRDefault="00A50BC5" w:rsidP="00A50BC5">
      <w:pPr>
        <w:spacing w:line="276" w:lineRule="auto"/>
        <w:ind w:right="461"/>
        <w:jc w:val="both"/>
        <w:rPr>
          <w:sz w:val="20"/>
          <w:szCs w:val="20"/>
        </w:rPr>
      </w:pPr>
    </w:p>
    <w:p w14:paraId="750EB663" w14:textId="7AA4FAA1" w:rsidR="00A50BC5" w:rsidRDefault="00A50BC5" w:rsidP="00A50BC5">
      <w:pPr>
        <w:spacing w:line="276" w:lineRule="auto"/>
        <w:ind w:right="461"/>
        <w:jc w:val="both"/>
        <w:rPr>
          <w:sz w:val="20"/>
          <w:szCs w:val="20"/>
        </w:rPr>
      </w:pPr>
    </w:p>
    <w:p w14:paraId="57A1EF9C" w14:textId="77777777" w:rsidR="00EF0D77" w:rsidRDefault="00EF0D77" w:rsidP="00A50BC5">
      <w:pPr>
        <w:spacing w:line="276" w:lineRule="auto"/>
        <w:ind w:right="461"/>
        <w:jc w:val="both"/>
        <w:rPr>
          <w:sz w:val="20"/>
          <w:szCs w:val="20"/>
        </w:rPr>
      </w:pPr>
    </w:p>
    <w:p w14:paraId="037A77E8" w14:textId="77777777" w:rsidR="00EF0D77" w:rsidRDefault="00EF0D77" w:rsidP="00A50BC5">
      <w:pPr>
        <w:spacing w:line="276" w:lineRule="auto"/>
        <w:ind w:right="461"/>
        <w:jc w:val="both"/>
        <w:rPr>
          <w:sz w:val="20"/>
          <w:szCs w:val="20"/>
        </w:rPr>
      </w:pPr>
    </w:p>
    <w:p w14:paraId="731AA4E8" w14:textId="77777777" w:rsidR="00EF0D77" w:rsidRDefault="00EF0D77" w:rsidP="00A50BC5">
      <w:pPr>
        <w:spacing w:line="276" w:lineRule="auto"/>
        <w:ind w:right="461"/>
        <w:jc w:val="both"/>
        <w:rPr>
          <w:sz w:val="20"/>
          <w:szCs w:val="20"/>
        </w:rPr>
      </w:pPr>
    </w:p>
    <w:p w14:paraId="78F525C6" w14:textId="77777777" w:rsidR="00EF0D77" w:rsidRDefault="00EF0D77" w:rsidP="00A50BC5">
      <w:pPr>
        <w:spacing w:line="276" w:lineRule="auto"/>
        <w:ind w:right="461"/>
        <w:jc w:val="both"/>
        <w:rPr>
          <w:sz w:val="20"/>
          <w:szCs w:val="20"/>
        </w:rPr>
      </w:pPr>
    </w:p>
    <w:p w14:paraId="5EBA54F6" w14:textId="77777777" w:rsidR="00EF0D77" w:rsidRDefault="00EF0D77" w:rsidP="00A50BC5">
      <w:pPr>
        <w:spacing w:line="276" w:lineRule="auto"/>
        <w:ind w:right="461"/>
        <w:jc w:val="both"/>
        <w:rPr>
          <w:sz w:val="20"/>
          <w:szCs w:val="20"/>
        </w:rPr>
      </w:pPr>
    </w:p>
    <w:p w14:paraId="7D138A17" w14:textId="77777777" w:rsidR="00EF0D77" w:rsidRDefault="00EF0D77" w:rsidP="00A50BC5">
      <w:pPr>
        <w:spacing w:line="276" w:lineRule="auto"/>
        <w:ind w:right="461"/>
        <w:jc w:val="both"/>
        <w:rPr>
          <w:sz w:val="20"/>
          <w:szCs w:val="20"/>
        </w:rPr>
      </w:pPr>
    </w:p>
    <w:p w14:paraId="77B14A29" w14:textId="77777777" w:rsidR="00EF0D77" w:rsidRDefault="00EF0D77" w:rsidP="00A50BC5">
      <w:pPr>
        <w:spacing w:line="276" w:lineRule="auto"/>
        <w:ind w:right="461"/>
        <w:jc w:val="both"/>
        <w:rPr>
          <w:sz w:val="20"/>
          <w:szCs w:val="20"/>
        </w:rPr>
      </w:pPr>
    </w:p>
    <w:p w14:paraId="59B77A17" w14:textId="77777777" w:rsidR="00EF0D77" w:rsidRPr="009404BB" w:rsidRDefault="00EF0D77" w:rsidP="00A50BC5">
      <w:pPr>
        <w:spacing w:line="276" w:lineRule="auto"/>
        <w:ind w:right="461"/>
        <w:jc w:val="both"/>
        <w:rPr>
          <w:sz w:val="20"/>
          <w:szCs w:val="20"/>
        </w:rPr>
      </w:pPr>
    </w:p>
    <w:p w14:paraId="20867958" w14:textId="6A86B65B" w:rsidR="00A50BC5" w:rsidRPr="009404BB" w:rsidRDefault="00A50BC5" w:rsidP="00A50BC5">
      <w:pPr>
        <w:spacing w:line="276" w:lineRule="auto"/>
        <w:ind w:right="461"/>
        <w:jc w:val="both"/>
        <w:rPr>
          <w:sz w:val="20"/>
          <w:szCs w:val="20"/>
        </w:rPr>
      </w:pPr>
    </w:p>
    <w:p w14:paraId="665A59F8" w14:textId="6296C152" w:rsidR="00A50BC5" w:rsidRPr="009404BB" w:rsidRDefault="00A50BC5" w:rsidP="00A50BC5">
      <w:pPr>
        <w:spacing w:line="276" w:lineRule="auto"/>
        <w:ind w:right="461"/>
        <w:jc w:val="both"/>
        <w:rPr>
          <w:sz w:val="20"/>
          <w:szCs w:val="20"/>
        </w:rPr>
      </w:pPr>
    </w:p>
    <w:p w14:paraId="615B7005" w14:textId="77777777" w:rsidR="00A50BC5" w:rsidRPr="009404BB" w:rsidRDefault="00A50BC5" w:rsidP="00A50BC5">
      <w:pPr>
        <w:spacing w:line="276" w:lineRule="auto"/>
        <w:ind w:right="461"/>
        <w:jc w:val="both"/>
        <w:rPr>
          <w:sz w:val="20"/>
          <w:szCs w:val="20"/>
        </w:rPr>
      </w:pPr>
    </w:p>
    <w:p w14:paraId="77EE10B0" w14:textId="77777777" w:rsidR="00A50BC5" w:rsidRDefault="00A50BC5" w:rsidP="00A50BC5">
      <w:pPr>
        <w:spacing w:line="276" w:lineRule="auto"/>
        <w:ind w:right="461"/>
        <w:jc w:val="both"/>
        <w:rPr>
          <w:sz w:val="20"/>
          <w:szCs w:val="20"/>
        </w:rPr>
      </w:pPr>
    </w:p>
    <w:p w14:paraId="5FF2B220" w14:textId="77777777" w:rsidR="00AE563E" w:rsidRDefault="00AE563E" w:rsidP="00A50BC5">
      <w:pPr>
        <w:spacing w:line="276" w:lineRule="auto"/>
        <w:ind w:right="461"/>
        <w:jc w:val="both"/>
        <w:rPr>
          <w:sz w:val="20"/>
          <w:szCs w:val="20"/>
        </w:rPr>
      </w:pPr>
    </w:p>
    <w:p w14:paraId="6458A7B9" w14:textId="77777777" w:rsidR="00AE563E" w:rsidRDefault="00AE563E" w:rsidP="00A50BC5">
      <w:pPr>
        <w:spacing w:line="276" w:lineRule="auto"/>
        <w:ind w:right="461"/>
        <w:jc w:val="both"/>
        <w:rPr>
          <w:sz w:val="20"/>
          <w:szCs w:val="20"/>
        </w:rPr>
      </w:pPr>
    </w:p>
    <w:p w14:paraId="56500F57" w14:textId="77777777" w:rsidR="00AE563E" w:rsidRDefault="00AE563E" w:rsidP="00A50BC5">
      <w:pPr>
        <w:spacing w:line="276" w:lineRule="auto"/>
        <w:ind w:right="461"/>
        <w:jc w:val="both"/>
        <w:rPr>
          <w:sz w:val="20"/>
          <w:szCs w:val="20"/>
        </w:rPr>
      </w:pPr>
    </w:p>
    <w:p w14:paraId="5B00F247" w14:textId="77777777" w:rsidR="00AE563E" w:rsidRDefault="00AE563E" w:rsidP="00A50BC5">
      <w:pPr>
        <w:spacing w:line="276" w:lineRule="auto"/>
        <w:ind w:right="461"/>
        <w:jc w:val="both"/>
        <w:rPr>
          <w:sz w:val="20"/>
          <w:szCs w:val="20"/>
        </w:rPr>
      </w:pPr>
    </w:p>
    <w:p w14:paraId="23530726" w14:textId="77777777" w:rsidR="00AE563E" w:rsidRDefault="00AE563E" w:rsidP="00A50BC5">
      <w:pPr>
        <w:spacing w:line="276" w:lineRule="auto"/>
        <w:ind w:right="461"/>
        <w:jc w:val="both"/>
        <w:rPr>
          <w:sz w:val="20"/>
          <w:szCs w:val="20"/>
        </w:rPr>
      </w:pPr>
    </w:p>
    <w:p w14:paraId="6D1A0C16" w14:textId="77777777" w:rsidR="00AE563E" w:rsidRDefault="00AE563E" w:rsidP="00A50BC5">
      <w:pPr>
        <w:spacing w:line="276" w:lineRule="auto"/>
        <w:ind w:right="461"/>
        <w:jc w:val="both"/>
        <w:rPr>
          <w:sz w:val="20"/>
          <w:szCs w:val="20"/>
        </w:rPr>
      </w:pPr>
    </w:p>
    <w:p w14:paraId="2F028CAD" w14:textId="77777777" w:rsidR="00AE563E" w:rsidRDefault="00AE563E" w:rsidP="00A50BC5">
      <w:pPr>
        <w:spacing w:line="276" w:lineRule="auto"/>
        <w:ind w:right="461"/>
        <w:jc w:val="both"/>
        <w:rPr>
          <w:sz w:val="20"/>
          <w:szCs w:val="20"/>
        </w:rPr>
      </w:pPr>
    </w:p>
    <w:p w14:paraId="77FA2BBC" w14:textId="77777777" w:rsidR="00AE563E" w:rsidRDefault="00AE563E" w:rsidP="00A50BC5">
      <w:pPr>
        <w:spacing w:line="276" w:lineRule="auto"/>
        <w:ind w:right="461"/>
        <w:jc w:val="both"/>
        <w:rPr>
          <w:sz w:val="20"/>
          <w:szCs w:val="20"/>
        </w:rPr>
      </w:pPr>
    </w:p>
    <w:p w14:paraId="105498D7" w14:textId="77777777" w:rsidR="00AE563E" w:rsidRDefault="00AE563E" w:rsidP="00A50BC5">
      <w:pPr>
        <w:spacing w:line="276" w:lineRule="auto"/>
        <w:ind w:right="461"/>
        <w:jc w:val="both"/>
        <w:rPr>
          <w:sz w:val="20"/>
          <w:szCs w:val="20"/>
        </w:rPr>
      </w:pPr>
    </w:p>
    <w:p w14:paraId="6ADB3E89" w14:textId="77777777" w:rsidR="00BD467D" w:rsidRPr="009404BB" w:rsidRDefault="00BD467D" w:rsidP="00BD467D">
      <w:pPr>
        <w:ind w:left="1744"/>
        <w:rPr>
          <w:sz w:val="20"/>
        </w:rPr>
      </w:pPr>
      <w:r w:rsidRPr="009404BB">
        <w:rPr>
          <w:sz w:val="20"/>
        </w:rPr>
        <w:t>(Halaman</w:t>
      </w:r>
      <w:r w:rsidRPr="009404BB">
        <w:rPr>
          <w:spacing w:val="-4"/>
          <w:sz w:val="20"/>
        </w:rPr>
        <w:t xml:space="preserve"> </w:t>
      </w:r>
      <w:r w:rsidRPr="009404BB">
        <w:rPr>
          <w:sz w:val="20"/>
        </w:rPr>
        <w:t>ini</w:t>
      </w:r>
      <w:r w:rsidRPr="009404BB">
        <w:rPr>
          <w:spacing w:val="-5"/>
          <w:sz w:val="20"/>
        </w:rPr>
        <w:t xml:space="preserve"> </w:t>
      </w:r>
      <w:r w:rsidRPr="009404BB">
        <w:rPr>
          <w:sz w:val="20"/>
        </w:rPr>
        <w:t>sengaja</w:t>
      </w:r>
      <w:r w:rsidRPr="009404BB">
        <w:rPr>
          <w:spacing w:val="-5"/>
          <w:sz w:val="20"/>
        </w:rPr>
        <w:t xml:space="preserve"> </w:t>
      </w:r>
      <w:r w:rsidRPr="009404BB">
        <w:rPr>
          <w:spacing w:val="-2"/>
          <w:sz w:val="20"/>
        </w:rPr>
        <w:t>dikosongkan)</w:t>
      </w:r>
    </w:p>
    <w:p w14:paraId="52648F09" w14:textId="77777777" w:rsidR="00AE563E" w:rsidRDefault="00AE563E" w:rsidP="00A50BC5">
      <w:pPr>
        <w:spacing w:line="276" w:lineRule="auto"/>
        <w:ind w:right="461"/>
        <w:jc w:val="both"/>
        <w:rPr>
          <w:sz w:val="20"/>
          <w:szCs w:val="20"/>
        </w:rPr>
      </w:pPr>
    </w:p>
    <w:p w14:paraId="2B1928EC" w14:textId="77777777" w:rsidR="00AE563E" w:rsidRDefault="00AE563E" w:rsidP="00A50BC5">
      <w:pPr>
        <w:spacing w:line="276" w:lineRule="auto"/>
        <w:ind w:right="461"/>
        <w:jc w:val="both"/>
        <w:rPr>
          <w:sz w:val="20"/>
          <w:szCs w:val="20"/>
        </w:rPr>
      </w:pPr>
    </w:p>
    <w:p w14:paraId="62AC5802" w14:textId="77777777" w:rsidR="00AE563E" w:rsidRDefault="00AE563E" w:rsidP="00A50BC5">
      <w:pPr>
        <w:spacing w:line="276" w:lineRule="auto"/>
        <w:ind w:right="461"/>
        <w:jc w:val="both"/>
        <w:rPr>
          <w:sz w:val="20"/>
          <w:szCs w:val="20"/>
        </w:rPr>
      </w:pPr>
    </w:p>
    <w:p w14:paraId="41F5E56A" w14:textId="77777777" w:rsidR="00AE563E" w:rsidRDefault="00AE563E" w:rsidP="00A50BC5">
      <w:pPr>
        <w:spacing w:line="276" w:lineRule="auto"/>
        <w:ind w:right="461"/>
        <w:jc w:val="both"/>
        <w:rPr>
          <w:sz w:val="20"/>
          <w:szCs w:val="20"/>
        </w:rPr>
      </w:pPr>
    </w:p>
    <w:p w14:paraId="68FE70B5" w14:textId="77777777" w:rsidR="00AE563E" w:rsidRDefault="00AE563E" w:rsidP="00A50BC5">
      <w:pPr>
        <w:spacing w:line="276" w:lineRule="auto"/>
        <w:ind w:right="461"/>
        <w:jc w:val="both"/>
        <w:rPr>
          <w:sz w:val="20"/>
          <w:szCs w:val="20"/>
        </w:rPr>
      </w:pPr>
    </w:p>
    <w:p w14:paraId="42AFDFE3" w14:textId="77777777" w:rsidR="00AE563E" w:rsidRDefault="00AE563E" w:rsidP="00A50BC5">
      <w:pPr>
        <w:spacing w:line="276" w:lineRule="auto"/>
        <w:ind w:right="461"/>
        <w:jc w:val="both"/>
        <w:rPr>
          <w:sz w:val="20"/>
          <w:szCs w:val="20"/>
        </w:rPr>
      </w:pPr>
    </w:p>
    <w:p w14:paraId="052DFA9D" w14:textId="77777777" w:rsidR="00AE563E" w:rsidRDefault="00AE563E" w:rsidP="00A50BC5">
      <w:pPr>
        <w:spacing w:line="276" w:lineRule="auto"/>
        <w:ind w:right="461"/>
        <w:jc w:val="both"/>
        <w:rPr>
          <w:sz w:val="20"/>
          <w:szCs w:val="20"/>
        </w:rPr>
      </w:pPr>
    </w:p>
    <w:p w14:paraId="627F3904" w14:textId="77777777" w:rsidR="00AE563E" w:rsidRDefault="00AE563E" w:rsidP="00A50BC5">
      <w:pPr>
        <w:spacing w:line="276" w:lineRule="auto"/>
        <w:ind w:right="461"/>
        <w:jc w:val="both"/>
        <w:rPr>
          <w:sz w:val="20"/>
          <w:szCs w:val="20"/>
        </w:rPr>
      </w:pPr>
    </w:p>
    <w:p w14:paraId="3AF6B509" w14:textId="4E449A69" w:rsidR="00AE563E" w:rsidRDefault="00AE563E" w:rsidP="00A50BC5">
      <w:pPr>
        <w:spacing w:line="276" w:lineRule="auto"/>
        <w:ind w:right="461"/>
        <w:jc w:val="both"/>
        <w:rPr>
          <w:sz w:val="20"/>
          <w:szCs w:val="20"/>
        </w:rPr>
      </w:pPr>
    </w:p>
    <w:p w14:paraId="3117F89C" w14:textId="77777777" w:rsidR="004E7371" w:rsidRDefault="004E7371" w:rsidP="00A50BC5">
      <w:pPr>
        <w:spacing w:line="276" w:lineRule="auto"/>
        <w:ind w:right="461"/>
        <w:jc w:val="both"/>
        <w:rPr>
          <w:sz w:val="20"/>
          <w:szCs w:val="20"/>
        </w:rPr>
      </w:pPr>
    </w:p>
    <w:p w14:paraId="1CBE298D" w14:textId="77777777" w:rsidR="004E7371" w:rsidRDefault="004E7371" w:rsidP="00A50BC5">
      <w:pPr>
        <w:spacing w:line="276" w:lineRule="auto"/>
        <w:ind w:right="461"/>
        <w:jc w:val="both"/>
        <w:rPr>
          <w:sz w:val="20"/>
          <w:szCs w:val="20"/>
        </w:rPr>
      </w:pPr>
    </w:p>
    <w:p w14:paraId="099C4CC5" w14:textId="77777777" w:rsidR="004E7371" w:rsidRDefault="004E7371" w:rsidP="00A50BC5">
      <w:pPr>
        <w:spacing w:line="276" w:lineRule="auto"/>
        <w:ind w:right="461"/>
        <w:jc w:val="both"/>
        <w:rPr>
          <w:sz w:val="20"/>
          <w:szCs w:val="20"/>
        </w:rPr>
      </w:pPr>
    </w:p>
    <w:p w14:paraId="6319085F" w14:textId="77777777" w:rsidR="004E7371" w:rsidRDefault="004E7371" w:rsidP="00A50BC5">
      <w:pPr>
        <w:spacing w:line="276" w:lineRule="auto"/>
        <w:ind w:right="461"/>
        <w:jc w:val="both"/>
        <w:rPr>
          <w:sz w:val="20"/>
          <w:szCs w:val="20"/>
        </w:rPr>
      </w:pPr>
    </w:p>
    <w:p w14:paraId="3D5F765D" w14:textId="77777777" w:rsidR="004E7371" w:rsidRDefault="004E7371" w:rsidP="00A50BC5">
      <w:pPr>
        <w:spacing w:line="276" w:lineRule="auto"/>
        <w:ind w:right="461"/>
        <w:jc w:val="both"/>
        <w:rPr>
          <w:sz w:val="20"/>
          <w:szCs w:val="20"/>
        </w:rPr>
      </w:pPr>
    </w:p>
    <w:p w14:paraId="22293267" w14:textId="77777777" w:rsidR="004E7371" w:rsidRDefault="004E7371" w:rsidP="00A50BC5">
      <w:pPr>
        <w:spacing w:line="276" w:lineRule="auto"/>
        <w:ind w:right="461"/>
        <w:jc w:val="both"/>
        <w:rPr>
          <w:sz w:val="20"/>
          <w:szCs w:val="20"/>
        </w:rPr>
      </w:pPr>
    </w:p>
    <w:p w14:paraId="2DA4289F" w14:textId="77777777" w:rsidR="004E7371" w:rsidRDefault="004E7371" w:rsidP="00A50BC5">
      <w:pPr>
        <w:spacing w:line="276" w:lineRule="auto"/>
        <w:ind w:right="461"/>
        <w:jc w:val="both"/>
        <w:rPr>
          <w:sz w:val="20"/>
          <w:szCs w:val="20"/>
        </w:rPr>
      </w:pPr>
    </w:p>
    <w:p w14:paraId="45C186F3" w14:textId="77777777" w:rsidR="004E7371" w:rsidRDefault="004E7371" w:rsidP="00A50BC5">
      <w:pPr>
        <w:spacing w:line="276" w:lineRule="auto"/>
        <w:ind w:right="461"/>
        <w:jc w:val="both"/>
        <w:rPr>
          <w:sz w:val="20"/>
          <w:szCs w:val="20"/>
        </w:rPr>
      </w:pPr>
    </w:p>
    <w:p w14:paraId="6A0944EA" w14:textId="77777777" w:rsidR="004E7371" w:rsidRDefault="004E7371" w:rsidP="00A50BC5">
      <w:pPr>
        <w:spacing w:line="276" w:lineRule="auto"/>
        <w:ind w:right="461"/>
        <w:jc w:val="both"/>
        <w:rPr>
          <w:sz w:val="20"/>
          <w:szCs w:val="20"/>
        </w:rPr>
      </w:pPr>
    </w:p>
    <w:p w14:paraId="702455F6" w14:textId="77777777" w:rsidR="004E7371" w:rsidRDefault="004E7371" w:rsidP="00A50BC5">
      <w:pPr>
        <w:spacing w:line="276" w:lineRule="auto"/>
        <w:ind w:right="461"/>
        <w:jc w:val="both"/>
        <w:rPr>
          <w:sz w:val="20"/>
          <w:szCs w:val="20"/>
        </w:rPr>
      </w:pPr>
    </w:p>
    <w:p w14:paraId="2D3345E1" w14:textId="77777777" w:rsidR="004E7371" w:rsidRDefault="004E7371" w:rsidP="00A50BC5">
      <w:pPr>
        <w:spacing w:line="276" w:lineRule="auto"/>
        <w:ind w:right="461"/>
        <w:jc w:val="both"/>
        <w:rPr>
          <w:sz w:val="20"/>
          <w:szCs w:val="20"/>
        </w:rPr>
      </w:pPr>
    </w:p>
    <w:p w14:paraId="33815F13" w14:textId="77777777" w:rsidR="004E7371" w:rsidRDefault="004E7371" w:rsidP="00A50BC5">
      <w:pPr>
        <w:spacing w:line="276" w:lineRule="auto"/>
        <w:ind w:right="461"/>
        <w:jc w:val="both"/>
        <w:rPr>
          <w:sz w:val="20"/>
          <w:szCs w:val="20"/>
        </w:rPr>
      </w:pPr>
    </w:p>
    <w:p w14:paraId="7A696E99" w14:textId="77777777" w:rsidR="0093678A" w:rsidRPr="009404BB" w:rsidRDefault="0093678A" w:rsidP="00A50BC5">
      <w:pPr>
        <w:spacing w:line="276" w:lineRule="auto"/>
        <w:ind w:right="461"/>
        <w:jc w:val="both"/>
        <w:rPr>
          <w:sz w:val="20"/>
          <w:szCs w:val="20"/>
        </w:rPr>
      </w:pPr>
    </w:p>
    <w:p w14:paraId="2D7CF9B1" w14:textId="77777777" w:rsidR="00A50BC5" w:rsidRPr="009404BB" w:rsidRDefault="00A50BC5" w:rsidP="00A50BC5">
      <w:pPr>
        <w:spacing w:line="276" w:lineRule="auto"/>
        <w:ind w:right="461"/>
        <w:jc w:val="both"/>
        <w:rPr>
          <w:sz w:val="20"/>
          <w:szCs w:val="20"/>
        </w:rPr>
      </w:pPr>
    </w:p>
    <w:p w14:paraId="45E7CB95" w14:textId="77777777" w:rsidR="002C01CC" w:rsidRDefault="002C01CC" w:rsidP="00A50BC5">
      <w:pPr>
        <w:spacing w:line="276" w:lineRule="auto"/>
        <w:ind w:right="461"/>
        <w:jc w:val="both"/>
        <w:rPr>
          <w:sz w:val="20"/>
          <w:szCs w:val="20"/>
        </w:rPr>
      </w:pPr>
    </w:p>
    <w:p w14:paraId="795ACABE" w14:textId="77777777" w:rsidR="00EF0D77" w:rsidRPr="009404BB" w:rsidRDefault="00EF0D77" w:rsidP="00A50BC5">
      <w:pPr>
        <w:spacing w:line="276" w:lineRule="auto"/>
        <w:ind w:right="461"/>
        <w:jc w:val="both"/>
        <w:rPr>
          <w:sz w:val="20"/>
          <w:szCs w:val="20"/>
        </w:rPr>
      </w:pPr>
    </w:p>
    <w:p w14:paraId="2FA99100" w14:textId="2EFDC493" w:rsidR="000D7904" w:rsidRPr="009404BB" w:rsidRDefault="000D7904" w:rsidP="00116317">
      <w:pPr>
        <w:pStyle w:val="Heading1"/>
      </w:pPr>
      <w:bookmarkStart w:id="93" w:name="_Toc196165310"/>
      <w:r w:rsidRPr="009404BB">
        <w:lastRenderedPageBreak/>
        <w:t>BAB 4</w:t>
      </w:r>
      <w:r w:rsidRPr="009404BB">
        <w:br/>
        <w:t>EKSPERIMEN DAN ANALISIS</w:t>
      </w:r>
      <w:bookmarkStart w:id="94" w:name="_bookmark52"/>
      <w:bookmarkEnd w:id="93"/>
      <w:bookmarkEnd w:id="94"/>
    </w:p>
    <w:p w14:paraId="6CBEB505" w14:textId="3E37542F" w:rsidR="000D7904" w:rsidRPr="009404BB" w:rsidRDefault="000D7904" w:rsidP="00A50BC5">
      <w:pPr>
        <w:pStyle w:val="Heading4"/>
        <w:numPr>
          <w:ilvl w:val="1"/>
          <w:numId w:val="7"/>
        </w:numPr>
        <w:tabs>
          <w:tab w:val="left" w:pos="536"/>
        </w:tabs>
        <w:spacing w:before="232" w:line="229" w:lineRule="exact"/>
        <w:ind w:left="536" w:right="461" w:hanging="352"/>
        <w:rPr>
          <w:rFonts w:ascii="Times New Roman" w:hAnsi="Times New Roman" w:cs="Times New Roman"/>
          <w:b/>
          <w:bCs/>
          <w:i w:val="0"/>
          <w:color w:val="000000" w:themeColor="text1"/>
          <w:sz w:val="20"/>
          <w:szCs w:val="20"/>
        </w:rPr>
      </w:pPr>
      <w:r w:rsidRPr="009404BB">
        <w:rPr>
          <w:rFonts w:ascii="Times New Roman" w:hAnsi="Times New Roman" w:cs="Times New Roman"/>
          <w:b/>
          <w:bCs/>
          <w:i w:val="0"/>
          <w:color w:val="000000" w:themeColor="text1"/>
          <w:spacing w:val="-2"/>
          <w:sz w:val="20"/>
          <w:szCs w:val="20"/>
        </w:rPr>
        <w:t>PARAMETER</w:t>
      </w:r>
      <w:r w:rsidRPr="009404BB">
        <w:rPr>
          <w:rFonts w:ascii="Times New Roman" w:hAnsi="Times New Roman" w:cs="Times New Roman"/>
          <w:b/>
          <w:bCs/>
          <w:i w:val="0"/>
          <w:color w:val="000000" w:themeColor="text1"/>
          <w:spacing w:val="3"/>
          <w:sz w:val="20"/>
          <w:szCs w:val="20"/>
        </w:rPr>
        <w:t xml:space="preserve"> </w:t>
      </w:r>
      <w:r w:rsidRPr="009404BB">
        <w:rPr>
          <w:rFonts w:ascii="Times New Roman" w:hAnsi="Times New Roman" w:cs="Times New Roman"/>
          <w:b/>
          <w:bCs/>
          <w:i w:val="0"/>
          <w:color w:val="000000" w:themeColor="text1"/>
          <w:spacing w:val="-2"/>
          <w:sz w:val="20"/>
          <w:szCs w:val="20"/>
        </w:rPr>
        <w:t>EKSPERIMEN</w:t>
      </w:r>
    </w:p>
    <w:p w14:paraId="6B336717" w14:textId="56C9C934" w:rsidR="000D7904" w:rsidRDefault="000D7904" w:rsidP="00A50BC5">
      <w:pPr>
        <w:pStyle w:val="BodyText"/>
        <w:ind w:left="167" w:right="461" w:firstLine="427"/>
        <w:jc w:val="both"/>
      </w:pPr>
      <w:r w:rsidRPr="009404BB">
        <w:t>Pada Bab ini, dilakukan identifikasi sejumlah parameter eksperimen yang akan</w:t>
      </w:r>
      <w:r w:rsidRPr="009404BB">
        <w:rPr>
          <w:spacing w:val="-8"/>
        </w:rPr>
        <w:t xml:space="preserve"> </w:t>
      </w:r>
      <w:r w:rsidRPr="009404BB">
        <w:t>diuji</w:t>
      </w:r>
      <w:r w:rsidRPr="009404BB">
        <w:rPr>
          <w:spacing w:val="-13"/>
        </w:rPr>
        <w:t xml:space="preserve"> </w:t>
      </w:r>
      <w:r w:rsidRPr="009404BB">
        <w:t>untuk</w:t>
      </w:r>
      <w:r w:rsidRPr="009404BB">
        <w:rPr>
          <w:spacing w:val="-10"/>
        </w:rPr>
        <w:t xml:space="preserve"> </w:t>
      </w:r>
      <w:r w:rsidRPr="009404BB">
        <w:t>mengukur</w:t>
      </w:r>
      <w:r w:rsidRPr="009404BB">
        <w:rPr>
          <w:spacing w:val="-9"/>
        </w:rPr>
        <w:t xml:space="preserve"> </w:t>
      </w:r>
      <w:r w:rsidRPr="009404BB">
        <w:t>tingkat</w:t>
      </w:r>
      <w:r w:rsidRPr="009404BB">
        <w:rPr>
          <w:spacing w:val="-10"/>
        </w:rPr>
        <w:t xml:space="preserve"> </w:t>
      </w:r>
      <w:r w:rsidRPr="009404BB">
        <w:t>keberhasilan</w:t>
      </w:r>
      <w:r w:rsidRPr="009404BB">
        <w:rPr>
          <w:spacing w:val="-8"/>
        </w:rPr>
        <w:t xml:space="preserve"> </w:t>
      </w:r>
      <w:r w:rsidRPr="009404BB">
        <w:t>sistem</w:t>
      </w:r>
      <w:r w:rsidRPr="009404BB">
        <w:rPr>
          <w:spacing w:val="-9"/>
        </w:rPr>
        <w:t xml:space="preserve"> </w:t>
      </w:r>
      <w:r w:rsidRPr="009404BB">
        <w:t>yang</w:t>
      </w:r>
      <w:r w:rsidRPr="009404BB">
        <w:rPr>
          <w:spacing w:val="-11"/>
        </w:rPr>
        <w:t xml:space="preserve"> </w:t>
      </w:r>
      <w:r w:rsidRPr="009404BB">
        <w:t>telah</w:t>
      </w:r>
      <w:r w:rsidRPr="009404BB">
        <w:rPr>
          <w:spacing w:val="-3"/>
        </w:rPr>
        <w:t xml:space="preserve"> </w:t>
      </w:r>
      <w:r w:rsidRPr="009404BB">
        <w:t>dikembangkan. Keberhasilan</w:t>
      </w:r>
      <w:r w:rsidRPr="009404BB">
        <w:rPr>
          <w:spacing w:val="-13"/>
        </w:rPr>
        <w:t xml:space="preserve"> </w:t>
      </w:r>
      <w:r w:rsidRPr="009404BB">
        <w:t>eksperimen</w:t>
      </w:r>
      <w:r w:rsidRPr="009404BB">
        <w:rPr>
          <w:spacing w:val="-12"/>
        </w:rPr>
        <w:t xml:space="preserve"> </w:t>
      </w:r>
      <w:r w:rsidRPr="009404BB">
        <w:t>akan</w:t>
      </w:r>
      <w:r w:rsidRPr="009404BB">
        <w:rPr>
          <w:spacing w:val="-13"/>
        </w:rPr>
        <w:t xml:space="preserve"> </w:t>
      </w:r>
      <w:r w:rsidRPr="009404BB">
        <w:t>dievaluasi</w:t>
      </w:r>
      <w:r w:rsidRPr="009404BB">
        <w:rPr>
          <w:spacing w:val="-12"/>
        </w:rPr>
        <w:t xml:space="preserve"> </w:t>
      </w:r>
      <w:r w:rsidRPr="009404BB">
        <w:t>berdasarkan</w:t>
      </w:r>
      <w:r w:rsidRPr="009404BB">
        <w:rPr>
          <w:spacing w:val="-13"/>
        </w:rPr>
        <w:t xml:space="preserve"> </w:t>
      </w:r>
      <w:r w:rsidRPr="009404BB">
        <w:t>sejauh</w:t>
      </w:r>
      <w:r w:rsidRPr="009404BB">
        <w:rPr>
          <w:spacing w:val="-12"/>
        </w:rPr>
        <w:t xml:space="preserve"> </w:t>
      </w:r>
      <w:r w:rsidRPr="009404BB">
        <w:t>mana</w:t>
      </w:r>
      <w:r w:rsidRPr="009404BB">
        <w:rPr>
          <w:spacing w:val="-13"/>
        </w:rPr>
        <w:t xml:space="preserve"> </w:t>
      </w:r>
      <w:r w:rsidRPr="009404BB">
        <w:t>sistem</w:t>
      </w:r>
      <w:r w:rsidRPr="009404BB">
        <w:rPr>
          <w:spacing w:val="-12"/>
        </w:rPr>
        <w:t xml:space="preserve"> </w:t>
      </w:r>
      <w:r w:rsidRPr="009404BB">
        <w:t>mampu melewati</w:t>
      </w:r>
      <w:r w:rsidRPr="009404BB">
        <w:rPr>
          <w:spacing w:val="-2"/>
        </w:rPr>
        <w:t xml:space="preserve"> </w:t>
      </w:r>
      <w:r w:rsidRPr="009404BB">
        <w:t>serangkaian tahapan</w:t>
      </w:r>
      <w:r w:rsidRPr="009404BB">
        <w:rPr>
          <w:spacing w:val="-3"/>
        </w:rPr>
        <w:t xml:space="preserve"> </w:t>
      </w:r>
      <w:r w:rsidRPr="009404BB">
        <w:t>yang</w:t>
      </w:r>
      <w:r w:rsidRPr="009404BB">
        <w:rPr>
          <w:spacing w:val="-3"/>
        </w:rPr>
        <w:t xml:space="preserve"> </w:t>
      </w:r>
      <w:r w:rsidRPr="009404BB">
        <w:t>telah</w:t>
      </w:r>
      <w:r w:rsidRPr="009404BB">
        <w:rPr>
          <w:spacing w:val="-1"/>
        </w:rPr>
        <w:t xml:space="preserve"> </w:t>
      </w:r>
      <w:r w:rsidRPr="009404BB">
        <w:t>ditetapkan.</w:t>
      </w:r>
      <w:r w:rsidRPr="009404BB">
        <w:rPr>
          <w:spacing w:val="-3"/>
        </w:rPr>
        <w:t xml:space="preserve"> </w:t>
      </w:r>
      <w:r w:rsidRPr="009404BB">
        <w:t>Tahap</w:t>
      </w:r>
      <w:r w:rsidRPr="009404BB">
        <w:rPr>
          <w:spacing w:val="-4"/>
        </w:rPr>
        <w:t xml:space="preserve"> </w:t>
      </w:r>
      <w:r w:rsidRPr="009404BB">
        <w:t>awal</w:t>
      </w:r>
      <w:r w:rsidRPr="009404BB">
        <w:rPr>
          <w:spacing w:val="-2"/>
        </w:rPr>
        <w:t xml:space="preserve"> </w:t>
      </w:r>
      <w:r w:rsidRPr="009404BB">
        <w:t>yang</w:t>
      </w:r>
      <w:r w:rsidRPr="009404BB">
        <w:rPr>
          <w:spacing w:val="-1"/>
        </w:rPr>
        <w:t xml:space="preserve"> </w:t>
      </w:r>
      <w:r w:rsidRPr="009404BB">
        <w:t>akan</w:t>
      </w:r>
      <w:r w:rsidRPr="009404BB">
        <w:rPr>
          <w:spacing w:val="-3"/>
        </w:rPr>
        <w:t xml:space="preserve"> </w:t>
      </w:r>
      <w:r w:rsidRPr="009404BB">
        <w:t>diuji adalah proses pra-pemrosesan teks, yang mencakup langkah-langkah seperti konversi</w:t>
      </w:r>
      <w:r w:rsidRPr="009404BB">
        <w:rPr>
          <w:spacing w:val="-3"/>
        </w:rPr>
        <w:t xml:space="preserve"> </w:t>
      </w:r>
      <w:r w:rsidRPr="009404BB">
        <w:t>huruf</w:t>
      </w:r>
      <w:r w:rsidRPr="009404BB">
        <w:rPr>
          <w:spacing w:val="-3"/>
        </w:rPr>
        <w:t xml:space="preserve"> </w:t>
      </w:r>
      <w:r w:rsidRPr="009404BB">
        <w:t>besar</w:t>
      </w:r>
      <w:r w:rsidRPr="009404BB">
        <w:rPr>
          <w:spacing w:val="-3"/>
        </w:rPr>
        <w:t xml:space="preserve"> </w:t>
      </w:r>
      <w:r w:rsidRPr="009404BB">
        <w:t>menjadi</w:t>
      </w:r>
      <w:r w:rsidRPr="009404BB">
        <w:rPr>
          <w:spacing w:val="-5"/>
        </w:rPr>
        <w:t xml:space="preserve"> </w:t>
      </w:r>
      <w:r w:rsidRPr="009404BB">
        <w:t>huruf</w:t>
      </w:r>
      <w:r w:rsidRPr="009404BB">
        <w:rPr>
          <w:spacing w:val="-4"/>
        </w:rPr>
        <w:t xml:space="preserve"> </w:t>
      </w:r>
      <w:r w:rsidRPr="009404BB">
        <w:t>kecil</w:t>
      </w:r>
      <w:r w:rsidRPr="009404BB">
        <w:rPr>
          <w:spacing w:val="-3"/>
        </w:rPr>
        <w:t xml:space="preserve"> </w:t>
      </w:r>
      <w:r w:rsidRPr="009404BB">
        <w:t>(case</w:t>
      </w:r>
      <w:r w:rsidRPr="009404BB">
        <w:rPr>
          <w:spacing w:val="-3"/>
        </w:rPr>
        <w:t xml:space="preserve"> </w:t>
      </w:r>
      <w:r w:rsidRPr="009404BB">
        <w:t>folding),</w:t>
      </w:r>
      <w:r w:rsidRPr="009404BB">
        <w:rPr>
          <w:spacing w:val="-3"/>
        </w:rPr>
        <w:t xml:space="preserve"> </w:t>
      </w:r>
      <w:r w:rsidRPr="009404BB">
        <w:t>penghilangan</w:t>
      </w:r>
      <w:r w:rsidRPr="009404BB">
        <w:rPr>
          <w:spacing w:val="-2"/>
        </w:rPr>
        <w:t xml:space="preserve"> </w:t>
      </w:r>
      <w:r w:rsidRPr="009404BB">
        <w:t>tanda</w:t>
      </w:r>
      <w:r w:rsidRPr="009404BB">
        <w:rPr>
          <w:spacing w:val="-3"/>
        </w:rPr>
        <w:t xml:space="preserve"> </w:t>
      </w:r>
      <w:r w:rsidRPr="009404BB">
        <w:t>baca (remove punctuation), penghilangan whitespace berlebih (stripping), tokenisasi (tokenizing), penghilangan stop word (filtering), dan mengubah kata ke bentuk kata dasarnya (stemming).</w:t>
      </w:r>
    </w:p>
    <w:p w14:paraId="65F6C1CD" w14:textId="3129C4E3" w:rsidR="00E92744" w:rsidRPr="009404BB" w:rsidRDefault="00E92744" w:rsidP="00A50BC5">
      <w:pPr>
        <w:pStyle w:val="BodyText"/>
        <w:ind w:left="167" w:right="461" w:firstLine="427"/>
        <w:jc w:val="both"/>
      </w:pPr>
      <w:r w:rsidRPr="00E92744">
        <w:t>Selanjutnya, dilakukan pengujian sistem dalam mengenali sinonim atau synonym checking sebagai bagian dari proses pencarian informasi yang lebih fleksibel. Proses ini menggunakan fungsi untuk mengambil sinonim dari kata yang dimasukkan pengguna berdasarkan data sinonim yang telah disediakan. Keberhasilan sistem akan tercermin pada hasil eksperimen, jika sistem mampu mengidentifikasi sinonim dari kata yang digunakan dalam pertanyaan pengguna dan mencocokkannya dengan kata kunci yang ada dalam dataset, maka sistem dapat dinyatakan berhasil mengenali sinonim.</w:t>
      </w:r>
    </w:p>
    <w:p w14:paraId="58184C93" w14:textId="41B64D75" w:rsidR="000D7904" w:rsidRPr="009404BB" w:rsidRDefault="000D7904" w:rsidP="00A50BC5">
      <w:pPr>
        <w:pStyle w:val="BodyText"/>
        <w:spacing w:before="1"/>
        <w:ind w:left="167" w:right="461" w:firstLine="427"/>
        <w:jc w:val="both"/>
      </w:pPr>
      <w:r w:rsidRPr="009404BB">
        <w:t>Se</w:t>
      </w:r>
      <w:r w:rsidR="00E92744">
        <w:t>telah itu</w:t>
      </w:r>
      <w:r w:rsidR="009C6BD6">
        <w:t xml:space="preserve"> </w:t>
      </w:r>
      <w:r w:rsidRPr="009404BB">
        <w:t xml:space="preserve">sistem </w:t>
      </w:r>
      <w:r w:rsidR="009C6BD6">
        <w:t>akan</w:t>
      </w:r>
      <w:r w:rsidRPr="009404BB">
        <w:t xml:space="preserve"> mengubah teks menjadi vektor menggunakan metode TF-IDF. Keberhasilan sistem akan tercermin pada hasil eksperimen, jika sistem berhasil mengubah teks menjadi vektor numerik, maka sistem dapat dinyatakan berhasil.</w:t>
      </w:r>
    </w:p>
    <w:p w14:paraId="373E8C4E" w14:textId="77777777" w:rsidR="000D7904" w:rsidRPr="009404BB" w:rsidRDefault="000D7904" w:rsidP="00A50BC5">
      <w:pPr>
        <w:pStyle w:val="BodyText"/>
        <w:ind w:left="167" w:right="461" w:firstLine="427"/>
        <w:jc w:val="both"/>
      </w:pPr>
      <w:r w:rsidRPr="009404BB">
        <w:t>Tahap terakhir</w:t>
      </w:r>
      <w:r w:rsidRPr="009404BB">
        <w:rPr>
          <w:spacing w:val="-1"/>
        </w:rPr>
        <w:t xml:space="preserve"> </w:t>
      </w:r>
      <w:r w:rsidRPr="009404BB">
        <w:t>berfokus</w:t>
      </w:r>
      <w:r w:rsidRPr="009404BB">
        <w:rPr>
          <w:spacing w:val="-1"/>
        </w:rPr>
        <w:t xml:space="preserve"> </w:t>
      </w:r>
      <w:r w:rsidRPr="009404BB">
        <w:t>pada</w:t>
      </w:r>
      <w:r w:rsidRPr="009404BB">
        <w:rPr>
          <w:spacing w:val="-2"/>
        </w:rPr>
        <w:t xml:space="preserve"> </w:t>
      </w:r>
      <w:r w:rsidRPr="009404BB">
        <w:t>pencarian</w:t>
      </w:r>
      <w:r w:rsidRPr="009404BB">
        <w:rPr>
          <w:spacing w:val="-1"/>
        </w:rPr>
        <w:t xml:space="preserve"> </w:t>
      </w:r>
      <w:r w:rsidRPr="009404BB">
        <w:t>jawaban,</w:t>
      </w:r>
      <w:r w:rsidRPr="009404BB">
        <w:rPr>
          <w:spacing w:val="-1"/>
        </w:rPr>
        <w:t xml:space="preserve"> </w:t>
      </w:r>
      <w:r w:rsidRPr="009404BB">
        <w:t>di</w:t>
      </w:r>
      <w:r w:rsidRPr="009404BB">
        <w:rPr>
          <w:spacing w:val="-2"/>
        </w:rPr>
        <w:t xml:space="preserve"> </w:t>
      </w:r>
      <w:r w:rsidRPr="009404BB">
        <w:t>mana</w:t>
      </w:r>
      <w:r w:rsidRPr="009404BB">
        <w:rPr>
          <w:spacing w:val="-2"/>
        </w:rPr>
        <w:t xml:space="preserve"> </w:t>
      </w:r>
      <w:r w:rsidRPr="009404BB">
        <w:t>sistem akan</w:t>
      </w:r>
      <w:r w:rsidRPr="009404BB">
        <w:rPr>
          <w:spacing w:val="-1"/>
        </w:rPr>
        <w:t xml:space="preserve"> </w:t>
      </w:r>
      <w:r w:rsidRPr="009404BB">
        <w:t xml:space="preserve">diuji </w:t>
      </w:r>
      <w:r w:rsidRPr="009404BB">
        <w:rPr>
          <w:spacing w:val="-2"/>
        </w:rPr>
        <w:t xml:space="preserve">kemampuannya dalam mencari jawaban dengan menggunakan perhitungan cosine </w:t>
      </w:r>
      <w:r w:rsidRPr="009404BB">
        <w:t>similarity. Keberhasilan sistem akan tercermin pada hasil eksperimen, jika kata kunci dengan nilai cosine similarity tertinggi yang dihasilkan memiliki jawaban yang</w:t>
      </w:r>
      <w:r w:rsidRPr="009404BB">
        <w:rPr>
          <w:spacing w:val="-11"/>
        </w:rPr>
        <w:t xml:space="preserve"> </w:t>
      </w:r>
      <w:r w:rsidRPr="009404BB">
        <w:t>sesuai</w:t>
      </w:r>
      <w:r w:rsidRPr="009404BB">
        <w:rPr>
          <w:spacing w:val="-11"/>
        </w:rPr>
        <w:t xml:space="preserve"> </w:t>
      </w:r>
      <w:r w:rsidRPr="009404BB">
        <w:t>dengan</w:t>
      </w:r>
      <w:r w:rsidRPr="009404BB">
        <w:rPr>
          <w:spacing w:val="-11"/>
        </w:rPr>
        <w:t xml:space="preserve"> </w:t>
      </w:r>
      <w:r w:rsidRPr="009404BB">
        <w:t>pertanyaan</w:t>
      </w:r>
      <w:r w:rsidRPr="009404BB">
        <w:rPr>
          <w:spacing w:val="-10"/>
        </w:rPr>
        <w:t xml:space="preserve"> </w:t>
      </w:r>
      <w:r w:rsidRPr="009404BB">
        <w:t>pengguna,</w:t>
      </w:r>
      <w:r w:rsidRPr="009404BB">
        <w:rPr>
          <w:spacing w:val="-10"/>
        </w:rPr>
        <w:t xml:space="preserve"> </w:t>
      </w:r>
      <w:r w:rsidRPr="009404BB">
        <w:t>maka</w:t>
      </w:r>
      <w:r w:rsidRPr="009404BB">
        <w:rPr>
          <w:spacing w:val="-11"/>
        </w:rPr>
        <w:t xml:space="preserve"> </w:t>
      </w:r>
      <w:r w:rsidRPr="009404BB">
        <w:t>sistem</w:t>
      </w:r>
      <w:r w:rsidRPr="009404BB">
        <w:rPr>
          <w:spacing w:val="-10"/>
        </w:rPr>
        <w:t xml:space="preserve"> </w:t>
      </w:r>
      <w:r w:rsidRPr="009404BB">
        <w:t>dapat</w:t>
      </w:r>
      <w:r w:rsidRPr="009404BB">
        <w:rPr>
          <w:spacing w:val="-11"/>
        </w:rPr>
        <w:t xml:space="preserve"> </w:t>
      </w:r>
      <w:r w:rsidRPr="009404BB">
        <w:t>dinyatakan</w:t>
      </w:r>
      <w:r w:rsidRPr="009404BB">
        <w:rPr>
          <w:spacing w:val="-10"/>
        </w:rPr>
        <w:t xml:space="preserve"> </w:t>
      </w:r>
      <w:r w:rsidRPr="009404BB">
        <w:rPr>
          <w:spacing w:val="-2"/>
        </w:rPr>
        <w:t>berhasil.</w:t>
      </w:r>
    </w:p>
    <w:p w14:paraId="75994B33" w14:textId="77777777" w:rsidR="000D7904" w:rsidRPr="009404BB" w:rsidRDefault="000D7904" w:rsidP="00A50BC5">
      <w:pPr>
        <w:pStyle w:val="BodyText"/>
        <w:ind w:right="461"/>
      </w:pPr>
    </w:p>
    <w:p w14:paraId="14E6CC94" w14:textId="77777777" w:rsidR="000D7904" w:rsidRPr="009404BB" w:rsidRDefault="000D7904" w:rsidP="00A50BC5">
      <w:pPr>
        <w:pStyle w:val="Heading4"/>
        <w:numPr>
          <w:ilvl w:val="1"/>
          <w:numId w:val="7"/>
        </w:numPr>
        <w:tabs>
          <w:tab w:val="left" w:pos="536"/>
        </w:tabs>
        <w:ind w:left="536" w:right="461" w:hanging="352"/>
        <w:rPr>
          <w:rFonts w:ascii="Times New Roman" w:hAnsi="Times New Roman" w:cs="Times New Roman"/>
          <w:b/>
          <w:bCs/>
          <w:i w:val="0"/>
          <w:color w:val="000000" w:themeColor="text1"/>
          <w:sz w:val="20"/>
          <w:szCs w:val="20"/>
        </w:rPr>
      </w:pPr>
      <w:bookmarkStart w:id="95" w:name="_bookmark53"/>
      <w:bookmarkEnd w:id="95"/>
      <w:r w:rsidRPr="009404BB">
        <w:rPr>
          <w:rFonts w:ascii="Times New Roman" w:hAnsi="Times New Roman" w:cs="Times New Roman"/>
          <w:b/>
          <w:bCs/>
          <w:i w:val="0"/>
          <w:color w:val="000000" w:themeColor="text1"/>
          <w:spacing w:val="-2"/>
          <w:sz w:val="20"/>
          <w:szCs w:val="20"/>
        </w:rPr>
        <w:lastRenderedPageBreak/>
        <w:t>KARAKTERISTIK</w:t>
      </w:r>
      <w:r w:rsidRPr="009404BB">
        <w:rPr>
          <w:rFonts w:ascii="Times New Roman" w:hAnsi="Times New Roman" w:cs="Times New Roman"/>
          <w:b/>
          <w:bCs/>
          <w:i w:val="0"/>
          <w:color w:val="000000" w:themeColor="text1"/>
          <w:spacing w:val="7"/>
          <w:sz w:val="20"/>
          <w:szCs w:val="20"/>
        </w:rPr>
        <w:t xml:space="preserve"> </w:t>
      </w:r>
      <w:r w:rsidRPr="009404BB">
        <w:rPr>
          <w:rFonts w:ascii="Times New Roman" w:hAnsi="Times New Roman" w:cs="Times New Roman"/>
          <w:b/>
          <w:bCs/>
          <w:i w:val="0"/>
          <w:color w:val="000000" w:themeColor="text1"/>
          <w:spacing w:val="-4"/>
          <w:sz w:val="20"/>
          <w:szCs w:val="20"/>
        </w:rPr>
        <w:t>DATA</w:t>
      </w:r>
    </w:p>
    <w:p w14:paraId="754316B7" w14:textId="54A8309B" w:rsidR="000D7904" w:rsidRPr="009404BB" w:rsidRDefault="00F1648F" w:rsidP="00A50BC5">
      <w:pPr>
        <w:pStyle w:val="BodyText"/>
        <w:spacing w:before="1" w:line="276" w:lineRule="auto"/>
        <w:ind w:left="167" w:right="461" w:firstLine="427"/>
        <w:jc w:val="both"/>
      </w:pPr>
      <w:r w:rsidRPr="00F1648F">
        <w:t>Dalam eksperimen ini, data masukan diperoleh dari pertanyaan teks yang diinput oleh pengguna melalui antarmuka web. Sementara itu, data keluaran dari percobaan ini mencakup hasil prapemrosesan teks dan kalkulasi jawaban. Secara spesifik, pengujian prapemrosesan teks menghasilkan serangkaian kata kunci. Adapun hasil pengujian pencarian jawaban berupa respons teks yang diekstrak dari basis data, yang kemudian dikirimkan kembali kepada pengguna melalui antarmuka web yang sama.</w:t>
      </w:r>
    </w:p>
    <w:p w14:paraId="29CB593A" w14:textId="77777777" w:rsidR="000D7904" w:rsidRPr="009404BB" w:rsidRDefault="000D7904" w:rsidP="00A50BC5">
      <w:pPr>
        <w:pStyle w:val="BodyText"/>
        <w:spacing w:before="4"/>
        <w:ind w:right="461"/>
      </w:pPr>
    </w:p>
    <w:p w14:paraId="792ACB87" w14:textId="77777777" w:rsidR="000D7904" w:rsidRPr="009404BB" w:rsidRDefault="000D7904" w:rsidP="00A50BC5">
      <w:pPr>
        <w:pStyle w:val="Heading4"/>
        <w:numPr>
          <w:ilvl w:val="1"/>
          <w:numId w:val="7"/>
        </w:numPr>
        <w:tabs>
          <w:tab w:val="left" w:pos="519"/>
        </w:tabs>
        <w:ind w:left="519" w:right="461" w:hanging="352"/>
        <w:rPr>
          <w:rFonts w:ascii="Times New Roman" w:hAnsi="Times New Roman" w:cs="Times New Roman"/>
          <w:b/>
          <w:bCs/>
          <w:i w:val="0"/>
          <w:color w:val="000000" w:themeColor="text1"/>
          <w:sz w:val="20"/>
          <w:szCs w:val="20"/>
        </w:rPr>
      </w:pPr>
      <w:bookmarkStart w:id="96" w:name="_bookmark54"/>
      <w:bookmarkEnd w:id="96"/>
      <w:r w:rsidRPr="009404BB">
        <w:rPr>
          <w:rFonts w:ascii="Times New Roman" w:hAnsi="Times New Roman" w:cs="Times New Roman"/>
          <w:b/>
          <w:bCs/>
          <w:i w:val="0"/>
          <w:color w:val="000000" w:themeColor="text1"/>
          <w:sz w:val="20"/>
          <w:szCs w:val="20"/>
        </w:rPr>
        <w:t>TEMPAT</w:t>
      </w:r>
      <w:r w:rsidRPr="009404BB">
        <w:rPr>
          <w:rFonts w:ascii="Times New Roman" w:hAnsi="Times New Roman" w:cs="Times New Roman"/>
          <w:b/>
          <w:bCs/>
          <w:i w:val="0"/>
          <w:color w:val="000000" w:themeColor="text1"/>
          <w:spacing w:val="-8"/>
          <w:sz w:val="20"/>
          <w:szCs w:val="20"/>
        </w:rPr>
        <w:t xml:space="preserve"> </w:t>
      </w:r>
      <w:r w:rsidRPr="009404BB">
        <w:rPr>
          <w:rFonts w:ascii="Times New Roman" w:hAnsi="Times New Roman" w:cs="Times New Roman"/>
          <w:b/>
          <w:bCs/>
          <w:i w:val="0"/>
          <w:color w:val="000000" w:themeColor="text1"/>
          <w:sz w:val="20"/>
          <w:szCs w:val="20"/>
        </w:rPr>
        <w:t>UJI</w:t>
      </w:r>
      <w:r w:rsidRPr="009404BB">
        <w:rPr>
          <w:rFonts w:ascii="Times New Roman" w:hAnsi="Times New Roman" w:cs="Times New Roman"/>
          <w:b/>
          <w:bCs/>
          <w:i w:val="0"/>
          <w:color w:val="000000" w:themeColor="text1"/>
          <w:spacing w:val="-5"/>
          <w:sz w:val="20"/>
          <w:szCs w:val="20"/>
        </w:rPr>
        <w:t xml:space="preserve"> </w:t>
      </w:r>
      <w:r w:rsidRPr="009404BB">
        <w:rPr>
          <w:rFonts w:ascii="Times New Roman" w:hAnsi="Times New Roman" w:cs="Times New Roman"/>
          <w:b/>
          <w:bCs/>
          <w:i w:val="0"/>
          <w:color w:val="000000" w:themeColor="text1"/>
          <w:spacing w:val="-4"/>
          <w:sz w:val="20"/>
          <w:szCs w:val="20"/>
        </w:rPr>
        <w:t>COBA</w:t>
      </w:r>
    </w:p>
    <w:p w14:paraId="79CEE27D" w14:textId="3C1F921C" w:rsidR="000D7904" w:rsidRPr="009404BB" w:rsidRDefault="000D7904" w:rsidP="00A50BC5">
      <w:pPr>
        <w:pStyle w:val="BodyText"/>
        <w:spacing w:before="1"/>
        <w:ind w:left="309" w:right="461" w:firstLine="424"/>
      </w:pPr>
      <w:r w:rsidRPr="009404BB">
        <w:t>Uji</w:t>
      </w:r>
      <w:r w:rsidRPr="009404BB">
        <w:rPr>
          <w:spacing w:val="80"/>
        </w:rPr>
        <w:t xml:space="preserve"> </w:t>
      </w:r>
      <w:r w:rsidRPr="009404BB">
        <w:t>coba</w:t>
      </w:r>
      <w:r w:rsidR="00D42B89" w:rsidRPr="009404BB">
        <w:rPr>
          <w:spacing w:val="80"/>
        </w:rPr>
        <w:t xml:space="preserve"> </w:t>
      </w:r>
      <w:r w:rsidRPr="009404BB">
        <w:t>dilaksanakan</w:t>
      </w:r>
      <w:r w:rsidR="00D42B89" w:rsidRPr="009404BB">
        <w:t xml:space="preserve"> di rumah </w:t>
      </w:r>
      <w:r w:rsidR="00F1648F">
        <w:t xml:space="preserve">penulis </w:t>
      </w:r>
      <w:r w:rsidR="00D42B89" w:rsidRPr="009404BB">
        <w:t>dan di Laboratorium Knowladge Engineering PENS</w:t>
      </w:r>
      <w:r w:rsidR="00F1648F">
        <w:t>.</w:t>
      </w:r>
    </w:p>
    <w:p w14:paraId="22857025" w14:textId="77777777" w:rsidR="000D7904" w:rsidRPr="009404BB" w:rsidRDefault="000D7904" w:rsidP="00A50BC5">
      <w:pPr>
        <w:pStyle w:val="BodyText"/>
        <w:ind w:right="461"/>
      </w:pPr>
    </w:p>
    <w:p w14:paraId="59C04EBA" w14:textId="77777777" w:rsidR="002C01CC" w:rsidRPr="009404BB" w:rsidRDefault="002C01CC" w:rsidP="002C01CC">
      <w:pPr>
        <w:pStyle w:val="Heading4"/>
        <w:numPr>
          <w:ilvl w:val="1"/>
          <w:numId w:val="7"/>
        </w:numPr>
        <w:tabs>
          <w:tab w:val="left" w:pos="536"/>
        </w:tabs>
        <w:spacing w:before="70" w:line="227" w:lineRule="exact"/>
        <w:ind w:left="536" w:right="461" w:hanging="352"/>
        <w:rPr>
          <w:rFonts w:ascii="Times New Roman" w:hAnsi="Times New Roman" w:cs="Times New Roman"/>
          <w:b/>
          <w:bCs/>
          <w:i w:val="0"/>
          <w:color w:val="000000" w:themeColor="text1"/>
          <w:sz w:val="20"/>
          <w:szCs w:val="20"/>
        </w:rPr>
      </w:pPr>
      <w:r w:rsidRPr="009404BB">
        <w:rPr>
          <w:rFonts w:ascii="Times New Roman" w:hAnsi="Times New Roman" w:cs="Times New Roman"/>
          <w:b/>
          <w:bCs/>
          <w:i w:val="0"/>
          <w:color w:val="000000" w:themeColor="text1"/>
          <w:sz w:val="20"/>
          <w:szCs w:val="20"/>
        </w:rPr>
        <w:t>WAKTU</w:t>
      </w:r>
      <w:r w:rsidRPr="009404BB">
        <w:rPr>
          <w:rFonts w:ascii="Times New Roman" w:hAnsi="Times New Roman" w:cs="Times New Roman"/>
          <w:b/>
          <w:bCs/>
          <w:i w:val="0"/>
          <w:color w:val="000000" w:themeColor="text1"/>
          <w:spacing w:val="-8"/>
          <w:sz w:val="20"/>
          <w:szCs w:val="20"/>
        </w:rPr>
        <w:t xml:space="preserve"> </w:t>
      </w:r>
      <w:r w:rsidRPr="009404BB">
        <w:rPr>
          <w:rFonts w:ascii="Times New Roman" w:hAnsi="Times New Roman" w:cs="Times New Roman"/>
          <w:b/>
          <w:bCs/>
          <w:i w:val="0"/>
          <w:color w:val="000000" w:themeColor="text1"/>
          <w:sz w:val="20"/>
          <w:szCs w:val="20"/>
        </w:rPr>
        <w:t>UJI</w:t>
      </w:r>
      <w:r w:rsidRPr="009404BB">
        <w:rPr>
          <w:rFonts w:ascii="Times New Roman" w:hAnsi="Times New Roman" w:cs="Times New Roman"/>
          <w:b/>
          <w:bCs/>
          <w:i w:val="0"/>
          <w:color w:val="000000" w:themeColor="text1"/>
          <w:spacing w:val="-5"/>
          <w:sz w:val="20"/>
          <w:szCs w:val="20"/>
        </w:rPr>
        <w:t xml:space="preserve"> </w:t>
      </w:r>
      <w:r w:rsidRPr="009404BB">
        <w:rPr>
          <w:rFonts w:ascii="Times New Roman" w:hAnsi="Times New Roman" w:cs="Times New Roman"/>
          <w:b/>
          <w:bCs/>
          <w:i w:val="0"/>
          <w:color w:val="000000" w:themeColor="text1"/>
          <w:spacing w:val="-4"/>
          <w:sz w:val="20"/>
          <w:szCs w:val="20"/>
        </w:rPr>
        <w:t>COBA</w:t>
      </w:r>
    </w:p>
    <w:p w14:paraId="419913D5" w14:textId="116EE310" w:rsidR="002C01CC" w:rsidRPr="009404BB" w:rsidRDefault="002C01CC" w:rsidP="002C01CC">
      <w:pPr>
        <w:pStyle w:val="BodyText"/>
        <w:spacing w:before="2" w:line="232" w:lineRule="auto"/>
        <w:ind w:left="309" w:right="461" w:firstLine="441"/>
        <w:jc w:val="both"/>
      </w:pPr>
      <w:r w:rsidRPr="009404BB">
        <w:t xml:space="preserve">Uji coba dilaksanakan mulai dari bulan November 2024 sampai dengan </w:t>
      </w:r>
      <w:r w:rsidR="00EB7811">
        <w:t>Juni</w:t>
      </w:r>
      <w:r w:rsidRPr="009404BB">
        <w:t xml:space="preserve"> 2025.</w:t>
      </w:r>
    </w:p>
    <w:p w14:paraId="289A9930" w14:textId="77777777" w:rsidR="002C01CC" w:rsidRPr="009404BB" w:rsidRDefault="002C01CC" w:rsidP="002C01CC">
      <w:pPr>
        <w:pStyle w:val="Heading4"/>
        <w:numPr>
          <w:ilvl w:val="1"/>
          <w:numId w:val="7"/>
        </w:numPr>
        <w:tabs>
          <w:tab w:val="left" w:pos="485"/>
        </w:tabs>
        <w:spacing w:before="228"/>
        <w:ind w:left="485" w:right="461" w:hanging="301"/>
        <w:rPr>
          <w:rFonts w:ascii="Times New Roman" w:hAnsi="Times New Roman" w:cs="Times New Roman"/>
          <w:b/>
          <w:bCs/>
          <w:i w:val="0"/>
          <w:color w:val="000000" w:themeColor="text1"/>
          <w:sz w:val="20"/>
          <w:szCs w:val="20"/>
        </w:rPr>
      </w:pPr>
      <w:bookmarkStart w:id="97" w:name="_bookmark56"/>
      <w:bookmarkEnd w:id="97"/>
      <w:r w:rsidRPr="009404BB">
        <w:rPr>
          <w:rFonts w:ascii="Times New Roman" w:hAnsi="Times New Roman" w:cs="Times New Roman"/>
          <w:b/>
          <w:bCs/>
          <w:i w:val="0"/>
          <w:color w:val="000000" w:themeColor="text1"/>
          <w:sz w:val="20"/>
          <w:szCs w:val="20"/>
        </w:rPr>
        <w:t>SPESIFIKASI</w:t>
      </w:r>
      <w:r w:rsidRPr="009404BB">
        <w:rPr>
          <w:rFonts w:ascii="Times New Roman" w:hAnsi="Times New Roman" w:cs="Times New Roman"/>
          <w:b/>
          <w:bCs/>
          <w:i w:val="0"/>
          <w:color w:val="000000" w:themeColor="text1"/>
          <w:spacing w:val="-10"/>
          <w:sz w:val="20"/>
          <w:szCs w:val="20"/>
        </w:rPr>
        <w:t xml:space="preserve"> </w:t>
      </w:r>
      <w:r w:rsidRPr="009404BB">
        <w:rPr>
          <w:rFonts w:ascii="Times New Roman" w:hAnsi="Times New Roman" w:cs="Times New Roman"/>
          <w:b/>
          <w:bCs/>
          <w:i w:val="0"/>
          <w:color w:val="000000" w:themeColor="text1"/>
          <w:sz w:val="20"/>
          <w:szCs w:val="20"/>
        </w:rPr>
        <w:t>PERALATAN</w:t>
      </w:r>
      <w:r w:rsidRPr="009404BB">
        <w:rPr>
          <w:rFonts w:ascii="Times New Roman" w:hAnsi="Times New Roman" w:cs="Times New Roman"/>
          <w:b/>
          <w:bCs/>
          <w:i w:val="0"/>
          <w:color w:val="000000" w:themeColor="text1"/>
          <w:spacing w:val="-10"/>
          <w:sz w:val="20"/>
          <w:szCs w:val="20"/>
        </w:rPr>
        <w:t xml:space="preserve"> </w:t>
      </w:r>
      <w:r w:rsidRPr="009404BB">
        <w:rPr>
          <w:rFonts w:ascii="Times New Roman" w:hAnsi="Times New Roman" w:cs="Times New Roman"/>
          <w:b/>
          <w:bCs/>
          <w:i w:val="0"/>
          <w:color w:val="000000" w:themeColor="text1"/>
          <w:sz w:val="20"/>
          <w:szCs w:val="20"/>
        </w:rPr>
        <w:t>UJI</w:t>
      </w:r>
      <w:r w:rsidRPr="009404BB">
        <w:rPr>
          <w:rFonts w:ascii="Times New Roman" w:hAnsi="Times New Roman" w:cs="Times New Roman"/>
          <w:b/>
          <w:bCs/>
          <w:i w:val="0"/>
          <w:color w:val="000000" w:themeColor="text1"/>
          <w:spacing w:val="-10"/>
          <w:sz w:val="20"/>
          <w:szCs w:val="20"/>
        </w:rPr>
        <w:t xml:space="preserve"> </w:t>
      </w:r>
      <w:r w:rsidRPr="009404BB">
        <w:rPr>
          <w:rFonts w:ascii="Times New Roman" w:hAnsi="Times New Roman" w:cs="Times New Roman"/>
          <w:b/>
          <w:bCs/>
          <w:i w:val="0"/>
          <w:color w:val="000000" w:themeColor="text1"/>
          <w:spacing w:val="-4"/>
          <w:sz w:val="20"/>
          <w:szCs w:val="20"/>
        </w:rPr>
        <w:t>COBA</w:t>
      </w:r>
    </w:p>
    <w:p w14:paraId="5572250E" w14:textId="2EDB78CE" w:rsidR="002C01CC" w:rsidRPr="009404BB" w:rsidRDefault="002C01CC" w:rsidP="0009639D">
      <w:pPr>
        <w:pStyle w:val="BodyText"/>
        <w:ind w:left="309" w:right="461" w:firstLine="424"/>
        <w:jc w:val="both"/>
      </w:pPr>
      <w:r w:rsidRPr="009404BB">
        <w:t>Proses pembuatan, implementasi, dan kompilasi aplikasi dilakukan pada PC (Personal Computer). Spesifikasi PC yang digunakan serta perangkat software ditunjukkan pada tabel berikut:</w:t>
      </w:r>
    </w:p>
    <w:p w14:paraId="17045D09" w14:textId="3FACCE28" w:rsidR="002C01CC" w:rsidRPr="009404BB" w:rsidRDefault="002C01CC" w:rsidP="002C01CC">
      <w:pPr>
        <w:pStyle w:val="Caption"/>
        <w:jc w:val="center"/>
        <w:rPr>
          <w:b/>
          <w:bCs/>
          <w:i w:val="0"/>
          <w:iCs w:val="0"/>
          <w:color w:val="000000" w:themeColor="text1"/>
          <w:sz w:val="20"/>
          <w:szCs w:val="20"/>
        </w:rPr>
      </w:pPr>
      <w:bookmarkStart w:id="98" w:name="_Toc189215656"/>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1</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Informasi Hardware</w:t>
      </w:r>
      <w:bookmarkEnd w:id="98"/>
    </w:p>
    <w:tbl>
      <w:tblPr>
        <w:tblW w:w="0" w:type="auto"/>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3659"/>
      </w:tblGrid>
      <w:tr w:rsidR="002C01CC" w:rsidRPr="009404BB" w14:paraId="003E8494" w14:textId="77777777" w:rsidTr="002C01CC">
        <w:trPr>
          <w:trHeight w:val="457"/>
        </w:trPr>
        <w:tc>
          <w:tcPr>
            <w:tcW w:w="1697" w:type="dxa"/>
          </w:tcPr>
          <w:p w14:paraId="1D71D8AB" w14:textId="77777777" w:rsidR="002C01CC" w:rsidRPr="009404BB" w:rsidRDefault="002C01CC" w:rsidP="008073D5">
            <w:pPr>
              <w:pStyle w:val="TableParagraph"/>
              <w:spacing w:line="228" w:lineRule="exact"/>
              <w:ind w:left="107" w:right="461"/>
              <w:rPr>
                <w:sz w:val="20"/>
                <w:szCs w:val="20"/>
              </w:rPr>
            </w:pPr>
            <w:r w:rsidRPr="009404BB">
              <w:rPr>
                <w:spacing w:val="-5"/>
                <w:sz w:val="20"/>
                <w:szCs w:val="20"/>
              </w:rPr>
              <w:t>CPU</w:t>
            </w:r>
          </w:p>
        </w:tc>
        <w:tc>
          <w:tcPr>
            <w:tcW w:w="3659" w:type="dxa"/>
          </w:tcPr>
          <w:p w14:paraId="3391ED04" w14:textId="77777777" w:rsidR="002C01CC" w:rsidRPr="009404BB" w:rsidRDefault="002C01CC" w:rsidP="008073D5">
            <w:pPr>
              <w:pStyle w:val="TableParagraph"/>
              <w:spacing w:line="210" w:lineRule="exact"/>
              <w:ind w:left="105" w:right="461"/>
              <w:rPr>
                <w:color w:val="000000" w:themeColor="text1"/>
                <w:sz w:val="20"/>
                <w:szCs w:val="20"/>
              </w:rPr>
            </w:pPr>
            <w:r w:rsidRPr="009404BB">
              <w:rPr>
                <w:rFonts w:eastAsia="SimSun"/>
                <w:color w:val="000000" w:themeColor="text1"/>
                <w:sz w:val="20"/>
                <w:szCs w:val="20"/>
                <w:lang w:val="en-US"/>
              </w:rPr>
              <w:t>2,3 GHz Dual-Core Intel Core i5</w:t>
            </w:r>
          </w:p>
        </w:tc>
      </w:tr>
      <w:tr w:rsidR="002C01CC" w:rsidRPr="009404BB" w14:paraId="071D5A92" w14:textId="77777777" w:rsidTr="002C01CC">
        <w:trPr>
          <w:trHeight w:val="230"/>
        </w:trPr>
        <w:tc>
          <w:tcPr>
            <w:tcW w:w="1697" w:type="dxa"/>
          </w:tcPr>
          <w:p w14:paraId="7970D83C" w14:textId="77777777" w:rsidR="002C01CC" w:rsidRPr="009404BB" w:rsidRDefault="002C01CC" w:rsidP="008073D5">
            <w:pPr>
              <w:pStyle w:val="TableParagraph"/>
              <w:spacing w:line="210" w:lineRule="exact"/>
              <w:ind w:left="107" w:right="461"/>
              <w:rPr>
                <w:sz w:val="20"/>
                <w:szCs w:val="20"/>
              </w:rPr>
            </w:pPr>
            <w:r w:rsidRPr="009404BB">
              <w:rPr>
                <w:spacing w:val="-5"/>
                <w:sz w:val="20"/>
                <w:szCs w:val="20"/>
              </w:rPr>
              <w:t>OS</w:t>
            </w:r>
          </w:p>
        </w:tc>
        <w:tc>
          <w:tcPr>
            <w:tcW w:w="3659" w:type="dxa"/>
          </w:tcPr>
          <w:p w14:paraId="79247805" w14:textId="77777777" w:rsidR="002C01CC" w:rsidRPr="009404BB" w:rsidRDefault="002C01CC" w:rsidP="008073D5">
            <w:pPr>
              <w:pStyle w:val="TableParagraph"/>
              <w:spacing w:line="210" w:lineRule="exact"/>
              <w:ind w:left="105" w:right="461"/>
              <w:rPr>
                <w:sz w:val="20"/>
                <w:szCs w:val="20"/>
              </w:rPr>
            </w:pPr>
            <w:r w:rsidRPr="009404BB">
              <w:rPr>
                <w:sz w:val="20"/>
                <w:szCs w:val="20"/>
              </w:rPr>
              <w:t>OS Ventura</w:t>
            </w:r>
          </w:p>
        </w:tc>
      </w:tr>
      <w:tr w:rsidR="002C01CC" w:rsidRPr="009404BB" w14:paraId="0D0BEC7C" w14:textId="77777777" w:rsidTr="002C01CC">
        <w:trPr>
          <w:trHeight w:val="230"/>
        </w:trPr>
        <w:tc>
          <w:tcPr>
            <w:tcW w:w="1697" w:type="dxa"/>
          </w:tcPr>
          <w:p w14:paraId="0C28452B" w14:textId="77777777" w:rsidR="002C01CC" w:rsidRPr="009404BB" w:rsidRDefault="002C01CC" w:rsidP="008073D5">
            <w:pPr>
              <w:pStyle w:val="TableParagraph"/>
              <w:spacing w:line="210" w:lineRule="exact"/>
              <w:ind w:left="107" w:right="461"/>
              <w:rPr>
                <w:sz w:val="20"/>
                <w:szCs w:val="20"/>
              </w:rPr>
            </w:pPr>
            <w:r w:rsidRPr="009404BB">
              <w:rPr>
                <w:spacing w:val="-5"/>
                <w:sz w:val="20"/>
                <w:szCs w:val="20"/>
              </w:rPr>
              <w:t>RAM</w:t>
            </w:r>
          </w:p>
        </w:tc>
        <w:tc>
          <w:tcPr>
            <w:tcW w:w="3659" w:type="dxa"/>
          </w:tcPr>
          <w:p w14:paraId="7FF249F3" w14:textId="77777777" w:rsidR="002C01CC" w:rsidRPr="009404BB" w:rsidRDefault="002C01CC" w:rsidP="008073D5">
            <w:pPr>
              <w:pStyle w:val="TableParagraph"/>
              <w:spacing w:line="210" w:lineRule="exact"/>
              <w:ind w:left="105" w:right="461"/>
              <w:rPr>
                <w:sz w:val="20"/>
                <w:szCs w:val="20"/>
              </w:rPr>
            </w:pPr>
            <w:r w:rsidRPr="009404BB">
              <w:rPr>
                <w:sz w:val="20"/>
                <w:szCs w:val="20"/>
              </w:rPr>
              <w:t xml:space="preserve">8 </w:t>
            </w:r>
            <w:r w:rsidRPr="009404BB">
              <w:rPr>
                <w:spacing w:val="-5"/>
                <w:sz w:val="20"/>
                <w:szCs w:val="20"/>
              </w:rPr>
              <w:t>GB</w:t>
            </w:r>
          </w:p>
        </w:tc>
      </w:tr>
    </w:tbl>
    <w:p w14:paraId="1D7C189B" w14:textId="77777777" w:rsidR="002C01CC" w:rsidRPr="009404BB" w:rsidRDefault="002C01CC" w:rsidP="002C01CC">
      <w:pPr>
        <w:pStyle w:val="BodyText"/>
        <w:spacing w:before="23"/>
        <w:ind w:right="461"/>
      </w:pPr>
    </w:p>
    <w:p w14:paraId="3CC8B7B1" w14:textId="212CC32A" w:rsidR="002C01CC" w:rsidRPr="009404BB" w:rsidRDefault="002C01CC" w:rsidP="002C01CC">
      <w:pPr>
        <w:pStyle w:val="Caption"/>
        <w:jc w:val="center"/>
        <w:rPr>
          <w:b/>
          <w:bCs/>
          <w:i w:val="0"/>
          <w:iCs w:val="0"/>
          <w:sz w:val="20"/>
          <w:szCs w:val="20"/>
        </w:rPr>
      </w:pPr>
      <w:bookmarkStart w:id="99" w:name="_Toc189215657"/>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2</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Informasi Software</w:t>
      </w:r>
      <w:bookmarkEnd w:id="99"/>
    </w:p>
    <w:tbl>
      <w:tblPr>
        <w:tblW w:w="0" w:type="auto"/>
        <w:tblInd w:w="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2"/>
        <w:gridCol w:w="3650"/>
      </w:tblGrid>
      <w:tr w:rsidR="002C01CC" w:rsidRPr="009404BB" w14:paraId="6C8760FC" w14:textId="77777777" w:rsidTr="002C01CC">
        <w:trPr>
          <w:trHeight w:val="229"/>
        </w:trPr>
        <w:tc>
          <w:tcPr>
            <w:tcW w:w="1702" w:type="dxa"/>
          </w:tcPr>
          <w:p w14:paraId="7B3BE2C7" w14:textId="77777777" w:rsidR="002C01CC" w:rsidRPr="009404BB" w:rsidRDefault="002C01CC" w:rsidP="008073D5">
            <w:pPr>
              <w:pStyle w:val="TableParagraph"/>
              <w:spacing w:line="210" w:lineRule="exact"/>
              <w:ind w:left="107" w:right="461"/>
              <w:rPr>
                <w:sz w:val="20"/>
                <w:szCs w:val="20"/>
              </w:rPr>
            </w:pPr>
            <w:r w:rsidRPr="009404BB">
              <w:rPr>
                <w:spacing w:val="-2"/>
                <w:sz w:val="20"/>
                <w:szCs w:val="20"/>
              </w:rPr>
              <w:t>Python</w:t>
            </w:r>
          </w:p>
        </w:tc>
        <w:tc>
          <w:tcPr>
            <w:tcW w:w="3650" w:type="dxa"/>
          </w:tcPr>
          <w:p w14:paraId="4377F88F" w14:textId="77777777" w:rsidR="002C01CC" w:rsidRPr="009404BB" w:rsidRDefault="002C01CC" w:rsidP="008073D5">
            <w:pPr>
              <w:pStyle w:val="TableParagraph"/>
              <w:spacing w:line="210" w:lineRule="exact"/>
              <w:ind w:left="107" w:right="461"/>
              <w:rPr>
                <w:sz w:val="20"/>
                <w:szCs w:val="20"/>
              </w:rPr>
            </w:pPr>
            <w:r w:rsidRPr="009404BB">
              <w:rPr>
                <w:spacing w:val="-2"/>
                <w:sz w:val="20"/>
                <w:szCs w:val="20"/>
              </w:rPr>
              <w:t>3.11.0</w:t>
            </w:r>
          </w:p>
        </w:tc>
      </w:tr>
      <w:tr w:rsidR="00381D48" w:rsidRPr="009404BB" w14:paraId="57F0AD88" w14:textId="77777777" w:rsidTr="002C01CC">
        <w:trPr>
          <w:trHeight w:val="230"/>
        </w:trPr>
        <w:tc>
          <w:tcPr>
            <w:tcW w:w="1702" w:type="dxa"/>
          </w:tcPr>
          <w:p w14:paraId="20A097FD" w14:textId="21606D8F" w:rsidR="00381D48" w:rsidRPr="009404BB" w:rsidRDefault="00381D48" w:rsidP="00381D48">
            <w:pPr>
              <w:pStyle w:val="TableParagraph"/>
              <w:spacing w:line="210" w:lineRule="exact"/>
              <w:ind w:left="107" w:right="461"/>
              <w:rPr>
                <w:sz w:val="20"/>
                <w:szCs w:val="20"/>
              </w:rPr>
            </w:pPr>
            <w:r>
              <w:rPr>
                <w:spacing w:val="-2"/>
                <w:sz w:val="20"/>
              </w:rPr>
              <w:t>Flask</w:t>
            </w:r>
          </w:p>
        </w:tc>
        <w:tc>
          <w:tcPr>
            <w:tcW w:w="3650" w:type="dxa"/>
          </w:tcPr>
          <w:p w14:paraId="4BF382E0" w14:textId="4354EE34" w:rsidR="00381D48" w:rsidRPr="009404BB" w:rsidRDefault="00381D48" w:rsidP="00381D48">
            <w:pPr>
              <w:pStyle w:val="TableParagraph"/>
              <w:spacing w:line="210" w:lineRule="exact"/>
              <w:ind w:left="107" w:right="461"/>
              <w:rPr>
                <w:sz w:val="20"/>
                <w:szCs w:val="20"/>
              </w:rPr>
            </w:pPr>
            <w:r>
              <w:rPr>
                <w:spacing w:val="-2"/>
                <w:sz w:val="20"/>
              </w:rPr>
              <w:t>3.0.0</w:t>
            </w:r>
          </w:p>
        </w:tc>
      </w:tr>
      <w:tr w:rsidR="00381D48" w:rsidRPr="009404BB" w14:paraId="3D5F342F" w14:textId="77777777" w:rsidTr="002C01CC">
        <w:trPr>
          <w:trHeight w:val="230"/>
        </w:trPr>
        <w:tc>
          <w:tcPr>
            <w:tcW w:w="1702" w:type="dxa"/>
          </w:tcPr>
          <w:p w14:paraId="473E124C" w14:textId="26A45B41" w:rsidR="00381D48" w:rsidRPr="009404BB" w:rsidRDefault="00381D48" w:rsidP="00381D48">
            <w:pPr>
              <w:pStyle w:val="TableParagraph"/>
              <w:spacing w:line="210" w:lineRule="exact"/>
              <w:ind w:left="107" w:right="461"/>
              <w:rPr>
                <w:sz w:val="20"/>
                <w:szCs w:val="20"/>
              </w:rPr>
            </w:pPr>
            <w:r>
              <w:rPr>
                <w:spacing w:val="-2"/>
                <w:sz w:val="20"/>
              </w:rPr>
              <w:t>Werkzeug</w:t>
            </w:r>
          </w:p>
        </w:tc>
        <w:tc>
          <w:tcPr>
            <w:tcW w:w="3650" w:type="dxa"/>
          </w:tcPr>
          <w:p w14:paraId="3350C9EC" w14:textId="5A969FC2" w:rsidR="00381D48" w:rsidRPr="009404BB" w:rsidRDefault="00381D48" w:rsidP="00381D48">
            <w:pPr>
              <w:pStyle w:val="TableParagraph"/>
              <w:spacing w:line="210" w:lineRule="exact"/>
              <w:ind w:left="107" w:right="461"/>
              <w:rPr>
                <w:sz w:val="20"/>
                <w:szCs w:val="20"/>
              </w:rPr>
            </w:pPr>
            <w:r>
              <w:rPr>
                <w:spacing w:val="-2"/>
                <w:sz w:val="20"/>
              </w:rPr>
              <w:t>3.0.1</w:t>
            </w:r>
          </w:p>
        </w:tc>
      </w:tr>
      <w:tr w:rsidR="00381D48" w:rsidRPr="009404BB" w14:paraId="64BB11D2" w14:textId="77777777" w:rsidTr="002C01CC">
        <w:trPr>
          <w:trHeight w:val="230"/>
        </w:trPr>
        <w:tc>
          <w:tcPr>
            <w:tcW w:w="1702" w:type="dxa"/>
          </w:tcPr>
          <w:p w14:paraId="0941F288" w14:textId="5F7BC053" w:rsidR="00381D48" w:rsidRPr="009404BB" w:rsidRDefault="00381D48" w:rsidP="00381D48">
            <w:pPr>
              <w:pStyle w:val="TableParagraph"/>
              <w:spacing w:line="210" w:lineRule="exact"/>
              <w:ind w:left="107" w:right="461"/>
              <w:rPr>
                <w:sz w:val="20"/>
                <w:szCs w:val="20"/>
              </w:rPr>
            </w:pPr>
            <w:r>
              <w:rPr>
                <w:sz w:val="20"/>
              </w:rPr>
              <w:t>code</w:t>
            </w:r>
            <w:r>
              <w:rPr>
                <w:spacing w:val="-2"/>
                <w:sz w:val="20"/>
              </w:rPr>
              <w:t xml:space="preserve"> editor</w:t>
            </w:r>
          </w:p>
        </w:tc>
        <w:tc>
          <w:tcPr>
            <w:tcW w:w="3650" w:type="dxa"/>
          </w:tcPr>
          <w:p w14:paraId="420213B6" w14:textId="298E0ABE" w:rsidR="00381D48" w:rsidRPr="009404BB" w:rsidRDefault="00381D48" w:rsidP="00381D48">
            <w:pPr>
              <w:pStyle w:val="TableParagraph"/>
              <w:spacing w:line="210" w:lineRule="exact"/>
              <w:ind w:left="107" w:right="461"/>
              <w:rPr>
                <w:sz w:val="20"/>
                <w:szCs w:val="20"/>
              </w:rPr>
            </w:pPr>
            <w:r>
              <w:rPr>
                <w:sz w:val="20"/>
              </w:rPr>
              <w:t>Visual</w:t>
            </w:r>
            <w:r>
              <w:rPr>
                <w:spacing w:val="-6"/>
                <w:sz w:val="20"/>
              </w:rPr>
              <w:t xml:space="preserve"> </w:t>
            </w:r>
            <w:r>
              <w:rPr>
                <w:sz w:val="20"/>
              </w:rPr>
              <w:t>Studio</w:t>
            </w:r>
            <w:r>
              <w:rPr>
                <w:spacing w:val="-5"/>
                <w:sz w:val="20"/>
              </w:rPr>
              <w:t xml:space="preserve"> </w:t>
            </w:r>
            <w:r>
              <w:rPr>
                <w:spacing w:val="-4"/>
                <w:sz w:val="20"/>
              </w:rPr>
              <w:t>Code</w:t>
            </w:r>
          </w:p>
        </w:tc>
      </w:tr>
    </w:tbl>
    <w:p w14:paraId="10D3DDB5" w14:textId="2A907F2A" w:rsidR="002C01CC" w:rsidRPr="009404BB" w:rsidRDefault="002C01CC" w:rsidP="002C01CC">
      <w:pPr>
        <w:pStyle w:val="BodyText"/>
        <w:ind w:left="309" w:right="461" w:firstLine="424"/>
        <w:jc w:val="both"/>
        <w:sectPr w:rsidR="002C01CC" w:rsidRPr="009404BB" w:rsidSect="00920839">
          <w:footerReference w:type="default" r:id="rId23"/>
          <w:pgSz w:w="8400" w:h="11900"/>
          <w:pgMar w:top="1418" w:right="1134" w:bottom="1134" w:left="1418" w:header="0" w:footer="714" w:gutter="0"/>
          <w:cols w:space="720"/>
          <w:docGrid w:linePitch="326"/>
        </w:sectPr>
      </w:pPr>
    </w:p>
    <w:p w14:paraId="6CE03CBE" w14:textId="77777777" w:rsidR="000D7904" w:rsidRPr="009404BB" w:rsidRDefault="000D7904" w:rsidP="00A50BC5">
      <w:pPr>
        <w:pStyle w:val="BodyText"/>
        <w:spacing w:before="24"/>
        <w:ind w:right="461"/>
      </w:pPr>
      <w:bookmarkStart w:id="100" w:name="_bookmark55"/>
      <w:bookmarkEnd w:id="100"/>
    </w:p>
    <w:p w14:paraId="685DD2D6" w14:textId="575F44F8" w:rsidR="000D7904" w:rsidRDefault="000D7904" w:rsidP="00A50BC5">
      <w:pPr>
        <w:pStyle w:val="Heading4"/>
        <w:numPr>
          <w:ilvl w:val="1"/>
          <w:numId w:val="7"/>
        </w:numPr>
        <w:tabs>
          <w:tab w:val="left" w:pos="485"/>
        </w:tabs>
        <w:spacing w:before="1"/>
        <w:ind w:left="485" w:right="461" w:hanging="301"/>
        <w:rPr>
          <w:rFonts w:ascii="Times New Roman" w:hAnsi="Times New Roman" w:cs="Times New Roman"/>
          <w:b/>
          <w:bCs/>
          <w:i w:val="0"/>
          <w:color w:val="000000" w:themeColor="text1"/>
          <w:spacing w:val="-2"/>
          <w:sz w:val="20"/>
          <w:szCs w:val="20"/>
        </w:rPr>
      </w:pPr>
      <w:bookmarkStart w:id="101" w:name="_bookmark57"/>
      <w:bookmarkEnd w:id="101"/>
      <w:r w:rsidRPr="009404BB">
        <w:rPr>
          <w:rFonts w:ascii="Times New Roman" w:hAnsi="Times New Roman" w:cs="Times New Roman"/>
          <w:b/>
          <w:bCs/>
          <w:i w:val="0"/>
          <w:color w:val="000000" w:themeColor="text1"/>
          <w:sz w:val="20"/>
          <w:szCs w:val="20"/>
        </w:rPr>
        <w:t>HASIL</w:t>
      </w:r>
      <w:r w:rsidRPr="009404BB">
        <w:rPr>
          <w:rFonts w:ascii="Times New Roman" w:hAnsi="Times New Roman" w:cs="Times New Roman"/>
          <w:b/>
          <w:bCs/>
          <w:i w:val="0"/>
          <w:color w:val="000000" w:themeColor="text1"/>
          <w:spacing w:val="-9"/>
          <w:sz w:val="20"/>
          <w:szCs w:val="20"/>
        </w:rPr>
        <w:t xml:space="preserve"> </w:t>
      </w:r>
      <w:r w:rsidRPr="009404BB">
        <w:rPr>
          <w:rFonts w:ascii="Times New Roman" w:hAnsi="Times New Roman" w:cs="Times New Roman"/>
          <w:b/>
          <w:bCs/>
          <w:i w:val="0"/>
          <w:color w:val="000000" w:themeColor="text1"/>
          <w:spacing w:val="-2"/>
          <w:sz w:val="20"/>
          <w:szCs w:val="20"/>
        </w:rPr>
        <w:t>EKSPERIMEN</w:t>
      </w:r>
    </w:p>
    <w:p w14:paraId="29222C0A" w14:textId="4DD99452" w:rsidR="00381D48" w:rsidRPr="009404BB" w:rsidRDefault="00472757" w:rsidP="00381D48">
      <w:pPr>
        <w:pStyle w:val="BodyText"/>
        <w:spacing w:before="1"/>
        <w:ind w:left="284" w:right="461" w:firstLine="142"/>
        <w:jc w:val="both"/>
      </w:pPr>
      <w:r>
        <w:t>Pada bab ini,</w:t>
      </w:r>
      <w:r w:rsidR="00381D48">
        <w:t xml:space="preserve"> </w:t>
      </w:r>
      <w:r w:rsidR="00381D48" w:rsidRPr="00381D48">
        <w:t xml:space="preserve">akan memaparkan </w:t>
      </w:r>
      <w:r w:rsidR="00381D48">
        <w:t>hasil</w:t>
      </w:r>
      <w:r w:rsidR="00381D48" w:rsidRPr="00381D48">
        <w:t xml:space="preserve"> dari serangkaian eksperimen yang dirancang untuk mengukur efektivitas sistem yang telah dikembangkan. Eksperimen-eksperimen ini mencakup beberapa fase krusial, di antaranya adalah prapemrosesan teks, vektorisasi teks, </w:t>
      </w:r>
      <w:r w:rsidR="00381D48">
        <w:t>cosine similarity</w:t>
      </w:r>
      <w:r w:rsidR="00381D48" w:rsidRPr="00381D48">
        <w:t>, identifikasi sinonim, dan penilaian kinerja menggunakan skor BLEU. Tujuan utama dari setiap tahapan ini adalah untuk menjamin bahwa chatbot mampu memberikan tanggapan yang relevan dan optimal terhadap beragam pertanyaan yang diajukan pengguna.</w:t>
      </w:r>
    </w:p>
    <w:p w14:paraId="0B4DE690" w14:textId="77777777" w:rsidR="00430EBF" w:rsidRPr="00430EBF" w:rsidRDefault="00430EBF" w:rsidP="00430EBF"/>
    <w:p w14:paraId="726E42C4" w14:textId="77777777" w:rsidR="000D7904" w:rsidRPr="009404BB" w:rsidRDefault="000D7904" w:rsidP="00A50BC5">
      <w:pPr>
        <w:pStyle w:val="Heading5"/>
        <w:numPr>
          <w:ilvl w:val="2"/>
          <w:numId w:val="7"/>
        </w:numPr>
        <w:tabs>
          <w:tab w:val="left" w:pos="618"/>
        </w:tabs>
        <w:ind w:left="618" w:right="461" w:hanging="451"/>
        <w:jc w:val="both"/>
        <w:rPr>
          <w:rFonts w:ascii="Times New Roman" w:hAnsi="Times New Roman" w:cs="Times New Roman"/>
          <w:b/>
          <w:bCs/>
          <w:color w:val="000000" w:themeColor="text1"/>
          <w:sz w:val="20"/>
          <w:szCs w:val="20"/>
        </w:rPr>
      </w:pPr>
      <w:bookmarkStart w:id="102" w:name="_bookmark58"/>
      <w:bookmarkEnd w:id="102"/>
      <w:r w:rsidRPr="009404BB">
        <w:rPr>
          <w:rFonts w:ascii="Times New Roman" w:hAnsi="Times New Roman" w:cs="Times New Roman"/>
          <w:b/>
          <w:bCs/>
          <w:color w:val="000000" w:themeColor="text1"/>
          <w:sz w:val="20"/>
          <w:szCs w:val="20"/>
        </w:rPr>
        <w:t>Eksperimen</w:t>
      </w:r>
      <w:r w:rsidRPr="009404BB">
        <w:rPr>
          <w:rFonts w:ascii="Times New Roman" w:hAnsi="Times New Roman" w:cs="Times New Roman"/>
          <w:b/>
          <w:bCs/>
          <w:color w:val="000000" w:themeColor="text1"/>
          <w:spacing w:val="-9"/>
          <w:sz w:val="20"/>
          <w:szCs w:val="20"/>
        </w:rPr>
        <w:t xml:space="preserve"> </w:t>
      </w:r>
      <w:r w:rsidRPr="009404BB">
        <w:rPr>
          <w:rFonts w:ascii="Times New Roman" w:hAnsi="Times New Roman" w:cs="Times New Roman"/>
          <w:b/>
          <w:bCs/>
          <w:color w:val="000000" w:themeColor="text1"/>
          <w:sz w:val="20"/>
          <w:szCs w:val="20"/>
        </w:rPr>
        <w:t>Text</w:t>
      </w:r>
      <w:r w:rsidRPr="009404BB">
        <w:rPr>
          <w:rFonts w:ascii="Times New Roman" w:hAnsi="Times New Roman" w:cs="Times New Roman"/>
          <w:b/>
          <w:bCs/>
          <w:color w:val="000000" w:themeColor="text1"/>
          <w:spacing w:val="-8"/>
          <w:sz w:val="20"/>
          <w:szCs w:val="20"/>
        </w:rPr>
        <w:t xml:space="preserve"> </w:t>
      </w:r>
      <w:r w:rsidRPr="009404BB">
        <w:rPr>
          <w:rFonts w:ascii="Times New Roman" w:hAnsi="Times New Roman" w:cs="Times New Roman"/>
          <w:b/>
          <w:bCs/>
          <w:color w:val="000000" w:themeColor="text1"/>
          <w:spacing w:val="-2"/>
          <w:sz w:val="20"/>
          <w:szCs w:val="20"/>
        </w:rPr>
        <w:t>Preprocessing</w:t>
      </w:r>
    </w:p>
    <w:p w14:paraId="7FEB22DF" w14:textId="4435FF3D" w:rsidR="00F60397" w:rsidRPr="009404BB" w:rsidRDefault="000D7904" w:rsidP="00E92744">
      <w:pPr>
        <w:pStyle w:val="BodyText"/>
        <w:spacing w:before="1"/>
        <w:ind w:left="167" w:right="461" w:firstLine="256"/>
        <w:jc w:val="both"/>
      </w:pPr>
      <w:r w:rsidRPr="009404BB">
        <w:t xml:space="preserve">Pengujian Pemrosesan Teks adalah pengujian yang dilakukan untuk mengetahui apakah masukan pengguna yang kemudian diolah menggunakan metode penambangan teks telah menghasilkan keluaran yang sesuai. Dari hasil pengujian Pemrosesan Teks tersebut terdapat beberapa tahapan, </w:t>
      </w:r>
      <w:r w:rsidR="00381D48">
        <w:t>t</w:t>
      </w:r>
      <w:r w:rsidR="00381D48" w:rsidRPr="00381D48">
        <w:t>ahapan-tahapan yang diuji dalam proses ini meliputi konversi seluruh karakter alfabet menjadi huruf kecil (case folding), penghilangan tanda baca yang tidak relevan (remove punctuation), pembersihan spasi berlebih (stripping), pemecahan teks menjadi unit-unit dasar (tokenizing), penyaringan kata-kata yang tidak diperlukan (filtering), dan terakhir, pengubahan kata-kata menjadi bentuk dasarnya (stemming).</w:t>
      </w:r>
    </w:p>
    <w:p w14:paraId="45F2F07D" w14:textId="77777777" w:rsidR="00F60397" w:rsidRPr="009404BB" w:rsidRDefault="00F60397" w:rsidP="00A50BC5">
      <w:pPr>
        <w:pStyle w:val="BodyText"/>
        <w:spacing w:before="1"/>
        <w:ind w:left="167" w:right="461" w:firstLine="256"/>
        <w:jc w:val="both"/>
      </w:pPr>
    </w:p>
    <w:p w14:paraId="55AC3B93" w14:textId="5A16A586" w:rsidR="00EC73B9" w:rsidRPr="009404BB" w:rsidRDefault="00104CB5" w:rsidP="00104CB5">
      <w:pPr>
        <w:pStyle w:val="Caption"/>
        <w:jc w:val="center"/>
        <w:rPr>
          <w:b/>
          <w:bCs/>
          <w:i w:val="0"/>
          <w:iCs w:val="0"/>
          <w:color w:val="000000" w:themeColor="text1"/>
          <w:sz w:val="20"/>
          <w:szCs w:val="20"/>
        </w:rPr>
      </w:pPr>
      <w:bookmarkStart w:id="103" w:name="_Toc189215658"/>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3</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Sampel Data Pengujian Case Folding</w:t>
      </w:r>
      <w:bookmarkEnd w:id="103"/>
    </w:p>
    <w:p w14:paraId="4B7653EA" w14:textId="77777777" w:rsidR="00EC73B9" w:rsidRPr="009404BB" w:rsidRDefault="00EC73B9" w:rsidP="00A50BC5">
      <w:pPr>
        <w:pStyle w:val="BodyText"/>
        <w:spacing w:before="5"/>
        <w:ind w:right="461"/>
      </w:pPr>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2693"/>
      </w:tblGrid>
      <w:tr w:rsidR="00EC73B9" w:rsidRPr="009404BB" w14:paraId="6AE296BF" w14:textId="77777777" w:rsidTr="0009639D">
        <w:trPr>
          <w:trHeight w:val="431"/>
        </w:trPr>
        <w:tc>
          <w:tcPr>
            <w:tcW w:w="2480" w:type="dxa"/>
          </w:tcPr>
          <w:p w14:paraId="157E05DC" w14:textId="77777777" w:rsidR="00EC73B9" w:rsidRPr="009404BB" w:rsidRDefault="00EC73B9" w:rsidP="00A50BC5">
            <w:pPr>
              <w:pStyle w:val="TableParagraph"/>
              <w:spacing w:before="101"/>
              <w:ind w:left="16" w:right="461"/>
              <w:jc w:val="center"/>
              <w:rPr>
                <w:sz w:val="20"/>
                <w:szCs w:val="20"/>
              </w:rPr>
            </w:pPr>
            <w:r w:rsidRPr="009404BB">
              <w:rPr>
                <w:spacing w:val="-2"/>
                <w:sz w:val="20"/>
                <w:szCs w:val="20"/>
              </w:rPr>
              <w:t>INPUT</w:t>
            </w:r>
          </w:p>
        </w:tc>
        <w:tc>
          <w:tcPr>
            <w:tcW w:w="2693" w:type="dxa"/>
          </w:tcPr>
          <w:p w14:paraId="1EB39833" w14:textId="77777777" w:rsidR="00EC73B9" w:rsidRPr="009404BB" w:rsidRDefault="00EC73B9" w:rsidP="0009639D">
            <w:pPr>
              <w:pStyle w:val="TableParagraph"/>
              <w:spacing w:before="101"/>
              <w:ind w:left="-195" w:right="461" w:firstLine="214"/>
              <w:jc w:val="center"/>
              <w:rPr>
                <w:sz w:val="20"/>
                <w:szCs w:val="20"/>
              </w:rPr>
            </w:pPr>
            <w:r w:rsidRPr="009404BB">
              <w:rPr>
                <w:spacing w:val="-2"/>
                <w:sz w:val="20"/>
                <w:szCs w:val="20"/>
              </w:rPr>
              <w:t>OUTPUT</w:t>
            </w:r>
          </w:p>
        </w:tc>
      </w:tr>
      <w:tr w:rsidR="00EC73B9" w:rsidRPr="009404BB" w14:paraId="52C205DE" w14:textId="77777777" w:rsidTr="0009639D">
        <w:trPr>
          <w:trHeight w:val="659"/>
        </w:trPr>
        <w:tc>
          <w:tcPr>
            <w:tcW w:w="2480" w:type="dxa"/>
          </w:tcPr>
          <w:p w14:paraId="11BDFC66" w14:textId="177D0E5E" w:rsidR="00EC73B9" w:rsidRPr="009404BB" w:rsidRDefault="00554835" w:rsidP="00A50BC5">
            <w:pPr>
              <w:pStyle w:val="TableParagraph"/>
              <w:spacing w:before="98"/>
              <w:ind w:left="100" w:right="461"/>
              <w:rPr>
                <w:sz w:val="20"/>
                <w:szCs w:val="20"/>
              </w:rPr>
            </w:pPr>
            <w:r w:rsidRPr="00554835">
              <w:rPr>
                <w:sz w:val="20"/>
                <w:szCs w:val="20"/>
              </w:rPr>
              <w:t>Bagaimana test case untuk fitur login</w:t>
            </w:r>
            <w:r>
              <w:rPr>
                <w:sz w:val="20"/>
                <w:szCs w:val="20"/>
              </w:rPr>
              <w:t xml:space="preserve"> </w:t>
            </w:r>
            <w:r w:rsidRPr="00554835">
              <w:rPr>
                <w:sz w:val="20"/>
                <w:szCs w:val="20"/>
              </w:rPr>
              <w:t>?</w:t>
            </w:r>
          </w:p>
        </w:tc>
        <w:tc>
          <w:tcPr>
            <w:tcW w:w="2693" w:type="dxa"/>
          </w:tcPr>
          <w:p w14:paraId="408894D2" w14:textId="2E56B86F" w:rsidR="00EC73B9" w:rsidRPr="009404BB" w:rsidRDefault="00554835" w:rsidP="00A50BC5">
            <w:pPr>
              <w:pStyle w:val="TableParagraph"/>
              <w:spacing w:before="98"/>
              <w:ind w:left="100" w:right="461"/>
              <w:rPr>
                <w:sz w:val="20"/>
                <w:szCs w:val="20"/>
              </w:rPr>
            </w:pPr>
            <w:r>
              <w:rPr>
                <w:sz w:val="20"/>
                <w:szCs w:val="20"/>
              </w:rPr>
              <w:t>b</w:t>
            </w:r>
            <w:r w:rsidRPr="00554835">
              <w:rPr>
                <w:sz w:val="20"/>
                <w:szCs w:val="20"/>
              </w:rPr>
              <w:t>agaimana test case untuk fitur login</w:t>
            </w:r>
            <w:r>
              <w:rPr>
                <w:sz w:val="20"/>
                <w:szCs w:val="20"/>
              </w:rPr>
              <w:t xml:space="preserve"> </w:t>
            </w:r>
            <w:r w:rsidR="00A74602" w:rsidRPr="009404BB">
              <w:rPr>
                <w:sz w:val="20"/>
                <w:szCs w:val="20"/>
              </w:rPr>
              <w:t>?</w:t>
            </w:r>
          </w:p>
        </w:tc>
      </w:tr>
      <w:tr w:rsidR="00EC73B9" w:rsidRPr="009404BB" w14:paraId="12C4763F" w14:textId="77777777" w:rsidTr="0009639D">
        <w:trPr>
          <w:trHeight w:val="659"/>
        </w:trPr>
        <w:tc>
          <w:tcPr>
            <w:tcW w:w="2480" w:type="dxa"/>
          </w:tcPr>
          <w:p w14:paraId="7867FDB9" w14:textId="6126C6A4" w:rsidR="00EC73B9" w:rsidRPr="009404BB" w:rsidRDefault="00A74602" w:rsidP="00A50BC5">
            <w:pPr>
              <w:pStyle w:val="TableParagraph"/>
              <w:spacing w:before="101"/>
              <w:ind w:left="100" w:right="461"/>
              <w:rPr>
                <w:sz w:val="20"/>
                <w:szCs w:val="20"/>
              </w:rPr>
            </w:pPr>
            <w:r w:rsidRPr="009404BB">
              <w:rPr>
                <w:sz w:val="20"/>
                <w:szCs w:val="20"/>
              </w:rPr>
              <w:t>Skenario apa yang harus diuji dalam fitur Registrasi ?</w:t>
            </w:r>
          </w:p>
        </w:tc>
        <w:tc>
          <w:tcPr>
            <w:tcW w:w="2693" w:type="dxa"/>
          </w:tcPr>
          <w:p w14:paraId="487D8783" w14:textId="59CE79E2" w:rsidR="00EC73B9" w:rsidRPr="009404BB" w:rsidRDefault="00A74602" w:rsidP="00A50BC5">
            <w:pPr>
              <w:pStyle w:val="TableParagraph"/>
              <w:spacing w:before="101"/>
              <w:ind w:left="100" w:right="461"/>
              <w:rPr>
                <w:sz w:val="20"/>
                <w:szCs w:val="20"/>
              </w:rPr>
            </w:pPr>
            <w:r w:rsidRPr="009404BB">
              <w:rPr>
                <w:sz w:val="20"/>
                <w:szCs w:val="20"/>
              </w:rPr>
              <w:t>skenario apa yang harus diuji dalam fitur registrasi ?</w:t>
            </w:r>
          </w:p>
        </w:tc>
      </w:tr>
      <w:tr w:rsidR="00EC73B9" w:rsidRPr="009404BB" w14:paraId="69501FF3" w14:textId="77777777" w:rsidTr="0009639D">
        <w:trPr>
          <w:trHeight w:val="662"/>
        </w:trPr>
        <w:tc>
          <w:tcPr>
            <w:tcW w:w="2480" w:type="dxa"/>
          </w:tcPr>
          <w:p w14:paraId="15F91792" w14:textId="779A4265" w:rsidR="00A74602" w:rsidRPr="009404BB" w:rsidRDefault="00A74602" w:rsidP="00A50BC5">
            <w:pPr>
              <w:pStyle w:val="TableParagraph"/>
              <w:spacing w:before="101"/>
              <w:ind w:left="100" w:right="461"/>
              <w:rPr>
                <w:sz w:val="20"/>
                <w:szCs w:val="20"/>
              </w:rPr>
            </w:pPr>
            <w:r w:rsidRPr="009404BB">
              <w:rPr>
                <w:sz w:val="20"/>
                <w:szCs w:val="20"/>
              </w:rPr>
              <w:t xml:space="preserve">Apa saja step dalam menguji </w:t>
            </w:r>
            <w:r w:rsidR="00D2619F" w:rsidRPr="009404BB">
              <w:rPr>
                <w:sz w:val="20"/>
                <w:szCs w:val="20"/>
              </w:rPr>
              <w:t>test case</w:t>
            </w:r>
            <w:r w:rsidRPr="009404BB">
              <w:rPr>
                <w:sz w:val="20"/>
                <w:szCs w:val="20"/>
              </w:rPr>
              <w:t xml:space="preserve"> </w:t>
            </w:r>
            <w:r w:rsidR="0040686E">
              <w:rPr>
                <w:sz w:val="20"/>
                <w:szCs w:val="20"/>
              </w:rPr>
              <w:t>Lupa password</w:t>
            </w:r>
            <w:r w:rsidRPr="009404BB">
              <w:rPr>
                <w:sz w:val="20"/>
                <w:szCs w:val="20"/>
              </w:rPr>
              <w:t xml:space="preserve"> ?</w:t>
            </w:r>
          </w:p>
        </w:tc>
        <w:tc>
          <w:tcPr>
            <w:tcW w:w="2693" w:type="dxa"/>
          </w:tcPr>
          <w:p w14:paraId="1009F6DC" w14:textId="29C714E4" w:rsidR="00EC73B9" w:rsidRPr="009404BB" w:rsidRDefault="00D2619F" w:rsidP="00A50BC5">
            <w:pPr>
              <w:pStyle w:val="TableParagraph"/>
              <w:spacing w:before="101"/>
              <w:ind w:left="100" w:right="461"/>
              <w:rPr>
                <w:sz w:val="20"/>
                <w:szCs w:val="20"/>
              </w:rPr>
            </w:pPr>
            <w:r w:rsidRPr="009404BB">
              <w:rPr>
                <w:sz w:val="20"/>
                <w:szCs w:val="20"/>
              </w:rPr>
              <w:t xml:space="preserve">apa saja step dalam menguji test case </w:t>
            </w:r>
            <w:r w:rsidR="0040686E">
              <w:rPr>
                <w:sz w:val="20"/>
                <w:szCs w:val="20"/>
              </w:rPr>
              <w:t>Lupa password</w:t>
            </w:r>
            <w:r w:rsidR="00A74602" w:rsidRPr="009404BB">
              <w:rPr>
                <w:sz w:val="20"/>
                <w:szCs w:val="20"/>
              </w:rPr>
              <w:t xml:space="preserve"> ?</w:t>
            </w:r>
          </w:p>
        </w:tc>
      </w:tr>
    </w:tbl>
    <w:p w14:paraId="41E698CD" w14:textId="554B71D5" w:rsidR="00EC73B9" w:rsidRDefault="00EC73B9" w:rsidP="00A50BC5">
      <w:pPr>
        <w:pStyle w:val="BodyText"/>
        <w:ind w:left="167" w:right="461" w:firstLine="427"/>
        <w:jc w:val="both"/>
        <w:rPr>
          <w:spacing w:val="-4"/>
        </w:rPr>
      </w:pPr>
      <w:r w:rsidRPr="009404BB">
        <w:t>Berdasarkan Tabel 4.3, dapat diketahui bahwa proses pengubahan semua karakter alfabet menjadi huruf kecil (case folding) dapat memberikan keluaran yang sesuai, di mana semua karakter alfabet dalam masukan kueri akan diubah menjadi</w:t>
      </w:r>
      <w:r w:rsidRPr="009404BB">
        <w:rPr>
          <w:spacing w:val="-5"/>
        </w:rPr>
        <w:t xml:space="preserve"> </w:t>
      </w:r>
      <w:r w:rsidRPr="009404BB">
        <w:t>huruf</w:t>
      </w:r>
      <w:r w:rsidRPr="009404BB">
        <w:rPr>
          <w:spacing w:val="-6"/>
        </w:rPr>
        <w:t xml:space="preserve"> </w:t>
      </w:r>
      <w:r w:rsidRPr="009404BB">
        <w:t>kecil.</w:t>
      </w:r>
      <w:r w:rsidRPr="009404BB">
        <w:rPr>
          <w:spacing w:val="-4"/>
        </w:rPr>
        <w:t xml:space="preserve"> </w:t>
      </w:r>
    </w:p>
    <w:p w14:paraId="5BB29519" w14:textId="77777777" w:rsidR="0009639D" w:rsidRPr="009404BB" w:rsidRDefault="0009639D" w:rsidP="00472757">
      <w:pPr>
        <w:pStyle w:val="BodyText"/>
        <w:ind w:right="461"/>
        <w:jc w:val="both"/>
        <w:rPr>
          <w:spacing w:val="-4"/>
        </w:rPr>
      </w:pPr>
    </w:p>
    <w:p w14:paraId="216DC11A" w14:textId="77777777" w:rsidR="00104CB5" w:rsidRPr="008407A6" w:rsidRDefault="00104CB5" w:rsidP="00472757">
      <w:pPr>
        <w:pStyle w:val="BodyText"/>
        <w:ind w:right="461"/>
        <w:jc w:val="both"/>
        <w:rPr>
          <w:strike/>
        </w:rPr>
      </w:pPr>
    </w:p>
    <w:p w14:paraId="53E167A0" w14:textId="0C1E15AF" w:rsidR="00EC73B9" w:rsidRPr="009404BB" w:rsidRDefault="00104CB5" w:rsidP="00104CB5">
      <w:pPr>
        <w:pStyle w:val="Caption"/>
        <w:jc w:val="center"/>
        <w:rPr>
          <w:b/>
          <w:bCs/>
          <w:i w:val="0"/>
          <w:iCs w:val="0"/>
          <w:color w:val="000000" w:themeColor="text1"/>
          <w:sz w:val="20"/>
          <w:szCs w:val="20"/>
        </w:rPr>
      </w:pPr>
      <w:bookmarkStart w:id="104" w:name="_Toc189215659"/>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4</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Sampel Data Pengujian Remove Punctuation</w:t>
      </w:r>
      <w:bookmarkEnd w:id="104"/>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21"/>
        <w:gridCol w:w="2552"/>
      </w:tblGrid>
      <w:tr w:rsidR="00EC73B9" w:rsidRPr="009404BB" w14:paraId="5DAAC1B2" w14:textId="77777777" w:rsidTr="0009639D">
        <w:trPr>
          <w:trHeight w:val="431"/>
        </w:trPr>
        <w:tc>
          <w:tcPr>
            <w:tcW w:w="2621" w:type="dxa"/>
          </w:tcPr>
          <w:p w14:paraId="09513F0B" w14:textId="77777777" w:rsidR="00EC73B9" w:rsidRPr="009404BB" w:rsidRDefault="00EC73B9" w:rsidP="00A50BC5">
            <w:pPr>
              <w:pStyle w:val="TableParagraph"/>
              <w:spacing w:before="101"/>
              <w:ind w:left="16" w:right="461"/>
              <w:jc w:val="center"/>
              <w:rPr>
                <w:sz w:val="20"/>
                <w:szCs w:val="20"/>
              </w:rPr>
            </w:pPr>
            <w:r w:rsidRPr="009404BB">
              <w:rPr>
                <w:spacing w:val="-2"/>
                <w:sz w:val="20"/>
                <w:szCs w:val="20"/>
              </w:rPr>
              <w:t>INPUT</w:t>
            </w:r>
          </w:p>
        </w:tc>
        <w:tc>
          <w:tcPr>
            <w:tcW w:w="2552" w:type="dxa"/>
          </w:tcPr>
          <w:p w14:paraId="0CEC3B47" w14:textId="77777777" w:rsidR="00EC73B9" w:rsidRPr="009404BB" w:rsidRDefault="00EC73B9" w:rsidP="00A50BC5">
            <w:pPr>
              <w:pStyle w:val="TableParagraph"/>
              <w:spacing w:before="101"/>
              <w:ind w:left="19" w:right="461"/>
              <w:jc w:val="center"/>
              <w:rPr>
                <w:sz w:val="20"/>
                <w:szCs w:val="20"/>
              </w:rPr>
            </w:pPr>
            <w:r w:rsidRPr="009404BB">
              <w:rPr>
                <w:spacing w:val="-2"/>
                <w:sz w:val="20"/>
                <w:szCs w:val="20"/>
              </w:rPr>
              <w:t>OUTPUT</w:t>
            </w:r>
          </w:p>
        </w:tc>
      </w:tr>
      <w:tr w:rsidR="00A74602" w:rsidRPr="009404BB" w14:paraId="7318E694" w14:textId="77777777" w:rsidTr="0009639D">
        <w:trPr>
          <w:trHeight w:val="920"/>
        </w:trPr>
        <w:tc>
          <w:tcPr>
            <w:tcW w:w="2621" w:type="dxa"/>
          </w:tcPr>
          <w:p w14:paraId="7AD5BEA0" w14:textId="45F77B40" w:rsidR="00A74602" w:rsidRPr="009404BB" w:rsidRDefault="00554835" w:rsidP="00A50BC5">
            <w:pPr>
              <w:pStyle w:val="TableParagraph"/>
              <w:spacing w:before="101"/>
              <w:ind w:left="100" w:right="461"/>
              <w:rPr>
                <w:sz w:val="20"/>
                <w:szCs w:val="20"/>
              </w:rPr>
            </w:pPr>
            <w:r>
              <w:rPr>
                <w:sz w:val="20"/>
                <w:szCs w:val="20"/>
              </w:rPr>
              <w:t>b</w:t>
            </w:r>
            <w:r w:rsidRPr="00554835">
              <w:rPr>
                <w:sz w:val="20"/>
                <w:szCs w:val="20"/>
              </w:rPr>
              <w:t>agaimana test case untuk fitur login</w:t>
            </w:r>
            <w:r w:rsidR="00A74602" w:rsidRPr="009404BB">
              <w:rPr>
                <w:sz w:val="20"/>
                <w:szCs w:val="20"/>
              </w:rPr>
              <w:t xml:space="preserve"> </w:t>
            </w:r>
            <w:r w:rsidR="00A74602" w:rsidRPr="009404BB">
              <w:rPr>
                <w:sz w:val="20"/>
                <w:szCs w:val="20"/>
                <w:highlight w:val="red"/>
              </w:rPr>
              <w:t>?</w:t>
            </w:r>
          </w:p>
        </w:tc>
        <w:tc>
          <w:tcPr>
            <w:tcW w:w="2552" w:type="dxa"/>
          </w:tcPr>
          <w:p w14:paraId="74FEEEB7" w14:textId="30F685B6" w:rsidR="00A74602" w:rsidRPr="009404BB" w:rsidRDefault="00554835" w:rsidP="00A50BC5">
            <w:pPr>
              <w:pStyle w:val="TableParagraph"/>
              <w:spacing w:before="101"/>
              <w:ind w:left="100" w:right="461"/>
              <w:rPr>
                <w:sz w:val="20"/>
                <w:szCs w:val="20"/>
              </w:rPr>
            </w:pPr>
            <w:r>
              <w:rPr>
                <w:sz w:val="20"/>
                <w:szCs w:val="20"/>
              </w:rPr>
              <w:t>b</w:t>
            </w:r>
            <w:r w:rsidRPr="00554835">
              <w:rPr>
                <w:sz w:val="20"/>
                <w:szCs w:val="20"/>
              </w:rPr>
              <w:t>agaimana test case untuk fitur login</w:t>
            </w:r>
          </w:p>
        </w:tc>
      </w:tr>
      <w:tr w:rsidR="00A74602" w:rsidRPr="009404BB" w14:paraId="2AC8F553" w14:textId="77777777" w:rsidTr="0009639D">
        <w:trPr>
          <w:trHeight w:val="817"/>
        </w:trPr>
        <w:tc>
          <w:tcPr>
            <w:tcW w:w="2621" w:type="dxa"/>
          </w:tcPr>
          <w:p w14:paraId="1D529E99" w14:textId="2FFF78EE" w:rsidR="00A74602" w:rsidRPr="009404BB" w:rsidRDefault="00A74602" w:rsidP="00A50BC5">
            <w:pPr>
              <w:pStyle w:val="TableParagraph"/>
              <w:spacing w:before="98"/>
              <w:ind w:left="100" w:right="461"/>
              <w:rPr>
                <w:sz w:val="20"/>
                <w:szCs w:val="20"/>
              </w:rPr>
            </w:pPr>
            <w:r w:rsidRPr="009404BB">
              <w:rPr>
                <w:sz w:val="20"/>
                <w:szCs w:val="20"/>
              </w:rPr>
              <w:t xml:space="preserve">skenario apa yang harus diuji dalam fitur registrasi </w:t>
            </w:r>
            <w:r w:rsidRPr="009404BB">
              <w:rPr>
                <w:sz w:val="20"/>
                <w:szCs w:val="20"/>
                <w:highlight w:val="red"/>
              </w:rPr>
              <w:t>?</w:t>
            </w:r>
          </w:p>
        </w:tc>
        <w:tc>
          <w:tcPr>
            <w:tcW w:w="2552" w:type="dxa"/>
          </w:tcPr>
          <w:p w14:paraId="059B1D8A" w14:textId="3472561D" w:rsidR="00A74602" w:rsidRPr="009404BB" w:rsidRDefault="00A74602" w:rsidP="00A50BC5">
            <w:pPr>
              <w:pStyle w:val="TableParagraph"/>
              <w:spacing w:before="98"/>
              <w:ind w:left="100" w:right="461"/>
              <w:rPr>
                <w:sz w:val="20"/>
                <w:szCs w:val="20"/>
              </w:rPr>
            </w:pPr>
            <w:r w:rsidRPr="009404BB">
              <w:rPr>
                <w:sz w:val="20"/>
                <w:szCs w:val="20"/>
              </w:rPr>
              <w:t xml:space="preserve">skenario apa yang harus diuji dalam fitur registrasi </w:t>
            </w:r>
          </w:p>
        </w:tc>
      </w:tr>
      <w:tr w:rsidR="00A74602" w:rsidRPr="009404BB" w14:paraId="29987DA5" w14:textId="77777777" w:rsidTr="0009639D">
        <w:trPr>
          <w:trHeight w:val="835"/>
        </w:trPr>
        <w:tc>
          <w:tcPr>
            <w:tcW w:w="2621" w:type="dxa"/>
          </w:tcPr>
          <w:p w14:paraId="7A7841D9" w14:textId="23CC9482" w:rsidR="00A74602" w:rsidRPr="009404BB" w:rsidRDefault="00D2619F" w:rsidP="00A50BC5">
            <w:pPr>
              <w:pStyle w:val="TableParagraph"/>
              <w:spacing w:before="101"/>
              <w:ind w:left="100" w:right="461"/>
              <w:rPr>
                <w:sz w:val="20"/>
                <w:szCs w:val="20"/>
              </w:rPr>
            </w:pPr>
            <w:r w:rsidRPr="009404BB">
              <w:rPr>
                <w:sz w:val="20"/>
                <w:szCs w:val="20"/>
              </w:rPr>
              <w:t xml:space="preserve">apa saja step dalam menguji test case </w:t>
            </w:r>
            <w:r w:rsidR="0040686E">
              <w:rPr>
                <w:sz w:val="20"/>
                <w:szCs w:val="20"/>
              </w:rPr>
              <w:t>Lupa password</w:t>
            </w:r>
            <w:r w:rsidR="00A74602" w:rsidRPr="009404BB">
              <w:rPr>
                <w:sz w:val="20"/>
                <w:szCs w:val="20"/>
              </w:rPr>
              <w:t xml:space="preserve"> </w:t>
            </w:r>
            <w:r w:rsidR="00A74602" w:rsidRPr="009404BB">
              <w:rPr>
                <w:sz w:val="20"/>
                <w:szCs w:val="20"/>
                <w:highlight w:val="red"/>
              </w:rPr>
              <w:t>?</w:t>
            </w:r>
          </w:p>
        </w:tc>
        <w:tc>
          <w:tcPr>
            <w:tcW w:w="2552" w:type="dxa"/>
          </w:tcPr>
          <w:p w14:paraId="728313B8" w14:textId="51EC02E2" w:rsidR="00A74602" w:rsidRPr="009404BB" w:rsidRDefault="00D2619F" w:rsidP="00A50BC5">
            <w:pPr>
              <w:pStyle w:val="TableParagraph"/>
              <w:spacing w:before="101"/>
              <w:ind w:left="100" w:right="461"/>
              <w:rPr>
                <w:sz w:val="20"/>
                <w:szCs w:val="20"/>
              </w:rPr>
            </w:pPr>
            <w:r w:rsidRPr="009404BB">
              <w:rPr>
                <w:sz w:val="20"/>
                <w:szCs w:val="20"/>
              </w:rPr>
              <w:t xml:space="preserve">apa saja step dalam menguji test case </w:t>
            </w:r>
            <w:r w:rsidR="0040686E">
              <w:rPr>
                <w:sz w:val="20"/>
                <w:szCs w:val="20"/>
              </w:rPr>
              <w:t>Lupa password</w:t>
            </w:r>
            <w:r w:rsidR="00A74602" w:rsidRPr="009404BB">
              <w:rPr>
                <w:sz w:val="20"/>
                <w:szCs w:val="20"/>
              </w:rPr>
              <w:t xml:space="preserve"> </w:t>
            </w:r>
          </w:p>
        </w:tc>
      </w:tr>
    </w:tbl>
    <w:p w14:paraId="5A18E9E6" w14:textId="4A5AE819" w:rsidR="00EC73B9" w:rsidRPr="009404BB" w:rsidRDefault="00EC73B9" w:rsidP="00A50BC5">
      <w:pPr>
        <w:pStyle w:val="BodyText"/>
        <w:ind w:left="167" w:right="461" w:firstLine="427"/>
        <w:jc w:val="both"/>
      </w:pPr>
      <w:r w:rsidRPr="009404BB">
        <w:t>Berdasarkan Tabel 4.4, dapat diketahui bahwa proses penghapusan tanda baca (remove punctuation) dapat menghasilkan keluaran yang sesuai dengan harapan, di mana semua karakter selain alfabet dan angka akan dihapus atau dihilangkan.</w:t>
      </w:r>
      <w:r w:rsidRPr="009404BB">
        <w:rPr>
          <w:spacing w:val="-13"/>
        </w:rPr>
        <w:t xml:space="preserve"> </w:t>
      </w:r>
    </w:p>
    <w:p w14:paraId="25E62567" w14:textId="77777777" w:rsidR="00EC73B9" w:rsidRPr="009404BB" w:rsidRDefault="00EC73B9" w:rsidP="00A50BC5">
      <w:pPr>
        <w:pStyle w:val="BodyText"/>
        <w:ind w:right="461"/>
        <w:jc w:val="both"/>
      </w:pPr>
    </w:p>
    <w:p w14:paraId="682CA1B7" w14:textId="77777777" w:rsidR="002C01CC" w:rsidRPr="009404BB" w:rsidRDefault="002C01CC" w:rsidP="00A50BC5">
      <w:pPr>
        <w:pStyle w:val="BodyText"/>
        <w:ind w:right="461"/>
        <w:jc w:val="both"/>
      </w:pPr>
    </w:p>
    <w:p w14:paraId="1344CBCA" w14:textId="4A1BC003" w:rsidR="002C01CC" w:rsidRPr="009404BB" w:rsidRDefault="002C01CC" w:rsidP="002C01CC">
      <w:pPr>
        <w:pStyle w:val="Caption"/>
        <w:jc w:val="center"/>
        <w:rPr>
          <w:b/>
          <w:bCs/>
          <w:i w:val="0"/>
          <w:iCs w:val="0"/>
          <w:color w:val="000000" w:themeColor="text1"/>
          <w:sz w:val="20"/>
          <w:szCs w:val="20"/>
        </w:rPr>
      </w:pPr>
      <w:bookmarkStart w:id="105" w:name="_Toc189215660"/>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5</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Sampel Data Pengujian Stripping</w:t>
      </w:r>
      <w:bookmarkEnd w:id="105"/>
    </w:p>
    <w:p w14:paraId="514AC3D9" w14:textId="77777777" w:rsidR="002C01CC" w:rsidRPr="009404BB" w:rsidRDefault="002C01CC" w:rsidP="002C01CC">
      <w:pPr>
        <w:pStyle w:val="BodyText"/>
        <w:spacing w:before="5"/>
        <w:ind w:right="461"/>
      </w:pPr>
    </w:p>
    <w:tbl>
      <w:tblPr>
        <w:tblW w:w="5173" w:type="dxa"/>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21"/>
        <w:gridCol w:w="2552"/>
      </w:tblGrid>
      <w:tr w:rsidR="002C01CC" w:rsidRPr="009404BB" w14:paraId="364CD357" w14:textId="77777777" w:rsidTr="003436A0">
        <w:trPr>
          <w:trHeight w:val="431"/>
        </w:trPr>
        <w:tc>
          <w:tcPr>
            <w:tcW w:w="2621" w:type="dxa"/>
          </w:tcPr>
          <w:p w14:paraId="3C482FE7" w14:textId="77777777" w:rsidR="002C01CC" w:rsidRPr="009404BB" w:rsidRDefault="002C01CC" w:rsidP="008073D5">
            <w:pPr>
              <w:pStyle w:val="TableParagraph"/>
              <w:spacing w:before="101"/>
              <w:ind w:left="16" w:right="461"/>
              <w:jc w:val="center"/>
              <w:rPr>
                <w:sz w:val="20"/>
                <w:szCs w:val="20"/>
              </w:rPr>
            </w:pPr>
            <w:r w:rsidRPr="009404BB">
              <w:rPr>
                <w:spacing w:val="-2"/>
                <w:sz w:val="20"/>
                <w:szCs w:val="20"/>
              </w:rPr>
              <w:t>INPUT</w:t>
            </w:r>
          </w:p>
        </w:tc>
        <w:tc>
          <w:tcPr>
            <w:tcW w:w="2552" w:type="dxa"/>
          </w:tcPr>
          <w:p w14:paraId="3862831D" w14:textId="77777777" w:rsidR="002C01CC" w:rsidRPr="009404BB" w:rsidRDefault="002C01CC" w:rsidP="008073D5">
            <w:pPr>
              <w:pStyle w:val="TableParagraph"/>
              <w:spacing w:before="101"/>
              <w:ind w:left="19" w:right="461"/>
              <w:jc w:val="center"/>
              <w:rPr>
                <w:sz w:val="20"/>
                <w:szCs w:val="20"/>
              </w:rPr>
            </w:pPr>
            <w:r w:rsidRPr="009404BB">
              <w:rPr>
                <w:spacing w:val="-2"/>
                <w:sz w:val="20"/>
                <w:szCs w:val="20"/>
              </w:rPr>
              <w:t>OUTPUT</w:t>
            </w:r>
          </w:p>
        </w:tc>
      </w:tr>
      <w:tr w:rsidR="002C01CC" w:rsidRPr="009404BB" w14:paraId="13C5D572" w14:textId="77777777" w:rsidTr="003436A0">
        <w:trPr>
          <w:trHeight w:val="659"/>
        </w:trPr>
        <w:tc>
          <w:tcPr>
            <w:tcW w:w="2621" w:type="dxa"/>
          </w:tcPr>
          <w:p w14:paraId="3C548859" w14:textId="63CCD2C0" w:rsidR="002C01CC" w:rsidRPr="009404BB" w:rsidRDefault="00554835" w:rsidP="008073D5">
            <w:pPr>
              <w:pStyle w:val="TableParagraph"/>
              <w:spacing w:before="98"/>
              <w:ind w:left="100" w:right="461"/>
              <w:rPr>
                <w:sz w:val="20"/>
                <w:szCs w:val="20"/>
              </w:rPr>
            </w:pPr>
            <w:r>
              <w:rPr>
                <w:sz w:val="20"/>
                <w:szCs w:val="20"/>
              </w:rPr>
              <w:t>b</w:t>
            </w:r>
            <w:r w:rsidRPr="00554835">
              <w:rPr>
                <w:sz w:val="20"/>
                <w:szCs w:val="20"/>
              </w:rPr>
              <w:t>agaimana test case untuk fitur login</w:t>
            </w:r>
            <w:r w:rsidRPr="009404BB">
              <w:rPr>
                <w:color w:val="FF0000"/>
                <w:sz w:val="20"/>
                <w:szCs w:val="20"/>
                <w:highlight w:val="red"/>
              </w:rPr>
              <w:t xml:space="preserve"> </w:t>
            </w:r>
            <w:r w:rsidR="002C01CC" w:rsidRPr="009404BB">
              <w:rPr>
                <w:color w:val="FF0000"/>
                <w:sz w:val="20"/>
                <w:szCs w:val="20"/>
                <w:highlight w:val="red"/>
              </w:rPr>
              <w:t>-</w:t>
            </w:r>
          </w:p>
        </w:tc>
        <w:tc>
          <w:tcPr>
            <w:tcW w:w="2552" w:type="dxa"/>
          </w:tcPr>
          <w:p w14:paraId="11FF8CB6" w14:textId="6C54825F" w:rsidR="002C01CC" w:rsidRPr="009404BB" w:rsidRDefault="00554835" w:rsidP="008073D5">
            <w:pPr>
              <w:pStyle w:val="TableParagraph"/>
              <w:spacing w:before="98"/>
              <w:ind w:left="100" w:right="461"/>
              <w:rPr>
                <w:sz w:val="20"/>
                <w:szCs w:val="20"/>
              </w:rPr>
            </w:pPr>
            <w:r>
              <w:rPr>
                <w:sz w:val="20"/>
                <w:szCs w:val="20"/>
              </w:rPr>
              <w:t>b</w:t>
            </w:r>
            <w:r w:rsidRPr="00554835">
              <w:rPr>
                <w:sz w:val="20"/>
                <w:szCs w:val="20"/>
              </w:rPr>
              <w:t>agaimana test case untuk fitur login</w:t>
            </w:r>
          </w:p>
        </w:tc>
      </w:tr>
      <w:tr w:rsidR="002C01CC" w:rsidRPr="009404BB" w14:paraId="6D988729" w14:textId="77777777" w:rsidTr="003436A0">
        <w:trPr>
          <w:trHeight w:val="659"/>
        </w:trPr>
        <w:tc>
          <w:tcPr>
            <w:tcW w:w="2621" w:type="dxa"/>
          </w:tcPr>
          <w:p w14:paraId="279A3A27" w14:textId="77777777" w:rsidR="002C01CC" w:rsidRPr="009404BB" w:rsidRDefault="002C01CC" w:rsidP="008073D5">
            <w:pPr>
              <w:pStyle w:val="TableParagraph"/>
              <w:spacing w:before="101"/>
              <w:ind w:left="100" w:right="461"/>
              <w:rPr>
                <w:sz w:val="20"/>
                <w:szCs w:val="20"/>
              </w:rPr>
            </w:pPr>
            <w:r w:rsidRPr="009404BB">
              <w:rPr>
                <w:sz w:val="20"/>
                <w:szCs w:val="20"/>
              </w:rPr>
              <w:t>skenario apa yang harus diuji dalam fitur registrasi</w:t>
            </w:r>
            <w:r w:rsidRPr="009404BB">
              <w:rPr>
                <w:color w:val="FF0000"/>
                <w:sz w:val="20"/>
                <w:szCs w:val="20"/>
                <w:highlight w:val="red"/>
              </w:rPr>
              <w:t>-</w:t>
            </w:r>
          </w:p>
        </w:tc>
        <w:tc>
          <w:tcPr>
            <w:tcW w:w="2552" w:type="dxa"/>
          </w:tcPr>
          <w:p w14:paraId="62B5A56F" w14:textId="77777777" w:rsidR="002C01CC" w:rsidRPr="009404BB" w:rsidRDefault="002C01CC" w:rsidP="008073D5">
            <w:pPr>
              <w:pStyle w:val="TableParagraph"/>
              <w:spacing w:before="101"/>
              <w:ind w:left="100" w:right="461"/>
              <w:rPr>
                <w:sz w:val="20"/>
                <w:szCs w:val="20"/>
              </w:rPr>
            </w:pPr>
            <w:r w:rsidRPr="009404BB">
              <w:rPr>
                <w:sz w:val="20"/>
                <w:szCs w:val="20"/>
              </w:rPr>
              <w:t>skenario apa yang harus diuji dalam fitur registrasi</w:t>
            </w:r>
          </w:p>
        </w:tc>
      </w:tr>
      <w:tr w:rsidR="002C01CC" w:rsidRPr="009404BB" w14:paraId="7981C3A6" w14:textId="77777777" w:rsidTr="003436A0">
        <w:trPr>
          <w:trHeight w:val="662"/>
        </w:trPr>
        <w:tc>
          <w:tcPr>
            <w:tcW w:w="2621" w:type="dxa"/>
          </w:tcPr>
          <w:p w14:paraId="0F86290F" w14:textId="79E6E787" w:rsidR="002C01CC" w:rsidRPr="009404BB" w:rsidRDefault="002C01CC" w:rsidP="008073D5">
            <w:pPr>
              <w:pStyle w:val="TableParagraph"/>
              <w:spacing w:before="101"/>
              <w:ind w:left="100" w:right="461"/>
              <w:rPr>
                <w:sz w:val="20"/>
                <w:szCs w:val="20"/>
              </w:rPr>
            </w:pPr>
            <w:r w:rsidRPr="009404BB">
              <w:rPr>
                <w:sz w:val="20"/>
                <w:szCs w:val="20"/>
              </w:rPr>
              <w:t xml:space="preserve">apa saja step dalam menguji test case </w:t>
            </w:r>
            <w:r w:rsidR="0040686E">
              <w:rPr>
                <w:sz w:val="20"/>
                <w:szCs w:val="20"/>
              </w:rPr>
              <w:t>Lupa password</w:t>
            </w:r>
            <w:r w:rsidRPr="009404BB">
              <w:rPr>
                <w:color w:val="FF0000"/>
                <w:sz w:val="20"/>
                <w:szCs w:val="20"/>
                <w:highlight w:val="red"/>
              </w:rPr>
              <w:t>-</w:t>
            </w:r>
          </w:p>
        </w:tc>
        <w:tc>
          <w:tcPr>
            <w:tcW w:w="2552" w:type="dxa"/>
          </w:tcPr>
          <w:p w14:paraId="28E1CCFD" w14:textId="6B9BDDD3" w:rsidR="002C01CC" w:rsidRPr="009404BB" w:rsidRDefault="002C01CC" w:rsidP="008073D5">
            <w:pPr>
              <w:pStyle w:val="TableParagraph"/>
              <w:spacing w:before="101"/>
              <w:ind w:left="100" w:right="461"/>
              <w:rPr>
                <w:sz w:val="20"/>
                <w:szCs w:val="20"/>
              </w:rPr>
            </w:pPr>
            <w:r w:rsidRPr="009404BB">
              <w:rPr>
                <w:sz w:val="20"/>
                <w:szCs w:val="20"/>
              </w:rPr>
              <w:t xml:space="preserve">apa saja step dalam menguji test case </w:t>
            </w:r>
            <w:r w:rsidR="0040686E">
              <w:rPr>
                <w:sz w:val="20"/>
                <w:szCs w:val="20"/>
              </w:rPr>
              <w:t>Lupa password</w:t>
            </w:r>
          </w:p>
        </w:tc>
      </w:tr>
    </w:tbl>
    <w:p w14:paraId="023BAAEC" w14:textId="77777777" w:rsidR="002C01CC" w:rsidRPr="009404BB" w:rsidRDefault="002C01CC" w:rsidP="002C01CC">
      <w:pPr>
        <w:pStyle w:val="BodyText"/>
        <w:spacing w:before="19"/>
        <w:ind w:right="461"/>
      </w:pPr>
    </w:p>
    <w:p w14:paraId="4618DDB3" w14:textId="77777777" w:rsidR="002C01CC" w:rsidRPr="009404BB" w:rsidRDefault="002C01CC" w:rsidP="002C01CC">
      <w:pPr>
        <w:pStyle w:val="BodyText"/>
        <w:spacing w:line="230" w:lineRule="auto"/>
        <w:ind w:left="184" w:right="461" w:firstLine="410"/>
        <w:jc w:val="both"/>
      </w:pPr>
      <w:r w:rsidRPr="009404BB">
        <w:t>Dari Tabel 4.5, dapat dilihat bahwa proses stripping dapat memberikan keluaran</w:t>
      </w:r>
      <w:r w:rsidRPr="009404BB">
        <w:rPr>
          <w:spacing w:val="-5"/>
        </w:rPr>
        <w:t xml:space="preserve"> </w:t>
      </w:r>
      <w:r w:rsidRPr="009404BB">
        <w:t>yang</w:t>
      </w:r>
      <w:r w:rsidRPr="009404BB">
        <w:rPr>
          <w:spacing w:val="-4"/>
        </w:rPr>
        <w:t xml:space="preserve"> </w:t>
      </w:r>
      <w:r w:rsidRPr="009404BB">
        <w:t>sesuai</w:t>
      </w:r>
      <w:r w:rsidRPr="009404BB">
        <w:rPr>
          <w:spacing w:val="-4"/>
        </w:rPr>
        <w:t xml:space="preserve"> </w:t>
      </w:r>
      <w:r w:rsidRPr="009404BB">
        <w:t>ekspektasi,</w:t>
      </w:r>
      <w:r w:rsidRPr="009404BB">
        <w:rPr>
          <w:spacing w:val="-4"/>
        </w:rPr>
        <w:t xml:space="preserve"> </w:t>
      </w:r>
      <w:r w:rsidRPr="009404BB">
        <w:t>dimana</w:t>
      </w:r>
      <w:r w:rsidRPr="009404BB">
        <w:rPr>
          <w:spacing w:val="-4"/>
        </w:rPr>
        <w:t xml:space="preserve"> </w:t>
      </w:r>
      <w:r w:rsidRPr="009404BB">
        <w:t>semua karakter</w:t>
      </w:r>
      <w:r w:rsidRPr="009404BB">
        <w:rPr>
          <w:spacing w:val="-4"/>
        </w:rPr>
        <w:t xml:space="preserve"> </w:t>
      </w:r>
      <w:r w:rsidRPr="009404BB">
        <w:t>whitespace</w:t>
      </w:r>
      <w:r w:rsidRPr="009404BB">
        <w:rPr>
          <w:spacing w:val="-4"/>
        </w:rPr>
        <w:t xml:space="preserve"> </w:t>
      </w:r>
      <w:r w:rsidRPr="009404BB">
        <w:t>di</w:t>
      </w:r>
      <w:r w:rsidRPr="009404BB">
        <w:rPr>
          <w:spacing w:val="-5"/>
        </w:rPr>
        <w:t xml:space="preserve"> </w:t>
      </w:r>
      <w:r w:rsidRPr="009404BB">
        <w:t>akhir</w:t>
      </w:r>
      <w:r w:rsidRPr="009404BB">
        <w:rPr>
          <w:spacing w:val="-4"/>
        </w:rPr>
        <w:t xml:space="preserve"> </w:t>
      </w:r>
      <w:r w:rsidRPr="009404BB">
        <w:t xml:space="preserve">teks akan dihapus. Langkah ini bertujuan untuk membersihkan teks dari spasi </w:t>
      </w:r>
      <w:r w:rsidRPr="009404BB">
        <w:lastRenderedPageBreak/>
        <w:t>tambahan</w:t>
      </w:r>
      <w:r w:rsidRPr="009404BB">
        <w:rPr>
          <w:spacing w:val="-6"/>
        </w:rPr>
        <w:t xml:space="preserve"> </w:t>
      </w:r>
      <w:r w:rsidRPr="009404BB">
        <w:t>yang</w:t>
      </w:r>
      <w:r w:rsidRPr="009404BB">
        <w:rPr>
          <w:spacing w:val="-6"/>
        </w:rPr>
        <w:t xml:space="preserve"> </w:t>
      </w:r>
      <w:r w:rsidRPr="009404BB">
        <w:t>tidak</w:t>
      </w:r>
      <w:r w:rsidRPr="009404BB">
        <w:rPr>
          <w:spacing w:val="-6"/>
        </w:rPr>
        <w:t xml:space="preserve"> </w:t>
      </w:r>
      <w:r w:rsidRPr="009404BB">
        <w:t>diperlukan,</w:t>
      </w:r>
      <w:r w:rsidRPr="009404BB">
        <w:rPr>
          <w:spacing w:val="-7"/>
        </w:rPr>
        <w:t xml:space="preserve"> </w:t>
      </w:r>
      <w:r w:rsidRPr="009404BB">
        <w:t>memastikan</w:t>
      </w:r>
      <w:r w:rsidRPr="009404BB">
        <w:rPr>
          <w:spacing w:val="-6"/>
        </w:rPr>
        <w:t xml:space="preserve"> </w:t>
      </w:r>
      <w:r w:rsidRPr="009404BB">
        <w:t>konsistensi</w:t>
      </w:r>
      <w:r w:rsidRPr="009404BB">
        <w:rPr>
          <w:spacing w:val="-8"/>
        </w:rPr>
        <w:t xml:space="preserve"> </w:t>
      </w:r>
      <w:r w:rsidRPr="009404BB">
        <w:t>dalam</w:t>
      </w:r>
      <w:r w:rsidRPr="009404BB">
        <w:rPr>
          <w:spacing w:val="-6"/>
        </w:rPr>
        <w:t xml:space="preserve"> </w:t>
      </w:r>
      <w:r w:rsidRPr="009404BB">
        <w:t>representasi</w:t>
      </w:r>
      <w:r w:rsidRPr="009404BB">
        <w:rPr>
          <w:spacing w:val="-8"/>
        </w:rPr>
        <w:t xml:space="preserve"> </w:t>
      </w:r>
      <w:r w:rsidRPr="009404BB">
        <w:t>teks sebelum dilakukan proses selanjutnya.</w:t>
      </w:r>
    </w:p>
    <w:p w14:paraId="5575672C" w14:textId="77777777" w:rsidR="002C01CC" w:rsidRPr="009404BB" w:rsidRDefault="002C01CC" w:rsidP="00A50BC5">
      <w:pPr>
        <w:pStyle w:val="BodyText"/>
        <w:ind w:right="461"/>
        <w:jc w:val="both"/>
      </w:pPr>
    </w:p>
    <w:p w14:paraId="72722560" w14:textId="77777777" w:rsidR="002C01CC" w:rsidRPr="009404BB" w:rsidRDefault="002C01CC" w:rsidP="00A50BC5">
      <w:pPr>
        <w:pStyle w:val="BodyText"/>
        <w:ind w:right="461"/>
        <w:jc w:val="both"/>
      </w:pPr>
    </w:p>
    <w:p w14:paraId="2010C133" w14:textId="5FB80AFE" w:rsidR="002C01CC" w:rsidRPr="009404BB" w:rsidRDefault="002C01CC" w:rsidP="002C01CC">
      <w:pPr>
        <w:pStyle w:val="Caption"/>
        <w:jc w:val="center"/>
        <w:rPr>
          <w:b/>
          <w:bCs/>
          <w:i w:val="0"/>
          <w:iCs w:val="0"/>
          <w:color w:val="000000" w:themeColor="text1"/>
          <w:sz w:val="20"/>
          <w:szCs w:val="20"/>
        </w:rPr>
      </w:pPr>
      <w:bookmarkStart w:id="106" w:name="_Toc189215661"/>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6</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Sampel Data Pengujian Tokenizing</w:t>
      </w:r>
      <w:bookmarkEnd w:id="106"/>
    </w:p>
    <w:tbl>
      <w:tblPr>
        <w:tblW w:w="5173" w:type="dxa"/>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2693"/>
      </w:tblGrid>
      <w:tr w:rsidR="002C01CC" w:rsidRPr="009404BB" w14:paraId="07D476CA" w14:textId="77777777" w:rsidTr="0009639D">
        <w:trPr>
          <w:trHeight w:val="431"/>
        </w:trPr>
        <w:tc>
          <w:tcPr>
            <w:tcW w:w="2480" w:type="dxa"/>
          </w:tcPr>
          <w:p w14:paraId="3DD0759A" w14:textId="77777777" w:rsidR="002C01CC" w:rsidRPr="009404BB" w:rsidRDefault="002C01CC" w:rsidP="008073D5">
            <w:pPr>
              <w:pStyle w:val="TableParagraph"/>
              <w:spacing w:before="101"/>
              <w:ind w:left="16" w:right="461"/>
              <w:jc w:val="center"/>
              <w:rPr>
                <w:sz w:val="20"/>
                <w:szCs w:val="20"/>
              </w:rPr>
            </w:pPr>
            <w:r w:rsidRPr="009404BB">
              <w:rPr>
                <w:spacing w:val="-2"/>
                <w:sz w:val="20"/>
                <w:szCs w:val="20"/>
              </w:rPr>
              <w:t>INPUT</w:t>
            </w:r>
          </w:p>
        </w:tc>
        <w:tc>
          <w:tcPr>
            <w:tcW w:w="2693" w:type="dxa"/>
          </w:tcPr>
          <w:p w14:paraId="013C7801" w14:textId="77777777" w:rsidR="002C01CC" w:rsidRPr="009404BB" w:rsidRDefault="002C01CC" w:rsidP="008073D5">
            <w:pPr>
              <w:pStyle w:val="TableParagraph"/>
              <w:spacing w:before="101"/>
              <w:ind w:left="19" w:right="461"/>
              <w:jc w:val="center"/>
              <w:rPr>
                <w:sz w:val="20"/>
                <w:szCs w:val="20"/>
              </w:rPr>
            </w:pPr>
            <w:r w:rsidRPr="009404BB">
              <w:rPr>
                <w:spacing w:val="-2"/>
                <w:sz w:val="20"/>
                <w:szCs w:val="20"/>
              </w:rPr>
              <w:t>OUTPUT</w:t>
            </w:r>
          </w:p>
        </w:tc>
      </w:tr>
      <w:tr w:rsidR="002C01CC" w:rsidRPr="009404BB" w14:paraId="39DE5672" w14:textId="77777777" w:rsidTr="0009639D">
        <w:trPr>
          <w:trHeight w:val="659"/>
        </w:trPr>
        <w:tc>
          <w:tcPr>
            <w:tcW w:w="2480" w:type="dxa"/>
          </w:tcPr>
          <w:p w14:paraId="7CDDCE3D" w14:textId="6E5A86E2" w:rsidR="002C01CC" w:rsidRPr="009404BB" w:rsidRDefault="00554835" w:rsidP="008073D5">
            <w:pPr>
              <w:pStyle w:val="TableParagraph"/>
              <w:spacing w:before="98"/>
              <w:ind w:left="100" w:right="461"/>
              <w:rPr>
                <w:sz w:val="20"/>
                <w:szCs w:val="20"/>
              </w:rPr>
            </w:pPr>
            <w:r>
              <w:rPr>
                <w:sz w:val="20"/>
                <w:szCs w:val="20"/>
              </w:rPr>
              <w:t>b</w:t>
            </w:r>
            <w:r w:rsidRPr="00554835">
              <w:rPr>
                <w:sz w:val="20"/>
                <w:szCs w:val="20"/>
              </w:rPr>
              <w:t>agaimana test case untuk fitur login</w:t>
            </w:r>
          </w:p>
        </w:tc>
        <w:tc>
          <w:tcPr>
            <w:tcW w:w="2693" w:type="dxa"/>
          </w:tcPr>
          <w:p w14:paraId="643E01F7" w14:textId="0DBF0A8C" w:rsidR="002C01CC" w:rsidRPr="009404BB" w:rsidRDefault="002C01CC" w:rsidP="008073D5">
            <w:pPr>
              <w:pStyle w:val="TableParagraph"/>
              <w:spacing w:before="98"/>
              <w:ind w:left="100" w:right="461"/>
              <w:rPr>
                <w:sz w:val="20"/>
                <w:szCs w:val="20"/>
              </w:rPr>
            </w:pPr>
            <w:r w:rsidRPr="009404BB">
              <w:rPr>
                <w:sz w:val="20"/>
                <w:szCs w:val="20"/>
              </w:rPr>
              <w:t>['</w:t>
            </w:r>
            <w:r w:rsidR="00554835">
              <w:rPr>
                <w:sz w:val="20"/>
                <w:szCs w:val="20"/>
              </w:rPr>
              <w:t>b</w:t>
            </w:r>
            <w:r w:rsidR="00554835" w:rsidRPr="00554835">
              <w:rPr>
                <w:sz w:val="20"/>
                <w:szCs w:val="20"/>
              </w:rPr>
              <w:t>agaimana</w:t>
            </w:r>
            <w:r w:rsidRPr="009404BB">
              <w:rPr>
                <w:sz w:val="20"/>
                <w:szCs w:val="20"/>
              </w:rPr>
              <w:t>',</w:t>
            </w:r>
            <w:r w:rsidRPr="009404BB">
              <w:rPr>
                <w:spacing w:val="-13"/>
                <w:sz w:val="20"/>
                <w:szCs w:val="20"/>
              </w:rPr>
              <w:t xml:space="preserve"> </w:t>
            </w:r>
            <w:r w:rsidRPr="009404BB">
              <w:rPr>
                <w:sz w:val="20"/>
                <w:szCs w:val="20"/>
              </w:rPr>
              <w:t>'</w:t>
            </w:r>
            <w:r w:rsidR="00554835">
              <w:rPr>
                <w:sz w:val="20"/>
                <w:szCs w:val="20"/>
              </w:rPr>
              <w:t>test</w:t>
            </w:r>
            <w:r w:rsidRPr="009404BB">
              <w:rPr>
                <w:sz w:val="20"/>
                <w:szCs w:val="20"/>
              </w:rPr>
              <w:t>',</w:t>
            </w:r>
            <w:r w:rsidRPr="009404BB">
              <w:rPr>
                <w:spacing w:val="-12"/>
                <w:sz w:val="20"/>
                <w:szCs w:val="20"/>
              </w:rPr>
              <w:t xml:space="preserve"> </w:t>
            </w:r>
            <w:r w:rsidRPr="009404BB">
              <w:rPr>
                <w:sz w:val="20"/>
                <w:szCs w:val="20"/>
              </w:rPr>
              <w:t>'</w:t>
            </w:r>
            <w:r w:rsidR="00554835">
              <w:rPr>
                <w:sz w:val="20"/>
                <w:szCs w:val="20"/>
              </w:rPr>
              <w:t>case</w:t>
            </w:r>
            <w:r w:rsidRPr="009404BB">
              <w:rPr>
                <w:sz w:val="20"/>
                <w:szCs w:val="20"/>
              </w:rPr>
              <w:t>',</w:t>
            </w:r>
            <w:r w:rsidRPr="009404BB">
              <w:rPr>
                <w:spacing w:val="-13"/>
                <w:sz w:val="20"/>
                <w:szCs w:val="20"/>
              </w:rPr>
              <w:t xml:space="preserve"> </w:t>
            </w:r>
            <w:r w:rsidRPr="009404BB">
              <w:rPr>
                <w:sz w:val="20"/>
                <w:szCs w:val="20"/>
              </w:rPr>
              <w:t>'</w:t>
            </w:r>
            <w:r w:rsidR="00554835">
              <w:rPr>
                <w:sz w:val="20"/>
                <w:szCs w:val="20"/>
              </w:rPr>
              <w:t>untuk</w:t>
            </w:r>
            <w:r w:rsidRPr="009404BB">
              <w:rPr>
                <w:sz w:val="20"/>
                <w:szCs w:val="20"/>
              </w:rPr>
              <w:t xml:space="preserve">', </w:t>
            </w:r>
            <w:r w:rsidRPr="009404BB">
              <w:rPr>
                <w:spacing w:val="-2"/>
                <w:sz w:val="20"/>
                <w:szCs w:val="20"/>
              </w:rPr>
              <w:t>'</w:t>
            </w:r>
            <w:r w:rsidR="00554835">
              <w:rPr>
                <w:spacing w:val="-2"/>
                <w:sz w:val="20"/>
                <w:szCs w:val="20"/>
              </w:rPr>
              <w:t>fitur</w:t>
            </w:r>
            <w:r w:rsidRPr="009404BB">
              <w:rPr>
                <w:spacing w:val="-2"/>
                <w:sz w:val="20"/>
                <w:szCs w:val="20"/>
              </w:rPr>
              <w:t>'</w:t>
            </w:r>
            <w:r w:rsidR="00554835" w:rsidRPr="009404BB">
              <w:rPr>
                <w:sz w:val="20"/>
                <w:szCs w:val="20"/>
              </w:rPr>
              <w:t xml:space="preserve">, </w:t>
            </w:r>
            <w:r w:rsidR="00554835" w:rsidRPr="009404BB">
              <w:rPr>
                <w:spacing w:val="-2"/>
                <w:sz w:val="20"/>
                <w:szCs w:val="20"/>
              </w:rPr>
              <w:t>'</w:t>
            </w:r>
            <w:r w:rsidR="00554835">
              <w:rPr>
                <w:spacing w:val="-2"/>
                <w:sz w:val="20"/>
                <w:szCs w:val="20"/>
              </w:rPr>
              <w:t>login</w:t>
            </w:r>
            <w:r w:rsidR="00554835" w:rsidRPr="009404BB">
              <w:rPr>
                <w:spacing w:val="-2"/>
                <w:sz w:val="20"/>
                <w:szCs w:val="20"/>
              </w:rPr>
              <w:t>'</w:t>
            </w:r>
            <w:r w:rsidRPr="009404BB">
              <w:rPr>
                <w:spacing w:val="-2"/>
                <w:sz w:val="20"/>
                <w:szCs w:val="20"/>
              </w:rPr>
              <w:t>]</w:t>
            </w:r>
          </w:p>
        </w:tc>
      </w:tr>
      <w:tr w:rsidR="002C01CC" w:rsidRPr="009404BB" w14:paraId="7E80FBE1" w14:textId="77777777" w:rsidTr="0009639D">
        <w:trPr>
          <w:trHeight w:val="659"/>
        </w:trPr>
        <w:tc>
          <w:tcPr>
            <w:tcW w:w="2480" w:type="dxa"/>
          </w:tcPr>
          <w:p w14:paraId="21A7149B" w14:textId="77777777" w:rsidR="002C01CC" w:rsidRPr="009404BB" w:rsidRDefault="002C01CC" w:rsidP="008073D5">
            <w:pPr>
              <w:pStyle w:val="TableParagraph"/>
              <w:spacing w:before="101"/>
              <w:ind w:left="100" w:right="461"/>
              <w:rPr>
                <w:sz w:val="20"/>
                <w:szCs w:val="20"/>
              </w:rPr>
            </w:pPr>
            <w:r w:rsidRPr="009404BB">
              <w:rPr>
                <w:sz w:val="20"/>
                <w:szCs w:val="20"/>
              </w:rPr>
              <w:t>skenario apa yang harus diuji dalam fitur registrasi</w:t>
            </w:r>
          </w:p>
        </w:tc>
        <w:tc>
          <w:tcPr>
            <w:tcW w:w="2693" w:type="dxa"/>
          </w:tcPr>
          <w:p w14:paraId="21CE32D6" w14:textId="77777777" w:rsidR="002C01CC" w:rsidRPr="009404BB" w:rsidRDefault="002C01CC" w:rsidP="008073D5">
            <w:pPr>
              <w:pStyle w:val="TableParagraph"/>
              <w:spacing w:before="101"/>
              <w:ind w:left="100" w:right="461"/>
              <w:rPr>
                <w:sz w:val="20"/>
                <w:szCs w:val="20"/>
              </w:rPr>
            </w:pPr>
            <w:r w:rsidRPr="009404BB">
              <w:rPr>
                <w:sz w:val="20"/>
                <w:szCs w:val="20"/>
              </w:rPr>
              <w:t>['skenario',</w:t>
            </w:r>
            <w:r w:rsidRPr="009404BB">
              <w:rPr>
                <w:spacing w:val="-13"/>
                <w:sz w:val="20"/>
                <w:szCs w:val="20"/>
              </w:rPr>
              <w:t xml:space="preserve"> </w:t>
            </w:r>
            <w:r w:rsidRPr="009404BB">
              <w:rPr>
                <w:sz w:val="20"/>
                <w:szCs w:val="20"/>
              </w:rPr>
              <w:t>'apa',</w:t>
            </w:r>
            <w:r w:rsidRPr="009404BB">
              <w:rPr>
                <w:spacing w:val="-12"/>
                <w:sz w:val="20"/>
                <w:szCs w:val="20"/>
              </w:rPr>
              <w:t xml:space="preserve"> </w:t>
            </w:r>
            <w:r w:rsidRPr="009404BB">
              <w:rPr>
                <w:sz w:val="20"/>
                <w:szCs w:val="20"/>
              </w:rPr>
              <w:t>'yang',</w:t>
            </w:r>
            <w:r w:rsidRPr="009404BB">
              <w:rPr>
                <w:spacing w:val="-13"/>
                <w:sz w:val="20"/>
                <w:szCs w:val="20"/>
              </w:rPr>
              <w:t xml:space="preserve"> </w:t>
            </w:r>
            <w:r w:rsidRPr="009404BB">
              <w:rPr>
                <w:sz w:val="20"/>
                <w:szCs w:val="20"/>
              </w:rPr>
              <w:t>'harus', 'diuji', 'dalam', 'fitur', 'registrasi']</w:t>
            </w:r>
          </w:p>
        </w:tc>
      </w:tr>
      <w:tr w:rsidR="002C01CC" w:rsidRPr="009404BB" w14:paraId="594BBAAB" w14:textId="77777777" w:rsidTr="0009639D">
        <w:trPr>
          <w:trHeight w:val="662"/>
        </w:trPr>
        <w:tc>
          <w:tcPr>
            <w:tcW w:w="2480" w:type="dxa"/>
          </w:tcPr>
          <w:p w14:paraId="354BD329" w14:textId="075BA80B" w:rsidR="002C01CC" w:rsidRPr="009404BB" w:rsidRDefault="002C01CC" w:rsidP="008073D5">
            <w:pPr>
              <w:pStyle w:val="TableParagraph"/>
              <w:spacing w:before="101"/>
              <w:ind w:left="100" w:right="461"/>
              <w:rPr>
                <w:sz w:val="20"/>
                <w:szCs w:val="20"/>
              </w:rPr>
            </w:pPr>
            <w:r w:rsidRPr="009404BB">
              <w:rPr>
                <w:sz w:val="20"/>
                <w:szCs w:val="20"/>
              </w:rPr>
              <w:t xml:space="preserve">apa saja step dalam menguji test case </w:t>
            </w:r>
            <w:r w:rsidR="0040686E">
              <w:rPr>
                <w:sz w:val="20"/>
                <w:szCs w:val="20"/>
              </w:rPr>
              <w:t>Lupa password</w:t>
            </w:r>
          </w:p>
        </w:tc>
        <w:tc>
          <w:tcPr>
            <w:tcW w:w="2693" w:type="dxa"/>
          </w:tcPr>
          <w:p w14:paraId="38F09F71" w14:textId="77777777" w:rsidR="002C01CC" w:rsidRPr="009404BB" w:rsidRDefault="002C01CC" w:rsidP="008073D5">
            <w:pPr>
              <w:pStyle w:val="TableParagraph"/>
              <w:spacing w:before="101"/>
              <w:ind w:left="100" w:right="461"/>
              <w:rPr>
                <w:sz w:val="20"/>
                <w:szCs w:val="20"/>
              </w:rPr>
            </w:pPr>
            <w:r w:rsidRPr="009404BB">
              <w:rPr>
                <w:sz w:val="20"/>
                <w:szCs w:val="20"/>
              </w:rPr>
              <w:t>['apa',</w:t>
            </w:r>
            <w:r w:rsidRPr="009404BB">
              <w:rPr>
                <w:spacing w:val="-10"/>
                <w:sz w:val="20"/>
                <w:szCs w:val="20"/>
              </w:rPr>
              <w:t xml:space="preserve"> </w:t>
            </w:r>
            <w:r w:rsidRPr="009404BB">
              <w:rPr>
                <w:sz w:val="20"/>
                <w:szCs w:val="20"/>
              </w:rPr>
              <w:t>'saja',</w:t>
            </w:r>
            <w:r w:rsidRPr="009404BB">
              <w:rPr>
                <w:spacing w:val="-9"/>
                <w:sz w:val="20"/>
                <w:szCs w:val="20"/>
              </w:rPr>
              <w:t xml:space="preserve"> </w:t>
            </w:r>
            <w:r w:rsidRPr="009404BB">
              <w:rPr>
                <w:sz w:val="20"/>
                <w:szCs w:val="20"/>
              </w:rPr>
              <w:t>'step',</w:t>
            </w:r>
            <w:r w:rsidRPr="009404BB">
              <w:rPr>
                <w:spacing w:val="-7"/>
                <w:sz w:val="20"/>
                <w:szCs w:val="20"/>
              </w:rPr>
              <w:t xml:space="preserve"> </w:t>
            </w:r>
            <w:r w:rsidRPr="009404BB">
              <w:rPr>
                <w:spacing w:val="-2"/>
                <w:sz w:val="20"/>
                <w:szCs w:val="20"/>
              </w:rPr>
              <w:t>'dalam',</w:t>
            </w:r>
          </w:p>
          <w:p w14:paraId="022179D6" w14:textId="77777777" w:rsidR="002C01CC" w:rsidRPr="009404BB" w:rsidRDefault="002C01CC" w:rsidP="008073D5">
            <w:pPr>
              <w:pStyle w:val="TableParagraph"/>
              <w:ind w:left="100" w:right="461"/>
              <w:rPr>
                <w:sz w:val="20"/>
                <w:szCs w:val="20"/>
              </w:rPr>
            </w:pPr>
            <w:r w:rsidRPr="009404BB">
              <w:rPr>
                <w:sz w:val="20"/>
                <w:szCs w:val="20"/>
              </w:rPr>
              <w:t>'menguji',</w:t>
            </w:r>
            <w:r w:rsidRPr="009404BB">
              <w:rPr>
                <w:spacing w:val="-8"/>
                <w:sz w:val="20"/>
                <w:szCs w:val="20"/>
              </w:rPr>
              <w:t xml:space="preserve"> </w:t>
            </w:r>
            <w:r w:rsidRPr="009404BB">
              <w:rPr>
                <w:sz w:val="20"/>
                <w:szCs w:val="20"/>
              </w:rPr>
              <w:t>'test',</w:t>
            </w:r>
            <w:r w:rsidRPr="009404BB">
              <w:rPr>
                <w:spacing w:val="-9"/>
                <w:sz w:val="20"/>
                <w:szCs w:val="20"/>
              </w:rPr>
              <w:t xml:space="preserve"> </w:t>
            </w:r>
            <w:r w:rsidRPr="009404BB">
              <w:rPr>
                <w:sz w:val="20"/>
                <w:szCs w:val="20"/>
              </w:rPr>
              <w:t>'case',</w:t>
            </w:r>
            <w:r w:rsidRPr="009404BB">
              <w:rPr>
                <w:spacing w:val="-8"/>
                <w:sz w:val="20"/>
                <w:szCs w:val="20"/>
              </w:rPr>
              <w:t xml:space="preserve"> </w:t>
            </w:r>
            <w:r w:rsidRPr="009404BB">
              <w:rPr>
                <w:spacing w:val="-2"/>
                <w:sz w:val="20"/>
                <w:szCs w:val="20"/>
              </w:rPr>
              <w:t>'lupa'</w:t>
            </w:r>
            <w:r w:rsidRPr="009404BB">
              <w:rPr>
                <w:sz w:val="20"/>
                <w:szCs w:val="20"/>
              </w:rPr>
              <w:t>,</w:t>
            </w:r>
            <w:r w:rsidRPr="009404BB">
              <w:rPr>
                <w:spacing w:val="-8"/>
                <w:sz w:val="20"/>
                <w:szCs w:val="20"/>
              </w:rPr>
              <w:t xml:space="preserve"> </w:t>
            </w:r>
            <w:r w:rsidRPr="009404BB">
              <w:rPr>
                <w:spacing w:val="-2"/>
                <w:sz w:val="20"/>
                <w:szCs w:val="20"/>
              </w:rPr>
              <w:t>'password'</w:t>
            </w:r>
            <w:r w:rsidRPr="009404BB">
              <w:rPr>
                <w:sz w:val="20"/>
                <w:szCs w:val="20"/>
              </w:rPr>
              <w:t>,</w:t>
            </w:r>
            <w:r w:rsidRPr="009404BB">
              <w:rPr>
                <w:spacing w:val="-8"/>
                <w:sz w:val="20"/>
                <w:szCs w:val="20"/>
              </w:rPr>
              <w:t xml:space="preserve"> </w:t>
            </w:r>
            <w:r w:rsidRPr="009404BB">
              <w:rPr>
                <w:spacing w:val="-2"/>
                <w:sz w:val="20"/>
                <w:szCs w:val="20"/>
              </w:rPr>
              <w:t>'berhasil']</w:t>
            </w:r>
          </w:p>
        </w:tc>
      </w:tr>
    </w:tbl>
    <w:p w14:paraId="4945073E" w14:textId="77777777" w:rsidR="002C01CC" w:rsidRPr="009404BB" w:rsidRDefault="002C01CC" w:rsidP="002C01CC">
      <w:pPr>
        <w:pStyle w:val="BodyText"/>
        <w:spacing w:before="19"/>
        <w:ind w:right="461"/>
      </w:pPr>
    </w:p>
    <w:p w14:paraId="4524F09F" w14:textId="77777777" w:rsidR="002C01CC" w:rsidRPr="009404BB" w:rsidRDefault="002C01CC" w:rsidP="002C01CC">
      <w:pPr>
        <w:pStyle w:val="BodyText"/>
        <w:ind w:right="461"/>
        <w:jc w:val="both"/>
      </w:pPr>
      <w:r w:rsidRPr="009404BB">
        <w:t>Dari Tabel 4.6, dapat dilihat bahwa proses tokenizing dapat memberikan keluaran</w:t>
      </w:r>
      <w:r w:rsidRPr="009404BB">
        <w:rPr>
          <w:spacing w:val="-7"/>
        </w:rPr>
        <w:t xml:space="preserve"> </w:t>
      </w:r>
      <w:r w:rsidRPr="009404BB">
        <w:t>yang</w:t>
      </w:r>
      <w:r w:rsidRPr="009404BB">
        <w:rPr>
          <w:spacing w:val="-8"/>
        </w:rPr>
        <w:t xml:space="preserve"> </w:t>
      </w:r>
      <w:r w:rsidRPr="009404BB">
        <w:t>sesuai</w:t>
      </w:r>
      <w:r w:rsidRPr="009404BB">
        <w:rPr>
          <w:spacing w:val="-6"/>
        </w:rPr>
        <w:t xml:space="preserve"> </w:t>
      </w:r>
      <w:r w:rsidRPr="009404BB">
        <w:t>ekspektasi,</w:t>
      </w:r>
      <w:r w:rsidRPr="009404BB">
        <w:rPr>
          <w:spacing w:val="-6"/>
        </w:rPr>
        <w:t xml:space="preserve"> </w:t>
      </w:r>
      <w:r w:rsidRPr="009404BB">
        <w:t>dimana</w:t>
      </w:r>
      <w:r w:rsidRPr="009404BB">
        <w:rPr>
          <w:spacing w:val="-6"/>
        </w:rPr>
        <w:t xml:space="preserve"> </w:t>
      </w:r>
      <w:r w:rsidRPr="009404BB">
        <w:t>teks</w:t>
      </w:r>
      <w:r w:rsidRPr="009404BB">
        <w:rPr>
          <w:spacing w:val="-7"/>
        </w:rPr>
        <w:t xml:space="preserve"> </w:t>
      </w:r>
      <w:r w:rsidRPr="009404BB">
        <w:t>akan</w:t>
      </w:r>
      <w:r w:rsidRPr="009404BB">
        <w:rPr>
          <w:spacing w:val="-5"/>
        </w:rPr>
        <w:t xml:space="preserve"> </w:t>
      </w:r>
      <w:r w:rsidRPr="009404BB">
        <w:t>dipecah</w:t>
      </w:r>
      <w:r w:rsidRPr="009404BB">
        <w:rPr>
          <w:spacing w:val="-7"/>
        </w:rPr>
        <w:t xml:space="preserve"> </w:t>
      </w:r>
      <w:r w:rsidRPr="009404BB">
        <w:t>menjadi</w:t>
      </w:r>
      <w:r w:rsidRPr="009404BB">
        <w:rPr>
          <w:spacing w:val="-7"/>
        </w:rPr>
        <w:t xml:space="preserve"> </w:t>
      </w:r>
      <w:r w:rsidRPr="009404BB">
        <w:t>per</w:t>
      </w:r>
      <w:r w:rsidRPr="009404BB">
        <w:rPr>
          <w:spacing w:val="-8"/>
        </w:rPr>
        <w:t xml:space="preserve"> </w:t>
      </w:r>
      <w:r w:rsidRPr="009404BB">
        <w:t>kata</w:t>
      </w:r>
      <w:r w:rsidRPr="009404BB">
        <w:rPr>
          <w:spacing w:val="-8"/>
        </w:rPr>
        <w:t xml:space="preserve"> </w:t>
      </w:r>
      <w:r w:rsidRPr="009404BB">
        <w:t>yang kemudian disimpan dalam bentuk array.</w:t>
      </w:r>
    </w:p>
    <w:p w14:paraId="36F547F3" w14:textId="77777777" w:rsidR="003436A0" w:rsidRPr="009404BB" w:rsidRDefault="003436A0" w:rsidP="002C01CC">
      <w:pPr>
        <w:pStyle w:val="BodyText"/>
        <w:ind w:right="461"/>
        <w:jc w:val="both"/>
      </w:pPr>
    </w:p>
    <w:p w14:paraId="7B8CF9BE" w14:textId="712DE78A" w:rsidR="002C01CC" w:rsidRPr="003436A0" w:rsidRDefault="002C01CC" w:rsidP="003436A0">
      <w:pPr>
        <w:pStyle w:val="Caption"/>
        <w:jc w:val="center"/>
        <w:rPr>
          <w:b/>
          <w:bCs/>
          <w:i w:val="0"/>
          <w:iCs w:val="0"/>
          <w:sz w:val="20"/>
          <w:szCs w:val="20"/>
        </w:rPr>
      </w:pPr>
      <w:bookmarkStart w:id="107" w:name="_Toc189215662"/>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7</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Sampel Data Pengujian Filtering</w:t>
      </w:r>
      <w:bookmarkEnd w:id="107"/>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2693"/>
      </w:tblGrid>
      <w:tr w:rsidR="002C01CC" w:rsidRPr="009404BB" w14:paraId="2D36F8D1" w14:textId="77777777" w:rsidTr="0009639D">
        <w:trPr>
          <w:trHeight w:val="431"/>
        </w:trPr>
        <w:tc>
          <w:tcPr>
            <w:tcW w:w="2480" w:type="dxa"/>
          </w:tcPr>
          <w:p w14:paraId="6A55F1F8" w14:textId="77777777" w:rsidR="002C01CC" w:rsidRPr="009404BB" w:rsidRDefault="002C01CC" w:rsidP="008073D5">
            <w:pPr>
              <w:pStyle w:val="TableParagraph"/>
              <w:spacing w:before="101"/>
              <w:ind w:left="16" w:right="461"/>
              <w:jc w:val="center"/>
              <w:rPr>
                <w:sz w:val="20"/>
                <w:szCs w:val="20"/>
              </w:rPr>
            </w:pPr>
            <w:r w:rsidRPr="009404BB">
              <w:rPr>
                <w:spacing w:val="-2"/>
                <w:sz w:val="20"/>
                <w:szCs w:val="20"/>
              </w:rPr>
              <w:t>INPUT</w:t>
            </w:r>
          </w:p>
        </w:tc>
        <w:tc>
          <w:tcPr>
            <w:tcW w:w="2693" w:type="dxa"/>
          </w:tcPr>
          <w:p w14:paraId="7E30B259" w14:textId="77777777" w:rsidR="002C01CC" w:rsidRPr="009404BB" w:rsidRDefault="002C01CC" w:rsidP="008073D5">
            <w:pPr>
              <w:pStyle w:val="TableParagraph"/>
              <w:spacing w:before="101"/>
              <w:ind w:left="19" w:right="461"/>
              <w:jc w:val="center"/>
              <w:rPr>
                <w:sz w:val="20"/>
                <w:szCs w:val="20"/>
              </w:rPr>
            </w:pPr>
            <w:r w:rsidRPr="009404BB">
              <w:rPr>
                <w:spacing w:val="-2"/>
                <w:sz w:val="20"/>
                <w:szCs w:val="20"/>
              </w:rPr>
              <w:t>OUTPUT</w:t>
            </w:r>
          </w:p>
        </w:tc>
      </w:tr>
      <w:tr w:rsidR="002C01CC" w:rsidRPr="009404BB" w14:paraId="39E20164" w14:textId="77777777" w:rsidTr="0009639D">
        <w:trPr>
          <w:trHeight w:val="903"/>
        </w:trPr>
        <w:tc>
          <w:tcPr>
            <w:tcW w:w="2480" w:type="dxa"/>
          </w:tcPr>
          <w:p w14:paraId="30F446C3" w14:textId="6D081F97" w:rsidR="002C01CC" w:rsidRPr="009404BB" w:rsidRDefault="002C01CC" w:rsidP="008073D5">
            <w:pPr>
              <w:pStyle w:val="TableParagraph"/>
              <w:spacing w:before="98"/>
              <w:ind w:left="100" w:right="461"/>
              <w:rPr>
                <w:sz w:val="20"/>
                <w:szCs w:val="20"/>
              </w:rPr>
            </w:pPr>
            <w:r w:rsidRPr="009404BB">
              <w:rPr>
                <w:sz w:val="20"/>
                <w:szCs w:val="20"/>
              </w:rPr>
              <w:t>[</w:t>
            </w:r>
            <w:r w:rsidRPr="009404BB">
              <w:rPr>
                <w:sz w:val="20"/>
                <w:szCs w:val="20"/>
                <w:highlight w:val="red"/>
              </w:rPr>
              <w:t>'</w:t>
            </w:r>
            <w:r w:rsidR="00554835">
              <w:rPr>
                <w:sz w:val="20"/>
                <w:szCs w:val="20"/>
                <w:highlight w:val="red"/>
              </w:rPr>
              <w:t>bagaimana</w:t>
            </w:r>
            <w:r w:rsidRPr="009404BB">
              <w:rPr>
                <w:sz w:val="20"/>
                <w:szCs w:val="20"/>
                <w:highlight w:val="red"/>
              </w:rPr>
              <w:t>'</w:t>
            </w:r>
            <w:r w:rsidRPr="009404BB">
              <w:rPr>
                <w:sz w:val="20"/>
                <w:szCs w:val="20"/>
              </w:rPr>
              <w:t>,</w:t>
            </w:r>
            <w:r w:rsidRPr="009404BB">
              <w:rPr>
                <w:spacing w:val="-13"/>
                <w:sz w:val="20"/>
                <w:szCs w:val="20"/>
              </w:rPr>
              <w:t xml:space="preserve"> </w:t>
            </w:r>
            <w:r w:rsidRPr="00554835">
              <w:rPr>
                <w:sz w:val="20"/>
                <w:szCs w:val="20"/>
              </w:rPr>
              <w:t>'</w:t>
            </w:r>
            <w:r w:rsidR="00554835" w:rsidRPr="00554835">
              <w:rPr>
                <w:sz w:val="20"/>
                <w:szCs w:val="20"/>
              </w:rPr>
              <w:t>test</w:t>
            </w:r>
            <w:r w:rsidRPr="00554835">
              <w:rPr>
                <w:sz w:val="20"/>
                <w:szCs w:val="20"/>
              </w:rPr>
              <w:t>'</w:t>
            </w:r>
            <w:r w:rsidRPr="009404BB">
              <w:rPr>
                <w:sz w:val="20"/>
                <w:szCs w:val="20"/>
              </w:rPr>
              <w:t>,</w:t>
            </w:r>
            <w:r w:rsidRPr="009404BB">
              <w:rPr>
                <w:spacing w:val="-12"/>
                <w:sz w:val="20"/>
                <w:szCs w:val="20"/>
              </w:rPr>
              <w:t xml:space="preserve"> </w:t>
            </w:r>
            <w:r w:rsidRPr="009404BB">
              <w:rPr>
                <w:sz w:val="20"/>
                <w:szCs w:val="20"/>
              </w:rPr>
              <w:t>'</w:t>
            </w:r>
            <w:r w:rsidR="00541803">
              <w:rPr>
                <w:sz w:val="20"/>
                <w:szCs w:val="20"/>
              </w:rPr>
              <w:t>case</w:t>
            </w:r>
            <w:r w:rsidRPr="009404BB">
              <w:rPr>
                <w:sz w:val="20"/>
                <w:szCs w:val="20"/>
              </w:rPr>
              <w:t>',</w:t>
            </w:r>
            <w:r w:rsidRPr="009404BB">
              <w:rPr>
                <w:spacing w:val="-13"/>
                <w:sz w:val="20"/>
                <w:szCs w:val="20"/>
              </w:rPr>
              <w:t xml:space="preserve"> </w:t>
            </w:r>
            <w:r w:rsidRPr="00541803">
              <w:rPr>
                <w:sz w:val="20"/>
                <w:szCs w:val="20"/>
                <w:highlight w:val="red"/>
              </w:rPr>
              <w:t>'</w:t>
            </w:r>
            <w:r w:rsidR="00541803" w:rsidRPr="00541803">
              <w:rPr>
                <w:sz w:val="20"/>
                <w:szCs w:val="20"/>
                <w:highlight w:val="red"/>
              </w:rPr>
              <w:t>untuk</w:t>
            </w:r>
            <w:r w:rsidRPr="00541803">
              <w:rPr>
                <w:sz w:val="20"/>
                <w:szCs w:val="20"/>
                <w:highlight w:val="red"/>
              </w:rPr>
              <w:t>'</w:t>
            </w:r>
            <w:r w:rsidRPr="009404BB">
              <w:rPr>
                <w:sz w:val="20"/>
                <w:szCs w:val="20"/>
              </w:rPr>
              <w:t xml:space="preserve">, </w:t>
            </w:r>
            <w:r w:rsidRPr="00541803">
              <w:rPr>
                <w:spacing w:val="-2"/>
                <w:sz w:val="20"/>
                <w:szCs w:val="20"/>
              </w:rPr>
              <w:t>'</w:t>
            </w:r>
            <w:r w:rsidR="00541803" w:rsidRPr="00541803">
              <w:rPr>
                <w:spacing w:val="-2"/>
                <w:sz w:val="20"/>
                <w:szCs w:val="20"/>
              </w:rPr>
              <w:t>fitur</w:t>
            </w:r>
            <w:r w:rsidRPr="00541803">
              <w:rPr>
                <w:spacing w:val="-2"/>
                <w:sz w:val="20"/>
                <w:szCs w:val="20"/>
              </w:rPr>
              <w:t>'</w:t>
            </w:r>
            <w:r w:rsidR="00541803" w:rsidRPr="009404BB">
              <w:rPr>
                <w:sz w:val="20"/>
                <w:szCs w:val="20"/>
              </w:rPr>
              <w:t xml:space="preserve">, </w:t>
            </w:r>
            <w:r w:rsidR="00541803" w:rsidRPr="009404BB">
              <w:rPr>
                <w:spacing w:val="-2"/>
                <w:sz w:val="20"/>
                <w:szCs w:val="20"/>
              </w:rPr>
              <w:t>'</w:t>
            </w:r>
            <w:r w:rsidR="00541803">
              <w:rPr>
                <w:spacing w:val="-2"/>
                <w:sz w:val="20"/>
                <w:szCs w:val="20"/>
              </w:rPr>
              <w:t>login</w:t>
            </w:r>
            <w:r w:rsidR="00541803" w:rsidRPr="009404BB">
              <w:rPr>
                <w:spacing w:val="-2"/>
                <w:sz w:val="20"/>
                <w:szCs w:val="20"/>
              </w:rPr>
              <w:t>'</w:t>
            </w:r>
            <w:r w:rsidRPr="009404BB">
              <w:rPr>
                <w:spacing w:val="-2"/>
                <w:sz w:val="20"/>
                <w:szCs w:val="20"/>
              </w:rPr>
              <w:t>]</w:t>
            </w:r>
          </w:p>
        </w:tc>
        <w:tc>
          <w:tcPr>
            <w:tcW w:w="2693" w:type="dxa"/>
          </w:tcPr>
          <w:p w14:paraId="264B82B4" w14:textId="6A4BD64E" w:rsidR="002C01CC" w:rsidRPr="009404BB" w:rsidRDefault="002C01CC" w:rsidP="008073D5">
            <w:pPr>
              <w:pStyle w:val="TableParagraph"/>
              <w:spacing w:before="98"/>
              <w:ind w:left="100" w:right="461"/>
              <w:rPr>
                <w:sz w:val="20"/>
                <w:szCs w:val="20"/>
              </w:rPr>
            </w:pPr>
            <w:r w:rsidRPr="009404BB">
              <w:rPr>
                <w:sz w:val="20"/>
                <w:szCs w:val="20"/>
              </w:rPr>
              <w:t>['</w:t>
            </w:r>
            <w:r w:rsidR="00541803">
              <w:rPr>
                <w:sz w:val="20"/>
                <w:szCs w:val="20"/>
              </w:rPr>
              <w:t>test</w:t>
            </w:r>
            <w:r w:rsidRPr="009404BB">
              <w:rPr>
                <w:sz w:val="20"/>
                <w:szCs w:val="20"/>
              </w:rPr>
              <w:t>',</w:t>
            </w:r>
            <w:r w:rsidRPr="009404BB">
              <w:rPr>
                <w:spacing w:val="-13"/>
                <w:sz w:val="20"/>
                <w:szCs w:val="20"/>
              </w:rPr>
              <w:t xml:space="preserve"> </w:t>
            </w:r>
            <w:r w:rsidRPr="009404BB">
              <w:rPr>
                <w:sz w:val="20"/>
                <w:szCs w:val="20"/>
              </w:rPr>
              <w:t>'</w:t>
            </w:r>
            <w:r w:rsidR="00541803">
              <w:rPr>
                <w:sz w:val="20"/>
                <w:szCs w:val="20"/>
              </w:rPr>
              <w:t>case</w:t>
            </w:r>
            <w:r w:rsidRPr="009404BB">
              <w:rPr>
                <w:sz w:val="20"/>
                <w:szCs w:val="20"/>
              </w:rPr>
              <w:t>',</w:t>
            </w:r>
            <w:r w:rsidR="00541803">
              <w:rPr>
                <w:sz w:val="20"/>
                <w:szCs w:val="20"/>
              </w:rPr>
              <w:t xml:space="preserve"> </w:t>
            </w:r>
            <w:r w:rsidR="00541803" w:rsidRPr="009404BB">
              <w:rPr>
                <w:sz w:val="20"/>
                <w:szCs w:val="20"/>
              </w:rPr>
              <w:t>'</w:t>
            </w:r>
            <w:r w:rsidR="00541803">
              <w:rPr>
                <w:sz w:val="20"/>
                <w:szCs w:val="20"/>
              </w:rPr>
              <w:t>fitur</w:t>
            </w:r>
            <w:r w:rsidR="00541803" w:rsidRPr="009404BB">
              <w:rPr>
                <w:sz w:val="20"/>
                <w:szCs w:val="20"/>
              </w:rPr>
              <w:t>',</w:t>
            </w:r>
            <w:r w:rsidRPr="009404BB">
              <w:rPr>
                <w:sz w:val="20"/>
                <w:szCs w:val="20"/>
              </w:rPr>
              <w:t xml:space="preserve"> </w:t>
            </w:r>
            <w:r w:rsidRPr="009404BB">
              <w:rPr>
                <w:spacing w:val="-2"/>
                <w:sz w:val="20"/>
                <w:szCs w:val="20"/>
              </w:rPr>
              <w:t>'</w:t>
            </w:r>
            <w:r w:rsidR="00541803">
              <w:rPr>
                <w:spacing w:val="-2"/>
                <w:sz w:val="20"/>
                <w:szCs w:val="20"/>
              </w:rPr>
              <w:t>login</w:t>
            </w:r>
            <w:r w:rsidRPr="009404BB">
              <w:rPr>
                <w:spacing w:val="-2"/>
                <w:sz w:val="20"/>
                <w:szCs w:val="20"/>
              </w:rPr>
              <w:t>']</w:t>
            </w:r>
          </w:p>
        </w:tc>
      </w:tr>
      <w:tr w:rsidR="002C01CC" w:rsidRPr="009404BB" w14:paraId="347515B7" w14:textId="77777777" w:rsidTr="0009639D">
        <w:trPr>
          <w:trHeight w:val="931"/>
        </w:trPr>
        <w:tc>
          <w:tcPr>
            <w:tcW w:w="2480" w:type="dxa"/>
          </w:tcPr>
          <w:p w14:paraId="2E5C368A" w14:textId="77777777" w:rsidR="002C01CC" w:rsidRPr="009404BB" w:rsidRDefault="002C01CC" w:rsidP="008073D5">
            <w:pPr>
              <w:pStyle w:val="TableParagraph"/>
              <w:spacing w:before="101"/>
              <w:ind w:left="100" w:right="461"/>
              <w:rPr>
                <w:sz w:val="20"/>
                <w:szCs w:val="20"/>
              </w:rPr>
            </w:pPr>
            <w:r w:rsidRPr="009404BB">
              <w:rPr>
                <w:sz w:val="20"/>
                <w:szCs w:val="20"/>
              </w:rPr>
              <w:t>['skenario',</w:t>
            </w:r>
            <w:r w:rsidRPr="009404BB">
              <w:rPr>
                <w:spacing w:val="-13"/>
                <w:sz w:val="20"/>
                <w:szCs w:val="20"/>
              </w:rPr>
              <w:t xml:space="preserve"> </w:t>
            </w:r>
            <w:r w:rsidRPr="009404BB">
              <w:rPr>
                <w:sz w:val="20"/>
                <w:szCs w:val="20"/>
                <w:highlight w:val="red"/>
              </w:rPr>
              <w:t>'apa'</w:t>
            </w:r>
            <w:r w:rsidRPr="009404BB">
              <w:rPr>
                <w:sz w:val="20"/>
                <w:szCs w:val="20"/>
              </w:rPr>
              <w:t>,</w:t>
            </w:r>
            <w:r w:rsidRPr="009404BB">
              <w:rPr>
                <w:spacing w:val="-12"/>
                <w:sz w:val="20"/>
                <w:szCs w:val="20"/>
              </w:rPr>
              <w:t xml:space="preserve"> </w:t>
            </w:r>
            <w:r w:rsidRPr="009404BB">
              <w:rPr>
                <w:sz w:val="20"/>
                <w:szCs w:val="20"/>
                <w:highlight w:val="red"/>
              </w:rPr>
              <w:t>'yang'</w:t>
            </w:r>
            <w:r w:rsidRPr="009404BB">
              <w:rPr>
                <w:sz w:val="20"/>
                <w:szCs w:val="20"/>
              </w:rPr>
              <w:t>,</w:t>
            </w:r>
            <w:r w:rsidRPr="009404BB">
              <w:rPr>
                <w:spacing w:val="-13"/>
                <w:sz w:val="20"/>
                <w:szCs w:val="20"/>
              </w:rPr>
              <w:t xml:space="preserve"> </w:t>
            </w:r>
            <w:r w:rsidRPr="009404BB">
              <w:rPr>
                <w:sz w:val="20"/>
                <w:szCs w:val="20"/>
                <w:highlight w:val="red"/>
              </w:rPr>
              <w:t>'harus'</w:t>
            </w:r>
            <w:r w:rsidRPr="009404BB">
              <w:rPr>
                <w:sz w:val="20"/>
                <w:szCs w:val="20"/>
              </w:rPr>
              <w:t xml:space="preserve">, </w:t>
            </w:r>
            <w:r w:rsidRPr="009404BB">
              <w:rPr>
                <w:sz w:val="20"/>
                <w:szCs w:val="20"/>
                <w:highlight w:val="red"/>
              </w:rPr>
              <w:t>'diuji'</w:t>
            </w:r>
            <w:r w:rsidRPr="009404BB">
              <w:rPr>
                <w:sz w:val="20"/>
                <w:szCs w:val="20"/>
              </w:rPr>
              <w:t xml:space="preserve">, </w:t>
            </w:r>
            <w:r w:rsidRPr="009404BB">
              <w:rPr>
                <w:sz w:val="20"/>
                <w:szCs w:val="20"/>
                <w:highlight w:val="red"/>
              </w:rPr>
              <w:t>'dalam'</w:t>
            </w:r>
            <w:r w:rsidRPr="009404BB">
              <w:rPr>
                <w:sz w:val="20"/>
                <w:szCs w:val="20"/>
              </w:rPr>
              <w:t>, 'fitur', 'registrasi']</w:t>
            </w:r>
          </w:p>
        </w:tc>
        <w:tc>
          <w:tcPr>
            <w:tcW w:w="2693" w:type="dxa"/>
          </w:tcPr>
          <w:p w14:paraId="22A5247A" w14:textId="77777777" w:rsidR="002C01CC" w:rsidRPr="009404BB" w:rsidRDefault="002C01CC" w:rsidP="008073D5">
            <w:pPr>
              <w:pStyle w:val="TableParagraph"/>
              <w:spacing w:before="101"/>
              <w:ind w:left="100" w:right="461"/>
              <w:rPr>
                <w:sz w:val="20"/>
                <w:szCs w:val="20"/>
              </w:rPr>
            </w:pPr>
            <w:r w:rsidRPr="009404BB">
              <w:rPr>
                <w:sz w:val="20"/>
                <w:szCs w:val="20"/>
              </w:rPr>
              <w:t>['skenario',</w:t>
            </w:r>
            <w:r w:rsidRPr="009404BB">
              <w:rPr>
                <w:spacing w:val="-13"/>
                <w:sz w:val="20"/>
                <w:szCs w:val="20"/>
              </w:rPr>
              <w:t xml:space="preserve"> </w:t>
            </w:r>
            <w:r w:rsidRPr="009404BB">
              <w:rPr>
                <w:sz w:val="20"/>
                <w:szCs w:val="20"/>
              </w:rPr>
              <w:t xml:space="preserve"> 'fitur', 'registrasi']</w:t>
            </w:r>
          </w:p>
        </w:tc>
      </w:tr>
      <w:tr w:rsidR="002C01CC" w:rsidRPr="009404BB" w14:paraId="1863BE66" w14:textId="77777777" w:rsidTr="0009639D">
        <w:trPr>
          <w:trHeight w:val="860"/>
        </w:trPr>
        <w:tc>
          <w:tcPr>
            <w:tcW w:w="2480" w:type="dxa"/>
          </w:tcPr>
          <w:p w14:paraId="0ACEEC91" w14:textId="77777777" w:rsidR="002C01CC" w:rsidRPr="009404BB" w:rsidRDefault="002C01CC" w:rsidP="008073D5">
            <w:pPr>
              <w:pStyle w:val="TableParagraph"/>
              <w:spacing w:before="101"/>
              <w:ind w:left="100" w:right="461"/>
              <w:rPr>
                <w:sz w:val="20"/>
                <w:szCs w:val="20"/>
              </w:rPr>
            </w:pPr>
            <w:r w:rsidRPr="009404BB">
              <w:rPr>
                <w:sz w:val="20"/>
                <w:szCs w:val="20"/>
              </w:rPr>
              <w:t>[</w:t>
            </w:r>
            <w:r w:rsidRPr="009404BB">
              <w:rPr>
                <w:sz w:val="20"/>
                <w:szCs w:val="20"/>
                <w:highlight w:val="red"/>
              </w:rPr>
              <w:t>'apa'</w:t>
            </w:r>
            <w:r w:rsidRPr="009404BB">
              <w:rPr>
                <w:sz w:val="20"/>
                <w:szCs w:val="20"/>
              </w:rPr>
              <w:t>,</w:t>
            </w:r>
            <w:r w:rsidRPr="009404BB">
              <w:rPr>
                <w:spacing w:val="-10"/>
                <w:sz w:val="20"/>
                <w:szCs w:val="20"/>
              </w:rPr>
              <w:t xml:space="preserve"> </w:t>
            </w:r>
            <w:r w:rsidRPr="009404BB">
              <w:rPr>
                <w:sz w:val="20"/>
                <w:szCs w:val="20"/>
                <w:highlight w:val="red"/>
              </w:rPr>
              <w:t>'saja'</w:t>
            </w:r>
            <w:r w:rsidRPr="009404BB">
              <w:rPr>
                <w:sz w:val="20"/>
                <w:szCs w:val="20"/>
              </w:rPr>
              <w:t>,</w:t>
            </w:r>
            <w:r w:rsidRPr="009404BB">
              <w:rPr>
                <w:spacing w:val="-9"/>
                <w:sz w:val="20"/>
                <w:szCs w:val="20"/>
              </w:rPr>
              <w:t xml:space="preserve"> </w:t>
            </w:r>
            <w:r w:rsidRPr="009404BB">
              <w:rPr>
                <w:sz w:val="20"/>
                <w:szCs w:val="20"/>
              </w:rPr>
              <w:t>'step',</w:t>
            </w:r>
            <w:r w:rsidRPr="009404BB">
              <w:rPr>
                <w:spacing w:val="-7"/>
                <w:sz w:val="20"/>
                <w:szCs w:val="20"/>
              </w:rPr>
              <w:t xml:space="preserve"> </w:t>
            </w:r>
            <w:r w:rsidRPr="009404BB">
              <w:rPr>
                <w:spacing w:val="-2"/>
                <w:sz w:val="20"/>
                <w:szCs w:val="20"/>
                <w:highlight w:val="red"/>
              </w:rPr>
              <w:t>'dalam'</w:t>
            </w:r>
            <w:r w:rsidRPr="009404BB">
              <w:rPr>
                <w:spacing w:val="-2"/>
                <w:sz w:val="20"/>
                <w:szCs w:val="20"/>
              </w:rPr>
              <w:t>,</w:t>
            </w:r>
          </w:p>
          <w:p w14:paraId="3F563D69" w14:textId="77777777" w:rsidR="002C01CC" w:rsidRPr="009404BB" w:rsidRDefault="002C01CC" w:rsidP="008073D5">
            <w:pPr>
              <w:pStyle w:val="TableParagraph"/>
              <w:spacing w:line="229" w:lineRule="exact"/>
              <w:ind w:left="100" w:right="461"/>
              <w:rPr>
                <w:sz w:val="20"/>
                <w:szCs w:val="20"/>
              </w:rPr>
            </w:pPr>
            <w:r w:rsidRPr="006D221C">
              <w:rPr>
                <w:sz w:val="20"/>
                <w:szCs w:val="20"/>
                <w:highlight w:val="red"/>
              </w:rPr>
              <w:t>'menguji'</w:t>
            </w:r>
            <w:r w:rsidRPr="006D221C">
              <w:rPr>
                <w:sz w:val="20"/>
                <w:szCs w:val="20"/>
              </w:rPr>
              <w:t>,</w:t>
            </w:r>
            <w:r w:rsidRPr="006D221C">
              <w:rPr>
                <w:spacing w:val="-8"/>
                <w:sz w:val="20"/>
                <w:szCs w:val="20"/>
              </w:rPr>
              <w:t xml:space="preserve"> </w:t>
            </w:r>
            <w:r w:rsidRPr="006D221C">
              <w:rPr>
                <w:sz w:val="20"/>
                <w:szCs w:val="20"/>
              </w:rPr>
              <w:t>'test',</w:t>
            </w:r>
            <w:r w:rsidRPr="006D221C">
              <w:rPr>
                <w:spacing w:val="-9"/>
                <w:sz w:val="20"/>
                <w:szCs w:val="20"/>
              </w:rPr>
              <w:t xml:space="preserve"> </w:t>
            </w:r>
            <w:r w:rsidRPr="006D221C">
              <w:rPr>
                <w:sz w:val="20"/>
                <w:szCs w:val="20"/>
              </w:rPr>
              <w:t>'case',</w:t>
            </w:r>
            <w:r w:rsidRPr="009404BB">
              <w:rPr>
                <w:spacing w:val="-8"/>
                <w:sz w:val="20"/>
                <w:szCs w:val="20"/>
              </w:rPr>
              <w:t xml:space="preserve"> </w:t>
            </w:r>
            <w:r w:rsidRPr="009404BB">
              <w:rPr>
                <w:spacing w:val="-2"/>
                <w:sz w:val="20"/>
                <w:szCs w:val="20"/>
              </w:rPr>
              <w:t>'lupa'</w:t>
            </w:r>
            <w:r w:rsidRPr="009404BB">
              <w:rPr>
                <w:sz w:val="20"/>
                <w:szCs w:val="20"/>
              </w:rPr>
              <w:t>,</w:t>
            </w:r>
            <w:r w:rsidRPr="009404BB">
              <w:rPr>
                <w:spacing w:val="-8"/>
                <w:sz w:val="20"/>
                <w:szCs w:val="20"/>
              </w:rPr>
              <w:t xml:space="preserve"> </w:t>
            </w:r>
            <w:r w:rsidRPr="009404BB">
              <w:rPr>
                <w:spacing w:val="-2"/>
                <w:sz w:val="20"/>
                <w:szCs w:val="20"/>
              </w:rPr>
              <w:t>'password'</w:t>
            </w:r>
            <w:r w:rsidRPr="009404BB">
              <w:rPr>
                <w:sz w:val="20"/>
                <w:szCs w:val="20"/>
              </w:rPr>
              <w:t>,</w:t>
            </w:r>
            <w:r w:rsidRPr="009404BB">
              <w:rPr>
                <w:spacing w:val="-8"/>
                <w:sz w:val="20"/>
                <w:szCs w:val="20"/>
              </w:rPr>
              <w:t xml:space="preserve"> </w:t>
            </w:r>
            <w:r w:rsidRPr="006D221C">
              <w:rPr>
                <w:spacing w:val="-2"/>
                <w:sz w:val="20"/>
                <w:szCs w:val="20"/>
                <w:highlight w:val="red"/>
              </w:rPr>
              <w:t>'berhasil'</w:t>
            </w:r>
            <w:r w:rsidRPr="009404BB">
              <w:rPr>
                <w:spacing w:val="-2"/>
                <w:sz w:val="20"/>
                <w:szCs w:val="20"/>
              </w:rPr>
              <w:t>]</w:t>
            </w:r>
          </w:p>
        </w:tc>
        <w:tc>
          <w:tcPr>
            <w:tcW w:w="2693" w:type="dxa"/>
          </w:tcPr>
          <w:p w14:paraId="6A7EAA9A" w14:textId="75413875" w:rsidR="002C01CC" w:rsidRPr="009404BB" w:rsidRDefault="002C01CC" w:rsidP="008073D5">
            <w:pPr>
              <w:pStyle w:val="TableParagraph"/>
              <w:spacing w:before="101"/>
              <w:ind w:left="100" w:right="461"/>
              <w:rPr>
                <w:sz w:val="20"/>
                <w:szCs w:val="20"/>
              </w:rPr>
            </w:pPr>
            <w:r w:rsidRPr="009404BB">
              <w:rPr>
                <w:sz w:val="20"/>
                <w:szCs w:val="20"/>
              </w:rPr>
              <w:t>['step',</w:t>
            </w:r>
            <w:r w:rsidR="006D221C" w:rsidRPr="006D221C">
              <w:rPr>
                <w:spacing w:val="-8"/>
                <w:sz w:val="20"/>
                <w:szCs w:val="20"/>
              </w:rPr>
              <w:t xml:space="preserve"> </w:t>
            </w:r>
            <w:r w:rsidR="006D221C" w:rsidRPr="006D221C">
              <w:rPr>
                <w:sz w:val="20"/>
                <w:szCs w:val="20"/>
              </w:rPr>
              <w:t>'test',</w:t>
            </w:r>
            <w:r w:rsidR="006D221C" w:rsidRPr="006D221C">
              <w:rPr>
                <w:spacing w:val="-9"/>
                <w:sz w:val="20"/>
                <w:szCs w:val="20"/>
              </w:rPr>
              <w:t xml:space="preserve"> </w:t>
            </w:r>
            <w:r w:rsidR="006D221C" w:rsidRPr="006D221C">
              <w:rPr>
                <w:sz w:val="20"/>
                <w:szCs w:val="20"/>
              </w:rPr>
              <w:t>'case'</w:t>
            </w:r>
            <w:r w:rsidR="006D221C" w:rsidRPr="009404BB">
              <w:rPr>
                <w:sz w:val="20"/>
                <w:szCs w:val="20"/>
              </w:rPr>
              <w:t>,</w:t>
            </w:r>
            <w:r w:rsidR="006D221C" w:rsidRPr="009404BB">
              <w:rPr>
                <w:spacing w:val="-8"/>
                <w:sz w:val="20"/>
                <w:szCs w:val="20"/>
              </w:rPr>
              <w:t xml:space="preserve"> </w:t>
            </w:r>
            <w:r w:rsidRPr="009404BB">
              <w:rPr>
                <w:spacing w:val="-8"/>
                <w:sz w:val="20"/>
                <w:szCs w:val="20"/>
              </w:rPr>
              <w:t xml:space="preserve"> </w:t>
            </w:r>
            <w:r w:rsidRPr="009404BB">
              <w:rPr>
                <w:spacing w:val="-2"/>
                <w:sz w:val="20"/>
                <w:szCs w:val="20"/>
              </w:rPr>
              <w:t>'lupa'</w:t>
            </w:r>
            <w:r w:rsidRPr="009404BB">
              <w:rPr>
                <w:sz w:val="20"/>
                <w:szCs w:val="20"/>
              </w:rPr>
              <w:t>,</w:t>
            </w:r>
            <w:r w:rsidRPr="009404BB">
              <w:rPr>
                <w:spacing w:val="-8"/>
                <w:sz w:val="20"/>
                <w:szCs w:val="20"/>
              </w:rPr>
              <w:t xml:space="preserve"> </w:t>
            </w:r>
            <w:r w:rsidRPr="009404BB">
              <w:rPr>
                <w:spacing w:val="-2"/>
                <w:sz w:val="20"/>
                <w:szCs w:val="20"/>
              </w:rPr>
              <w:t>'password']</w:t>
            </w:r>
          </w:p>
        </w:tc>
      </w:tr>
    </w:tbl>
    <w:p w14:paraId="458C0A79" w14:textId="77777777" w:rsidR="002C01CC" w:rsidRPr="009404BB" w:rsidRDefault="002C01CC" w:rsidP="002C01CC">
      <w:pPr>
        <w:pStyle w:val="BodyText"/>
        <w:spacing w:before="20"/>
        <w:ind w:right="461"/>
      </w:pPr>
    </w:p>
    <w:p w14:paraId="287A9F5F" w14:textId="77777777" w:rsidR="002C01CC" w:rsidRPr="009404BB" w:rsidRDefault="002C01CC" w:rsidP="002C01CC">
      <w:pPr>
        <w:pStyle w:val="BodyText"/>
        <w:spacing w:line="230" w:lineRule="auto"/>
        <w:ind w:left="167" w:right="461" w:firstLine="427"/>
        <w:jc w:val="both"/>
      </w:pPr>
      <w:r w:rsidRPr="009404BB">
        <w:t>Dari Tabel 4.7, dapat dilihat bahwa proses filtering dapat memberikan keluaran yang sesuai ekspektasi, dimana kata-kata yang berada dalam daftar stopword akan dihapus.</w:t>
      </w:r>
    </w:p>
    <w:p w14:paraId="0340CA12" w14:textId="77777777" w:rsidR="002C01CC" w:rsidRPr="009404BB" w:rsidRDefault="002C01CC" w:rsidP="002C01CC">
      <w:pPr>
        <w:pStyle w:val="BodyText"/>
        <w:spacing w:line="230" w:lineRule="auto"/>
        <w:ind w:left="167" w:right="461" w:firstLine="427"/>
        <w:jc w:val="both"/>
      </w:pPr>
    </w:p>
    <w:p w14:paraId="6794BDBF" w14:textId="17DECD9C" w:rsidR="002C01CC" w:rsidRPr="009404BB" w:rsidRDefault="002C01CC" w:rsidP="002C01CC">
      <w:pPr>
        <w:pStyle w:val="Caption"/>
        <w:jc w:val="center"/>
        <w:rPr>
          <w:b/>
          <w:bCs/>
          <w:i w:val="0"/>
          <w:iCs w:val="0"/>
          <w:color w:val="000000" w:themeColor="text1"/>
          <w:sz w:val="20"/>
          <w:szCs w:val="20"/>
        </w:rPr>
      </w:pPr>
      <w:bookmarkStart w:id="108" w:name="_Toc189215663"/>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8</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Sampel Data Pengujian Stemming</w:t>
      </w:r>
      <w:bookmarkEnd w:id="108"/>
    </w:p>
    <w:tbl>
      <w:tblPr>
        <w:tblW w:w="5173" w:type="dxa"/>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2693"/>
      </w:tblGrid>
      <w:tr w:rsidR="002C01CC" w:rsidRPr="009404BB" w14:paraId="633FD032" w14:textId="77777777" w:rsidTr="003436A0">
        <w:trPr>
          <w:trHeight w:val="428"/>
        </w:trPr>
        <w:tc>
          <w:tcPr>
            <w:tcW w:w="2480" w:type="dxa"/>
          </w:tcPr>
          <w:p w14:paraId="504044D8" w14:textId="77777777" w:rsidR="002C01CC" w:rsidRPr="009404BB" w:rsidRDefault="002C01CC" w:rsidP="008073D5">
            <w:pPr>
              <w:pStyle w:val="TableParagraph"/>
              <w:spacing w:before="101"/>
              <w:ind w:left="16" w:right="461"/>
              <w:jc w:val="center"/>
              <w:rPr>
                <w:sz w:val="20"/>
                <w:szCs w:val="20"/>
              </w:rPr>
            </w:pPr>
            <w:r w:rsidRPr="009404BB">
              <w:rPr>
                <w:spacing w:val="-2"/>
                <w:sz w:val="20"/>
                <w:szCs w:val="20"/>
              </w:rPr>
              <w:t>INPUT</w:t>
            </w:r>
          </w:p>
        </w:tc>
        <w:tc>
          <w:tcPr>
            <w:tcW w:w="2693" w:type="dxa"/>
          </w:tcPr>
          <w:p w14:paraId="4C9DF7FF" w14:textId="77777777" w:rsidR="002C01CC" w:rsidRPr="009404BB" w:rsidRDefault="002C01CC" w:rsidP="008073D5">
            <w:pPr>
              <w:pStyle w:val="TableParagraph"/>
              <w:spacing w:before="101"/>
              <w:ind w:left="19" w:right="461"/>
              <w:jc w:val="center"/>
              <w:rPr>
                <w:sz w:val="20"/>
                <w:szCs w:val="20"/>
              </w:rPr>
            </w:pPr>
            <w:r w:rsidRPr="009404BB">
              <w:rPr>
                <w:spacing w:val="-2"/>
                <w:sz w:val="20"/>
                <w:szCs w:val="20"/>
              </w:rPr>
              <w:t>OUTPUT</w:t>
            </w:r>
          </w:p>
        </w:tc>
      </w:tr>
      <w:tr w:rsidR="002C01CC" w:rsidRPr="009404BB" w14:paraId="5AB941C2" w14:textId="77777777" w:rsidTr="003436A0">
        <w:trPr>
          <w:trHeight w:val="687"/>
        </w:trPr>
        <w:tc>
          <w:tcPr>
            <w:tcW w:w="2480" w:type="dxa"/>
          </w:tcPr>
          <w:p w14:paraId="2222F0D9" w14:textId="3F00DAC5" w:rsidR="002C01CC" w:rsidRPr="009404BB" w:rsidRDefault="00541803" w:rsidP="008073D5">
            <w:pPr>
              <w:pStyle w:val="TableParagraph"/>
              <w:spacing w:before="101"/>
              <w:ind w:left="100" w:right="461"/>
              <w:rPr>
                <w:sz w:val="20"/>
                <w:szCs w:val="20"/>
              </w:rPr>
            </w:pPr>
            <w:r w:rsidRPr="009404BB">
              <w:rPr>
                <w:sz w:val="20"/>
                <w:szCs w:val="20"/>
              </w:rPr>
              <w:t>['</w:t>
            </w:r>
            <w:r>
              <w:rPr>
                <w:sz w:val="20"/>
                <w:szCs w:val="20"/>
              </w:rPr>
              <w:t>test</w:t>
            </w:r>
            <w:r w:rsidRPr="009404BB">
              <w:rPr>
                <w:sz w:val="20"/>
                <w:szCs w:val="20"/>
              </w:rPr>
              <w:t>',</w:t>
            </w:r>
            <w:r w:rsidRPr="009404BB">
              <w:rPr>
                <w:spacing w:val="-13"/>
                <w:sz w:val="20"/>
                <w:szCs w:val="20"/>
              </w:rPr>
              <w:t xml:space="preserve"> </w:t>
            </w:r>
            <w:r w:rsidRPr="009404BB">
              <w:rPr>
                <w:sz w:val="20"/>
                <w:szCs w:val="20"/>
              </w:rPr>
              <w:t>'</w:t>
            </w:r>
            <w:r>
              <w:rPr>
                <w:sz w:val="20"/>
                <w:szCs w:val="20"/>
              </w:rPr>
              <w:t>case</w:t>
            </w:r>
            <w:r w:rsidRPr="009404BB">
              <w:rPr>
                <w:sz w:val="20"/>
                <w:szCs w:val="20"/>
              </w:rPr>
              <w:t>',</w:t>
            </w:r>
            <w:r>
              <w:rPr>
                <w:sz w:val="20"/>
                <w:szCs w:val="20"/>
              </w:rPr>
              <w:t xml:space="preserve"> </w:t>
            </w:r>
            <w:r w:rsidRPr="009404BB">
              <w:rPr>
                <w:sz w:val="20"/>
                <w:szCs w:val="20"/>
              </w:rPr>
              <w:t>'</w:t>
            </w:r>
            <w:r>
              <w:rPr>
                <w:sz w:val="20"/>
                <w:szCs w:val="20"/>
              </w:rPr>
              <w:t>fitur</w:t>
            </w:r>
            <w:r w:rsidRPr="009404BB">
              <w:rPr>
                <w:sz w:val="20"/>
                <w:szCs w:val="20"/>
              </w:rPr>
              <w:t xml:space="preserve">', </w:t>
            </w:r>
            <w:r w:rsidRPr="009404BB">
              <w:rPr>
                <w:spacing w:val="-2"/>
                <w:sz w:val="20"/>
                <w:szCs w:val="20"/>
              </w:rPr>
              <w:t>'</w:t>
            </w:r>
            <w:r>
              <w:rPr>
                <w:spacing w:val="-2"/>
                <w:sz w:val="20"/>
                <w:szCs w:val="20"/>
              </w:rPr>
              <w:t>login</w:t>
            </w:r>
            <w:r w:rsidRPr="009404BB">
              <w:rPr>
                <w:spacing w:val="-2"/>
                <w:sz w:val="20"/>
                <w:szCs w:val="20"/>
              </w:rPr>
              <w:t>']</w:t>
            </w:r>
          </w:p>
        </w:tc>
        <w:tc>
          <w:tcPr>
            <w:tcW w:w="2693" w:type="dxa"/>
          </w:tcPr>
          <w:p w14:paraId="317E70C7" w14:textId="48DC08EF" w:rsidR="002C01CC" w:rsidRPr="009404BB" w:rsidRDefault="00541803" w:rsidP="008073D5">
            <w:pPr>
              <w:pStyle w:val="TableParagraph"/>
              <w:spacing w:before="101"/>
              <w:ind w:left="100" w:right="461"/>
              <w:rPr>
                <w:sz w:val="20"/>
                <w:szCs w:val="20"/>
              </w:rPr>
            </w:pPr>
            <w:r w:rsidRPr="009404BB">
              <w:rPr>
                <w:sz w:val="20"/>
                <w:szCs w:val="20"/>
              </w:rPr>
              <w:t>['</w:t>
            </w:r>
            <w:r>
              <w:rPr>
                <w:sz w:val="20"/>
                <w:szCs w:val="20"/>
              </w:rPr>
              <w:t>test</w:t>
            </w:r>
            <w:r w:rsidRPr="009404BB">
              <w:rPr>
                <w:sz w:val="20"/>
                <w:szCs w:val="20"/>
              </w:rPr>
              <w:t>',</w:t>
            </w:r>
            <w:r w:rsidRPr="009404BB">
              <w:rPr>
                <w:spacing w:val="-13"/>
                <w:sz w:val="20"/>
                <w:szCs w:val="20"/>
              </w:rPr>
              <w:t xml:space="preserve"> </w:t>
            </w:r>
            <w:r w:rsidRPr="009404BB">
              <w:rPr>
                <w:sz w:val="20"/>
                <w:szCs w:val="20"/>
              </w:rPr>
              <w:t>'</w:t>
            </w:r>
            <w:r>
              <w:rPr>
                <w:sz w:val="20"/>
                <w:szCs w:val="20"/>
              </w:rPr>
              <w:t>case</w:t>
            </w:r>
            <w:r w:rsidRPr="009404BB">
              <w:rPr>
                <w:sz w:val="20"/>
                <w:szCs w:val="20"/>
              </w:rPr>
              <w:t>',</w:t>
            </w:r>
            <w:r>
              <w:rPr>
                <w:sz w:val="20"/>
                <w:szCs w:val="20"/>
              </w:rPr>
              <w:t xml:space="preserve"> </w:t>
            </w:r>
            <w:r w:rsidR="0004397A" w:rsidRPr="009404BB">
              <w:rPr>
                <w:sz w:val="20"/>
                <w:szCs w:val="20"/>
              </w:rPr>
              <w:t>'</w:t>
            </w:r>
            <w:r w:rsidR="0004397A">
              <w:rPr>
                <w:sz w:val="20"/>
                <w:szCs w:val="20"/>
              </w:rPr>
              <w:t>fitur</w:t>
            </w:r>
            <w:r w:rsidR="0004397A" w:rsidRPr="009404BB">
              <w:rPr>
                <w:sz w:val="20"/>
                <w:szCs w:val="20"/>
              </w:rPr>
              <w:t>',</w:t>
            </w:r>
            <w:r w:rsidRPr="009404BB">
              <w:rPr>
                <w:spacing w:val="-2"/>
                <w:sz w:val="20"/>
                <w:szCs w:val="20"/>
              </w:rPr>
              <w:t>'</w:t>
            </w:r>
            <w:r>
              <w:rPr>
                <w:spacing w:val="-2"/>
                <w:sz w:val="20"/>
                <w:szCs w:val="20"/>
              </w:rPr>
              <w:t>login</w:t>
            </w:r>
            <w:r w:rsidRPr="009404BB">
              <w:rPr>
                <w:spacing w:val="-2"/>
                <w:sz w:val="20"/>
                <w:szCs w:val="20"/>
              </w:rPr>
              <w:t>']</w:t>
            </w:r>
          </w:p>
        </w:tc>
      </w:tr>
      <w:tr w:rsidR="002C01CC" w:rsidRPr="009404BB" w14:paraId="6ADE50E3" w14:textId="77777777" w:rsidTr="003436A0">
        <w:trPr>
          <w:trHeight w:val="652"/>
        </w:trPr>
        <w:tc>
          <w:tcPr>
            <w:tcW w:w="2480" w:type="dxa"/>
          </w:tcPr>
          <w:p w14:paraId="101C838D" w14:textId="77777777" w:rsidR="002C01CC" w:rsidRPr="009404BB" w:rsidRDefault="002C01CC" w:rsidP="008073D5">
            <w:pPr>
              <w:pStyle w:val="TableParagraph"/>
              <w:spacing w:before="101"/>
              <w:ind w:left="100" w:right="461"/>
              <w:rPr>
                <w:sz w:val="20"/>
                <w:szCs w:val="20"/>
              </w:rPr>
            </w:pPr>
            <w:r w:rsidRPr="009404BB">
              <w:rPr>
                <w:sz w:val="20"/>
                <w:szCs w:val="20"/>
              </w:rPr>
              <w:t>['skenario',</w:t>
            </w:r>
            <w:r w:rsidRPr="009404BB">
              <w:rPr>
                <w:spacing w:val="-13"/>
                <w:sz w:val="20"/>
                <w:szCs w:val="20"/>
              </w:rPr>
              <w:t xml:space="preserve"> </w:t>
            </w:r>
            <w:r w:rsidRPr="009404BB">
              <w:rPr>
                <w:sz w:val="20"/>
                <w:szCs w:val="20"/>
              </w:rPr>
              <w:t xml:space="preserve"> 'fitur', 'registrasi']</w:t>
            </w:r>
          </w:p>
        </w:tc>
        <w:tc>
          <w:tcPr>
            <w:tcW w:w="2693" w:type="dxa"/>
          </w:tcPr>
          <w:p w14:paraId="30EF640F" w14:textId="77777777" w:rsidR="002C01CC" w:rsidRPr="009404BB" w:rsidRDefault="002C01CC" w:rsidP="008073D5">
            <w:pPr>
              <w:pStyle w:val="TableParagraph"/>
              <w:spacing w:before="101"/>
              <w:ind w:left="100" w:right="461"/>
              <w:rPr>
                <w:sz w:val="20"/>
                <w:szCs w:val="20"/>
              </w:rPr>
            </w:pPr>
            <w:r w:rsidRPr="009404BB">
              <w:rPr>
                <w:sz w:val="20"/>
                <w:szCs w:val="20"/>
              </w:rPr>
              <w:t>['skenario',</w:t>
            </w:r>
            <w:r w:rsidRPr="009404BB">
              <w:rPr>
                <w:spacing w:val="-13"/>
                <w:sz w:val="20"/>
                <w:szCs w:val="20"/>
              </w:rPr>
              <w:t xml:space="preserve"> </w:t>
            </w:r>
            <w:r w:rsidRPr="009404BB">
              <w:rPr>
                <w:sz w:val="20"/>
                <w:szCs w:val="20"/>
              </w:rPr>
              <w:t xml:space="preserve"> 'fitur', 'registrasi']</w:t>
            </w:r>
          </w:p>
        </w:tc>
      </w:tr>
      <w:tr w:rsidR="006D221C" w:rsidRPr="009404BB" w14:paraId="5BED5124" w14:textId="77777777" w:rsidTr="003436A0">
        <w:trPr>
          <w:trHeight w:val="863"/>
        </w:trPr>
        <w:tc>
          <w:tcPr>
            <w:tcW w:w="2480" w:type="dxa"/>
          </w:tcPr>
          <w:p w14:paraId="6DD21291" w14:textId="3048AB3C" w:rsidR="006D221C" w:rsidRPr="009404BB" w:rsidRDefault="006D221C" w:rsidP="006D221C">
            <w:pPr>
              <w:pStyle w:val="TableParagraph"/>
              <w:spacing w:before="101"/>
              <w:ind w:left="100" w:right="461"/>
              <w:rPr>
                <w:sz w:val="20"/>
                <w:szCs w:val="20"/>
              </w:rPr>
            </w:pPr>
            <w:r w:rsidRPr="009404BB">
              <w:rPr>
                <w:sz w:val="20"/>
                <w:szCs w:val="20"/>
              </w:rPr>
              <w:t>['step',</w:t>
            </w:r>
            <w:r w:rsidRPr="006D221C">
              <w:rPr>
                <w:spacing w:val="-8"/>
                <w:sz w:val="20"/>
                <w:szCs w:val="20"/>
              </w:rPr>
              <w:t xml:space="preserve"> </w:t>
            </w:r>
            <w:r w:rsidRPr="006D221C">
              <w:rPr>
                <w:sz w:val="20"/>
                <w:szCs w:val="20"/>
              </w:rPr>
              <w:t>'test',</w:t>
            </w:r>
            <w:r w:rsidRPr="006D221C">
              <w:rPr>
                <w:spacing w:val="-9"/>
                <w:sz w:val="20"/>
                <w:szCs w:val="20"/>
              </w:rPr>
              <w:t xml:space="preserve"> </w:t>
            </w:r>
            <w:r w:rsidRPr="006D221C">
              <w:rPr>
                <w:sz w:val="20"/>
                <w:szCs w:val="20"/>
              </w:rPr>
              <w:t>'case'</w:t>
            </w:r>
            <w:r w:rsidRPr="009404BB">
              <w:rPr>
                <w:sz w:val="20"/>
                <w:szCs w:val="20"/>
              </w:rPr>
              <w:t>,</w:t>
            </w:r>
            <w:r w:rsidRPr="009404BB">
              <w:rPr>
                <w:spacing w:val="-8"/>
                <w:sz w:val="20"/>
                <w:szCs w:val="20"/>
              </w:rPr>
              <w:t xml:space="preserve">  </w:t>
            </w:r>
            <w:r w:rsidRPr="009404BB">
              <w:rPr>
                <w:spacing w:val="-2"/>
                <w:sz w:val="20"/>
                <w:szCs w:val="20"/>
              </w:rPr>
              <w:t>'lupa'</w:t>
            </w:r>
            <w:r w:rsidRPr="009404BB">
              <w:rPr>
                <w:sz w:val="20"/>
                <w:szCs w:val="20"/>
              </w:rPr>
              <w:t>,</w:t>
            </w:r>
            <w:r w:rsidRPr="009404BB">
              <w:rPr>
                <w:spacing w:val="-8"/>
                <w:sz w:val="20"/>
                <w:szCs w:val="20"/>
              </w:rPr>
              <w:t xml:space="preserve"> </w:t>
            </w:r>
            <w:r w:rsidRPr="009404BB">
              <w:rPr>
                <w:spacing w:val="-2"/>
                <w:sz w:val="20"/>
                <w:szCs w:val="20"/>
              </w:rPr>
              <w:t>'password']</w:t>
            </w:r>
          </w:p>
        </w:tc>
        <w:tc>
          <w:tcPr>
            <w:tcW w:w="2693" w:type="dxa"/>
          </w:tcPr>
          <w:p w14:paraId="2F1F397E" w14:textId="7A06C2B2" w:rsidR="006D221C" w:rsidRPr="009404BB" w:rsidRDefault="006D221C" w:rsidP="006D221C">
            <w:pPr>
              <w:pStyle w:val="TableParagraph"/>
              <w:spacing w:before="101"/>
              <w:ind w:left="100" w:right="461"/>
              <w:rPr>
                <w:sz w:val="20"/>
                <w:szCs w:val="20"/>
              </w:rPr>
            </w:pPr>
            <w:r w:rsidRPr="009404BB">
              <w:rPr>
                <w:sz w:val="20"/>
                <w:szCs w:val="20"/>
              </w:rPr>
              <w:t>['step',</w:t>
            </w:r>
            <w:r w:rsidRPr="006D221C">
              <w:rPr>
                <w:spacing w:val="-8"/>
                <w:sz w:val="20"/>
                <w:szCs w:val="20"/>
              </w:rPr>
              <w:t xml:space="preserve"> </w:t>
            </w:r>
            <w:r w:rsidRPr="006D221C">
              <w:rPr>
                <w:sz w:val="20"/>
                <w:szCs w:val="20"/>
              </w:rPr>
              <w:t>'test',</w:t>
            </w:r>
            <w:r w:rsidRPr="006D221C">
              <w:rPr>
                <w:spacing w:val="-9"/>
                <w:sz w:val="20"/>
                <w:szCs w:val="20"/>
              </w:rPr>
              <w:t xml:space="preserve"> </w:t>
            </w:r>
            <w:r w:rsidRPr="006D221C">
              <w:rPr>
                <w:sz w:val="20"/>
                <w:szCs w:val="20"/>
              </w:rPr>
              <w:t>'case'</w:t>
            </w:r>
            <w:r w:rsidRPr="009404BB">
              <w:rPr>
                <w:sz w:val="20"/>
                <w:szCs w:val="20"/>
              </w:rPr>
              <w:t>,</w:t>
            </w:r>
            <w:r w:rsidRPr="009404BB">
              <w:rPr>
                <w:spacing w:val="-8"/>
                <w:sz w:val="20"/>
                <w:szCs w:val="20"/>
              </w:rPr>
              <w:t xml:space="preserve">  </w:t>
            </w:r>
            <w:r w:rsidRPr="009404BB">
              <w:rPr>
                <w:spacing w:val="-2"/>
                <w:sz w:val="20"/>
                <w:szCs w:val="20"/>
              </w:rPr>
              <w:t>'lupa'</w:t>
            </w:r>
            <w:r w:rsidRPr="009404BB">
              <w:rPr>
                <w:sz w:val="20"/>
                <w:szCs w:val="20"/>
              </w:rPr>
              <w:t>,</w:t>
            </w:r>
            <w:r w:rsidRPr="009404BB">
              <w:rPr>
                <w:spacing w:val="-8"/>
                <w:sz w:val="20"/>
                <w:szCs w:val="20"/>
              </w:rPr>
              <w:t xml:space="preserve"> </w:t>
            </w:r>
            <w:r w:rsidRPr="009404BB">
              <w:rPr>
                <w:spacing w:val="-2"/>
                <w:sz w:val="20"/>
                <w:szCs w:val="20"/>
              </w:rPr>
              <w:t>'password']</w:t>
            </w:r>
          </w:p>
        </w:tc>
      </w:tr>
    </w:tbl>
    <w:p w14:paraId="3A4EBF06" w14:textId="77777777" w:rsidR="002C01CC" w:rsidRPr="009404BB" w:rsidRDefault="002C01CC" w:rsidP="002C01CC">
      <w:pPr>
        <w:pStyle w:val="BodyText"/>
        <w:spacing w:before="21"/>
        <w:ind w:right="461"/>
      </w:pPr>
    </w:p>
    <w:p w14:paraId="7A032710" w14:textId="77777777" w:rsidR="002C01CC" w:rsidRPr="009404BB" w:rsidRDefault="002C01CC" w:rsidP="002C01CC">
      <w:pPr>
        <w:pStyle w:val="BodyText"/>
        <w:spacing w:line="230" w:lineRule="auto"/>
        <w:ind w:left="184" w:right="461" w:firstLine="410"/>
        <w:jc w:val="both"/>
      </w:pPr>
      <w:r w:rsidRPr="009404BB">
        <w:t xml:space="preserve">Dari Tabel 4.8, dapat dilihat bahwa proses stemming dapat memberikan keluaran sesuai ekspektasi, dimana masing-masing kata akan diubah menjadi bentuk dasarnya. </w:t>
      </w:r>
    </w:p>
    <w:p w14:paraId="242EE24D" w14:textId="77777777" w:rsidR="002C01CC" w:rsidRPr="009404BB" w:rsidRDefault="002C01CC" w:rsidP="002C01CC">
      <w:pPr>
        <w:pStyle w:val="BodyText"/>
        <w:ind w:right="461"/>
        <w:jc w:val="both"/>
      </w:pPr>
    </w:p>
    <w:p w14:paraId="321C0C00" w14:textId="77777777" w:rsidR="002C01CC" w:rsidRPr="009404BB" w:rsidRDefault="002C01CC" w:rsidP="002C01CC">
      <w:pPr>
        <w:pStyle w:val="BodyText"/>
        <w:ind w:right="461"/>
        <w:jc w:val="both"/>
      </w:pPr>
    </w:p>
    <w:p w14:paraId="79051D1C" w14:textId="130BFA61" w:rsidR="002C01CC" w:rsidRPr="009404BB" w:rsidRDefault="002C01CC" w:rsidP="002C01CC">
      <w:pPr>
        <w:pStyle w:val="Caption"/>
        <w:jc w:val="center"/>
        <w:rPr>
          <w:b/>
          <w:bCs/>
          <w:i w:val="0"/>
          <w:iCs w:val="0"/>
          <w:color w:val="000000" w:themeColor="text1"/>
          <w:sz w:val="20"/>
          <w:szCs w:val="20"/>
        </w:rPr>
      </w:pPr>
      <w:bookmarkStart w:id="109" w:name="_Toc189215664"/>
      <w:r w:rsidRPr="009404BB">
        <w:rPr>
          <w:b/>
          <w:bCs/>
          <w:i w:val="0"/>
          <w:iCs w:val="0"/>
          <w:color w:val="000000" w:themeColor="text1"/>
        </w:rPr>
        <w:t xml:space="preserve">Tabel 4. </w:t>
      </w:r>
      <w:r w:rsidRPr="009404BB">
        <w:rPr>
          <w:b/>
          <w:bCs/>
          <w:i w:val="0"/>
          <w:iCs w:val="0"/>
          <w:color w:val="000000" w:themeColor="text1"/>
        </w:rPr>
        <w:fldChar w:fldCharType="begin"/>
      </w:r>
      <w:r w:rsidRPr="009404BB">
        <w:rPr>
          <w:b/>
          <w:bCs/>
          <w:i w:val="0"/>
          <w:iCs w:val="0"/>
          <w:color w:val="000000" w:themeColor="text1"/>
        </w:rPr>
        <w:instrText xml:space="preserve"> SEQ Tabel_4. \* ARABIC </w:instrText>
      </w:r>
      <w:r w:rsidRPr="009404BB">
        <w:rPr>
          <w:b/>
          <w:bCs/>
          <w:i w:val="0"/>
          <w:iCs w:val="0"/>
          <w:color w:val="000000" w:themeColor="text1"/>
        </w:rPr>
        <w:fldChar w:fldCharType="separate"/>
      </w:r>
      <w:r w:rsidR="000E5F82">
        <w:rPr>
          <w:b/>
          <w:bCs/>
          <w:i w:val="0"/>
          <w:iCs w:val="0"/>
          <w:noProof/>
          <w:color w:val="000000" w:themeColor="text1"/>
        </w:rPr>
        <w:t>9</w:t>
      </w:r>
      <w:r w:rsidRPr="009404BB">
        <w:rPr>
          <w:b/>
          <w:bCs/>
          <w:i w:val="0"/>
          <w:iCs w:val="0"/>
          <w:color w:val="000000" w:themeColor="text1"/>
        </w:rPr>
        <w:fldChar w:fldCharType="end"/>
      </w:r>
      <w:r w:rsidRPr="009404BB">
        <w:rPr>
          <w:b/>
          <w:bCs/>
          <w:i w:val="0"/>
          <w:iCs w:val="0"/>
          <w:color w:val="000000" w:themeColor="text1"/>
        </w:rPr>
        <w:t xml:space="preserve"> Summary Data Preprocessing</w:t>
      </w:r>
      <w:bookmarkEnd w:id="109"/>
    </w:p>
    <w:p w14:paraId="543AB574" w14:textId="77777777" w:rsidR="002C01CC" w:rsidRPr="009404BB" w:rsidRDefault="002C01CC" w:rsidP="002C01CC">
      <w:pPr>
        <w:pStyle w:val="BodyText"/>
        <w:spacing w:before="5"/>
        <w:ind w:right="461"/>
      </w:pPr>
    </w:p>
    <w:tbl>
      <w:tblPr>
        <w:tblW w:w="5173" w:type="dxa"/>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2693"/>
      </w:tblGrid>
      <w:tr w:rsidR="002C01CC" w:rsidRPr="009404BB" w14:paraId="4949249B" w14:textId="77777777" w:rsidTr="0009639D">
        <w:trPr>
          <w:trHeight w:val="431"/>
        </w:trPr>
        <w:tc>
          <w:tcPr>
            <w:tcW w:w="2480" w:type="dxa"/>
          </w:tcPr>
          <w:p w14:paraId="6B500DC3" w14:textId="77777777" w:rsidR="002C01CC" w:rsidRPr="009404BB" w:rsidRDefault="002C01CC" w:rsidP="008073D5">
            <w:pPr>
              <w:pStyle w:val="TableParagraph"/>
              <w:spacing w:before="101"/>
              <w:ind w:left="16" w:right="461"/>
              <w:jc w:val="center"/>
              <w:rPr>
                <w:sz w:val="20"/>
                <w:szCs w:val="20"/>
              </w:rPr>
            </w:pPr>
            <w:r w:rsidRPr="009404BB">
              <w:rPr>
                <w:spacing w:val="-2"/>
                <w:sz w:val="20"/>
                <w:szCs w:val="20"/>
              </w:rPr>
              <w:t>INPUT</w:t>
            </w:r>
          </w:p>
        </w:tc>
        <w:tc>
          <w:tcPr>
            <w:tcW w:w="2693" w:type="dxa"/>
          </w:tcPr>
          <w:p w14:paraId="792CDDE2" w14:textId="77777777" w:rsidR="002C01CC" w:rsidRPr="009404BB" w:rsidRDefault="002C01CC" w:rsidP="008073D5">
            <w:pPr>
              <w:pStyle w:val="TableParagraph"/>
              <w:spacing w:before="101"/>
              <w:ind w:left="19" w:right="461"/>
              <w:jc w:val="center"/>
              <w:rPr>
                <w:sz w:val="20"/>
                <w:szCs w:val="20"/>
              </w:rPr>
            </w:pPr>
            <w:r w:rsidRPr="009404BB">
              <w:rPr>
                <w:spacing w:val="-2"/>
                <w:sz w:val="20"/>
                <w:szCs w:val="20"/>
              </w:rPr>
              <w:t>OUTPUT</w:t>
            </w:r>
          </w:p>
        </w:tc>
      </w:tr>
      <w:tr w:rsidR="002C01CC" w:rsidRPr="009404BB" w14:paraId="702512B6" w14:textId="77777777" w:rsidTr="0009639D">
        <w:trPr>
          <w:trHeight w:val="659"/>
        </w:trPr>
        <w:tc>
          <w:tcPr>
            <w:tcW w:w="2480" w:type="dxa"/>
          </w:tcPr>
          <w:p w14:paraId="160E31BE" w14:textId="73855E54" w:rsidR="002C01CC" w:rsidRPr="009404BB" w:rsidRDefault="00541803" w:rsidP="008073D5">
            <w:pPr>
              <w:pStyle w:val="TableParagraph"/>
              <w:spacing w:before="98"/>
              <w:ind w:left="100" w:right="461"/>
              <w:rPr>
                <w:sz w:val="20"/>
                <w:szCs w:val="20"/>
              </w:rPr>
            </w:pPr>
            <w:r w:rsidRPr="00554835">
              <w:rPr>
                <w:sz w:val="20"/>
                <w:szCs w:val="20"/>
              </w:rPr>
              <w:t>Bagaimana test case untuk fitur login</w:t>
            </w:r>
            <w:r>
              <w:rPr>
                <w:sz w:val="20"/>
                <w:szCs w:val="20"/>
              </w:rPr>
              <w:t xml:space="preserve"> </w:t>
            </w:r>
            <w:r w:rsidRPr="00554835">
              <w:rPr>
                <w:sz w:val="20"/>
                <w:szCs w:val="20"/>
              </w:rPr>
              <w:t>?</w:t>
            </w:r>
          </w:p>
        </w:tc>
        <w:tc>
          <w:tcPr>
            <w:tcW w:w="2693" w:type="dxa"/>
          </w:tcPr>
          <w:p w14:paraId="3996FAEC" w14:textId="7B65A3C1" w:rsidR="002C01CC" w:rsidRPr="009404BB" w:rsidRDefault="00541803" w:rsidP="008073D5">
            <w:pPr>
              <w:pStyle w:val="TableParagraph"/>
              <w:spacing w:before="98"/>
              <w:ind w:left="100" w:right="461"/>
              <w:rPr>
                <w:sz w:val="20"/>
                <w:szCs w:val="20"/>
              </w:rPr>
            </w:pPr>
            <w:r>
              <w:rPr>
                <w:sz w:val="20"/>
                <w:szCs w:val="20"/>
              </w:rPr>
              <w:t>test case</w:t>
            </w:r>
            <w:r w:rsidR="006D221C">
              <w:rPr>
                <w:sz w:val="20"/>
                <w:szCs w:val="20"/>
              </w:rPr>
              <w:t xml:space="preserve"> fitur</w:t>
            </w:r>
            <w:r>
              <w:rPr>
                <w:sz w:val="20"/>
                <w:szCs w:val="20"/>
              </w:rPr>
              <w:t xml:space="preserve"> login</w:t>
            </w:r>
          </w:p>
        </w:tc>
      </w:tr>
      <w:tr w:rsidR="002C01CC" w:rsidRPr="009404BB" w14:paraId="50E87C35" w14:textId="77777777" w:rsidTr="0009639D">
        <w:trPr>
          <w:trHeight w:val="659"/>
        </w:trPr>
        <w:tc>
          <w:tcPr>
            <w:tcW w:w="2480" w:type="dxa"/>
          </w:tcPr>
          <w:p w14:paraId="594BCE4C" w14:textId="77777777" w:rsidR="002C01CC" w:rsidRPr="009404BB" w:rsidRDefault="002C01CC" w:rsidP="008073D5">
            <w:pPr>
              <w:pStyle w:val="TableParagraph"/>
              <w:spacing w:before="101"/>
              <w:ind w:left="100" w:right="461"/>
              <w:rPr>
                <w:sz w:val="20"/>
                <w:szCs w:val="20"/>
              </w:rPr>
            </w:pPr>
            <w:r w:rsidRPr="009404BB">
              <w:rPr>
                <w:sz w:val="20"/>
                <w:szCs w:val="20"/>
              </w:rPr>
              <w:t>Skenario apa yang harus diuji dalam fitur Registrasi ?</w:t>
            </w:r>
          </w:p>
        </w:tc>
        <w:tc>
          <w:tcPr>
            <w:tcW w:w="2693" w:type="dxa"/>
          </w:tcPr>
          <w:p w14:paraId="4C360EF4" w14:textId="77777777" w:rsidR="002C01CC" w:rsidRPr="009404BB" w:rsidRDefault="002C01CC" w:rsidP="008073D5">
            <w:pPr>
              <w:pStyle w:val="TableParagraph"/>
              <w:spacing w:before="101"/>
              <w:ind w:left="100" w:right="461"/>
              <w:rPr>
                <w:sz w:val="20"/>
                <w:szCs w:val="20"/>
              </w:rPr>
            </w:pPr>
            <w:r w:rsidRPr="009404BB">
              <w:rPr>
                <w:sz w:val="20"/>
                <w:szCs w:val="20"/>
              </w:rPr>
              <w:t>skenario fitur registrasi</w:t>
            </w:r>
          </w:p>
        </w:tc>
      </w:tr>
      <w:tr w:rsidR="002C01CC" w:rsidRPr="009404BB" w14:paraId="7C7AFA72" w14:textId="77777777" w:rsidTr="0009639D">
        <w:trPr>
          <w:trHeight w:val="662"/>
        </w:trPr>
        <w:tc>
          <w:tcPr>
            <w:tcW w:w="2480" w:type="dxa"/>
          </w:tcPr>
          <w:p w14:paraId="01F1E7BB" w14:textId="5A92D03D" w:rsidR="002C01CC" w:rsidRPr="009404BB" w:rsidRDefault="002C01CC" w:rsidP="008073D5">
            <w:pPr>
              <w:pStyle w:val="TableParagraph"/>
              <w:spacing w:before="101"/>
              <w:ind w:left="100" w:right="461"/>
              <w:rPr>
                <w:sz w:val="20"/>
                <w:szCs w:val="20"/>
              </w:rPr>
            </w:pPr>
            <w:r w:rsidRPr="009404BB">
              <w:rPr>
                <w:sz w:val="20"/>
                <w:szCs w:val="20"/>
              </w:rPr>
              <w:t xml:space="preserve">Apa saja step dalam menguji test case </w:t>
            </w:r>
            <w:r w:rsidR="0040686E">
              <w:rPr>
                <w:sz w:val="20"/>
                <w:szCs w:val="20"/>
              </w:rPr>
              <w:t>Lupa password</w:t>
            </w:r>
            <w:r w:rsidRPr="009404BB">
              <w:rPr>
                <w:sz w:val="20"/>
                <w:szCs w:val="20"/>
              </w:rPr>
              <w:t xml:space="preserve"> ?</w:t>
            </w:r>
          </w:p>
        </w:tc>
        <w:tc>
          <w:tcPr>
            <w:tcW w:w="2693" w:type="dxa"/>
          </w:tcPr>
          <w:p w14:paraId="3853A8AE" w14:textId="6774020B" w:rsidR="002C01CC" w:rsidRPr="009404BB" w:rsidRDefault="002C01CC" w:rsidP="008073D5">
            <w:pPr>
              <w:pStyle w:val="TableParagraph"/>
              <w:spacing w:before="101"/>
              <w:ind w:left="100" w:right="461"/>
              <w:rPr>
                <w:sz w:val="20"/>
                <w:szCs w:val="20"/>
              </w:rPr>
            </w:pPr>
            <w:r w:rsidRPr="009404BB">
              <w:rPr>
                <w:sz w:val="20"/>
                <w:szCs w:val="20"/>
              </w:rPr>
              <w:t xml:space="preserve">step </w:t>
            </w:r>
            <w:r w:rsidR="006D221C">
              <w:rPr>
                <w:sz w:val="20"/>
                <w:szCs w:val="20"/>
              </w:rPr>
              <w:t>test case l</w:t>
            </w:r>
            <w:r w:rsidR="0040686E">
              <w:rPr>
                <w:sz w:val="20"/>
                <w:szCs w:val="20"/>
              </w:rPr>
              <w:t>upa password</w:t>
            </w:r>
          </w:p>
        </w:tc>
      </w:tr>
    </w:tbl>
    <w:p w14:paraId="14E6D317" w14:textId="77777777" w:rsidR="002C01CC" w:rsidRPr="009404BB" w:rsidRDefault="002C01CC" w:rsidP="002C01CC">
      <w:pPr>
        <w:pStyle w:val="BodyText"/>
        <w:spacing w:before="120" w:line="230" w:lineRule="auto"/>
        <w:ind w:left="184" w:right="461" w:firstLine="410"/>
        <w:jc w:val="both"/>
        <w:rPr>
          <w:spacing w:val="-2"/>
        </w:rPr>
      </w:pPr>
      <w:r w:rsidRPr="009404BB">
        <w:t>Berdasarkan Tabel</w:t>
      </w:r>
      <w:r w:rsidRPr="009404BB">
        <w:rPr>
          <w:spacing w:val="-3"/>
        </w:rPr>
        <w:t xml:space="preserve"> </w:t>
      </w:r>
      <w:r w:rsidRPr="009404BB">
        <w:t>4.9,</w:t>
      </w:r>
      <w:r w:rsidRPr="009404BB">
        <w:rPr>
          <w:spacing w:val="-3"/>
        </w:rPr>
        <w:t xml:space="preserve"> </w:t>
      </w:r>
      <w:r w:rsidRPr="009404BB">
        <w:t>dapat</w:t>
      </w:r>
      <w:r w:rsidRPr="009404BB">
        <w:rPr>
          <w:spacing w:val="-5"/>
        </w:rPr>
        <w:t xml:space="preserve"> </w:t>
      </w:r>
      <w:r w:rsidRPr="009404BB">
        <w:t>diketahui</w:t>
      </w:r>
      <w:r w:rsidRPr="009404BB">
        <w:rPr>
          <w:spacing w:val="-3"/>
        </w:rPr>
        <w:t xml:space="preserve"> </w:t>
      </w:r>
      <w:r w:rsidRPr="009404BB">
        <w:t>bahwa</w:t>
      </w:r>
      <w:r w:rsidRPr="009404BB">
        <w:rPr>
          <w:spacing w:val="-2"/>
        </w:rPr>
        <w:t xml:space="preserve"> </w:t>
      </w:r>
      <w:r w:rsidRPr="009404BB">
        <w:t>proses</w:t>
      </w:r>
      <w:r w:rsidRPr="009404BB">
        <w:rPr>
          <w:spacing w:val="-3"/>
        </w:rPr>
        <w:t xml:space="preserve"> </w:t>
      </w:r>
      <w:r w:rsidRPr="009404BB">
        <w:t>prapengeolahan</w:t>
      </w:r>
      <w:r w:rsidRPr="009404BB">
        <w:rPr>
          <w:spacing w:val="-2"/>
        </w:rPr>
        <w:t xml:space="preserve"> </w:t>
      </w:r>
      <w:r w:rsidRPr="009404BB">
        <w:t xml:space="preserve">yang meliputi pengubahan semua karakter alfabet menjadi huruf kecil (case folding), </w:t>
      </w:r>
      <w:r w:rsidRPr="009404BB">
        <w:lastRenderedPageBreak/>
        <w:t xml:space="preserve">penghapusan tanda baca yang tidak sesuai (remove punctuation), penghapusan spasi berlebih (stripping), pemecahan teks menjadi token (tokenizing), penyaringan kata-kata yang tidak dibutuhkan (filtering), dan pengubahan kata- kata menjadi kata dasar (stemming), dapat menghasilkan keluaran yang sesuai dengan harapan. </w:t>
      </w:r>
    </w:p>
    <w:p w14:paraId="763CCD94" w14:textId="77777777" w:rsidR="002C01CC" w:rsidRPr="009404BB" w:rsidRDefault="002C01CC" w:rsidP="002C01CC">
      <w:pPr>
        <w:pStyle w:val="BodyText"/>
        <w:spacing w:before="120" w:line="230" w:lineRule="auto"/>
        <w:ind w:left="184" w:right="461" w:firstLine="410"/>
        <w:jc w:val="both"/>
        <w:rPr>
          <w:spacing w:val="-2"/>
        </w:rPr>
      </w:pPr>
    </w:p>
    <w:p w14:paraId="15AE89EB" w14:textId="4470751B" w:rsidR="008407A6" w:rsidRDefault="002C01CC" w:rsidP="002C01CC">
      <w:pPr>
        <w:pStyle w:val="Heading5"/>
        <w:tabs>
          <w:tab w:val="left" w:pos="618"/>
        </w:tabs>
        <w:ind w:right="461"/>
        <w:jc w:val="both"/>
        <w:rPr>
          <w:rFonts w:ascii="Times New Roman" w:hAnsi="Times New Roman" w:cs="Times New Roman"/>
          <w:b/>
          <w:bCs/>
          <w:color w:val="000000" w:themeColor="text1"/>
          <w:sz w:val="20"/>
          <w:szCs w:val="20"/>
        </w:rPr>
      </w:pPr>
      <w:r w:rsidRPr="009404BB">
        <w:rPr>
          <w:rFonts w:ascii="Times New Roman" w:hAnsi="Times New Roman" w:cs="Times New Roman"/>
          <w:b/>
          <w:bCs/>
          <w:color w:val="000000" w:themeColor="text1"/>
          <w:sz w:val="20"/>
          <w:szCs w:val="20"/>
        </w:rPr>
        <w:t xml:space="preserve">    4.6.2  </w:t>
      </w:r>
      <w:r w:rsidR="008407A6">
        <w:rPr>
          <w:rFonts w:ascii="Times New Roman" w:hAnsi="Times New Roman" w:cs="Times New Roman"/>
          <w:b/>
          <w:bCs/>
          <w:color w:val="000000" w:themeColor="text1"/>
          <w:sz w:val="20"/>
          <w:szCs w:val="20"/>
        </w:rPr>
        <w:t xml:space="preserve">Check Synonym </w:t>
      </w:r>
    </w:p>
    <w:p w14:paraId="36136752" w14:textId="7D61ED2D" w:rsidR="008407A6" w:rsidRDefault="008407A6" w:rsidP="008407A6">
      <w:pPr>
        <w:pStyle w:val="Heading5"/>
        <w:tabs>
          <w:tab w:val="left" w:pos="618"/>
        </w:tabs>
        <w:ind w:left="142" w:right="461" w:firstLine="426"/>
        <w:jc w:val="both"/>
        <w:rPr>
          <w:rFonts w:ascii="Times New Roman" w:eastAsia="Times New Roman" w:hAnsi="Times New Roman" w:cs="Times New Roman"/>
          <w:color w:val="auto"/>
          <w:sz w:val="20"/>
          <w:szCs w:val="20"/>
          <w:lang w:val="id"/>
        </w:rPr>
      </w:pPr>
      <w:r w:rsidRPr="008407A6">
        <w:rPr>
          <w:rFonts w:ascii="Times New Roman" w:eastAsia="Times New Roman" w:hAnsi="Times New Roman" w:cs="Times New Roman"/>
          <w:color w:val="auto"/>
          <w:sz w:val="20"/>
          <w:szCs w:val="20"/>
          <w:lang w:val="id"/>
        </w:rPr>
        <w:t>Pengujian Check Synonym adalah pengujian yang dilakukan untuk</w:t>
      </w:r>
      <w:r>
        <w:rPr>
          <w:rFonts w:ascii="Times New Roman" w:eastAsia="Times New Roman" w:hAnsi="Times New Roman" w:cs="Times New Roman"/>
          <w:color w:val="auto"/>
          <w:sz w:val="20"/>
          <w:szCs w:val="20"/>
          <w:lang w:val="id"/>
        </w:rPr>
        <w:t xml:space="preserve"> </w:t>
      </w:r>
      <w:r w:rsidRPr="008407A6">
        <w:rPr>
          <w:rFonts w:ascii="Times New Roman" w:eastAsia="Times New Roman" w:hAnsi="Times New Roman" w:cs="Times New Roman"/>
          <w:color w:val="auto"/>
          <w:sz w:val="20"/>
          <w:szCs w:val="20"/>
          <w:lang w:val="id"/>
        </w:rPr>
        <w:t>melihat tingkat keberhasilan sistem dalam mendeteksi kata sinonim yang ada dalam sebuah kalimat.</w:t>
      </w:r>
    </w:p>
    <w:p w14:paraId="315B4914" w14:textId="77777777" w:rsidR="000E5F82" w:rsidRPr="00E074A1" w:rsidRDefault="000E5F82" w:rsidP="000E5F82">
      <w:pPr>
        <w:pStyle w:val="Caption"/>
        <w:framePr w:hSpace="180" w:wrap="around" w:vAnchor="text" w:hAnchor="margin" w:xAlign="center" w:y="273"/>
        <w:rPr>
          <w:b/>
          <w:bCs/>
          <w:i w:val="0"/>
          <w:iCs w:val="0"/>
        </w:rPr>
      </w:pPr>
      <w:r w:rsidRPr="00E074A1">
        <w:rPr>
          <w:b/>
          <w:bCs/>
          <w:i w:val="0"/>
          <w:iCs w:val="0"/>
          <w:color w:val="000000" w:themeColor="text1"/>
        </w:rPr>
        <w:t xml:space="preserve">Tabel 4. </w:t>
      </w:r>
      <w:r w:rsidRPr="00E074A1">
        <w:rPr>
          <w:b/>
          <w:bCs/>
          <w:i w:val="0"/>
          <w:iCs w:val="0"/>
          <w:color w:val="000000" w:themeColor="text1"/>
        </w:rPr>
        <w:fldChar w:fldCharType="begin"/>
      </w:r>
      <w:r w:rsidRPr="00E074A1">
        <w:rPr>
          <w:b/>
          <w:bCs/>
          <w:i w:val="0"/>
          <w:iCs w:val="0"/>
          <w:color w:val="000000" w:themeColor="text1"/>
        </w:rPr>
        <w:instrText xml:space="preserve"> SEQ Tabel_4. \* ARABIC </w:instrText>
      </w:r>
      <w:r w:rsidRPr="00E074A1">
        <w:rPr>
          <w:b/>
          <w:bCs/>
          <w:i w:val="0"/>
          <w:iCs w:val="0"/>
          <w:color w:val="000000" w:themeColor="text1"/>
        </w:rPr>
        <w:fldChar w:fldCharType="separate"/>
      </w:r>
      <w:r w:rsidRPr="00E074A1">
        <w:rPr>
          <w:b/>
          <w:bCs/>
          <w:i w:val="0"/>
          <w:iCs w:val="0"/>
          <w:noProof/>
          <w:color w:val="000000" w:themeColor="text1"/>
        </w:rPr>
        <w:t>10</w:t>
      </w:r>
      <w:r w:rsidRPr="00E074A1">
        <w:rPr>
          <w:b/>
          <w:bCs/>
          <w:i w:val="0"/>
          <w:iCs w:val="0"/>
          <w:color w:val="000000" w:themeColor="text1"/>
        </w:rPr>
        <w:fldChar w:fldCharType="end"/>
      </w:r>
      <w:r w:rsidRPr="00E074A1">
        <w:rPr>
          <w:b/>
          <w:bCs/>
          <w:i w:val="0"/>
          <w:iCs w:val="0"/>
          <w:color w:val="000000" w:themeColor="text1"/>
        </w:rPr>
        <w:t xml:space="preserve"> Sampel Data Pengujian Sinonim</w:t>
      </w:r>
    </w:p>
    <w:p w14:paraId="04D3EB82" w14:textId="423D6755" w:rsidR="008407A6" w:rsidRDefault="008407A6" w:rsidP="00DB60A4">
      <w:pPr>
        <w:pStyle w:val="Caption"/>
        <w:rPr>
          <w:b/>
          <w:bCs/>
          <w:i w:val="0"/>
          <w:iCs w:val="0"/>
          <w:spacing w:val="-5"/>
          <w:sz w:val="20"/>
          <w:szCs w:val="20"/>
        </w:rPr>
      </w:pPr>
    </w:p>
    <w:p w14:paraId="7120D431" w14:textId="77777777" w:rsidR="000E5F82" w:rsidRPr="000E5F82" w:rsidRDefault="000E5F82" w:rsidP="000E5F82"/>
    <w:tbl>
      <w:tblPr>
        <w:tblpPr w:leftFromText="180" w:rightFromText="180" w:vertAnchor="text" w:horzAnchor="margin" w:tblpXSpec="center" w:tblpY="14"/>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2489"/>
      </w:tblGrid>
      <w:tr w:rsidR="008407A6" w:rsidRPr="009404BB" w14:paraId="435F1D26" w14:textId="77777777" w:rsidTr="004D54C6">
        <w:trPr>
          <w:trHeight w:val="431"/>
        </w:trPr>
        <w:tc>
          <w:tcPr>
            <w:tcW w:w="2400" w:type="dxa"/>
          </w:tcPr>
          <w:p w14:paraId="50FE7D4B" w14:textId="77777777" w:rsidR="008407A6" w:rsidRPr="009404BB" w:rsidRDefault="008407A6" w:rsidP="002E0F59">
            <w:pPr>
              <w:pStyle w:val="TableParagraph"/>
              <w:spacing w:before="101"/>
              <w:ind w:left="16" w:right="461"/>
              <w:jc w:val="center"/>
              <w:rPr>
                <w:sz w:val="20"/>
                <w:szCs w:val="20"/>
              </w:rPr>
            </w:pPr>
            <w:r w:rsidRPr="009404BB">
              <w:rPr>
                <w:spacing w:val="-2"/>
                <w:sz w:val="20"/>
                <w:szCs w:val="20"/>
              </w:rPr>
              <w:t>INPUT</w:t>
            </w:r>
          </w:p>
        </w:tc>
        <w:tc>
          <w:tcPr>
            <w:tcW w:w="2489" w:type="dxa"/>
          </w:tcPr>
          <w:p w14:paraId="4E198062" w14:textId="1E60EDFB" w:rsidR="008407A6" w:rsidRPr="009404BB" w:rsidRDefault="004D54C6" w:rsidP="002E0F59">
            <w:pPr>
              <w:pStyle w:val="TableParagraph"/>
              <w:spacing w:before="101"/>
              <w:ind w:left="19" w:right="461"/>
              <w:jc w:val="center"/>
              <w:rPr>
                <w:sz w:val="20"/>
                <w:szCs w:val="20"/>
              </w:rPr>
            </w:pPr>
            <w:r>
              <w:rPr>
                <w:spacing w:val="-2"/>
                <w:sz w:val="20"/>
                <w:szCs w:val="20"/>
              </w:rPr>
              <w:t>OUTPUT</w:t>
            </w:r>
          </w:p>
        </w:tc>
      </w:tr>
      <w:tr w:rsidR="008407A6" w:rsidRPr="009404BB" w14:paraId="04264AE3" w14:textId="77777777" w:rsidTr="004D54C6">
        <w:trPr>
          <w:trHeight w:val="659"/>
        </w:trPr>
        <w:tc>
          <w:tcPr>
            <w:tcW w:w="2400" w:type="dxa"/>
          </w:tcPr>
          <w:p w14:paraId="0A1959F9" w14:textId="75AC754B" w:rsidR="008407A6" w:rsidRDefault="004D54C6" w:rsidP="002E0F59">
            <w:pPr>
              <w:pStyle w:val="TableParagraph"/>
              <w:spacing w:before="101"/>
              <w:ind w:left="100" w:right="461"/>
              <w:rPr>
                <w:spacing w:val="-2"/>
                <w:sz w:val="20"/>
                <w:szCs w:val="20"/>
              </w:rPr>
            </w:pPr>
            <w:r w:rsidRPr="009404BB">
              <w:rPr>
                <w:sz w:val="20"/>
                <w:szCs w:val="20"/>
              </w:rPr>
              <w:t>[</w:t>
            </w:r>
            <w:r w:rsidRPr="004D54C6">
              <w:rPr>
                <w:sz w:val="20"/>
                <w:szCs w:val="20"/>
              </w:rPr>
              <w:t>'</w:t>
            </w:r>
            <w:r w:rsidR="00EA4FC5">
              <w:rPr>
                <w:sz w:val="20"/>
                <w:szCs w:val="20"/>
              </w:rPr>
              <w:t>bagaimana</w:t>
            </w:r>
            <w:r w:rsidRPr="004D54C6">
              <w:rPr>
                <w:sz w:val="20"/>
                <w:szCs w:val="20"/>
              </w:rPr>
              <w:t>'</w:t>
            </w:r>
            <w:r w:rsidRPr="009404BB">
              <w:rPr>
                <w:sz w:val="20"/>
                <w:szCs w:val="20"/>
              </w:rPr>
              <w:t>,</w:t>
            </w:r>
            <w:r w:rsidRPr="009404BB">
              <w:rPr>
                <w:spacing w:val="-13"/>
                <w:sz w:val="20"/>
                <w:szCs w:val="20"/>
              </w:rPr>
              <w:t xml:space="preserve"> </w:t>
            </w:r>
            <w:r w:rsidRPr="004D54C6">
              <w:rPr>
                <w:sz w:val="20"/>
                <w:szCs w:val="20"/>
              </w:rPr>
              <w:t>'</w:t>
            </w:r>
            <w:r w:rsidR="00EA4FC5">
              <w:rPr>
                <w:sz w:val="20"/>
                <w:szCs w:val="20"/>
              </w:rPr>
              <w:t>test</w:t>
            </w:r>
            <w:r w:rsidRPr="004D54C6">
              <w:rPr>
                <w:sz w:val="20"/>
                <w:szCs w:val="20"/>
              </w:rPr>
              <w:t>'</w:t>
            </w:r>
            <w:r w:rsidRPr="009404BB">
              <w:rPr>
                <w:sz w:val="20"/>
                <w:szCs w:val="20"/>
              </w:rPr>
              <w:t>,</w:t>
            </w:r>
            <w:r w:rsidRPr="009404BB">
              <w:rPr>
                <w:spacing w:val="-12"/>
                <w:sz w:val="20"/>
                <w:szCs w:val="20"/>
              </w:rPr>
              <w:t xml:space="preserve"> </w:t>
            </w:r>
            <w:r w:rsidRPr="009404BB">
              <w:rPr>
                <w:sz w:val="20"/>
                <w:szCs w:val="20"/>
              </w:rPr>
              <w:t>'</w:t>
            </w:r>
            <w:r w:rsidR="00EA4FC5">
              <w:rPr>
                <w:sz w:val="20"/>
                <w:szCs w:val="20"/>
              </w:rPr>
              <w:t>case</w:t>
            </w:r>
            <w:r w:rsidRPr="009404BB">
              <w:rPr>
                <w:sz w:val="20"/>
                <w:szCs w:val="20"/>
              </w:rPr>
              <w:t>'</w:t>
            </w:r>
            <w:r w:rsidR="00EA4FC5" w:rsidRPr="009404BB">
              <w:rPr>
                <w:sz w:val="20"/>
                <w:szCs w:val="20"/>
              </w:rPr>
              <w:t>,</w:t>
            </w:r>
            <w:r w:rsidR="00EA4FC5" w:rsidRPr="009404BB">
              <w:rPr>
                <w:spacing w:val="-12"/>
                <w:sz w:val="20"/>
                <w:szCs w:val="20"/>
              </w:rPr>
              <w:t xml:space="preserve"> </w:t>
            </w:r>
            <w:r w:rsidR="00EA4FC5" w:rsidRPr="009404BB">
              <w:rPr>
                <w:sz w:val="20"/>
                <w:szCs w:val="20"/>
              </w:rPr>
              <w:t>'</w:t>
            </w:r>
            <w:r w:rsidR="00EA4FC5">
              <w:rPr>
                <w:sz w:val="20"/>
                <w:szCs w:val="20"/>
              </w:rPr>
              <w:t>untuk</w:t>
            </w:r>
            <w:r w:rsidR="00EA4FC5" w:rsidRPr="009404BB">
              <w:rPr>
                <w:sz w:val="20"/>
                <w:szCs w:val="20"/>
              </w:rPr>
              <w:t>',</w:t>
            </w:r>
            <w:r w:rsidR="00EA4FC5" w:rsidRPr="009404BB">
              <w:rPr>
                <w:spacing w:val="-12"/>
                <w:sz w:val="20"/>
                <w:szCs w:val="20"/>
              </w:rPr>
              <w:t xml:space="preserve"> </w:t>
            </w:r>
            <w:r w:rsidR="00EA4FC5" w:rsidRPr="009404BB">
              <w:rPr>
                <w:sz w:val="20"/>
                <w:szCs w:val="20"/>
              </w:rPr>
              <w:t>'</w:t>
            </w:r>
            <w:r w:rsidR="00EA4FC5">
              <w:rPr>
                <w:sz w:val="20"/>
                <w:szCs w:val="20"/>
              </w:rPr>
              <w:t>fitur</w:t>
            </w:r>
            <w:r w:rsidR="00EA4FC5" w:rsidRPr="009404BB">
              <w:rPr>
                <w:sz w:val="20"/>
                <w:szCs w:val="20"/>
              </w:rPr>
              <w:t>'</w:t>
            </w:r>
            <w:r w:rsidRPr="009404BB">
              <w:rPr>
                <w:sz w:val="20"/>
                <w:szCs w:val="20"/>
              </w:rPr>
              <w:t>,</w:t>
            </w:r>
            <w:r w:rsidRPr="009404BB">
              <w:rPr>
                <w:spacing w:val="-13"/>
                <w:sz w:val="20"/>
                <w:szCs w:val="20"/>
              </w:rPr>
              <w:t xml:space="preserve"> </w:t>
            </w:r>
            <w:r w:rsidRPr="003C70C5">
              <w:rPr>
                <w:sz w:val="20"/>
                <w:szCs w:val="20"/>
                <w:highlight w:val="yellow"/>
              </w:rPr>
              <w:t>'</w:t>
            </w:r>
            <w:r w:rsidR="00EA4FC5">
              <w:rPr>
                <w:sz w:val="20"/>
                <w:szCs w:val="20"/>
                <w:highlight w:val="yellow"/>
              </w:rPr>
              <w:t>masuk</w:t>
            </w:r>
            <w:r w:rsidRPr="003C70C5">
              <w:rPr>
                <w:sz w:val="20"/>
                <w:szCs w:val="20"/>
                <w:highlight w:val="yellow"/>
              </w:rPr>
              <w:t>'</w:t>
            </w:r>
            <w:r w:rsidRPr="009404BB">
              <w:rPr>
                <w:spacing w:val="-2"/>
                <w:sz w:val="20"/>
                <w:szCs w:val="20"/>
              </w:rPr>
              <w:t>]</w:t>
            </w:r>
          </w:p>
          <w:p w14:paraId="32EE03B6" w14:textId="1C0CB62C" w:rsidR="004D54C6" w:rsidRPr="009404BB" w:rsidRDefault="004D54C6" w:rsidP="002E0F59">
            <w:pPr>
              <w:pStyle w:val="TableParagraph"/>
              <w:spacing w:before="101"/>
              <w:ind w:left="100" w:right="461"/>
              <w:rPr>
                <w:sz w:val="20"/>
                <w:szCs w:val="20"/>
              </w:rPr>
            </w:pPr>
          </w:p>
        </w:tc>
        <w:tc>
          <w:tcPr>
            <w:tcW w:w="2489" w:type="dxa"/>
          </w:tcPr>
          <w:p w14:paraId="5F0D7372" w14:textId="5CD88949" w:rsidR="00EA4FC5" w:rsidRDefault="00EA4FC5" w:rsidP="00EA4FC5">
            <w:pPr>
              <w:pStyle w:val="TableParagraph"/>
              <w:spacing w:before="101"/>
              <w:ind w:left="100" w:right="461"/>
              <w:rPr>
                <w:spacing w:val="-2"/>
                <w:sz w:val="20"/>
                <w:szCs w:val="20"/>
              </w:rPr>
            </w:pPr>
            <w:r w:rsidRPr="009404BB">
              <w:rPr>
                <w:sz w:val="20"/>
                <w:szCs w:val="20"/>
              </w:rPr>
              <w:t>[</w:t>
            </w:r>
            <w:r w:rsidRPr="004D54C6">
              <w:rPr>
                <w:sz w:val="20"/>
                <w:szCs w:val="20"/>
              </w:rPr>
              <w:t>'</w:t>
            </w:r>
            <w:r>
              <w:rPr>
                <w:sz w:val="20"/>
                <w:szCs w:val="20"/>
              </w:rPr>
              <w:t>bagaimana</w:t>
            </w:r>
            <w:r w:rsidRPr="004D54C6">
              <w:rPr>
                <w:sz w:val="20"/>
                <w:szCs w:val="20"/>
              </w:rPr>
              <w:t>'</w:t>
            </w:r>
            <w:r w:rsidRPr="009404BB">
              <w:rPr>
                <w:sz w:val="20"/>
                <w:szCs w:val="20"/>
              </w:rPr>
              <w:t>,</w:t>
            </w:r>
            <w:r w:rsidRPr="009404BB">
              <w:rPr>
                <w:spacing w:val="-13"/>
                <w:sz w:val="20"/>
                <w:szCs w:val="20"/>
              </w:rPr>
              <w:t xml:space="preserve"> </w:t>
            </w:r>
            <w:r w:rsidRPr="004D54C6">
              <w:rPr>
                <w:sz w:val="20"/>
                <w:szCs w:val="20"/>
              </w:rPr>
              <w:t>'</w:t>
            </w:r>
            <w:r>
              <w:rPr>
                <w:sz w:val="20"/>
                <w:szCs w:val="20"/>
              </w:rPr>
              <w:t>test</w:t>
            </w:r>
            <w:r w:rsidRPr="004D54C6">
              <w:rPr>
                <w:sz w:val="20"/>
                <w:szCs w:val="20"/>
              </w:rPr>
              <w:t>'</w:t>
            </w:r>
            <w:r w:rsidRPr="009404BB">
              <w:rPr>
                <w:sz w:val="20"/>
                <w:szCs w:val="20"/>
              </w:rPr>
              <w:t>,</w:t>
            </w:r>
            <w:r w:rsidRPr="009404BB">
              <w:rPr>
                <w:spacing w:val="-12"/>
                <w:sz w:val="20"/>
                <w:szCs w:val="20"/>
              </w:rPr>
              <w:t xml:space="preserve"> </w:t>
            </w:r>
            <w:r w:rsidRPr="009404BB">
              <w:rPr>
                <w:sz w:val="20"/>
                <w:szCs w:val="20"/>
              </w:rPr>
              <w:t>'</w:t>
            </w:r>
            <w:r>
              <w:rPr>
                <w:sz w:val="20"/>
                <w:szCs w:val="20"/>
              </w:rPr>
              <w:t>case</w:t>
            </w:r>
            <w:r w:rsidRPr="009404BB">
              <w:rPr>
                <w:sz w:val="20"/>
                <w:szCs w:val="20"/>
              </w:rPr>
              <w:t>',</w:t>
            </w:r>
            <w:r w:rsidRPr="009404BB">
              <w:rPr>
                <w:spacing w:val="-12"/>
                <w:sz w:val="20"/>
                <w:szCs w:val="20"/>
              </w:rPr>
              <w:t xml:space="preserve"> </w:t>
            </w:r>
            <w:r w:rsidRPr="009404BB">
              <w:rPr>
                <w:sz w:val="20"/>
                <w:szCs w:val="20"/>
              </w:rPr>
              <w:t>'</w:t>
            </w:r>
            <w:r>
              <w:rPr>
                <w:sz w:val="20"/>
                <w:szCs w:val="20"/>
              </w:rPr>
              <w:t>untuk</w:t>
            </w:r>
            <w:r w:rsidRPr="009404BB">
              <w:rPr>
                <w:sz w:val="20"/>
                <w:szCs w:val="20"/>
              </w:rPr>
              <w:t>',</w:t>
            </w:r>
            <w:r w:rsidRPr="009404BB">
              <w:rPr>
                <w:spacing w:val="-12"/>
                <w:sz w:val="20"/>
                <w:szCs w:val="20"/>
              </w:rPr>
              <w:t xml:space="preserve"> </w:t>
            </w:r>
            <w:r w:rsidRPr="009404BB">
              <w:rPr>
                <w:sz w:val="20"/>
                <w:szCs w:val="20"/>
              </w:rPr>
              <w:t>'</w:t>
            </w:r>
            <w:r>
              <w:rPr>
                <w:sz w:val="20"/>
                <w:szCs w:val="20"/>
              </w:rPr>
              <w:t>fitur</w:t>
            </w:r>
            <w:r w:rsidRPr="009404BB">
              <w:rPr>
                <w:sz w:val="20"/>
                <w:szCs w:val="20"/>
              </w:rPr>
              <w:t>',</w:t>
            </w:r>
            <w:r w:rsidRPr="009404BB">
              <w:rPr>
                <w:spacing w:val="-13"/>
                <w:sz w:val="20"/>
                <w:szCs w:val="20"/>
              </w:rPr>
              <w:t xml:space="preserve"> </w:t>
            </w:r>
            <w:r w:rsidRPr="003C70C5">
              <w:rPr>
                <w:sz w:val="20"/>
                <w:szCs w:val="20"/>
                <w:highlight w:val="yellow"/>
              </w:rPr>
              <w:t>'</w:t>
            </w:r>
            <w:r>
              <w:rPr>
                <w:sz w:val="20"/>
                <w:szCs w:val="20"/>
                <w:highlight w:val="yellow"/>
              </w:rPr>
              <w:t>login</w:t>
            </w:r>
            <w:r w:rsidRPr="003C70C5">
              <w:rPr>
                <w:sz w:val="20"/>
                <w:szCs w:val="20"/>
                <w:highlight w:val="yellow"/>
              </w:rPr>
              <w:t>'</w:t>
            </w:r>
            <w:r w:rsidRPr="009404BB">
              <w:rPr>
                <w:spacing w:val="-2"/>
                <w:sz w:val="20"/>
                <w:szCs w:val="20"/>
              </w:rPr>
              <w:t>]</w:t>
            </w:r>
          </w:p>
          <w:p w14:paraId="2B94BD13" w14:textId="3A3C2604" w:rsidR="008407A6" w:rsidRPr="009404BB" w:rsidRDefault="008407A6" w:rsidP="002E0F59">
            <w:pPr>
              <w:pStyle w:val="TableParagraph"/>
              <w:ind w:left="201" w:right="461"/>
              <w:rPr>
                <w:sz w:val="20"/>
                <w:szCs w:val="20"/>
              </w:rPr>
            </w:pPr>
          </w:p>
        </w:tc>
      </w:tr>
      <w:tr w:rsidR="008407A6" w:rsidRPr="009404BB" w14:paraId="2295920D" w14:textId="77777777" w:rsidTr="004D54C6">
        <w:trPr>
          <w:trHeight w:val="889"/>
        </w:trPr>
        <w:tc>
          <w:tcPr>
            <w:tcW w:w="2400" w:type="dxa"/>
          </w:tcPr>
          <w:p w14:paraId="7B7ACBE5" w14:textId="3B9DAAD2" w:rsidR="008407A6" w:rsidRPr="004D54C6" w:rsidRDefault="004D54C6" w:rsidP="002E0F59">
            <w:pPr>
              <w:pStyle w:val="TableParagraph"/>
              <w:spacing w:before="101"/>
              <w:ind w:left="100" w:right="461"/>
              <w:rPr>
                <w:sz w:val="20"/>
                <w:szCs w:val="20"/>
              </w:rPr>
            </w:pPr>
            <w:r w:rsidRPr="004D54C6">
              <w:rPr>
                <w:sz w:val="20"/>
                <w:szCs w:val="20"/>
              </w:rPr>
              <w:t>['skenario',</w:t>
            </w:r>
            <w:r w:rsidRPr="004D54C6">
              <w:rPr>
                <w:spacing w:val="-13"/>
                <w:sz w:val="20"/>
                <w:szCs w:val="20"/>
              </w:rPr>
              <w:t xml:space="preserve"> </w:t>
            </w:r>
            <w:r w:rsidRPr="004D54C6">
              <w:rPr>
                <w:sz w:val="20"/>
                <w:szCs w:val="20"/>
              </w:rPr>
              <w:t>'apa',</w:t>
            </w:r>
            <w:r w:rsidRPr="004D54C6">
              <w:rPr>
                <w:spacing w:val="-12"/>
                <w:sz w:val="20"/>
                <w:szCs w:val="20"/>
              </w:rPr>
              <w:t xml:space="preserve"> </w:t>
            </w:r>
            <w:r w:rsidRPr="004D54C6">
              <w:rPr>
                <w:sz w:val="20"/>
                <w:szCs w:val="20"/>
              </w:rPr>
              <w:t>'yang',</w:t>
            </w:r>
            <w:r w:rsidRPr="004D54C6">
              <w:rPr>
                <w:spacing w:val="-13"/>
                <w:sz w:val="20"/>
                <w:szCs w:val="20"/>
              </w:rPr>
              <w:t xml:space="preserve"> </w:t>
            </w:r>
            <w:r w:rsidRPr="004D54C6">
              <w:rPr>
                <w:sz w:val="20"/>
                <w:szCs w:val="20"/>
              </w:rPr>
              <w:t xml:space="preserve">'harus', 'diuji', 'dalam', 'fitur', </w:t>
            </w:r>
            <w:r w:rsidR="003C70C5" w:rsidRPr="003C70C5">
              <w:rPr>
                <w:sz w:val="20"/>
                <w:szCs w:val="20"/>
                <w:highlight w:val="yellow"/>
              </w:rPr>
              <w:t>'</w:t>
            </w:r>
            <w:r w:rsidR="007C50D5">
              <w:rPr>
                <w:sz w:val="20"/>
                <w:szCs w:val="20"/>
                <w:highlight w:val="yellow"/>
              </w:rPr>
              <w:t>pendaftaran akun</w:t>
            </w:r>
            <w:r w:rsidR="003C70C5" w:rsidRPr="003C70C5">
              <w:rPr>
                <w:sz w:val="20"/>
                <w:szCs w:val="20"/>
                <w:highlight w:val="yellow"/>
              </w:rPr>
              <w:t>'</w:t>
            </w:r>
            <w:r w:rsidRPr="004D54C6">
              <w:rPr>
                <w:sz w:val="20"/>
                <w:szCs w:val="20"/>
              </w:rPr>
              <w:t>]</w:t>
            </w:r>
          </w:p>
          <w:p w14:paraId="4C1396CB" w14:textId="7D2A77A3" w:rsidR="004D54C6" w:rsidRPr="004D54C6" w:rsidRDefault="004D54C6" w:rsidP="002E0F59">
            <w:pPr>
              <w:pStyle w:val="TableParagraph"/>
              <w:spacing w:before="101"/>
              <w:ind w:left="100" w:right="461"/>
              <w:rPr>
                <w:sz w:val="20"/>
                <w:szCs w:val="20"/>
              </w:rPr>
            </w:pPr>
          </w:p>
        </w:tc>
        <w:tc>
          <w:tcPr>
            <w:tcW w:w="2489" w:type="dxa"/>
          </w:tcPr>
          <w:p w14:paraId="57819DF5" w14:textId="613CADCF" w:rsidR="008407A6" w:rsidRPr="004D54C6" w:rsidRDefault="004D54C6" w:rsidP="002E0F59">
            <w:pPr>
              <w:pStyle w:val="TableParagraph"/>
              <w:ind w:left="201" w:right="461"/>
              <w:rPr>
                <w:sz w:val="20"/>
                <w:szCs w:val="20"/>
              </w:rPr>
            </w:pPr>
            <w:r w:rsidRPr="004D54C6">
              <w:rPr>
                <w:sz w:val="20"/>
                <w:szCs w:val="20"/>
              </w:rPr>
              <w:t>['skenario',</w:t>
            </w:r>
            <w:r w:rsidRPr="004D54C6">
              <w:rPr>
                <w:spacing w:val="-13"/>
                <w:sz w:val="20"/>
                <w:szCs w:val="20"/>
              </w:rPr>
              <w:t xml:space="preserve"> </w:t>
            </w:r>
            <w:r w:rsidRPr="004D54C6">
              <w:rPr>
                <w:sz w:val="20"/>
                <w:szCs w:val="20"/>
              </w:rPr>
              <w:t>'apa',</w:t>
            </w:r>
            <w:r w:rsidRPr="004D54C6">
              <w:rPr>
                <w:spacing w:val="-12"/>
                <w:sz w:val="20"/>
                <w:szCs w:val="20"/>
              </w:rPr>
              <w:t xml:space="preserve"> </w:t>
            </w:r>
            <w:r w:rsidRPr="004D54C6">
              <w:rPr>
                <w:sz w:val="20"/>
                <w:szCs w:val="20"/>
              </w:rPr>
              <w:t>'yang',</w:t>
            </w:r>
            <w:r w:rsidRPr="004D54C6">
              <w:rPr>
                <w:spacing w:val="-13"/>
                <w:sz w:val="20"/>
                <w:szCs w:val="20"/>
              </w:rPr>
              <w:t xml:space="preserve"> </w:t>
            </w:r>
            <w:r w:rsidRPr="004D54C6">
              <w:rPr>
                <w:sz w:val="20"/>
                <w:szCs w:val="20"/>
              </w:rPr>
              <w:t xml:space="preserve">'harus', 'diuji', 'dalam', 'fitur', </w:t>
            </w:r>
            <w:r w:rsidRPr="003C70C5">
              <w:rPr>
                <w:sz w:val="20"/>
                <w:szCs w:val="20"/>
                <w:highlight w:val="yellow"/>
              </w:rPr>
              <w:t>'registrasi'</w:t>
            </w:r>
            <w:r w:rsidRPr="004D54C6">
              <w:rPr>
                <w:sz w:val="20"/>
                <w:szCs w:val="20"/>
              </w:rPr>
              <w:t>]</w:t>
            </w:r>
          </w:p>
        </w:tc>
      </w:tr>
      <w:tr w:rsidR="008407A6" w:rsidRPr="009404BB" w14:paraId="70207911" w14:textId="77777777" w:rsidTr="004D54C6">
        <w:trPr>
          <w:trHeight w:val="1122"/>
        </w:trPr>
        <w:tc>
          <w:tcPr>
            <w:tcW w:w="2400" w:type="dxa"/>
          </w:tcPr>
          <w:p w14:paraId="29F22E60" w14:textId="5DC03798" w:rsidR="008407A6" w:rsidRPr="003C70C5" w:rsidRDefault="004D54C6" w:rsidP="003C70C5">
            <w:pPr>
              <w:pStyle w:val="TableParagraph"/>
              <w:spacing w:before="101"/>
              <w:ind w:left="100" w:right="461"/>
              <w:rPr>
                <w:sz w:val="20"/>
                <w:szCs w:val="20"/>
              </w:rPr>
            </w:pPr>
            <w:r w:rsidRPr="004D54C6">
              <w:rPr>
                <w:sz w:val="20"/>
                <w:szCs w:val="20"/>
              </w:rPr>
              <w:t>['apa',</w:t>
            </w:r>
            <w:r w:rsidRPr="004D54C6">
              <w:rPr>
                <w:spacing w:val="-10"/>
                <w:sz w:val="20"/>
                <w:szCs w:val="20"/>
              </w:rPr>
              <w:t xml:space="preserve"> </w:t>
            </w:r>
            <w:r w:rsidRPr="004D54C6">
              <w:rPr>
                <w:sz w:val="20"/>
                <w:szCs w:val="20"/>
              </w:rPr>
              <w:t>'saja',</w:t>
            </w:r>
            <w:r w:rsidRPr="004D54C6">
              <w:rPr>
                <w:spacing w:val="-9"/>
                <w:sz w:val="20"/>
                <w:szCs w:val="20"/>
              </w:rPr>
              <w:t xml:space="preserve"> </w:t>
            </w:r>
            <w:r w:rsidRPr="004D54C6">
              <w:rPr>
                <w:sz w:val="20"/>
                <w:szCs w:val="20"/>
              </w:rPr>
              <w:t>'step',</w:t>
            </w:r>
            <w:r w:rsidRPr="004D54C6">
              <w:rPr>
                <w:spacing w:val="-7"/>
                <w:sz w:val="20"/>
                <w:szCs w:val="20"/>
              </w:rPr>
              <w:t xml:space="preserve"> </w:t>
            </w:r>
            <w:r w:rsidRPr="004D54C6">
              <w:rPr>
                <w:spacing w:val="-2"/>
                <w:sz w:val="20"/>
                <w:szCs w:val="20"/>
              </w:rPr>
              <w:t>'dalam',</w:t>
            </w:r>
            <w:r w:rsidR="003C70C5">
              <w:rPr>
                <w:sz w:val="20"/>
                <w:szCs w:val="20"/>
              </w:rPr>
              <w:t xml:space="preserve"> </w:t>
            </w:r>
            <w:r w:rsidRPr="004D54C6">
              <w:rPr>
                <w:sz w:val="20"/>
                <w:szCs w:val="20"/>
              </w:rPr>
              <w:t>'menguji',</w:t>
            </w:r>
            <w:r w:rsidRPr="004D54C6">
              <w:rPr>
                <w:spacing w:val="-8"/>
                <w:sz w:val="20"/>
                <w:szCs w:val="20"/>
              </w:rPr>
              <w:t xml:space="preserve"> </w:t>
            </w:r>
            <w:r w:rsidRPr="004D54C6">
              <w:rPr>
                <w:sz w:val="20"/>
                <w:szCs w:val="20"/>
              </w:rPr>
              <w:t>'test',</w:t>
            </w:r>
            <w:r w:rsidRPr="004D54C6">
              <w:rPr>
                <w:spacing w:val="-9"/>
                <w:sz w:val="20"/>
                <w:szCs w:val="20"/>
              </w:rPr>
              <w:t xml:space="preserve"> </w:t>
            </w:r>
            <w:r w:rsidRPr="004D54C6">
              <w:rPr>
                <w:sz w:val="20"/>
                <w:szCs w:val="20"/>
              </w:rPr>
              <w:t>'case',</w:t>
            </w:r>
            <w:r w:rsidRPr="004D54C6">
              <w:rPr>
                <w:spacing w:val="-8"/>
                <w:sz w:val="20"/>
                <w:szCs w:val="20"/>
              </w:rPr>
              <w:t xml:space="preserve"> </w:t>
            </w:r>
            <w:r w:rsidRPr="00814E14">
              <w:rPr>
                <w:spacing w:val="-2"/>
                <w:sz w:val="20"/>
                <w:szCs w:val="20"/>
                <w:highlight w:val="yellow"/>
              </w:rPr>
              <w:t>'</w:t>
            </w:r>
            <w:r w:rsidR="00814E14" w:rsidRPr="00814E14">
              <w:rPr>
                <w:spacing w:val="-2"/>
                <w:sz w:val="20"/>
                <w:szCs w:val="20"/>
                <w:highlight w:val="yellow"/>
              </w:rPr>
              <w:t>forgot</w:t>
            </w:r>
            <w:r w:rsidRPr="00814E14">
              <w:rPr>
                <w:spacing w:val="-2"/>
                <w:sz w:val="20"/>
                <w:szCs w:val="20"/>
                <w:highlight w:val="yellow"/>
              </w:rPr>
              <w:t>'</w:t>
            </w:r>
            <w:r w:rsidRPr="004D54C6">
              <w:rPr>
                <w:sz w:val="20"/>
                <w:szCs w:val="20"/>
              </w:rPr>
              <w:t>,</w:t>
            </w:r>
            <w:r w:rsidRPr="004D54C6">
              <w:rPr>
                <w:spacing w:val="-8"/>
                <w:sz w:val="20"/>
                <w:szCs w:val="20"/>
              </w:rPr>
              <w:t xml:space="preserve"> </w:t>
            </w:r>
            <w:r w:rsidRPr="00814E14">
              <w:rPr>
                <w:spacing w:val="-2"/>
                <w:sz w:val="20"/>
                <w:szCs w:val="20"/>
              </w:rPr>
              <w:t>'</w:t>
            </w:r>
            <w:r w:rsidR="003C70C5" w:rsidRPr="00814E14">
              <w:rPr>
                <w:spacing w:val="-2"/>
                <w:sz w:val="20"/>
                <w:szCs w:val="20"/>
              </w:rPr>
              <w:t>kata sandi</w:t>
            </w:r>
            <w:r w:rsidRPr="00814E14">
              <w:rPr>
                <w:spacing w:val="-2"/>
                <w:sz w:val="20"/>
                <w:szCs w:val="20"/>
              </w:rPr>
              <w:t>'</w:t>
            </w:r>
            <w:r w:rsidRPr="004D54C6">
              <w:rPr>
                <w:spacing w:val="-2"/>
                <w:sz w:val="20"/>
                <w:szCs w:val="20"/>
              </w:rPr>
              <w:t>]</w:t>
            </w:r>
          </w:p>
          <w:p w14:paraId="5F10D297" w14:textId="24025921" w:rsidR="004D54C6" w:rsidRPr="004D54C6" w:rsidRDefault="004D54C6" w:rsidP="004D54C6">
            <w:pPr>
              <w:pStyle w:val="TableParagraph"/>
              <w:spacing w:before="101"/>
              <w:ind w:left="100" w:right="461"/>
              <w:rPr>
                <w:sz w:val="20"/>
                <w:szCs w:val="20"/>
              </w:rPr>
            </w:pPr>
          </w:p>
        </w:tc>
        <w:tc>
          <w:tcPr>
            <w:tcW w:w="2489" w:type="dxa"/>
          </w:tcPr>
          <w:p w14:paraId="30ED0142" w14:textId="77777777" w:rsidR="004D54C6" w:rsidRPr="004D54C6" w:rsidRDefault="004D54C6" w:rsidP="004D54C6">
            <w:pPr>
              <w:pStyle w:val="TableParagraph"/>
              <w:spacing w:before="101"/>
              <w:ind w:left="100" w:right="461"/>
              <w:rPr>
                <w:sz w:val="20"/>
                <w:szCs w:val="20"/>
              </w:rPr>
            </w:pPr>
            <w:r w:rsidRPr="004D54C6">
              <w:rPr>
                <w:sz w:val="20"/>
                <w:szCs w:val="20"/>
              </w:rPr>
              <w:t>['apa',</w:t>
            </w:r>
            <w:r w:rsidRPr="004D54C6">
              <w:rPr>
                <w:spacing w:val="-10"/>
                <w:sz w:val="20"/>
                <w:szCs w:val="20"/>
              </w:rPr>
              <w:t xml:space="preserve"> </w:t>
            </w:r>
            <w:r w:rsidRPr="004D54C6">
              <w:rPr>
                <w:sz w:val="20"/>
                <w:szCs w:val="20"/>
              </w:rPr>
              <w:t>'saja',</w:t>
            </w:r>
            <w:r w:rsidRPr="004D54C6">
              <w:rPr>
                <w:spacing w:val="-9"/>
                <w:sz w:val="20"/>
                <w:szCs w:val="20"/>
              </w:rPr>
              <w:t xml:space="preserve"> </w:t>
            </w:r>
            <w:r w:rsidRPr="004D54C6">
              <w:rPr>
                <w:sz w:val="20"/>
                <w:szCs w:val="20"/>
              </w:rPr>
              <w:t>'step',</w:t>
            </w:r>
            <w:r w:rsidRPr="004D54C6">
              <w:rPr>
                <w:spacing w:val="-7"/>
                <w:sz w:val="20"/>
                <w:szCs w:val="20"/>
              </w:rPr>
              <w:t xml:space="preserve"> </w:t>
            </w:r>
            <w:r w:rsidRPr="004D54C6">
              <w:rPr>
                <w:spacing w:val="-2"/>
                <w:sz w:val="20"/>
                <w:szCs w:val="20"/>
              </w:rPr>
              <w:t>'dalam',</w:t>
            </w:r>
          </w:p>
          <w:p w14:paraId="2995BA80" w14:textId="20D57A78" w:rsidR="008407A6" w:rsidRPr="004D54C6" w:rsidRDefault="004D54C6" w:rsidP="000E5F82">
            <w:pPr>
              <w:pStyle w:val="TableParagraph"/>
              <w:keepNext/>
              <w:spacing w:before="1"/>
              <w:ind w:left="201" w:right="461"/>
              <w:rPr>
                <w:sz w:val="20"/>
                <w:szCs w:val="20"/>
              </w:rPr>
            </w:pPr>
            <w:r w:rsidRPr="004D54C6">
              <w:rPr>
                <w:sz w:val="20"/>
                <w:szCs w:val="20"/>
              </w:rPr>
              <w:t>'menguji',</w:t>
            </w:r>
            <w:r w:rsidRPr="004D54C6">
              <w:rPr>
                <w:spacing w:val="-8"/>
                <w:sz w:val="20"/>
                <w:szCs w:val="20"/>
              </w:rPr>
              <w:t xml:space="preserve"> </w:t>
            </w:r>
            <w:r w:rsidRPr="004D54C6">
              <w:rPr>
                <w:sz w:val="20"/>
                <w:szCs w:val="20"/>
              </w:rPr>
              <w:t>'test',</w:t>
            </w:r>
            <w:r w:rsidRPr="004D54C6">
              <w:rPr>
                <w:spacing w:val="-9"/>
                <w:sz w:val="20"/>
                <w:szCs w:val="20"/>
              </w:rPr>
              <w:t xml:space="preserve"> </w:t>
            </w:r>
            <w:r w:rsidRPr="004D54C6">
              <w:rPr>
                <w:sz w:val="20"/>
                <w:szCs w:val="20"/>
              </w:rPr>
              <w:t>'case',</w:t>
            </w:r>
            <w:r w:rsidRPr="004D54C6">
              <w:rPr>
                <w:spacing w:val="-8"/>
                <w:sz w:val="20"/>
                <w:szCs w:val="20"/>
              </w:rPr>
              <w:t xml:space="preserve"> </w:t>
            </w:r>
            <w:r w:rsidRPr="00814E14">
              <w:rPr>
                <w:spacing w:val="-2"/>
                <w:sz w:val="20"/>
                <w:szCs w:val="20"/>
                <w:highlight w:val="yellow"/>
              </w:rPr>
              <w:t>'lupa</w:t>
            </w:r>
            <w:r w:rsidRPr="00814E14">
              <w:rPr>
                <w:spacing w:val="-2"/>
                <w:sz w:val="20"/>
                <w:szCs w:val="20"/>
              </w:rPr>
              <w:t>'</w:t>
            </w:r>
            <w:r w:rsidRPr="004D54C6">
              <w:rPr>
                <w:sz w:val="20"/>
                <w:szCs w:val="20"/>
              </w:rPr>
              <w:t>,</w:t>
            </w:r>
            <w:r w:rsidRPr="004D54C6">
              <w:rPr>
                <w:spacing w:val="-8"/>
                <w:sz w:val="20"/>
                <w:szCs w:val="20"/>
              </w:rPr>
              <w:t xml:space="preserve"> </w:t>
            </w:r>
            <w:r w:rsidRPr="00814E14">
              <w:rPr>
                <w:spacing w:val="-2"/>
                <w:sz w:val="20"/>
                <w:szCs w:val="20"/>
              </w:rPr>
              <w:t>'password']</w:t>
            </w:r>
          </w:p>
        </w:tc>
      </w:tr>
    </w:tbl>
    <w:p w14:paraId="4894511D" w14:textId="4DB8A7F6" w:rsidR="008407A6" w:rsidRPr="00AD24D2" w:rsidRDefault="00163DC7" w:rsidP="00AD24D2">
      <w:pPr>
        <w:pStyle w:val="Heading5"/>
        <w:tabs>
          <w:tab w:val="left" w:pos="618"/>
        </w:tabs>
        <w:ind w:left="142" w:right="461" w:firstLine="426"/>
        <w:jc w:val="both"/>
        <w:rPr>
          <w:rFonts w:ascii="Times New Roman" w:eastAsia="Times New Roman" w:hAnsi="Times New Roman" w:cs="Times New Roman"/>
          <w:color w:val="auto"/>
          <w:sz w:val="20"/>
          <w:szCs w:val="20"/>
          <w:lang w:val="id"/>
        </w:rPr>
      </w:pPr>
      <w:r w:rsidRPr="00163DC7">
        <w:rPr>
          <w:rFonts w:ascii="Times New Roman" w:eastAsia="Times New Roman" w:hAnsi="Times New Roman" w:cs="Times New Roman"/>
          <w:color w:val="auto"/>
          <w:sz w:val="20"/>
          <w:szCs w:val="20"/>
          <w:lang w:val="id"/>
        </w:rPr>
        <w:lastRenderedPageBreak/>
        <w:t>Dari hasil eksperimen pada Tabel 4.1</w:t>
      </w:r>
      <w:r>
        <w:rPr>
          <w:rFonts w:ascii="Times New Roman" w:eastAsia="Times New Roman" w:hAnsi="Times New Roman" w:cs="Times New Roman"/>
          <w:color w:val="auto"/>
          <w:sz w:val="20"/>
          <w:szCs w:val="20"/>
          <w:lang w:val="id"/>
        </w:rPr>
        <w:t>7</w:t>
      </w:r>
      <w:r w:rsidRPr="00163DC7">
        <w:rPr>
          <w:rFonts w:ascii="Times New Roman" w:eastAsia="Times New Roman" w:hAnsi="Times New Roman" w:cs="Times New Roman"/>
          <w:color w:val="auto"/>
          <w:sz w:val="20"/>
          <w:szCs w:val="20"/>
          <w:lang w:val="id"/>
        </w:rPr>
        <w:t>, terlihat bahwa sistem pada chatbot</w:t>
      </w:r>
      <w:r>
        <w:rPr>
          <w:rFonts w:ascii="Times New Roman" w:eastAsia="Times New Roman" w:hAnsi="Times New Roman" w:cs="Times New Roman"/>
          <w:color w:val="auto"/>
          <w:sz w:val="20"/>
          <w:szCs w:val="20"/>
          <w:lang w:val="id"/>
        </w:rPr>
        <w:t xml:space="preserve"> </w:t>
      </w:r>
      <w:r w:rsidRPr="00163DC7">
        <w:rPr>
          <w:rFonts w:ascii="Times New Roman" w:eastAsia="Times New Roman" w:hAnsi="Times New Roman" w:cs="Times New Roman"/>
          <w:color w:val="auto"/>
          <w:sz w:val="20"/>
          <w:szCs w:val="20"/>
          <w:lang w:val="id"/>
        </w:rPr>
        <w:t>yang digunakan untuk mendeteksi kata sinonim dalam pertanyaan pengguna dapat berjalan dengan baik. Hal ini terbukti dari kosakata yang ditandai dengan warna kuning pada token di Tabel 4.</w:t>
      </w:r>
      <w:r>
        <w:rPr>
          <w:rFonts w:ascii="Times New Roman" w:eastAsia="Times New Roman" w:hAnsi="Times New Roman" w:cs="Times New Roman"/>
          <w:color w:val="auto"/>
          <w:sz w:val="20"/>
          <w:szCs w:val="20"/>
          <w:lang w:val="id"/>
        </w:rPr>
        <w:t>17</w:t>
      </w:r>
      <w:r w:rsidRPr="00163DC7">
        <w:rPr>
          <w:rFonts w:ascii="Times New Roman" w:eastAsia="Times New Roman" w:hAnsi="Times New Roman" w:cs="Times New Roman"/>
          <w:color w:val="auto"/>
          <w:sz w:val="20"/>
          <w:szCs w:val="20"/>
          <w:lang w:val="id"/>
        </w:rPr>
        <w:t>, di mana kata "</w:t>
      </w:r>
      <w:r w:rsidR="006E4655">
        <w:rPr>
          <w:rFonts w:ascii="Times New Roman" w:eastAsia="Times New Roman" w:hAnsi="Times New Roman" w:cs="Times New Roman"/>
          <w:color w:val="auto"/>
          <w:sz w:val="20"/>
          <w:szCs w:val="20"/>
          <w:lang w:val="id"/>
        </w:rPr>
        <w:t>masuk</w:t>
      </w:r>
      <w:r w:rsidRPr="00163DC7">
        <w:rPr>
          <w:rFonts w:ascii="Times New Roman" w:eastAsia="Times New Roman" w:hAnsi="Times New Roman" w:cs="Times New Roman"/>
          <w:color w:val="auto"/>
          <w:sz w:val="20"/>
          <w:szCs w:val="20"/>
          <w:lang w:val="id"/>
        </w:rPr>
        <w:t>" diubah menjadi "</w:t>
      </w:r>
      <w:r w:rsidR="006E4655">
        <w:rPr>
          <w:rFonts w:ascii="Times New Roman" w:eastAsia="Times New Roman" w:hAnsi="Times New Roman" w:cs="Times New Roman"/>
          <w:color w:val="auto"/>
          <w:sz w:val="20"/>
          <w:szCs w:val="20"/>
          <w:lang w:val="id"/>
        </w:rPr>
        <w:t>login</w:t>
      </w:r>
      <w:r w:rsidRPr="00163DC7">
        <w:rPr>
          <w:rFonts w:ascii="Times New Roman" w:eastAsia="Times New Roman" w:hAnsi="Times New Roman" w:cs="Times New Roman"/>
          <w:color w:val="auto"/>
          <w:sz w:val="20"/>
          <w:szCs w:val="20"/>
          <w:lang w:val="id"/>
        </w:rPr>
        <w:t>", kata "</w:t>
      </w:r>
      <w:r>
        <w:rPr>
          <w:rFonts w:ascii="Times New Roman" w:eastAsia="Times New Roman" w:hAnsi="Times New Roman" w:cs="Times New Roman"/>
          <w:color w:val="auto"/>
          <w:sz w:val="20"/>
          <w:szCs w:val="20"/>
          <w:lang w:val="id"/>
        </w:rPr>
        <w:t>regis</w:t>
      </w:r>
      <w:r w:rsidRPr="00163DC7">
        <w:rPr>
          <w:rFonts w:ascii="Times New Roman" w:eastAsia="Times New Roman" w:hAnsi="Times New Roman" w:cs="Times New Roman"/>
          <w:color w:val="auto"/>
          <w:sz w:val="20"/>
          <w:szCs w:val="20"/>
          <w:lang w:val="id"/>
        </w:rPr>
        <w:t>" menjadi "</w:t>
      </w:r>
      <w:r>
        <w:rPr>
          <w:rFonts w:ascii="Times New Roman" w:eastAsia="Times New Roman" w:hAnsi="Times New Roman" w:cs="Times New Roman"/>
          <w:color w:val="auto"/>
          <w:sz w:val="20"/>
          <w:szCs w:val="20"/>
          <w:lang w:val="id"/>
        </w:rPr>
        <w:t>registrasi</w:t>
      </w:r>
      <w:r w:rsidRPr="00163DC7">
        <w:rPr>
          <w:rFonts w:ascii="Times New Roman" w:eastAsia="Times New Roman" w:hAnsi="Times New Roman" w:cs="Times New Roman"/>
          <w:color w:val="auto"/>
          <w:sz w:val="20"/>
          <w:szCs w:val="20"/>
          <w:lang w:val="id"/>
        </w:rPr>
        <w:t>",</w:t>
      </w:r>
      <w:r>
        <w:rPr>
          <w:rFonts w:ascii="Times New Roman" w:eastAsia="Times New Roman" w:hAnsi="Times New Roman" w:cs="Times New Roman"/>
          <w:color w:val="auto"/>
          <w:sz w:val="20"/>
          <w:szCs w:val="20"/>
          <w:lang w:val="id"/>
        </w:rPr>
        <w:t xml:space="preserve"> </w:t>
      </w:r>
      <w:r w:rsidRPr="00163DC7">
        <w:rPr>
          <w:rFonts w:ascii="Times New Roman" w:eastAsia="Times New Roman" w:hAnsi="Times New Roman" w:cs="Times New Roman"/>
          <w:color w:val="auto"/>
          <w:sz w:val="20"/>
          <w:szCs w:val="20"/>
          <w:lang w:val="id"/>
        </w:rPr>
        <w:t>dan kata "</w:t>
      </w:r>
      <w:r w:rsidR="00814E14">
        <w:rPr>
          <w:rFonts w:ascii="Times New Roman" w:eastAsia="Times New Roman" w:hAnsi="Times New Roman" w:cs="Times New Roman"/>
          <w:color w:val="auto"/>
          <w:sz w:val="20"/>
          <w:szCs w:val="20"/>
          <w:lang w:val="id"/>
        </w:rPr>
        <w:t>forgot</w:t>
      </w:r>
      <w:r w:rsidRPr="00163DC7">
        <w:rPr>
          <w:rFonts w:ascii="Times New Roman" w:eastAsia="Times New Roman" w:hAnsi="Times New Roman" w:cs="Times New Roman"/>
          <w:color w:val="auto"/>
          <w:sz w:val="20"/>
          <w:szCs w:val="20"/>
          <w:lang w:val="id"/>
        </w:rPr>
        <w:t>" diubah menjadi "</w:t>
      </w:r>
      <w:r w:rsidR="00814E14">
        <w:rPr>
          <w:rFonts w:ascii="Times New Roman" w:eastAsia="Times New Roman" w:hAnsi="Times New Roman" w:cs="Times New Roman"/>
          <w:color w:val="auto"/>
          <w:sz w:val="20"/>
          <w:szCs w:val="20"/>
          <w:lang w:val="id"/>
        </w:rPr>
        <w:t>lupa</w:t>
      </w:r>
      <w:r w:rsidRPr="00163DC7">
        <w:rPr>
          <w:rFonts w:ascii="Times New Roman" w:eastAsia="Times New Roman" w:hAnsi="Times New Roman" w:cs="Times New Roman"/>
          <w:color w:val="auto"/>
          <w:sz w:val="20"/>
          <w:szCs w:val="20"/>
          <w:lang w:val="id"/>
        </w:rPr>
        <w:t xml:space="preserve">", serta kata-kata lainnya sesuai dengan daftar </w:t>
      </w:r>
      <w:r>
        <w:rPr>
          <w:rFonts w:ascii="Times New Roman" w:eastAsia="Times New Roman" w:hAnsi="Times New Roman" w:cs="Times New Roman"/>
          <w:color w:val="auto"/>
          <w:sz w:val="20"/>
          <w:szCs w:val="20"/>
          <w:lang w:val="id"/>
        </w:rPr>
        <w:t>synonym</w:t>
      </w:r>
      <w:r w:rsidRPr="00163DC7">
        <w:rPr>
          <w:rFonts w:ascii="Times New Roman" w:eastAsia="Times New Roman" w:hAnsi="Times New Roman" w:cs="Times New Roman"/>
          <w:color w:val="auto"/>
          <w:sz w:val="20"/>
          <w:szCs w:val="20"/>
          <w:lang w:val="id"/>
        </w:rPr>
        <w:t xml:space="preserve"> yang ada dalam sistem. Proses deteksi </w:t>
      </w:r>
      <w:r w:rsidR="00CD360F">
        <w:rPr>
          <w:rFonts w:ascii="Times New Roman" w:eastAsia="Times New Roman" w:hAnsi="Times New Roman" w:cs="Times New Roman"/>
          <w:color w:val="auto"/>
          <w:sz w:val="20"/>
          <w:szCs w:val="20"/>
          <w:lang w:val="id"/>
        </w:rPr>
        <w:t>synonym</w:t>
      </w:r>
      <w:r w:rsidRPr="00163DC7">
        <w:rPr>
          <w:rFonts w:ascii="Times New Roman" w:eastAsia="Times New Roman" w:hAnsi="Times New Roman" w:cs="Times New Roman"/>
          <w:color w:val="auto"/>
          <w:sz w:val="20"/>
          <w:szCs w:val="20"/>
          <w:lang w:val="id"/>
        </w:rPr>
        <w:t xml:space="preserve"> ini dilakukan tepat setelah langkah tokenisasi teks dalam proses preprocessing teks, sehingga kalimat input telah diubah ke dalam bentuk token untuk memudahkan proses pengecekan kata per kata</w:t>
      </w:r>
      <w:r w:rsidR="00AD24D2">
        <w:rPr>
          <w:rFonts w:ascii="Times New Roman" w:eastAsia="Times New Roman" w:hAnsi="Times New Roman" w:cs="Times New Roman"/>
          <w:color w:val="auto"/>
          <w:sz w:val="20"/>
          <w:szCs w:val="20"/>
          <w:lang w:val="id"/>
        </w:rPr>
        <w:t xml:space="preserve">. </w:t>
      </w:r>
      <w:r w:rsidR="00AD24D2" w:rsidRPr="00AD24D2">
        <w:rPr>
          <w:rFonts w:ascii="Times New Roman" w:eastAsia="Times New Roman" w:hAnsi="Times New Roman" w:cs="Times New Roman"/>
          <w:color w:val="auto"/>
          <w:sz w:val="20"/>
          <w:szCs w:val="20"/>
          <w:lang w:val="id"/>
        </w:rPr>
        <w:t>Jika ada kata sinonim yang ditemukan, output dari proses ini akan disimpan dalam sebuah array baru. Selanjutnya, token input dan token sinonim akan diproses sesuai dengan langkah-langkah selanjutnya, yaitu filtering, stemming, dan seterusnya</w:t>
      </w:r>
      <w:r w:rsidRPr="00163DC7">
        <w:rPr>
          <w:rFonts w:ascii="Times New Roman" w:eastAsia="Times New Roman" w:hAnsi="Times New Roman" w:cs="Times New Roman"/>
          <w:color w:val="auto"/>
          <w:sz w:val="20"/>
          <w:szCs w:val="20"/>
          <w:lang w:val="id"/>
        </w:rPr>
        <w:t>.</w:t>
      </w:r>
    </w:p>
    <w:p w14:paraId="00D3F5E5" w14:textId="77777777" w:rsidR="008407A6" w:rsidRPr="008407A6" w:rsidRDefault="008407A6" w:rsidP="008407A6"/>
    <w:p w14:paraId="15A797C3" w14:textId="5A91EB5D" w:rsidR="002C01CC" w:rsidRPr="009404BB" w:rsidRDefault="008407A6" w:rsidP="008407A6">
      <w:pPr>
        <w:pStyle w:val="Heading5"/>
        <w:tabs>
          <w:tab w:val="left" w:pos="618"/>
        </w:tabs>
        <w:ind w:left="142" w:right="461"/>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 xml:space="preserve">4.6.3 </w:t>
      </w:r>
      <w:r w:rsidR="002C01CC" w:rsidRPr="009404BB">
        <w:rPr>
          <w:rFonts w:ascii="Times New Roman" w:hAnsi="Times New Roman" w:cs="Times New Roman"/>
          <w:b/>
          <w:bCs/>
          <w:color w:val="000000" w:themeColor="text1"/>
          <w:sz w:val="20"/>
          <w:szCs w:val="20"/>
        </w:rPr>
        <w:t>Eksperimen</w:t>
      </w:r>
      <w:r w:rsidR="002C01CC" w:rsidRPr="009404BB">
        <w:rPr>
          <w:rFonts w:ascii="Times New Roman" w:hAnsi="Times New Roman" w:cs="Times New Roman"/>
          <w:b/>
          <w:bCs/>
          <w:color w:val="000000" w:themeColor="text1"/>
          <w:spacing w:val="-9"/>
          <w:sz w:val="20"/>
          <w:szCs w:val="20"/>
        </w:rPr>
        <w:t xml:space="preserve"> </w:t>
      </w:r>
      <w:r w:rsidR="002C01CC" w:rsidRPr="009404BB">
        <w:rPr>
          <w:rFonts w:ascii="Times New Roman" w:hAnsi="Times New Roman" w:cs="Times New Roman"/>
          <w:b/>
          <w:bCs/>
          <w:color w:val="000000" w:themeColor="text1"/>
          <w:sz w:val="20"/>
          <w:szCs w:val="20"/>
        </w:rPr>
        <w:t>Text</w:t>
      </w:r>
      <w:r w:rsidR="002C01CC" w:rsidRPr="009404BB">
        <w:rPr>
          <w:rFonts w:ascii="Times New Roman" w:hAnsi="Times New Roman" w:cs="Times New Roman"/>
          <w:b/>
          <w:bCs/>
          <w:color w:val="000000" w:themeColor="text1"/>
          <w:spacing w:val="-8"/>
          <w:sz w:val="20"/>
          <w:szCs w:val="20"/>
        </w:rPr>
        <w:t xml:space="preserve"> </w:t>
      </w:r>
      <w:r w:rsidR="002C01CC" w:rsidRPr="009404BB">
        <w:rPr>
          <w:rFonts w:ascii="Times New Roman" w:hAnsi="Times New Roman" w:cs="Times New Roman"/>
          <w:b/>
          <w:bCs/>
          <w:color w:val="000000" w:themeColor="text1"/>
          <w:sz w:val="20"/>
          <w:szCs w:val="20"/>
        </w:rPr>
        <w:t>Vectorizing</w:t>
      </w:r>
      <w:r w:rsidR="002C01CC" w:rsidRPr="009404BB">
        <w:rPr>
          <w:rFonts w:ascii="Times New Roman" w:hAnsi="Times New Roman" w:cs="Times New Roman"/>
          <w:b/>
          <w:bCs/>
          <w:color w:val="000000" w:themeColor="text1"/>
          <w:spacing w:val="-7"/>
          <w:sz w:val="20"/>
          <w:szCs w:val="20"/>
        </w:rPr>
        <w:t xml:space="preserve"> </w:t>
      </w:r>
      <w:r w:rsidR="002C01CC" w:rsidRPr="009404BB">
        <w:rPr>
          <w:rFonts w:ascii="Times New Roman" w:hAnsi="Times New Roman" w:cs="Times New Roman"/>
          <w:b/>
          <w:bCs/>
          <w:color w:val="000000" w:themeColor="text1"/>
          <w:sz w:val="20"/>
          <w:szCs w:val="20"/>
        </w:rPr>
        <w:t>(TF-</w:t>
      </w:r>
      <w:r w:rsidR="002C01CC" w:rsidRPr="009404BB">
        <w:rPr>
          <w:rFonts w:ascii="Times New Roman" w:hAnsi="Times New Roman" w:cs="Times New Roman"/>
          <w:b/>
          <w:bCs/>
          <w:color w:val="000000" w:themeColor="text1"/>
          <w:spacing w:val="-4"/>
          <w:sz w:val="20"/>
          <w:szCs w:val="20"/>
        </w:rPr>
        <w:t>IDF)</w:t>
      </w:r>
    </w:p>
    <w:p w14:paraId="7FF58D25" w14:textId="6E349A4F" w:rsidR="003436A0" w:rsidRDefault="002C01CC" w:rsidP="008407A6">
      <w:pPr>
        <w:pStyle w:val="BodyText"/>
        <w:ind w:left="167" w:right="461" w:firstLine="256"/>
        <w:jc w:val="both"/>
        <w:rPr>
          <w:spacing w:val="-2"/>
        </w:rPr>
      </w:pPr>
      <w:r w:rsidRPr="009404BB">
        <w:t>Pengujian Text Vectorizing adalah pengujian yang dilakukan untuk mengetahui</w:t>
      </w:r>
      <w:r w:rsidRPr="009404BB">
        <w:rPr>
          <w:spacing w:val="-8"/>
        </w:rPr>
        <w:t xml:space="preserve"> </w:t>
      </w:r>
      <w:r w:rsidRPr="009404BB">
        <w:t>apakah</w:t>
      </w:r>
      <w:r w:rsidRPr="009404BB">
        <w:rPr>
          <w:spacing w:val="-5"/>
        </w:rPr>
        <w:t xml:space="preserve"> </w:t>
      </w:r>
      <w:r w:rsidRPr="009404BB">
        <w:t>sistem</w:t>
      </w:r>
      <w:r w:rsidRPr="009404BB">
        <w:rPr>
          <w:spacing w:val="-5"/>
        </w:rPr>
        <w:t xml:space="preserve"> </w:t>
      </w:r>
      <w:r w:rsidRPr="009404BB">
        <w:t>berhasil</w:t>
      </w:r>
      <w:r w:rsidRPr="009404BB">
        <w:rPr>
          <w:spacing w:val="-6"/>
        </w:rPr>
        <w:t xml:space="preserve"> </w:t>
      </w:r>
      <w:r w:rsidRPr="009404BB">
        <w:t>mengubah</w:t>
      </w:r>
      <w:r w:rsidRPr="009404BB">
        <w:rPr>
          <w:spacing w:val="-5"/>
        </w:rPr>
        <w:t xml:space="preserve"> </w:t>
      </w:r>
      <w:r w:rsidRPr="009404BB">
        <w:t>teks</w:t>
      </w:r>
      <w:r w:rsidRPr="009404BB">
        <w:rPr>
          <w:spacing w:val="-6"/>
        </w:rPr>
        <w:t xml:space="preserve"> </w:t>
      </w:r>
      <w:r w:rsidRPr="009404BB">
        <w:t>input</w:t>
      </w:r>
      <w:r w:rsidRPr="009404BB">
        <w:rPr>
          <w:spacing w:val="-6"/>
        </w:rPr>
        <w:t xml:space="preserve"> </w:t>
      </w:r>
      <w:r w:rsidRPr="009404BB">
        <w:t>menjadi</w:t>
      </w:r>
      <w:r w:rsidRPr="009404BB">
        <w:rPr>
          <w:spacing w:val="-6"/>
        </w:rPr>
        <w:t xml:space="preserve"> </w:t>
      </w:r>
      <w:r w:rsidRPr="009404BB">
        <w:t>vektor</w:t>
      </w:r>
      <w:r w:rsidRPr="009404BB">
        <w:rPr>
          <w:spacing w:val="-5"/>
        </w:rPr>
        <w:t xml:space="preserve"> </w:t>
      </w:r>
      <w:r w:rsidRPr="009404BB">
        <w:t xml:space="preserve">bilangan </w:t>
      </w:r>
      <w:r w:rsidRPr="009404BB">
        <w:rPr>
          <w:spacing w:val="-2"/>
        </w:rPr>
        <w:t>desimal.</w:t>
      </w:r>
    </w:p>
    <w:p w14:paraId="2D061EC2" w14:textId="77777777" w:rsidR="003436A0" w:rsidRPr="009404BB" w:rsidRDefault="003436A0" w:rsidP="002C01CC">
      <w:pPr>
        <w:pStyle w:val="BodyText"/>
        <w:ind w:left="167" w:right="461" w:firstLine="256"/>
        <w:jc w:val="both"/>
        <w:rPr>
          <w:spacing w:val="-2"/>
        </w:rPr>
      </w:pPr>
    </w:p>
    <w:p w14:paraId="5DC9A548" w14:textId="6FF0887D" w:rsidR="002C01CC" w:rsidRPr="009404BB" w:rsidRDefault="002C01CC" w:rsidP="002C01CC">
      <w:pPr>
        <w:pStyle w:val="Caption"/>
        <w:jc w:val="center"/>
        <w:rPr>
          <w:b/>
          <w:bCs/>
          <w:i w:val="0"/>
          <w:iCs w:val="0"/>
          <w:spacing w:val="-5"/>
          <w:sz w:val="20"/>
          <w:szCs w:val="20"/>
        </w:rPr>
      </w:pPr>
      <w:bookmarkStart w:id="110" w:name="_Toc189215665"/>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11</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Sampel Data Vectorizing dengan TF-IDF</w:t>
      </w:r>
      <w:bookmarkEnd w:id="110"/>
    </w:p>
    <w:tbl>
      <w:tblPr>
        <w:tblpPr w:leftFromText="180" w:rightFromText="180" w:vertAnchor="text" w:horzAnchor="margin" w:tblpXSpec="center" w:tblpY="14"/>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58"/>
        <w:gridCol w:w="2631"/>
      </w:tblGrid>
      <w:tr w:rsidR="003436A0" w:rsidRPr="009404BB" w14:paraId="5EB0CEF8" w14:textId="77777777" w:rsidTr="003436A0">
        <w:trPr>
          <w:trHeight w:val="431"/>
        </w:trPr>
        <w:tc>
          <w:tcPr>
            <w:tcW w:w="2258" w:type="dxa"/>
          </w:tcPr>
          <w:p w14:paraId="304DBE9A" w14:textId="77777777" w:rsidR="003436A0" w:rsidRPr="009404BB" w:rsidRDefault="003436A0" w:rsidP="003436A0">
            <w:pPr>
              <w:pStyle w:val="TableParagraph"/>
              <w:spacing w:before="101"/>
              <w:ind w:left="16" w:right="461"/>
              <w:jc w:val="center"/>
              <w:rPr>
                <w:sz w:val="20"/>
                <w:szCs w:val="20"/>
              </w:rPr>
            </w:pPr>
            <w:r w:rsidRPr="009404BB">
              <w:rPr>
                <w:spacing w:val="-2"/>
                <w:sz w:val="20"/>
                <w:szCs w:val="20"/>
              </w:rPr>
              <w:t>INPUT</w:t>
            </w:r>
          </w:p>
        </w:tc>
        <w:tc>
          <w:tcPr>
            <w:tcW w:w="2631" w:type="dxa"/>
          </w:tcPr>
          <w:p w14:paraId="3195E64C" w14:textId="77777777" w:rsidR="003436A0" w:rsidRPr="009404BB" w:rsidRDefault="003436A0" w:rsidP="003436A0">
            <w:pPr>
              <w:pStyle w:val="TableParagraph"/>
              <w:spacing w:before="101"/>
              <w:ind w:left="19" w:right="461"/>
              <w:jc w:val="center"/>
              <w:rPr>
                <w:sz w:val="20"/>
                <w:szCs w:val="20"/>
              </w:rPr>
            </w:pPr>
            <w:r w:rsidRPr="009404BB">
              <w:rPr>
                <w:spacing w:val="-2"/>
                <w:sz w:val="20"/>
                <w:szCs w:val="20"/>
              </w:rPr>
              <w:t>VEKTOR</w:t>
            </w:r>
          </w:p>
        </w:tc>
      </w:tr>
      <w:tr w:rsidR="003436A0" w:rsidRPr="009404BB" w14:paraId="2263EB05" w14:textId="77777777" w:rsidTr="003436A0">
        <w:trPr>
          <w:trHeight w:val="659"/>
        </w:trPr>
        <w:tc>
          <w:tcPr>
            <w:tcW w:w="2258" w:type="dxa"/>
          </w:tcPr>
          <w:p w14:paraId="4000E65F" w14:textId="100F8A57" w:rsidR="003436A0" w:rsidRPr="009404BB" w:rsidRDefault="004C69AC" w:rsidP="003436A0">
            <w:pPr>
              <w:pStyle w:val="TableParagraph"/>
              <w:spacing w:before="101"/>
              <w:ind w:left="100" w:right="461"/>
              <w:rPr>
                <w:sz w:val="20"/>
                <w:szCs w:val="20"/>
              </w:rPr>
            </w:pPr>
            <w:r>
              <w:rPr>
                <w:sz w:val="20"/>
                <w:szCs w:val="20"/>
              </w:rPr>
              <w:t>test case login</w:t>
            </w:r>
          </w:p>
        </w:tc>
        <w:tc>
          <w:tcPr>
            <w:tcW w:w="2631" w:type="dxa"/>
          </w:tcPr>
          <w:p w14:paraId="7D92A206" w14:textId="77777777" w:rsidR="003436A0" w:rsidRPr="009404BB" w:rsidRDefault="003436A0" w:rsidP="003436A0">
            <w:pPr>
              <w:pStyle w:val="TableParagraph"/>
              <w:spacing w:before="101"/>
              <w:ind w:left="201" w:right="461"/>
              <w:rPr>
                <w:sz w:val="20"/>
                <w:szCs w:val="20"/>
              </w:rPr>
            </w:pPr>
            <w:r w:rsidRPr="009404BB">
              <w:rPr>
                <w:spacing w:val="-2"/>
                <w:sz w:val="20"/>
                <w:szCs w:val="20"/>
              </w:rPr>
              <w:t>0.57735027</w:t>
            </w:r>
          </w:p>
          <w:p w14:paraId="7D5EC65F" w14:textId="77777777" w:rsidR="003436A0" w:rsidRPr="009404BB" w:rsidRDefault="003436A0" w:rsidP="003436A0">
            <w:pPr>
              <w:pStyle w:val="TableParagraph"/>
              <w:ind w:left="201" w:right="461"/>
              <w:rPr>
                <w:spacing w:val="-2"/>
                <w:sz w:val="20"/>
                <w:szCs w:val="20"/>
              </w:rPr>
            </w:pPr>
            <w:r w:rsidRPr="009404BB">
              <w:rPr>
                <w:spacing w:val="-2"/>
                <w:sz w:val="20"/>
                <w:szCs w:val="20"/>
              </w:rPr>
              <w:t>0.57735027</w:t>
            </w:r>
          </w:p>
          <w:p w14:paraId="37ED3701" w14:textId="77777777" w:rsidR="003436A0" w:rsidRPr="009404BB" w:rsidRDefault="003436A0" w:rsidP="003436A0">
            <w:pPr>
              <w:pStyle w:val="TableParagraph"/>
              <w:ind w:left="201" w:right="461"/>
              <w:rPr>
                <w:sz w:val="20"/>
                <w:szCs w:val="20"/>
              </w:rPr>
            </w:pPr>
            <w:r w:rsidRPr="009404BB">
              <w:rPr>
                <w:spacing w:val="-2"/>
                <w:sz w:val="20"/>
                <w:szCs w:val="20"/>
              </w:rPr>
              <w:t>0.57735027</w:t>
            </w:r>
          </w:p>
        </w:tc>
      </w:tr>
      <w:tr w:rsidR="003436A0" w:rsidRPr="009404BB" w14:paraId="5F7EFF2A" w14:textId="77777777" w:rsidTr="003436A0">
        <w:trPr>
          <w:trHeight w:val="889"/>
        </w:trPr>
        <w:tc>
          <w:tcPr>
            <w:tcW w:w="2258" w:type="dxa"/>
          </w:tcPr>
          <w:p w14:paraId="6E3BE77F" w14:textId="77777777" w:rsidR="003436A0" w:rsidRPr="009404BB" w:rsidRDefault="003436A0" w:rsidP="003436A0">
            <w:pPr>
              <w:pStyle w:val="TableParagraph"/>
              <w:spacing w:before="101"/>
              <w:ind w:left="100" w:right="461"/>
              <w:rPr>
                <w:sz w:val="20"/>
                <w:szCs w:val="20"/>
              </w:rPr>
            </w:pPr>
            <w:r w:rsidRPr="009404BB">
              <w:rPr>
                <w:sz w:val="20"/>
                <w:szCs w:val="20"/>
              </w:rPr>
              <w:t>skenario uji fitur registrasi</w:t>
            </w:r>
          </w:p>
        </w:tc>
        <w:tc>
          <w:tcPr>
            <w:tcW w:w="2631" w:type="dxa"/>
          </w:tcPr>
          <w:p w14:paraId="0B2CD453" w14:textId="77777777" w:rsidR="003436A0" w:rsidRPr="009404BB" w:rsidRDefault="003436A0" w:rsidP="003436A0">
            <w:pPr>
              <w:pStyle w:val="TableParagraph"/>
              <w:spacing w:before="101"/>
              <w:ind w:left="201" w:right="461"/>
              <w:rPr>
                <w:sz w:val="20"/>
                <w:szCs w:val="20"/>
              </w:rPr>
            </w:pPr>
            <w:r w:rsidRPr="009404BB">
              <w:rPr>
                <w:spacing w:val="-2"/>
                <w:sz w:val="20"/>
                <w:szCs w:val="20"/>
              </w:rPr>
              <w:t>0.54658127</w:t>
            </w:r>
          </w:p>
          <w:p w14:paraId="51DA17E4" w14:textId="77777777" w:rsidR="003436A0" w:rsidRPr="009404BB" w:rsidRDefault="003436A0" w:rsidP="003436A0">
            <w:pPr>
              <w:pStyle w:val="TableParagraph"/>
              <w:ind w:left="201" w:right="461"/>
              <w:rPr>
                <w:sz w:val="20"/>
                <w:szCs w:val="20"/>
              </w:rPr>
            </w:pPr>
            <w:r w:rsidRPr="009404BB">
              <w:rPr>
                <w:spacing w:val="-2"/>
                <w:sz w:val="20"/>
                <w:szCs w:val="20"/>
              </w:rPr>
              <w:t>0.43337383</w:t>
            </w:r>
          </w:p>
          <w:p w14:paraId="36D37852" w14:textId="77777777" w:rsidR="003436A0" w:rsidRPr="009404BB" w:rsidRDefault="003436A0" w:rsidP="003436A0">
            <w:pPr>
              <w:pStyle w:val="TableParagraph"/>
              <w:ind w:left="201" w:right="461"/>
              <w:rPr>
                <w:spacing w:val="-2"/>
                <w:sz w:val="20"/>
                <w:szCs w:val="20"/>
              </w:rPr>
            </w:pPr>
            <w:r w:rsidRPr="009404BB">
              <w:rPr>
                <w:spacing w:val="-2"/>
                <w:sz w:val="20"/>
                <w:szCs w:val="20"/>
              </w:rPr>
              <w:t>0.63643908</w:t>
            </w:r>
          </w:p>
          <w:p w14:paraId="69BBAA3E" w14:textId="77777777" w:rsidR="003436A0" w:rsidRPr="009404BB" w:rsidRDefault="003436A0" w:rsidP="003436A0">
            <w:pPr>
              <w:pStyle w:val="TableParagraph"/>
              <w:ind w:left="201" w:right="461"/>
              <w:rPr>
                <w:sz w:val="20"/>
                <w:szCs w:val="20"/>
              </w:rPr>
            </w:pPr>
            <w:r w:rsidRPr="009404BB">
              <w:rPr>
                <w:spacing w:val="-2"/>
                <w:sz w:val="20"/>
                <w:szCs w:val="20"/>
              </w:rPr>
              <w:t>0.32921321</w:t>
            </w:r>
          </w:p>
        </w:tc>
      </w:tr>
      <w:tr w:rsidR="003436A0" w:rsidRPr="009404BB" w14:paraId="65CC6998" w14:textId="77777777" w:rsidTr="003436A0">
        <w:trPr>
          <w:trHeight w:val="1122"/>
        </w:trPr>
        <w:tc>
          <w:tcPr>
            <w:tcW w:w="2258" w:type="dxa"/>
          </w:tcPr>
          <w:p w14:paraId="260FC4A7" w14:textId="77777777" w:rsidR="003436A0" w:rsidRPr="009404BB" w:rsidRDefault="003436A0" w:rsidP="003436A0">
            <w:pPr>
              <w:pStyle w:val="TableParagraph"/>
              <w:spacing w:before="101"/>
              <w:ind w:left="100" w:right="461"/>
              <w:rPr>
                <w:sz w:val="20"/>
                <w:szCs w:val="20"/>
              </w:rPr>
            </w:pPr>
            <w:r w:rsidRPr="009404BB">
              <w:rPr>
                <w:sz w:val="20"/>
                <w:szCs w:val="20"/>
              </w:rPr>
              <w:t>step uji test case lupa password hasil</w:t>
            </w:r>
          </w:p>
        </w:tc>
        <w:tc>
          <w:tcPr>
            <w:tcW w:w="2631" w:type="dxa"/>
          </w:tcPr>
          <w:p w14:paraId="45F7FEB4" w14:textId="77777777" w:rsidR="003436A0" w:rsidRPr="009404BB" w:rsidRDefault="003436A0" w:rsidP="003436A0">
            <w:pPr>
              <w:pStyle w:val="TableParagraph"/>
              <w:spacing w:before="101"/>
              <w:ind w:left="201" w:right="461"/>
              <w:rPr>
                <w:sz w:val="20"/>
                <w:szCs w:val="20"/>
              </w:rPr>
            </w:pPr>
            <w:r w:rsidRPr="009404BB">
              <w:rPr>
                <w:spacing w:val="-2"/>
                <w:sz w:val="20"/>
                <w:szCs w:val="20"/>
              </w:rPr>
              <w:t>0.45204249</w:t>
            </w:r>
          </w:p>
          <w:p w14:paraId="55F31688" w14:textId="77777777" w:rsidR="003436A0" w:rsidRPr="009404BB" w:rsidRDefault="003436A0" w:rsidP="003436A0">
            <w:pPr>
              <w:pStyle w:val="TableParagraph"/>
              <w:ind w:left="201" w:right="461"/>
              <w:rPr>
                <w:sz w:val="20"/>
                <w:szCs w:val="20"/>
              </w:rPr>
            </w:pPr>
            <w:r w:rsidRPr="009404BB">
              <w:rPr>
                <w:spacing w:val="-2"/>
                <w:sz w:val="20"/>
                <w:szCs w:val="20"/>
              </w:rPr>
              <w:t>0.38821934</w:t>
            </w:r>
          </w:p>
          <w:p w14:paraId="69B442C2" w14:textId="77777777" w:rsidR="003436A0" w:rsidRPr="009404BB" w:rsidRDefault="003436A0" w:rsidP="003436A0">
            <w:pPr>
              <w:pStyle w:val="TableParagraph"/>
              <w:ind w:left="201" w:right="461"/>
              <w:rPr>
                <w:sz w:val="20"/>
                <w:szCs w:val="20"/>
              </w:rPr>
            </w:pPr>
            <w:r w:rsidRPr="009404BB">
              <w:rPr>
                <w:spacing w:val="-2"/>
                <w:sz w:val="20"/>
                <w:szCs w:val="20"/>
              </w:rPr>
              <w:t>0.3429361</w:t>
            </w:r>
          </w:p>
          <w:p w14:paraId="43720722" w14:textId="77777777" w:rsidR="003436A0" w:rsidRPr="009404BB" w:rsidRDefault="003436A0" w:rsidP="003436A0">
            <w:pPr>
              <w:pStyle w:val="TableParagraph"/>
              <w:spacing w:before="1"/>
              <w:ind w:left="201" w:right="461"/>
              <w:rPr>
                <w:spacing w:val="-2"/>
                <w:sz w:val="20"/>
                <w:szCs w:val="20"/>
              </w:rPr>
            </w:pPr>
            <w:r w:rsidRPr="009404BB">
              <w:rPr>
                <w:spacing w:val="-2"/>
                <w:sz w:val="20"/>
                <w:szCs w:val="20"/>
              </w:rPr>
              <w:t>0.3429361</w:t>
            </w:r>
          </w:p>
          <w:p w14:paraId="08888A75" w14:textId="77777777" w:rsidR="003436A0" w:rsidRPr="009404BB" w:rsidRDefault="003436A0" w:rsidP="003436A0">
            <w:pPr>
              <w:pStyle w:val="TableParagraph"/>
              <w:spacing w:before="1"/>
              <w:ind w:left="201" w:right="461"/>
              <w:rPr>
                <w:spacing w:val="-2"/>
                <w:sz w:val="20"/>
                <w:szCs w:val="20"/>
              </w:rPr>
            </w:pPr>
            <w:r w:rsidRPr="009404BB">
              <w:rPr>
                <w:spacing w:val="-2"/>
                <w:sz w:val="20"/>
                <w:szCs w:val="20"/>
              </w:rPr>
              <w:t>0.38821934</w:t>
            </w:r>
          </w:p>
          <w:p w14:paraId="79345B94" w14:textId="77777777" w:rsidR="003436A0" w:rsidRPr="009404BB" w:rsidRDefault="003436A0" w:rsidP="003436A0">
            <w:pPr>
              <w:pStyle w:val="TableParagraph"/>
              <w:spacing w:before="1"/>
              <w:ind w:left="201" w:right="461"/>
              <w:rPr>
                <w:spacing w:val="-2"/>
                <w:sz w:val="20"/>
                <w:szCs w:val="20"/>
              </w:rPr>
            </w:pPr>
            <w:r w:rsidRPr="009404BB">
              <w:rPr>
                <w:spacing w:val="-2"/>
                <w:sz w:val="20"/>
                <w:szCs w:val="20"/>
              </w:rPr>
              <w:t>0.45204249</w:t>
            </w:r>
          </w:p>
          <w:p w14:paraId="68AA3BFE" w14:textId="77777777" w:rsidR="003436A0" w:rsidRPr="009404BB" w:rsidRDefault="003436A0" w:rsidP="003436A0">
            <w:pPr>
              <w:pStyle w:val="TableParagraph"/>
              <w:spacing w:before="1"/>
              <w:ind w:left="201" w:right="461"/>
              <w:rPr>
                <w:sz w:val="20"/>
                <w:szCs w:val="20"/>
              </w:rPr>
            </w:pPr>
            <w:r w:rsidRPr="009404BB">
              <w:rPr>
                <w:spacing w:val="-2"/>
                <w:sz w:val="20"/>
                <w:szCs w:val="20"/>
              </w:rPr>
              <w:t>0.2338297</w:t>
            </w:r>
          </w:p>
        </w:tc>
      </w:tr>
    </w:tbl>
    <w:p w14:paraId="56706168" w14:textId="77777777" w:rsidR="002C01CC" w:rsidRPr="009404BB" w:rsidRDefault="002C01CC" w:rsidP="003436A0">
      <w:pPr>
        <w:pStyle w:val="BodyText"/>
        <w:spacing w:before="1" w:line="230" w:lineRule="auto"/>
        <w:ind w:right="461"/>
        <w:jc w:val="both"/>
      </w:pPr>
    </w:p>
    <w:p w14:paraId="526B16F9" w14:textId="50718E62" w:rsidR="002C01CC" w:rsidRDefault="002C01CC" w:rsidP="002C01CC">
      <w:pPr>
        <w:pStyle w:val="BodyText"/>
        <w:spacing w:before="1" w:line="230" w:lineRule="auto"/>
        <w:ind w:left="184" w:right="461" w:firstLine="331"/>
        <w:jc w:val="both"/>
      </w:pPr>
      <w:r w:rsidRPr="009404BB">
        <w:t xml:space="preserve">Berdasarkan </w:t>
      </w:r>
      <w:r w:rsidRPr="00AD24D2">
        <w:rPr>
          <w:highlight w:val="yellow"/>
        </w:rPr>
        <w:t>Tabel 4.10</w:t>
      </w:r>
      <w:r w:rsidRPr="009404BB">
        <w:t>,</w:t>
      </w:r>
      <w:r w:rsidR="008B3F11">
        <w:t xml:space="preserve"> h</w:t>
      </w:r>
      <w:r w:rsidR="008B3F11" w:rsidRPr="008B3F11">
        <w:t xml:space="preserve">asil menunjukkan bahwa proses vektorisasi teks menggunakan metode Term Frequency-Inverse Document Frequency (TF-IDF) berfungsi secara </w:t>
      </w:r>
      <w:r w:rsidR="008B3F11">
        <w:t>baik</w:t>
      </w:r>
      <w:r w:rsidR="008B3F11" w:rsidRPr="008B3F11">
        <w:t>. Ini dibuktikan oleh keberhasilan sistem dalam mengonversi masukan teks menjadi representasi vektor yang sesuai.</w:t>
      </w:r>
      <w:r w:rsidRPr="009404BB">
        <w:t xml:space="preserve"> Proses konversi data </w:t>
      </w:r>
      <w:r w:rsidRPr="009404BB">
        <w:lastRenderedPageBreak/>
        <w:t>masukan yang bertipe string menjadi bilangan desimal dilakukan dengan langkah-langkah sebagai berikut:</w:t>
      </w:r>
    </w:p>
    <w:p w14:paraId="235F8A18" w14:textId="77777777" w:rsidR="003436A0" w:rsidRPr="009404BB" w:rsidRDefault="003436A0" w:rsidP="002C01CC">
      <w:pPr>
        <w:pStyle w:val="BodyText"/>
        <w:spacing w:before="1" w:line="230" w:lineRule="auto"/>
        <w:ind w:left="184" w:right="461" w:firstLine="331"/>
        <w:jc w:val="both"/>
      </w:pPr>
    </w:p>
    <w:p w14:paraId="715D4045" w14:textId="77777777" w:rsidR="002C01CC" w:rsidRPr="009404BB" w:rsidRDefault="002C01CC" w:rsidP="002C01CC">
      <w:pPr>
        <w:pStyle w:val="Heading5"/>
        <w:numPr>
          <w:ilvl w:val="0"/>
          <w:numId w:val="9"/>
        </w:numPr>
        <w:tabs>
          <w:tab w:val="left" w:pos="592"/>
        </w:tabs>
        <w:spacing w:line="227" w:lineRule="exact"/>
        <w:ind w:left="592" w:right="461" w:hanging="358"/>
        <w:rPr>
          <w:rFonts w:ascii="Times New Roman" w:hAnsi="Times New Roman" w:cs="Times New Roman"/>
          <w:b/>
          <w:bCs/>
          <w:color w:val="000000" w:themeColor="text1"/>
          <w:sz w:val="20"/>
          <w:szCs w:val="20"/>
        </w:rPr>
      </w:pPr>
      <w:r w:rsidRPr="009404BB">
        <w:rPr>
          <w:rFonts w:ascii="Times New Roman" w:hAnsi="Times New Roman" w:cs="Times New Roman"/>
          <w:b/>
          <w:bCs/>
          <w:color w:val="000000" w:themeColor="text1"/>
          <w:sz w:val="20"/>
          <w:szCs w:val="20"/>
        </w:rPr>
        <w:t>Term</w:t>
      </w:r>
      <w:r w:rsidRPr="009404BB">
        <w:rPr>
          <w:rFonts w:ascii="Times New Roman" w:hAnsi="Times New Roman" w:cs="Times New Roman"/>
          <w:b/>
          <w:bCs/>
          <w:color w:val="000000" w:themeColor="text1"/>
          <w:spacing w:val="10"/>
          <w:sz w:val="20"/>
          <w:szCs w:val="20"/>
        </w:rPr>
        <w:t xml:space="preserve"> </w:t>
      </w:r>
      <w:r w:rsidRPr="009404BB">
        <w:rPr>
          <w:rFonts w:ascii="Times New Roman" w:hAnsi="Times New Roman" w:cs="Times New Roman"/>
          <w:b/>
          <w:bCs/>
          <w:color w:val="000000" w:themeColor="text1"/>
          <w:sz w:val="20"/>
          <w:szCs w:val="20"/>
        </w:rPr>
        <w:t>Frequency</w:t>
      </w:r>
      <w:r w:rsidRPr="009404BB">
        <w:rPr>
          <w:rFonts w:ascii="Times New Roman" w:hAnsi="Times New Roman" w:cs="Times New Roman"/>
          <w:b/>
          <w:bCs/>
          <w:color w:val="000000" w:themeColor="text1"/>
          <w:spacing w:val="11"/>
          <w:sz w:val="20"/>
          <w:szCs w:val="20"/>
        </w:rPr>
        <w:t xml:space="preserve"> </w:t>
      </w:r>
      <w:r w:rsidRPr="009404BB">
        <w:rPr>
          <w:rFonts w:ascii="Times New Roman" w:hAnsi="Times New Roman" w:cs="Times New Roman"/>
          <w:b/>
          <w:bCs/>
          <w:color w:val="000000" w:themeColor="text1"/>
          <w:spacing w:val="-4"/>
          <w:sz w:val="20"/>
          <w:szCs w:val="20"/>
        </w:rPr>
        <w:t>(TF)</w:t>
      </w:r>
    </w:p>
    <w:p w14:paraId="4BCA24AA" w14:textId="4749AA65" w:rsidR="008B3F11" w:rsidRPr="009404BB" w:rsidRDefault="008B3F11" w:rsidP="008B3F11">
      <w:pPr>
        <w:pStyle w:val="BodyText"/>
        <w:spacing w:before="1" w:line="232" w:lineRule="auto"/>
        <w:ind w:left="234" w:right="461" w:firstLine="360"/>
        <w:jc w:val="both"/>
      </w:pPr>
      <w:r w:rsidRPr="008B3F11">
        <w:t xml:space="preserve">Untuk setiap kata dalam teks yang dimasukkan, frekuensi kemunculannya dihitung, menghasilkan nilai Frekuensi Istilah (TF). Nilai TF ini umumnya dinormalisasi, yaitu dibagi dengan total kata dalam dokumen. Proses normalisasi TF ini bertujuan untuk mengeliminasi bias yang mungkin timbul dari panjang dokumen yang berbeda, dan disebut sebagai Frekuensi Istilah </w:t>
      </w:r>
      <w:r w:rsidRPr="009404BB">
        <w:t>(Normalized Term Frequency)</w:t>
      </w:r>
      <w:r w:rsidRPr="008B3F11">
        <w:t>.</w:t>
      </w:r>
    </w:p>
    <w:p w14:paraId="0371A9B6" w14:textId="77777777" w:rsidR="002C01CC" w:rsidRPr="009404BB" w:rsidRDefault="002C01CC" w:rsidP="002C01CC">
      <w:pPr>
        <w:pStyle w:val="Heading5"/>
        <w:numPr>
          <w:ilvl w:val="0"/>
          <w:numId w:val="9"/>
        </w:numPr>
        <w:tabs>
          <w:tab w:val="left" w:pos="592"/>
        </w:tabs>
        <w:spacing w:before="115" w:line="226" w:lineRule="exact"/>
        <w:ind w:left="592" w:right="461" w:hanging="358"/>
        <w:jc w:val="both"/>
        <w:rPr>
          <w:rFonts w:ascii="Times New Roman" w:hAnsi="Times New Roman" w:cs="Times New Roman"/>
          <w:b/>
          <w:bCs/>
          <w:color w:val="000000" w:themeColor="text1"/>
          <w:sz w:val="20"/>
          <w:szCs w:val="20"/>
        </w:rPr>
      </w:pPr>
      <w:r w:rsidRPr="009404BB">
        <w:rPr>
          <w:rFonts w:ascii="Times New Roman" w:hAnsi="Times New Roman" w:cs="Times New Roman"/>
          <w:b/>
          <w:bCs/>
          <w:color w:val="000000" w:themeColor="text1"/>
          <w:sz w:val="20"/>
          <w:szCs w:val="20"/>
        </w:rPr>
        <w:t>Inverse</w:t>
      </w:r>
      <w:r w:rsidRPr="009404BB">
        <w:rPr>
          <w:rFonts w:ascii="Times New Roman" w:hAnsi="Times New Roman" w:cs="Times New Roman"/>
          <w:b/>
          <w:bCs/>
          <w:color w:val="000000" w:themeColor="text1"/>
          <w:spacing w:val="9"/>
          <w:sz w:val="20"/>
          <w:szCs w:val="20"/>
        </w:rPr>
        <w:t xml:space="preserve"> </w:t>
      </w:r>
      <w:r w:rsidRPr="009404BB">
        <w:rPr>
          <w:rFonts w:ascii="Times New Roman" w:hAnsi="Times New Roman" w:cs="Times New Roman"/>
          <w:b/>
          <w:bCs/>
          <w:color w:val="000000" w:themeColor="text1"/>
          <w:sz w:val="20"/>
          <w:szCs w:val="20"/>
        </w:rPr>
        <w:t>Document</w:t>
      </w:r>
      <w:r w:rsidRPr="009404BB">
        <w:rPr>
          <w:rFonts w:ascii="Times New Roman" w:hAnsi="Times New Roman" w:cs="Times New Roman"/>
          <w:b/>
          <w:bCs/>
          <w:color w:val="000000" w:themeColor="text1"/>
          <w:spacing w:val="10"/>
          <w:sz w:val="20"/>
          <w:szCs w:val="20"/>
        </w:rPr>
        <w:t xml:space="preserve"> </w:t>
      </w:r>
      <w:r w:rsidRPr="009404BB">
        <w:rPr>
          <w:rFonts w:ascii="Times New Roman" w:hAnsi="Times New Roman" w:cs="Times New Roman"/>
          <w:b/>
          <w:bCs/>
          <w:color w:val="000000" w:themeColor="text1"/>
          <w:sz w:val="20"/>
          <w:szCs w:val="20"/>
        </w:rPr>
        <w:t>Frequency</w:t>
      </w:r>
      <w:r w:rsidRPr="009404BB">
        <w:rPr>
          <w:rFonts w:ascii="Times New Roman" w:hAnsi="Times New Roman" w:cs="Times New Roman"/>
          <w:b/>
          <w:bCs/>
          <w:color w:val="000000" w:themeColor="text1"/>
          <w:spacing w:val="11"/>
          <w:sz w:val="20"/>
          <w:szCs w:val="20"/>
        </w:rPr>
        <w:t xml:space="preserve"> </w:t>
      </w:r>
      <w:r w:rsidRPr="009404BB">
        <w:rPr>
          <w:rFonts w:ascii="Times New Roman" w:hAnsi="Times New Roman" w:cs="Times New Roman"/>
          <w:b/>
          <w:bCs/>
          <w:color w:val="000000" w:themeColor="text1"/>
          <w:spacing w:val="-2"/>
          <w:sz w:val="20"/>
          <w:szCs w:val="20"/>
        </w:rPr>
        <w:t>(IDF)</w:t>
      </w:r>
    </w:p>
    <w:p w14:paraId="3A8865B6" w14:textId="77777777" w:rsidR="002C01CC" w:rsidRPr="009404BB" w:rsidRDefault="002C01CC" w:rsidP="002C01CC">
      <w:pPr>
        <w:pStyle w:val="BodyText"/>
        <w:spacing w:before="2" w:line="230" w:lineRule="auto"/>
        <w:ind w:left="234" w:right="461" w:firstLine="360"/>
        <w:jc w:val="both"/>
      </w:pPr>
      <w:r w:rsidRPr="009404BB">
        <w:t>Hitung jumlah total dokumen dalam korpus. Untuk setiap kata dalam masukan teks, hitung berapa banyak dokumen dalam korpus yang mengandung kata tersebut. Hitung nilai Frekuensi Dokumen Terbalik (Inverse Document Frequency atau IDF) untuk setiap kata dengan menggunakan rumus IDF = log(total dokumen / jumlah dokumen yang mengandung kata tersebut).</w:t>
      </w:r>
    </w:p>
    <w:p w14:paraId="1DB2D29B" w14:textId="77777777" w:rsidR="002C01CC" w:rsidRPr="009404BB" w:rsidRDefault="002C01CC" w:rsidP="002C01CC">
      <w:pPr>
        <w:pStyle w:val="Heading5"/>
        <w:numPr>
          <w:ilvl w:val="0"/>
          <w:numId w:val="9"/>
        </w:numPr>
        <w:tabs>
          <w:tab w:val="left" w:pos="592"/>
        </w:tabs>
        <w:spacing w:before="118" w:line="226" w:lineRule="exact"/>
        <w:ind w:left="592" w:right="461" w:hanging="358"/>
        <w:jc w:val="both"/>
        <w:rPr>
          <w:rFonts w:ascii="Times New Roman" w:hAnsi="Times New Roman" w:cs="Times New Roman"/>
          <w:b/>
          <w:bCs/>
          <w:color w:val="000000" w:themeColor="text1"/>
          <w:sz w:val="20"/>
          <w:szCs w:val="20"/>
        </w:rPr>
      </w:pPr>
      <w:r w:rsidRPr="009404BB">
        <w:rPr>
          <w:rFonts w:ascii="Times New Roman" w:hAnsi="Times New Roman" w:cs="Times New Roman"/>
          <w:b/>
          <w:bCs/>
          <w:color w:val="000000" w:themeColor="text1"/>
          <w:sz w:val="20"/>
          <w:szCs w:val="20"/>
        </w:rPr>
        <w:t>TF-IDF</w:t>
      </w:r>
      <w:r w:rsidRPr="009404BB">
        <w:rPr>
          <w:rFonts w:ascii="Times New Roman" w:hAnsi="Times New Roman" w:cs="Times New Roman"/>
          <w:b/>
          <w:bCs/>
          <w:color w:val="000000" w:themeColor="text1"/>
          <w:spacing w:val="8"/>
          <w:sz w:val="20"/>
          <w:szCs w:val="20"/>
        </w:rPr>
        <w:t xml:space="preserve"> </w:t>
      </w:r>
      <w:r w:rsidRPr="009404BB">
        <w:rPr>
          <w:rFonts w:ascii="Times New Roman" w:hAnsi="Times New Roman" w:cs="Times New Roman"/>
          <w:b/>
          <w:bCs/>
          <w:color w:val="000000" w:themeColor="text1"/>
          <w:spacing w:val="-4"/>
          <w:sz w:val="20"/>
          <w:szCs w:val="20"/>
        </w:rPr>
        <w:t>Score</w:t>
      </w:r>
    </w:p>
    <w:p w14:paraId="106DD9FE" w14:textId="773A6DC6" w:rsidR="002C01CC" w:rsidRPr="009404BB" w:rsidRDefault="002C01CC" w:rsidP="002C01CC">
      <w:pPr>
        <w:pStyle w:val="BodyText"/>
        <w:spacing w:before="2" w:line="230" w:lineRule="auto"/>
        <w:ind w:left="167" w:right="461" w:firstLine="427"/>
        <w:jc w:val="both"/>
      </w:pPr>
      <w:r w:rsidRPr="009404BB">
        <w:t>Kalikan nilai Frekuensi Istilah (Term Frequency atau TF) dengan nilai Frekuensi Dokumen Terbalik (Inverse Document Frequency atau IDF) untuk setiap</w:t>
      </w:r>
      <w:r w:rsidRPr="009404BB">
        <w:rPr>
          <w:spacing w:val="-3"/>
        </w:rPr>
        <w:t xml:space="preserve"> </w:t>
      </w:r>
      <w:r w:rsidRPr="009404BB">
        <w:t>kata</w:t>
      </w:r>
      <w:r w:rsidRPr="009404BB">
        <w:rPr>
          <w:spacing w:val="-4"/>
        </w:rPr>
        <w:t xml:space="preserve"> </w:t>
      </w:r>
      <w:r w:rsidRPr="009404BB">
        <w:t>dalam</w:t>
      </w:r>
      <w:r w:rsidRPr="009404BB">
        <w:rPr>
          <w:spacing w:val="-5"/>
        </w:rPr>
        <w:t xml:space="preserve"> </w:t>
      </w:r>
      <w:r w:rsidRPr="009404BB">
        <w:t>masukan</w:t>
      </w:r>
      <w:r w:rsidRPr="009404BB">
        <w:rPr>
          <w:spacing w:val="-5"/>
        </w:rPr>
        <w:t xml:space="preserve"> </w:t>
      </w:r>
      <w:r w:rsidRPr="009404BB">
        <w:t>teks.</w:t>
      </w:r>
      <w:r w:rsidRPr="009404BB">
        <w:rPr>
          <w:spacing w:val="-4"/>
        </w:rPr>
        <w:t xml:space="preserve"> </w:t>
      </w:r>
      <w:r w:rsidRPr="009404BB">
        <w:t>Hal</w:t>
      </w:r>
      <w:r w:rsidRPr="009404BB">
        <w:rPr>
          <w:spacing w:val="-4"/>
        </w:rPr>
        <w:t xml:space="preserve"> </w:t>
      </w:r>
      <w:r w:rsidRPr="009404BB">
        <w:t>ini</w:t>
      </w:r>
      <w:r w:rsidRPr="009404BB">
        <w:rPr>
          <w:spacing w:val="-5"/>
        </w:rPr>
        <w:t xml:space="preserve"> </w:t>
      </w:r>
      <w:r w:rsidRPr="009404BB">
        <w:t>akan</w:t>
      </w:r>
      <w:r w:rsidRPr="009404BB">
        <w:rPr>
          <w:spacing w:val="-3"/>
        </w:rPr>
        <w:t xml:space="preserve"> </w:t>
      </w:r>
      <w:r w:rsidRPr="009404BB">
        <w:t>memberikan</w:t>
      </w:r>
      <w:r w:rsidRPr="009404BB">
        <w:rPr>
          <w:spacing w:val="-3"/>
        </w:rPr>
        <w:t xml:space="preserve"> </w:t>
      </w:r>
      <w:r w:rsidRPr="009404BB">
        <w:t>nilai</w:t>
      </w:r>
      <w:r w:rsidRPr="009404BB">
        <w:rPr>
          <w:spacing w:val="-4"/>
        </w:rPr>
        <w:t xml:space="preserve"> </w:t>
      </w:r>
      <w:r w:rsidRPr="009404BB">
        <w:t>Frekuensi</w:t>
      </w:r>
      <w:r w:rsidRPr="009404BB">
        <w:rPr>
          <w:spacing w:val="-5"/>
        </w:rPr>
        <w:t xml:space="preserve"> </w:t>
      </w:r>
      <w:r w:rsidRPr="009404BB">
        <w:t>Istilah- Frekuensi Dokumen Terbalik (Term Frequency-Inverse Document Frequency atau</w:t>
      </w:r>
      <w:r w:rsidRPr="009404BB">
        <w:rPr>
          <w:spacing w:val="-13"/>
        </w:rPr>
        <w:t xml:space="preserve"> </w:t>
      </w:r>
      <w:r w:rsidRPr="009404BB">
        <w:t>TF-IDF)</w:t>
      </w:r>
      <w:r w:rsidRPr="009404BB">
        <w:rPr>
          <w:spacing w:val="-12"/>
        </w:rPr>
        <w:t xml:space="preserve"> </w:t>
      </w:r>
      <w:r w:rsidRPr="009404BB">
        <w:t>untuk</w:t>
      </w:r>
      <w:r w:rsidRPr="009404BB">
        <w:rPr>
          <w:spacing w:val="-13"/>
        </w:rPr>
        <w:t xml:space="preserve"> </w:t>
      </w:r>
      <w:r w:rsidRPr="009404BB">
        <w:t>setiap</w:t>
      </w:r>
      <w:r w:rsidRPr="009404BB">
        <w:rPr>
          <w:spacing w:val="-12"/>
        </w:rPr>
        <w:t xml:space="preserve"> </w:t>
      </w:r>
      <w:r w:rsidRPr="009404BB">
        <w:t>kata</w:t>
      </w:r>
      <w:r w:rsidRPr="009404BB">
        <w:rPr>
          <w:spacing w:val="-13"/>
        </w:rPr>
        <w:t xml:space="preserve"> </w:t>
      </w:r>
      <w:r w:rsidRPr="009404BB">
        <w:t>dalam</w:t>
      </w:r>
      <w:r w:rsidRPr="009404BB">
        <w:rPr>
          <w:spacing w:val="-12"/>
        </w:rPr>
        <w:t xml:space="preserve"> </w:t>
      </w:r>
      <w:r w:rsidRPr="009404BB">
        <w:t>dokumen.</w:t>
      </w:r>
      <w:r w:rsidRPr="009404BB">
        <w:rPr>
          <w:spacing w:val="-13"/>
        </w:rPr>
        <w:t xml:space="preserve"> </w:t>
      </w:r>
      <w:r w:rsidRPr="009404BB">
        <w:t>Hal</w:t>
      </w:r>
      <w:r w:rsidRPr="009404BB">
        <w:rPr>
          <w:spacing w:val="-12"/>
        </w:rPr>
        <w:t xml:space="preserve"> </w:t>
      </w:r>
      <w:r w:rsidRPr="009404BB">
        <w:t>ini</w:t>
      </w:r>
      <w:r w:rsidRPr="009404BB">
        <w:rPr>
          <w:spacing w:val="-13"/>
        </w:rPr>
        <w:t xml:space="preserve"> </w:t>
      </w:r>
      <w:r w:rsidRPr="009404BB">
        <w:t>menghasilkan</w:t>
      </w:r>
      <w:r w:rsidRPr="009404BB">
        <w:rPr>
          <w:spacing w:val="-12"/>
        </w:rPr>
        <w:t xml:space="preserve"> </w:t>
      </w:r>
      <w:r w:rsidRPr="009404BB">
        <w:t>matriks</w:t>
      </w:r>
      <w:r w:rsidRPr="009404BB">
        <w:rPr>
          <w:spacing w:val="-13"/>
        </w:rPr>
        <w:t xml:space="preserve"> </w:t>
      </w:r>
      <w:r w:rsidRPr="009404BB">
        <w:t>TF- IDF, di mana setiap baris mewakili dokumen dan setiap kolom mewakili kata dalam</w:t>
      </w:r>
      <w:r w:rsidRPr="009404BB">
        <w:rPr>
          <w:spacing w:val="-5"/>
        </w:rPr>
        <w:t xml:space="preserve"> </w:t>
      </w:r>
      <w:r w:rsidRPr="009404BB">
        <w:t>kosakata,</w:t>
      </w:r>
      <w:r w:rsidRPr="009404BB">
        <w:rPr>
          <w:spacing w:val="-7"/>
        </w:rPr>
        <w:t xml:space="preserve"> </w:t>
      </w:r>
      <w:r w:rsidRPr="009404BB">
        <w:t>serta</w:t>
      </w:r>
      <w:r w:rsidRPr="009404BB">
        <w:rPr>
          <w:spacing w:val="-6"/>
        </w:rPr>
        <w:t xml:space="preserve"> </w:t>
      </w:r>
      <w:r w:rsidRPr="009404BB">
        <w:t>entri</w:t>
      </w:r>
      <w:r w:rsidRPr="009404BB">
        <w:rPr>
          <w:spacing w:val="-7"/>
        </w:rPr>
        <w:t xml:space="preserve"> </w:t>
      </w:r>
      <w:r w:rsidRPr="009404BB">
        <w:t>matriks</w:t>
      </w:r>
      <w:r w:rsidRPr="009404BB">
        <w:rPr>
          <w:spacing w:val="-7"/>
        </w:rPr>
        <w:t xml:space="preserve"> </w:t>
      </w:r>
      <w:r w:rsidRPr="009404BB">
        <w:t>tersebut</w:t>
      </w:r>
      <w:r w:rsidRPr="009404BB">
        <w:rPr>
          <w:spacing w:val="-7"/>
        </w:rPr>
        <w:t xml:space="preserve"> </w:t>
      </w:r>
      <w:r w:rsidRPr="009404BB">
        <w:t>adalah</w:t>
      </w:r>
      <w:r w:rsidRPr="009404BB">
        <w:rPr>
          <w:spacing w:val="-7"/>
        </w:rPr>
        <w:t xml:space="preserve"> </w:t>
      </w:r>
      <w:r w:rsidRPr="009404BB">
        <w:t>skor</w:t>
      </w:r>
      <w:r w:rsidRPr="009404BB">
        <w:rPr>
          <w:spacing w:val="-7"/>
        </w:rPr>
        <w:t xml:space="preserve"> </w:t>
      </w:r>
      <w:r w:rsidRPr="009404BB">
        <w:t>TF-IDF</w:t>
      </w:r>
      <w:r w:rsidRPr="009404BB">
        <w:rPr>
          <w:spacing w:val="-7"/>
        </w:rPr>
        <w:t xml:space="preserve"> </w:t>
      </w:r>
      <w:r w:rsidRPr="009404BB">
        <w:t>dari</w:t>
      </w:r>
      <w:r w:rsidRPr="009404BB">
        <w:rPr>
          <w:spacing w:val="-6"/>
        </w:rPr>
        <w:t xml:space="preserve"> </w:t>
      </w:r>
      <w:r w:rsidRPr="009404BB">
        <w:t>kata</w:t>
      </w:r>
      <w:r w:rsidRPr="009404BB">
        <w:rPr>
          <w:spacing w:val="-6"/>
        </w:rPr>
        <w:t xml:space="preserve"> </w:t>
      </w:r>
      <w:r w:rsidRPr="009404BB">
        <w:t>tersebut dalam dokumen tersebut.</w:t>
      </w:r>
    </w:p>
    <w:p w14:paraId="6A6B81A8" w14:textId="449FC00E" w:rsidR="002C01CC" w:rsidRPr="005F6E94" w:rsidRDefault="002C01CC" w:rsidP="005F6E94">
      <w:pPr>
        <w:pStyle w:val="Heading5"/>
        <w:tabs>
          <w:tab w:val="left" w:pos="666"/>
        </w:tabs>
        <w:spacing w:before="125" w:line="229" w:lineRule="exact"/>
        <w:ind w:left="167" w:right="461"/>
        <w:jc w:val="both"/>
        <w:rPr>
          <w:rFonts w:ascii="Times New Roman" w:hAnsi="Times New Roman" w:cs="Times New Roman"/>
          <w:b/>
          <w:bCs/>
          <w:color w:val="000000" w:themeColor="text1"/>
          <w:spacing w:val="-2"/>
          <w:sz w:val="20"/>
          <w:szCs w:val="20"/>
        </w:rPr>
      </w:pPr>
      <w:r w:rsidRPr="009404BB">
        <w:rPr>
          <w:rFonts w:ascii="Times New Roman" w:hAnsi="Times New Roman" w:cs="Times New Roman"/>
          <w:b/>
          <w:bCs/>
          <w:color w:val="000000" w:themeColor="text1"/>
          <w:sz w:val="20"/>
          <w:szCs w:val="20"/>
        </w:rPr>
        <w:t>4.6.</w:t>
      </w:r>
      <w:r w:rsidR="00835442">
        <w:rPr>
          <w:rFonts w:ascii="Times New Roman" w:hAnsi="Times New Roman" w:cs="Times New Roman"/>
          <w:b/>
          <w:bCs/>
          <w:color w:val="000000" w:themeColor="text1"/>
          <w:sz w:val="20"/>
          <w:szCs w:val="20"/>
        </w:rPr>
        <w:t>4</w:t>
      </w:r>
      <w:r w:rsidRPr="009404BB">
        <w:rPr>
          <w:rFonts w:ascii="Times New Roman" w:hAnsi="Times New Roman" w:cs="Times New Roman"/>
          <w:b/>
          <w:bCs/>
          <w:color w:val="000000" w:themeColor="text1"/>
          <w:sz w:val="20"/>
          <w:szCs w:val="20"/>
        </w:rPr>
        <w:t xml:space="preserve"> Eksperimen</w:t>
      </w:r>
      <w:r w:rsidRPr="009404BB">
        <w:rPr>
          <w:rFonts w:ascii="Times New Roman" w:hAnsi="Times New Roman" w:cs="Times New Roman"/>
          <w:b/>
          <w:bCs/>
          <w:color w:val="000000" w:themeColor="text1"/>
          <w:spacing w:val="-8"/>
          <w:sz w:val="20"/>
          <w:szCs w:val="20"/>
        </w:rPr>
        <w:t xml:space="preserve"> </w:t>
      </w:r>
      <w:r w:rsidRPr="009404BB">
        <w:rPr>
          <w:rFonts w:ascii="Times New Roman" w:hAnsi="Times New Roman" w:cs="Times New Roman"/>
          <w:b/>
          <w:bCs/>
          <w:color w:val="000000" w:themeColor="text1"/>
          <w:sz w:val="20"/>
          <w:szCs w:val="20"/>
        </w:rPr>
        <w:t>Cosine</w:t>
      </w:r>
      <w:r w:rsidRPr="009404BB">
        <w:rPr>
          <w:rFonts w:ascii="Times New Roman" w:hAnsi="Times New Roman" w:cs="Times New Roman"/>
          <w:b/>
          <w:bCs/>
          <w:color w:val="000000" w:themeColor="text1"/>
          <w:spacing w:val="-9"/>
          <w:sz w:val="20"/>
          <w:szCs w:val="20"/>
        </w:rPr>
        <w:t xml:space="preserve"> </w:t>
      </w:r>
      <w:r w:rsidRPr="009404BB">
        <w:rPr>
          <w:rFonts w:ascii="Times New Roman" w:hAnsi="Times New Roman" w:cs="Times New Roman"/>
          <w:b/>
          <w:bCs/>
          <w:color w:val="000000" w:themeColor="text1"/>
          <w:spacing w:val="-2"/>
          <w:sz w:val="20"/>
          <w:szCs w:val="20"/>
        </w:rPr>
        <w:t>Similarity</w:t>
      </w:r>
    </w:p>
    <w:p w14:paraId="3959E90B" w14:textId="77777777" w:rsidR="002C01CC" w:rsidRPr="009404BB" w:rsidRDefault="002C01CC" w:rsidP="002C01CC">
      <w:pPr>
        <w:pStyle w:val="BodyText"/>
        <w:ind w:left="167" w:right="461" w:firstLine="283"/>
        <w:jc w:val="both"/>
      </w:pPr>
      <w:r w:rsidRPr="009404BB">
        <w:t>Pengujian Kesamaan Kosinus (Cosine Similarity) adalah pengujian yang dilakukan untuk mengetahui apakah sistem berhasil melakukan pencocokan antara dua vektor yang ada.</w:t>
      </w:r>
    </w:p>
    <w:p w14:paraId="494E0AC3" w14:textId="77777777" w:rsidR="002C01CC" w:rsidRPr="009404BB" w:rsidRDefault="002C01CC" w:rsidP="002C01CC">
      <w:pPr>
        <w:pStyle w:val="BodyText"/>
        <w:ind w:left="167" w:right="461" w:firstLine="283"/>
        <w:jc w:val="both"/>
      </w:pPr>
    </w:p>
    <w:p w14:paraId="51FFA46B" w14:textId="548B0C82" w:rsidR="002C01CC" w:rsidRPr="009404BB" w:rsidRDefault="002C01CC" w:rsidP="002C01CC">
      <w:pPr>
        <w:pStyle w:val="Caption"/>
        <w:jc w:val="center"/>
        <w:rPr>
          <w:b/>
          <w:bCs/>
          <w:i w:val="0"/>
          <w:iCs w:val="0"/>
          <w:color w:val="000000" w:themeColor="text1"/>
          <w:sz w:val="20"/>
          <w:szCs w:val="20"/>
        </w:rPr>
      </w:pPr>
      <w:bookmarkStart w:id="111" w:name="_Toc189215666"/>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12</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Cosine Similarity</w:t>
      </w:r>
      <w:bookmarkEnd w:id="111"/>
    </w:p>
    <w:tbl>
      <w:tblPr>
        <w:tblW w:w="5173" w:type="dxa"/>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2693"/>
      </w:tblGrid>
      <w:tr w:rsidR="002C01CC" w:rsidRPr="009404BB" w14:paraId="7D0DB6FF" w14:textId="77777777" w:rsidTr="003436A0">
        <w:trPr>
          <w:trHeight w:val="428"/>
        </w:trPr>
        <w:tc>
          <w:tcPr>
            <w:tcW w:w="2480" w:type="dxa"/>
          </w:tcPr>
          <w:p w14:paraId="575384F2" w14:textId="77777777" w:rsidR="002C01CC" w:rsidRPr="009404BB" w:rsidRDefault="002C01CC" w:rsidP="008073D5">
            <w:pPr>
              <w:pStyle w:val="TableParagraph"/>
              <w:spacing w:before="101"/>
              <w:ind w:left="16" w:right="461"/>
              <w:jc w:val="center"/>
              <w:rPr>
                <w:sz w:val="20"/>
                <w:szCs w:val="20"/>
              </w:rPr>
            </w:pPr>
            <w:r w:rsidRPr="009404BB">
              <w:rPr>
                <w:spacing w:val="-2"/>
                <w:sz w:val="20"/>
                <w:szCs w:val="20"/>
              </w:rPr>
              <w:t>INPUT</w:t>
            </w:r>
          </w:p>
        </w:tc>
        <w:tc>
          <w:tcPr>
            <w:tcW w:w="2693" w:type="dxa"/>
          </w:tcPr>
          <w:p w14:paraId="3A201D38" w14:textId="77777777" w:rsidR="002C01CC" w:rsidRPr="009404BB" w:rsidRDefault="002C01CC" w:rsidP="008073D5">
            <w:pPr>
              <w:pStyle w:val="TableParagraph"/>
              <w:spacing w:before="101"/>
              <w:ind w:left="19" w:right="461"/>
              <w:jc w:val="center"/>
              <w:rPr>
                <w:sz w:val="20"/>
                <w:szCs w:val="20"/>
              </w:rPr>
            </w:pPr>
            <w:r w:rsidRPr="009404BB">
              <w:rPr>
                <w:spacing w:val="-2"/>
                <w:sz w:val="20"/>
                <w:szCs w:val="20"/>
              </w:rPr>
              <w:t>OUTPUT</w:t>
            </w:r>
          </w:p>
        </w:tc>
      </w:tr>
      <w:tr w:rsidR="002C01CC" w:rsidRPr="009404BB" w14:paraId="6DEEF125" w14:textId="77777777" w:rsidTr="003436A0">
        <w:trPr>
          <w:trHeight w:val="1120"/>
        </w:trPr>
        <w:tc>
          <w:tcPr>
            <w:tcW w:w="2480" w:type="dxa"/>
          </w:tcPr>
          <w:p w14:paraId="123243AF" w14:textId="34E58BF4" w:rsidR="002C01CC" w:rsidRPr="009404BB" w:rsidRDefault="004C69AC" w:rsidP="008073D5">
            <w:pPr>
              <w:pStyle w:val="TableParagraph"/>
              <w:spacing w:before="101"/>
              <w:ind w:left="100" w:right="461"/>
              <w:rPr>
                <w:sz w:val="20"/>
                <w:szCs w:val="20"/>
              </w:rPr>
            </w:pPr>
            <w:r w:rsidRPr="00554835">
              <w:rPr>
                <w:sz w:val="20"/>
                <w:szCs w:val="20"/>
              </w:rPr>
              <w:t>Bagaimana test case untuk fitur login</w:t>
            </w:r>
            <w:r>
              <w:rPr>
                <w:sz w:val="20"/>
                <w:szCs w:val="20"/>
              </w:rPr>
              <w:t xml:space="preserve"> </w:t>
            </w:r>
            <w:r w:rsidRPr="00554835">
              <w:rPr>
                <w:sz w:val="20"/>
                <w:szCs w:val="20"/>
              </w:rPr>
              <w:t>?</w:t>
            </w:r>
          </w:p>
        </w:tc>
        <w:tc>
          <w:tcPr>
            <w:tcW w:w="2693" w:type="dxa"/>
          </w:tcPr>
          <w:p w14:paraId="2D5B4B8B" w14:textId="77777777" w:rsidR="002C01CC" w:rsidRPr="009404BB" w:rsidRDefault="002C01CC" w:rsidP="008073D5">
            <w:pPr>
              <w:pStyle w:val="TableParagraph"/>
              <w:spacing w:before="101"/>
              <w:ind w:left="151" w:right="461"/>
              <w:rPr>
                <w:sz w:val="20"/>
                <w:szCs w:val="20"/>
              </w:rPr>
            </w:pPr>
            <w:r w:rsidRPr="009404BB">
              <w:rPr>
                <w:sz w:val="20"/>
                <w:szCs w:val="20"/>
              </w:rPr>
              <w:t xml:space="preserve">[[0.         0.         0.         </w:t>
            </w:r>
            <w:r w:rsidRPr="009404BB">
              <w:rPr>
                <w:sz w:val="20"/>
                <w:szCs w:val="20"/>
                <w:highlight w:val="green"/>
              </w:rPr>
              <w:t>1.</w:t>
            </w:r>
            <w:r w:rsidRPr="009404BB">
              <w:rPr>
                <w:sz w:val="20"/>
                <w:szCs w:val="20"/>
              </w:rPr>
              <w:t xml:space="preserve">         0.         0.</w:t>
            </w:r>
          </w:p>
          <w:p w14:paraId="226DEB77" w14:textId="77777777" w:rsidR="002C01CC" w:rsidRPr="009404BB" w:rsidRDefault="002C01CC" w:rsidP="008073D5">
            <w:pPr>
              <w:pStyle w:val="TableParagraph"/>
              <w:ind w:left="151" w:right="461"/>
              <w:rPr>
                <w:sz w:val="20"/>
                <w:szCs w:val="20"/>
              </w:rPr>
            </w:pPr>
            <w:r w:rsidRPr="009404BB">
              <w:rPr>
                <w:sz w:val="20"/>
                <w:szCs w:val="20"/>
              </w:rPr>
              <w:t xml:space="preserve">  0.         0.         0.         0.         0.         0.        ]</w:t>
            </w:r>
          </w:p>
        </w:tc>
      </w:tr>
      <w:tr w:rsidR="002C01CC" w:rsidRPr="009404BB" w14:paraId="0BE363F8" w14:textId="77777777" w:rsidTr="003436A0">
        <w:trPr>
          <w:trHeight w:val="1120"/>
        </w:trPr>
        <w:tc>
          <w:tcPr>
            <w:tcW w:w="2480" w:type="dxa"/>
          </w:tcPr>
          <w:p w14:paraId="02A60C22" w14:textId="77777777" w:rsidR="002C01CC" w:rsidRPr="009404BB" w:rsidRDefault="002C01CC" w:rsidP="008073D5">
            <w:pPr>
              <w:pStyle w:val="TableParagraph"/>
              <w:spacing w:before="101"/>
              <w:ind w:left="100" w:right="461"/>
              <w:rPr>
                <w:sz w:val="20"/>
                <w:szCs w:val="20"/>
              </w:rPr>
            </w:pPr>
            <w:r w:rsidRPr="009404BB">
              <w:rPr>
                <w:sz w:val="20"/>
                <w:szCs w:val="20"/>
              </w:rPr>
              <w:lastRenderedPageBreak/>
              <w:t>Skenario apa yang harus diuji dalam fitur Registrasi ?</w:t>
            </w:r>
          </w:p>
        </w:tc>
        <w:tc>
          <w:tcPr>
            <w:tcW w:w="2693" w:type="dxa"/>
          </w:tcPr>
          <w:p w14:paraId="372C3936" w14:textId="77777777" w:rsidR="002C01CC" w:rsidRPr="009404BB" w:rsidRDefault="002C01CC" w:rsidP="008073D5">
            <w:pPr>
              <w:pStyle w:val="TableParagraph"/>
              <w:spacing w:before="101"/>
              <w:ind w:left="151" w:right="461"/>
              <w:rPr>
                <w:sz w:val="20"/>
                <w:szCs w:val="20"/>
              </w:rPr>
            </w:pPr>
            <w:r w:rsidRPr="009404BB">
              <w:rPr>
                <w:sz w:val="20"/>
                <w:szCs w:val="20"/>
              </w:rPr>
              <w:t>[0.13776935 0.         0.35670706 0.         0.21836473 0.1352117</w:t>
            </w:r>
          </w:p>
          <w:p w14:paraId="369BA3B0" w14:textId="77777777" w:rsidR="002C01CC" w:rsidRPr="009404BB" w:rsidRDefault="002C01CC" w:rsidP="008073D5">
            <w:pPr>
              <w:pStyle w:val="TableParagraph"/>
              <w:spacing w:line="229" w:lineRule="exact"/>
              <w:ind w:left="201" w:right="461"/>
              <w:rPr>
                <w:sz w:val="20"/>
                <w:szCs w:val="20"/>
              </w:rPr>
            </w:pPr>
            <w:r w:rsidRPr="009404BB">
              <w:rPr>
                <w:sz w:val="20"/>
                <w:szCs w:val="20"/>
              </w:rPr>
              <w:t xml:space="preserve">  0.10434567 0.08612374 0.39367235 0.         </w:t>
            </w:r>
            <w:r w:rsidRPr="009404BB">
              <w:rPr>
                <w:sz w:val="20"/>
                <w:szCs w:val="20"/>
                <w:highlight w:val="green"/>
              </w:rPr>
              <w:t>1.</w:t>
            </w:r>
            <w:r w:rsidRPr="009404BB">
              <w:rPr>
                <w:sz w:val="20"/>
                <w:szCs w:val="20"/>
              </w:rPr>
              <w:t xml:space="preserve">         0.07962735]</w:t>
            </w:r>
          </w:p>
        </w:tc>
      </w:tr>
      <w:tr w:rsidR="002C01CC" w:rsidRPr="009404BB" w14:paraId="0E539625" w14:textId="77777777" w:rsidTr="003436A0">
        <w:trPr>
          <w:trHeight w:val="1120"/>
        </w:trPr>
        <w:tc>
          <w:tcPr>
            <w:tcW w:w="2480" w:type="dxa"/>
          </w:tcPr>
          <w:p w14:paraId="2D7ECA15" w14:textId="35C98FAE" w:rsidR="002C01CC" w:rsidRPr="009404BB" w:rsidRDefault="002C01CC" w:rsidP="008073D5">
            <w:pPr>
              <w:pStyle w:val="TableParagraph"/>
              <w:spacing w:before="101"/>
              <w:ind w:left="100" w:right="461"/>
              <w:rPr>
                <w:sz w:val="20"/>
                <w:szCs w:val="20"/>
              </w:rPr>
            </w:pPr>
            <w:r w:rsidRPr="009404BB">
              <w:rPr>
                <w:sz w:val="20"/>
                <w:szCs w:val="20"/>
              </w:rPr>
              <w:t xml:space="preserve">Apa saja step dalam menguji test case </w:t>
            </w:r>
            <w:r w:rsidR="0040686E">
              <w:rPr>
                <w:sz w:val="20"/>
                <w:szCs w:val="20"/>
              </w:rPr>
              <w:t>Lupa password</w:t>
            </w:r>
            <w:r w:rsidRPr="009404BB">
              <w:rPr>
                <w:sz w:val="20"/>
                <w:szCs w:val="20"/>
              </w:rPr>
              <w:t xml:space="preserve"> ?</w:t>
            </w:r>
          </w:p>
        </w:tc>
        <w:tc>
          <w:tcPr>
            <w:tcW w:w="2693" w:type="dxa"/>
          </w:tcPr>
          <w:p w14:paraId="741B48D0" w14:textId="77777777" w:rsidR="002C01CC" w:rsidRPr="009404BB" w:rsidRDefault="002C01CC" w:rsidP="008073D5">
            <w:pPr>
              <w:pStyle w:val="TableParagraph"/>
              <w:spacing w:before="101"/>
              <w:ind w:left="201" w:right="461"/>
              <w:rPr>
                <w:sz w:val="20"/>
                <w:szCs w:val="20"/>
              </w:rPr>
            </w:pPr>
            <w:r w:rsidRPr="009404BB">
              <w:rPr>
                <w:sz w:val="20"/>
                <w:szCs w:val="20"/>
              </w:rPr>
              <w:t>[0.10582123 0.5334578  0.11299314 0.         0.59928863 0.</w:t>
            </w:r>
          </w:p>
          <w:p w14:paraId="55C554D0" w14:textId="77777777" w:rsidR="002C01CC" w:rsidRPr="009404BB" w:rsidRDefault="002C01CC" w:rsidP="008073D5">
            <w:pPr>
              <w:pStyle w:val="TableParagraph"/>
              <w:spacing w:line="229" w:lineRule="exact"/>
              <w:ind w:left="201" w:right="461"/>
              <w:rPr>
                <w:sz w:val="20"/>
                <w:szCs w:val="20"/>
              </w:rPr>
            </w:pPr>
            <w:r w:rsidRPr="009404BB">
              <w:rPr>
                <w:sz w:val="20"/>
                <w:szCs w:val="20"/>
              </w:rPr>
              <w:t xml:space="preserve">  0.         </w:t>
            </w:r>
            <w:r w:rsidRPr="009404BB">
              <w:rPr>
                <w:sz w:val="20"/>
                <w:szCs w:val="20"/>
                <w:highlight w:val="green"/>
              </w:rPr>
              <w:t>1.</w:t>
            </w:r>
            <w:r w:rsidRPr="009404BB">
              <w:rPr>
                <w:sz w:val="20"/>
                <w:szCs w:val="20"/>
              </w:rPr>
              <w:t xml:space="preserve">         0.42677878 0.         0.08612374 0.45582909]</w:t>
            </w:r>
          </w:p>
        </w:tc>
      </w:tr>
    </w:tbl>
    <w:p w14:paraId="09841DC3" w14:textId="77777777" w:rsidR="008134C2" w:rsidRPr="009404BB" w:rsidRDefault="008134C2" w:rsidP="002C01CC">
      <w:pPr>
        <w:pStyle w:val="TableParagraph"/>
        <w:spacing w:line="229" w:lineRule="exact"/>
        <w:ind w:right="461"/>
        <w:rPr>
          <w:sz w:val="20"/>
          <w:szCs w:val="20"/>
        </w:rPr>
      </w:pPr>
    </w:p>
    <w:p w14:paraId="63E8B65D" w14:textId="7FD749E9" w:rsidR="00997C67" w:rsidRDefault="002C01CC" w:rsidP="00997C67">
      <w:pPr>
        <w:pStyle w:val="BodyText"/>
        <w:spacing w:before="62" w:line="276" w:lineRule="auto"/>
        <w:ind w:left="184" w:right="454" w:firstLine="331"/>
        <w:jc w:val="both"/>
      </w:pPr>
      <w:r w:rsidRPr="009404BB">
        <w:t xml:space="preserve">Berdasarkan </w:t>
      </w:r>
      <w:r w:rsidRPr="00537E49">
        <w:rPr>
          <w:highlight w:val="yellow"/>
        </w:rPr>
        <w:t>Tabel 4.11</w:t>
      </w:r>
      <w:r w:rsidRPr="009404BB">
        <w:t xml:space="preserve">, terlihat bahwa consine similarity berhasil dijalankan dengan menemukan indeks yang sesuai dengan pertanyaan, hasil yang menunjukkan angka 1 menandakan bahwa kesesuaian vektor antara pertanyaan dan dataset </w:t>
      </w:r>
      <w:r w:rsidR="00537E49">
        <w:t>QnA</w:t>
      </w:r>
      <w:r w:rsidRPr="009404BB">
        <w:t>.</w:t>
      </w:r>
      <w:r w:rsidR="00997C67">
        <w:t xml:space="preserve"> Output yang dihasilkan berupa sebuah array dengan</w:t>
      </w:r>
      <w:r w:rsidR="00997C67">
        <w:rPr>
          <w:spacing w:val="-5"/>
        </w:rPr>
        <w:t xml:space="preserve"> </w:t>
      </w:r>
      <w:r w:rsidR="00997C67">
        <w:t>nilai</w:t>
      </w:r>
      <w:r w:rsidR="00997C67">
        <w:rPr>
          <w:spacing w:val="-7"/>
        </w:rPr>
        <w:t xml:space="preserve"> </w:t>
      </w:r>
      <w:r w:rsidR="00997C67">
        <w:t>antara</w:t>
      </w:r>
      <w:r w:rsidR="00997C67">
        <w:rPr>
          <w:spacing w:val="-6"/>
        </w:rPr>
        <w:t xml:space="preserve"> </w:t>
      </w:r>
      <w:r w:rsidR="00997C67">
        <w:t>0</w:t>
      </w:r>
      <w:r w:rsidR="00997C67">
        <w:rPr>
          <w:spacing w:val="-5"/>
        </w:rPr>
        <w:t xml:space="preserve"> </w:t>
      </w:r>
      <w:r w:rsidR="00997C67">
        <w:t>hingga</w:t>
      </w:r>
      <w:r w:rsidR="00997C67">
        <w:rPr>
          <w:spacing w:val="-6"/>
        </w:rPr>
        <w:t xml:space="preserve"> </w:t>
      </w:r>
      <w:r w:rsidR="00997C67">
        <w:t>1.</w:t>
      </w:r>
      <w:r w:rsidR="00997C67">
        <w:rPr>
          <w:spacing w:val="-6"/>
        </w:rPr>
        <w:t xml:space="preserve"> </w:t>
      </w:r>
      <w:r w:rsidR="00997C67">
        <w:t>Angka</w:t>
      </w:r>
      <w:r w:rsidR="00997C67">
        <w:rPr>
          <w:spacing w:val="-6"/>
        </w:rPr>
        <w:t xml:space="preserve"> </w:t>
      </w:r>
      <w:r w:rsidR="00997C67">
        <w:t>0</w:t>
      </w:r>
      <w:r w:rsidR="00997C67">
        <w:rPr>
          <w:spacing w:val="-5"/>
        </w:rPr>
        <w:t xml:space="preserve"> </w:t>
      </w:r>
      <w:r w:rsidR="00997C67">
        <w:t>merepresentasikan</w:t>
      </w:r>
      <w:r w:rsidR="00997C67">
        <w:rPr>
          <w:spacing w:val="-5"/>
        </w:rPr>
        <w:t xml:space="preserve"> </w:t>
      </w:r>
      <w:r w:rsidR="00997C67">
        <w:t>ketidakcocokan</w:t>
      </w:r>
      <w:r w:rsidR="00997C67">
        <w:rPr>
          <w:spacing w:val="-5"/>
        </w:rPr>
        <w:t xml:space="preserve"> </w:t>
      </w:r>
      <w:r w:rsidR="00997C67">
        <w:t>total, sementara</w:t>
      </w:r>
      <w:r w:rsidR="00997C67">
        <w:rPr>
          <w:spacing w:val="-2"/>
        </w:rPr>
        <w:t xml:space="preserve"> </w:t>
      </w:r>
      <w:r w:rsidR="00997C67">
        <w:t>angka</w:t>
      </w:r>
      <w:r w:rsidR="00997C67">
        <w:rPr>
          <w:spacing w:val="-4"/>
        </w:rPr>
        <w:t xml:space="preserve"> </w:t>
      </w:r>
      <w:r w:rsidR="00997C67">
        <w:t>1</w:t>
      </w:r>
      <w:r w:rsidR="00997C67">
        <w:rPr>
          <w:spacing w:val="-2"/>
        </w:rPr>
        <w:t xml:space="preserve"> </w:t>
      </w:r>
      <w:r w:rsidR="00997C67">
        <w:t>mengindikasikan</w:t>
      </w:r>
      <w:r w:rsidR="00997C67">
        <w:rPr>
          <w:spacing w:val="-2"/>
        </w:rPr>
        <w:t xml:space="preserve"> </w:t>
      </w:r>
      <w:r w:rsidR="00997C67">
        <w:t>kecocokan</w:t>
      </w:r>
      <w:r w:rsidR="00997C67">
        <w:rPr>
          <w:spacing w:val="-3"/>
        </w:rPr>
        <w:t xml:space="preserve"> </w:t>
      </w:r>
      <w:r w:rsidR="00997C67">
        <w:t>total</w:t>
      </w:r>
      <w:r w:rsidR="00997C67">
        <w:rPr>
          <w:spacing w:val="-2"/>
        </w:rPr>
        <w:t xml:space="preserve"> </w:t>
      </w:r>
      <w:r w:rsidR="00997C67">
        <w:t>antara</w:t>
      </w:r>
      <w:r w:rsidR="00997C67">
        <w:rPr>
          <w:spacing w:val="-4"/>
        </w:rPr>
        <w:t xml:space="preserve"> </w:t>
      </w:r>
      <w:r w:rsidR="00997C67">
        <w:t>hasil</w:t>
      </w:r>
      <w:r w:rsidR="00997C67">
        <w:rPr>
          <w:spacing w:val="-2"/>
        </w:rPr>
        <w:t xml:space="preserve"> </w:t>
      </w:r>
      <w:r w:rsidR="00997C67">
        <w:t>input</w:t>
      </w:r>
      <w:r w:rsidR="00997C67">
        <w:rPr>
          <w:spacing w:val="-5"/>
        </w:rPr>
        <w:t xml:space="preserve"> </w:t>
      </w:r>
      <w:r w:rsidR="00997C67">
        <w:t>pengguna dan data dalam dataset. Posisi nilai tersebut juga mencerminkan indeks data di dalam dataset. Sebagai contoh, pada eksperimen pertama, data terletak pada indeks 3, pada eksperimen kedua, data terletak pada indeks 11, dan pada eksperimen</w:t>
      </w:r>
      <w:r w:rsidR="00997C67">
        <w:rPr>
          <w:spacing w:val="-13"/>
        </w:rPr>
        <w:t xml:space="preserve"> </w:t>
      </w:r>
      <w:r w:rsidR="00997C67">
        <w:t>ketiga,</w:t>
      </w:r>
      <w:r w:rsidR="00997C67">
        <w:rPr>
          <w:spacing w:val="-12"/>
        </w:rPr>
        <w:t xml:space="preserve"> </w:t>
      </w:r>
      <w:r w:rsidR="00997C67">
        <w:t>data</w:t>
      </w:r>
      <w:r w:rsidR="00997C67">
        <w:rPr>
          <w:spacing w:val="-13"/>
        </w:rPr>
        <w:t xml:space="preserve"> </w:t>
      </w:r>
      <w:r w:rsidR="00997C67">
        <w:t>terletak</w:t>
      </w:r>
      <w:r w:rsidR="00997C67">
        <w:rPr>
          <w:spacing w:val="-12"/>
        </w:rPr>
        <w:t xml:space="preserve"> </w:t>
      </w:r>
      <w:r w:rsidR="00997C67">
        <w:t>pada</w:t>
      </w:r>
      <w:r w:rsidR="00997C67">
        <w:rPr>
          <w:spacing w:val="-13"/>
        </w:rPr>
        <w:t xml:space="preserve"> </w:t>
      </w:r>
      <w:r w:rsidR="00997C67">
        <w:t>indeks</w:t>
      </w:r>
      <w:r w:rsidR="00997C67">
        <w:rPr>
          <w:spacing w:val="-12"/>
        </w:rPr>
        <w:t xml:space="preserve"> </w:t>
      </w:r>
      <w:r w:rsidR="00997C67">
        <w:t>8.</w:t>
      </w:r>
      <w:r w:rsidR="00997C67">
        <w:rPr>
          <w:spacing w:val="-13"/>
        </w:rPr>
        <w:t xml:space="preserve"> </w:t>
      </w:r>
      <w:r w:rsidR="00997C67">
        <w:t>Proses</w:t>
      </w:r>
      <w:r w:rsidR="00997C67">
        <w:rPr>
          <w:spacing w:val="-12"/>
        </w:rPr>
        <w:t xml:space="preserve"> </w:t>
      </w:r>
      <w:r w:rsidR="00997C67">
        <w:t>pencarian</w:t>
      </w:r>
      <w:r w:rsidR="00997C67">
        <w:rPr>
          <w:spacing w:val="-13"/>
        </w:rPr>
        <w:t xml:space="preserve"> </w:t>
      </w:r>
      <w:r w:rsidR="00997C67">
        <w:t>jawaban</w:t>
      </w:r>
      <w:r w:rsidR="00997C67">
        <w:rPr>
          <w:spacing w:val="-12"/>
        </w:rPr>
        <w:t xml:space="preserve"> </w:t>
      </w:r>
      <w:r w:rsidR="00997C67">
        <w:t>dengan cosine similarity dilakukan dengan langkah-langkah sebagai berikut:</w:t>
      </w:r>
    </w:p>
    <w:p w14:paraId="71A8F5C8" w14:textId="77777777" w:rsidR="00997C67" w:rsidRPr="0055221A" w:rsidRDefault="00997C67" w:rsidP="00997C67">
      <w:pPr>
        <w:pStyle w:val="Heading5"/>
        <w:numPr>
          <w:ilvl w:val="0"/>
          <w:numId w:val="23"/>
        </w:numPr>
        <w:tabs>
          <w:tab w:val="left" w:pos="449"/>
        </w:tabs>
        <w:spacing w:before="201"/>
        <w:ind w:left="449" w:hanging="282"/>
        <w:jc w:val="both"/>
        <w:rPr>
          <w:rFonts w:ascii="Times New Roman" w:hAnsi="Times New Roman" w:cs="Times New Roman"/>
          <w:sz w:val="20"/>
          <w:szCs w:val="20"/>
        </w:rPr>
      </w:pPr>
      <w:r w:rsidRPr="0055221A">
        <w:rPr>
          <w:rFonts w:ascii="Times New Roman" w:hAnsi="Times New Roman" w:cs="Times New Roman" w:hint="cs"/>
          <w:sz w:val="20"/>
          <w:szCs w:val="20"/>
        </w:rPr>
        <w:t>Pemahaman</w:t>
      </w:r>
      <w:r w:rsidRPr="0055221A">
        <w:rPr>
          <w:rFonts w:ascii="Times New Roman" w:hAnsi="Times New Roman" w:cs="Times New Roman" w:hint="cs"/>
          <w:spacing w:val="8"/>
          <w:sz w:val="20"/>
          <w:szCs w:val="20"/>
        </w:rPr>
        <w:t xml:space="preserve"> </w:t>
      </w:r>
      <w:r w:rsidRPr="0055221A">
        <w:rPr>
          <w:rFonts w:ascii="Times New Roman" w:hAnsi="Times New Roman" w:cs="Times New Roman" w:hint="cs"/>
          <w:sz w:val="20"/>
          <w:szCs w:val="20"/>
        </w:rPr>
        <w:t>Representasi</w:t>
      </w:r>
      <w:r w:rsidRPr="0055221A">
        <w:rPr>
          <w:rFonts w:ascii="Times New Roman" w:hAnsi="Times New Roman" w:cs="Times New Roman" w:hint="cs"/>
          <w:spacing w:val="8"/>
          <w:sz w:val="20"/>
          <w:szCs w:val="20"/>
        </w:rPr>
        <w:t xml:space="preserve"> </w:t>
      </w:r>
      <w:r w:rsidRPr="0055221A">
        <w:rPr>
          <w:rFonts w:ascii="Times New Roman" w:hAnsi="Times New Roman" w:cs="Times New Roman" w:hint="cs"/>
          <w:spacing w:val="-4"/>
          <w:sz w:val="20"/>
          <w:szCs w:val="20"/>
        </w:rPr>
        <w:t>Teks</w:t>
      </w:r>
    </w:p>
    <w:p w14:paraId="79E9FE5A" w14:textId="77777777" w:rsidR="00997C67" w:rsidRDefault="00997C67" w:rsidP="00997C67">
      <w:pPr>
        <w:pStyle w:val="BodyText"/>
        <w:spacing w:before="34" w:line="276" w:lineRule="auto"/>
        <w:ind w:left="167" w:right="452" w:firstLine="283"/>
        <w:jc w:val="both"/>
      </w:pPr>
      <w:r>
        <w:t>Teks</w:t>
      </w:r>
      <w:r>
        <w:rPr>
          <w:spacing w:val="-3"/>
        </w:rPr>
        <w:t xml:space="preserve"> </w:t>
      </w:r>
      <w:r>
        <w:t>input</w:t>
      </w:r>
      <w:r>
        <w:rPr>
          <w:spacing w:val="-3"/>
        </w:rPr>
        <w:t xml:space="preserve"> </w:t>
      </w:r>
      <w:r>
        <w:t>telah</w:t>
      </w:r>
      <w:r>
        <w:rPr>
          <w:spacing w:val="-2"/>
        </w:rPr>
        <w:t xml:space="preserve"> </w:t>
      </w:r>
      <w:r>
        <w:t>diubah</w:t>
      </w:r>
      <w:r>
        <w:rPr>
          <w:spacing w:val="-2"/>
        </w:rPr>
        <w:t xml:space="preserve"> </w:t>
      </w:r>
      <w:r>
        <w:t>menjadi</w:t>
      </w:r>
      <w:r>
        <w:rPr>
          <w:spacing w:val="-3"/>
        </w:rPr>
        <w:t xml:space="preserve"> </w:t>
      </w:r>
      <w:r>
        <w:t>representasi</w:t>
      </w:r>
      <w:r>
        <w:rPr>
          <w:spacing w:val="-3"/>
        </w:rPr>
        <w:t xml:space="preserve"> </w:t>
      </w:r>
      <w:r>
        <w:t>numerik menggunakan</w:t>
      </w:r>
      <w:r>
        <w:rPr>
          <w:spacing w:val="-2"/>
        </w:rPr>
        <w:t xml:space="preserve"> </w:t>
      </w:r>
      <w:r>
        <w:t>TF-IDF. Setiap</w:t>
      </w:r>
      <w:r>
        <w:rPr>
          <w:spacing w:val="-9"/>
        </w:rPr>
        <w:t xml:space="preserve"> </w:t>
      </w:r>
      <w:r>
        <w:t>dokumen</w:t>
      </w:r>
      <w:r>
        <w:rPr>
          <w:spacing w:val="-11"/>
        </w:rPr>
        <w:t xml:space="preserve"> </w:t>
      </w:r>
      <w:r>
        <w:t>direpresentasikan</w:t>
      </w:r>
      <w:r>
        <w:rPr>
          <w:spacing w:val="-8"/>
        </w:rPr>
        <w:t xml:space="preserve"> </w:t>
      </w:r>
      <w:r>
        <w:t>sebagai</w:t>
      </w:r>
      <w:r>
        <w:rPr>
          <w:spacing w:val="-10"/>
        </w:rPr>
        <w:t xml:space="preserve"> </w:t>
      </w:r>
      <w:r>
        <w:t>vektor</w:t>
      </w:r>
      <w:r>
        <w:rPr>
          <w:spacing w:val="-11"/>
        </w:rPr>
        <w:t xml:space="preserve"> </w:t>
      </w:r>
      <w:r>
        <w:t>di</w:t>
      </w:r>
      <w:r>
        <w:rPr>
          <w:spacing w:val="-12"/>
        </w:rPr>
        <w:t xml:space="preserve"> </w:t>
      </w:r>
      <w:r>
        <w:t>dalam</w:t>
      </w:r>
      <w:r>
        <w:rPr>
          <w:spacing w:val="-11"/>
        </w:rPr>
        <w:t xml:space="preserve"> </w:t>
      </w:r>
      <w:r>
        <w:t>ruang</w:t>
      </w:r>
      <w:r>
        <w:rPr>
          <w:spacing w:val="-11"/>
        </w:rPr>
        <w:t xml:space="preserve"> </w:t>
      </w:r>
      <w:r>
        <w:t>kosinus,</w:t>
      </w:r>
      <w:r>
        <w:rPr>
          <w:spacing w:val="-12"/>
        </w:rPr>
        <w:t xml:space="preserve"> </w:t>
      </w:r>
      <w:r>
        <w:t>dimana setiap dimensi vektor mewakili skor TF-IDF dari kata-kata dalam korpus.</w:t>
      </w:r>
    </w:p>
    <w:p w14:paraId="20CFB6E9" w14:textId="77777777" w:rsidR="00997C67" w:rsidRPr="0055221A" w:rsidRDefault="00997C67" w:rsidP="00997C67">
      <w:pPr>
        <w:pStyle w:val="Heading5"/>
        <w:numPr>
          <w:ilvl w:val="0"/>
          <w:numId w:val="23"/>
        </w:numPr>
        <w:tabs>
          <w:tab w:val="left" w:pos="449"/>
        </w:tabs>
        <w:spacing w:before="192" w:line="226" w:lineRule="exact"/>
        <w:ind w:left="449" w:hanging="282"/>
        <w:jc w:val="both"/>
        <w:rPr>
          <w:sz w:val="20"/>
          <w:szCs w:val="20"/>
        </w:rPr>
      </w:pPr>
      <w:r w:rsidRPr="0055221A">
        <w:rPr>
          <w:sz w:val="20"/>
          <w:szCs w:val="20"/>
        </w:rPr>
        <w:t>Perhitungan</w:t>
      </w:r>
      <w:r w:rsidRPr="0055221A">
        <w:rPr>
          <w:spacing w:val="9"/>
          <w:sz w:val="20"/>
          <w:szCs w:val="20"/>
        </w:rPr>
        <w:t xml:space="preserve"> </w:t>
      </w:r>
      <w:r w:rsidRPr="0055221A">
        <w:rPr>
          <w:sz w:val="20"/>
          <w:szCs w:val="20"/>
        </w:rPr>
        <w:t>Cosine</w:t>
      </w:r>
      <w:r w:rsidRPr="0055221A">
        <w:rPr>
          <w:spacing w:val="9"/>
          <w:sz w:val="20"/>
          <w:szCs w:val="20"/>
        </w:rPr>
        <w:t xml:space="preserve"> </w:t>
      </w:r>
      <w:r w:rsidRPr="0055221A">
        <w:rPr>
          <w:spacing w:val="-2"/>
          <w:sz w:val="20"/>
          <w:szCs w:val="20"/>
        </w:rPr>
        <w:t>Similarity</w:t>
      </w:r>
    </w:p>
    <w:p w14:paraId="5BA8D7FE" w14:textId="77777777" w:rsidR="00997C67" w:rsidRDefault="00997C67" w:rsidP="00997C67">
      <w:pPr>
        <w:pStyle w:val="BodyText"/>
        <w:spacing w:before="1" w:line="232" w:lineRule="auto"/>
        <w:ind w:left="167" w:right="461" w:firstLine="283"/>
        <w:jc w:val="both"/>
      </w:pPr>
      <w:r>
        <w:t xml:space="preserve">Pada langkah ini, dilakukan perhitungan cosine similarity antara dua vektor, </w:t>
      </w:r>
      <w:r>
        <w:rPr>
          <w:spacing w:val="-2"/>
        </w:rPr>
        <w:t>yaitu</w:t>
      </w:r>
      <w:r>
        <w:rPr>
          <w:spacing w:val="-3"/>
        </w:rPr>
        <w:t xml:space="preserve"> </w:t>
      </w:r>
      <w:r>
        <w:rPr>
          <w:spacing w:val="-2"/>
        </w:rPr>
        <w:t>vektor</w:t>
      </w:r>
      <w:r>
        <w:rPr>
          <w:spacing w:val="-3"/>
        </w:rPr>
        <w:t xml:space="preserve"> </w:t>
      </w:r>
      <w:r>
        <w:rPr>
          <w:spacing w:val="-2"/>
        </w:rPr>
        <w:t>yang</w:t>
      </w:r>
      <w:r>
        <w:rPr>
          <w:spacing w:val="-3"/>
        </w:rPr>
        <w:t xml:space="preserve"> </w:t>
      </w:r>
      <w:r>
        <w:rPr>
          <w:spacing w:val="-2"/>
        </w:rPr>
        <w:t>mewakili</w:t>
      </w:r>
      <w:r>
        <w:rPr>
          <w:spacing w:val="-5"/>
        </w:rPr>
        <w:t xml:space="preserve"> </w:t>
      </w:r>
      <w:r>
        <w:rPr>
          <w:spacing w:val="-2"/>
        </w:rPr>
        <w:t>teks</w:t>
      </w:r>
      <w:r>
        <w:rPr>
          <w:spacing w:val="-5"/>
        </w:rPr>
        <w:t xml:space="preserve"> </w:t>
      </w:r>
      <w:r>
        <w:rPr>
          <w:spacing w:val="-2"/>
        </w:rPr>
        <w:t>input</w:t>
      </w:r>
      <w:r>
        <w:rPr>
          <w:spacing w:val="-4"/>
        </w:rPr>
        <w:t xml:space="preserve"> </w:t>
      </w:r>
      <w:r>
        <w:rPr>
          <w:spacing w:val="-2"/>
        </w:rPr>
        <w:t>dan</w:t>
      </w:r>
      <w:r>
        <w:rPr>
          <w:spacing w:val="-5"/>
        </w:rPr>
        <w:t xml:space="preserve"> </w:t>
      </w:r>
      <w:r>
        <w:rPr>
          <w:spacing w:val="-2"/>
        </w:rPr>
        <w:t>vektor</w:t>
      </w:r>
      <w:r>
        <w:rPr>
          <w:spacing w:val="-7"/>
        </w:rPr>
        <w:t xml:space="preserve"> </w:t>
      </w:r>
      <w:r>
        <w:rPr>
          <w:spacing w:val="-2"/>
        </w:rPr>
        <w:t>yang</w:t>
      </w:r>
      <w:r>
        <w:rPr>
          <w:spacing w:val="-5"/>
        </w:rPr>
        <w:t xml:space="preserve"> </w:t>
      </w:r>
      <w:r>
        <w:rPr>
          <w:spacing w:val="-2"/>
        </w:rPr>
        <w:t>mewakili</w:t>
      </w:r>
      <w:r>
        <w:rPr>
          <w:spacing w:val="-5"/>
        </w:rPr>
        <w:t xml:space="preserve"> </w:t>
      </w:r>
      <w:r>
        <w:rPr>
          <w:spacing w:val="-2"/>
        </w:rPr>
        <w:t>dataset</w:t>
      </w:r>
      <w:r>
        <w:rPr>
          <w:spacing w:val="-4"/>
        </w:rPr>
        <w:t xml:space="preserve"> </w:t>
      </w:r>
      <w:r>
        <w:rPr>
          <w:spacing w:val="-2"/>
        </w:rPr>
        <w:t>yang</w:t>
      </w:r>
      <w:r>
        <w:rPr>
          <w:spacing w:val="-3"/>
        </w:rPr>
        <w:t xml:space="preserve"> </w:t>
      </w:r>
      <w:r>
        <w:rPr>
          <w:spacing w:val="-2"/>
        </w:rPr>
        <w:t xml:space="preserve">telah </w:t>
      </w:r>
      <w:r>
        <w:t>ada sebelumnya.</w:t>
      </w:r>
    </w:p>
    <w:p w14:paraId="777312D2" w14:textId="77777777" w:rsidR="00997C67" w:rsidRPr="0055221A" w:rsidRDefault="00997C67" w:rsidP="00997C67">
      <w:pPr>
        <w:pStyle w:val="Heading5"/>
        <w:numPr>
          <w:ilvl w:val="0"/>
          <w:numId w:val="23"/>
        </w:numPr>
        <w:tabs>
          <w:tab w:val="left" w:pos="449"/>
        </w:tabs>
        <w:spacing w:before="191" w:line="226" w:lineRule="exact"/>
        <w:ind w:left="449" w:hanging="282"/>
        <w:jc w:val="both"/>
        <w:rPr>
          <w:sz w:val="20"/>
          <w:szCs w:val="20"/>
        </w:rPr>
      </w:pPr>
      <w:r w:rsidRPr="0055221A">
        <w:rPr>
          <w:sz w:val="20"/>
          <w:szCs w:val="20"/>
        </w:rPr>
        <w:t>Interpretasi</w:t>
      </w:r>
      <w:r w:rsidRPr="0055221A">
        <w:rPr>
          <w:spacing w:val="5"/>
          <w:sz w:val="20"/>
          <w:szCs w:val="20"/>
        </w:rPr>
        <w:t xml:space="preserve"> </w:t>
      </w:r>
      <w:r w:rsidRPr="0055221A">
        <w:rPr>
          <w:spacing w:val="-4"/>
          <w:sz w:val="20"/>
          <w:szCs w:val="20"/>
        </w:rPr>
        <w:t>Hasil</w:t>
      </w:r>
    </w:p>
    <w:p w14:paraId="14A6038B" w14:textId="77777777" w:rsidR="00997C67" w:rsidRDefault="00997C67" w:rsidP="00997C67">
      <w:pPr>
        <w:pStyle w:val="BodyText"/>
        <w:spacing w:before="3" w:line="230" w:lineRule="auto"/>
        <w:ind w:left="167" w:right="462" w:firstLine="256"/>
        <w:jc w:val="both"/>
      </w:pPr>
      <w:r>
        <w:t xml:space="preserve">Hasil cosine similarity adalah angka antara 0 dan 1, di mana nilai 1 </w:t>
      </w:r>
      <w:r>
        <w:lastRenderedPageBreak/>
        <w:t>menunjukkan bahwa dua vektor identik, dan nilai 0 menunjukkan bahwa dua vektor memiliki ketidakcocokan total. Semakin tinggi nilai cosine similarity antara dua vektor, semakin serupa atau mendekati nilai vektor-vektor tersebut.</w:t>
      </w:r>
    </w:p>
    <w:p w14:paraId="3FE2ABB6" w14:textId="77777777" w:rsidR="00997C67" w:rsidRDefault="00997C67" w:rsidP="00997C67">
      <w:pPr>
        <w:spacing w:before="122"/>
        <w:ind w:left="1602"/>
        <w:rPr>
          <w:b/>
          <w:sz w:val="18"/>
        </w:rPr>
      </w:pPr>
      <w:r>
        <w:rPr>
          <w:b/>
          <w:sz w:val="18"/>
        </w:rPr>
        <w:t>Tabel</w:t>
      </w:r>
      <w:r>
        <w:rPr>
          <w:b/>
          <w:spacing w:val="-2"/>
          <w:sz w:val="18"/>
        </w:rPr>
        <w:t xml:space="preserve"> </w:t>
      </w:r>
      <w:r>
        <w:rPr>
          <w:b/>
          <w:sz w:val="18"/>
        </w:rPr>
        <w:t>4.13</w:t>
      </w:r>
      <w:r>
        <w:rPr>
          <w:b/>
          <w:spacing w:val="-1"/>
          <w:sz w:val="18"/>
        </w:rPr>
        <w:t xml:space="preserve"> </w:t>
      </w:r>
      <w:r>
        <w:rPr>
          <w:b/>
          <w:sz w:val="18"/>
        </w:rPr>
        <w:t>Eksperimen</w:t>
      </w:r>
      <w:r>
        <w:rPr>
          <w:b/>
          <w:spacing w:val="-3"/>
          <w:sz w:val="18"/>
        </w:rPr>
        <w:t xml:space="preserve"> </w:t>
      </w:r>
      <w:r>
        <w:rPr>
          <w:b/>
          <w:sz w:val="18"/>
        </w:rPr>
        <w:t>Score</w:t>
      </w:r>
      <w:r>
        <w:rPr>
          <w:b/>
          <w:spacing w:val="-3"/>
          <w:sz w:val="18"/>
        </w:rPr>
        <w:t xml:space="preserve"> </w:t>
      </w:r>
      <w:r>
        <w:rPr>
          <w:b/>
          <w:sz w:val="18"/>
        </w:rPr>
        <w:t>Cosine</w:t>
      </w:r>
      <w:r>
        <w:rPr>
          <w:b/>
          <w:spacing w:val="-2"/>
          <w:sz w:val="18"/>
        </w:rPr>
        <w:t xml:space="preserve"> Similarity</w:t>
      </w:r>
    </w:p>
    <w:p w14:paraId="75E23224" w14:textId="77777777" w:rsidR="00997C67" w:rsidRDefault="00997C67" w:rsidP="00997C67">
      <w:pPr>
        <w:pStyle w:val="BodyText"/>
        <w:spacing w:before="4"/>
        <w:rPr>
          <w:b/>
          <w:sz w:val="19"/>
        </w:rPr>
      </w:pPr>
    </w:p>
    <w:tbl>
      <w:tblPr>
        <w:tblW w:w="0" w:type="auto"/>
        <w:tblInd w:w="4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4"/>
        <w:gridCol w:w="1620"/>
        <w:gridCol w:w="1651"/>
        <w:gridCol w:w="1704"/>
      </w:tblGrid>
      <w:tr w:rsidR="00E90495" w14:paraId="73C84645" w14:textId="77777777" w:rsidTr="00E90495">
        <w:trPr>
          <w:trHeight w:val="1120"/>
        </w:trPr>
        <w:tc>
          <w:tcPr>
            <w:tcW w:w="554" w:type="dxa"/>
          </w:tcPr>
          <w:p w14:paraId="01AA84CB" w14:textId="77777777" w:rsidR="00E90495" w:rsidRDefault="00E90495" w:rsidP="00D51454">
            <w:pPr>
              <w:pStyle w:val="TableParagraph"/>
              <w:spacing w:before="101"/>
              <w:ind w:left="20" w:right="2"/>
              <w:jc w:val="center"/>
              <w:rPr>
                <w:b/>
                <w:sz w:val="20"/>
              </w:rPr>
            </w:pPr>
            <w:r>
              <w:rPr>
                <w:b/>
                <w:spacing w:val="-5"/>
                <w:sz w:val="20"/>
              </w:rPr>
              <w:t>NO</w:t>
            </w:r>
          </w:p>
        </w:tc>
        <w:tc>
          <w:tcPr>
            <w:tcW w:w="1620" w:type="dxa"/>
          </w:tcPr>
          <w:p w14:paraId="05B52103" w14:textId="77777777" w:rsidR="00E90495" w:rsidRDefault="00E90495" w:rsidP="00D51454">
            <w:pPr>
              <w:pStyle w:val="TableParagraph"/>
              <w:spacing w:before="101"/>
              <w:ind w:left="499"/>
              <w:rPr>
                <w:b/>
                <w:sz w:val="20"/>
              </w:rPr>
            </w:pPr>
            <w:r>
              <w:rPr>
                <w:b/>
                <w:spacing w:val="-2"/>
                <w:sz w:val="20"/>
              </w:rPr>
              <w:t>INPUT</w:t>
            </w:r>
          </w:p>
        </w:tc>
        <w:tc>
          <w:tcPr>
            <w:tcW w:w="1651" w:type="dxa"/>
          </w:tcPr>
          <w:p w14:paraId="10C02B97" w14:textId="77777777" w:rsidR="00E90495" w:rsidRDefault="00E90495" w:rsidP="00D51454">
            <w:pPr>
              <w:pStyle w:val="TableParagraph"/>
              <w:spacing w:before="101"/>
              <w:ind w:left="175" w:hanging="48"/>
              <w:rPr>
                <w:b/>
                <w:sz w:val="20"/>
              </w:rPr>
            </w:pPr>
            <w:r>
              <w:rPr>
                <w:b/>
                <w:spacing w:val="-2"/>
                <w:sz w:val="20"/>
              </w:rPr>
              <w:t>PERTANYAAN TERDETEKSI</w:t>
            </w:r>
          </w:p>
        </w:tc>
        <w:tc>
          <w:tcPr>
            <w:tcW w:w="1704" w:type="dxa"/>
          </w:tcPr>
          <w:p w14:paraId="3754EC81" w14:textId="77777777" w:rsidR="00E90495" w:rsidRDefault="00E90495" w:rsidP="00D51454">
            <w:pPr>
              <w:pStyle w:val="TableParagraph"/>
              <w:spacing w:before="101"/>
              <w:ind w:left="161" w:right="136" w:firstLine="2"/>
              <w:jc w:val="center"/>
              <w:rPr>
                <w:b/>
                <w:sz w:val="20"/>
              </w:rPr>
            </w:pPr>
            <w:r>
              <w:rPr>
                <w:b/>
                <w:spacing w:val="-2"/>
                <w:sz w:val="20"/>
              </w:rPr>
              <w:t xml:space="preserve">NILAI COSINE SIMILARI </w:t>
            </w:r>
            <w:r>
              <w:rPr>
                <w:b/>
                <w:spacing w:val="-6"/>
                <w:sz w:val="20"/>
              </w:rPr>
              <w:t>TY</w:t>
            </w:r>
          </w:p>
        </w:tc>
      </w:tr>
      <w:tr w:rsidR="00E90495" w14:paraId="41BBA576" w14:textId="77777777" w:rsidTr="00E90495">
        <w:trPr>
          <w:trHeight w:val="1581"/>
        </w:trPr>
        <w:tc>
          <w:tcPr>
            <w:tcW w:w="554" w:type="dxa"/>
          </w:tcPr>
          <w:p w14:paraId="653CB515" w14:textId="77777777" w:rsidR="00E90495" w:rsidRDefault="00E90495" w:rsidP="00D51454">
            <w:pPr>
              <w:pStyle w:val="TableParagraph"/>
              <w:spacing w:before="101"/>
              <w:ind w:left="20"/>
              <w:jc w:val="center"/>
              <w:rPr>
                <w:sz w:val="20"/>
              </w:rPr>
            </w:pPr>
            <w:r>
              <w:rPr>
                <w:spacing w:val="-10"/>
                <w:sz w:val="20"/>
              </w:rPr>
              <w:t>1</w:t>
            </w:r>
          </w:p>
        </w:tc>
        <w:tc>
          <w:tcPr>
            <w:tcW w:w="1620" w:type="dxa"/>
          </w:tcPr>
          <w:p w14:paraId="64FBD5BF" w14:textId="4E4610F1" w:rsidR="00E90495" w:rsidRDefault="00E90495" w:rsidP="00D51454">
            <w:pPr>
              <w:pStyle w:val="TableParagraph"/>
              <w:spacing w:before="101"/>
              <w:ind w:left="100" w:right="265"/>
              <w:rPr>
                <w:sz w:val="20"/>
              </w:rPr>
            </w:pPr>
            <w:r w:rsidRPr="00554835">
              <w:rPr>
                <w:sz w:val="20"/>
                <w:szCs w:val="20"/>
              </w:rPr>
              <w:t>Bagaimana test case untuk fitur login</w:t>
            </w:r>
            <w:r>
              <w:rPr>
                <w:sz w:val="20"/>
                <w:szCs w:val="20"/>
              </w:rPr>
              <w:t xml:space="preserve"> </w:t>
            </w:r>
            <w:r w:rsidRPr="00554835">
              <w:rPr>
                <w:sz w:val="20"/>
                <w:szCs w:val="20"/>
              </w:rPr>
              <w:t>?</w:t>
            </w:r>
          </w:p>
        </w:tc>
        <w:tc>
          <w:tcPr>
            <w:tcW w:w="1651" w:type="dxa"/>
          </w:tcPr>
          <w:p w14:paraId="2C43E88A" w14:textId="5ED459BC" w:rsidR="00E90495" w:rsidRDefault="00E90495" w:rsidP="00D51454">
            <w:pPr>
              <w:pStyle w:val="TableParagraph"/>
              <w:spacing w:before="101"/>
              <w:ind w:left="101" w:right="295"/>
              <w:rPr>
                <w:sz w:val="20"/>
              </w:rPr>
            </w:pPr>
            <w:r w:rsidRPr="00E90495">
              <w:rPr>
                <w:sz w:val="20"/>
              </w:rPr>
              <w:t>Bagaimana test case untuk fitur login?</w:t>
            </w:r>
          </w:p>
        </w:tc>
        <w:tc>
          <w:tcPr>
            <w:tcW w:w="1704" w:type="dxa"/>
          </w:tcPr>
          <w:p w14:paraId="443CBC0A" w14:textId="77777777" w:rsidR="00E90495" w:rsidRDefault="00E90495" w:rsidP="00D51454">
            <w:pPr>
              <w:pStyle w:val="TableParagraph"/>
              <w:spacing w:before="101"/>
              <w:ind w:left="101"/>
              <w:rPr>
                <w:sz w:val="20"/>
              </w:rPr>
            </w:pPr>
            <w:r>
              <w:rPr>
                <w:spacing w:val="-5"/>
                <w:sz w:val="20"/>
              </w:rPr>
              <w:t>1.0</w:t>
            </w:r>
          </w:p>
        </w:tc>
      </w:tr>
    </w:tbl>
    <w:p w14:paraId="56C77D87" w14:textId="77777777" w:rsidR="00997C67" w:rsidRDefault="00997C67" w:rsidP="00997C67">
      <w:pPr>
        <w:pStyle w:val="TableParagraph"/>
        <w:rPr>
          <w:sz w:val="20"/>
        </w:rPr>
        <w:sectPr w:rsidR="00997C67" w:rsidSect="00997C67">
          <w:pgSz w:w="8400" w:h="11900"/>
          <w:pgMar w:top="740" w:right="283" w:bottom="940" w:left="992" w:header="0" w:footer="716" w:gutter="0"/>
          <w:cols w:space="720"/>
        </w:sectPr>
      </w:pPr>
    </w:p>
    <w:p w14:paraId="3E277FD5" w14:textId="77777777" w:rsidR="00997C67" w:rsidRDefault="00997C67" w:rsidP="00997C67">
      <w:pPr>
        <w:spacing w:before="81"/>
        <w:ind w:left="1602"/>
        <w:rPr>
          <w:b/>
          <w:sz w:val="18"/>
        </w:rPr>
      </w:pPr>
      <w:r>
        <w:rPr>
          <w:b/>
          <w:sz w:val="18"/>
        </w:rPr>
        <w:lastRenderedPageBreak/>
        <w:t>Tabel</w:t>
      </w:r>
      <w:r>
        <w:rPr>
          <w:b/>
          <w:spacing w:val="-2"/>
          <w:sz w:val="18"/>
        </w:rPr>
        <w:t xml:space="preserve"> </w:t>
      </w:r>
      <w:r>
        <w:rPr>
          <w:b/>
          <w:sz w:val="18"/>
        </w:rPr>
        <w:t>4.14</w:t>
      </w:r>
      <w:r>
        <w:rPr>
          <w:b/>
          <w:spacing w:val="-1"/>
          <w:sz w:val="18"/>
        </w:rPr>
        <w:t xml:space="preserve"> </w:t>
      </w:r>
      <w:r>
        <w:rPr>
          <w:b/>
          <w:sz w:val="18"/>
        </w:rPr>
        <w:t>Eksperimen</w:t>
      </w:r>
      <w:r>
        <w:rPr>
          <w:b/>
          <w:spacing w:val="-3"/>
          <w:sz w:val="18"/>
        </w:rPr>
        <w:t xml:space="preserve"> </w:t>
      </w:r>
      <w:r>
        <w:rPr>
          <w:b/>
          <w:sz w:val="18"/>
        </w:rPr>
        <w:t>Score</w:t>
      </w:r>
      <w:r>
        <w:rPr>
          <w:b/>
          <w:spacing w:val="-3"/>
          <w:sz w:val="18"/>
        </w:rPr>
        <w:t xml:space="preserve"> </w:t>
      </w:r>
      <w:r>
        <w:rPr>
          <w:b/>
          <w:sz w:val="18"/>
        </w:rPr>
        <w:t>Cosine</w:t>
      </w:r>
      <w:r>
        <w:rPr>
          <w:b/>
          <w:spacing w:val="-2"/>
          <w:sz w:val="18"/>
        </w:rPr>
        <w:t xml:space="preserve"> Similarity</w:t>
      </w:r>
    </w:p>
    <w:p w14:paraId="0C5FD56A" w14:textId="77777777" w:rsidR="00997C67" w:rsidRDefault="00997C67" w:rsidP="00997C67">
      <w:pPr>
        <w:pStyle w:val="BodyText"/>
        <w:spacing w:before="5"/>
        <w:rPr>
          <w:b/>
          <w:sz w:val="19"/>
        </w:rPr>
      </w:pPr>
    </w:p>
    <w:tbl>
      <w:tblPr>
        <w:tblW w:w="0" w:type="auto"/>
        <w:tblInd w:w="3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4"/>
        <w:gridCol w:w="1421"/>
        <w:gridCol w:w="1850"/>
        <w:gridCol w:w="1900"/>
      </w:tblGrid>
      <w:tr w:rsidR="00E90495" w14:paraId="659DCEF2" w14:textId="77777777" w:rsidTr="00E90495">
        <w:trPr>
          <w:trHeight w:val="1120"/>
        </w:trPr>
        <w:tc>
          <w:tcPr>
            <w:tcW w:w="554" w:type="dxa"/>
          </w:tcPr>
          <w:p w14:paraId="538AFE7A" w14:textId="77777777" w:rsidR="00E90495" w:rsidRDefault="00E90495" w:rsidP="00D51454">
            <w:pPr>
              <w:pStyle w:val="TableParagraph"/>
              <w:spacing w:before="101"/>
              <w:ind w:left="20" w:right="2"/>
              <w:jc w:val="center"/>
              <w:rPr>
                <w:b/>
                <w:sz w:val="20"/>
              </w:rPr>
            </w:pPr>
            <w:r>
              <w:rPr>
                <w:b/>
                <w:spacing w:val="-5"/>
                <w:sz w:val="20"/>
              </w:rPr>
              <w:t>NO</w:t>
            </w:r>
          </w:p>
        </w:tc>
        <w:tc>
          <w:tcPr>
            <w:tcW w:w="1421" w:type="dxa"/>
          </w:tcPr>
          <w:p w14:paraId="1651664A" w14:textId="77777777" w:rsidR="00E90495" w:rsidRDefault="00E90495" w:rsidP="00D51454">
            <w:pPr>
              <w:pStyle w:val="TableParagraph"/>
              <w:spacing w:before="101"/>
              <w:ind w:left="398"/>
              <w:rPr>
                <w:b/>
                <w:sz w:val="20"/>
              </w:rPr>
            </w:pPr>
            <w:r>
              <w:rPr>
                <w:b/>
                <w:spacing w:val="-2"/>
                <w:sz w:val="20"/>
              </w:rPr>
              <w:t>INPUT</w:t>
            </w:r>
          </w:p>
        </w:tc>
        <w:tc>
          <w:tcPr>
            <w:tcW w:w="1850" w:type="dxa"/>
          </w:tcPr>
          <w:p w14:paraId="4BCDE1CD" w14:textId="77777777" w:rsidR="00E90495" w:rsidRDefault="00E90495" w:rsidP="00D51454">
            <w:pPr>
              <w:pStyle w:val="TableParagraph"/>
              <w:spacing w:before="101"/>
              <w:ind w:left="276" w:right="202" w:hanging="48"/>
              <w:rPr>
                <w:b/>
                <w:sz w:val="20"/>
              </w:rPr>
            </w:pPr>
            <w:r>
              <w:rPr>
                <w:b/>
                <w:spacing w:val="-2"/>
                <w:sz w:val="20"/>
              </w:rPr>
              <w:t>PERTANYAAN TERDETEKSI</w:t>
            </w:r>
          </w:p>
        </w:tc>
        <w:tc>
          <w:tcPr>
            <w:tcW w:w="1900" w:type="dxa"/>
          </w:tcPr>
          <w:p w14:paraId="345C42CD" w14:textId="77777777" w:rsidR="00E90495" w:rsidRDefault="00E90495" w:rsidP="00D51454">
            <w:pPr>
              <w:pStyle w:val="TableParagraph"/>
              <w:spacing w:before="101"/>
              <w:ind w:left="161" w:right="136" w:firstLine="2"/>
              <w:jc w:val="center"/>
              <w:rPr>
                <w:b/>
                <w:sz w:val="20"/>
              </w:rPr>
            </w:pPr>
            <w:r>
              <w:rPr>
                <w:b/>
                <w:spacing w:val="-2"/>
                <w:sz w:val="20"/>
              </w:rPr>
              <w:t xml:space="preserve">NILAI COSINE SIMILARI </w:t>
            </w:r>
            <w:r>
              <w:rPr>
                <w:b/>
                <w:spacing w:val="-6"/>
                <w:sz w:val="20"/>
              </w:rPr>
              <w:t>TY</w:t>
            </w:r>
          </w:p>
        </w:tc>
      </w:tr>
      <w:tr w:rsidR="00E90495" w14:paraId="1D3A3D94" w14:textId="77777777" w:rsidTr="00E90495">
        <w:trPr>
          <w:trHeight w:val="325"/>
        </w:trPr>
        <w:tc>
          <w:tcPr>
            <w:tcW w:w="554" w:type="dxa"/>
            <w:vMerge w:val="restart"/>
          </w:tcPr>
          <w:p w14:paraId="7218F64C" w14:textId="77777777" w:rsidR="00E90495" w:rsidRDefault="00E90495" w:rsidP="00D51454">
            <w:pPr>
              <w:pStyle w:val="TableParagraph"/>
              <w:rPr>
                <w:sz w:val="18"/>
              </w:rPr>
            </w:pPr>
          </w:p>
        </w:tc>
        <w:tc>
          <w:tcPr>
            <w:tcW w:w="1421" w:type="dxa"/>
            <w:vMerge w:val="restart"/>
          </w:tcPr>
          <w:p w14:paraId="42ADC063" w14:textId="77777777" w:rsidR="00E90495" w:rsidRDefault="00E90495" w:rsidP="00D51454">
            <w:pPr>
              <w:pStyle w:val="TableParagraph"/>
              <w:rPr>
                <w:sz w:val="18"/>
              </w:rPr>
            </w:pPr>
          </w:p>
        </w:tc>
        <w:tc>
          <w:tcPr>
            <w:tcW w:w="1850" w:type="dxa"/>
            <w:tcBorders>
              <w:bottom w:val="nil"/>
            </w:tcBorders>
          </w:tcPr>
          <w:p w14:paraId="1EBA7CB2" w14:textId="0C87C86F" w:rsidR="00E90495" w:rsidRDefault="00E90495" w:rsidP="00D51454">
            <w:pPr>
              <w:pStyle w:val="TableParagraph"/>
              <w:spacing w:before="101" w:line="205" w:lineRule="exact"/>
              <w:ind w:left="101"/>
              <w:rPr>
                <w:sz w:val="20"/>
              </w:rPr>
            </w:pPr>
            <w:r w:rsidRPr="00E90495">
              <w:rPr>
                <w:sz w:val="20"/>
              </w:rPr>
              <w:t>Bagaimana menguji fitur Login?</w:t>
            </w:r>
          </w:p>
        </w:tc>
        <w:tc>
          <w:tcPr>
            <w:tcW w:w="1900" w:type="dxa"/>
            <w:tcBorders>
              <w:bottom w:val="nil"/>
            </w:tcBorders>
          </w:tcPr>
          <w:p w14:paraId="734E6D43" w14:textId="45C78925" w:rsidR="00E90495" w:rsidRDefault="00E90495" w:rsidP="00D51454">
            <w:pPr>
              <w:pStyle w:val="TableParagraph"/>
              <w:spacing w:before="101" w:line="205" w:lineRule="exact"/>
              <w:ind w:left="101"/>
              <w:rPr>
                <w:sz w:val="20"/>
              </w:rPr>
            </w:pPr>
            <w:r w:rsidRPr="00E90495">
              <w:rPr>
                <w:sz w:val="20"/>
              </w:rPr>
              <w:t>0.9285</w:t>
            </w:r>
          </w:p>
        </w:tc>
      </w:tr>
      <w:tr w:rsidR="00E90495" w14:paraId="7AA55E2F" w14:textId="77777777" w:rsidTr="00E90495">
        <w:trPr>
          <w:trHeight w:val="209"/>
        </w:trPr>
        <w:tc>
          <w:tcPr>
            <w:tcW w:w="554" w:type="dxa"/>
            <w:vMerge/>
            <w:tcBorders>
              <w:top w:val="nil"/>
            </w:tcBorders>
          </w:tcPr>
          <w:p w14:paraId="5E590B37" w14:textId="77777777" w:rsidR="00E90495" w:rsidRDefault="00E90495" w:rsidP="00D51454">
            <w:pPr>
              <w:rPr>
                <w:sz w:val="2"/>
                <w:szCs w:val="2"/>
              </w:rPr>
            </w:pPr>
          </w:p>
        </w:tc>
        <w:tc>
          <w:tcPr>
            <w:tcW w:w="1421" w:type="dxa"/>
            <w:vMerge/>
            <w:tcBorders>
              <w:top w:val="nil"/>
            </w:tcBorders>
          </w:tcPr>
          <w:p w14:paraId="19101C84" w14:textId="77777777" w:rsidR="00E90495" w:rsidRDefault="00E90495" w:rsidP="00D51454">
            <w:pPr>
              <w:rPr>
                <w:sz w:val="2"/>
                <w:szCs w:val="2"/>
              </w:rPr>
            </w:pPr>
          </w:p>
        </w:tc>
        <w:tc>
          <w:tcPr>
            <w:tcW w:w="1850" w:type="dxa"/>
            <w:tcBorders>
              <w:top w:val="nil"/>
              <w:bottom w:val="nil"/>
            </w:tcBorders>
          </w:tcPr>
          <w:p w14:paraId="1A22BE23" w14:textId="58FA5185" w:rsidR="00E90495" w:rsidRDefault="00E90495" w:rsidP="00E90495">
            <w:pPr>
              <w:pStyle w:val="TableParagraph"/>
              <w:spacing w:line="189" w:lineRule="exact"/>
              <w:rPr>
                <w:sz w:val="20"/>
              </w:rPr>
            </w:pPr>
          </w:p>
        </w:tc>
        <w:tc>
          <w:tcPr>
            <w:tcW w:w="1900" w:type="dxa"/>
            <w:tcBorders>
              <w:top w:val="nil"/>
              <w:bottom w:val="nil"/>
            </w:tcBorders>
          </w:tcPr>
          <w:p w14:paraId="41E4F172" w14:textId="04B2B307" w:rsidR="00E90495" w:rsidRDefault="00E90495" w:rsidP="00E90495">
            <w:pPr>
              <w:pStyle w:val="TableParagraph"/>
              <w:spacing w:line="189" w:lineRule="exact"/>
              <w:rPr>
                <w:sz w:val="20"/>
              </w:rPr>
            </w:pPr>
          </w:p>
        </w:tc>
      </w:tr>
      <w:tr w:rsidR="00E90495" w14:paraId="21A2EBF5" w14:textId="77777777" w:rsidTr="00E90495">
        <w:trPr>
          <w:trHeight w:val="209"/>
        </w:trPr>
        <w:tc>
          <w:tcPr>
            <w:tcW w:w="554" w:type="dxa"/>
            <w:vMerge/>
            <w:tcBorders>
              <w:top w:val="nil"/>
            </w:tcBorders>
          </w:tcPr>
          <w:p w14:paraId="351B2A4F" w14:textId="77777777" w:rsidR="00E90495" w:rsidRDefault="00E90495" w:rsidP="00D51454">
            <w:pPr>
              <w:rPr>
                <w:sz w:val="2"/>
                <w:szCs w:val="2"/>
              </w:rPr>
            </w:pPr>
          </w:p>
        </w:tc>
        <w:tc>
          <w:tcPr>
            <w:tcW w:w="1421" w:type="dxa"/>
            <w:vMerge/>
            <w:tcBorders>
              <w:top w:val="nil"/>
            </w:tcBorders>
          </w:tcPr>
          <w:p w14:paraId="6E32EEA4" w14:textId="77777777" w:rsidR="00E90495" w:rsidRDefault="00E90495" w:rsidP="00D51454">
            <w:pPr>
              <w:rPr>
                <w:sz w:val="2"/>
                <w:szCs w:val="2"/>
              </w:rPr>
            </w:pPr>
          </w:p>
        </w:tc>
        <w:tc>
          <w:tcPr>
            <w:tcW w:w="1850" w:type="dxa"/>
            <w:tcBorders>
              <w:top w:val="nil"/>
              <w:bottom w:val="nil"/>
            </w:tcBorders>
          </w:tcPr>
          <w:p w14:paraId="32F9F088" w14:textId="66A9CBA0" w:rsidR="00E90495" w:rsidRDefault="00E90495" w:rsidP="00E90495">
            <w:pPr>
              <w:pStyle w:val="TableParagraph"/>
              <w:spacing w:line="189" w:lineRule="exact"/>
              <w:rPr>
                <w:sz w:val="20"/>
              </w:rPr>
            </w:pPr>
          </w:p>
        </w:tc>
        <w:tc>
          <w:tcPr>
            <w:tcW w:w="1900" w:type="dxa"/>
            <w:tcBorders>
              <w:top w:val="nil"/>
              <w:bottom w:val="nil"/>
            </w:tcBorders>
          </w:tcPr>
          <w:p w14:paraId="398D5B10" w14:textId="77777777" w:rsidR="00E90495" w:rsidRDefault="00E90495" w:rsidP="00D51454">
            <w:pPr>
              <w:pStyle w:val="TableParagraph"/>
              <w:rPr>
                <w:sz w:val="14"/>
              </w:rPr>
            </w:pPr>
          </w:p>
        </w:tc>
      </w:tr>
      <w:tr w:rsidR="00E90495" w14:paraId="54D4BA0E" w14:textId="77777777" w:rsidTr="00E90495">
        <w:trPr>
          <w:trHeight w:val="316"/>
        </w:trPr>
        <w:tc>
          <w:tcPr>
            <w:tcW w:w="554" w:type="dxa"/>
            <w:vMerge/>
            <w:tcBorders>
              <w:top w:val="nil"/>
            </w:tcBorders>
          </w:tcPr>
          <w:p w14:paraId="0242E01D" w14:textId="77777777" w:rsidR="00E90495" w:rsidRDefault="00E90495" w:rsidP="00D51454">
            <w:pPr>
              <w:rPr>
                <w:sz w:val="2"/>
                <w:szCs w:val="2"/>
              </w:rPr>
            </w:pPr>
          </w:p>
        </w:tc>
        <w:tc>
          <w:tcPr>
            <w:tcW w:w="1421" w:type="dxa"/>
            <w:vMerge/>
            <w:tcBorders>
              <w:top w:val="nil"/>
            </w:tcBorders>
          </w:tcPr>
          <w:p w14:paraId="5A9C5E4C" w14:textId="77777777" w:rsidR="00E90495" w:rsidRDefault="00E90495" w:rsidP="00D51454">
            <w:pPr>
              <w:rPr>
                <w:sz w:val="2"/>
                <w:szCs w:val="2"/>
              </w:rPr>
            </w:pPr>
          </w:p>
        </w:tc>
        <w:tc>
          <w:tcPr>
            <w:tcW w:w="1850" w:type="dxa"/>
            <w:tcBorders>
              <w:top w:val="nil"/>
            </w:tcBorders>
          </w:tcPr>
          <w:p w14:paraId="3BDA786E" w14:textId="1FB664FD" w:rsidR="00E90495" w:rsidRDefault="00E90495" w:rsidP="00E90495">
            <w:pPr>
              <w:pStyle w:val="TableParagraph"/>
              <w:spacing w:line="216" w:lineRule="exact"/>
              <w:rPr>
                <w:sz w:val="20"/>
              </w:rPr>
            </w:pPr>
          </w:p>
        </w:tc>
        <w:tc>
          <w:tcPr>
            <w:tcW w:w="1900" w:type="dxa"/>
            <w:tcBorders>
              <w:top w:val="nil"/>
            </w:tcBorders>
          </w:tcPr>
          <w:p w14:paraId="474AF73E" w14:textId="77777777" w:rsidR="00E90495" w:rsidRDefault="00E90495" w:rsidP="00283F48">
            <w:pPr>
              <w:pStyle w:val="TableParagraph"/>
              <w:ind w:left="82"/>
              <w:rPr>
                <w:sz w:val="18"/>
              </w:rPr>
            </w:pPr>
          </w:p>
        </w:tc>
      </w:tr>
      <w:tr w:rsidR="00E90495" w14:paraId="7D19B527" w14:textId="77777777" w:rsidTr="00E90495">
        <w:trPr>
          <w:trHeight w:val="325"/>
        </w:trPr>
        <w:tc>
          <w:tcPr>
            <w:tcW w:w="554" w:type="dxa"/>
            <w:vMerge/>
            <w:tcBorders>
              <w:top w:val="nil"/>
            </w:tcBorders>
          </w:tcPr>
          <w:p w14:paraId="7FF28226" w14:textId="77777777" w:rsidR="00E90495" w:rsidRDefault="00E90495" w:rsidP="00D51454">
            <w:pPr>
              <w:rPr>
                <w:sz w:val="2"/>
                <w:szCs w:val="2"/>
              </w:rPr>
            </w:pPr>
          </w:p>
        </w:tc>
        <w:tc>
          <w:tcPr>
            <w:tcW w:w="1421" w:type="dxa"/>
            <w:vMerge/>
            <w:tcBorders>
              <w:top w:val="nil"/>
            </w:tcBorders>
          </w:tcPr>
          <w:p w14:paraId="1577EE8F" w14:textId="77777777" w:rsidR="00E90495" w:rsidRDefault="00E90495" w:rsidP="00D51454">
            <w:pPr>
              <w:rPr>
                <w:sz w:val="2"/>
                <w:szCs w:val="2"/>
              </w:rPr>
            </w:pPr>
          </w:p>
        </w:tc>
        <w:tc>
          <w:tcPr>
            <w:tcW w:w="1850" w:type="dxa"/>
            <w:tcBorders>
              <w:bottom w:val="nil"/>
            </w:tcBorders>
          </w:tcPr>
          <w:p w14:paraId="35079614" w14:textId="37FC6D2A" w:rsidR="00E90495" w:rsidRDefault="00283F48" w:rsidP="00283F48">
            <w:pPr>
              <w:pStyle w:val="TableParagraph"/>
              <w:spacing w:before="101" w:line="205" w:lineRule="exact"/>
              <w:ind w:left="82"/>
              <w:rPr>
                <w:sz w:val="20"/>
              </w:rPr>
            </w:pPr>
            <w:r w:rsidRPr="00283F48">
              <w:rPr>
                <w:sz w:val="20"/>
              </w:rPr>
              <w:t>Bagaimana skenario fitur Login?</w:t>
            </w:r>
          </w:p>
        </w:tc>
        <w:tc>
          <w:tcPr>
            <w:tcW w:w="1900" w:type="dxa"/>
            <w:tcBorders>
              <w:bottom w:val="nil"/>
            </w:tcBorders>
          </w:tcPr>
          <w:p w14:paraId="7F154498" w14:textId="416499DF" w:rsidR="00E90495" w:rsidRDefault="00283F48" w:rsidP="00283F48">
            <w:pPr>
              <w:pStyle w:val="TableParagraph"/>
              <w:spacing w:before="101" w:line="205" w:lineRule="exact"/>
              <w:ind w:firstLine="82"/>
              <w:rPr>
                <w:sz w:val="20"/>
              </w:rPr>
            </w:pPr>
            <w:r w:rsidRPr="00283F48">
              <w:rPr>
                <w:sz w:val="20"/>
              </w:rPr>
              <w:t>0.8987</w:t>
            </w:r>
          </w:p>
        </w:tc>
      </w:tr>
      <w:tr w:rsidR="00E90495" w14:paraId="0E5F4A8E" w14:textId="77777777" w:rsidTr="00E90495">
        <w:trPr>
          <w:trHeight w:val="209"/>
        </w:trPr>
        <w:tc>
          <w:tcPr>
            <w:tcW w:w="554" w:type="dxa"/>
            <w:vMerge/>
            <w:tcBorders>
              <w:top w:val="nil"/>
            </w:tcBorders>
          </w:tcPr>
          <w:p w14:paraId="5E4784FD" w14:textId="77777777" w:rsidR="00E90495" w:rsidRDefault="00E90495" w:rsidP="00D51454">
            <w:pPr>
              <w:rPr>
                <w:sz w:val="2"/>
                <w:szCs w:val="2"/>
              </w:rPr>
            </w:pPr>
          </w:p>
        </w:tc>
        <w:tc>
          <w:tcPr>
            <w:tcW w:w="1421" w:type="dxa"/>
            <w:vMerge/>
            <w:tcBorders>
              <w:top w:val="nil"/>
            </w:tcBorders>
          </w:tcPr>
          <w:p w14:paraId="78C5C66F" w14:textId="77777777" w:rsidR="00E90495" w:rsidRDefault="00E90495" w:rsidP="00D51454">
            <w:pPr>
              <w:rPr>
                <w:sz w:val="2"/>
                <w:szCs w:val="2"/>
              </w:rPr>
            </w:pPr>
          </w:p>
        </w:tc>
        <w:tc>
          <w:tcPr>
            <w:tcW w:w="1850" w:type="dxa"/>
            <w:tcBorders>
              <w:top w:val="nil"/>
              <w:bottom w:val="nil"/>
            </w:tcBorders>
          </w:tcPr>
          <w:p w14:paraId="565A7913" w14:textId="4CB36912" w:rsidR="00E90495" w:rsidRDefault="00E90495" w:rsidP="00E90495">
            <w:pPr>
              <w:pStyle w:val="TableParagraph"/>
              <w:spacing w:line="189" w:lineRule="exact"/>
              <w:rPr>
                <w:sz w:val="20"/>
              </w:rPr>
            </w:pPr>
          </w:p>
        </w:tc>
        <w:tc>
          <w:tcPr>
            <w:tcW w:w="1900" w:type="dxa"/>
            <w:tcBorders>
              <w:top w:val="nil"/>
              <w:bottom w:val="nil"/>
            </w:tcBorders>
          </w:tcPr>
          <w:p w14:paraId="67E3A557" w14:textId="3C2D5557" w:rsidR="00E90495" w:rsidRDefault="00E90495" w:rsidP="00E90495">
            <w:pPr>
              <w:pStyle w:val="TableParagraph"/>
              <w:spacing w:line="189" w:lineRule="exact"/>
              <w:rPr>
                <w:sz w:val="20"/>
              </w:rPr>
            </w:pPr>
          </w:p>
        </w:tc>
      </w:tr>
      <w:tr w:rsidR="00E90495" w14:paraId="1ED08301" w14:textId="77777777" w:rsidTr="00E90495">
        <w:trPr>
          <w:trHeight w:val="316"/>
        </w:trPr>
        <w:tc>
          <w:tcPr>
            <w:tcW w:w="554" w:type="dxa"/>
            <w:vMerge/>
            <w:tcBorders>
              <w:top w:val="nil"/>
            </w:tcBorders>
          </w:tcPr>
          <w:p w14:paraId="293F2298" w14:textId="77777777" w:rsidR="00E90495" w:rsidRDefault="00E90495" w:rsidP="00D51454">
            <w:pPr>
              <w:rPr>
                <w:sz w:val="2"/>
                <w:szCs w:val="2"/>
              </w:rPr>
            </w:pPr>
          </w:p>
        </w:tc>
        <w:tc>
          <w:tcPr>
            <w:tcW w:w="1421" w:type="dxa"/>
            <w:vMerge/>
            <w:tcBorders>
              <w:top w:val="nil"/>
            </w:tcBorders>
          </w:tcPr>
          <w:p w14:paraId="761EE7CC" w14:textId="77777777" w:rsidR="00E90495" w:rsidRDefault="00E90495" w:rsidP="00D51454">
            <w:pPr>
              <w:rPr>
                <w:sz w:val="2"/>
                <w:szCs w:val="2"/>
              </w:rPr>
            </w:pPr>
          </w:p>
        </w:tc>
        <w:tc>
          <w:tcPr>
            <w:tcW w:w="1850" w:type="dxa"/>
            <w:tcBorders>
              <w:top w:val="nil"/>
            </w:tcBorders>
          </w:tcPr>
          <w:p w14:paraId="1AAF815C" w14:textId="7BE485B7" w:rsidR="00E90495" w:rsidRDefault="00E90495" w:rsidP="00E90495">
            <w:pPr>
              <w:pStyle w:val="TableParagraph"/>
              <w:spacing w:line="216" w:lineRule="exact"/>
              <w:rPr>
                <w:sz w:val="20"/>
              </w:rPr>
            </w:pPr>
          </w:p>
        </w:tc>
        <w:tc>
          <w:tcPr>
            <w:tcW w:w="1900" w:type="dxa"/>
            <w:tcBorders>
              <w:top w:val="nil"/>
            </w:tcBorders>
          </w:tcPr>
          <w:p w14:paraId="5A0270D3" w14:textId="77777777" w:rsidR="00E90495" w:rsidRDefault="00E90495" w:rsidP="00D51454">
            <w:pPr>
              <w:pStyle w:val="TableParagraph"/>
              <w:rPr>
                <w:sz w:val="18"/>
              </w:rPr>
            </w:pPr>
          </w:p>
        </w:tc>
      </w:tr>
      <w:tr w:rsidR="00E90495" w14:paraId="3F62EC27" w14:textId="77777777" w:rsidTr="00E90495">
        <w:trPr>
          <w:trHeight w:val="324"/>
        </w:trPr>
        <w:tc>
          <w:tcPr>
            <w:tcW w:w="554" w:type="dxa"/>
            <w:vMerge/>
            <w:tcBorders>
              <w:top w:val="nil"/>
            </w:tcBorders>
          </w:tcPr>
          <w:p w14:paraId="403E8B24" w14:textId="77777777" w:rsidR="00E90495" w:rsidRDefault="00E90495" w:rsidP="00D51454">
            <w:pPr>
              <w:rPr>
                <w:sz w:val="2"/>
                <w:szCs w:val="2"/>
              </w:rPr>
            </w:pPr>
          </w:p>
        </w:tc>
        <w:tc>
          <w:tcPr>
            <w:tcW w:w="1421" w:type="dxa"/>
            <w:vMerge/>
            <w:tcBorders>
              <w:top w:val="nil"/>
            </w:tcBorders>
          </w:tcPr>
          <w:p w14:paraId="3A6CAC62" w14:textId="77777777" w:rsidR="00E90495" w:rsidRDefault="00E90495" w:rsidP="00D51454">
            <w:pPr>
              <w:rPr>
                <w:sz w:val="2"/>
                <w:szCs w:val="2"/>
              </w:rPr>
            </w:pPr>
          </w:p>
        </w:tc>
        <w:tc>
          <w:tcPr>
            <w:tcW w:w="1850" w:type="dxa"/>
            <w:tcBorders>
              <w:bottom w:val="nil"/>
            </w:tcBorders>
          </w:tcPr>
          <w:p w14:paraId="761E104D" w14:textId="7A3BC2BE" w:rsidR="00E90495" w:rsidRDefault="00283F48" w:rsidP="00283F48">
            <w:pPr>
              <w:pStyle w:val="TableParagraph"/>
              <w:spacing w:before="101" w:line="204" w:lineRule="exact"/>
              <w:ind w:left="82"/>
              <w:rPr>
                <w:sz w:val="20"/>
              </w:rPr>
            </w:pPr>
            <w:r w:rsidRPr="00283F48">
              <w:rPr>
                <w:sz w:val="20"/>
              </w:rPr>
              <w:t>Apa saja test case untuk fitur Login?</w:t>
            </w:r>
          </w:p>
        </w:tc>
        <w:tc>
          <w:tcPr>
            <w:tcW w:w="1900" w:type="dxa"/>
            <w:tcBorders>
              <w:bottom w:val="nil"/>
            </w:tcBorders>
          </w:tcPr>
          <w:p w14:paraId="7A645EF8" w14:textId="1DDF007A" w:rsidR="00E90495" w:rsidRDefault="00283F48" w:rsidP="00283F48">
            <w:pPr>
              <w:pStyle w:val="TableParagraph"/>
              <w:spacing w:before="101" w:line="204" w:lineRule="exact"/>
              <w:ind w:firstLine="82"/>
              <w:rPr>
                <w:sz w:val="20"/>
              </w:rPr>
            </w:pPr>
            <w:r w:rsidRPr="00283F48">
              <w:rPr>
                <w:sz w:val="20"/>
              </w:rPr>
              <w:t>0.8768</w:t>
            </w:r>
          </w:p>
        </w:tc>
      </w:tr>
      <w:tr w:rsidR="00E90495" w14:paraId="05A695D9" w14:textId="77777777" w:rsidTr="00E90495">
        <w:trPr>
          <w:trHeight w:val="209"/>
        </w:trPr>
        <w:tc>
          <w:tcPr>
            <w:tcW w:w="554" w:type="dxa"/>
            <w:vMerge/>
            <w:tcBorders>
              <w:top w:val="nil"/>
            </w:tcBorders>
          </w:tcPr>
          <w:p w14:paraId="510A7D4B" w14:textId="77777777" w:rsidR="00E90495" w:rsidRDefault="00E90495" w:rsidP="00D51454">
            <w:pPr>
              <w:rPr>
                <w:sz w:val="2"/>
                <w:szCs w:val="2"/>
              </w:rPr>
            </w:pPr>
          </w:p>
        </w:tc>
        <w:tc>
          <w:tcPr>
            <w:tcW w:w="1421" w:type="dxa"/>
            <w:vMerge/>
            <w:tcBorders>
              <w:top w:val="nil"/>
            </w:tcBorders>
          </w:tcPr>
          <w:p w14:paraId="1A757A05" w14:textId="77777777" w:rsidR="00E90495" w:rsidRDefault="00E90495" w:rsidP="00D51454">
            <w:pPr>
              <w:rPr>
                <w:sz w:val="2"/>
                <w:szCs w:val="2"/>
              </w:rPr>
            </w:pPr>
          </w:p>
        </w:tc>
        <w:tc>
          <w:tcPr>
            <w:tcW w:w="1850" w:type="dxa"/>
            <w:tcBorders>
              <w:top w:val="nil"/>
              <w:bottom w:val="nil"/>
            </w:tcBorders>
          </w:tcPr>
          <w:p w14:paraId="27D6C824" w14:textId="6AC44182" w:rsidR="00E90495" w:rsidRDefault="00E90495" w:rsidP="00E90495">
            <w:pPr>
              <w:pStyle w:val="TableParagraph"/>
              <w:spacing w:line="189" w:lineRule="exact"/>
              <w:rPr>
                <w:sz w:val="20"/>
              </w:rPr>
            </w:pPr>
          </w:p>
        </w:tc>
        <w:tc>
          <w:tcPr>
            <w:tcW w:w="1900" w:type="dxa"/>
            <w:tcBorders>
              <w:top w:val="nil"/>
              <w:bottom w:val="nil"/>
            </w:tcBorders>
          </w:tcPr>
          <w:p w14:paraId="75C8DB00" w14:textId="3A52C6BA" w:rsidR="00E90495" w:rsidRDefault="00E90495" w:rsidP="00E90495">
            <w:pPr>
              <w:pStyle w:val="TableParagraph"/>
              <w:spacing w:line="189" w:lineRule="exact"/>
              <w:rPr>
                <w:sz w:val="20"/>
              </w:rPr>
            </w:pPr>
          </w:p>
        </w:tc>
      </w:tr>
      <w:tr w:rsidR="00E90495" w14:paraId="1A4F4C85" w14:textId="77777777" w:rsidTr="00E90495">
        <w:trPr>
          <w:trHeight w:val="210"/>
        </w:trPr>
        <w:tc>
          <w:tcPr>
            <w:tcW w:w="554" w:type="dxa"/>
            <w:vMerge/>
            <w:tcBorders>
              <w:top w:val="nil"/>
            </w:tcBorders>
          </w:tcPr>
          <w:p w14:paraId="62CF65D2" w14:textId="77777777" w:rsidR="00E90495" w:rsidRDefault="00E90495" w:rsidP="00D51454">
            <w:pPr>
              <w:rPr>
                <w:sz w:val="2"/>
                <w:szCs w:val="2"/>
              </w:rPr>
            </w:pPr>
          </w:p>
        </w:tc>
        <w:tc>
          <w:tcPr>
            <w:tcW w:w="1421" w:type="dxa"/>
            <w:vMerge/>
            <w:tcBorders>
              <w:top w:val="nil"/>
            </w:tcBorders>
          </w:tcPr>
          <w:p w14:paraId="498207C6" w14:textId="77777777" w:rsidR="00E90495" w:rsidRDefault="00E90495" w:rsidP="00D51454">
            <w:pPr>
              <w:rPr>
                <w:sz w:val="2"/>
                <w:szCs w:val="2"/>
              </w:rPr>
            </w:pPr>
          </w:p>
        </w:tc>
        <w:tc>
          <w:tcPr>
            <w:tcW w:w="1850" w:type="dxa"/>
            <w:tcBorders>
              <w:top w:val="nil"/>
              <w:bottom w:val="nil"/>
            </w:tcBorders>
          </w:tcPr>
          <w:p w14:paraId="1C7112A5" w14:textId="1860D1AB" w:rsidR="00E90495" w:rsidRDefault="00E90495" w:rsidP="00E90495">
            <w:pPr>
              <w:pStyle w:val="TableParagraph"/>
              <w:spacing w:line="191" w:lineRule="exact"/>
              <w:rPr>
                <w:sz w:val="20"/>
              </w:rPr>
            </w:pPr>
          </w:p>
        </w:tc>
        <w:tc>
          <w:tcPr>
            <w:tcW w:w="1900" w:type="dxa"/>
            <w:tcBorders>
              <w:top w:val="nil"/>
              <w:bottom w:val="nil"/>
            </w:tcBorders>
          </w:tcPr>
          <w:p w14:paraId="38E50401" w14:textId="77777777" w:rsidR="00E90495" w:rsidRDefault="00E90495" w:rsidP="00D51454">
            <w:pPr>
              <w:pStyle w:val="TableParagraph"/>
              <w:rPr>
                <w:sz w:val="14"/>
              </w:rPr>
            </w:pPr>
          </w:p>
        </w:tc>
      </w:tr>
      <w:tr w:rsidR="00E90495" w14:paraId="6042C4F4" w14:textId="77777777" w:rsidTr="00E90495">
        <w:trPr>
          <w:trHeight w:val="210"/>
        </w:trPr>
        <w:tc>
          <w:tcPr>
            <w:tcW w:w="554" w:type="dxa"/>
            <w:vMerge/>
            <w:tcBorders>
              <w:top w:val="nil"/>
            </w:tcBorders>
          </w:tcPr>
          <w:p w14:paraId="6F374AC1" w14:textId="77777777" w:rsidR="00E90495" w:rsidRDefault="00E90495" w:rsidP="00D51454">
            <w:pPr>
              <w:rPr>
                <w:sz w:val="2"/>
                <w:szCs w:val="2"/>
              </w:rPr>
            </w:pPr>
          </w:p>
        </w:tc>
        <w:tc>
          <w:tcPr>
            <w:tcW w:w="1421" w:type="dxa"/>
            <w:vMerge/>
            <w:tcBorders>
              <w:top w:val="nil"/>
            </w:tcBorders>
          </w:tcPr>
          <w:p w14:paraId="373BB00C" w14:textId="77777777" w:rsidR="00E90495" w:rsidRDefault="00E90495" w:rsidP="00D51454">
            <w:pPr>
              <w:rPr>
                <w:sz w:val="2"/>
                <w:szCs w:val="2"/>
              </w:rPr>
            </w:pPr>
          </w:p>
        </w:tc>
        <w:tc>
          <w:tcPr>
            <w:tcW w:w="1850" w:type="dxa"/>
            <w:tcBorders>
              <w:top w:val="nil"/>
              <w:bottom w:val="nil"/>
            </w:tcBorders>
          </w:tcPr>
          <w:p w14:paraId="07DD7F6D" w14:textId="70ABAA96" w:rsidR="00E90495" w:rsidRDefault="00E90495" w:rsidP="00E90495">
            <w:pPr>
              <w:pStyle w:val="TableParagraph"/>
              <w:spacing w:line="191" w:lineRule="exact"/>
              <w:rPr>
                <w:sz w:val="20"/>
              </w:rPr>
            </w:pPr>
          </w:p>
        </w:tc>
        <w:tc>
          <w:tcPr>
            <w:tcW w:w="1900" w:type="dxa"/>
            <w:tcBorders>
              <w:top w:val="nil"/>
              <w:bottom w:val="nil"/>
            </w:tcBorders>
          </w:tcPr>
          <w:p w14:paraId="576E1B83" w14:textId="77777777" w:rsidR="00E90495" w:rsidRDefault="00E90495" w:rsidP="00D51454">
            <w:pPr>
              <w:pStyle w:val="TableParagraph"/>
              <w:rPr>
                <w:sz w:val="14"/>
              </w:rPr>
            </w:pPr>
          </w:p>
        </w:tc>
      </w:tr>
      <w:tr w:rsidR="00E90495" w14:paraId="6BCF0D38" w14:textId="77777777" w:rsidTr="00E90495">
        <w:trPr>
          <w:trHeight w:val="316"/>
        </w:trPr>
        <w:tc>
          <w:tcPr>
            <w:tcW w:w="554" w:type="dxa"/>
            <w:vMerge/>
            <w:tcBorders>
              <w:top w:val="nil"/>
            </w:tcBorders>
          </w:tcPr>
          <w:p w14:paraId="7C8AB328" w14:textId="77777777" w:rsidR="00E90495" w:rsidRDefault="00E90495" w:rsidP="00D51454">
            <w:pPr>
              <w:rPr>
                <w:sz w:val="2"/>
                <w:szCs w:val="2"/>
              </w:rPr>
            </w:pPr>
          </w:p>
        </w:tc>
        <w:tc>
          <w:tcPr>
            <w:tcW w:w="1421" w:type="dxa"/>
            <w:vMerge/>
            <w:tcBorders>
              <w:top w:val="nil"/>
            </w:tcBorders>
          </w:tcPr>
          <w:p w14:paraId="700802A9" w14:textId="77777777" w:rsidR="00E90495" w:rsidRDefault="00E90495" w:rsidP="00D51454">
            <w:pPr>
              <w:rPr>
                <w:sz w:val="2"/>
                <w:szCs w:val="2"/>
              </w:rPr>
            </w:pPr>
          </w:p>
        </w:tc>
        <w:tc>
          <w:tcPr>
            <w:tcW w:w="1850" w:type="dxa"/>
            <w:tcBorders>
              <w:top w:val="nil"/>
            </w:tcBorders>
          </w:tcPr>
          <w:p w14:paraId="7E5AF46B" w14:textId="7464D218" w:rsidR="00E90495" w:rsidRDefault="00E90495" w:rsidP="00E90495">
            <w:pPr>
              <w:pStyle w:val="TableParagraph"/>
              <w:spacing w:line="216" w:lineRule="exact"/>
              <w:rPr>
                <w:sz w:val="20"/>
              </w:rPr>
            </w:pPr>
          </w:p>
        </w:tc>
        <w:tc>
          <w:tcPr>
            <w:tcW w:w="1900" w:type="dxa"/>
            <w:tcBorders>
              <w:top w:val="nil"/>
            </w:tcBorders>
          </w:tcPr>
          <w:p w14:paraId="025FA3C9" w14:textId="77777777" w:rsidR="00E90495" w:rsidRDefault="00E90495" w:rsidP="00D51454">
            <w:pPr>
              <w:pStyle w:val="TableParagraph"/>
              <w:rPr>
                <w:sz w:val="18"/>
              </w:rPr>
            </w:pPr>
          </w:p>
        </w:tc>
      </w:tr>
      <w:tr w:rsidR="00E90495" w14:paraId="066A2551" w14:textId="77777777" w:rsidTr="00E90495">
        <w:trPr>
          <w:trHeight w:val="335"/>
        </w:trPr>
        <w:tc>
          <w:tcPr>
            <w:tcW w:w="554" w:type="dxa"/>
            <w:tcBorders>
              <w:bottom w:val="nil"/>
            </w:tcBorders>
          </w:tcPr>
          <w:p w14:paraId="51779181" w14:textId="77777777" w:rsidR="00E90495" w:rsidRDefault="00E90495" w:rsidP="00D51454">
            <w:pPr>
              <w:pStyle w:val="TableParagraph"/>
              <w:spacing w:before="101" w:line="215" w:lineRule="exact"/>
              <w:ind w:left="20"/>
              <w:jc w:val="center"/>
              <w:rPr>
                <w:sz w:val="20"/>
              </w:rPr>
            </w:pPr>
            <w:r>
              <w:rPr>
                <w:spacing w:val="-10"/>
                <w:sz w:val="20"/>
              </w:rPr>
              <w:t>2</w:t>
            </w:r>
          </w:p>
        </w:tc>
        <w:tc>
          <w:tcPr>
            <w:tcW w:w="1421" w:type="dxa"/>
            <w:tcBorders>
              <w:bottom w:val="nil"/>
            </w:tcBorders>
          </w:tcPr>
          <w:p w14:paraId="7315E01F" w14:textId="69860AFA" w:rsidR="00E90495" w:rsidRDefault="00283F48" w:rsidP="00283F48">
            <w:pPr>
              <w:pStyle w:val="TableParagraph"/>
              <w:spacing w:before="101" w:line="215" w:lineRule="exact"/>
              <w:ind w:left="100" w:right="40"/>
              <w:rPr>
                <w:sz w:val="20"/>
              </w:rPr>
            </w:pPr>
            <w:r w:rsidRPr="009404BB">
              <w:rPr>
                <w:sz w:val="20"/>
                <w:szCs w:val="20"/>
              </w:rPr>
              <w:t>Skenario apa yang harus diuji dalam fitur Registrasi</w:t>
            </w:r>
            <w:r>
              <w:rPr>
                <w:sz w:val="20"/>
                <w:szCs w:val="20"/>
              </w:rPr>
              <w:t>?</w:t>
            </w:r>
          </w:p>
        </w:tc>
        <w:tc>
          <w:tcPr>
            <w:tcW w:w="1850" w:type="dxa"/>
            <w:tcBorders>
              <w:bottom w:val="nil"/>
            </w:tcBorders>
          </w:tcPr>
          <w:p w14:paraId="2943F26F" w14:textId="6D4C1384" w:rsidR="00E90495" w:rsidRDefault="00283F48" w:rsidP="00283F48">
            <w:pPr>
              <w:pStyle w:val="TableParagraph"/>
              <w:spacing w:before="101" w:line="215" w:lineRule="exact"/>
              <w:ind w:left="82"/>
              <w:rPr>
                <w:sz w:val="20"/>
              </w:rPr>
            </w:pPr>
            <w:r w:rsidRPr="009404BB">
              <w:rPr>
                <w:sz w:val="20"/>
                <w:szCs w:val="20"/>
              </w:rPr>
              <w:t>Skenario apa yang harus diuji dalam fitur Registrasi?</w:t>
            </w:r>
          </w:p>
        </w:tc>
        <w:tc>
          <w:tcPr>
            <w:tcW w:w="1900" w:type="dxa"/>
            <w:tcBorders>
              <w:bottom w:val="nil"/>
            </w:tcBorders>
          </w:tcPr>
          <w:p w14:paraId="2EB858D4" w14:textId="77777777" w:rsidR="00E90495" w:rsidRDefault="00E90495" w:rsidP="00D51454">
            <w:pPr>
              <w:pStyle w:val="TableParagraph"/>
              <w:spacing w:before="101" w:line="215" w:lineRule="exact"/>
              <w:ind w:left="101"/>
              <w:rPr>
                <w:sz w:val="20"/>
              </w:rPr>
            </w:pPr>
            <w:r>
              <w:rPr>
                <w:spacing w:val="-5"/>
                <w:sz w:val="20"/>
              </w:rPr>
              <w:t>1.0</w:t>
            </w:r>
          </w:p>
        </w:tc>
      </w:tr>
      <w:tr w:rsidR="00E90495" w14:paraId="589EEFBB" w14:textId="77777777" w:rsidTr="00E90495">
        <w:trPr>
          <w:trHeight w:val="230"/>
        </w:trPr>
        <w:tc>
          <w:tcPr>
            <w:tcW w:w="554" w:type="dxa"/>
            <w:tcBorders>
              <w:top w:val="nil"/>
              <w:bottom w:val="nil"/>
            </w:tcBorders>
          </w:tcPr>
          <w:p w14:paraId="31264667" w14:textId="77777777" w:rsidR="00E90495" w:rsidRDefault="00E90495" w:rsidP="00D51454">
            <w:pPr>
              <w:pStyle w:val="TableParagraph"/>
              <w:rPr>
                <w:sz w:val="16"/>
              </w:rPr>
            </w:pPr>
          </w:p>
        </w:tc>
        <w:tc>
          <w:tcPr>
            <w:tcW w:w="1421" w:type="dxa"/>
            <w:tcBorders>
              <w:top w:val="nil"/>
              <w:bottom w:val="nil"/>
            </w:tcBorders>
          </w:tcPr>
          <w:p w14:paraId="2467BD2E" w14:textId="0463154B" w:rsidR="00E90495" w:rsidRDefault="00E90495" w:rsidP="00D51454">
            <w:pPr>
              <w:pStyle w:val="TableParagraph"/>
              <w:spacing w:line="211" w:lineRule="exact"/>
              <w:ind w:left="100"/>
              <w:rPr>
                <w:sz w:val="20"/>
              </w:rPr>
            </w:pPr>
          </w:p>
        </w:tc>
        <w:tc>
          <w:tcPr>
            <w:tcW w:w="1850" w:type="dxa"/>
            <w:tcBorders>
              <w:top w:val="nil"/>
              <w:bottom w:val="nil"/>
            </w:tcBorders>
          </w:tcPr>
          <w:p w14:paraId="3AD1466F" w14:textId="392358E4" w:rsidR="00E90495" w:rsidRDefault="00E90495" w:rsidP="00E90495">
            <w:pPr>
              <w:pStyle w:val="TableParagraph"/>
              <w:spacing w:line="211" w:lineRule="exact"/>
              <w:rPr>
                <w:sz w:val="20"/>
              </w:rPr>
            </w:pPr>
          </w:p>
        </w:tc>
        <w:tc>
          <w:tcPr>
            <w:tcW w:w="1900" w:type="dxa"/>
            <w:tcBorders>
              <w:top w:val="nil"/>
              <w:bottom w:val="nil"/>
            </w:tcBorders>
          </w:tcPr>
          <w:p w14:paraId="0987D70F" w14:textId="77777777" w:rsidR="00E90495" w:rsidRDefault="00E90495" w:rsidP="00D51454">
            <w:pPr>
              <w:pStyle w:val="TableParagraph"/>
              <w:rPr>
                <w:sz w:val="16"/>
              </w:rPr>
            </w:pPr>
          </w:p>
        </w:tc>
      </w:tr>
      <w:tr w:rsidR="00E90495" w14:paraId="54299264" w14:textId="77777777" w:rsidTr="00E90495">
        <w:trPr>
          <w:trHeight w:val="230"/>
        </w:trPr>
        <w:tc>
          <w:tcPr>
            <w:tcW w:w="554" w:type="dxa"/>
            <w:tcBorders>
              <w:top w:val="nil"/>
              <w:bottom w:val="nil"/>
            </w:tcBorders>
          </w:tcPr>
          <w:p w14:paraId="645FBAB7" w14:textId="77777777" w:rsidR="00E90495" w:rsidRDefault="00E90495" w:rsidP="00D51454">
            <w:pPr>
              <w:pStyle w:val="TableParagraph"/>
              <w:rPr>
                <w:sz w:val="16"/>
              </w:rPr>
            </w:pPr>
          </w:p>
        </w:tc>
        <w:tc>
          <w:tcPr>
            <w:tcW w:w="1421" w:type="dxa"/>
            <w:tcBorders>
              <w:top w:val="nil"/>
              <w:bottom w:val="nil"/>
            </w:tcBorders>
          </w:tcPr>
          <w:p w14:paraId="478AD9E5" w14:textId="672F4680" w:rsidR="00E90495" w:rsidRDefault="00E90495" w:rsidP="00E90495">
            <w:pPr>
              <w:pStyle w:val="TableParagraph"/>
              <w:spacing w:line="211" w:lineRule="exact"/>
              <w:rPr>
                <w:sz w:val="20"/>
              </w:rPr>
            </w:pPr>
          </w:p>
        </w:tc>
        <w:tc>
          <w:tcPr>
            <w:tcW w:w="1850" w:type="dxa"/>
            <w:tcBorders>
              <w:top w:val="nil"/>
              <w:bottom w:val="nil"/>
            </w:tcBorders>
          </w:tcPr>
          <w:p w14:paraId="34D5F0BF" w14:textId="5DF02E27" w:rsidR="00E90495" w:rsidRDefault="00E90495" w:rsidP="00E90495">
            <w:pPr>
              <w:pStyle w:val="TableParagraph"/>
              <w:spacing w:line="211" w:lineRule="exact"/>
              <w:rPr>
                <w:sz w:val="20"/>
              </w:rPr>
            </w:pPr>
          </w:p>
        </w:tc>
        <w:tc>
          <w:tcPr>
            <w:tcW w:w="1900" w:type="dxa"/>
            <w:tcBorders>
              <w:top w:val="nil"/>
              <w:bottom w:val="nil"/>
            </w:tcBorders>
          </w:tcPr>
          <w:p w14:paraId="0E819EF7" w14:textId="77777777" w:rsidR="00E90495" w:rsidRDefault="00E90495" w:rsidP="00D51454">
            <w:pPr>
              <w:pStyle w:val="TableParagraph"/>
              <w:rPr>
                <w:sz w:val="16"/>
              </w:rPr>
            </w:pPr>
          </w:p>
        </w:tc>
      </w:tr>
      <w:tr w:rsidR="00E90495" w14:paraId="45D22799" w14:textId="77777777" w:rsidTr="00E90495">
        <w:trPr>
          <w:trHeight w:val="230"/>
        </w:trPr>
        <w:tc>
          <w:tcPr>
            <w:tcW w:w="554" w:type="dxa"/>
            <w:tcBorders>
              <w:top w:val="nil"/>
              <w:bottom w:val="nil"/>
            </w:tcBorders>
          </w:tcPr>
          <w:p w14:paraId="59E1EDF4" w14:textId="77777777" w:rsidR="00E90495" w:rsidRDefault="00E90495" w:rsidP="00D51454">
            <w:pPr>
              <w:pStyle w:val="TableParagraph"/>
              <w:rPr>
                <w:sz w:val="16"/>
              </w:rPr>
            </w:pPr>
          </w:p>
        </w:tc>
        <w:tc>
          <w:tcPr>
            <w:tcW w:w="1421" w:type="dxa"/>
            <w:tcBorders>
              <w:top w:val="nil"/>
              <w:bottom w:val="nil"/>
            </w:tcBorders>
          </w:tcPr>
          <w:p w14:paraId="4B728B7F" w14:textId="54CDC792" w:rsidR="00E90495" w:rsidRDefault="00E90495" w:rsidP="00D51454">
            <w:pPr>
              <w:pStyle w:val="TableParagraph"/>
              <w:spacing w:line="210" w:lineRule="exact"/>
              <w:ind w:left="100"/>
              <w:rPr>
                <w:sz w:val="20"/>
              </w:rPr>
            </w:pPr>
          </w:p>
        </w:tc>
        <w:tc>
          <w:tcPr>
            <w:tcW w:w="1850" w:type="dxa"/>
            <w:tcBorders>
              <w:top w:val="nil"/>
              <w:bottom w:val="nil"/>
            </w:tcBorders>
          </w:tcPr>
          <w:p w14:paraId="045E6986" w14:textId="13CAEA02" w:rsidR="00E90495" w:rsidRDefault="00E90495" w:rsidP="00E90495">
            <w:pPr>
              <w:pStyle w:val="TableParagraph"/>
              <w:spacing w:line="210" w:lineRule="exact"/>
              <w:rPr>
                <w:sz w:val="20"/>
              </w:rPr>
            </w:pPr>
          </w:p>
        </w:tc>
        <w:tc>
          <w:tcPr>
            <w:tcW w:w="1900" w:type="dxa"/>
            <w:tcBorders>
              <w:top w:val="nil"/>
              <w:bottom w:val="nil"/>
            </w:tcBorders>
          </w:tcPr>
          <w:p w14:paraId="3502D9C0" w14:textId="77777777" w:rsidR="00E90495" w:rsidRDefault="00E90495" w:rsidP="00D51454">
            <w:pPr>
              <w:pStyle w:val="TableParagraph"/>
              <w:rPr>
                <w:sz w:val="16"/>
              </w:rPr>
            </w:pPr>
          </w:p>
        </w:tc>
      </w:tr>
      <w:tr w:rsidR="00E90495" w14:paraId="61E72CF1" w14:textId="77777777" w:rsidTr="00E90495">
        <w:trPr>
          <w:trHeight w:val="229"/>
        </w:trPr>
        <w:tc>
          <w:tcPr>
            <w:tcW w:w="554" w:type="dxa"/>
            <w:tcBorders>
              <w:top w:val="nil"/>
              <w:bottom w:val="nil"/>
            </w:tcBorders>
          </w:tcPr>
          <w:p w14:paraId="2A45F8DE" w14:textId="77777777" w:rsidR="00E90495" w:rsidRDefault="00E90495" w:rsidP="00D51454">
            <w:pPr>
              <w:pStyle w:val="TableParagraph"/>
              <w:rPr>
                <w:sz w:val="16"/>
              </w:rPr>
            </w:pPr>
          </w:p>
        </w:tc>
        <w:tc>
          <w:tcPr>
            <w:tcW w:w="1421" w:type="dxa"/>
            <w:tcBorders>
              <w:top w:val="nil"/>
              <w:bottom w:val="nil"/>
            </w:tcBorders>
          </w:tcPr>
          <w:p w14:paraId="59691FC8" w14:textId="33013F0E" w:rsidR="00E90495" w:rsidRDefault="00E90495" w:rsidP="00E90495">
            <w:pPr>
              <w:pStyle w:val="TableParagraph"/>
              <w:spacing w:line="209" w:lineRule="exact"/>
              <w:rPr>
                <w:sz w:val="20"/>
              </w:rPr>
            </w:pPr>
          </w:p>
        </w:tc>
        <w:tc>
          <w:tcPr>
            <w:tcW w:w="1850" w:type="dxa"/>
            <w:tcBorders>
              <w:top w:val="nil"/>
              <w:bottom w:val="nil"/>
            </w:tcBorders>
          </w:tcPr>
          <w:p w14:paraId="30F53245" w14:textId="1B32F2E6" w:rsidR="00E90495" w:rsidRDefault="00E90495" w:rsidP="00E90495">
            <w:pPr>
              <w:pStyle w:val="TableParagraph"/>
              <w:spacing w:line="209" w:lineRule="exact"/>
              <w:rPr>
                <w:sz w:val="20"/>
              </w:rPr>
            </w:pPr>
          </w:p>
        </w:tc>
        <w:tc>
          <w:tcPr>
            <w:tcW w:w="1900" w:type="dxa"/>
            <w:tcBorders>
              <w:top w:val="nil"/>
              <w:bottom w:val="nil"/>
            </w:tcBorders>
          </w:tcPr>
          <w:p w14:paraId="49964926" w14:textId="77777777" w:rsidR="00E90495" w:rsidRDefault="00E90495" w:rsidP="00D51454">
            <w:pPr>
              <w:pStyle w:val="TableParagraph"/>
              <w:rPr>
                <w:sz w:val="16"/>
              </w:rPr>
            </w:pPr>
          </w:p>
        </w:tc>
      </w:tr>
      <w:tr w:rsidR="00E90495" w14:paraId="3D8D92A7" w14:textId="77777777" w:rsidTr="00E90495">
        <w:trPr>
          <w:trHeight w:val="229"/>
        </w:trPr>
        <w:tc>
          <w:tcPr>
            <w:tcW w:w="554" w:type="dxa"/>
            <w:tcBorders>
              <w:top w:val="nil"/>
              <w:bottom w:val="nil"/>
            </w:tcBorders>
          </w:tcPr>
          <w:p w14:paraId="7CB40213" w14:textId="77777777" w:rsidR="00E90495" w:rsidRDefault="00E90495" w:rsidP="00D51454">
            <w:pPr>
              <w:pStyle w:val="TableParagraph"/>
              <w:rPr>
                <w:sz w:val="16"/>
              </w:rPr>
            </w:pPr>
          </w:p>
        </w:tc>
        <w:tc>
          <w:tcPr>
            <w:tcW w:w="1421" w:type="dxa"/>
            <w:tcBorders>
              <w:top w:val="nil"/>
              <w:bottom w:val="nil"/>
            </w:tcBorders>
          </w:tcPr>
          <w:p w14:paraId="20C07BA8" w14:textId="0A534BCB" w:rsidR="00E90495" w:rsidRDefault="00E90495" w:rsidP="00E90495">
            <w:pPr>
              <w:pStyle w:val="TableParagraph"/>
              <w:spacing w:line="209" w:lineRule="exact"/>
              <w:rPr>
                <w:sz w:val="20"/>
              </w:rPr>
            </w:pPr>
          </w:p>
        </w:tc>
        <w:tc>
          <w:tcPr>
            <w:tcW w:w="1850" w:type="dxa"/>
            <w:tcBorders>
              <w:top w:val="nil"/>
              <w:bottom w:val="nil"/>
            </w:tcBorders>
          </w:tcPr>
          <w:p w14:paraId="13548D1D" w14:textId="526DEA35" w:rsidR="00E90495" w:rsidRDefault="00E90495" w:rsidP="00E90495">
            <w:pPr>
              <w:pStyle w:val="TableParagraph"/>
              <w:spacing w:line="209" w:lineRule="exact"/>
              <w:rPr>
                <w:sz w:val="20"/>
              </w:rPr>
            </w:pPr>
          </w:p>
        </w:tc>
        <w:tc>
          <w:tcPr>
            <w:tcW w:w="1900" w:type="dxa"/>
            <w:tcBorders>
              <w:top w:val="nil"/>
              <w:bottom w:val="nil"/>
            </w:tcBorders>
          </w:tcPr>
          <w:p w14:paraId="2DB6440A" w14:textId="77777777" w:rsidR="00E90495" w:rsidRDefault="00E90495" w:rsidP="00D51454">
            <w:pPr>
              <w:pStyle w:val="TableParagraph"/>
              <w:rPr>
                <w:sz w:val="16"/>
              </w:rPr>
            </w:pPr>
          </w:p>
        </w:tc>
      </w:tr>
      <w:tr w:rsidR="00E90495" w14:paraId="1CD2A859" w14:textId="77777777" w:rsidTr="00E90495">
        <w:trPr>
          <w:trHeight w:val="230"/>
        </w:trPr>
        <w:tc>
          <w:tcPr>
            <w:tcW w:w="554" w:type="dxa"/>
            <w:tcBorders>
              <w:top w:val="nil"/>
              <w:bottom w:val="nil"/>
            </w:tcBorders>
          </w:tcPr>
          <w:p w14:paraId="7B3FDA05" w14:textId="77777777" w:rsidR="00E90495" w:rsidRDefault="00E90495" w:rsidP="00D51454">
            <w:pPr>
              <w:pStyle w:val="TableParagraph"/>
              <w:rPr>
                <w:sz w:val="16"/>
              </w:rPr>
            </w:pPr>
          </w:p>
        </w:tc>
        <w:tc>
          <w:tcPr>
            <w:tcW w:w="1421" w:type="dxa"/>
            <w:tcBorders>
              <w:top w:val="nil"/>
              <w:bottom w:val="nil"/>
            </w:tcBorders>
          </w:tcPr>
          <w:p w14:paraId="5B9BEB59" w14:textId="289172C3" w:rsidR="00E90495" w:rsidRDefault="00E90495" w:rsidP="00E90495">
            <w:pPr>
              <w:pStyle w:val="TableParagraph"/>
              <w:spacing w:line="210" w:lineRule="exact"/>
              <w:rPr>
                <w:sz w:val="20"/>
              </w:rPr>
            </w:pPr>
          </w:p>
        </w:tc>
        <w:tc>
          <w:tcPr>
            <w:tcW w:w="1850" w:type="dxa"/>
            <w:tcBorders>
              <w:top w:val="nil"/>
              <w:bottom w:val="nil"/>
            </w:tcBorders>
          </w:tcPr>
          <w:p w14:paraId="07A0A727" w14:textId="6ABA9ED9" w:rsidR="00E90495" w:rsidRDefault="00E90495" w:rsidP="00E90495">
            <w:pPr>
              <w:pStyle w:val="TableParagraph"/>
              <w:spacing w:line="210" w:lineRule="exact"/>
              <w:rPr>
                <w:sz w:val="20"/>
              </w:rPr>
            </w:pPr>
          </w:p>
        </w:tc>
        <w:tc>
          <w:tcPr>
            <w:tcW w:w="1900" w:type="dxa"/>
            <w:tcBorders>
              <w:top w:val="nil"/>
              <w:bottom w:val="nil"/>
            </w:tcBorders>
          </w:tcPr>
          <w:p w14:paraId="39393346" w14:textId="77777777" w:rsidR="00E90495" w:rsidRDefault="00E90495" w:rsidP="00D51454">
            <w:pPr>
              <w:pStyle w:val="TableParagraph"/>
              <w:rPr>
                <w:sz w:val="16"/>
              </w:rPr>
            </w:pPr>
          </w:p>
        </w:tc>
      </w:tr>
      <w:tr w:rsidR="00E90495" w14:paraId="6329F55D" w14:textId="77777777" w:rsidTr="00E90495">
        <w:trPr>
          <w:trHeight w:val="95"/>
        </w:trPr>
        <w:tc>
          <w:tcPr>
            <w:tcW w:w="554" w:type="dxa"/>
            <w:vMerge w:val="restart"/>
            <w:tcBorders>
              <w:top w:val="nil"/>
              <w:bottom w:val="nil"/>
            </w:tcBorders>
          </w:tcPr>
          <w:p w14:paraId="58911BB2" w14:textId="77777777" w:rsidR="00E90495" w:rsidRDefault="00E90495" w:rsidP="00D51454">
            <w:pPr>
              <w:pStyle w:val="TableParagraph"/>
              <w:rPr>
                <w:sz w:val="16"/>
              </w:rPr>
            </w:pPr>
          </w:p>
        </w:tc>
        <w:tc>
          <w:tcPr>
            <w:tcW w:w="1421" w:type="dxa"/>
            <w:vMerge w:val="restart"/>
            <w:tcBorders>
              <w:top w:val="nil"/>
              <w:bottom w:val="nil"/>
            </w:tcBorders>
          </w:tcPr>
          <w:p w14:paraId="51E072CD" w14:textId="39E1F755" w:rsidR="00E90495" w:rsidRDefault="00E90495" w:rsidP="00E90495">
            <w:pPr>
              <w:pStyle w:val="TableParagraph"/>
              <w:spacing w:line="206" w:lineRule="exact"/>
              <w:rPr>
                <w:sz w:val="20"/>
              </w:rPr>
            </w:pPr>
          </w:p>
        </w:tc>
        <w:tc>
          <w:tcPr>
            <w:tcW w:w="1850" w:type="dxa"/>
            <w:tcBorders>
              <w:top w:val="nil"/>
            </w:tcBorders>
          </w:tcPr>
          <w:p w14:paraId="2AA0F4F8" w14:textId="77777777" w:rsidR="00E90495" w:rsidRDefault="00E90495" w:rsidP="00D51454">
            <w:pPr>
              <w:pStyle w:val="TableParagraph"/>
              <w:rPr>
                <w:sz w:val="4"/>
              </w:rPr>
            </w:pPr>
          </w:p>
        </w:tc>
        <w:tc>
          <w:tcPr>
            <w:tcW w:w="1900" w:type="dxa"/>
            <w:tcBorders>
              <w:top w:val="nil"/>
            </w:tcBorders>
          </w:tcPr>
          <w:p w14:paraId="7BE2A768" w14:textId="77777777" w:rsidR="00E90495" w:rsidRDefault="00E90495" w:rsidP="00D51454">
            <w:pPr>
              <w:pStyle w:val="TableParagraph"/>
              <w:rPr>
                <w:sz w:val="4"/>
              </w:rPr>
            </w:pPr>
          </w:p>
        </w:tc>
      </w:tr>
      <w:tr w:rsidR="00E90495" w14:paraId="38E9814E" w14:textId="77777777" w:rsidTr="00E90495">
        <w:trPr>
          <w:trHeight w:val="109"/>
        </w:trPr>
        <w:tc>
          <w:tcPr>
            <w:tcW w:w="554" w:type="dxa"/>
            <w:vMerge/>
            <w:tcBorders>
              <w:top w:val="nil"/>
              <w:bottom w:val="nil"/>
            </w:tcBorders>
          </w:tcPr>
          <w:p w14:paraId="5BB6E9B8" w14:textId="77777777" w:rsidR="00E90495" w:rsidRDefault="00E90495" w:rsidP="00D51454">
            <w:pPr>
              <w:rPr>
                <w:sz w:val="2"/>
                <w:szCs w:val="2"/>
              </w:rPr>
            </w:pPr>
          </w:p>
        </w:tc>
        <w:tc>
          <w:tcPr>
            <w:tcW w:w="1421" w:type="dxa"/>
            <w:vMerge/>
            <w:tcBorders>
              <w:top w:val="nil"/>
              <w:bottom w:val="nil"/>
            </w:tcBorders>
          </w:tcPr>
          <w:p w14:paraId="13311821" w14:textId="77777777" w:rsidR="00E90495" w:rsidRDefault="00E90495" w:rsidP="00D51454">
            <w:pPr>
              <w:rPr>
                <w:sz w:val="2"/>
                <w:szCs w:val="2"/>
              </w:rPr>
            </w:pPr>
          </w:p>
        </w:tc>
        <w:tc>
          <w:tcPr>
            <w:tcW w:w="1850" w:type="dxa"/>
            <w:tcBorders>
              <w:bottom w:val="nil"/>
            </w:tcBorders>
          </w:tcPr>
          <w:p w14:paraId="5D776D1F" w14:textId="77777777" w:rsidR="00E90495" w:rsidRDefault="00E90495" w:rsidP="00D51454">
            <w:pPr>
              <w:pStyle w:val="TableParagraph"/>
              <w:rPr>
                <w:sz w:val="6"/>
              </w:rPr>
            </w:pPr>
          </w:p>
        </w:tc>
        <w:tc>
          <w:tcPr>
            <w:tcW w:w="1900" w:type="dxa"/>
            <w:tcBorders>
              <w:bottom w:val="nil"/>
            </w:tcBorders>
          </w:tcPr>
          <w:p w14:paraId="49A234DF" w14:textId="77777777" w:rsidR="00E90495" w:rsidRDefault="00E90495" w:rsidP="00D51454">
            <w:pPr>
              <w:pStyle w:val="TableParagraph"/>
              <w:rPr>
                <w:sz w:val="6"/>
              </w:rPr>
            </w:pPr>
          </w:p>
        </w:tc>
      </w:tr>
      <w:tr w:rsidR="00E90495" w14:paraId="5C1AD21F" w14:textId="77777777" w:rsidTr="00E90495">
        <w:trPr>
          <w:trHeight w:val="230"/>
        </w:trPr>
        <w:tc>
          <w:tcPr>
            <w:tcW w:w="554" w:type="dxa"/>
            <w:tcBorders>
              <w:top w:val="nil"/>
              <w:bottom w:val="nil"/>
            </w:tcBorders>
          </w:tcPr>
          <w:p w14:paraId="7112520B" w14:textId="77777777" w:rsidR="00E90495" w:rsidRDefault="00E90495" w:rsidP="00D51454">
            <w:pPr>
              <w:pStyle w:val="TableParagraph"/>
              <w:rPr>
                <w:sz w:val="16"/>
              </w:rPr>
            </w:pPr>
          </w:p>
        </w:tc>
        <w:tc>
          <w:tcPr>
            <w:tcW w:w="1421" w:type="dxa"/>
            <w:tcBorders>
              <w:top w:val="nil"/>
              <w:bottom w:val="nil"/>
            </w:tcBorders>
          </w:tcPr>
          <w:p w14:paraId="66E25F7D" w14:textId="78D0BC41" w:rsidR="00E90495" w:rsidRDefault="00E90495" w:rsidP="00E90495">
            <w:pPr>
              <w:pStyle w:val="TableParagraph"/>
              <w:spacing w:line="210" w:lineRule="exact"/>
              <w:rPr>
                <w:sz w:val="20"/>
              </w:rPr>
            </w:pPr>
          </w:p>
        </w:tc>
        <w:tc>
          <w:tcPr>
            <w:tcW w:w="1850" w:type="dxa"/>
            <w:tcBorders>
              <w:top w:val="nil"/>
              <w:bottom w:val="nil"/>
            </w:tcBorders>
          </w:tcPr>
          <w:p w14:paraId="6A054551" w14:textId="77777777" w:rsidR="00E90495" w:rsidRDefault="00283F48" w:rsidP="00283F48">
            <w:pPr>
              <w:pStyle w:val="TableParagraph"/>
              <w:spacing w:line="210" w:lineRule="exact"/>
              <w:ind w:left="82"/>
              <w:rPr>
                <w:sz w:val="20"/>
              </w:rPr>
            </w:pPr>
            <w:r w:rsidRPr="00283F48">
              <w:rPr>
                <w:sz w:val="20"/>
              </w:rPr>
              <w:t>Apa yang perlu diuji dalam skenario pengujian fitur registrasi?</w:t>
            </w:r>
          </w:p>
          <w:p w14:paraId="47BB8221" w14:textId="77777777" w:rsidR="00283F48" w:rsidRDefault="00283F48" w:rsidP="00283F48">
            <w:pPr>
              <w:pStyle w:val="TableParagraph"/>
              <w:spacing w:line="210" w:lineRule="exact"/>
              <w:ind w:left="82"/>
              <w:rPr>
                <w:sz w:val="20"/>
              </w:rPr>
            </w:pPr>
          </w:p>
          <w:p w14:paraId="56E985CE" w14:textId="77777777" w:rsidR="00283F48" w:rsidRDefault="00283F48" w:rsidP="00283F48">
            <w:pPr>
              <w:pStyle w:val="TableParagraph"/>
              <w:spacing w:line="210" w:lineRule="exact"/>
              <w:ind w:left="82"/>
              <w:rPr>
                <w:sz w:val="20"/>
              </w:rPr>
            </w:pPr>
          </w:p>
          <w:p w14:paraId="55FD0DDD" w14:textId="77777777" w:rsidR="00283F48" w:rsidRDefault="00283F48" w:rsidP="00283F48">
            <w:pPr>
              <w:pStyle w:val="TableParagraph"/>
              <w:spacing w:line="210" w:lineRule="exact"/>
              <w:ind w:left="82"/>
              <w:rPr>
                <w:sz w:val="20"/>
              </w:rPr>
            </w:pPr>
          </w:p>
          <w:p w14:paraId="5A3583C2" w14:textId="77777777" w:rsidR="00283F48" w:rsidRDefault="00283F48" w:rsidP="00283F48">
            <w:pPr>
              <w:pStyle w:val="TableParagraph"/>
              <w:spacing w:line="210" w:lineRule="exact"/>
              <w:ind w:left="82"/>
              <w:rPr>
                <w:sz w:val="20"/>
              </w:rPr>
            </w:pPr>
          </w:p>
          <w:p w14:paraId="44F40DA6" w14:textId="77777777" w:rsidR="00283F48" w:rsidRDefault="00283F48" w:rsidP="00283F48">
            <w:pPr>
              <w:pStyle w:val="TableParagraph"/>
              <w:spacing w:line="210" w:lineRule="exact"/>
              <w:ind w:left="82"/>
              <w:rPr>
                <w:sz w:val="20"/>
              </w:rPr>
            </w:pPr>
          </w:p>
          <w:p w14:paraId="173251C0" w14:textId="77777777" w:rsidR="00283F48" w:rsidRDefault="00283F48" w:rsidP="00283F48">
            <w:pPr>
              <w:pStyle w:val="TableParagraph"/>
              <w:spacing w:line="210" w:lineRule="exact"/>
              <w:ind w:left="82"/>
              <w:rPr>
                <w:sz w:val="20"/>
              </w:rPr>
            </w:pPr>
          </w:p>
          <w:p w14:paraId="1576230B" w14:textId="3C1BB08F" w:rsidR="00283F48" w:rsidRDefault="00283F48" w:rsidP="00283F48">
            <w:pPr>
              <w:pStyle w:val="TableParagraph"/>
              <w:spacing w:line="210" w:lineRule="exact"/>
              <w:ind w:left="82"/>
              <w:rPr>
                <w:sz w:val="20"/>
              </w:rPr>
            </w:pPr>
          </w:p>
        </w:tc>
        <w:tc>
          <w:tcPr>
            <w:tcW w:w="1900" w:type="dxa"/>
            <w:tcBorders>
              <w:top w:val="nil"/>
              <w:bottom w:val="nil"/>
            </w:tcBorders>
          </w:tcPr>
          <w:p w14:paraId="702B0E4C" w14:textId="2EB30B70" w:rsidR="00E90495" w:rsidRDefault="00283F48" w:rsidP="00E90495">
            <w:pPr>
              <w:pStyle w:val="TableParagraph"/>
              <w:spacing w:line="210" w:lineRule="exact"/>
              <w:rPr>
                <w:sz w:val="20"/>
              </w:rPr>
            </w:pPr>
            <w:r>
              <w:rPr>
                <w:sz w:val="20"/>
              </w:rPr>
              <w:lastRenderedPageBreak/>
              <w:t xml:space="preserve"> </w:t>
            </w:r>
            <w:r w:rsidRPr="00283F48">
              <w:rPr>
                <w:sz w:val="20"/>
              </w:rPr>
              <w:t>0.9563</w:t>
            </w:r>
          </w:p>
        </w:tc>
      </w:tr>
      <w:tr w:rsidR="00E90495" w14:paraId="68A5F08A" w14:textId="77777777" w:rsidTr="00E90495">
        <w:trPr>
          <w:trHeight w:val="229"/>
        </w:trPr>
        <w:tc>
          <w:tcPr>
            <w:tcW w:w="554" w:type="dxa"/>
            <w:tcBorders>
              <w:top w:val="nil"/>
              <w:bottom w:val="nil"/>
            </w:tcBorders>
          </w:tcPr>
          <w:p w14:paraId="0BFBDFF5" w14:textId="77777777" w:rsidR="00E90495" w:rsidRDefault="00E90495" w:rsidP="00D51454">
            <w:pPr>
              <w:pStyle w:val="TableParagraph"/>
              <w:rPr>
                <w:sz w:val="16"/>
              </w:rPr>
            </w:pPr>
          </w:p>
        </w:tc>
        <w:tc>
          <w:tcPr>
            <w:tcW w:w="1421" w:type="dxa"/>
            <w:tcBorders>
              <w:top w:val="nil"/>
              <w:bottom w:val="nil"/>
            </w:tcBorders>
          </w:tcPr>
          <w:p w14:paraId="58CB74AC" w14:textId="0A0519DE" w:rsidR="00E90495" w:rsidRDefault="00E90495" w:rsidP="00E90495">
            <w:pPr>
              <w:pStyle w:val="TableParagraph"/>
              <w:spacing w:line="209" w:lineRule="exact"/>
              <w:rPr>
                <w:sz w:val="20"/>
              </w:rPr>
            </w:pPr>
          </w:p>
        </w:tc>
        <w:tc>
          <w:tcPr>
            <w:tcW w:w="1850" w:type="dxa"/>
            <w:tcBorders>
              <w:top w:val="nil"/>
              <w:bottom w:val="nil"/>
            </w:tcBorders>
          </w:tcPr>
          <w:p w14:paraId="1047CCF2" w14:textId="27F98449" w:rsidR="00E90495" w:rsidRDefault="00E90495" w:rsidP="00E90495">
            <w:pPr>
              <w:pStyle w:val="TableParagraph"/>
              <w:spacing w:line="209" w:lineRule="exact"/>
              <w:rPr>
                <w:sz w:val="20"/>
              </w:rPr>
            </w:pPr>
          </w:p>
        </w:tc>
        <w:tc>
          <w:tcPr>
            <w:tcW w:w="1900" w:type="dxa"/>
            <w:tcBorders>
              <w:top w:val="nil"/>
              <w:bottom w:val="nil"/>
            </w:tcBorders>
          </w:tcPr>
          <w:p w14:paraId="2D8E06F4" w14:textId="12B3B464" w:rsidR="00E90495" w:rsidRDefault="00E90495" w:rsidP="00E90495">
            <w:pPr>
              <w:pStyle w:val="TableParagraph"/>
              <w:spacing w:line="209" w:lineRule="exact"/>
              <w:rPr>
                <w:sz w:val="20"/>
              </w:rPr>
            </w:pPr>
          </w:p>
        </w:tc>
      </w:tr>
      <w:tr w:rsidR="00E90495" w14:paraId="1A0D168F" w14:textId="77777777" w:rsidTr="00E90495">
        <w:trPr>
          <w:trHeight w:val="454"/>
        </w:trPr>
        <w:tc>
          <w:tcPr>
            <w:tcW w:w="554" w:type="dxa"/>
            <w:tcBorders>
              <w:top w:val="nil"/>
              <w:bottom w:val="nil"/>
            </w:tcBorders>
          </w:tcPr>
          <w:p w14:paraId="4109BAE5" w14:textId="77777777" w:rsidR="00E90495" w:rsidRDefault="00E90495" w:rsidP="00D51454">
            <w:pPr>
              <w:pStyle w:val="TableParagraph"/>
              <w:rPr>
                <w:sz w:val="18"/>
              </w:rPr>
            </w:pPr>
          </w:p>
        </w:tc>
        <w:tc>
          <w:tcPr>
            <w:tcW w:w="1421" w:type="dxa"/>
            <w:tcBorders>
              <w:top w:val="nil"/>
              <w:bottom w:val="nil"/>
            </w:tcBorders>
          </w:tcPr>
          <w:p w14:paraId="2D53B816" w14:textId="48A3117F" w:rsidR="00E90495" w:rsidRDefault="00E90495" w:rsidP="00E90495">
            <w:pPr>
              <w:pStyle w:val="TableParagraph"/>
              <w:spacing w:before="1"/>
              <w:rPr>
                <w:sz w:val="20"/>
              </w:rPr>
            </w:pPr>
          </w:p>
        </w:tc>
        <w:tc>
          <w:tcPr>
            <w:tcW w:w="1850" w:type="dxa"/>
            <w:tcBorders>
              <w:top w:val="nil"/>
              <w:bottom w:val="nil"/>
            </w:tcBorders>
          </w:tcPr>
          <w:p w14:paraId="01F39360" w14:textId="232CB9E8" w:rsidR="00E90495" w:rsidRDefault="00E90495" w:rsidP="00E90495">
            <w:pPr>
              <w:pStyle w:val="TableParagraph"/>
              <w:spacing w:line="220" w:lineRule="exact"/>
              <w:rPr>
                <w:sz w:val="20"/>
              </w:rPr>
            </w:pPr>
          </w:p>
        </w:tc>
        <w:tc>
          <w:tcPr>
            <w:tcW w:w="1900" w:type="dxa"/>
            <w:tcBorders>
              <w:top w:val="nil"/>
              <w:bottom w:val="nil"/>
            </w:tcBorders>
          </w:tcPr>
          <w:p w14:paraId="78697F72" w14:textId="77777777" w:rsidR="00E90495" w:rsidRDefault="00E90495" w:rsidP="00D51454">
            <w:pPr>
              <w:pStyle w:val="TableParagraph"/>
              <w:rPr>
                <w:sz w:val="18"/>
              </w:rPr>
            </w:pPr>
          </w:p>
        </w:tc>
      </w:tr>
      <w:tr w:rsidR="00E90495" w14:paraId="14E41EA8" w14:textId="77777777" w:rsidTr="00283F48">
        <w:trPr>
          <w:trHeight w:val="105"/>
        </w:trPr>
        <w:tc>
          <w:tcPr>
            <w:tcW w:w="554" w:type="dxa"/>
            <w:tcBorders>
              <w:top w:val="nil"/>
            </w:tcBorders>
          </w:tcPr>
          <w:p w14:paraId="03271C36" w14:textId="77777777" w:rsidR="00E90495" w:rsidRDefault="00E90495" w:rsidP="00D51454">
            <w:pPr>
              <w:pStyle w:val="TableParagraph"/>
              <w:rPr>
                <w:sz w:val="18"/>
              </w:rPr>
            </w:pPr>
          </w:p>
        </w:tc>
        <w:tc>
          <w:tcPr>
            <w:tcW w:w="1421" w:type="dxa"/>
            <w:tcBorders>
              <w:top w:val="nil"/>
            </w:tcBorders>
          </w:tcPr>
          <w:p w14:paraId="0E71E6D6" w14:textId="77777777" w:rsidR="00E90495" w:rsidRDefault="00E90495" w:rsidP="00D51454">
            <w:pPr>
              <w:pStyle w:val="TableParagraph"/>
              <w:rPr>
                <w:sz w:val="18"/>
              </w:rPr>
            </w:pPr>
          </w:p>
        </w:tc>
        <w:tc>
          <w:tcPr>
            <w:tcW w:w="1850" w:type="dxa"/>
            <w:tcBorders>
              <w:top w:val="nil"/>
            </w:tcBorders>
          </w:tcPr>
          <w:p w14:paraId="42B16175" w14:textId="21B6158A" w:rsidR="00E90495" w:rsidRDefault="00E90495" w:rsidP="00E90495">
            <w:pPr>
              <w:pStyle w:val="TableParagraph"/>
              <w:spacing w:line="226" w:lineRule="exact"/>
              <w:rPr>
                <w:sz w:val="20"/>
              </w:rPr>
            </w:pPr>
          </w:p>
        </w:tc>
        <w:tc>
          <w:tcPr>
            <w:tcW w:w="1900" w:type="dxa"/>
            <w:tcBorders>
              <w:top w:val="nil"/>
            </w:tcBorders>
          </w:tcPr>
          <w:p w14:paraId="29F49B73" w14:textId="77777777" w:rsidR="00E90495" w:rsidRDefault="00E90495" w:rsidP="00D51454">
            <w:pPr>
              <w:pStyle w:val="TableParagraph"/>
              <w:rPr>
                <w:sz w:val="18"/>
              </w:rPr>
            </w:pPr>
          </w:p>
        </w:tc>
      </w:tr>
    </w:tbl>
    <w:p w14:paraId="0E78CDC7" w14:textId="77777777" w:rsidR="00997C67" w:rsidRDefault="00997C67" w:rsidP="00997C67">
      <w:pPr>
        <w:pStyle w:val="TableParagraph"/>
        <w:rPr>
          <w:sz w:val="18"/>
        </w:rPr>
        <w:sectPr w:rsidR="00997C67" w:rsidSect="00997C67">
          <w:pgSz w:w="8400" w:h="11900"/>
          <w:pgMar w:top="720" w:right="283" w:bottom="940" w:left="992" w:header="0" w:footer="716" w:gutter="0"/>
          <w:cols w:space="720"/>
        </w:sectPr>
      </w:pPr>
    </w:p>
    <w:p w14:paraId="4B7B0E5A" w14:textId="77777777" w:rsidR="00997C67" w:rsidRDefault="00997C67" w:rsidP="00997C67">
      <w:pPr>
        <w:spacing w:before="64"/>
        <w:ind w:left="1602"/>
        <w:rPr>
          <w:b/>
          <w:sz w:val="18"/>
        </w:rPr>
      </w:pPr>
      <w:r>
        <w:rPr>
          <w:b/>
          <w:sz w:val="18"/>
        </w:rPr>
        <w:lastRenderedPageBreak/>
        <w:t>Tabel</w:t>
      </w:r>
      <w:r>
        <w:rPr>
          <w:b/>
          <w:spacing w:val="-2"/>
          <w:sz w:val="18"/>
        </w:rPr>
        <w:t xml:space="preserve"> </w:t>
      </w:r>
      <w:r>
        <w:rPr>
          <w:b/>
          <w:sz w:val="18"/>
        </w:rPr>
        <w:t>4.15</w:t>
      </w:r>
      <w:r>
        <w:rPr>
          <w:b/>
          <w:spacing w:val="-1"/>
          <w:sz w:val="18"/>
        </w:rPr>
        <w:t xml:space="preserve"> </w:t>
      </w:r>
      <w:r>
        <w:rPr>
          <w:b/>
          <w:sz w:val="18"/>
        </w:rPr>
        <w:t>Eksperimen</w:t>
      </w:r>
      <w:r>
        <w:rPr>
          <w:b/>
          <w:spacing w:val="-3"/>
          <w:sz w:val="18"/>
        </w:rPr>
        <w:t xml:space="preserve"> </w:t>
      </w:r>
      <w:r>
        <w:rPr>
          <w:b/>
          <w:sz w:val="18"/>
        </w:rPr>
        <w:t>Score</w:t>
      </w:r>
      <w:r>
        <w:rPr>
          <w:b/>
          <w:spacing w:val="-3"/>
          <w:sz w:val="18"/>
        </w:rPr>
        <w:t xml:space="preserve"> </w:t>
      </w:r>
      <w:r>
        <w:rPr>
          <w:b/>
          <w:sz w:val="18"/>
        </w:rPr>
        <w:t>Cosine</w:t>
      </w:r>
      <w:r>
        <w:rPr>
          <w:b/>
          <w:spacing w:val="-2"/>
          <w:sz w:val="18"/>
        </w:rPr>
        <w:t xml:space="preserve"> Similarity</w:t>
      </w:r>
    </w:p>
    <w:p w14:paraId="4AE28257" w14:textId="77777777" w:rsidR="00997C67" w:rsidRDefault="00997C67" w:rsidP="00997C67">
      <w:pPr>
        <w:pStyle w:val="BodyText"/>
        <w:spacing w:before="69" w:after="1"/>
        <w:rPr>
          <w:b/>
        </w:rPr>
      </w:pPr>
    </w:p>
    <w:tbl>
      <w:tblPr>
        <w:tblW w:w="0" w:type="auto"/>
        <w:tblInd w:w="1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4"/>
        <w:gridCol w:w="1421"/>
        <w:gridCol w:w="1850"/>
        <w:gridCol w:w="2074"/>
      </w:tblGrid>
      <w:tr w:rsidR="0062424A" w14:paraId="6BE25E92" w14:textId="77777777" w:rsidTr="0062424A">
        <w:trPr>
          <w:trHeight w:val="1119"/>
        </w:trPr>
        <w:tc>
          <w:tcPr>
            <w:tcW w:w="554" w:type="dxa"/>
          </w:tcPr>
          <w:p w14:paraId="6EAF0FCE" w14:textId="77777777" w:rsidR="0062424A" w:rsidRDefault="0062424A" w:rsidP="00D51454">
            <w:pPr>
              <w:pStyle w:val="TableParagraph"/>
              <w:spacing w:before="101"/>
              <w:ind w:left="20" w:right="2"/>
              <w:jc w:val="center"/>
              <w:rPr>
                <w:b/>
                <w:sz w:val="20"/>
              </w:rPr>
            </w:pPr>
            <w:r>
              <w:rPr>
                <w:b/>
                <w:spacing w:val="-5"/>
                <w:sz w:val="20"/>
              </w:rPr>
              <w:t>NO</w:t>
            </w:r>
          </w:p>
        </w:tc>
        <w:tc>
          <w:tcPr>
            <w:tcW w:w="1421" w:type="dxa"/>
          </w:tcPr>
          <w:p w14:paraId="4CFE479F" w14:textId="77777777" w:rsidR="0062424A" w:rsidRDefault="0062424A" w:rsidP="00D51454">
            <w:pPr>
              <w:pStyle w:val="TableParagraph"/>
              <w:spacing w:before="101"/>
              <w:ind w:left="398"/>
              <w:rPr>
                <w:b/>
                <w:sz w:val="20"/>
              </w:rPr>
            </w:pPr>
            <w:r>
              <w:rPr>
                <w:b/>
                <w:spacing w:val="-2"/>
                <w:sz w:val="20"/>
              </w:rPr>
              <w:t>INPUT</w:t>
            </w:r>
          </w:p>
        </w:tc>
        <w:tc>
          <w:tcPr>
            <w:tcW w:w="1850" w:type="dxa"/>
          </w:tcPr>
          <w:p w14:paraId="520E8D48" w14:textId="77777777" w:rsidR="0062424A" w:rsidRDefault="0062424A" w:rsidP="00D51454">
            <w:pPr>
              <w:pStyle w:val="TableParagraph"/>
              <w:spacing w:before="101"/>
              <w:ind w:left="276" w:right="202" w:hanging="48"/>
              <w:rPr>
                <w:b/>
                <w:sz w:val="20"/>
              </w:rPr>
            </w:pPr>
            <w:r>
              <w:rPr>
                <w:b/>
                <w:spacing w:val="-2"/>
                <w:sz w:val="20"/>
              </w:rPr>
              <w:t>PERTANYAAN TERDETEKSI</w:t>
            </w:r>
          </w:p>
        </w:tc>
        <w:tc>
          <w:tcPr>
            <w:tcW w:w="2074" w:type="dxa"/>
          </w:tcPr>
          <w:p w14:paraId="134ED9ED" w14:textId="77777777" w:rsidR="0062424A" w:rsidRDefault="0062424A" w:rsidP="00D51454">
            <w:pPr>
              <w:pStyle w:val="TableParagraph"/>
              <w:spacing w:before="101"/>
              <w:ind w:left="161" w:right="136" w:firstLine="2"/>
              <w:jc w:val="center"/>
              <w:rPr>
                <w:b/>
                <w:sz w:val="20"/>
              </w:rPr>
            </w:pPr>
            <w:r>
              <w:rPr>
                <w:b/>
                <w:spacing w:val="-2"/>
                <w:sz w:val="20"/>
              </w:rPr>
              <w:t xml:space="preserve">NILAI COSINE SIMILARI </w:t>
            </w:r>
            <w:r>
              <w:rPr>
                <w:b/>
                <w:spacing w:val="-6"/>
                <w:sz w:val="20"/>
              </w:rPr>
              <w:t>TY</w:t>
            </w:r>
          </w:p>
        </w:tc>
      </w:tr>
      <w:tr w:rsidR="0062424A" w14:paraId="7281F273" w14:textId="77777777" w:rsidTr="0062424A">
        <w:trPr>
          <w:trHeight w:val="325"/>
        </w:trPr>
        <w:tc>
          <w:tcPr>
            <w:tcW w:w="554" w:type="dxa"/>
            <w:vMerge w:val="restart"/>
          </w:tcPr>
          <w:p w14:paraId="6652EC44" w14:textId="77777777" w:rsidR="0062424A" w:rsidRDefault="0062424A" w:rsidP="00D51454">
            <w:pPr>
              <w:pStyle w:val="TableParagraph"/>
              <w:rPr>
                <w:sz w:val="18"/>
              </w:rPr>
            </w:pPr>
          </w:p>
        </w:tc>
        <w:tc>
          <w:tcPr>
            <w:tcW w:w="1421" w:type="dxa"/>
            <w:vMerge w:val="restart"/>
          </w:tcPr>
          <w:p w14:paraId="163ED5D5" w14:textId="77777777" w:rsidR="0062424A" w:rsidRDefault="0062424A" w:rsidP="00D51454">
            <w:pPr>
              <w:pStyle w:val="TableParagraph"/>
              <w:rPr>
                <w:sz w:val="18"/>
              </w:rPr>
            </w:pPr>
          </w:p>
        </w:tc>
        <w:tc>
          <w:tcPr>
            <w:tcW w:w="1850" w:type="dxa"/>
            <w:tcBorders>
              <w:bottom w:val="nil"/>
            </w:tcBorders>
          </w:tcPr>
          <w:p w14:paraId="039DF9CA" w14:textId="37C45659" w:rsidR="0062424A" w:rsidRDefault="00283F48" w:rsidP="00283F48">
            <w:pPr>
              <w:pStyle w:val="TableParagraph"/>
              <w:spacing w:before="101" w:line="205" w:lineRule="exact"/>
              <w:ind w:left="88"/>
              <w:rPr>
                <w:sz w:val="20"/>
              </w:rPr>
            </w:pPr>
            <w:r w:rsidRPr="00283F48">
              <w:rPr>
                <w:sz w:val="20"/>
              </w:rPr>
              <w:t>Bagaimana cara menguji skenario Registrasi?</w:t>
            </w:r>
          </w:p>
        </w:tc>
        <w:tc>
          <w:tcPr>
            <w:tcW w:w="2074" w:type="dxa"/>
            <w:tcBorders>
              <w:bottom w:val="nil"/>
            </w:tcBorders>
          </w:tcPr>
          <w:p w14:paraId="5E8470B4" w14:textId="0AE4B93A" w:rsidR="0062424A" w:rsidRDefault="00846E34" w:rsidP="00D51454">
            <w:pPr>
              <w:pStyle w:val="TableParagraph"/>
              <w:spacing w:before="101" w:line="205" w:lineRule="exact"/>
              <w:ind w:left="101"/>
              <w:rPr>
                <w:sz w:val="20"/>
              </w:rPr>
            </w:pPr>
            <w:r w:rsidRPr="00846E34">
              <w:rPr>
                <w:sz w:val="20"/>
              </w:rPr>
              <w:t>0.8955</w:t>
            </w:r>
          </w:p>
        </w:tc>
      </w:tr>
      <w:tr w:rsidR="0062424A" w14:paraId="1FD9970B" w14:textId="77777777" w:rsidTr="0062424A">
        <w:trPr>
          <w:trHeight w:val="210"/>
        </w:trPr>
        <w:tc>
          <w:tcPr>
            <w:tcW w:w="554" w:type="dxa"/>
            <w:vMerge/>
            <w:tcBorders>
              <w:top w:val="nil"/>
            </w:tcBorders>
          </w:tcPr>
          <w:p w14:paraId="7E3F2899" w14:textId="77777777" w:rsidR="0062424A" w:rsidRDefault="0062424A" w:rsidP="00D51454">
            <w:pPr>
              <w:rPr>
                <w:sz w:val="2"/>
                <w:szCs w:val="2"/>
              </w:rPr>
            </w:pPr>
          </w:p>
        </w:tc>
        <w:tc>
          <w:tcPr>
            <w:tcW w:w="1421" w:type="dxa"/>
            <w:vMerge/>
            <w:tcBorders>
              <w:top w:val="nil"/>
            </w:tcBorders>
          </w:tcPr>
          <w:p w14:paraId="58057B7A" w14:textId="77777777" w:rsidR="0062424A" w:rsidRDefault="0062424A" w:rsidP="00D51454">
            <w:pPr>
              <w:rPr>
                <w:sz w:val="2"/>
                <w:szCs w:val="2"/>
              </w:rPr>
            </w:pPr>
          </w:p>
        </w:tc>
        <w:tc>
          <w:tcPr>
            <w:tcW w:w="1850" w:type="dxa"/>
            <w:tcBorders>
              <w:top w:val="nil"/>
              <w:bottom w:val="nil"/>
            </w:tcBorders>
          </w:tcPr>
          <w:p w14:paraId="655EE7F0" w14:textId="3C9D3A68" w:rsidR="0062424A" w:rsidRDefault="0062424A" w:rsidP="0062424A">
            <w:pPr>
              <w:pStyle w:val="TableParagraph"/>
              <w:spacing w:line="190" w:lineRule="exact"/>
              <w:rPr>
                <w:sz w:val="20"/>
              </w:rPr>
            </w:pPr>
          </w:p>
        </w:tc>
        <w:tc>
          <w:tcPr>
            <w:tcW w:w="2074" w:type="dxa"/>
            <w:tcBorders>
              <w:top w:val="nil"/>
              <w:bottom w:val="nil"/>
            </w:tcBorders>
          </w:tcPr>
          <w:p w14:paraId="04F4BC41" w14:textId="79035F0A" w:rsidR="0062424A" w:rsidRDefault="0062424A" w:rsidP="00E90495">
            <w:pPr>
              <w:pStyle w:val="TableParagraph"/>
              <w:spacing w:line="190" w:lineRule="exact"/>
              <w:rPr>
                <w:sz w:val="20"/>
              </w:rPr>
            </w:pPr>
          </w:p>
        </w:tc>
      </w:tr>
      <w:tr w:rsidR="0062424A" w14:paraId="11B93EA1" w14:textId="77777777" w:rsidTr="0062424A">
        <w:trPr>
          <w:trHeight w:val="210"/>
        </w:trPr>
        <w:tc>
          <w:tcPr>
            <w:tcW w:w="554" w:type="dxa"/>
            <w:vMerge/>
            <w:tcBorders>
              <w:top w:val="nil"/>
            </w:tcBorders>
          </w:tcPr>
          <w:p w14:paraId="79845058" w14:textId="77777777" w:rsidR="0062424A" w:rsidRDefault="0062424A" w:rsidP="00D51454">
            <w:pPr>
              <w:rPr>
                <w:sz w:val="2"/>
                <w:szCs w:val="2"/>
              </w:rPr>
            </w:pPr>
          </w:p>
        </w:tc>
        <w:tc>
          <w:tcPr>
            <w:tcW w:w="1421" w:type="dxa"/>
            <w:vMerge/>
            <w:tcBorders>
              <w:top w:val="nil"/>
            </w:tcBorders>
          </w:tcPr>
          <w:p w14:paraId="640B2785" w14:textId="77777777" w:rsidR="0062424A" w:rsidRDefault="0062424A" w:rsidP="00D51454">
            <w:pPr>
              <w:rPr>
                <w:sz w:val="2"/>
                <w:szCs w:val="2"/>
              </w:rPr>
            </w:pPr>
          </w:p>
        </w:tc>
        <w:tc>
          <w:tcPr>
            <w:tcW w:w="1850" w:type="dxa"/>
            <w:tcBorders>
              <w:top w:val="nil"/>
              <w:bottom w:val="nil"/>
            </w:tcBorders>
          </w:tcPr>
          <w:p w14:paraId="1AF7F45B" w14:textId="6D04CE50" w:rsidR="0062424A" w:rsidRDefault="0062424A" w:rsidP="0062424A">
            <w:pPr>
              <w:pStyle w:val="TableParagraph"/>
              <w:spacing w:line="191" w:lineRule="exact"/>
              <w:rPr>
                <w:sz w:val="20"/>
              </w:rPr>
            </w:pPr>
          </w:p>
        </w:tc>
        <w:tc>
          <w:tcPr>
            <w:tcW w:w="2074" w:type="dxa"/>
            <w:tcBorders>
              <w:top w:val="nil"/>
              <w:bottom w:val="nil"/>
            </w:tcBorders>
          </w:tcPr>
          <w:p w14:paraId="35661523" w14:textId="77777777" w:rsidR="0062424A" w:rsidRDefault="0062424A" w:rsidP="00D51454">
            <w:pPr>
              <w:pStyle w:val="TableParagraph"/>
              <w:rPr>
                <w:sz w:val="14"/>
              </w:rPr>
            </w:pPr>
          </w:p>
        </w:tc>
      </w:tr>
      <w:tr w:rsidR="0062424A" w14:paraId="080496D1" w14:textId="77777777" w:rsidTr="0062424A">
        <w:trPr>
          <w:trHeight w:val="209"/>
        </w:trPr>
        <w:tc>
          <w:tcPr>
            <w:tcW w:w="554" w:type="dxa"/>
            <w:vMerge/>
            <w:tcBorders>
              <w:top w:val="nil"/>
            </w:tcBorders>
          </w:tcPr>
          <w:p w14:paraId="0AA46043" w14:textId="77777777" w:rsidR="0062424A" w:rsidRDefault="0062424A" w:rsidP="00D51454">
            <w:pPr>
              <w:rPr>
                <w:sz w:val="2"/>
                <w:szCs w:val="2"/>
              </w:rPr>
            </w:pPr>
          </w:p>
        </w:tc>
        <w:tc>
          <w:tcPr>
            <w:tcW w:w="1421" w:type="dxa"/>
            <w:vMerge/>
            <w:tcBorders>
              <w:top w:val="nil"/>
            </w:tcBorders>
          </w:tcPr>
          <w:p w14:paraId="5F0D9F8A" w14:textId="77777777" w:rsidR="0062424A" w:rsidRDefault="0062424A" w:rsidP="00D51454">
            <w:pPr>
              <w:rPr>
                <w:sz w:val="2"/>
                <w:szCs w:val="2"/>
              </w:rPr>
            </w:pPr>
          </w:p>
        </w:tc>
        <w:tc>
          <w:tcPr>
            <w:tcW w:w="1850" w:type="dxa"/>
            <w:tcBorders>
              <w:top w:val="nil"/>
              <w:bottom w:val="nil"/>
            </w:tcBorders>
          </w:tcPr>
          <w:p w14:paraId="28AE49A0" w14:textId="4C57E16C" w:rsidR="0062424A" w:rsidRDefault="0062424A" w:rsidP="00283F48">
            <w:pPr>
              <w:pStyle w:val="TableParagraph"/>
              <w:spacing w:line="190" w:lineRule="exact"/>
              <w:ind w:left="88"/>
              <w:rPr>
                <w:sz w:val="20"/>
              </w:rPr>
            </w:pPr>
          </w:p>
        </w:tc>
        <w:tc>
          <w:tcPr>
            <w:tcW w:w="2074" w:type="dxa"/>
            <w:tcBorders>
              <w:top w:val="nil"/>
              <w:bottom w:val="nil"/>
            </w:tcBorders>
          </w:tcPr>
          <w:p w14:paraId="414B4675" w14:textId="77777777" w:rsidR="0062424A" w:rsidRDefault="0062424A" w:rsidP="00D51454">
            <w:pPr>
              <w:pStyle w:val="TableParagraph"/>
              <w:rPr>
                <w:sz w:val="14"/>
              </w:rPr>
            </w:pPr>
          </w:p>
        </w:tc>
      </w:tr>
      <w:tr w:rsidR="0062424A" w14:paraId="7787ED83" w14:textId="77777777" w:rsidTr="0062424A">
        <w:trPr>
          <w:trHeight w:val="209"/>
        </w:trPr>
        <w:tc>
          <w:tcPr>
            <w:tcW w:w="554" w:type="dxa"/>
            <w:vMerge/>
            <w:tcBorders>
              <w:top w:val="nil"/>
            </w:tcBorders>
          </w:tcPr>
          <w:p w14:paraId="331A8E7E" w14:textId="77777777" w:rsidR="0062424A" w:rsidRDefault="0062424A" w:rsidP="00D51454">
            <w:pPr>
              <w:rPr>
                <w:sz w:val="2"/>
                <w:szCs w:val="2"/>
              </w:rPr>
            </w:pPr>
          </w:p>
        </w:tc>
        <w:tc>
          <w:tcPr>
            <w:tcW w:w="1421" w:type="dxa"/>
            <w:vMerge/>
            <w:tcBorders>
              <w:top w:val="nil"/>
            </w:tcBorders>
          </w:tcPr>
          <w:p w14:paraId="1CD944F4" w14:textId="77777777" w:rsidR="0062424A" w:rsidRDefault="0062424A" w:rsidP="00D51454">
            <w:pPr>
              <w:rPr>
                <w:sz w:val="2"/>
                <w:szCs w:val="2"/>
              </w:rPr>
            </w:pPr>
          </w:p>
        </w:tc>
        <w:tc>
          <w:tcPr>
            <w:tcW w:w="1850" w:type="dxa"/>
            <w:tcBorders>
              <w:top w:val="nil"/>
              <w:bottom w:val="nil"/>
            </w:tcBorders>
          </w:tcPr>
          <w:p w14:paraId="5636FB90" w14:textId="4A1EBECB" w:rsidR="0062424A" w:rsidRDefault="0062424A" w:rsidP="00283F48">
            <w:pPr>
              <w:pStyle w:val="TableParagraph"/>
              <w:spacing w:line="189" w:lineRule="exact"/>
              <w:ind w:left="88"/>
              <w:rPr>
                <w:sz w:val="20"/>
              </w:rPr>
            </w:pPr>
          </w:p>
        </w:tc>
        <w:tc>
          <w:tcPr>
            <w:tcW w:w="2074" w:type="dxa"/>
            <w:tcBorders>
              <w:top w:val="nil"/>
              <w:bottom w:val="nil"/>
            </w:tcBorders>
          </w:tcPr>
          <w:p w14:paraId="165DA2A0" w14:textId="77777777" w:rsidR="0062424A" w:rsidRDefault="0062424A" w:rsidP="00D51454">
            <w:pPr>
              <w:pStyle w:val="TableParagraph"/>
              <w:rPr>
                <w:sz w:val="14"/>
              </w:rPr>
            </w:pPr>
          </w:p>
        </w:tc>
      </w:tr>
      <w:tr w:rsidR="0062424A" w14:paraId="5030E090" w14:textId="77777777" w:rsidTr="0062424A">
        <w:trPr>
          <w:trHeight w:val="210"/>
        </w:trPr>
        <w:tc>
          <w:tcPr>
            <w:tcW w:w="554" w:type="dxa"/>
            <w:vMerge/>
            <w:tcBorders>
              <w:top w:val="nil"/>
            </w:tcBorders>
          </w:tcPr>
          <w:p w14:paraId="34AFA42A" w14:textId="77777777" w:rsidR="0062424A" w:rsidRDefault="0062424A" w:rsidP="00D51454">
            <w:pPr>
              <w:rPr>
                <w:sz w:val="2"/>
                <w:szCs w:val="2"/>
              </w:rPr>
            </w:pPr>
          </w:p>
        </w:tc>
        <w:tc>
          <w:tcPr>
            <w:tcW w:w="1421" w:type="dxa"/>
            <w:vMerge/>
            <w:tcBorders>
              <w:top w:val="nil"/>
            </w:tcBorders>
          </w:tcPr>
          <w:p w14:paraId="5139B68C" w14:textId="77777777" w:rsidR="0062424A" w:rsidRDefault="0062424A" w:rsidP="00D51454">
            <w:pPr>
              <w:rPr>
                <w:sz w:val="2"/>
                <w:szCs w:val="2"/>
              </w:rPr>
            </w:pPr>
          </w:p>
        </w:tc>
        <w:tc>
          <w:tcPr>
            <w:tcW w:w="1850" w:type="dxa"/>
            <w:tcBorders>
              <w:top w:val="nil"/>
              <w:bottom w:val="nil"/>
            </w:tcBorders>
          </w:tcPr>
          <w:p w14:paraId="2E1D0A27" w14:textId="77A5900A" w:rsidR="0062424A" w:rsidRDefault="0062424A" w:rsidP="00283F48">
            <w:pPr>
              <w:pStyle w:val="TableParagraph"/>
              <w:spacing w:line="190" w:lineRule="exact"/>
              <w:ind w:left="88"/>
              <w:rPr>
                <w:sz w:val="20"/>
              </w:rPr>
            </w:pPr>
          </w:p>
        </w:tc>
        <w:tc>
          <w:tcPr>
            <w:tcW w:w="2074" w:type="dxa"/>
            <w:tcBorders>
              <w:top w:val="nil"/>
              <w:bottom w:val="nil"/>
            </w:tcBorders>
          </w:tcPr>
          <w:p w14:paraId="2B1B4639" w14:textId="77777777" w:rsidR="0062424A" w:rsidRDefault="0062424A" w:rsidP="00D51454">
            <w:pPr>
              <w:pStyle w:val="TableParagraph"/>
              <w:rPr>
                <w:sz w:val="14"/>
              </w:rPr>
            </w:pPr>
          </w:p>
        </w:tc>
      </w:tr>
      <w:tr w:rsidR="0062424A" w14:paraId="0C556F16" w14:textId="77777777" w:rsidTr="0062424A">
        <w:trPr>
          <w:trHeight w:val="210"/>
        </w:trPr>
        <w:tc>
          <w:tcPr>
            <w:tcW w:w="554" w:type="dxa"/>
            <w:vMerge/>
            <w:tcBorders>
              <w:top w:val="nil"/>
            </w:tcBorders>
          </w:tcPr>
          <w:p w14:paraId="7E23CA54" w14:textId="77777777" w:rsidR="0062424A" w:rsidRDefault="0062424A" w:rsidP="00D51454">
            <w:pPr>
              <w:rPr>
                <w:sz w:val="2"/>
                <w:szCs w:val="2"/>
              </w:rPr>
            </w:pPr>
          </w:p>
        </w:tc>
        <w:tc>
          <w:tcPr>
            <w:tcW w:w="1421" w:type="dxa"/>
            <w:vMerge/>
            <w:tcBorders>
              <w:top w:val="nil"/>
            </w:tcBorders>
          </w:tcPr>
          <w:p w14:paraId="3E15E670" w14:textId="77777777" w:rsidR="0062424A" w:rsidRDefault="0062424A" w:rsidP="00D51454">
            <w:pPr>
              <w:rPr>
                <w:sz w:val="2"/>
                <w:szCs w:val="2"/>
              </w:rPr>
            </w:pPr>
          </w:p>
        </w:tc>
        <w:tc>
          <w:tcPr>
            <w:tcW w:w="1850" w:type="dxa"/>
            <w:tcBorders>
              <w:top w:val="nil"/>
              <w:bottom w:val="nil"/>
            </w:tcBorders>
          </w:tcPr>
          <w:p w14:paraId="69361C25" w14:textId="665E8DD3" w:rsidR="0062424A" w:rsidRDefault="0062424A" w:rsidP="00283F48">
            <w:pPr>
              <w:pStyle w:val="TableParagraph"/>
              <w:spacing w:line="190" w:lineRule="exact"/>
              <w:ind w:left="88"/>
              <w:rPr>
                <w:sz w:val="20"/>
              </w:rPr>
            </w:pPr>
          </w:p>
        </w:tc>
        <w:tc>
          <w:tcPr>
            <w:tcW w:w="2074" w:type="dxa"/>
            <w:tcBorders>
              <w:top w:val="nil"/>
              <w:bottom w:val="nil"/>
            </w:tcBorders>
          </w:tcPr>
          <w:p w14:paraId="5BE29FE4" w14:textId="77777777" w:rsidR="0062424A" w:rsidRDefault="0062424A" w:rsidP="00D51454">
            <w:pPr>
              <w:pStyle w:val="TableParagraph"/>
              <w:rPr>
                <w:sz w:val="14"/>
              </w:rPr>
            </w:pPr>
          </w:p>
        </w:tc>
      </w:tr>
      <w:tr w:rsidR="0062424A" w14:paraId="2AE7ED49" w14:textId="77777777" w:rsidTr="0062424A">
        <w:trPr>
          <w:trHeight w:val="316"/>
        </w:trPr>
        <w:tc>
          <w:tcPr>
            <w:tcW w:w="554" w:type="dxa"/>
            <w:vMerge/>
            <w:tcBorders>
              <w:top w:val="nil"/>
            </w:tcBorders>
          </w:tcPr>
          <w:p w14:paraId="4493698C" w14:textId="77777777" w:rsidR="0062424A" w:rsidRDefault="0062424A" w:rsidP="00D51454">
            <w:pPr>
              <w:rPr>
                <w:sz w:val="2"/>
                <w:szCs w:val="2"/>
              </w:rPr>
            </w:pPr>
          </w:p>
        </w:tc>
        <w:tc>
          <w:tcPr>
            <w:tcW w:w="1421" w:type="dxa"/>
            <w:vMerge/>
            <w:tcBorders>
              <w:top w:val="nil"/>
            </w:tcBorders>
          </w:tcPr>
          <w:p w14:paraId="6644EF6E" w14:textId="77777777" w:rsidR="0062424A" w:rsidRDefault="0062424A" w:rsidP="00D51454">
            <w:pPr>
              <w:rPr>
                <w:sz w:val="2"/>
                <w:szCs w:val="2"/>
              </w:rPr>
            </w:pPr>
          </w:p>
        </w:tc>
        <w:tc>
          <w:tcPr>
            <w:tcW w:w="1850" w:type="dxa"/>
            <w:tcBorders>
              <w:top w:val="nil"/>
            </w:tcBorders>
          </w:tcPr>
          <w:p w14:paraId="7DA24B6A" w14:textId="26FD37DB" w:rsidR="0062424A" w:rsidRDefault="0062424A" w:rsidP="00283F48">
            <w:pPr>
              <w:pStyle w:val="TableParagraph"/>
              <w:spacing w:line="216" w:lineRule="exact"/>
              <w:ind w:left="88"/>
              <w:rPr>
                <w:sz w:val="20"/>
              </w:rPr>
            </w:pPr>
          </w:p>
        </w:tc>
        <w:tc>
          <w:tcPr>
            <w:tcW w:w="2074" w:type="dxa"/>
            <w:tcBorders>
              <w:top w:val="nil"/>
            </w:tcBorders>
          </w:tcPr>
          <w:p w14:paraId="56341665" w14:textId="77777777" w:rsidR="0062424A" w:rsidRDefault="0062424A" w:rsidP="00D51454">
            <w:pPr>
              <w:pStyle w:val="TableParagraph"/>
              <w:rPr>
                <w:sz w:val="18"/>
              </w:rPr>
            </w:pPr>
          </w:p>
        </w:tc>
      </w:tr>
      <w:tr w:rsidR="0062424A" w14:paraId="04BFFC6B" w14:textId="77777777" w:rsidTr="0062424A">
        <w:trPr>
          <w:trHeight w:val="323"/>
        </w:trPr>
        <w:tc>
          <w:tcPr>
            <w:tcW w:w="554" w:type="dxa"/>
            <w:vMerge/>
            <w:tcBorders>
              <w:top w:val="nil"/>
            </w:tcBorders>
          </w:tcPr>
          <w:p w14:paraId="1E86C58A" w14:textId="77777777" w:rsidR="0062424A" w:rsidRDefault="0062424A" w:rsidP="00D51454">
            <w:pPr>
              <w:rPr>
                <w:sz w:val="2"/>
                <w:szCs w:val="2"/>
              </w:rPr>
            </w:pPr>
          </w:p>
        </w:tc>
        <w:tc>
          <w:tcPr>
            <w:tcW w:w="1421" w:type="dxa"/>
            <w:vMerge/>
            <w:tcBorders>
              <w:top w:val="nil"/>
            </w:tcBorders>
          </w:tcPr>
          <w:p w14:paraId="33550591" w14:textId="77777777" w:rsidR="0062424A" w:rsidRDefault="0062424A" w:rsidP="00D51454">
            <w:pPr>
              <w:rPr>
                <w:sz w:val="2"/>
                <w:szCs w:val="2"/>
              </w:rPr>
            </w:pPr>
          </w:p>
        </w:tc>
        <w:tc>
          <w:tcPr>
            <w:tcW w:w="1850" w:type="dxa"/>
            <w:tcBorders>
              <w:bottom w:val="nil"/>
            </w:tcBorders>
          </w:tcPr>
          <w:p w14:paraId="5FC35B9F" w14:textId="6801E4A3" w:rsidR="0062424A" w:rsidRDefault="00846E34" w:rsidP="00283F48">
            <w:pPr>
              <w:pStyle w:val="TableParagraph"/>
              <w:spacing w:before="98" w:line="205" w:lineRule="exact"/>
              <w:ind w:left="88"/>
              <w:rPr>
                <w:sz w:val="20"/>
              </w:rPr>
            </w:pPr>
            <w:r w:rsidRPr="00846E34">
              <w:rPr>
                <w:sz w:val="20"/>
              </w:rPr>
              <w:t>Apa saja skenario dasar dalam pengujian fitur registrasi?</w:t>
            </w:r>
          </w:p>
        </w:tc>
        <w:tc>
          <w:tcPr>
            <w:tcW w:w="2074" w:type="dxa"/>
            <w:tcBorders>
              <w:bottom w:val="nil"/>
            </w:tcBorders>
          </w:tcPr>
          <w:p w14:paraId="649EDBB2" w14:textId="57C1D497" w:rsidR="0062424A" w:rsidRDefault="00846E34" w:rsidP="0062424A">
            <w:pPr>
              <w:pStyle w:val="TableParagraph"/>
              <w:spacing w:before="98" w:line="205" w:lineRule="exact"/>
              <w:rPr>
                <w:sz w:val="20"/>
              </w:rPr>
            </w:pPr>
            <w:r>
              <w:rPr>
                <w:sz w:val="20"/>
              </w:rPr>
              <w:t xml:space="preserve">  </w:t>
            </w:r>
            <w:r w:rsidRPr="00846E34">
              <w:rPr>
                <w:sz w:val="20"/>
              </w:rPr>
              <w:t>0.8906</w:t>
            </w:r>
          </w:p>
        </w:tc>
      </w:tr>
      <w:tr w:rsidR="0062424A" w14:paraId="5B23D760" w14:textId="77777777" w:rsidTr="0062424A">
        <w:trPr>
          <w:trHeight w:val="210"/>
        </w:trPr>
        <w:tc>
          <w:tcPr>
            <w:tcW w:w="554" w:type="dxa"/>
            <w:vMerge/>
            <w:tcBorders>
              <w:top w:val="nil"/>
            </w:tcBorders>
          </w:tcPr>
          <w:p w14:paraId="54433EC1" w14:textId="77777777" w:rsidR="0062424A" w:rsidRDefault="0062424A" w:rsidP="00D51454">
            <w:pPr>
              <w:rPr>
                <w:sz w:val="2"/>
                <w:szCs w:val="2"/>
              </w:rPr>
            </w:pPr>
          </w:p>
        </w:tc>
        <w:tc>
          <w:tcPr>
            <w:tcW w:w="1421" w:type="dxa"/>
            <w:vMerge/>
            <w:tcBorders>
              <w:top w:val="nil"/>
            </w:tcBorders>
          </w:tcPr>
          <w:p w14:paraId="32CB608F" w14:textId="77777777" w:rsidR="0062424A" w:rsidRDefault="0062424A" w:rsidP="00D51454">
            <w:pPr>
              <w:rPr>
                <w:sz w:val="2"/>
                <w:szCs w:val="2"/>
              </w:rPr>
            </w:pPr>
          </w:p>
        </w:tc>
        <w:tc>
          <w:tcPr>
            <w:tcW w:w="1850" w:type="dxa"/>
            <w:tcBorders>
              <w:top w:val="nil"/>
              <w:bottom w:val="nil"/>
            </w:tcBorders>
          </w:tcPr>
          <w:p w14:paraId="3F441DC0" w14:textId="3F3BB940" w:rsidR="0062424A" w:rsidRDefault="0062424A" w:rsidP="00283F48">
            <w:pPr>
              <w:pStyle w:val="TableParagraph"/>
              <w:spacing w:line="190" w:lineRule="exact"/>
              <w:ind w:left="88"/>
              <w:rPr>
                <w:sz w:val="20"/>
              </w:rPr>
            </w:pPr>
          </w:p>
        </w:tc>
        <w:tc>
          <w:tcPr>
            <w:tcW w:w="2074" w:type="dxa"/>
            <w:tcBorders>
              <w:top w:val="nil"/>
              <w:bottom w:val="nil"/>
            </w:tcBorders>
          </w:tcPr>
          <w:p w14:paraId="33361363" w14:textId="2FF97DC5" w:rsidR="0062424A" w:rsidRDefault="0062424A" w:rsidP="0062424A">
            <w:pPr>
              <w:pStyle w:val="TableParagraph"/>
              <w:spacing w:line="190" w:lineRule="exact"/>
              <w:rPr>
                <w:sz w:val="20"/>
              </w:rPr>
            </w:pPr>
          </w:p>
        </w:tc>
      </w:tr>
      <w:tr w:rsidR="0062424A" w14:paraId="3A6FF45E" w14:textId="77777777" w:rsidTr="0062424A">
        <w:trPr>
          <w:trHeight w:val="210"/>
        </w:trPr>
        <w:tc>
          <w:tcPr>
            <w:tcW w:w="554" w:type="dxa"/>
            <w:vMerge/>
            <w:tcBorders>
              <w:top w:val="nil"/>
            </w:tcBorders>
          </w:tcPr>
          <w:p w14:paraId="090A552C" w14:textId="77777777" w:rsidR="0062424A" w:rsidRDefault="0062424A" w:rsidP="00D51454">
            <w:pPr>
              <w:rPr>
                <w:sz w:val="2"/>
                <w:szCs w:val="2"/>
              </w:rPr>
            </w:pPr>
          </w:p>
        </w:tc>
        <w:tc>
          <w:tcPr>
            <w:tcW w:w="1421" w:type="dxa"/>
            <w:vMerge/>
            <w:tcBorders>
              <w:top w:val="nil"/>
            </w:tcBorders>
          </w:tcPr>
          <w:p w14:paraId="6C721D8C" w14:textId="77777777" w:rsidR="0062424A" w:rsidRDefault="0062424A" w:rsidP="00D51454">
            <w:pPr>
              <w:rPr>
                <w:sz w:val="2"/>
                <w:szCs w:val="2"/>
              </w:rPr>
            </w:pPr>
          </w:p>
        </w:tc>
        <w:tc>
          <w:tcPr>
            <w:tcW w:w="1850" w:type="dxa"/>
            <w:tcBorders>
              <w:top w:val="nil"/>
              <w:bottom w:val="nil"/>
            </w:tcBorders>
          </w:tcPr>
          <w:p w14:paraId="70E47646" w14:textId="573510D8" w:rsidR="0062424A" w:rsidRDefault="0062424A" w:rsidP="00283F48">
            <w:pPr>
              <w:pStyle w:val="TableParagraph"/>
              <w:spacing w:line="190" w:lineRule="exact"/>
              <w:ind w:left="88"/>
              <w:rPr>
                <w:sz w:val="20"/>
              </w:rPr>
            </w:pPr>
          </w:p>
        </w:tc>
        <w:tc>
          <w:tcPr>
            <w:tcW w:w="2074" w:type="dxa"/>
            <w:tcBorders>
              <w:top w:val="nil"/>
              <w:bottom w:val="nil"/>
            </w:tcBorders>
          </w:tcPr>
          <w:p w14:paraId="079A435C" w14:textId="77777777" w:rsidR="0062424A" w:rsidRDefault="0062424A" w:rsidP="00D51454">
            <w:pPr>
              <w:pStyle w:val="TableParagraph"/>
              <w:rPr>
                <w:sz w:val="14"/>
              </w:rPr>
            </w:pPr>
          </w:p>
        </w:tc>
      </w:tr>
      <w:tr w:rsidR="0062424A" w14:paraId="623DEBBB" w14:textId="77777777" w:rsidTr="0062424A">
        <w:trPr>
          <w:trHeight w:val="210"/>
        </w:trPr>
        <w:tc>
          <w:tcPr>
            <w:tcW w:w="554" w:type="dxa"/>
            <w:vMerge/>
            <w:tcBorders>
              <w:top w:val="nil"/>
            </w:tcBorders>
          </w:tcPr>
          <w:p w14:paraId="73FE7DF5" w14:textId="77777777" w:rsidR="0062424A" w:rsidRDefault="0062424A" w:rsidP="00D51454">
            <w:pPr>
              <w:rPr>
                <w:sz w:val="2"/>
                <w:szCs w:val="2"/>
              </w:rPr>
            </w:pPr>
          </w:p>
        </w:tc>
        <w:tc>
          <w:tcPr>
            <w:tcW w:w="1421" w:type="dxa"/>
            <w:vMerge/>
            <w:tcBorders>
              <w:top w:val="nil"/>
            </w:tcBorders>
          </w:tcPr>
          <w:p w14:paraId="0533089C" w14:textId="77777777" w:rsidR="0062424A" w:rsidRDefault="0062424A" w:rsidP="00D51454">
            <w:pPr>
              <w:rPr>
                <w:sz w:val="2"/>
                <w:szCs w:val="2"/>
              </w:rPr>
            </w:pPr>
          </w:p>
        </w:tc>
        <w:tc>
          <w:tcPr>
            <w:tcW w:w="1850" w:type="dxa"/>
            <w:tcBorders>
              <w:top w:val="nil"/>
              <w:bottom w:val="nil"/>
            </w:tcBorders>
          </w:tcPr>
          <w:p w14:paraId="11DDEBAB" w14:textId="5AEEF659" w:rsidR="0062424A" w:rsidRDefault="0062424A" w:rsidP="00283F48">
            <w:pPr>
              <w:pStyle w:val="TableParagraph"/>
              <w:spacing w:line="190" w:lineRule="exact"/>
              <w:ind w:left="88"/>
              <w:rPr>
                <w:sz w:val="20"/>
              </w:rPr>
            </w:pPr>
          </w:p>
        </w:tc>
        <w:tc>
          <w:tcPr>
            <w:tcW w:w="2074" w:type="dxa"/>
            <w:tcBorders>
              <w:top w:val="nil"/>
              <w:bottom w:val="nil"/>
            </w:tcBorders>
          </w:tcPr>
          <w:p w14:paraId="09A6ABEF" w14:textId="77777777" w:rsidR="0062424A" w:rsidRDefault="0062424A" w:rsidP="00D51454">
            <w:pPr>
              <w:pStyle w:val="TableParagraph"/>
              <w:rPr>
                <w:sz w:val="14"/>
              </w:rPr>
            </w:pPr>
          </w:p>
        </w:tc>
      </w:tr>
      <w:tr w:rsidR="0062424A" w14:paraId="530FEB1F" w14:textId="77777777" w:rsidTr="0062424A">
        <w:trPr>
          <w:trHeight w:val="314"/>
        </w:trPr>
        <w:tc>
          <w:tcPr>
            <w:tcW w:w="554" w:type="dxa"/>
            <w:vMerge/>
            <w:tcBorders>
              <w:top w:val="nil"/>
            </w:tcBorders>
          </w:tcPr>
          <w:p w14:paraId="7C895E8A" w14:textId="77777777" w:rsidR="0062424A" w:rsidRDefault="0062424A" w:rsidP="00D51454">
            <w:pPr>
              <w:rPr>
                <w:sz w:val="2"/>
                <w:szCs w:val="2"/>
              </w:rPr>
            </w:pPr>
          </w:p>
        </w:tc>
        <w:tc>
          <w:tcPr>
            <w:tcW w:w="1421" w:type="dxa"/>
            <w:vMerge/>
            <w:tcBorders>
              <w:top w:val="nil"/>
            </w:tcBorders>
          </w:tcPr>
          <w:p w14:paraId="3CFCCCC5" w14:textId="77777777" w:rsidR="0062424A" w:rsidRDefault="0062424A" w:rsidP="00D51454">
            <w:pPr>
              <w:rPr>
                <w:sz w:val="2"/>
                <w:szCs w:val="2"/>
              </w:rPr>
            </w:pPr>
          </w:p>
        </w:tc>
        <w:tc>
          <w:tcPr>
            <w:tcW w:w="1850" w:type="dxa"/>
            <w:tcBorders>
              <w:top w:val="nil"/>
            </w:tcBorders>
          </w:tcPr>
          <w:p w14:paraId="49486620" w14:textId="35C6531A" w:rsidR="0062424A" w:rsidRDefault="0062424A" w:rsidP="00283F48">
            <w:pPr>
              <w:pStyle w:val="TableParagraph"/>
              <w:spacing w:line="216" w:lineRule="exact"/>
              <w:ind w:left="88"/>
              <w:rPr>
                <w:sz w:val="20"/>
              </w:rPr>
            </w:pPr>
          </w:p>
        </w:tc>
        <w:tc>
          <w:tcPr>
            <w:tcW w:w="2074" w:type="dxa"/>
            <w:tcBorders>
              <w:top w:val="nil"/>
            </w:tcBorders>
          </w:tcPr>
          <w:p w14:paraId="7982BB2E" w14:textId="77777777" w:rsidR="0062424A" w:rsidRDefault="0062424A" w:rsidP="00D51454">
            <w:pPr>
              <w:pStyle w:val="TableParagraph"/>
              <w:rPr>
                <w:sz w:val="18"/>
              </w:rPr>
            </w:pPr>
          </w:p>
        </w:tc>
      </w:tr>
      <w:tr w:rsidR="0062424A" w14:paraId="568AC70D" w14:textId="77777777" w:rsidTr="0062424A">
        <w:trPr>
          <w:trHeight w:val="335"/>
        </w:trPr>
        <w:tc>
          <w:tcPr>
            <w:tcW w:w="554" w:type="dxa"/>
            <w:tcBorders>
              <w:bottom w:val="nil"/>
            </w:tcBorders>
          </w:tcPr>
          <w:p w14:paraId="68ECB062" w14:textId="77777777" w:rsidR="0062424A" w:rsidRDefault="0062424A" w:rsidP="00D51454">
            <w:pPr>
              <w:pStyle w:val="TableParagraph"/>
              <w:spacing w:before="101" w:line="215" w:lineRule="exact"/>
              <w:ind w:left="20"/>
              <w:jc w:val="center"/>
              <w:rPr>
                <w:sz w:val="20"/>
              </w:rPr>
            </w:pPr>
            <w:r>
              <w:rPr>
                <w:spacing w:val="-10"/>
                <w:sz w:val="20"/>
              </w:rPr>
              <w:t>3</w:t>
            </w:r>
          </w:p>
        </w:tc>
        <w:tc>
          <w:tcPr>
            <w:tcW w:w="1421" w:type="dxa"/>
            <w:tcBorders>
              <w:bottom w:val="nil"/>
            </w:tcBorders>
          </w:tcPr>
          <w:p w14:paraId="5B378641" w14:textId="2A3A2889" w:rsidR="0062424A" w:rsidRDefault="00283F48" w:rsidP="00D51454">
            <w:pPr>
              <w:pStyle w:val="TableParagraph"/>
              <w:spacing w:before="101" w:line="215" w:lineRule="exact"/>
              <w:ind w:left="100"/>
              <w:rPr>
                <w:sz w:val="20"/>
              </w:rPr>
            </w:pPr>
            <w:r w:rsidRPr="009404BB">
              <w:rPr>
                <w:sz w:val="20"/>
                <w:szCs w:val="20"/>
              </w:rPr>
              <w:t xml:space="preserve">Apa saja step dalam menguji test case </w:t>
            </w:r>
            <w:r>
              <w:rPr>
                <w:sz w:val="20"/>
                <w:szCs w:val="20"/>
              </w:rPr>
              <w:t>Lupa password</w:t>
            </w:r>
            <w:r w:rsidRPr="009404BB">
              <w:rPr>
                <w:sz w:val="20"/>
                <w:szCs w:val="20"/>
              </w:rPr>
              <w:t xml:space="preserve"> ?</w:t>
            </w:r>
          </w:p>
        </w:tc>
        <w:tc>
          <w:tcPr>
            <w:tcW w:w="1850" w:type="dxa"/>
            <w:tcBorders>
              <w:bottom w:val="nil"/>
            </w:tcBorders>
          </w:tcPr>
          <w:p w14:paraId="7C263F9B" w14:textId="0E4FE2F2" w:rsidR="0062424A" w:rsidRDefault="00846E34" w:rsidP="00283F48">
            <w:pPr>
              <w:pStyle w:val="TableParagraph"/>
              <w:spacing w:before="101" w:line="215" w:lineRule="exact"/>
              <w:ind w:left="88"/>
              <w:rPr>
                <w:sz w:val="20"/>
              </w:rPr>
            </w:pPr>
            <w:r w:rsidRPr="009404BB">
              <w:rPr>
                <w:sz w:val="20"/>
                <w:szCs w:val="20"/>
              </w:rPr>
              <w:t xml:space="preserve">Apa saja step dalam menguji test case </w:t>
            </w:r>
            <w:r>
              <w:rPr>
                <w:sz w:val="20"/>
                <w:szCs w:val="20"/>
              </w:rPr>
              <w:t>Lupa password</w:t>
            </w:r>
            <w:r w:rsidRPr="009404BB">
              <w:rPr>
                <w:sz w:val="20"/>
                <w:szCs w:val="20"/>
              </w:rPr>
              <w:t>?</w:t>
            </w:r>
          </w:p>
        </w:tc>
        <w:tc>
          <w:tcPr>
            <w:tcW w:w="2074" w:type="dxa"/>
            <w:tcBorders>
              <w:bottom w:val="nil"/>
            </w:tcBorders>
          </w:tcPr>
          <w:p w14:paraId="62630EE6" w14:textId="77777777" w:rsidR="0062424A" w:rsidRDefault="0062424A" w:rsidP="00D51454">
            <w:pPr>
              <w:pStyle w:val="TableParagraph"/>
              <w:spacing w:before="101" w:line="215" w:lineRule="exact"/>
              <w:ind w:left="101"/>
              <w:rPr>
                <w:sz w:val="20"/>
              </w:rPr>
            </w:pPr>
            <w:r>
              <w:rPr>
                <w:spacing w:val="-5"/>
                <w:sz w:val="20"/>
              </w:rPr>
              <w:t>1.0</w:t>
            </w:r>
          </w:p>
        </w:tc>
      </w:tr>
      <w:tr w:rsidR="0062424A" w14:paraId="01C69D74" w14:textId="77777777" w:rsidTr="0062424A">
        <w:trPr>
          <w:trHeight w:val="229"/>
        </w:trPr>
        <w:tc>
          <w:tcPr>
            <w:tcW w:w="554" w:type="dxa"/>
            <w:tcBorders>
              <w:top w:val="nil"/>
              <w:bottom w:val="nil"/>
            </w:tcBorders>
          </w:tcPr>
          <w:p w14:paraId="25030F9F" w14:textId="77777777" w:rsidR="0062424A" w:rsidRDefault="0062424A" w:rsidP="00D51454">
            <w:pPr>
              <w:pStyle w:val="TableParagraph"/>
              <w:rPr>
                <w:sz w:val="16"/>
              </w:rPr>
            </w:pPr>
          </w:p>
        </w:tc>
        <w:tc>
          <w:tcPr>
            <w:tcW w:w="1421" w:type="dxa"/>
            <w:tcBorders>
              <w:top w:val="nil"/>
              <w:bottom w:val="nil"/>
            </w:tcBorders>
          </w:tcPr>
          <w:p w14:paraId="017B0EB2" w14:textId="7688DE54" w:rsidR="0062424A" w:rsidRDefault="0062424A" w:rsidP="00D51454">
            <w:pPr>
              <w:pStyle w:val="TableParagraph"/>
              <w:spacing w:line="209" w:lineRule="exact"/>
              <w:ind w:left="100"/>
              <w:rPr>
                <w:sz w:val="20"/>
              </w:rPr>
            </w:pPr>
          </w:p>
        </w:tc>
        <w:tc>
          <w:tcPr>
            <w:tcW w:w="1850" w:type="dxa"/>
            <w:tcBorders>
              <w:top w:val="nil"/>
              <w:bottom w:val="nil"/>
            </w:tcBorders>
          </w:tcPr>
          <w:p w14:paraId="68EF8486" w14:textId="79AC2567" w:rsidR="0062424A" w:rsidRDefault="0062424A" w:rsidP="00283F48">
            <w:pPr>
              <w:pStyle w:val="TableParagraph"/>
              <w:spacing w:line="209" w:lineRule="exact"/>
              <w:ind w:left="88"/>
              <w:rPr>
                <w:sz w:val="20"/>
              </w:rPr>
            </w:pPr>
          </w:p>
        </w:tc>
        <w:tc>
          <w:tcPr>
            <w:tcW w:w="2074" w:type="dxa"/>
            <w:tcBorders>
              <w:top w:val="nil"/>
              <w:bottom w:val="nil"/>
            </w:tcBorders>
          </w:tcPr>
          <w:p w14:paraId="47BBFBEC" w14:textId="77777777" w:rsidR="0062424A" w:rsidRDefault="0062424A" w:rsidP="00D51454">
            <w:pPr>
              <w:pStyle w:val="TableParagraph"/>
              <w:rPr>
                <w:sz w:val="16"/>
              </w:rPr>
            </w:pPr>
          </w:p>
        </w:tc>
      </w:tr>
      <w:tr w:rsidR="0062424A" w14:paraId="01784705" w14:textId="77777777" w:rsidTr="0062424A">
        <w:trPr>
          <w:trHeight w:val="229"/>
        </w:trPr>
        <w:tc>
          <w:tcPr>
            <w:tcW w:w="554" w:type="dxa"/>
            <w:tcBorders>
              <w:top w:val="nil"/>
              <w:bottom w:val="nil"/>
            </w:tcBorders>
          </w:tcPr>
          <w:p w14:paraId="3B930E35" w14:textId="77777777" w:rsidR="0062424A" w:rsidRDefault="0062424A" w:rsidP="00D51454">
            <w:pPr>
              <w:pStyle w:val="TableParagraph"/>
              <w:rPr>
                <w:sz w:val="16"/>
              </w:rPr>
            </w:pPr>
          </w:p>
        </w:tc>
        <w:tc>
          <w:tcPr>
            <w:tcW w:w="1421" w:type="dxa"/>
            <w:tcBorders>
              <w:top w:val="nil"/>
              <w:bottom w:val="nil"/>
            </w:tcBorders>
          </w:tcPr>
          <w:p w14:paraId="1394E166" w14:textId="5682E49A" w:rsidR="0062424A" w:rsidRDefault="0062424A" w:rsidP="00D51454">
            <w:pPr>
              <w:pStyle w:val="TableParagraph"/>
              <w:spacing w:line="210" w:lineRule="exact"/>
              <w:ind w:left="100"/>
              <w:rPr>
                <w:sz w:val="20"/>
              </w:rPr>
            </w:pPr>
          </w:p>
        </w:tc>
        <w:tc>
          <w:tcPr>
            <w:tcW w:w="1850" w:type="dxa"/>
            <w:tcBorders>
              <w:top w:val="nil"/>
              <w:bottom w:val="nil"/>
            </w:tcBorders>
          </w:tcPr>
          <w:p w14:paraId="5197BDE0" w14:textId="5C23D12F" w:rsidR="0062424A" w:rsidRDefault="0062424A" w:rsidP="00283F48">
            <w:pPr>
              <w:pStyle w:val="TableParagraph"/>
              <w:spacing w:line="210" w:lineRule="exact"/>
              <w:ind w:left="88"/>
              <w:rPr>
                <w:sz w:val="20"/>
              </w:rPr>
            </w:pPr>
          </w:p>
        </w:tc>
        <w:tc>
          <w:tcPr>
            <w:tcW w:w="2074" w:type="dxa"/>
            <w:tcBorders>
              <w:top w:val="nil"/>
              <w:bottom w:val="nil"/>
            </w:tcBorders>
          </w:tcPr>
          <w:p w14:paraId="455C2094" w14:textId="77777777" w:rsidR="0062424A" w:rsidRDefault="0062424A" w:rsidP="00D51454">
            <w:pPr>
              <w:pStyle w:val="TableParagraph"/>
              <w:rPr>
                <w:sz w:val="16"/>
              </w:rPr>
            </w:pPr>
          </w:p>
        </w:tc>
      </w:tr>
      <w:tr w:rsidR="0062424A" w14:paraId="2EBB8483" w14:textId="77777777" w:rsidTr="0062424A">
        <w:trPr>
          <w:trHeight w:val="230"/>
        </w:trPr>
        <w:tc>
          <w:tcPr>
            <w:tcW w:w="554" w:type="dxa"/>
            <w:tcBorders>
              <w:top w:val="nil"/>
              <w:bottom w:val="nil"/>
            </w:tcBorders>
          </w:tcPr>
          <w:p w14:paraId="7E494A47" w14:textId="77777777" w:rsidR="0062424A" w:rsidRDefault="0062424A" w:rsidP="00D51454">
            <w:pPr>
              <w:pStyle w:val="TableParagraph"/>
              <w:rPr>
                <w:sz w:val="16"/>
              </w:rPr>
            </w:pPr>
          </w:p>
        </w:tc>
        <w:tc>
          <w:tcPr>
            <w:tcW w:w="1421" w:type="dxa"/>
            <w:tcBorders>
              <w:top w:val="nil"/>
              <w:bottom w:val="nil"/>
            </w:tcBorders>
          </w:tcPr>
          <w:p w14:paraId="5CB3803A" w14:textId="4BECCD0A" w:rsidR="0062424A" w:rsidRDefault="0062424A" w:rsidP="00D51454">
            <w:pPr>
              <w:pStyle w:val="TableParagraph"/>
              <w:spacing w:line="210" w:lineRule="exact"/>
              <w:ind w:left="100"/>
              <w:rPr>
                <w:sz w:val="20"/>
              </w:rPr>
            </w:pPr>
          </w:p>
        </w:tc>
        <w:tc>
          <w:tcPr>
            <w:tcW w:w="1850" w:type="dxa"/>
            <w:tcBorders>
              <w:top w:val="nil"/>
              <w:bottom w:val="nil"/>
            </w:tcBorders>
          </w:tcPr>
          <w:p w14:paraId="6D4B0ECE" w14:textId="651CE026" w:rsidR="0062424A" w:rsidRDefault="0062424A" w:rsidP="00283F48">
            <w:pPr>
              <w:pStyle w:val="TableParagraph"/>
              <w:spacing w:line="210" w:lineRule="exact"/>
              <w:ind w:left="88"/>
              <w:rPr>
                <w:sz w:val="20"/>
              </w:rPr>
            </w:pPr>
          </w:p>
        </w:tc>
        <w:tc>
          <w:tcPr>
            <w:tcW w:w="2074" w:type="dxa"/>
            <w:tcBorders>
              <w:top w:val="nil"/>
              <w:bottom w:val="nil"/>
            </w:tcBorders>
          </w:tcPr>
          <w:p w14:paraId="7383D797" w14:textId="77777777" w:rsidR="0062424A" w:rsidRDefault="0062424A" w:rsidP="00D51454">
            <w:pPr>
              <w:pStyle w:val="TableParagraph"/>
              <w:rPr>
                <w:sz w:val="16"/>
              </w:rPr>
            </w:pPr>
          </w:p>
        </w:tc>
      </w:tr>
      <w:tr w:rsidR="0062424A" w14:paraId="7F25F35E" w14:textId="77777777" w:rsidTr="0062424A">
        <w:trPr>
          <w:trHeight w:val="230"/>
        </w:trPr>
        <w:tc>
          <w:tcPr>
            <w:tcW w:w="554" w:type="dxa"/>
            <w:tcBorders>
              <w:top w:val="nil"/>
              <w:bottom w:val="nil"/>
            </w:tcBorders>
          </w:tcPr>
          <w:p w14:paraId="6AD768C2" w14:textId="77777777" w:rsidR="0062424A" w:rsidRDefault="0062424A" w:rsidP="00D51454">
            <w:pPr>
              <w:pStyle w:val="TableParagraph"/>
              <w:rPr>
                <w:sz w:val="16"/>
              </w:rPr>
            </w:pPr>
          </w:p>
        </w:tc>
        <w:tc>
          <w:tcPr>
            <w:tcW w:w="1421" w:type="dxa"/>
            <w:tcBorders>
              <w:top w:val="nil"/>
              <w:bottom w:val="nil"/>
            </w:tcBorders>
          </w:tcPr>
          <w:p w14:paraId="64DACC24" w14:textId="77712D89" w:rsidR="0062424A" w:rsidRDefault="0062424A" w:rsidP="0062424A">
            <w:pPr>
              <w:pStyle w:val="TableParagraph"/>
              <w:spacing w:line="210" w:lineRule="exact"/>
              <w:rPr>
                <w:sz w:val="20"/>
              </w:rPr>
            </w:pPr>
          </w:p>
        </w:tc>
        <w:tc>
          <w:tcPr>
            <w:tcW w:w="1850" w:type="dxa"/>
            <w:tcBorders>
              <w:top w:val="nil"/>
              <w:bottom w:val="nil"/>
            </w:tcBorders>
          </w:tcPr>
          <w:p w14:paraId="38D6700C" w14:textId="1FCFF71C" w:rsidR="0062424A" w:rsidRDefault="0062424A" w:rsidP="00283F48">
            <w:pPr>
              <w:pStyle w:val="TableParagraph"/>
              <w:spacing w:line="210" w:lineRule="exact"/>
              <w:ind w:left="88"/>
              <w:rPr>
                <w:sz w:val="20"/>
              </w:rPr>
            </w:pPr>
          </w:p>
        </w:tc>
        <w:tc>
          <w:tcPr>
            <w:tcW w:w="2074" w:type="dxa"/>
            <w:tcBorders>
              <w:top w:val="nil"/>
              <w:bottom w:val="nil"/>
            </w:tcBorders>
          </w:tcPr>
          <w:p w14:paraId="15955693" w14:textId="77777777" w:rsidR="0062424A" w:rsidRDefault="0062424A" w:rsidP="00D51454">
            <w:pPr>
              <w:pStyle w:val="TableParagraph"/>
              <w:rPr>
                <w:sz w:val="16"/>
              </w:rPr>
            </w:pPr>
          </w:p>
        </w:tc>
      </w:tr>
      <w:tr w:rsidR="0062424A" w14:paraId="2A29A710" w14:textId="77777777" w:rsidTr="0062424A">
        <w:trPr>
          <w:trHeight w:val="95"/>
        </w:trPr>
        <w:tc>
          <w:tcPr>
            <w:tcW w:w="554" w:type="dxa"/>
            <w:vMerge w:val="restart"/>
            <w:tcBorders>
              <w:top w:val="nil"/>
              <w:bottom w:val="nil"/>
            </w:tcBorders>
          </w:tcPr>
          <w:p w14:paraId="6DF6539C" w14:textId="77777777" w:rsidR="0062424A" w:rsidRDefault="0062424A" w:rsidP="00D51454">
            <w:pPr>
              <w:pStyle w:val="TableParagraph"/>
              <w:rPr>
                <w:sz w:val="16"/>
              </w:rPr>
            </w:pPr>
          </w:p>
        </w:tc>
        <w:tc>
          <w:tcPr>
            <w:tcW w:w="1421" w:type="dxa"/>
            <w:vMerge w:val="restart"/>
            <w:tcBorders>
              <w:top w:val="nil"/>
              <w:bottom w:val="nil"/>
            </w:tcBorders>
          </w:tcPr>
          <w:p w14:paraId="1DF26842" w14:textId="6DB5EDD0" w:rsidR="0062424A" w:rsidRDefault="0062424A" w:rsidP="00D51454">
            <w:pPr>
              <w:pStyle w:val="TableParagraph"/>
              <w:spacing w:line="206" w:lineRule="exact"/>
              <w:ind w:left="100"/>
              <w:rPr>
                <w:sz w:val="20"/>
              </w:rPr>
            </w:pPr>
          </w:p>
        </w:tc>
        <w:tc>
          <w:tcPr>
            <w:tcW w:w="1850" w:type="dxa"/>
            <w:tcBorders>
              <w:top w:val="nil"/>
            </w:tcBorders>
          </w:tcPr>
          <w:p w14:paraId="779664B2" w14:textId="77777777" w:rsidR="0062424A" w:rsidRDefault="0062424A" w:rsidP="00283F48">
            <w:pPr>
              <w:pStyle w:val="TableParagraph"/>
              <w:ind w:left="88"/>
              <w:rPr>
                <w:sz w:val="4"/>
              </w:rPr>
            </w:pPr>
          </w:p>
        </w:tc>
        <w:tc>
          <w:tcPr>
            <w:tcW w:w="2074" w:type="dxa"/>
            <w:tcBorders>
              <w:top w:val="nil"/>
            </w:tcBorders>
          </w:tcPr>
          <w:p w14:paraId="5FA1EDC2" w14:textId="77777777" w:rsidR="0062424A" w:rsidRDefault="0062424A" w:rsidP="00D51454">
            <w:pPr>
              <w:pStyle w:val="TableParagraph"/>
              <w:rPr>
                <w:sz w:val="4"/>
              </w:rPr>
            </w:pPr>
          </w:p>
        </w:tc>
      </w:tr>
      <w:tr w:rsidR="0062424A" w14:paraId="2E4DB999" w14:textId="77777777" w:rsidTr="0062424A">
        <w:trPr>
          <w:trHeight w:val="109"/>
        </w:trPr>
        <w:tc>
          <w:tcPr>
            <w:tcW w:w="554" w:type="dxa"/>
            <w:vMerge/>
            <w:tcBorders>
              <w:top w:val="nil"/>
              <w:bottom w:val="nil"/>
            </w:tcBorders>
          </w:tcPr>
          <w:p w14:paraId="1AFACC3C" w14:textId="77777777" w:rsidR="0062424A" w:rsidRDefault="0062424A" w:rsidP="00D51454">
            <w:pPr>
              <w:rPr>
                <w:sz w:val="2"/>
                <w:szCs w:val="2"/>
              </w:rPr>
            </w:pPr>
          </w:p>
        </w:tc>
        <w:tc>
          <w:tcPr>
            <w:tcW w:w="1421" w:type="dxa"/>
            <w:vMerge/>
            <w:tcBorders>
              <w:top w:val="nil"/>
              <w:bottom w:val="nil"/>
            </w:tcBorders>
          </w:tcPr>
          <w:p w14:paraId="2279CED9" w14:textId="77777777" w:rsidR="0062424A" w:rsidRDefault="0062424A" w:rsidP="00D51454">
            <w:pPr>
              <w:rPr>
                <w:sz w:val="2"/>
                <w:szCs w:val="2"/>
              </w:rPr>
            </w:pPr>
          </w:p>
        </w:tc>
        <w:tc>
          <w:tcPr>
            <w:tcW w:w="1850" w:type="dxa"/>
            <w:tcBorders>
              <w:bottom w:val="nil"/>
            </w:tcBorders>
          </w:tcPr>
          <w:p w14:paraId="36012563" w14:textId="77777777" w:rsidR="0062424A" w:rsidRDefault="0062424A" w:rsidP="00283F48">
            <w:pPr>
              <w:pStyle w:val="TableParagraph"/>
              <w:ind w:left="88"/>
              <w:rPr>
                <w:sz w:val="6"/>
              </w:rPr>
            </w:pPr>
          </w:p>
        </w:tc>
        <w:tc>
          <w:tcPr>
            <w:tcW w:w="2074" w:type="dxa"/>
            <w:tcBorders>
              <w:bottom w:val="nil"/>
            </w:tcBorders>
          </w:tcPr>
          <w:p w14:paraId="65041689" w14:textId="77777777" w:rsidR="0062424A" w:rsidRDefault="0062424A" w:rsidP="00D51454">
            <w:pPr>
              <w:pStyle w:val="TableParagraph"/>
              <w:rPr>
                <w:sz w:val="6"/>
              </w:rPr>
            </w:pPr>
          </w:p>
        </w:tc>
      </w:tr>
      <w:tr w:rsidR="0062424A" w14:paraId="091A2D4E" w14:textId="77777777" w:rsidTr="0062424A">
        <w:trPr>
          <w:trHeight w:val="453"/>
        </w:trPr>
        <w:tc>
          <w:tcPr>
            <w:tcW w:w="554" w:type="dxa"/>
            <w:tcBorders>
              <w:top w:val="nil"/>
              <w:bottom w:val="nil"/>
            </w:tcBorders>
          </w:tcPr>
          <w:p w14:paraId="76D5E3D7" w14:textId="77777777" w:rsidR="0062424A" w:rsidRDefault="0062424A" w:rsidP="00D51454">
            <w:pPr>
              <w:pStyle w:val="TableParagraph"/>
              <w:rPr>
                <w:sz w:val="18"/>
              </w:rPr>
            </w:pPr>
          </w:p>
        </w:tc>
        <w:tc>
          <w:tcPr>
            <w:tcW w:w="1421" w:type="dxa"/>
            <w:tcBorders>
              <w:top w:val="nil"/>
              <w:bottom w:val="nil"/>
            </w:tcBorders>
          </w:tcPr>
          <w:p w14:paraId="0692B754" w14:textId="20620FDC" w:rsidR="0062424A" w:rsidRDefault="0062424A" w:rsidP="0062424A">
            <w:pPr>
              <w:pStyle w:val="TableParagraph"/>
              <w:rPr>
                <w:sz w:val="20"/>
              </w:rPr>
            </w:pPr>
          </w:p>
        </w:tc>
        <w:tc>
          <w:tcPr>
            <w:tcW w:w="1850" w:type="dxa"/>
            <w:tcBorders>
              <w:top w:val="nil"/>
              <w:bottom w:val="nil"/>
            </w:tcBorders>
          </w:tcPr>
          <w:p w14:paraId="38D286F2" w14:textId="30D59F60" w:rsidR="0062424A" w:rsidRDefault="00846E34" w:rsidP="00283F48">
            <w:pPr>
              <w:pStyle w:val="TableParagraph"/>
              <w:spacing w:line="214" w:lineRule="exact"/>
              <w:ind w:left="88"/>
              <w:rPr>
                <w:sz w:val="20"/>
              </w:rPr>
            </w:pPr>
            <w:r w:rsidRPr="00846E34">
              <w:rPr>
                <w:sz w:val="20"/>
              </w:rPr>
              <w:t>Bagaimana step menguji test case lupa Password?</w:t>
            </w:r>
          </w:p>
        </w:tc>
        <w:tc>
          <w:tcPr>
            <w:tcW w:w="2074" w:type="dxa"/>
            <w:tcBorders>
              <w:top w:val="nil"/>
              <w:bottom w:val="nil"/>
            </w:tcBorders>
          </w:tcPr>
          <w:p w14:paraId="47D0DC15" w14:textId="02E0E451" w:rsidR="0062424A" w:rsidRDefault="00846E34" w:rsidP="00D51454">
            <w:pPr>
              <w:pStyle w:val="TableParagraph"/>
              <w:spacing w:line="214" w:lineRule="exact"/>
              <w:ind w:left="101"/>
              <w:rPr>
                <w:sz w:val="20"/>
              </w:rPr>
            </w:pPr>
            <w:r w:rsidRPr="00846E34">
              <w:rPr>
                <w:sz w:val="20"/>
              </w:rPr>
              <w:t>0.8694</w:t>
            </w:r>
          </w:p>
        </w:tc>
      </w:tr>
      <w:tr w:rsidR="0062424A" w14:paraId="7D931EDC" w14:textId="77777777" w:rsidTr="0062424A">
        <w:trPr>
          <w:trHeight w:val="230"/>
        </w:trPr>
        <w:tc>
          <w:tcPr>
            <w:tcW w:w="554" w:type="dxa"/>
            <w:tcBorders>
              <w:top w:val="nil"/>
              <w:bottom w:val="nil"/>
            </w:tcBorders>
          </w:tcPr>
          <w:p w14:paraId="4C48B6F8" w14:textId="77777777" w:rsidR="0062424A" w:rsidRDefault="0062424A" w:rsidP="00D51454">
            <w:pPr>
              <w:pStyle w:val="TableParagraph"/>
              <w:rPr>
                <w:sz w:val="16"/>
              </w:rPr>
            </w:pPr>
          </w:p>
        </w:tc>
        <w:tc>
          <w:tcPr>
            <w:tcW w:w="1421" w:type="dxa"/>
            <w:tcBorders>
              <w:top w:val="nil"/>
              <w:bottom w:val="nil"/>
            </w:tcBorders>
          </w:tcPr>
          <w:p w14:paraId="1CA01353" w14:textId="77777777" w:rsidR="0062424A" w:rsidRDefault="0062424A" w:rsidP="00D51454">
            <w:pPr>
              <w:pStyle w:val="TableParagraph"/>
              <w:rPr>
                <w:sz w:val="16"/>
              </w:rPr>
            </w:pPr>
          </w:p>
        </w:tc>
        <w:tc>
          <w:tcPr>
            <w:tcW w:w="1850" w:type="dxa"/>
            <w:tcBorders>
              <w:top w:val="nil"/>
              <w:bottom w:val="nil"/>
            </w:tcBorders>
          </w:tcPr>
          <w:p w14:paraId="441218B7" w14:textId="21BAA8FA" w:rsidR="0062424A" w:rsidRDefault="0062424A" w:rsidP="00283F48">
            <w:pPr>
              <w:pStyle w:val="TableParagraph"/>
              <w:spacing w:line="210" w:lineRule="exact"/>
              <w:ind w:left="88"/>
              <w:rPr>
                <w:sz w:val="20"/>
              </w:rPr>
            </w:pPr>
          </w:p>
        </w:tc>
        <w:tc>
          <w:tcPr>
            <w:tcW w:w="2074" w:type="dxa"/>
            <w:tcBorders>
              <w:top w:val="nil"/>
              <w:bottom w:val="nil"/>
            </w:tcBorders>
          </w:tcPr>
          <w:p w14:paraId="054AFBDA" w14:textId="77777777" w:rsidR="0062424A" w:rsidRDefault="0062424A" w:rsidP="00D51454">
            <w:pPr>
              <w:pStyle w:val="TableParagraph"/>
              <w:rPr>
                <w:sz w:val="16"/>
              </w:rPr>
            </w:pPr>
          </w:p>
        </w:tc>
      </w:tr>
      <w:tr w:rsidR="0062424A" w14:paraId="43F31E09" w14:textId="77777777" w:rsidTr="0062424A">
        <w:trPr>
          <w:trHeight w:val="230"/>
        </w:trPr>
        <w:tc>
          <w:tcPr>
            <w:tcW w:w="554" w:type="dxa"/>
            <w:tcBorders>
              <w:top w:val="nil"/>
              <w:bottom w:val="nil"/>
            </w:tcBorders>
          </w:tcPr>
          <w:p w14:paraId="1013EC83" w14:textId="77777777" w:rsidR="0062424A" w:rsidRDefault="0062424A" w:rsidP="00D51454">
            <w:pPr>
              <w:pStyle w:val="TableParagraph"/>
              <w:rPr>
                <w:sz w:val="16"/>
              </w:rPr>
            </w:pPr>
          </w:p>
        </w:tc>
        <w:tc>
          <w:tcPr>
            <w:tcW w:w="1421" w:type="dxa"/>
            <w:tcBorders>
              <w:top w:val="nil"/>
              <w:bottom w:val="nil"/>
            </w:tcBorders>
          </w:tcPr>
          <w:p w14:paraId="67652A8A" w14:textId="77777777" w:rsidR="0062424A" w:rsidRDefault="0062424A" w:rsidP="00D51454">
            <w:pPr>
              <w:pStyle w:val="TableParagraph"/>
              <w:rPr>
                <w:sz w:val="16"/>
              </w:rPr>
            </w:pPr>
          </w:p>
        </w:tc>
        <w:tc>
          <w:tcPr>
            <w:tcW w:w="1850" w:type="dxa"/>
            <w:tcBorders>
              <w:top w:val="nil"/>
              <w:bottom w:val="nil"/>
            </w:tcBorders>
          </w:tcPr>
          <w:p w14:paraId="2F1DDEE1" w14:textId="10F14BA0" w:rsidR="0062424A" w:rsidRDefault="0062424A" w:rsidP="00283F48">
            <w:pPr>
              <w:pStyle w:val="TableParagraph"/>
              <w:spacing w:line="210" w:lineRule="exact"/>
              <w:ind w:left="88"/>
              <w:rPr>
                <w:sz w:val="20"/>
              </w:rPr>
            </w:pPr>
          </w:p>
        </w:tc>
        <w:tc>
          <w:tcPr>
            <w:tcW w:w="2074" w:type="dxa"/>
            <w:tcBorders>
              <w:top w:val="nil"/>
              <w:bottom w:val="nil"/>
            </w:tcBorders>
          </w:tcPr>
          <w:p w14:paraId="27FC230C" w14:textId="77777777" w:rsidR="0062424A" w:rsidRDefault="0062424A" w:rsidP="00D51454">
            <w:pPr>
              <w:pStyle w:val="TableParagraph"/>
              <w:rPr>
                <w:sz w:val="16"/>
              </w:rPr>
            </w:pPr>
          </w:p>
        </w:tc>
      </w:tr>
      <w:tr w:rsidR="0062424A" w14:paraId="0D9783C5" w14:textId="77777777" w:rsidTr="0062424A">
        <w:trPr>
          <w:trHeight w:val="325"/>
        </w:trPr>
        <w:tc>
          <w:tcPr>
            <w:tcW w:w="554" w:type="dxa"/>
            <w:tcBorders>
              <w:top w:val="nil"/>
            </w:tcBorders>
          </w:tcPr>
          <w:p w14:paraId="60D419EE" w14:textId="77777777" w:rsidR="0062424A" w:rsidRDefault="0062424A" w:rsidP="00D51454">
            <w:pPr>
              <w:pStyle w:val="TableParagraph"/>
              <w:rPr>
                <w:sz w:val="18"/>
              </w:rPr>
            </w:pPr>
          </w:p>
        </w:tc>
        <w:tc>
          <w:tcPr>
            <w:tcW w:w="1421" w:type="dxa"/>
            <w:tcBorders>
              <w:top w:val="nil"/>
            </w:tcBorders>
          </w:tcPr>
          <w:p w14:paraId="43F3B76C" w14:textId="77777777" w:rsidR="0062424A" w:rsidRDefault="0062424A" w:rsidP="00D51454">
            <w:pPr>
              <w:pStyle w:val="TableParagraph"/>
              <w:rPr>
                <w:sz w:val="18"/>
              </w:rPr>
            </w:pPr>
          </w:p>
        </w:tc>
        <w:tc>
          <w:tcPr>
            <w:tcW w:w="1850" w:type="dxa"/>
            <w:tcBorders>
              <w:top w:val="nil"/>
            </w:tcBorders>
          </w:tcPr>
          <w:p w14:paraId="77D07CA7" w14:textId="13EEF392" w:rsidR="0062424A" w:rsidRDefault="0062424A" w:rsidP="00D51454">
            <w:pPr>
              <w:pStyle w:val="TableParagraph"/>
              <w:spacing w:line="226" w:lineRule="exact"/>
              <w:ind w:left="101"/>
              <w:rPr>
                <w:sz w:val="20"/>
              </w:rPr>
            </w:pPr>
          </w:p>
        </w:tc>
        <w:tc>
          <w:tcPr>
            <w:tcW w:w="2074" w:type="dxa"/>
            <w:tcBorders>
              <w:top w:val="nil"/>
            </w:tcBorders>
          </w:tcPr>
          <w:p w14:paraId="144B0B61" w14:textId="77777777" w:rsidR="0062424A" w:rsidRDefault="0062424A" w:rsidP="00D51454">
            <w:pPr>
              <w:pStyle w:val="TableParagraph"/>
              <w:rPr>
                <w:sz w:val="18"/>
              </w:rPr>
            </w:pPr>
          </w:p>
        </w:tc>
      </w:tr>
    </w:tbl>
    <w:p w14:paraId="08A6E793" w14:textId="77777777" w:rsidR="00997C67" w:rsidRDefault="00997C67" w:rsidP="00997C67">
      <w:pPr>
        <w:pStyle w:val="TableParagraph"/>
        <w:rPr>
          <w:sz w:val="18"/>
        </w:rPr>
        <w:sectPr w:rsidR="00997C67" w:rsidSect="00997C67">
          <w:pgSz w:w="8400" w:h="11900"/>
          <w:pgMar w:top="740" w:right="283" w:bottom="940" w:left="992" w:header="0" w:footer="716" w:gutter="0"/>
          <w:cols w:space="720"/>
        </w:sectPr>
      </w:pPr>
    </w:p>
    <w:p w14:paraId="060E9F10" w14:textId="77777777" w:rsidR="00997C67" w:rsidRDefault="00997C67" w:rsidP="00997C67">
      <w:pPr>
        <w:spacing w:before="64"/>
        <w:ind w:left="1602"/>
        <w:rPr>
          <w:b/>
          <w:sz w:val="18"/>
        </w:rPr>
      </w:pPr>
      <w:r>
        <w:rPr>
          <w:b/>
          <w:sz w:val="18"/>
        </w:rPr>
        <w:lastRenderedPageBreak/>
        <w:t>Tabel</w:t>
      </w:r>
      <w:r>
        <w:rPr>
          <w:b/>
          <w:spacing w:val="-2"/>
          <w:sz w:val="18"/>
        </w:rPr>
        <w:t xml:space="preserve"> </w:t>
      </w:r>
      <w:r>
        <w:rPr>
          <w:b/>
          <w:sz w:val="18"/>
        </w:rPr>
        <w:t>4.16</w:t>
      </w:r>
      <w:r>
        <w:rPr>
          <w:b/>
          <w:spacing w:val="-1"/>
          <w:sz w:val="18"/>
        </w:rPr>
        <w:t xml:space="preserve"> </w:t>
      </w:r>
      <w:r>
        <w:rPr>
          <w:b/>
          <w:sz w:val="18"/>
        </w:rPr>
        <w:t>Eksperimen</w:t>
      </w:r>
      <w:r>
        <w:rPr>
          <w:b/>
          <w:spacing w:val="-3"/>
          <w:sz w:val="18"/>
        </w:rPr>
        <w:t xml:space="preserve"> </w:t>
      </w:r>
      <w:r>
        <w:rPr>
          <w:b/>
          <w:sz w:val="18"/>
        </w:rPr>
        <w:t>Score</w:t>
      </w:r>
      <w:r>
        <w:rPr>
          <w:b/>
          <w:spacing w:val="-3"/>
          <w:sz w:val="18"/>
        </w:rPr>
        <w:t xml:space="preserve"> </w:t>
      </w:r>
      <w:r>
        <w:rPr>
          <w:b/>
          <w:sz w:val="18"/>
        </w:rPr>
        <w:t>Cosine</w:t>
      </w:r>
      <w:r>
        <w:rPr>
          <w:b/>
          <w:spacing w:val="-2"/>
          <w:sz w:val="18"/>
        </w:rPr>
        <w:t xml:space="preserve"> Similarity</w:t>
      </w:r>
    </w:p>
    <w:p w14:paraId="79F8E62D" w14:textId="77777777" w:rsidR="00997C67" w:rsidRDefault="00997C67" w:rsidP="00997C67">
      <w:pPr>
        <w:pStyle w:val="BodyText"/>
        <w:spacing w:before="69" w:after="1"/>
        <w:rPr>
          <w:b/>
        </w:rPr>
      </w:pPr>
    </w:p>
    <w:tbl>
      <w:tblPr>
        <w:tblW w:w="0" w:type="auto"/>
        <w:tblInd w:w="1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4"/>
        <w:gridCol w:w="1620"/>
        <w:gridCol w:w="1687"/>
        <w:gridCol w:w="2179"/>
      </w:tblGrid>
      <w:tr w:rsidR="0062424A" w14:paraId="13104262" w14:textId="77777777" w:rsidTr="0062424A">
        <w:trPr>
          <w:trHeight w:val="1119"/>
        </w:trPr>
        <w:tc>
          <w:tcPr>
            <w:tcW w:w="554" w:type="dxa"/>
          </w:tcPr>
          <w:p w14:paraId="5CA3437B" w14:textId="77777777" w:rsidR="0062424A" w:rsidRDefault="0062424A" w:rsidP="00D51454">
            <w:pPr>
              <w:pStyle w:val="TableParagraph"/>
              <w:spacing w:before="101"/>
              <w:ind w:left="20" w:right="2"/>
              <w:jc w:val="center"/>
              <w:rPr>
                <w:b/>
                <w:sz w:val="20"/>
              </w:rPr>
            </w:pPr>
            <w:r>
              <w:rPr>
                <w:b/>
                <w:spacing w:val="-5"/>
                <w:sz w:val="20"/>
              </w:rPr>
              <w:t>NO</w:t>
            </w:r>
          </w:p>
        </w:tc>
        <w:tc>
          <w:tcPr>
            <w:tcW w:w="1620" w:type="dxa"/>
          </w:tcPr>
          <w:p w14:paraId="7E60BEB0" w14:textId="77777777" w:rsidR="0062424A" w:rsidRDefault="0062424A" w:rsidP="00D51454">
            <w:pPr>
              <w:pStyle w:val="TableParagraph"/>
              <w:spacing w:before="101"/>
              <w:ind w:left="499"/>
              <w:rPr>
                <w:b/>
                <w:sz w:val="20"/>
              </w:rPr>
            </w:pPr>
            <w:r>
              <w:rPr>
                <w:b/>
                <w:spacing w:val="-2"/>
                <w:sz w:val="20"/>
              </w:rPr>
              <w:t>INPUT</w:t>
            </w:r>
          </w:p>
        </w:tc>
        <w:tc>
          <w:tcPr>
            <w:tcW w:w="1687" w:type="dxa"/>
          </w:tcPr>
          <w:p w14:paraId="6080738D" w14:textId="77777777" w:rsidR="0062424A" w:rsidRDefault="0062424A" w:rsidP="00D51454">
            <w:pPr>
              <w:pStyle w:val="TableParagraph"/>
              <w:spacing w:before="101"/>
              <w:ind w:left="192" w:right="123" w:hanging="48"/>
              <w:rPr>
                <w:b/>
                <w:sz w:val="20"/>
              </w:rPr>
            </w:pPr>
            <w:r>
              <w:rPr>
                <w:b/>
                <w:spacing w:val="-2"/>
                <w:sz w:val="20"/>
              </w:rPr>
              <w:t>PERTANYAAN TERDETEKSI</w:t>
            </w:r>
          </w:p>
        </w:tc>
        <w:tc>
          <w:tcPr>
            <w:tcW w:w="2179" w:type="dxa"/>
          </w:tcPr>
          <w:p w14:paraId="3ADDCDC0" w14:textId="77777777" w:rsidR="0062424A" w:rsidRDefault="0062424A" w:rsidP="00D51454">
            <w:pPr>
              <w:pStyle w:val="TableParagraph"/>
              <w:spacing w:before="101"/>
              <w:ind w:left="142" w:right="120" w:firstLine="2"/>
              <w:jc w:val="center"/>
              <w:rPr>
                <w:b/>
                <w:sz w:val="20"/>
              </w:rPr>
            </w:pPr>
            <w:r>
              <w:rPr>
                <w:b/>
                <w:spacing w:val="-2"/>
                <w:sz w:val="20"/>
              </w:rPr>
              <w:t xml:space="preserve">NILAI COSINE SIMILARI </w:t>
            </w:r>
            <w:r>
              <w:rPr>
                <w:b/>
                <w:spacing w:val="-6"/>
                <w:sz w:val="20"/>
              </w:rPr>
              <w:t>TY</w:t>
            </w:r>
          </w:p>
        </w:tc>
      </w:tr>
      <w:tr w:rsidR="0062424A" w14:paraId="52B7A926" w14:textId="77777777" w:rsidTr="0062424A">
        <w:trPr>
          <w:trHeight w:val="325"/>
        </w:trPr>
        <w:tc>
          <w:tcPr>
            <w:tcW w:w="554" w:type="dxa"/>
            <w:vMerge w:val="restart"/>
          </w:tcPr>
          <w:p w14:paraId="71CF658B" w14:textId="77777777" w:rsidR="0062424A" w:rsidRDefault="0062424A" w:rsidP="00D51454">
            <w:pPr>
              <w:pStyle w:val="TableParagraph"/>
              <w:rPr>
                <w:sz w:val="18"/>
              </w:rPr>
            </w:pPr>
          </w:p>
        </w:tc>
        <w:tc>
          <w:tcPr>
            <w:tcW w:w="1620" w:type="dxa"/>
            <w:vMerge w:val="restart"/>
          </w:tcPr>
          <w:p w14:paraId="3C776B53" w14:textId="77777777" w:rsidR="0062424A" w:rsidRDefault="0062424A" w:rsidP="00D51454">
            <w:pPr>
              <w:pStyle w:val="TableParagraph"/>
              <w:rPr>
                <w:sz w:val="18"/>
              </w:rPr>
            </w:pPr>
          </w:p>
        </w:tc>
        <w:tc>
          <w:tcPr>
            <w:tcW w:w="1687" w:type="dxa"/>
            <w:tcBorders>
              <w:bottom w:val="nil"/>
            </w:tcBorders>
          </w:tcPr>
          <w:p w14:paraId="4C5D234C" w14:textId="6F79ED2E" w:rsidR="0062424A" w:rsidRDefault="00846E34" w:rsidP="00D51454">
            <w:pPr>
              <w:pStyle w:val="TableParagraph"/>
              <w:spacing w:before="101" w:line="205" w:lineRule="exact"/>
              <w:ind w:left="101"/>
              <w:rPr>
                <w:sz w:val="20"/>
              </w:rPr>
            </w:pPr>
            <w:r w:rsidRPr="00846E34">
              <w:rPr>
                <w:sz w:val="20"/>
              </w:rPr>
              <w:t>Apa saja test case yang harus diuji dalam skenario keberhasilan Lupa Password?</w:t>
            </w:r>
          </w:p>
        </w:tc>
        <w:tc>
          <w:tcPr>
            <w:tcW w:w="2179" w:type="dxa"/>
            <w:tcBorders>
              <w:bottom w:val="nil"/>
            </w:tcBorders>
          </w:tcPr>
          <w:p w14:paraId="2C1FF3C7" w14:textId="3994E898" w:rsidR="0062424A" w:rsidRDefault="00846E34" w:rsidP="00D51454">
            <w:pPr>
              <w:pStyle w:val="TableParagraph"/>
              <w:spacing w:before="101" w:line="205" w:lineRule="exact"/>
              <w:ind w:left="101"/>
              <w:rPr>
                <w:sz w:val="20"/>
              </w:rPr>
            </w:pPr>
            <w:r w:rsidRPr="00846E34">
              <w:rPr>
                <w:sz w:val="20"/>
              </w:rPr>
              <w:t>0.8354</w:t>
            </w:r>
          </w:p>
        </w:tc>
      </w:tr>
      <w:tr w:rsidR="0062424A" w14:paraId="38B9D4B7" w14:textId="77777777" w:rsidTr="0062424A">
        <w:trPr>
          <w:trHeight w:val="210"/>
        </w:trPr>
        <w:tc>
          <w:tcPr>
            <w:tcW w:w="554" w:type="dxa"/>
            <w:vMerge/>
            <w:tcBorders>
              <w:top w:val="nil"/>
            </w:tcBorders>
          </w:tcPr>
          <w:p w14:paraId="6AE10805" w14:textId="77777777" w:rsidR="0062424A" w:rsidRDefault="0062424A" w:rsidP="00D51454">
            <w:pPr>
              <w:rPr>
                <w:sz w:val="2"/>
                <w:szCs w:val="2"/>
              </w:rPr>
            </w:pPr>
          </w:p>
        </w:tc>
        <w:tc>
          <w:tcPr>
            <w:tcW w:w="1620" w:type="dxa"/>
            <w:vMerge/>
            <w:tcBorders>
              <w:top w:val="nil"/>
            </w:tcBorders>
          </w:tcPr>
          <w:p w14:paraId="55FD9343" w14:textId="77777777" w:rsidR="0062424A" w:rsidRDefault="0062424A" w:rsidP="00D51454">
            <w:pPr>
              <w:rPr>
                <w:sz w:val="2"/>
                <w:szCs w:val="2"/>
              </w:rPr>
            </w:pPr>
          </w:p>
        </w:tc>
        <w:tc>
          <w:tcPr>
            <w:tcW w:w="1687" w:type="dxa"/>
            <w:tcBorders>
              <w:top w:val="nil"/>
              <w:bottom w:val="nil"/>
            </w:tcBorders>
          </w:tcPr>
          <w:p w14:paraId="7C075D75" w14:textId="7F1CD4D6" w:rsidR="0062424A" w:rsidRDefault="0062424A" w:rsidP="00D51454">
            <w:pPr>
              <w:pStyle w:val="TableParagraph"/>
              <w:spacing w:line="190" w:lineRule="exact"/>
              <w:ind w:left="101"/>
              <w:rPr>
                <w:sz w:val="20"/>
              </w:rPr>
            </w:pPr>
          </w:p>
        </w:tc>
        <w:tc>
          <w:tcPr>
            <w:tcW w:w="2179" w:type="dxa"/>
            <w:tcBorders>
              <w:top w:val="nil"/>
              <w:bottom w:val="nil"/>
            </w:tcBorders>
          </w:tcPr>
          <w:p w14:paraId="419955D4" w14:textId="79B93042" w:rsidR="0062424A" w:rsidRDefault="0062424A" w:rsidP="0062424A">
            <w:pPr>
              <w:pStyle w:val="TableParagraph"/>
              <w:spacing w:line="190" w:lineRule="exact"/>
              <w:rPr>
                <w:sz w:val="20"/>
              </w:rPr>
            </w:pPr>
          </w:p>
        </w:tc>
      </w:tr>
      <w:tr w:rsidR="0062424A" w14:paraId="316997FC" w14:textId="77777777" w:rsidTr="0062424A">
        <w:trPr>
          <w:trHeight w:val="210"/>
        </w:trPr>
        <w:tc>
          <w:tcPr>
            <w:tcW w:w="554" w:type="dxa"/>
            <w:vMerge/>
            <w:tcBorders>
              <w:top w:val="nil"/>
            </w:tcBorders>
          </w:tcPr>
          <w:p w14:paraId="4C224B11" w14:textId="77777777" w:rsidR="0062424A" w:rsidRDefault="0062424A" w:rsidP="00D51454">
            <w:pPr>
              <w:rPr>
                <w:sz w:val="2"/>
                <w:szCs w:val="2"/>
              </w:rPr>
            </w:pPr>
          </w:p>
        </w:tc>
        <w:tc>
          <w:tcPr>
            <w:tcW w:w="1620" w:type="dxa"/>
            <w:vMerge/>
            <w:tcBorders>
              <w:top w:val="nil"/>
            </w:tcBorders>
          </w:tcPr>
          <w:p w14:paraId="5AA6BC2B" w14:textId="77777777" w:rsidR="0062424A" w:rsidRDefault="0062424A" w:rsidP="00D51454">
            <w:pPr>
              <w:rPr>
                <w:sz w:val="2"/>
                <w:szCs w:val="2"/>
              </w:rPr>
            </w:pPr>
          </w:p>
        </w:tc>
        <w:tc>
          <w:tcPr>
            <w:tcW w:w="1687" w:type="dxa"/>
            <w:tcBorders>
              <w:top w:val="nil"/>
              <w:bottom w:val="nil"/>
            </w:tcBorders>
          </w:tcPr>
          <w:p w14:paraId="498D942A" w14:textId="7F2345BE" w:rsidR="0062424A" w:rsidRDefault="0062424A" w:rsidP="00D51454">
            <w:pPr>
              <w:pStyle w:val="TableParagraph"/>
              <w:spacing w:line="191" w:lineRule="exact"/>
              <w:ind w:left="101"/>
              <w:rPr>
                <w:sz w:val="20"/>
              </w:rPr>
            </w:pPr>
          </w:p>
        </w:tc>
        <w:tc>
          <w:tcPr>
            <w:tcW w:w="2179" w:type="dxa"/>
            <w:tcBorders>
              <w:top w:val="nil"/>
              <w:bottom w:val="nil"/>
            </w:tcBorders>
          </w:tcPr>
          <w:p w14:paraId="5779E13A" w14:textId="77777777" w:rsidR="0062424A" w:rsidRDefault="0062424A" w:rsidP="00D51454">
            <w:pPr>
              <w:pStyle w:val="TableParagraph"/>
              <w:rPr>
                <w:sz w:val="14"/>
              </w:rPr>
            </w:pPr>
          </w:p>
        </w:tc>
      </w:tr>
      <w:tr w:rsidR="0062424A" w14:paraId="60FA3460" w14:textId="77777777" w:rsidTr="0062424A">
        <w:trPr>
          <w:trHeight w:val="209"/>
        </w:trPr>
        <w:tc>
          <w:tcPr>
            <w:tcW w:w="554" w:type="dxa"/>
            <w:vMerge/>
            <w:tcBorders>
              <w:top w:val="nil"/>
            </w:tcBorders>
          </w:tcPr>
          <w:p w14:paraId="3AF86BCC" w14:textId="77777777" w:rsidR="0062424A" w:rsidRDefault="0062424A" w:rsidP="00D51454">
            <w:pPr>
              <w:rPr>
                <w:sz w:val="2"/>
                <w:szCs w:val="2"/>
              </w:rPr>
            </w:pPr>
          </w:p>
        </w:tc>
        <w:tc>
          <w:tcPr>
            <w:tcW w:w="1620" w:type="dxa"/>
            <w:vMerge/>
            <w:tcBorders>
              <w:top w:val="nil"/>
            </w:tcBorders>
          </w:tcPr>
          <w:p w14:paraId="674C555D" w14:textId="77777777" w:rsidR="0062424A" w:rsidRDefault="0062424A" w:rsidP="00D51454">
            <w:pPr>
              <w:rPr>
                <w:sz w:val="2"/>
                <w:szCs w:val="2"/>
              </w:rPr>
            </w:pPr>
          </w:p>
        </w:tc>
        <w:tc>
          <w:tcPr>
            <w:tcW w:w="1687" w:type="dxa"/>
            <w:tcBorders>
              <w:top w:val="nil"/>
              <w:bottom w:val="nil"/>
            </w:tcBorders>
          </w:tcPr>
          <w:p w14:paraId="7673ABF8" w14:textId="4043ABD1" w:rsidR="0062424A" w:rsidRDefault="0062424A" w:rsidP="00D51454">
            <w:pPr>
              <w:pStyle w:val="TableParagraph"/>
              <w:spacing w:line="190" w:lineRule="exact"/>
              <w:ind w:left="101"/>
              <w:rPr>
                <w:sz w:val="20"/>
              </w:rPr>
            </w:pPr>
          </w:p>
        </w:tc>
        <w:tc>
          <w:tcPr>
            <w:tcW w:w="2179" w:type="dxa"/>
            <w:tcBorders>
              <w:top w:val="nil"/>
              <w:bottom w:val="nil"/>
            </w:tcBorders>
          </w:tcPr>
          <w:p w14:paraId="4E994B78" w14:textId="77777777" w:rsidR="0062424A" w:rsidRDefault="0062424A" w:rsidP="00D51454">
            <w:pPr>
              <w:pStyle w:val="TableParagraph"/>
              <w:rPr>
                <w:sz w:val="14"/>
              </w:rPr>
            </w:pPr>
          </w:p>
        </w:tc>
      </w:tr>
      <w:tr w:rsidR="0062424A" w14:paraId="243C056F" w14:textId="77777777" w:rsidTr="0062424A">
        <w:trPr>
          <w:trHeight w:val="209"/>
        </w:trPr>
        <w:tc>
          <w:tcPr>
            <w:tcW w:w="554" w:type="dxa"/>
            <w:vMerge/>
            <w:tcBorders>
              <w:top w:val="nil"/>
            </w:tcBorders>
          </w:tcPr>
          <w:p w14:paraId="79B81FF6" w14:textId="77777777" w:rsidR="0062424A" w:rsidRDefault="0062424A" w:rsidP="00D51454">
            <w:pPr>
              <w:rPr>
                <w:sz w:val="2"/>
                <w:szCs w:val="2"/>
              </w:rPr>
            </w:pPr>
          </w:p>
        </w:tc>
        <w:tc>
          <w:tcPr>
            <w:tcW w:w="1620" w:type="dxa"/>
            <w:vMerge/>
            <w:tcBorders>
              <w:top w:val="nil"/>
            </w:tcBorders>
          </w:tcPr>
          <w:p w14:paraId="27AF1F73" w14:textId="77777777" w:rsidR="0062424A" w:rsidRDefault="0062424A" w:rsidP="00D51454">
            <w:pPr>
              <w:rPr>
                <w:sz w:val="2"/>
                <w:szCs w:val="2"/>
              </w:rPr>
            </w:pPr>
          </w:p>
        </w:tc>
        <w:tc>
          <w:tcPr>
            <w:tcW w:w="1687" w:type="dxa"/>
            <w:tcBorders>
              <w:top w:val="nil"/>
              <w:bottom w:val="nil"/>
            </w:tcBorders>
          </w:tcPr>
          <w:p w14:paraId="045634A8" w14:textId="50574D77" w:rsidR="0062424A" w:rsidRDefault="0062424A" w:rsidP="00283F48">
            <w:pPr>
              <w:pStyle w:val="TableParagraph"/>
              <w:spacing w:line="189" w:lineRule="exact"/>
              <w:rPr>
                <w:sz w:val="20"/>
              </w:rPr>
            </w:pPr>
          </w:p>
        </w:tc>
        <w:tc>
          <w:tcPr>
            <w:tcW w:w="2179" w:type="dxa"/>
            <w:tcBorders>
              <w:top w:val="nil"/>
              <w:bottom w:val="nil"/>
            </w:tcBorders>
          </w:tcPr>
          <w:p w14:paraId="7A2EB525" w14:textId="77777777" w:rsidR="0062424A" w:rsidRDefault="0062424A" w:rsidP="00D51454">
            <w:pPr>
              <w:pStyle w:val="TableParagraph"/>
              <w:rPr>
                <w:sz w:val="14"/>
              </w:rPr>
            </w:pPr>
          </w:p>
        </w:tc>
      </w:tr>
      <w:tr w:rsidR="0062424A" w14:paraId="0B8B08B1" w14:textId="77777777" w:rsidTr="0062424A">
        <w:trPr>
          <w:trHeight w:val="210"/>
        </w:trPr>
        <w:tc>
          <w:tcPr>
            <w:tcW w:w="554" w:type="dxa"/>
            <w:vMerge/>
            <w:tcBorders>
              <w:top w:val="nil"/>
            </w:tcBorders>
          </w:tcPr>
          <w:p w14:paraId="2DA94885" w14:textId="77777777" w:rsidR="0062424A" w:rsidRDefault="0062424A" w:rsidP="00D51454">
            <w:pPr>
              <w:rPr>
                <w:sz w:val="2"/>
                <w:szCs w:val="2"/>
              </w:rPr>
            </w:pPr>
          </w:p>
        </w:tc>
        <w:tc>
          <w:tcPr>
            <w:tcW w:w="1620" w:type="dxa"/>
            <w:vMerge/>
            <w:tcBorders>
              <w:top w:val="nil"/>
            </w:tcBorders>
          </w:tcPr>
          <w:p w14:paraId="524FDDF2" w14:textId="77777777" w:rsidR="0062424A" w:rsidRDefault="0062424A" w:rsidP="00D51454">
            <w:pPr>
              <w:rPr>
                <w:sz w:val="2"/>
                <w:szCs w:val="2"/>
              </w:rPr>
            </w:pPr>
          </w:p>
        </w:tc>
        <w:tc>
          <w:tcPr>
            <w:tcW w:w="1687" w:type="dxa"/>
            <w:tcBorders>
              <w:top w:val="nil"/>
              <w:bottom w:val="nil"/>
            </w:tcBorders>
          </w:tcPr>
          <w:p w14:paraId="5D027FA1" w14:textId="79947B9E" w:rsidR="0062424A" w:rsidRDefault="0062424A" w:rsidP="00D51454">
            <w:pPr>
              <w:pStyle w:val="TableParagraph"/>
              <w:spacing w:line="190" w:lineRule="exact"/>
              <w:ind w:left="101"/>
              <w:rPr>
                <w:sz w:val="20"/>
              </w:rPr>
            </w:pPr>
          </w:p>
        </w:tc>
        <w:tc>
          <w:tcPr>
            <w:tcW w:w="2179" w:type="dxa"/>
            <w:tcBorders>
              <w:top w:val="nil"/>
              <w:bottom w:val="nil"/>
            </w:tcBorders>
          </w:tcPr>
          <w:p w14:paraId="43E720D9" w14:textId="77777777" w:rsidR="0062424A" w:rsidRDefault="0062424A" w:rsidP="00D51454">
            <w:pPr>
              <w:pStyle w:val="TableParagraph"/>
              <w:rPr>
                <w:sz w:val="14"/>
              </w:rPr>
            </w:pPr>
          </w:p>
        </w:tc>
      </w:tr>
      <w:tr w:rsidR="0062424A" w14:paraId="6F44680C" w14:textId="77777777" w:rsidTr="0062424A">
        <w:trPr>
          <w:trHeight w:val="316"/>
        </w:trPr>
        <w:tc>
          <w:tcPr>
            <w:tcW w:w="554" w:type="dxa"/>
            <w:vMerge/>
            <w:tcBorders>
              <w:top w:val="nil"/>
            </w:tcBorders>
          </w:tcPr>
          <w:p w14:paraId="6FD927C5" w14:textId="77777777" w:rsidR="0062424A" w:rsidRDefault="0062424A" w:rsidP="00D51454">
            <w:pPr>
              <w:rPr>
                <w:sz w:val="2"/>
                <w:szCs w:val="2"/>
              </w:rPr>
            </w:pPr>
          </w:p>
        </w:tc>
        <w:tc>
          <w:tcPr>
            <w:tcW w:w="1620" w:type="dxa"/>
            <w:vMerge/>
            <w:tcBorders>
              <w:top w:val="nil"/>
            </w:tcBorders>
          </w:tcPr>
          <w:p w14:paraId="78D7969E" w14:textId="77777777" w:rsidR="0062424A" w:rsidRDefault="0062424A" w:rsidP="00D51454">
            <w:pPr>
              <w:rPr>
                <w:sz w:val="2"/>
                <w:szCs w:val="2"/>
              </w:rPr>
            </w:pPr>
          </w:p>
        </w:tc>
        <w:tc>
          <w:tcPr>
            <w:tcW w:w="1687" w:type="dxa"/>
            <w:tcBorders>
              <w:top w:val="nil"/>
            </w:tcBorders>
          </w:tcPr>
          <w:p w14:paraId="01BA1487" w14:textId="5102F597" w:rsidR="0062424A" w:rsidRDefault="0062424A" w:rsidP="00D51454">
            <w:pPr>
              <w:pStyle w:val="TableParagraph"/>
              <w:spacing w:line="216" w:lineRule="exact"/>
              <w:ind w:left="101"/>
              <w:rPr>
                <w:sz w:val="20"/>
              </w:rPr>
            </w:pPr>
          </w:p>
        </w:tc>
        <w:tc>
          <w:tcPr>
            <w:tcW w:w="2179" w:type="dxa"/>
            <w:tcBorders>
              <w:top w:val="nil"/>
            </w:tcBorders>
          </w:tcPr>
          <w:p w14:paraId="5AB22C86" w14:textId="77777777" w:rsidR="0062424A" w:rsidRDefault="0062424A" w:rsidP="00D51454">
            <w:pPr>
              <w:pStyle w:val="TableParagraph"/>
              <w:rPr>
                <w:sz w:val="18"/>
              </w:rPr>
            </w:pPr>
          </w:p>
        </w:tc>
      </w:tr>
      <w:tr w:rsidR="0062424A" w14:paraId="7A16BFE0" w14:textId="77777777" w:rsidTr="0062424A">
        <w:trPr>
          <w:trHeight w:val="324"/>
        </w:trPr>
        <w:tc>
          <w:tcPr>
            <w:tcW w:w="554" w:type="dxa"/>
            <w:vMerge/>
            <w:tcBorders>
              <w:top w:val="nil"/>
            </w:tcBorders>
          </w:tcPr>
          <w:p w14:paraId="2E588847" w14:textId="77777777" w:rsidR="0062424A" w:rsidRDefault="0062424A" w:rsidP="00D51454">
            <w:pPr>
              <w:rPr>
                <w:sz w:val="2"/>
                <w:szCs w:val="2"/>
              </w:rPr>
            </w:pPr>
          </w:p>
        </w:tc>
        <w:tc>
          <w:tcPr>
            <w:tcW w:w="1620" w:type="dxa"/>
            <w:vMerge/>
            <w:tcBorders>
              <w:top w:val="nil"/>
            </w:tcBorders>
          </w:tcPr>
          <w:p w14:paraId="1570CDA8" w14:textId="77777777" w:rsidR="0062424A" w:rsidRDefault="0062424A" w:rsidP="00D51454">
            <w:pPr>
              <w:rPr>
                <w:sz w:val="2"/>
                <w:szCs w:val="2"/>
              </w:rPr>
            </w:pPr>
          </w:p>
        </w:tc>
        <w:tc>
          <w:tcPr>
            <w:tcW w:w="1687" w:type="dxa"/>
            <w:tcBorders>
              <w:bottom w:val="nil"/>
            </w:tcBorders>
          </w:tcPr>
          <w:p w14:paraId="238E72E9" w14:textId="3718593C" w:rsidR="0062424A" w:rsidRDefault="00846E34" w:rsidP="00D51454">
            <w:pPr>
              <w:pStyle w:val="TableParagraph"/>
              <w:spacing w:before="101" w:line="204" w:lineRule="exact"/>
              <w:ind w:left="101"/>
              <w:rPr>
                <w:sz w:val="20"/>
              </w:rPr>
            </w:pPr>
            <w:r w:rsidRPr="00846E34">
              <w:rPr>
                <w:sz w:val="20"/>
              </w:rPr>
              <w:t>Apa saja test case menguji lupa password?</w:t>
            </w:r>
          </w:p>
        </w:tc>
        <w:tc>
          <w:tcPr>
            <w:tcW w:w="2179" w:type="dxa"/>
            <w:tcBorders>
              <w:bottom w:val="nil"/>
            </w:tcBorders>
          </w:tcPr>
          <w:p w14:paraId="2ADB160F" w14:textId="3A1843AA" w:rsidR="0062424A" w:rsidRDefault="00846E34" w:rsidP="00D51454">
            <w:pPr>
              <w:pStyle w:val="TableParagraph"/>
              <w:spacing w:before="101" w:line="204" w:lineRule="exact"/>
              <w:ind w:left="101"/>
              <w:rPr>
                <w:sz w:val="20"/>
              </w:rPr>
            </w:pPr>
            <w:r w:rsidRPr="00846E34">
              <w:rPr>
                <w:sz w:val="20"/>
              </w:rPr>
              <w:t>0.8332</w:t>
            </w:r>
          </w:p>
        </w:tc>
      </w:tr>
      <w:tr w:rsidR="0062424A" w14:paraId="052CAD0F" w14:textId="77777777" w:rsidTr="0062424A">
        <w:trPr>
          <w:trHeight w:val="209"/>
        </w:trPr>
        <w:tc>
          <w:tcPr>
            <w:tcW w:w="554" w:type="dxa"/>
            <w:vMerge/>
            <w:tcBorders>
              <w:top w:val="nil"/>
            </w:tcBorders>
          </w:tcPr>
          <w:p w14:paraId="55CBE1EB" w14:textId="77777777" w:rsidR="0062424A" w:rsidRDefault="0062424A" w:rsidP="00D51454">
            <w:pPr>
              <w:rPr>
                <w:sz w:val="2"/>
                <w:szCs w:val="2"/>
              </w:rPr>
            </w:pPr>
          </w:p>
        </w:tc>
        <w:tc>
          <w:tcPr>
            <w:tcW w:w="1620" w:type="dxa"/>
            <w:vMerge/>
            <w:tcBorders>
              <w:top w:val="nil"/>
            </w:tcBorders>
          </w:tcPr>
          <w:p w14:paraId="09A6E3CB" w14:textId="77777777" w:rsidR="0062424A" w:rsidRDefault="0062424A" w:rsidP="00D51454">
            <w:pPr>
              <w:rPr>
                <w:sz w:val="2"/>
                <w:szCs w:val="2"/>
              </w:rPr>
            </w:pPr>
          </w:p>
        </w:tc>
        <w:tc>
          <w:tcPr>
            <w:tcW w:w="1687" w:type="dxa"/>
            <w:tcBorders>
              <w:top w:val="nil"/>
              <w:bottom w:val="nil"/>
            </w:tcBorders>
          </w:tcPr>
          <w:p w14:paraId="627D9A0B" w14:textId="6FDFE397" w:rsidR="0062424A" w:rsidRDefault="0062424A" w:rsidP="00D51454">
            <w:pPr>
              <w:pStyle w:val="TableParagraph"/>
              <w:spacing w:line="189" w:lineRule="exact"/>
              <w:ind w:left="101"/>
              <w:rPr>
                <w:sz w:val="20"/>
              </w:rPr>
            </w:pPr>
          </w:p>
        </w:tc>
        <w:tc>
          <w:tcPr>
            <w:tcW w:w="2179" w:type="dxa"/>
            <w:tcBorders>
              <w:top w:val="nil"/>
              <w:bottom w:val="nil"/>
            </w:tcBorders>
          </w:tcPr>
          <w:p w14:paraId="078B73C9" w14:textId="76C95FE6" w:rsidR="0062424A" w:rsidRDefault="0062424A" w:rsidP="00D51454">
            <w:pPr>
              <w:pStyle w:val="TableParagraph"/>
              <w:spacing w:line="189" w:lineRule="exact"/>
              <w:ind w:left="101"/>
              <w:rPr>
                <w:sz w:val="20"/>
              </w:rPr>
            </w:pPr>
          </w:p>
        </w:tc>
      </w:tr>
      <w:tr w:rsidR="0062424A" w14:paraId="4B9F42C1" w14:textId="77777777" w:rsidTr="0062424A">
        <w:trPr>
          <w:trHeight w:val="210"/>
        </w:trPr>
        <w:tc>
          <w:tcPr>
            <w:tcW w:w="554" w:type="dxa"/>
            <w:vMerge/>
            <w:tcBorders>
              <w:top w:val="nil"/>
            </w:tcBorders>
          </w:tcPr>
          <w:p w14:paraId="1DF7CA0E" w14:textId="77777777" w:rsidR="0062424A" w:rsidRDefault="0062424A" w:rsidP="00D51454">
            <w:pPr>
              <w:rPr>
                <w:sz w:val="2"/>
                <w:szCs w:val="2"/>
              </w:rPr>
            </w:pPr>
          </w:p>
        </w:tc>
        <w:tc>
          <w:tcPr>
            <w:tcW w:w="1620" w:type="dxa"/>
            <w:vMerge/>
            <w:tcBorders>
              <w:top w:val="nil"/>
            </w:tcBorders>
          </w:tcPr>
          <w:p w14:paraId="460F3801" w14:textId="77777777" w:rsidR="0062424A" w:rsidRDefault="0062424A" w:rsidP="00D51454">
            <w:pPr>
              <w:rPr>
                <w:sz w:val="2"/>
                <w:szCs w:val="2"/>
              </w:rPr>
            </w:pPr>
          </w:p>
        </w:tc>
        <w:tc>
          <w:tcPr>
            <w:tcW w:w="1687" w:type="dxa"/>
            <w:tcBorders>
              <w:top w:val="nil"/>
              <w:bottom w:val="nil"/>
            </w:tcBorders>
          </w:tcPr>
          <w:p w14:paraId="50E44BB0" w14:textId="7B2B02A0" w:rsidR="0062424A" w:rsidRDefault="0062424A" w:rsidP="00D51454">
            <w:pPr>
              <w:pStyle w:val="TableParagraph"/>
              <w:spacing w:line="190" w:lineRule="exact"/>
              <w:ind w:left="101"/>
              <w:rPr>
                <w:sz w:val="20"/>
              </w:rPr>
            </w:pPr>
          </w:p>
        </w:tc>
        <w:tc>
          <w:tcPr>
            <w:tcW w:w="2179" w:type="dxa"/>
            <w:tcBorders>
              <w:top w:val="nil"/>
              <w:bottom w:val="nil"/>
            </w:tcBorders>
          </w:tcPr>
          <w:p w14:paraId="61388A28" w14:textId="77777777" w:rsidR="0062424A" w:rsidRDefault="0062424A" w:rsidP="00D51454">
            <w:pPr>
              <w:pStyle w:val="TableParagraph"/>
              <w:rPr>
                <w:sz w:val="14"/>
              </w:rPr>
            </w:pPr>
          </w:p>
        </w:tc>
      </w:tr>
      <w:tr w:rsidR="0062424A" w14:paraId="62D5E2AC" w14:textId="77777777" w:rsidTr="0062424A">
        <w:trPr>
          <w:trHeight w:val="210"/>
        </w:trPr>
        <w:tc>
          <w:tcPr>
            <w:tcW w:w="554" w:type="dxa"/>
            <w:vMerge/>
            <w:tcBorders>
              <w:top w:val="nil"/>
            </w:tcBorders>
          </w:tcPr>
          <w:p w14:paraId="37D0BE88" w14:textId="77777777" w:rsidR="0062424A" w:rsidRDefault="0062424A" w:rsidP="00D51454">
            <w:pPr>
              <w:rPr>
                <w:sz w:val="2"/>
                <w:szCs w:val="2"/>
              </w:rPr>
            </w:pPr>
          </w:p>
        </w:tc>
        <w:tc>
          <w:tcPr>
            <w:tcW w:w="1620" w:type="dxa"/>
            <w:vMerge/>
            <w:tcBorders>
              <w:top w:val="nil"/>
            </w:tcBorders>
          </w:tcPr>
          <w:p w14:paraId="5E2A27C5" w14:textId="77777777" w:rsidR="0062424A" w:rsidRDefault="0062424A" w:rsidP="00D51454">
            <w:pPr>
              <w:rPr>
                <w:sz w:val="2"/>
                <w:szCs w:val="2"/>
              </w:rPr>
            </w:pPr>
          </w:p>
        </w:tc>
        <w:tc>
          <w:tcPr>
            <w:tcW w:w="1687" w:type="dxa"/>
            <w:tcBorders>
              <w:top w:val="nil"/>
              <w:bottom w:val="nil"/>
            </w:tcBorders>
          </w:tcPr>
          <w:p w14:paraId="12448B88" w14:textId="3C10AE2F" w:rsidR="0062424A" w:rsidRDefault="0062424A" w:rsidP="00D51454">
            <w:pPr>
              <w:pStyle w:val="TableParagraph"/>
              <w:spacing w:line="190" w:lineRule="exact"/>
              <w:ind w:left="101"/>
              <w:rPr>
                <w:sz w:val="20"/>
              </w:rPr>
            </w:pPr>
          </w:p>
        </w:tc>
        <w:tc>
          <w:tcPr>
            <w:tcW w:w="2179" w:type="dxa"/>
            <w:tcBorders>
              <w:top w:val="nil"/>
              <w:bottom w:val="nil"/>
            </w:tcBorders>
          </w:tcPr>
          <w:p w14:paraId="6AA9A783" w14:textId="77777777" w:rsidR="0062424A" w:rsidRDefault="0062424A" w:rsidP="00D51454">
            <w:pPr>
              <w:pStyle w:val="TableParagraph"/>
              <w:rPr>
                <w:sz w:val="14"/>
              </w:rPr>
            </w:pPr>
          </w:p>
        </w:tc>
      </w:tr>
      <w:tr w:rsidR="0062424A" w14:paraId="4E1CA496" w14:textId="77777777" w:rsidTr="0062424A">
        <w:trPr>
          <w:trHeight w:val="210"/>
        </w:trPr>
        <w:tc>
          <w:tcPr>
            <w:tcW w:w="554" w:type="dxa"/>
            <w:vMerge/>
            <w:tcBorders>
              <w:top w:val="nil"/>
            </w:tcBorders>
          </w:tcPr>
          <w:p w14:paraId="4265C424" w14:textId="77777777" w:rsidR="0062424A" w:rsidRDefault="0062424A" w:rsidP="00D51454">
            <w:pPr>
              <w:rPr>
                <w:sz w:val="2"/>
                <w:szCs w:val="2"/>
              </w:rPr>
            </w:pPr>
          </w:p>
        </w:tc>
        <w:tc>
          <w:tcPr>
            <w:tcW w:w="1620" w:type="dxa"/>
            <w:vMerge/>
            <w:tcBorders>
              <w:top w:val="nil"/>
            </w:tcBorders>
          </w:tcPr>
          <w:p w14:paraId="552262E2" w14:textId="77777777" w:rsidR="0062424A" w:rsidRDefault="0062424A" w:rsidP="00D51454">
            <w:pPr>
              <w:rPr>
                <w:sz w:val="2"/>
                <w:szCs w:val="2"/>
              </w:rPr>
            </w:pPr>
          </w:p>
        </w:tc>
        <w:tc>
          <w:tcPr>
            <w:tcW w:w="1687" w:type="dxa"/>
            <w:tcBorders>
              <w:top w:val="nil"/>
              <w:bottom w:val="nil"/>
            </w:tcBorders>
          </w:tcPr>
          <w:p w14:paraId="23384EB9" w14:textId="66F716DD" w:rsidR="0062424A" w:rsidRDefault="0062424A" w:rsidP="00D51454">
            <w:pPr>
              <w:pStyle w:val="TableParagraph"/>
              <w:spacing w:line="190" w:lineRule="exact"/>
              <w:ind w:left="101"/>
              <w:rPr>
                <w:sz w:val="20"/>
              </w:rPr>
            </w:pPr>
          </w:p>
        </w:tc>
        <w:tc>
          <w:tcPr>
            <w:tcW w:w="2179" w:type="dxa"/>
            <w:tcBorders>
              <w:top w:val="nil"/>
              <w:bottom w:val="nil"/>
            </w:tcBorders>
          </w:tcPr>
          <w:p w14:paraId="4230C1C9" w14:textId="77777777" w:rsidR="0062424A" w:rsidRDefault="0062424A" w:rsidP="00D51454">
            <w:pPr>
              <w:pStyle w:val="TableParagraph"/>
              <w:rPr>
                <w:sz w:val="14"/>
              </w:rPr>
            </w:pPr>
          </w:p>
        </w:tc>
      </w:tr>
      <w:tr w:rsidR="0062424A" w14:paraId="6E7516E8" w14:textId="77777777" w:rsidTr="0062424A">
        <w:trPr>
          <w:trHeight w:val="210"/>
        </w:trPr>
        <w:tc>
          <w:tcPr>
            <w:tcW w:w="554" w:type="dxa"/>
            <w:vMerge/>
            <w:tcBorders>
              <w:top w:val="nil"/>
            </w:tcBorders>
          </w:tcPr>
          <w:p w14:paraId="3BE2FE96" w14:textId="77777777" w:rsidR="0062424A" w:rsidRDefault="0062424A" w:rsidP="00D51454">
            <w:pPr>
              <w:rPr>
                <w:sz w:val="2"/>
                <w:szCs w:val="2"/>
              </w:rPr>
            </w:pPr>
          </w:p>
        </w:tc>
        <w:tc>
          <w:tcPr>
            <w:tcW w:w="1620" w:type="dxa"/>
            <w:vMerge/>
            <w:tcBorders>
              <w:top w:val="nil"/>
            </w:tcBorders>
          </w:tcPr>
          <w:p w14:paraId="0E4D9025" w14:textId="77777777" w:rsidR="0062424A" w:rsidRDefault="0062424A" w:rsidP="00D51454">
            <w:pPr>
              <w:rPr>
                <w:sz w:val="2"/>
                <w:szCs w:val="2"/>
              </w:rPr>
            </w:pPr>
          </w:p>
        </w:tc>
        <w:tc>
          <w:tcPr>
            <w:tcW w:w="1687" w:type="dxa"/>
            <w:tcBorders>
              <w:top w:val="nil"/>
              <w:bottom w:val="nil"/>
            </w:tcBorders>
          </w:tcPr>
          <w:p w14:paraId="509F9223" w14:textId="30351BAA" w:rsidR="0062424A" w:rsidRDefault="0062424A" w:rsidP="00D51454">
            <w:pPr>
              <w:pStyle w:val="TableParagraph"/>
              <w:spacing w:line="191" w:lineRule="exact"/>
              <w:ind w:left="101"/>
              <w:rPr>
                <w:sz w:val="20"/>
              </w:rPr>
            </w:pPr>
          </w:p>
        </w:tc>
        <w:tc>
          <w:tcPr>
            <w:tcW w:w="2179" w:type="dxa"/>
            <w:tcBorders>
              <w:top w:val="nil"/>
              <w:bottom w:val="nil"/>
            </w:tcBorders>
          </w:tcPr>
          <w:p w14:paraId="14B6397C" w14:textId="77777777" w:rsidR="0062424A" w:rsidRDefault="0062424A" w:rsidP="00D51454">
            <w:pPr>
              <w:pStyle w:val="TableParagraph"/>
              <w:rPr>
                <w:sz w:val="14"/>
              </w:rPr>
            </w:pPr>
          </w:p>
        </w:tc>
      </w:tr>
      <w:tr w:rsidR="0062424A" w14:paraId="0368AC9B" w14:textId="77777777" w:rsidTr="0062424A">
        <w:trPr>
          <w:trHeight w:val="313"/>
        </w:trPr>
        <w:tc>
          <w:tcPr>
            <w:tcW w:w="554" w:type="dxa"/>
            <w:vMerge/>
            <w:tcBorders>
              <w:top w:val="nil"/>
            </w:tcBorders>
          </w:tcPr>
          <w:p w14:paraId="1CFCB66C" w14:textId="77777777" w:rsidR="0062424A" w:rsidRDefault="0062424A" w:rsidP="00D51454">
            <w:pPr>
              <w:rPr>
                <w:sz w:val="2"/>
                <w:szCs w:val="2"/>
              </w:rPr>
            </w:pPr>
          </w:p>
        </w:tc>
        <w:tc>
          <w:tcPr>
            <w:tcW w:w="1620" w:type="dxa"/>
            <w:vMerge/>
            <w:tcBorders>
              <w:top w:val="nil"/>
            </w:tcBorders>
          </w:tcPr>
          <w:p w14:paraId="25EF15B1" w14:textId="77777777" w:rsidR="0062424A" w:rsidRDefault="0062424A" w:rsidP="00D51454">
            <w:pPr>
              <w:rPr>
                <w:sz w:val="2"/>
                <w:szCs w:val="2"/>
              </w:rPr>
            </w:pPr>
          </w:p>
        </w:tc>
        <w:tc>
          <w:tcPr>
            <w:tcW w:w="1687" w:type="dxa"/>
            <w:tcBorders>
              <w:top w:val="nil"/>
            </w:tcBorders>
          </w:tcPr>
          <w:p w14:paraId="601FF393" w14:textId="00731A82" w:rsidR="0062424A" w:rsidRDefault="0062424A" w:rsidP="00D51454">
            <w:pPr>
              <w:pStyle w:val="TableParagraph"/>
              <w:spacing w:line="216" w:lineRule="exact"/>
              <w:ind w:left="101"/>
              <w:rPr>
                <w:sz w:val="20"/>
              </w:rPr>
            </w:pPr>
          </w:p>
        </w:tc>
        <w:tc>
          <w:tcPr>
            <w:tcW w:w="2179" w:type="dxa"/>
            <w:tcBorders>
              <w:top w:val="nil"/>
            </w:tcBorders>
          </w:tcPr>
          <w:p w14:paraId="44D04B28" w14:textId="77777777" w:rsidR="0062424A" w:rsidRDefault="0062424A" w:rsidP="00D51454">
            <w:pPr>
              <w:pStyle w:val="TableParagraph"/>
              <w:rPr>
                <w:sz w:val="18"/>
              </w:rPr>
            </w:pPr>
          </w:p>
        </w:tc>
      </w:tr>
      <w:tr w:rsidR="0062424A" w14:paraId="029877B6" w14:textId="77777777" w:rsidTr="0062424A">
        <w:trPr>
          <w:trHeight w:val="333"/>
        </w:trPr>
        <w:tc>
          <w:tcPr>
            <w:tcW w:w="554" w:type="dxa"/>
            <w:tcBorders>
              <w:bottom w:val="nil"/>
            </w:tcBorders>
          </w:tcPr>
          <w:p w14:paraId="4E1E069E" w14:textId="77777777" w:rsidR="0062424A" w:rsidRDefault="0062424A" w:rsidP="00D51454">
            <w:pPr>
              <w:pStyle w:val="TableParagraph"/>
              <w:spacing w:before="99" w:line="215" w:lineRule="exact"/>
              <w:ind w:left="20"/>
              <w:jc w:val="center"/>
              <w:rPr>
                <w:sz w:val="20"/>
              </w:rPr>
            </w:pPr>
            <w:r>
              <w:rPr>
                <w:spacing w:val="-10"/>
                <w:sz w:val="20"/>
              </w:rPr>
              <w:t>4</w:t>
            </w:r>
          </w:p>
        </w:tc>
        <w:tc>
          <w:tcPr>
            <w:tcW w:w="1620" w:type="dxa"/>
            <w:tcBorders>
              <w:bottom w:val="nil"/>
            </w:tcBorders>
          </w:tcPr>
          <w:p w14:paraId="70F0BC34" w14:textId="7EB0F050" w:rsidR="0062424A" w:rsidRDefault="00846E34" w:rsidP="00D51454">
            <w:pPr>
              <w:pStyle w:val="TableParagraph"/>
              <w:spacing w:before="99" w:line="215" w:lineRule="exact"/>
              <w:ind w:left="100"/>
              <w:rPr>
                <w:sz w:val="20"/>
              </w:rPr>
            </w:pPr>
            <w:r>
              <w:t>Apa prasyarat menguji fitur login Agree?</w:t>
            </w:r>
          </w:p>
        </w:tc>
        <w:tc>
          <w:tcPr>
            <w:tcW w:w="1687" w:type="dxa"/>
            <w:tcBorders>
              <w:bottom w:val="nil"/>
            </w:tcBorders>
          </w:tcPr>
          <w:p w14:paraId="5E710ACE" w14:textId="20142C1D" w:rsidR="0062424A" w:rsidRDefault="00846E34" w:rsidP="00D51454">
            <w:pPr>
              <w:pStyle w:val="TableParagraph"/>
              <w:spacing w:before="99" w:line="215" w:lineRule="exact"/>
              <w:ind w:left="101"/>
              <w:rPr>
                <w:sz w:val="20"/>
              </w:rPr>
            </w:pPr>
            <w:r>
              <w:t>Apa prasyarat menguji fitur login agree?</w:t>
            </w:r>
          </w:p>
        </w:tc>
        <w:tc>
          <w:tcPr>
            <w:tcW w:w="2179" w:type="dxa"/>
            <w:tcBorders>
              <w:bottom w:val="nil"/>
            </w:tcBorders>
          </w:tcPr>
          <w:p w14:paraId="31B85AAD" w14:textId="77777777" w:rsidR="0062424A" w:rsidRDefault="0062424A" w:rsidP="00D51454">
            <w:pPr>
              <w:pStyle w:val="TableParagraph"/>
              <w:spacing w:before="99" w:line="215" w:lineRule="exact"/>
              <w:ind w:left="101"/>
              <w:rPr>
                <w:sz w:val="20"/>
              </w:rPr>
            </w:pPr>
            <w:r>
              <w:rPr>
                <w:spacing w:val="-5"/>
                <w:sz w:val="20"/>
              </w:rPr>
              <w:t>1.0</w:t>
            </w:r>
          </w:p>
        </w:tc>
      </w:tr>
      <w:tr w:rsidR="0062424A" w14:paraId="2D26F17A" w14:textId="77777777" w:rsidTr="0062424A">
        <w:trPr>
          <w:trHeight w:val="230"/>
        </w:trPr>
        <w:tc>
          <w:tcPr>
            <w:tcW w:w="554" w:type="dxa"/>
            <w:tcBorders>
              <w:top w:val="nil"/>
              <w:bottom w:val="nil"/>
            </w:tcBorders>
          </w:tcPr>
          <w:p w14:paraId="2E3528FB" w14:textId="77777777" w:rsidR="0062424A" w:rsidRDefault="0062424A" w:rsidP="00D51454">
            <w:pPr>
              <w:pStyle w:val="TableParagraph"/>
              <w:rPr>
                <w:sz w:val="16"/>
              </w:rPr>
            </w:pPr>
          </w:p>
        </w:tc>
        <w:tc>
          <w:tcPr>
            <w:tcW w:w="1620" w:type="dxa"/>
            <w:tcBorders>
              <w:top w:val="nil"/>
              <w:bottom w:val="nil"/>
            </w:tcBorders>
          </w:tcPr>
          <w:p w14:paraId="4871F0F0" w14:textId="6DF43C8A" w:rsidR="0062424A" w:rsidRDefault="0062424A" w:rsidP="00D51454">
            <w:pPr>
              <w:pStyle w:val="TableParagraph"/>
              <w:spacing w:line="210" w:lineRule="exact"/>
              <w:ind w:left="100"/>
              <w:rPr>
                <w:sz w:val="20"/>
              </w:rPr>
            </w:pPr>
          </w:p>
        </w:tc>
        <w:tc>
          <w:tcPr>
            <w:tcW w:w="1687" w:type="dxa"/>
            <w:tcBorders>
              <w:top w:val="nil"/>
              <w:bottom w:val="nil"/>
            </w:tcBorders>
          </w:tcPr>
          <w:p w14:paraId="56350A2B" w14:textId="07954F6C" w:rsidR="0062424A" w:rsidRDefault="0062424A" w:rsidP="00D51454">
            <w:pPr>
              <w:pStyle w:val="TableParagraph"/>
              <w:spacing w:line="210" w:lineRule="exact"/>
              <w:ind w:left="101"/>
              <w:rPr>
                <w:sz w:val="20"/>
              </w:rPr>
            </w:pPr>
          </w:p>
        </w:tc>
        <w:tc>
          <w:tcPr>
            <w:tcW w:w="2179" w:type="dxa"/>
            <w:tcBorders>
              <w:top w:val="nil"/>
              <w:bottom w:val="nil"/>
            </w:tcBorders>
          </w:tcPr>
          <w:p w14:paraId="4BD3EB70" w14:textId="77777777" w:rsidR="0062424A" w:rsidRDefault="0062424A" w:rsidP="00D51454">
            <w:pPr>
              <w:pStyle w:val="TableParagraph"/>
              <w:rPr>
                <w:sz w:val="16"/>
              </w:rPr>
            </w:pPr>
          </w:p>
        </w:tc>
      </w:tr>
      <w:tr w:rsidR="0062424A" w14:paraId="34EE2ED6" w14:textId="77777777" w:rsidTr="0062424A">
        <w:trPr>
          <w:trHeight w:val="230"/>
        </w:trPr>
        <w:tc>
          <w:tcPr>
            <w:tcW w:w="554" w:type="dxa"/>
            <w:tcBorders>
              <w:top w:val="nil"/>
              <w:bottom w:val="nil"/>
            </w:tcBorders>
          </w:tcPr>
          <w:p w14:paraId="4A0A996E" w14:textId="77777777" w:rsidR="0062424A" w:rsidRDefault="0062424A" w:rsidP="00D51454">
            <w:pPr>
              <w:pStyle w:val="TableParagraph"/>
              <w:rPr>
                <w:sz w:val="16"/>
              </w:rPr>
            </w:pPr>
          </w:p>
        </w:tc>
        <w:tc>
          <w:tcPr>
            <w:tcW w:w="1620" w:type="dxa"/>
            <w:tcBorders>
              <w:top w:val="nil"/>
              <w:bottom w:val="nil"/>
            </w:tcBorders>
          </w:tcPr>
          <w:p w14:paraId="13ACEF13" w14:textId="013BCB55" w:rsidR="0062424A" w:rsidRDefault="0062424A" w:rsidP="00D51454">
            <w:pPr>
              <w:pStyle w:val="TableParagraph"/>
              <w:spacing w:line="210" w:lineRule="exact"/>
              <w:ind w:left="100"/>
              <w:rPr>
                <w:sz w:val="20"/>
              </w:rPr>
            </w:pPr>
          </w:p>
        </w:tc>
        <w:tc>
          <w:tcPr>
            <w:tcW w:w="1687" w:type="dxa"/>
            <w:tcBorders>
              <w:top w:val="nil"/>
              <w:bottom w:val="nil"/>
            </w:tcBorders>
          </w:tcPr>
          <w:p w14:paraId="6C5C64C5" w14:textId="06148588" w:rsidR="0062424A" w:rsidRDefault="0062424A" w:rsidP="00D51454">
            <w:pPr>
              <w:pStyle w:val="TableParagraph"/>
              <w:spacing w:line="210" w:lineRule="exact"/>
              <w:ind w:left="101"/>
              <w:rPr>
                <w:sz w:val="20"/>
              </w:rPr>
            </w:pPr>
          </w:p>
        </w:tc>
        <w:tc>
          <w:tcPr>
            <w:tcW w:w="2179" w:type="dxa"/>
            <w:tcBorders>
              <w:top w:val="nil"/>
              <w:bottom w:val="nil"/>
            </w:tcBorders>
          </w:tcPr>
          <w:p w14:paraId="2F92D49A" w14:textId="77777777" w:rsidR="0062424A" w:rsidRDefault="0062424A" w:rsidP="00D51454">
            <w:pPr>
              <w:pStyle w:val="TableParagraph"/>
              <w:rPr>
                <w:sz w:val="16"/>
              </w:rPr>
            </w:pPr>
          </w:p>
        </w:tc>
      </w:tr>
      <w:tr w:rsidR="0062424A" w14:paraId="56B65B1D" w14:textId="77777777" w:rsidTr="0062424A">
        <w:trPr>
          <w:trHeight w:val="230"/>
        </w:trPr>
        <w:tc>
          <w:tcPr>
            <w:tcW w:w="554" w:type="dxa"/>
            <w:tcBorders>
              <w:top w:val="nil"/>
              <w:bottom w:val="nil"/>
            </w:tcBorders>
          </w:tcPr>
          <w:p w14:paraId="30879A3D" w14:textId="77777777" w:rsidR="0062424A" w:rsidRDefault="0062424A" w:rsidP="00D51454">
            <w:pPr>
              <w:pStyle w:val="TableParagraph"/>
              <w:rPr>
                <w:sz w:val="16"/>
              </w:rPr>
            </w:pPr>
          </w:p>
        </w:tc>
        <w:tc>
          <w:tcPr>
            <w:tcW w:w="1620" w:type="dxa"/>
            <w:tcBorders>
              <w:top w:val="nil"/>
              <w:bottom w:val="nil"/>
            </w:tcBorders>
          </w:tcPr>
          <w:p w14:paraId="5D34EF79" w14:textId="76A05DCF" w:rsidR="0062424A" w:rsidRDefault="0062424A" w:rsidP="00D51454">
            <w:pPr>
              <w:pStyle w:val="TableParagraph"/>
              <w:spacing w:line="210" w:lineRule="exact"/>
              <w:ind w:left="100"/>
              <w:rPr>
                <w:sz w:val="20"/>
              </w:rPr>
            </w:pPr>
          </w:p>
        </w:tc>
        <w:tc>
          <w:tcPr>
            <w:tcW w:w="1687" w:type="dxa"/>
            <w:tcBorders>
              <w:top w:val="nil"/>
              <w:bottom w:val="nil"/>
            </w:tcBorders>
          </w:tcPr>
          <w:p w14:paraId="52D3E294" w14:textId="5C5354B9" w:rsidR="0062424A" w:rsidRDefault="0062424A" w:rsidP="00D51454">
            <w:pPr>
              <w:pStyle w:val="TableParagraph"/>
              <w:spacing w:line="210" w:lineRule="exact"/>
              <w:ind w:left="101"/>
              <w:rPr>
                <w:sz w:val="20"/>
              </w:rPr>
            </w:pPr>
          </w:p>
        </w:tc>
        <w:tc>
          <w:tcPr>
            <w:tcW w:w="2179" w:type="dxa"/>
            <w:tcBorders>
              <w:top w:val="nil"/>
              <w:bottom w:val="nil"/>
            </w:tcBorders>
          </w:tcPr>
          <w:p w14:paraId="25A817A4" w14:textId="77777777" w:rsidR="0062424A" w:rsidRDefault="0062424A" w:rsidP="00D51454">
            <w:pPr>
              <w:pStyle w:val="TableParagraph"/>
              <w:rPr>
                <w:sz w:val="16"/>
              </w:rPr>
            </w:pPr>
          </w:p>
        </w:tc>
      </w:tr>
      <w:tr w:rsidR="0062424A" w14:paraId="44C24BDE" w14:textId="77777777" w:rsidTr="0062424A">
        <w:trPr>
          <w:trHeight w:val="323"/>
        </w:trPr>
        <w:tc>
          <w:tcPr>
            <w:tcW w:w="554" w:type="dxa"/>
            <w:tcBorders>
              <w:top w:val="nil"/>
              <w:bottom w:val="nil"/>
            </w:tcBorders>
          </w:tcPr>
          <w:p w14:paraId="2CD250A9" w14:textId="77777777" w:rsidR="0062424A" w:rsidRDefault="0062424A" w:rsidP="00D51454">
            <w:pPr>
              <w:pStyle w:val="TableParagraph"/>
              <w:rPr>
                <w:sz w:val="18"/>
              </w:rPr>
            </w:pPr>
          </w:p>
        </w:tc>
        <w:tc>
          <w:tcPr>
            <w:tcW w:w="1620" w:type="dxa"/>
            <w:tcBorders>
              <w:top w:val="nil"/>
              <w:bottom w:val="nil"/>
            </w:tcBorders>
          </w:tcPr>
          <w:p w14:paraId="1B6D372B" w14:textId="1BE6E2BF" w:rsidR="0062424A" w:rsidRDefault="0062424A" w:rsidP="00D51454">
            <w:pPr>
              <w:pStyle w:val="TableParagraph"/>
              <w:spacing w:line="226" w:lineRule="exact"/>
              <w:ind w:left="100"/>
              <w:rPr>
                <w:sz w:val="20"/>
              </w:rPr>
            </w:pPr>
          </w:p>
        </w:tc>
        <w:tc>
          <w:tcPr>
            <w:tcW w:w="1687" w:type="dxa"/>
            <w:tcBorders>
              <w:top w:val="nil"/>
            </w:tcBorders>
          </w:tcPr>
          <w:p w14:paraId="47EA22F2" w14:textId="03E61E65" w:rsidR="0062424A" w:rsidRDefault="0062424A" w:rsidP="00D51454">
            <w:pPr>
              <w:pStyle w:val="TableParagraph"/>
              <w:spacing w:line="226" w:lineRule="exact"/>
              <w:ind w:left="101"/>
              <w:rPr>
                <w:sz w:val="20"/>
              </w:rPr>
            </w:pPr>
          </w:p>
        </w:tc>
        <w:tc>
          <w:tcPr>
            <w:tcW w:w="2179" w:type="dxa"/>
            <w:tcBorders>
              <w:top w:val="nil"/>
            </w:tcBorders>
          </w:tcPr>
          <w:p w14:paraId="7C4B6BD6" w14:textId="77777777" w:rsidR="0062424A" w:rsidRDefault="0062424A" w:rsidP="00D51454">
            <w:pPr>
              <w:pStyle w:val="TableParagraph"/>
              <w:rPr>
                <w:sz w:val="18"/>
              </w:rPr>
            </w:pPr>
          </w:p>
        </w:tc>
      </w:tr>
      <w:tr w:rsidR="0062424A" w14:paraId="7005D66A" w14:textId="77777777" w:rsidTr="0062424A">
        <w:trPr>
          <w:trHeight w:val="335"/>
        </w:trPr>
        <w:tc>
          <w:tcPr>
            <w:tcW w:w="554" w:type="dxa"/>
            <w:tcBorders>
              <w:top w:val="nil"/>
              <w:bottom w:val="nil"/>
            </w:tcBorders>
          </w:tcPr>
          <w:p w14:paraId="6CE56A13" w14:textId="77777777" w:rsidR="0062424A" w:rsidRDefault="0062424A" w:rsidP="00D51454">
            <w:pPr>
              <w:pStyle w:val="TableParagraph"/>
              <w:rPr>
                <w:sz w:val="18"/>
              </w:rPr>
            </w:pPr>
          </w:p>
        </w:tc>
        <w:tc>
          <w:tcPr>
            <w:tcW w:w="1620" w:type="dxa"/>
            <w:tcBorders>
              <w:top w:val="nil"/>
              <w:bottom w:val="nil"/>
            </w:tcBorders>
          </w:tcPr>
          <w:p w14:paraId="3823405B" w14:textId="77777777" w:rsidR="0062424A" w:rsidRDefault="0062424A" w:rsidP="00D51454">
            <w:pPr>
              <w:pStyle w:val="TableParagraph"/>
              <w:rPr>
                <w:sz w:val="18"/>
              </w:rPr>
            </w:pPr>
          </w:p>
        </w:tc>
        <w:tc>
          <w:tcPr>
            <w:tcW w:w="1687" w:type="dxa"/>
            <w:tcBorders>
              <w:bottom w:val="nil"/>
            </w:tcBorders>
          </w:tcPr>
          <w:p w14:paraId="3B68BACD" w14:textId="0C914EA2" w:rsidR="0062424A" w:rsidRDefault="005B1BC7" w:rsidP="00D51454">
            <w:pPr>
              <w:pStyle w:val="TableParagraph"/>
              <w:spacing w:before="101" w:line="215" w:lineRule="exact"/>
              <w:ind w:left="101"/>
              <w:rPr>
                <w:sz w:val="20"/>
              </w:rPr>
            </w:pPr>
            <w:r w:rsidRPr="005B1BC7">
              <w:rPr>
                <w:sz w:val="20"/>
              </w:rPr>
              <w:t>Apa prasyarat menguji fitur login</w:t>
            </w:r>
            <w:r>
              <w:rPr>
                <w:sz w:val="20"/>
              </w:rPr>
              <w:t xml:space="preserve"> </w:t>
            </w:r>
            <w:r w:rsidRPr="005B1BC7">
              <w:rPr>
                <w:sz w:val="20"/>
              </w:rPr>
              <w:t>?</w:t>
            </w:r>
          </w:p>
        </w:tc>
        <w:tc>
          <w:tcPr>
            <w:tcW w:w="2179" w:type="dxa"/>
            <w:tcBorders>
              <w:bottom w:val="nil"/>
            </w:tcBorders>
          </w:tcPr>
          <w:p w14:paraId="3BD318D9" w14:textId="1E1A6C39" w:rsidR="0062424A" w:rsidRDefault="005B1BC7" w:rsidP="00D51454">
            <w:pPr>
              <w:pStyle w:val="TableParagraph"/>
              <w:spacing w:before="101" w:line="215" w:lineRule="exact"/>
              <w:ind w:left="101"/>
              <w:rPr>
                <w:sz w:val="20"/>
              </w:rPr>
            </w:pPr>
            <w:r w:rsidRPr="005B1BC7">
              <w:rPr>
                <w:sz w:val="20"/>
              </w:rPr>
              <w:t>0.9785</w:t>
            </w:r>
          </w:p>
        </w:tc>
      </w:tr>
      <w:tr w:rsidR="0062424A" w14:paraId="7B639B09" w14:textId="77777777" w:rsidTr="0062424A">
        <w:trPr>
          <w:trHeight w:val="230"/>
        </w:trPr>
        <w:tc>
          <w:tcPr>
            <w:tcW w:w="554" w:type="dxa"/>
            <w:tcBorders>
              <w:top w:val="nil"/>
              <w:bottom w:val="nil"/>
            </w:tcBorders>
          </w:tcPr>
          <w:p w14:paraId="2AFF8224" w14:textId="77777777" w:rsidR="0062424A" w:rsidRDefault="0062424A" w:rsidP="00D51454">
            <w:pPr>
              <w:pStyle w:val="TableParagraph"/>
              <w:rPr>
                <w:sz w:val="16"/>
              </w:rPr>
            </w:pPr>
          </w:p>
        </w:tc>
        <w:tc>
          <w:tcPr>
            <w:tcW w:w="1620" w:type="dxa"/>
            <w:tcBorders>
              <w:top w:val="nil"/>
              <w:bottom w:val="nil"/>
            </w:tcBorders>
          </w:tcPr>
          <w:p w14:paraId="27306CA1" w14:textId="77777777" w:rsidR="0062424A" w:rsidRDefault="0062424A" w:rsidP="00D51454">
            <w:pPr>
              <w:pStyle w:val="TableParagraph"/>
              <w:rPr>
                <w:sz w:val="16"/>
              </w:rPr>
            </w:pPr>
          </w:p>
        </w:tc>
        <w:tc>
          <w:tcPr>
            <w:tcW w:w="1687" w:type="dxa"/>
            <w:tcBorders>
              <w:top w:val="nil"/>
              <w:bottom w:val="nil"/>
            </w:tcBorders>
          </w:tcPr>
          <w:p w14:paraId="07C43642" w14:textId="69690A94" w:rsidR="0062424A" w:rsidRDefault="0062424A" w:rsidP="00D51454">
            <w:pPr>
              <w:pStyle w:val="TableParagraph"/>
              <w:spacing w:line="210" w:lineRule="exact"/>
              <w:ind w:left="101"/>
              <w:rPr>
                <w:sz w:val="20"/>
              </w:rPr>
            </w:pPr>
          </w:p>
        </w:tc>
        <w:tc>
          <w:tcPr>
            <w:tcW w:w="2179" w:type="dxa"/>
            <w:tcBorders>
              <w:top w:val="nil"/>
              <w:bottom w:val="nil"/>
            </w:tcBorders>
          </w:tcPr>
          <w:p w14:paraId="0D622652" w14:textId="6E002F7A" w:rsidR="0062424A" w:rsidRDefault="0062424A" w:rsidP="00D51454">
            <w:pPr>
              <w:pStyle w:val="TableParagraph"/>
              <w:spacing w:line="210" w:lineRule="exact"/>
              <w:ind w:left="101"/>
              <w:rPr>
                <w:sz w:val="20"/>
              </w:rPr>
            </w:pPr>
          </w:p>
        </w:tc>
      </w:tr>
      <w:tr w:rsidR="0062424A" w14:paraId="2B309DF5" w14:textId="77777777" w:rsidTr="0062424A">
        <w:trPr>
          <w:trHeight w:val="230"/>
        </w:trPr>
        <w:tc>
          <w:tcPr>
            <w:tcW w:w="554" w:type="dxa"/>
            <w:tcBorders>
              <w:top w:val="nil"/>
              <w:bottom w:val="nil"/>
            </w:tcBorders>
          </w:tcPr>
          <w:p w14:paraId="373F9DE8" w14:textId="77777777" w:rsidR="0062424A" w:rsidRDefault="0062424A" w:rsidP="00D51454">
            <w:pPr>
              <w:pStyle w:val="TableParagraph"/>
              <w:rPr>
                <w:sz w:val="16"/>
              </w:rPr>
            </w:pPr>
          </w:p>
        </w:tc>
        <w:tc>
          <w:tcPr>
            <w:tcW w:w="1620" w:type="dxa"/>
            <w:tcBorders>
              <w:top w:val="nil"/>
              <w:bottom w:val="nil"/>
            </w:tcBorders>
          </w:tcPr>
          <w:p w14:paraId="1E99AE04" w14:textId="77777777" w:rsidR="0062424A" w:rsidRDefault="0062424A" w:rsidP="00D51454">
            <w:pPr>
              <w:pStyle w:val="TableParagraph"/>
              <w:rPr>
                <w:sz w:val="16"/>
              </w:rPr>
            </w:pPr>
          </w:p>
        </w:tc>
        <w:tc>
          <w:tcPr>
            <w:tcW w:w="1687" w:type="dxa"/>
            <w:tcBorders>
              <w:top w:val="nil"/>
              <w:bottom w:val="nil"/>
            </w:tcBorders>
          </w:tcPr>
          <w:p w14:paraId="08B5960A" w14:textId="7DC7C2B4" w:rsidR="0062424A" w:rsidRDefault="0062424A" w:rsidP="00D51454">
            <w:pPr>
              <w:pStyle w:val="TableParagraph"/>
              <w:spacing w:line="210" w:lineRule="exact"/>
              <w:ind w:left="101"/>
              <w:rPr>
                <w:sz w:val="20"/>
              </w:rPr>
            </w:pPr>
          </w:p>
        </w:tc>
        <w:tc>
          <w:tcPr>
            <w:tcW w:w="2179" w:type="dxa"/>
            <w:tcBorders>
              <w:top w:val="nil"/>
              <w:bottom w:val="nil"/>
            </w:tcBorders>
          </w:tcPr>
          <w:p w14:paraId="3949B528" w14:textId="77777777" w:rsidR="0062424A" w:rsidRDefault="0062424A" w:rsidP="00D51454">
            <w:pPr>
              <w:pStyle w:val="TableParagraph"/>
              <w:rPr>
                <w:sz w:val="16"/>
              </w:rPr>
            </w:pPr>
          </w:p>
        </w:tc>
      </w:tr>
      <w:tr w:rsidR="0062424A" w14:paraId="7B983C9F" w14:textId="77777777" w:rsidTr="0062424A">
        <w:trPr>
          <w:trHeight w:val="230"/>
        </w:trPr>
        <w:tc>
          <w:tcPr>
            <w:tcW w:w="554" w:type="dxa"/>
            <w:tcBorders>
              <w:top w:val="nil"/>
              <w:bottom w:val="nil"/>
            </w:tcBorders>
          </w:tcPr>
          <w:p w14:paraId="03287C1A" w14:textId="77777777" w:rsidR="0062424A" w:rsidRDefault="0062424A" w:rsidP="00D51454">
            <w:pPr>
              <w:pStyle w:val="TableParagraph"/>
              <w:rPr>
                <w:sz w:val="16"/>
              </w:rPr>
            </w:pPr>
          </w:p>
        </w:tc>
        <w:tc>
          <w:tcPr>
            <w:tcW w:w="1620" w:type="dxa"/>
            <w:tcBorders>
              <w:top w:val="nil"/>
              <w:bottom w:val="nil"/>
            </w:tcBorders>
          </w:tcPr>
          <w:p w14:paraId="432D987C" w14:textId="77777777" w:rsidR="0062424A" w:rsidRDefault="0062424A" w:rsidP="00D51454">
            <w:pPr>
              <w:pStyle w:val="TableParagraph"/>
              <w:rPr>
                <w:sz w:val="16"/>
              </w:rPr>
            </w:pPr>
          </w:p>
        </w:tc>
        <w:tc>
          <w:tcPr>
            <w:tcW w:w="1687" w:type="dxa"/>
            <w:tcBorders>
              <w:top w:val="nil"/>
              <w:bottom w:val="nil"/>
            </w:tcBorders>
          </w:tcPr>
          <w:p w14:paraId="473F98E0" w14:textId="738565A7" w:rsidR="0062424A" w:rsidRDefault="0062424A" w:rsidP="00D51454">
            <w:pPr>
              <w:pStyle w:val="TableParagraph"/>
              <w:spacing w:line="211" w:lineRule="exact"/>
              <w:ind w:left="101"/>
              <w:rPr>
                <w:sz w:val="20"/>
              </w:rPr>
            </w:pPr>
          </w:p>
        </w:tc>
        <w:tc>
          <w:tcPr>
            <w:tcW w:w="2179" w:type="dxa"/>
            <w:tcBorders>
              <w:top w:val="nil"/>
              <w:bottom w:val="nil"/>
            </w:tcBorders>
          </w:tcPr>
          <w:p w14:paraId="6DD8B352" w14:textId="77777777" w:rsidR="0062424A" w:rsidRDefault="0062424A" w:rsidP="00D51454">
            <w:pPr>
              <w:pStyle w:val="TableParagraph"/>
              <w:rPr>
                <w:sz w:val="16"/>
              </w:rPr>
            </w:pPr>
          </w:p>
        </w:tc>
      </w:tr>
      <w:tr w:rsidR="0062424A" w14:paraId="253890B4" w14:textId="77777777" w:rsidTr="0062424A">
        <w:trPr>
          <w:trHeight w:val="326"/>
        </w:trPr>
        <w:tc>
          <w:tcPr>
            <w:tcW w:w="554" w:type="dxa"/>
            <w:tcBorders>
              <w:top w:val="nil"/>
            </w:tcBorders>
          </w:tcPr>
          <w:p w14:paraId="1A5A9F24" w14:textId="77777777" w:rsidR="0062424A" w:rsidRDefault="0062424A" w:rsidP="00D51454">
            <w:pPr>
              <w:pStyle w:val="TableParagraph"/>
              <w:rPr>
                <w:sz w:val="18"/>
              </w:rPr>
            </w:pPr>
          </w:p>
        </w:tc>
        <w:tc>
          <w:tcPr>
            <w:tcW w:w="1620" w:type="dxa"/>
            <w:tcBorders>
              <w:top w:val="nil"/>
            </w:tcBorders>
          </w:tcPr>
          <w:p w14:paraId="2197F9D4" w14:textId="77777777" w:rsidR="0062424A" w:rsidRDefault="0062424A" w:rsidP="00D51454">
            <w:pPr>
              <w:pStyle w:val="TableParagraph"/>
              <w:rPr>
                <w:sz w:val="18"/>
              </w:rPr>
            </w:pPr>
          </w:p>
        </w:tc>
        <w:tc>
          <w:tcPr>
            <w:tcW w:w="1687" w:type="dxa"/>
            <w:tcBorders>
              <w:top w:val="nil"/>
            </w:tcBorders>
          </w:tcPr>
          <w:p w14:paraId="5E57F402" w14:textId="3891F9BA" w:rsidR="0062424A" w:rsidRDefault="0062424A" w:rsidP="00D51454">
            <w:pPr>
              <w:pStyle w:val="TableParagraph"/>
              <w:spacing w:line="226" w:lineRule="exact"/>
              <w:ind w:left="101"/>
              <w:rPr>
                <w:sz w:val="20"/>
              </w:rPr>
            </w:pPr>
          </w:p>
        </w:tc>
        <w:tc>
          <w:tcPr>
            <w:tcW w:w="2179" w:type="dxa"/>
            <w:tcBorders>
              <w:top w:val="nil"/>
            </w:tcBorders>
          </w:tcPr>
          <w:p w14:paraId="6F38E131" w14:textId="77777777" w:rsidR="0062424A" w:rsidRDefault="0062424A" w:rsidP="00D51454">
            <w:pPr>
              <w:pStyle w:val="TableParagraph"/>
              <w:rPr>
                <w:sz w:val="18"/>
              </w:rPr>
            </w:pPr>
          </w:p>
        </w:tc>
      </w:tr>
    </w:tbl>
    <w:p w14:paraId="061415BF" w14:textId="77777777" w:rsidR="00997C67" w:rsidRDefault="00997C67" w:rsidP="00997C67">
      <w:pPr>
        <w:pStyle w:val="TableParagraph"/>
        <w:rPr>
          <w:sz w:val="18"/>
        </w:rPr>
        <w:sectPr w:rsidR="00997C67" w:rsidSect="00997C67">
          <w:pgSz w:w="8400" w:h="11900"/>
          <w:pgMar w:top="740" w:right="283" w:bottom="940" w:left="992" w:header="0" w:footer="716" w:gutter="0"/>
          <w:cols w:space="720"/>
        </w:sectPr>
      </w:pPr>
    </w:p>
    <w:p w14:paraId="4B92F762" w14:textId="77777777" w:rsidR="00997C67" w:rsidRDefault="00997C67" w:rsidP="00997C67">
      <w:pPr>
        <w:spacing w:before="64"/>
        <w:ind w:left="1602"/>
        <w:rPr>
          <w:b/>
          <w:sz w:val="18"/>
        </w:rPr>
      </w:pPr>
      <w:r>
        <w:rPr>
          <w:b/>
          <w:sz w:val="18"/>
        </w:rPr>
        <w:lastRenderedPageBreak/>
        <w:t>Tabel</w:t>
      </w:r>
      <w:r>
        <w:rPr>
          <w:b/>
          <w:spacing w:val="-2"/>
          <w:sz w:val="18"/>
        </w:rPr>
        <w:t xml:space="preserve"> </w:t>
      </w:r>
      <w:r>
        <w:rPr>
          <w:b/>
          <w:sz w:val="18"/>
        </w:rPr>
        <w:t>4.17</w:t>
      </w:r>
      <w:r>
        <w:rPr>
          <w:b/>
          <w:spacing w:val="-1"/>
          <w:sz w:val="18"/>
        </w:rPr>
        <w:t xml:space="preserve"> </w:t>
      </w:r>
      <w:r>
        <w:rPr>
          <w:b/>
          <w:sz w:val="18"/>
        </w:rPr>
        <w:t>Eksperimen</w:t>
      </w:r>
      <w:r>
        <w:rPr>
          <w:b/>
          <w:spacing w:val="-3"/>
          <w:sz w:val="18"/>
        </w:rPr>
        <w:t xml:space="preserve"> </w:t>
      </w:r>
      <w:r>
        <w:rPr>
          <w:b/>
          <w:sz w:val="18"/>
        </w:rPr>
        <w:t>Score</w:t>
      </w:r>
      <w:r>
        <w:rPr>
          <w:b/>
          <w:spacing w:val="-3"/>
          <w:sz w:val="18"/>
        </w:rPr>
        <w:t xml:space="preserve"> </w:t>
      </w:r>
      <w:r>
        <w:rPr>
          <w:b/>
          <w:sz w:val="18"/>
        </w:rPr>
        <w:t>Cosine</w:t>
      </w:r>
      <w:r>
        <w:rPr>
          <w:b/>
          <w:spacing w:val="-2"/>
          <w:sz w:val="18"/>
        </w:rPr>
        <w:t xml:space="preserve"> Similarity</w:t>
      </w:r>
    </w:p>
    <w:p w14:paraId="602950E1" w14:textId="77777777" w:rsidR="00997C67" w:rsidRDefault="00997C67" w:rsidP="00997C67">
      <w:pPr>
        <w:pStyle w:val="BodyText"/>
        <w:spacing w:before="69"/>
        <w:rPr>
          <w:b/>
        </w:rPr>
      </w:pPr>
    </w:p>
    <w:tbl>
      <w:tblPr>
        <w:tblW w:w="0" w:type="auto"/>
        <w:tblInd w:w="1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4"/>
        <w:gridCol w:w="1620"/>
        <w:gridCol w:w="1687"/>
        <w:gridCol w:w="2179"/>
      </w:tblGrid>
      <w:tr w:rsidR="0062424A" w14:paraId="01A020ED" w14:textId="77777777" w:rsidTr="0062424A">
        <w:trPr>
          <w:trHeight w:val="1119"/>
        </w:trPr>
        <w:tc>
          <w:tcPr>
            <w:tcW w:w="554" w:type="dxa"/>
          </w:tcPr>
          <w:p w14:paraId="2C109F42" w14:textId="77777777" w:rsidR="0062424A" w:rsidRDefault="0062424A" w:rsidP="00D51454">
            <w:pPr>
              <w:pStyle w:val="TableParagraph"/>
              <w:spacing w:before="101"/>
              <w:ind w:left="20" w:right="2"/>
              <w:jc w:val="center"/>
              <w:rPr>
                <w:b/>
                <w:sz w:val="20"/>
              </w:rPr>
            </w:pPr>
            <w:r>
              <w:rPr>
                <w:b/>
                <w:spacing w:val="-5"/>
                <w:sz w:val="20"/>
              </w:rPr>
              <w:t>NO</w:t>
            </w:r>
          </w:p>
        </w:tc>
        <w:tc>
          <w:tcPr>
            <w:tcW w:w="1620" w:type="dxa"/>
          </w:tcPr>
          <w:p w14:paraId="14BA6073" w14:textId="77777777" w:rsidR="0062424A" w:rsidRDefault="0062424A" w:rsidP="00D51454">
            <w:pPr>
              <w:pStyle w:val="TableParagraph"/>
              <w:spacing w:before="101"/>
              <w:ind w:left="499"/>
              <w:rPr>
                <w:b/>
                <w:sz w:val="20"/>
              </w:rPr>
            </w:pPr>
            <w:r>
              <w:rPr>
                <w:b/>
                <w:spacing w:val="-2"/>
                <w:sz w:val="20"/>
              </w:rPr>
              <w:t>INPUT</w:t>
            </w:r>
          </w:p>
        </w:tc>
        <w:tc>
          <w:tcPr>
            <w:tcW w:w="1687" w:type="dxa"/>
          </w:tcPr>
          <w:p w14:paraId="4D12DB77" w14:textId="77777777" w:rsidR="0062424A" w:rsidRDefault="0062424A" w:rsidP="00D51454">
            <w:pPr>
              <w:pStyle w:val="TableParagraph"/>
              <w:spacing w:before="101"/>
              <w:ind w:left="192" w:right="123" w:hanging="48"/>
              <w:rPr>
                <w:b/>
                <w:sz w:val="20"/>
              </w:rPr>
            </w:pPr>
            <w:r>
              <w:rPr>
                <w:b/>
                <w:spacing w:val="-2"/>
                <w:sz w:val="20"/>
              </w:rPr>
              <w:t>PERTANYAAN TERDETEKSI</w:t>
            </w:r>
          </w:p>
        </w:tc>
        <w:tc>
          <w:tcPr>
            <w:tcW w:w="2179" w:type="dxa"/>
          </w:tcPr>
          <w:p w14:paraId="677A4D34" w14:textId="77777777" w:rsidR="0062424A" w:rsidRDefault="0062424A" w:rsidP="00D51454">
            <w:pPr>
              <w:pStyle w:val="TableParagraph"/>
              <w:spacing w:before="101"/>
              <w:ind w:left="142" w:right="120" w:firstLine="2"/>
              <w:jc w:val="center"/>
              <w:rPr>
                <w:b/>
                <w:sz w:val="20"/>
              </w:rPr>
            </w:pPr>
            <w:r>
              <w:rPr>
                <w:b/>
                <w:spacing w:val="-2"/>
                <w:sz w:val="20"/>
              </w:rPr>
              <w:t xml:space="preserve">NILAI COSINE SIMILARI </w:t>
            </w:r>
            <w:r>
              <w:rPr>
                <w:b/>
                <w:spacing w:val="-6"/>
                <w:sz w:val="20"/>
              </w:rPr>
              <w:t>TY</w:t>
            </w:r>
          </w:p>
        </w:tc>
      </w:tr>
      <w:tr w:rsidR="0062424A" w14:paraId="2336C782" w14:textId="77777777" w:rsidTr="0062424A">
        <w:trPr>
          <w:trHeight w:val="325"/>
        </w:trPr>
        <w:tc>
          <w:tcPr>
            <w:tcW w:w="554" w:type="dxa"/>
            <w:vMerge w:val="restart"/>
          </w:tcPr>
          <w:p w14:paraId="771BCAE8" w14:textId="77777777" w:rsidR="0062424A" w:rsidRDefault="0062424A" w:rsidP="00D51454">
            <w:pPr>
              <w:pStyle w:val="TableParagraph"/>
              <w:rPr>
                <w:sz w:val="18"/>
              </w:rPr>
            </w:pPr>
          </w:p>
        </w:tc>
        <w:tc>
          <w:tcPr>
            <w:tcW w:w="1620" w:type="dxa"/>
            <w:vMerge w:val="restart"/>
          </w:tcPr>
          <w:p w14:paraId="004429F0" w14:textId="77777777" w:rsidR="0062424A" w:rsidRDefault="0062424A" w:rsidP="00D51454">
            <w:pPr>
              <w:pStyle w:val="TableParagraph"/>
              <w:rPr>
                <w:sz w:val="18"/>
              </w:rPr>
            </w:pPr>
          </w:p>
        </w:tc>
        <w:tc>
          <w:tcPr>
            <w:tcW w:w="1687" w:type="dxa"/>
            <w:tcBorders>
              <w:bottom w:val="nil"/>
            </w:tcBorders>
          </w:tcPr>
          <w:p w14:paraId="52097A62" w14:textId="4C6A2B83" w:rsidR="0062424A" w:rsidRDefault="005B1BC7" w:rsidP="00D51454">
            <w:pPr>
              <w:pStyle w:val="TableParagraph"/>
              <w:spacing w:before="101" w:line="205" w:lineRule="exact"/>
              <w:ind w:left="101"/>
              <w:rPr>
                <w:sz w:val="20"/>
              </w:rPr>
            </w:pPr>
            <w:r w:rsidRPr="005B1BC7">
              <w:rPr>
                <w:sz w:val="20"/>
              </w:rPr>
              <w:t>Apa saja prasyarat penting untuk pengujian login berhasil?</w:t>
            </w:r>
          </w:p>
        </w:tc>
        <w:tc>
          <w:tcPr>
            <w:tcW w:w="2179" w:type="dxa"/>
            <w:tcBorders>
              <w:bottom w:val="nil"/>
            </w:tcBorders>
          </w:tcPr>
          <w:p w14:paraId="50A8E329" w14:textId="64809FEE" w:rsidR="0062424A" w:rsidRDefault="005B1BC7" w:rsidP="00D51454">
            <w:pPr>
              <w:pStyle w:val="TableParagraph"/>
              <w:spacing w:before="101" w:line="205" w:lineRule="exact"/>
              <w:ind w:left="101"/>
              <w:rPr>
                <w:sz w:val="20"/>
              </w:rPr>
            </w:pPr>
            <w:r w:rsidRPr="005B1BC7">
              <w:rPr>
                <w:sz w:val="20"/>
              </w:rPr>
              <w:t>0.8713</w:t>
            </w:r>
          </w:p>
        </w:tc>
      </w:tr>
      <w:tr w:rsidR="0062424A" w14:paraId="33CF44E7" w14:textId="77777777" w:rsidTr="00334294">
        <w:trPr>
          <w:trHeight w:val="210"/>
        </w:trPr>
        <w:tc>
          <w:tcPr>
            <w:tcW w:w="554" w:type="dxa"/>
            <w:vMerge/>
          </w:tcPr>
          <w:p w14:paraId="07907CB4" w14:textId="77777777" w:rsidR="0062424A" w:rsidRDefault="0062424A" w:rsidP="00D51454">
            <w:pPr>
              <w:rPr>
                <w:sz w:val="2"/>
                <w:szCs w:val="2"/>
              </w:rPr>
            </w:pPr>
          </w:p>
        </w:tc>
        <w:tc>
          <w:tcPr>
            <w:tcW w:w="1620" w:type="dxa"/>
            <w:vMerge/>
          </w:tcPr>
          <w:p w14:paraId="4D0CBAE4" w14:textId="77777777" w:rsidR="0062424A" w:rsidRDefault="0062424A" w:rsidP="00D51454">
            <w:pPr>
              <w:rPr>
                <w:sz w:val="2"/>
                <w:szCs w:val="2"/>
              </w:rPr>
            </w:pPr>
          </w:p>
        </w:tc>
        <w:tc>
          <w:tcPr>
            <w:tcW w:w="1687" w:type="dxa"/>
            <w:tcBorders>
              <w:top w:val="nil"/>
              <w:bottom w:val="nil"/>
            </w:tcBorders>
          </w:tcPr>
          <w:p w14:paraId="7C6A8AD3" w14:textId="5437BB4F" w:rsidR="0062424A" w:rsidRDefault="0062424A" w:rsidP="0062424A">
            <w:pPr>
              <w:pStyle w:val="TableParagraph"/>
              <w:spacing w:line="190" w:lineRule="exact"/>
              <w:rPr>
                <w:sz w:val="20"/>
              </w:rPr>
            </w:pPr>
          </w:p>
        </w:tc>
        <w:tc>
          <w:tcPr>
            <w:tcW w:w="2179" w:type="dxa"/>
            <w:tcBorders>
              <w:top w:val="nil"/>
              <w:bottom w:val="nil"/>
            </w:tcBorders>
          </w:tcPr>
          <w:p w14:paraId="1E5CC43B" w14:textId="4942C7DF" w:rsidR="0062424A" w:rsidRDefault="0062424A" w:rsidP="00D51454">
            <w:pPr>
              <w:pStyle w:val="TableParagraph"/>
              <w:spacing w:line="190" w:lineRule="exact"/>
              <w:ind w:left="101"/>
              <w:rPr>
                <w:sz w:val="20"/>
              </w:rPr>
            </w:pPr>
          </w:p>
        </w:tc>
      </w:tr>
      <w:tr w:rsidR="0062424A" w14:paraId="10D6B06A" w14:textId="77777777" w:rsidTr="00334294">
        <w:trPr>
          <w:trHeight w:val="210"/>
        </w:trPr>
        <w:tc>
          <w:tcPr>
            <w:tcW w:w="554" w:type="dxa"/>
            <w:vMerge/>
          </w:tcPr>
          <w:p w14:paraId="31933101" w14:textId="77777777" w:rsidR="0062424A" w:rsidRDefault="0062424A" w:rsidP="00D51454">
            <w:pPr>
              <w:rPr>
                <w:sz w:val="2"/>
                <w:szCs w:val="2"/>
              </w:rPr>
            </w:pPr>
          </w:p>
        </w:tc>
        <w:tc>
          <w:tcPr>
            <w:tcW w:w="1620" w:type="dxa"/>
            <w:vMerge/>
          </w:tcPr>
          <w:p w14:paraId="76CBBA18" w14:textId="77777777" w:rsidR="0062424A" w:rsidRDefault="0062424A" w:rsidP="00D51454">
            <w:pPr>
              <w:rPr>
                <w:sz w:val="2"/>
                <w:szCs w:val="2"/>
              </w:rPr>
            </w:pPr>
          </w:p>
        </w:tc>
        <w:tc>
          <w:tcPr>
            <w:tcW w:w="1687" w:type="dxa"/>
            <w:tcBorders>
              <w:top w:val="nil"/>
              <w:bottom w:val="nil"/>
            </w:tcBorders>
          </w:tcPr>
          <w:p w14:paraId="00AF168B" w14:textId="7F834128" w:rsidR="0062424A" w:rsidRDefault="0062424A" w:rsidP="00D51454">
            <w:pPr>
              <w:pStyle w:val="TableParagraph"/>
              <w:spacing w:line="191" w:lineRule="exact"/>
              <w:ind w:left="101"/>
              <w:rPr>
                <w:sz w:val="20"/>
              </w:rPr>
            </w:pPr>
          </w:p>
        </w:tc>
        <w:tc>
          <w:tcPr>
            <w:tcW w:w="2179" w:type="dxa"/>
            <w:tcBorders>
              <w:top w:val="nil"/>
              <w:bottom w:val="nil"/>
            </w:tcBorders>
          </w:tcPr>
          <w:p w14:paraId="580094A8" w14:textId="77777777" w:rsidR="0062424A" w:rsidRDefault="0062424A" w:rsidP="00D51454">
            <w:pPr>
              <w:pStyle w:val="TableParagraph"/>
              <w:rPr>
                <w:sz w:val="14"/>
              </w:rPr>
            </w:pPr>
          </w:p>
        </w:tc>
      </w:tr>
      <w:tr w:rsidR="0062424A" w14:paraId="2880E608" w14:textId="77777777" w:rsidTr="00334294">
        <w:trPr>
          <w:trHeight w:val="209"/>
        </w:trPr>
        <w:tc>
          <w:tcPr>
            <w:tcW w:w="554" w:type="dxa"/>
            <w:vMerge/>
          </w:tcPr>
          <w:p w14:paraId="173A956C" w14:textId="77777777" w:rsidR="0062424A" w:rsidRDefault="0062424A" w:rsidP="00D51454">
            <w:pPr>
              <w:rPr>
                <w:sz w:val="2"/>
                <w:szCs w:val="2"/>
              </w:rPr>
            </w:pPr>
          </w:p>
        </w:tc>
        <w:tc>
          <w:tcPr>
            <w:tcW w:w="1620" w:type="dxa"/>
            <w:vMerge/>
          </w:tcPr>
          <w:p w14:paraId="3D830B94" w14:textId="77777777" w:rsidR="0062424A" w:rsidRDefault="0062424A" w:rsidP="00D51454">
            <w:pPr>
              <w:rPr>
                <w:sz w:val="2"/>
                <w:szCs w:val="2"/>
              </w:rPr>
            </w:pPr>
          </w:p>
        </w:tc>
        <w:tc>
          <w:tcPr>
            <w:tcW w:w="1687" w:type="dxa"/>
            <w:tcBorders>
              <w:top w:val="nil"/>
              <w:bottom w:val="nil"/>
            </w:tcBorders>
          </w:tcPr>
          <w:p w14:paraId="67600135" w14:textId="241CCA22" w:rsidR="0062424A" w:rsidRDefault="0062424A" w:rsidP="00D51454">
            <w:pPr>
              <w:pStyle w:val="TableParagraph"/>
              <w:spacing w:line="190" w:lineRule="exact"/>
              <w:ind w:left="101"/>
              <w:rPr>
                <w:sz w:val="20"/>
              </w:rPr>
            </w:pPr>
          </w:p>
        </w:tc>
        <w:tc>
          <w:tcPr>
            <w:tcW w:w="2179" w:type="dxa"/>
            <w:tcBorders>
              <w:top w:val="nil"/>
              <w:bottom w:val="nil"/>
            </w:tcBorders>
          </w:tcPr>
          <w:p w14:paraId="691B434A" w14:textId="77777777" w:rsidR="0062424A" w:rsidRDefault="0062424A" w:rsidP="00D51454">
            <w:pPr>
              <w:pStyle w:val="TableParagraph"/>
              <w:rPr>
                <w:sz w:val="14"/>
              </w:rPr>
            </w:pPr>
          </w:p>
        </w:tc>
      </w:tr>
      <w:tr w:rsidR="0062424A" w14:paraId="5C9DB49C" w14:textId="77777777" w:rsidTr="00334294">
        <w:trPr>
          <w:trHeight w:val="314"/>
        </w:trPr>
        <w:tc>
          <w:tcPr>
            <w:tcW w:w="554" w:type="dxa"/>
            <w:vMerge/>
          </w:tcPr>
          <w:p w14:paraId="74057DAC" w14:textId="77777777" w:rsidR="0062424A" w:rsidRDefault="0062424A" w:rsidP="00D51454">
            <w:pPr>
              <w:rPr>
                <w:sz w:val="2"/>
                <w:szCs w:val="2"/>
              </w:rPr>
            </w:pPr>
          </w:p>
        </w:tc>
        <w:tc>
          <w:tcPr>
            <w:tcW w:w="1620" w:type="dxa"/>
            <w:vMerge/>
          </w:tcPr>
          <w:p w14:paraId="11B3153D" w14:textId="77777777" w:rsidR="0062424A" w:rsidRDefault="0062424A" w:rsidP="00D51454">
            <w:pPr>
              <w:rPr>
                <w:sz w:val="2"/>
                <w:szCs w:val="2"/>
              </w:rPr>
            </w:pPr>
          </w:p>
        </w:tc>
        <w:tc>
          <w:tcPr>
            <w:tcW w:w="1687" w:type="dxa"/>
            <w:tcBorders>
              <w:top w:val="nil"/>
            </w:tcBorders>
          </w:tcPr>
          <w:p w14:paraId="1E42926A" w14:textId="06DB3F6C" w:rsidR="0062424A" w:rsidRDefault="0062424A" w:rsidP="00D51454">
            <w:pPr>
              <w:pStyle w:val="TableParagraph"/>
              <w:spacing w:line="214" w:lineRule="exact"/>
              <w:ind w:left="101"/>
              <w:rPr>
                <w:sz w:val="20"/>
              </w:rPr>
            </w:pPr>
          </w:p>
        </w:tc>
        <w:tc>
          <w:tcPr>
            <w:tcW w:w="2179" w:type="dxa"/>
            <w:tcBorders>
              <w:top w:val="nil"/>
            </w:tcBorders>
          </w:tcPr>
          <w:p w14:paraId="7AF7AA65" w14:textId="77777777" w:rsidR="0062424A" w:rsidRDefault="0062424A" w:rsidP="00D51454">
            <w:pPr>
              <w:pStyle w:val="TableParagraph"/>
              <w:rPr>
                <w:sz w:val="18"/>
              </w:rPr>
            </w:pPr>
          </w:p>
        </w:tc>
      </w:tr>
      <w:tr w:rsidR="0062424A" w14:paraId="0AE487F7" w14:textId="77777777" w:rsidTr="0062424A">
        <w:trPr>
          <w:trHeight w:val="325"/>
        </w:trPr>
        <w:tc>
          <w:tcPr>
            <w:tcW w:w="554" w:type="dxa"/>
            <w:vMerge/>
          </w:tcPr>
          <w:p w14:paraId="2926A794" w14:textId="77777777" w:rsidR="0062424A" w:rsidRDefault="0062424A" w:rsidP="00D51454">
            <w:pPr>
              <w:pStyle w:val="TableParagraph"/>
              <w:rPr>
                <w:sz w:val="18"/>
              </w:rPr>
            </w:pPr>
          </w:p>
        </w:tc>
        <w:tc>
          <w:tcPr>
            <w:tcW w:w="1620" w:type="dxa"/>
            <w:vMerge/>
          </w:tcPr>
          <w:p w14:paraId="4AF7A99D" w14:textId="77777777" w:rsidR="0062424A" w:rsidRDefault="0062424A" w:rsidP="00D51454">
            <w:pPr>
              <w:pStyle w:val="TableParagraph"/>
              <w:rPr>
                <w:sz w:val="18"/>
              </w:rPr>
            </w:pPr>
          </w:p>
        </w:tc>
        <w:tc>
          <w:tcPr>
            <w:tcW w:w="1687" w:type="dxa"/>
            <w:tcBorders>
              <w:bottom w:val="nil"/>
            </w:tcBorders>
          </w:tcPr>
          <w:p w14:paraId="1A32C581" w14:textId="263B9F9A" w:rsidR="0062424A" w:rsidRDefault="005B1BC7" w:rsidP="00D51454">
            <w:pPr>
              <w:pStyle w:val="TableParagraph"/>
              <w:spacing w:before="101" w:line="205" w:lineRule="exact"/>
              <w:ind w:left="101"/>
              <w:rPr>
                <w:sz w:val="20"/>
              </w:rPr>
            </w:pPr>
            <w:r w:rsidRPr="005B1BC7">
              <w:rPr>
                <w:sz w:val="20"/>
              </w:rPr>
              <w:t>Prasyarat apa saja yang diperlukan untuk memastikan login berhasil?</w:t>
            </w:r>
          </w:p>
        </w:tc>
        <w:tc>
          <w:tcPr>
            <w:tcW w:w="2179" w:type="dxa"/>
            <w:tcBorders>
              <w:bottom w:val="nil"/>
            </w:tcBorders>
          </w:tcPr>
          <w:p w14:paraId="28CF94B2" w14:textId="7D8A2170" w:rsidR="0062424A" w:rsidRDefault="005B1BC7" w:rsidP="00D51454">
            <w:pPr>
              <w:pStyle w:val="TableParagraph"/>
              <w:spacing w:before="101" w:line="205" w:lineRule="exact"/>
              <w:ind w:left="101"/>
              <w:rPr>
                <w:sz w:val="20"/>
              </w:rPr>
            </w:pPr>
            <w:r w:rsidRPr="005B1BC7">
              <w:rPr>
                <w:sz w:val="20"/>
              </w:rPr>
              <w:t>0.8694</w:t>
            </w:r>
          </w:p>
        </w:tc>
      </w:tr>
      <w:tr w:rsidR="0062424A" w14:paraId="370744E1" w14:textId="77777777" w:rsidTr="00334294">
        <w:trPr>
          <w:trHeight w:val="210"/>
        </w:trPr>
        <w:tc>
          <w:tcPr>
            <w:tcW w:w="554" w:type="dxa"/>
            <w:vMerge/>
          </w:tcPr>
          <w:p w14:paraId="7C40C5B9" w14:textId="77777777" w:rsidR="0062424A" w:rsidRDefault="0062424A" w:rsidP="00D51454">
            <w:pPr>
              <w:rPr>
                <w:sz w:val="2"/>
                <w:szCs w:val="2"/>
              </w:rPr>
            </w:pPr>
          </w:p>
        </w:tc>
        <w:tc>
          <w:tcPr>
            <w:tcW w:w="1620" w:type="dxa"/>
            <w:vMerge/>
          </w:tcPr>
          <w:p w14:paraId="5BEE56D9" w14:textId="77777777" w:rsidR="0062424A" w:rsidRDefault="0062424A" w:rsidP="00D51454">
            <w:pPr>
              <w:rPr>
                <w:sz w:val="2"/>
                <w:szCs w:val="2"/>
              </w:rPr>
            </w:pPr>
          </w:p>
        </w:tc>
        <w:tc>
          <w:tcPr>
            <w:tcW w:w="1687" w:type="dxa"/>
            <w:tcBorders>
              <w:top w:val="nil"/>
              <w:bottom w:val="nil"/>
            </w:tcBorders>
          </w:tcPr>
          <w:p w14:paraId="61869A6C" w14:textId="7B3B5F83" w:rsidR="0062424A" w:rsidRDefault="0062424A" w:rsidP="00D51454">
            <w:pPr>
              <w:pStyle w:val="TableParagraph"/>
              <w:spacing w:line="190" w:lineRule="exact"/>
              <w:ind w:left="101"/>
              <w:rPr>
                <w:sz w:val="20"/>
              </w:rPr>
            </w:pPr>
          </w:p>
        </w:tc>
        <w:tc>
          <w:tcPr>
            <w:tcW w:w="2179" w:type="dxa"/>
            <w:tcBorders>
              <w:top w:val="nil"/>
              <w:bottom w:val="nil"/>
            </w:tcBorders>
          </w:tcPr>
          <w:p w14:paraId="03DF080A" w14:textId="45A0D203" w:rsidR="0062424A" w:rsidRDefault="0062424A" w:rsidP="00D51454">
            <w:pPr>
              <w:pStyle w:val="TableParagraph"/>
              <w:spacing w:line="190" w:lineRule="exact"/>
              <w:ind w:left="101"/>
              <w:rPr>
                <w:sz w:val="20"/>
              </w:rPr>
            </w:pPr>
          </w:p>
        </w:tc>
      </w:tr>
      <w:tr w:rsidR="0062424A" w14:paraId="0E80FE7A" w14:textId="77777777" w:rsidTr="00334294">
        <w:trPr>
          <w:trHeight w:val="209"/>
        </w:trPr>
        <w:tc>
          <w:tcPr>
            <w:tcW w:w="554" w:type="dxa"/>
            <w:vMerge/>
          </w:tcPr>
          <w:p w14:paraId="2CEA2E0D" w14:textId="77777777" w:rsidR="0062424A" w:rsidRDefault="0062424A" w:rsidP="00D51454">
            <w:pPr>
              <w:rPr>
                <w:sz w:val="2"/>
                <w:szCs w:val="2"/>
              </w:rPr>
            </w:pPr>
          </w:p>
        </w:tc>
        <w:tc>
          <w:tcPr>
            <w:tcW w:w="1620" w:type="dxa"/>
            <w:vMerge/>
          </w:tcPr>
          <w:p w14:paraId="2EF5790C" w14:textId="77777777" w:rsidR="0062424A" w:rsidRDefault="0062424A" w:rsidP="00D51454">
            <w:pPr>
              <w:rPr>
                <w:sz w:val="2"/>
                <w:szCs w:val="2"/>
              </w:rPr>
            </w:pPr>
          </w:p>
        </w:tc>
        <w:tc>
          <w:tcPr>
            <w:tcW w:w="1687" w:type="dxa"/>
            <w:tcBorders>
              <w:top w:val="nil"/>
              <w:bottom w:val="nil"/>
            </w:tcBorders>
          </w:tcPr>
          <w:p w14:paraId="1A319069" w14:textId="68B3726C" w:rsidR="0062424A" w:rsidRDefault="0062424A" w:rsidP="00D51454">
            <w:pPr>
              <w:pStyle w:val="TableParagraph"/>
              <w:spacing w:line="189" w:lineRule="exact"/>
              <w:ind w:left="101"/>
              <w:rPr>
                <w:sz w:val="20"/>
              </w:rPr>
            </w:pPr>
          </w:p>
        </w:tc>
        <w:tc>
          <w:tcPr>
            <w:tcW w:w="2179" w:type="dxa"/>
            <w:tcBorders>
              <w:top w:val="nil"/>
              <w:bottom w:val="nil"/>
            </w:tcBorders>
          </w:tcPr>
          <w:p w14:paraId="7A7DD7D2" w14:textId="77777777" w:rsidR="0062424A" w:rsidRDefault="0062424A" w:rsidP="00D51454">
            <w:pPr>
              <w:pStyle w:val="TableParagraph"/>
              <w:rPr>
                <w:sz w:val="14"/>
              </w:rPr>
            </w:pPr>
          </w:p>
        </w:tc>
      </w:tr>
      <w:tr w:rsidR="0062424A" w14:paraId="28602046" w14:textId="77777777" w:rsidTr="00334294">
        <w:trPr>
          <w:trHeight w:val="314"/>
        </w:trPr>
        <w:tc>
          <w:tcPr>
            <w:tcW w:w="554" w:type="dxa"/>
            <w:vMerge/>
          </w:tcPr>
          <w:p w14:paraId="05AF4313" w14:textId="77777777" w:rsidR="0062424A" w:rsidRDefault="0062424A" w:rsidP="00D51454">
            <w:pPr>
              <w:rPr>
                <w:sz w:val="2"/>
                <w:szCs w:val="2"/>
              </w:rPr>
            </w:pPr>
          </w:p>
        </w:tc>
        <w:tc>
          <w:tcPr>
            <w:tcW w:w="1620" w:type="dxa"/>
            <w:vMerge/>
          </w:tcPr>
          <w:p w14:paraId="2FACDE96" w14:textId="77777777" w:rsidR="0062424A" w:rsidRDefault="0062424A" w:rsidP="00D51454">
            <w:pPr>
              <w:rPr>
                <w:sz w:val="2"/>
                <w:szCs w:val="2"/>
              </w:rPr>
            </w:pPr>
          </w:p>
        </w:tc>
        <w:tc>
          <w:tcPr>
            <w:tcW w:w="1687" w:type="dxa"/>
            <w:tcBorders>
              <w:top w:val="nil"/>
            </w:tcBorders>
          </w:tcPr>
          <w:p w14:paraId="15E3DA31" w14:textId="37238509" w:rsidR="0062424A" w:rsidRDefault="0062424A" w:rsidP="00D51454">
            <w:pPr>
              <w:pStyle w:val="TableParagraph"/>
              <w:spacing w:line="214" w:lineRule="exact"/>
              <w:ind w:left="101"/>
              <w:rPr>
                <w:sz w:val="20"/>
              </w:rPr>
            </w:pPr>
          </w:p>
        </w:tc>
        <w:tc>
          <w:tcPr>
            <w:tcW w:w="2179" w:type="dxa"/>
            <w:tcBorders>
              <w:top w:val="nil"/>
            </w:tcBorders>
          </w:tcPr>
          <w:p w14:paraId="61363808" w14:textId="77777777" w:rsidR="0062424A" w:rsidRDefault="0062424A" w:rsidP="00D51454">
            <w:pPr>
              <w:pStyle w:val="TableParagraph"/>
              <w:rPr>
                <w:sz w:val="18"/>
              </w:rPr>
            </w:pPr>
          </w:p>
        </w:tc>
      </w:tr>
    </w:tbl>
    <w:p w14:paraId="487440F1" w14:textId="77777777" w:rsidR="00997C67" w:rsidRDefault="00997C67" w:rsidP="00997C67">
      <w:pPr>
        <w:pStyle w:val="TableParagraph"/>
        <w:rPr>
          <w:sz w:val="18"/>
        </w:rPr>
        <w:sectPr w:rsidR="00997C67" w:rsidSect="00997C67">
          <w:pgSz w:w="8400" w:h="11900"/>
          <w:pgMar w:top="740" w:right="283" w:bottom="940" w:left="992" w:header="0" w:footer="716" w:gutter="0"/>
          <w:cols w:space="720"/>
        </w:sectPr>
      </w:pPr>
    </w:p>
    <w:p w14:paraId="2EEC4B2C" w14:textId="53B949DB" w:rsidR="00997C67" w:rsidRDefault="00997C67" w:rsidP="00997C67">
      <w:pPr>
        <w:spacing w:before="64"/>
        <w:ind w:left="-1" w:right="288"/>
        <w:jc w:val="center"/>
        <w:rPr>
          <w:b/>
          <w:sz w:val="18"/>
        </w:rPr>
      </w:pPr>
    </w:p>
    <w:p w14:paraId="3A0CA6DC" w14:textId="77777777" w:rsidR="00997C67" w:rsidRDefault="00997C67" w:rsidP="00997C67">
      <w:pPr>
        <w:pStyle w:val="BodyText"/>
        <w:spacing w:before="69" w:after="1"/>
        <w:rPr>
          <w:b/>
        </w:rPr>
      </w:pPr>
    </w:p>
    <w:p w14:paraId="1438411B" w14:textId="77777777" w:rsidR="00997C67" w:rsidRDefault="00997C67" w:rsidP="00997C67">
      <w:pPr>
        <w:pStyle w:val="BodyText"/>
        <w:spacing w:before="24"/>
        <w:rPr>
          <w:b/>
          <w:sz w:val="18"/>
        </w:rPr>
      </w:pPr>
    </w:p>
    <w:p w14:paraId="4D266FC4" w14:textId="606449BD" w:rsidR="00997C67" w:rsidRDefault="00997C67" w:rsidP="00997C67">
      <w:pPr>
        <w:pStyle w:val="BodyText"/>
        <w:spacing w:after="4" w:line="230" w:lineRule="auto"/>
        <w:ind w:left="184" w:right="454" w:firstLine="703"/>
        <w:jc w:val="both"/>
      </w:pPr>
      <w:r>
        <w:t>Dari</w:t>
      </w:r>
      <w:r>
        <w:rPr>
          <w:spacing w:val="-13"/>
        </w:rPr>
        <w:t xml:space="preserve"> </w:t>
      </w:r>
      <w:r w:rsidRPr="005B1BC7">
        <w:rPr>
          <w:b/>
          <w:highlight w:val="yellow"/>
        </w:rPr>
        <w:t>Tabel</w:t>
      </w:r>
      <w:r w:rsidRPr="005B1BC7">
        <w:rPr>
          <w:b/>
          <w:spacing w:val="-12"/>
          <w:highlight w:val="yellow"/>
        </w:rPr>
        <w:t xml:space="preserve"> </w:t>
      </w:r>
      <w:r w:rsidRPr="005B1BC7">
        <w:rPr>
          <w:b/>
          <w:highlight w:val="yellow"/>
        </w:rPr>
        <w:t>4.13</w:t>
      </w:r>
      <w:r>
        <w:t>,</w:t>
      </w:r>
      <w:r>
        <w:rPr>
          <w:spacing w:val="-13"/>
        </w:rPr>
        <w:t xml:space="preserve"> </w:t>
      </w:r>
      <w:r>
        <w:t>terlihat</w:t>
      </w:r>
      <w:r>
        <w:rPr>
          <w:spacing w:val="-12"/>
        </w:rPr>
        <w:t xml:space="preserve"> </w:t>
      </w:r>
      <w:r w:rsidR="005B1BC7" w:rsidRPr="005B1BC7">
        <w:t>bahwa hasil perhitungan cosine similarity dalam proses pencarian jawaban yang tepat bagi pengguna menunjukkan, semakin tinggi nilainya, semakin identik vektor tersebut. Skor cosine similarity sendiri berkisar antara 0 hingga</w:t>
      </w:r>
      <w:r w:rsidR="00860393">
        <w:t xml:space="preserve"> 1, </w:t>
      </w:r>
      <w:r w:rsidR="005B1BC7" w:rsidRPr="005B1BC7">
        <w:t>nilai 0 berarti tidak ada kesamaan, sementara 1 menunjukkan kesamaan sempurna. Dalam eksperimen penghitungan skor cosine similarity ini, dataset berjumlah 1.050 data digunakan, agar proses pengamatan lebih sesuai situasi sebenarnya. Dari sampel data di atas, hanya 4 skor terbesar yang ditampilkan dari hasil perhitungan untuk setiap input pengguna. Keempat skor terbesar tersebut diambil setelah pengurutan nilai cosine similarity dari yang paling besar, lalu nilai tertinggi akan dipilih sebagai jawaban.</w:t>
      </w:r>
    </w:p>
    <w:p w14:paraId="3A62306E" w14:textId="77777777" w:rsidR="00997C67" w:rsidRDefault="00997C67" w:rsidP="002C01CC">
      <w:pPr>
        <w:pStyle w:val="BodyText"/>
        <w:ind w:right="461"/>
        <w:jc w:val="both"/>
      </w:pPr>
    </w:p>
    <w:p w14:paraId="1695EBB0" w14:textId="171E847D" w:rsidR="002C01CC" w:rsidRPr="009404BB" w:rsidRDefault="00835442" w:rsidP="00835442">
      <w:pPr>
        <w:pStyle w:val="Heading5"/>
        <w:numPr>
          <w:ilvl w:val="2"/>
          <w:numId w:val="20"/>
        </w:numPr>
        <w:tabs>
          <w:tab w:val="left" w:pos="142"/>
        </w:tabs>
        <w:spacing w:before="125" w:line="229" w:lineRule="exact"/>
        <w:ind w:left="709" w:right="461" w:hanging="578"/>
        <w:jc w:val="both"/>
        <w:rPr>
          <w:rFonts w:ascii="Times New Roman" w:hAnsi="Times New Roman" w:cs="Times New Roman"/>
          <w:b/>
          <w:bCs/>
          <w:color w:val="000000" w:themeColor="text1"/>
          <w:spacing w:val="-2"/>
          <w:sz w:val="20"/>
          <w:szCs w:val="20"/>
        </w:rPr>
      </w:pPr>
      <w:r>
        <w:rPr>
          <w:rFonts w:ascii="Times New Roman" w:hAnsi="Times New Roman" w:cs="Times New Roman"/>
          <w:b/>
          <w:bCs/>
          <w:color w:val="000000" w:themeColor="text1"/>
          <w:spacing w:val="-2"/>
          <w:sz w:val="20"/>
          <w:szCs w:val="20"/>
        </w:rPr>
        <w:t>Skenario Uji Coba</w:t>
      </w:r>
    </w:p>
    <w:p w14:paraId="107F7484" w14:textId="14CF03F5" w:rsidR="002C01CC" w:rsidRPr="009404BB" w:rsidRDefault="002C01CC" w:rsidP="002C01CC">
      <w:pPr>
        <w:pStyle w:val="BodyText"/>
        <w:ind w:left="167" w:right="461" w:firstLine="283"/>
        <w:jc w:val="both"/>
      </w:pPr>
      <w:r w:rsidRPr="009404BB">
        <w:t xml:space="preserve">Berikut Pengujian sistem akan dilakukan dengan menggunakan </w:t>
      </w:r>
      <w:r w:rsidR="003340C6">
        <w:t xml:space="preserve">5 </w:t>
      </w:r>
      <w:r w:rsidRPr="009404BB">
        <w:t xml:space="preserve"> tipe pengujian antara lain adalah sebagai berikut:</w:t>
      </w:r>
    </w:p>
    <w:p w14:paraId="04A59A90" w14:textId="77777777" w:rsidR="002C01CC" w:rsidRPr="009404BB" w:rsidRDefault="002C01CC" w:rsidP="002C01CC">
      <w:pPr>
        <w:pStyle w:val="BodyText"/>
        <w:ind w:right="461"/>
        <w:jc w:val="both"/>
      </w:pPr>
    </w:p>
    <w:p w14:paraId="5BC40D59" w14:textId="00CDE425" w:rsidR="002C01CC" w:rsidRPr="00407BA4" w:rsidRDefault="002C01CC" w:rsidP="002C01CC">
      <w:pPr>
        <w:pStyle w:val="BodyText"/>
        <w:numPr>
          <w:ilvl w:val="0"/>
          <w:numId w:val="18"/>
        </w:numPr>
        <w:ind w:right="461"/>
        <w:jc w:val="both"/>
        <w:rPr>
          <w:b/>
          <w:bCs/>
        </w:rPr>
      </w:pPr>
      <w:r w:rsidRPr="009404BB">
        <w:rPr>
          <w:b/>
          <w:bCs/>
        </w:rPr>
        <w:t>Pengujian dengan menggunakan pemilihan kosakata sesuai dataset</w:t>
      </w:r>
    </w:p>
    <w:p w14:paraId="6EAAF6AC" w14:textId="2EF0C4B8" w:rsidR="00407BA4" w:rsidRDefault="00407BA4" w:rsidP="00407BA4">
      <w:pPr>
        <w:pStyle w:val="BodyText"/>
        <w:ind w:left="426" w:right="461" w:firstLine="425"/>
        <w:jc w:val="both"/>
      </w:pPr>
      <w:r w:rsidRPr="00407BA4">
        <w:t>Skenario ini menguji kemampuan chatbot dalam merespons pertanyaan yang menggunakan kalimat langsung dan umum</w:t>
      </w:r>
      <w:r w:rsidR="00AA6AAF">
        <w:t xml:space="preserve"> sesuai pada dataset</w:t>
      </w:r>
      <w:r w:rsidRPr="00407BA4">
        <w:t>. Pertanyaan seperti “</w:t>
      </w:r>
      <w:r w:rsidR="00C87789">
        <w:t>Apa saja step menguji fitur registrasi</w:t>
      </w:r>
      <w:r w:rsidRPr="00407BA4">
        <w:t>?” digunakan untuk melihat apakah chatbot dapat langsung mengenali kata kunci utama dan memberikan jawaban yang tepat sesuai dengan data yang ada di dalam knowledge base.</w:t>
      </w:r>
    </w:p>
    <w:p w14:paraId="1A2A99A0" w14:textId="77777777" w:rsidR="00407BA4" w:rsidRPr="009404BB" w:rsidRDefault="00407BA4" w:rsidP="002C01CC">
      <w:pPr>
        <w:pStyle w:val="BodyText"/>
        <w:ind w:right="461"/>
        <w:jc w:val="both"/>
      </w:pPr>
    </w:p>
    <w:p w14:paraId="0B40EB93" w14:textId="64FD077E" w:rsidR="002C01CC" w:rsidRPr="009404BB" w:rsidRDefault="002C01CC" w:rsidP="002C01CC">
      <w:pPr>
        <w:pStyle w:val="Caption"/>
        <w:jc w:val="center"/>
        <w:rPr>
          <w:b/>
          <w:bCs/>
          <w:i w:val="0"/>
          <w:iCs w:val="0"/>
          <w:sz w:val="20"/>
          <w:szCs w:val="20"/>
        </w:rPr>
      </w:pPr>
      <w:bookmarkStart w:id="112" w:name="_Toc189215667"/>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13</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Pertanyaan dengan kosakata sesuai</w:t>
      </w:r>
      <w:bookmarkEnd w:id="112"/>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2"/>
        <w:gridCol w:w="2294"/>
        <w:gridCol w:w="1417"/>
      </w:tblGrid>
      <w:tr w:rsidR="00D244A9" w:rsidRPr="009404BB" w14:paraId="6D6A2FF2" w14:textId="2EC3F93F" w:rsidTr="00554835">
        <w:trPr>
          <w:trHeight w:val="431"/>
          <w:jc w:val="center"/>
        </w:trPr>
        <w:tc>
          <w:tcPr>
            <w:tcW w:w="1382" w:type="dxa"/>
            <w:shd w:val="clear" w:color="auto" w:fill="auto"/>
          </w:tcPr>
          <w:p w14:paraId="549A0A84" w14:textId="7F72657B" w:rsidR="00D244A9" w:rsidRPr="009404BB" w:rsidRDefault="00D244A9" w:rsidP="008073D5">
            <w:pPr>
              <w:pStyle w:val="TableParagraph"/>
              <w:spacing w:before="98"/>
              <w:ind w:left="98"/>
              <w:rPr>
                <w:sz w:val="20"/>
                <w:szCs w:val="20"/>
              </w:rPr>
            </w:pPr>
            <w:r w:rsidRPr="009404BB">
              <w:rPr>
                <w:spacing w:val="-2"/>
                <w:sz w:val="20"/>
                <w:szCs w:val="20"/>
              </w:rPr>
              <w:t>Pertanyaan</w:t>
            </w:r>
          </w:p>
        </w:tc>
        <w:tc>
          <w:tcPr>
            <w:tcW w:w="2294" w:type="dxa"/>
            <w:shd w:val="clear" w:color="auto" w:fill="auto"/>
          </w:tcPr>
          <w:p w14:paraId="349258EC" w14:textId="155E20F1" w:rsidR="00D244A9" w:rsidRPr="009404BB" w:rsidRDefault="00D244A9" w:rsidP="008073D5">
            <w:pPr>
              <w:pStyle w:val="TableParagraph"/>
              <w:spacing w:before="98"/>
              <w:ind w:left="98"/>
              <w:rPr>
                <w:sz w:val="20"/>
                <w:szCs w:val="20"/>
              </w:rPr>
            </w:pPr>
            <w:r w:rsidRPr="009404BB">
              <w:rPr>
                <w:spacing w:val="-2"/>
                <w:sz w:val="20"/>
                <w:szCs w:val="20"/>
              </w:rPr>
              <w:t>Jawaban</w:t>
            </w:r>
          </w:p>
        </w:tc>
        <w:tc>
          <w:tcPr>
            <w:tcW w:w="1417" w:type="dxa"/>
          </w:tcPr>
          <w:p w14:paraId="2F3DA4E7" w14:textId="2E606C88" w:rsidR="00D244A9" w:rsidRPr="009404BB" w:rsidRDefault="00D244A9" w:rsidP="008073D5">
            <w:pPr>
              <w:pStyle w:val="TableParagraph"/>
              <w:spacing w:before="98"/>
              <w:ind w:left="98"/>
              <w:rPr>
                <w:spacing w:val="-2"/>
                <w:sz w:val="20"/>
                <w:szCs w:val="20"/>
              </w:rPr>
            </w:pPr>
            <w:r>
              <w:rPr>
                <w:spacing w:val="-2"/>
                <w:sz w:val="20"/>
                <w:szCs w:val="20"/>
              </w:rPr>
              <w:t>Skor Similarity</w:t>
            </w:r>
          </w:p>
        </w:tc>
      </w:tr>
      <w:tr w:rsidR="00D244A9" w:rsidRPr="009404BB" w14:paraId="1914725C" w14:textId="6AEC028A" w:rsidTr="00E92878">
        <w:trPr>
          <w:trHeight w:val="689"/>
          <w:jc w:val="center"/>
        </w:trPr>
        <w:tc>
          <w:tcPr>
            <w:tcW w:w="1382" w:type="dxa"/>
          </w:tcPr>
          <w:p w14:paraId="1DBE4B6E" w14:textId="33765AAD" w:rsidR="00D244A9" w:rsidRPr="009404BB" w:rsidRDefault="00B65967" w:rsidP="008073D5">
            <w:pPr>
              <w:pStyle w:val="TableParagraph"/>
              <w:spacing w:before="98"/>
              <w:ind w:left="98"/>
              <w:rPr>
                <w:sz w:val="20"/>
                <w:szCs w:val="20"/>
              </w:rPr>
            </w:pPr>
            <w:r w:rsidRPr="00554835">
              <w:rPr>
                <w:sz w:val="20"/>
                <w:szCs w:val="20"/>
              </w:rPr>
              <w:t>Bagaimana test case untuk fitur login</w:t>
            </w:r>
            <w:r>
              <w:rPr>
                <w:sz w:val="20"/>
                <w:szCs w:val="20"/>
              </w:rPr>
              <w:t xml:space="preserve"> </w:t>
            </w:r>
            <w:r w:rsidRPr="00554835">
              <w:rPr>
                <w:sz w:val="20"/>
                <w:szCs w:val="20"/>
              </w:rPr>
              <w:t>?</w:t>
            </w:r>
          </w:p>
        </w:tc>
        <w:tc>
          <w:tcPr>
            <w:tcW w:w="2294" w:type="dxa"/>
          </w:tcPr>
          <w:p w14:paraId="28607FD2" w14:textId="00972AA8" w:rsidR="00D244A9" w:rsidRPr="009404BB" w:rsidRDefault="00E92878" w:rsidP="008073D5">
            <w:pPr>
              <w:pStyle w:val="TableParagraph"/>
              <w:spacing w:before="98"/>
              <w:ind w:left="98" w:right="148"/>
              <w:rPr>
                <w:sz w:val="20"/>
                <w:szCs w:val="20"/>
              </w:rPr>
            </w:pPr>
            <w:r w:rsidRPr="00E92878">
              <w:rPr>
                <w:sz w:val="20"/>
                <w:szCs w:val="20"/>
              </w:rPr>
              <w:t xml:space="preserve">Berikut adalah beberapa test case yang dapat digunakan untuk menguji skenario login pada layanan Agree, yang mencakup pengujian Positive Case dan Negative Case. Positive Case bertujuan untuk memastikan </w:t>
            </w:r>
            <w:r w:rsidRPr="00E92878">
              <w:rPr>
                <w:sz w:val="20"/>
                <w:szCs w:val="20"/>
              </w:rPr>
              <w:lastRenderedPageBreak/>
              <w:t>sistem dapat menangani input yang benar sesuai alur yang diharapkan, sementara Negative Case bertujuan untuk memastikan sistem dapat merespons dengan tepat terhadap input yang salah atau kondisi tidak normal. Untuk Positive Case: 1.) Test Case: Login dengan username dan password yang valid 2.) Test Case: Verifikasi UI dan tombol login berfungsi dengan benar 3.) Test Case: Login dengan opsi 'Remember Me' 4.) Test Case: Login setelah logout 5.) Test Case: Login di berbagai browser (Cross Browser Testing). Sedangkan untuk Negative Case: 1.) Test Case: Login dengan password yang salah 2.) Test Case: Login dengan username/email yang tidak terdaftar</w:t>
            </w:r>
            <w:r>
              <w:rPr>
                <w:sz w:val="20"/>
                <w:szCs w:val="20"/>
              </w:rPr>
              <w:t>.</w:t>
            </w:r>
          </w:p>
        </w:tc>
        <w:tc>
          <w:tcPr>
            <w:tcW w:w="1417" w:type="dxa"/>
          </w:tcPr>
          <w:p w14:paraId="7B2A530D" w14:textId="51121B97" w:rsidR="00D244A9" w:rsidRPr="009404BB" w:rsidRDefault="00554835" w:rsidP="00554835">
            <w:pPr>
              <w:pStyle w:val="TableParagraph"/>
              <w:spacing w:before="98"/>
              <w:ind w:left="98" w:right="148"/>
              <w:jc w:val="center"/>
              <w:rPr>
                <w:sz w:val="20"/>
                <w:szCs w:val="20"/>
              </w:rPr>
            </w:pPr>
            <w:r>
              <w:rPr>
                <w:sz w:val="20"/>
                <w:szCs w:val="20"/>
              </w:rPr>
              <w:lastRenderedPageBreak/>
              <w:t>1.00</w:t>
            </w:r>
          </w:p>
        </w:tc>
      </w:tr>
      <w:tr w:rsidR="00D244A9" w:rsidRPr="009404BB" w14:paraId="6B40B5BD" w14:textId="21C121B8" w:rsidTr="00554835">
        <w:trPr>
          <w:trHeight w:val="1580"/>
          <w:jc w:val="center"/>
        </w:trPr>
        <w:tc>
          <w:tcPr>
            <w:tcW w:w="1382" w:type="dxa"/>
          </w:tcPr>
          <w:p w14:paraId="4073E972" w14:textId="77777777" w:rsidR="00D244A9" w:rsidRPr="009404BB" w:rsidRDefault="00D244A9" w:rsidP="008073D5">
            <w:pPr>
              <w:pStyle w:val="TableParagraph"/>
              <w:spacing w:before="100" w:line="237" w:lineRule="auto"/>
              <w:ind w:left="98"/>
              <w:rPr>
                <w:sz w:val="20"/>
                <w:szCs w:val="20"/>
              </w:rPr>
            </w:pPr>
            <w:r w:rsidRPr="009404BB">
              <w:rPr>
                <w:sz w:val="20"/>
                <w:szCs w:val="20"/>
              </w:rPr>
              <w:t>Apa saja skenario dasar dalam pengujian fitur registrasi?</w:t>
            </w:r>
          </w:p>
        </w:tc>
        <w:tc>
          <w:tcPr>
            <w:tcW w:w="2294" w:type="dxa"/>
          </w:tcPr>
          <w:p w14:paraId="39CF92D5" w14:textId="77777777" w:rsidR="00D244A9" w:rsidRPr="009404BB" w:rsidRDefault="00D244A9" w:rsidP="008073D5">
            <w:pPr>
              <w:pStyle w:val="TableParagraph"/>
              <w:ind w:left="98" w:right="859"/>
              <w:rPr>
                <w:sz w:val="20"/>
                <w:szCs w:val="20"/>
              </w:rPr>
            </w:pPr>
            <w:r w:rsidRPr="009404BB">
              <w:rPr>
                <w:sz w:val="20"/>
                <w:szCs w:val="20"/>
              </w:rPr>
              <w:t>Skenario testing untuk fitur registrasi secara dasar terbagi menjadi 2 yaitu: Register Berhasil (Success) &amp; Register Gagal (Failed).</w:t>
            </w:r>
          </w:p>
        </w:tc>
        <w:tc>
          <w:tcPr>
            <w:tcW w:w="1417" w:type="dxa"/>
          </w:tcPr>
          <w:p w14:paraId="09375D66" w14:textId="6E9F65CB" w:rsidR="00D244A9" w:rsidRPr="009404BB" w:rsidRDefault="00860393" w:rsidP="00554835">
            <w:pPr>
              <w:pStyle w:val="TableParagraph"/>
              <w:ind w:right="-7"/>
              <w:jc w:val="center"/>
              <w:rPr>
                <w:sz w:val="20"/>
                <w:szCs w:val="20"/>
              </w:rPr>
            </w:pPr>
            <w:r>
              <w:rPr>
                <w:sz w:val="20"/>
                <w:szCs w:val="20"/>
              </w:rPr>
              <w:t>1.00</w:t>
            </w:r>
          </w:p>
        </w:tc>
      </w:tr>
      <w:tr w:rsidR="00D244A9" w:rsidRPr="009404BB" w14:paraId="1A28427F" w14:textId="2C06C575" w:rsidTr="00554835">
        <w:trPr>
          <w:trHeight w:val="1120"/>
          <w:jc w:val="center"/>
        </w:trPr>
        <w:tc>
          <w:tcPr>
            <w:tcW w:w="1382" w:type="dxa"/>
          </w:tcPr>
          <w:p w14:paraId="2C8914FD" w14:textId="77777777" w:rsidR="00D244A9" w:rsidRPr="009404BB" w:rsidRDefault="00D244A9" w:rsidP="008073D5">
            <w:pPr>
              <w:pStyle w:val="TableParagraph"/>
              <w:spacing w:before="98"/>
              <w:ind w:left="98" w:right="239"/>
              <w:rPr>
                <w:sz w:val="20"/>
                <w:szCs w:val="20"/>
              </w:rPr>
            </w:pPr>
            <w:r w:rsidRPr="009404BB">
              <w:rPr>
                <w:sz w:val="20"/>
                <w:szCs w:val="20"/>
              </w:rPr>
              <w:lastRenderedPageBreak/>
              <w:t>Apa saja Step untuk menguji fitur Registrasi?</w:t>
            </w:r>
          </w:p>
        </w:tc>
        <w:tc>
          <w:tcPr>
            <w:tcW w:w="2294" w:type="dxa"/>
          </w:tcPr>
          <w:p w14:paraId="21F6F52B" w14:textId="6D98EA2C" w:rsidR="00D244A9" w:rsidRPr="009404BB" w:rsidRDefault="00183B14" w:rsidP="008073D5">
            <w:pPr>
              <w:pStyle w:val="TableParagraph"/>
              <w:spacing w:before="98"/>
              <w:ind w:left="98"/>
              <w:rPr>
                <w:sz w:val="20"/>
                <w:szCs w:val="20"/>
              </w:rPr>
            </w:pPr>
            <w:r w:rsidRPr="00183B14">
              <w:rPr>
                <w:sz w:val="20"/>
                <w:szCs w:val="20"/>
              </w:rPr>
              <w:t>Berikut adalah step yang perlu dilakukan dalam menguji fitur Registrasi untuk test case Positive Case dan Negative Case pada layanan Agree. Untuk Positive Case: 1.) Buka halaman registrasi 2.) Masukkan data pendaftaran yang valid sesuai format (email, password, nama lengkap, dll.) 3.) Klik tombol 'Daftar' atau 'Registrasi' 4.) Verifikasi validasi form, pastikan sistem memvalidasi setiap input 5.) Jika data valid, sistem memproses registrasi dan menyimpan data pengguna ke database 6.) Sistem mengirimkan kode OTP (One-Time Password) ke email atau nomor HP 7.) User diarahkan ke halaman verifikasi akun 8.) Masukkan kode OTP yang valid 9.) Sistem memverifikasi OTP 10.) Sistem menampilkan notifikasi bahwa registrasi berhasil 11.) Verifikasi data pengguna tersimpan di database 12.) Lakukan login untuk memastikan akun aktif.</w:t>
            </w:r>
          </w:p>
        </w:tc>
        <w:tc>
          <w:tcPr>
            <w:tcW w:w="1417" w:type="dxa"/>
          </w:tcPr>
          <w:p w14:paraId="1AD1E436" w14:textId="62C48CC7" w:rsidR="00D244A9" w:rsidRPr="009404BB" w:rsidRDefault="00860393" w:rsidP="00554835">
            <w:pPr>
              <w:pStyle w:val="TableParagraph"/>
              <w:spacing w:before="98"/>
              <w:ind w:left="98"/>
              <w:jc w:val="center"/>
              <w:rPr>
                <w:sz w:val="20"/>
                <w:szCs w:val="20"/>
              </w:rPr>
            </w:pPr>
            <w:r>
              <w:rPr>
                <w:sz w:val="20"/>
                <w:szCs w:val="20"/>
              </w:rPr>
              <w:t>1.00</w:t>
            </w:r>
          </w:p>
        </w:tc>
      </w:tr>
    </w:tbl>
    <w:p w14:paraId="158BCDBE" w14:textId="77777777" w:rsidR="002C01CC" w:rsidRPr="009404BB" w:rsidRDefault="002C01CC" w:rsidP="002C01CC">
      <w:pPr>
        <w:pStyle w:val="BodyText"/>
        <w:spacing w:line="276" w:lineRule="auto"/>
        <w:ind w:left="851" w:right="561" w:firstLine="400"/>
        <w:jc w:val="both"/>
      </w:pPr>
    </w:p>
    <w:p w14:paraId="2F60B011" w14:textId="77777777" w:rsidR="002C01CC" w:rsidRDefault="002C01CC" w:rsidP="002C01CC">
      <w:pPr>
        <w:pStyle w:val="BodyText"/>
        <w:spacing w:line="276" w:lineRule="auto"/>
        <w:ind w:left="284" w:right="561" w:firstLine="400"/>
        <w:jc w:val="both"/>
      </w:pPr>
      <w:r w:rsidRPr="009404BB">
        <w:t xml:space="preserve">Berdasarkan Tabel 4.12, dapat disimpulkan bahwa chatbot mampu memahami pertanyaan yang diajukan oleh pengguna apabila pertanyaan tersebut disampaikan persis seperti pada datset. Hal ini menunjukkan bahwa </w:t>
      </w:r>
      <w:r w:rsidRPr="009404BB">
        <w:lastRenderedPageBreak/>
        <w:t>sistem telah dirancang dengan baik untuk mengenali pertanyaan yang memiliki tingkat kesamaan tinggi dengan dataset.</w:t>
      </w:r>
    </w:p>
    <w:p w14:paraId="43100E45" w14:textId="77777777" w:rsidR="003628F6" w:rsidRPr="009404BB" w:rsidRDefault="003628F6" w:rsidP="002C01CC">
      <w:pPr>
        <w:pStyle w:val="BodyText"/>
        <w:spacing w:line="276" w:lineRule="auto"/>
        <w:ind w:left="284" w:right="561" w:firstLine="400"/>
        <w:jc w:val="both"/>
      </w:pPr>
    </w:p>
    <w:p w14:paraId="2B4F3EF0" w14:textId="77777777" w:rsidR="002C01CC" w:rsidRPr="009404BB" w:rsidRDefault="002C01CC" w:rsidP="002C01CC">
      <w:pPr>
        <w:pStyle w:val="BodyText"/>
        <w:ind w:left="810" w:right="461"/>
        <w:jc w:val="both"/>
      </w:pPr>
    </w:p>
    <w:p w14:paraId="1A2E50F6" w14:textId="77777777" w:rsidR="002C01CC" w:rsidRDefault="002C01CC" w:rsidP="002C01CC">
      <w:pPr>
        <w:pStyle w:val="BodyText"/>
        <w:numPr>
          <w:ilvl w:val="0"/>
          <w:numId w:val="18"/>
        </w:numPr>
        <w:ind w:right="461"/>
        <w:jc w:val="both"/>
        <w:rPr>
          <w:b/>
          <w:bCs/>
        </w:rPr>
      </w:pPr>
      <w:r w:rsidRPr="009404BB">
        <w:rPr>
          <w:b/>
          <w:bCs/>
        </w:rPr>
        <w:t>Pengujian dengan menggunakan pemilihan kalimat yang kompleks</w:t>
      </w:r>
    </w:p>
    <w:p w14:paraId="1A07A3A0" w14:textId="48897120" w:rsidR="00D244A9" w:rsidRPr="009404BB" w:rsidRDefault="00D244A9" w:rsidP="00D244A9">
      <w:pPr>
        <w:pStyle w:val="BodyText"/>
        <w:ind w:left="284" w:right="461" w:firstLine="567"/>
        <w:jc w:val="both"/>
        <w:rPr>
          <w:b/>
          <w:bCs/>
        </w:rPr>
      </w:pPr>
      <w:r w:rsidRPr="00D244A9">
        <w:t>Skenario ini bertujuan untuk menilai sejauh mana sistem dapat memahami maksud utama dari pertanyaan yang panjang dan mengandung penjelasan tambahan. Misalnya, pertanyaan seperti “</w:t>
      </w:r>
      <w:r w:rsidRPr="009404BB">
        <w:t>Saya bingung skenario dasar dalam pengujian fitur registrasi apa saja?</w:t>
      </w:r>
      <w:r w:rsidRPr="00D244A9">
        <w:t>” digunakan untuk mengetahui apakah chatbot tetap dapat menangkap konteks utama, yaitu "</w:t>
      </w:r>
      <w:r>
        <w:t>registrasi</w:t>
      </w:r>
      <w:r w:rsidRPr="00D244A9">
        <w:t>", dan memberikan jawaban yang sesuai.</w:t>
      </w:r>
    </w:p>
    <w:p w14:paraId="7DE4A3B0" w14:textId="77777777" w:rsidR="002C01CC" w:rsidRPr="009404BB" w:rsidRDefault="002C01CC" w:rsidP="002C01CC">
      <w:pPr>
        <w:pStyle w:val="Heading2"/>
        <w:spacing w:before="70" w:after="36"/>
        <w:ind w:left="1701"/>
        <w:rPr>
          <w:rFonts w:cs="Times New Roman"/>
          <w:b w:val="0"/>
          <w:szCs w:val="20"/>
        </w:rPr>
      </w:pPr>
    </w:p>
    <w:p w14:paraId="47688B3A" w14:textId="483E7BD2" w:rsidR="002C01CC" w:rsidRPr="009404BB" w:rsidRDefault="002C01CC" w:rsidP="002C01CC">
      <w:pPr>
        <w:pStyle w:val="Caption"/>
        <w:jc w:val="center"/>
        <w:rPr>
          <w:b/>
          <w:bCs/>
          <w:i w:val="0"/>
          <w:iCs w:val="0"/>
          <w:color w:val="000000" w:themeColor="text1"/>
          <w:sz w:val="20"/>
          <w:szCs w:val="20"/>
        </w:rPr>
      </w:pPr>
      <w:bookmarkStart w:id="113" w:name="_Toc189215668"/>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14</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Pertanyaan dengan kalimat kompleks</w:t>
      </w:r>
      <w:bookmarkEnd w:id="113"/>
    </w:p>
    <w:tbl>
      <w:tblPr>
        <w:tblW w:w="52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14"/>
        <w:gridCol w:w="2304"/>
        <w:gridCol w:w="1417"/>
      </w:tblGrid>
      <w:tr w:rsidR="00D244A9" w:rsidRPr="009404BB" w14:paraId="27927F11" w14:textId="4E45B3D1" w:rsidTr="00D244A9">
        <w:trPr>
          <w:trHeight w:val="431"/>
          <w:jc w:val="center"/>
        </w:trPr>
        <w:tc>
          <w:tcPr>
            <w:tcW w:w="1514" w:type="dxa"/>
            <w:shd w:val="clear" w:color="auto" w:fill="auto"/>
          </w:tcPr>
          <w:p w14:paraId="10B20651" w14:textId="77777777" w:rsidR="00D244A9" w:rsidRPr="009404BB" w:rsidRDefault="00D244A9" w:rsidP="008073D5">
            <w:pPr>
              <w:pStyle w:val="TableParagraph"/>
              <w:spacing w:before="98"/>
              <w:ind w:left="98"/>
              <w:jc w:val="center"/>
              <w:rPr>
                <w:sz w:val="20"/>
                <w:szCs w:val="20"/>
              </w:rPr>
            </w:pPr>
            <w:r w:rsidRPr="009404BB">
              <w:rPr>
                <w:spacing w:val="-2"/>
                <w:sz w:val="20"/>
                <w:szCs w:val="20"/>
              </w:rPr>
              <w:t>Pertanyaan</w:t>
            </w:r>
          </w:p>
        </w:tc>
        <w:tc>
          <w:tcPr>
            <w:tcW w:w="2304" w:type="dxa"/>
            <w:shd w:val="clear" w:color="auto" w:fill="auto"/>
          </w:tcPr>
          <w:p w14:paraId="18A90787" w14:textId="77777777" w:rsidR="00D244A9" w:rsidRPr="009404BB" w:rsidRDefault="00D244A9" w:rsidP="008073D5">
            <w:pPr>
              <w:pStyle w:val="TableParagraph"/>
              <w:spacing w:before="98"/>
              <w:ind w:left="98"/>
              <w:rPr>
                <w:sz w:val="20"/>
                <w:szCs w:val="20"/>
              </w:rPr>
            </w:pPr>
            <w:r w:rsidRPr="009404BB">
              <w:rPr>
                <w:spacing w:val="-2"/>
                <w:sz w:val="20"/>
                <w:szCs w:val="20"/>
              </w:rPr>
              <w:t>Jawaban</w:t>
            </w:r>
          </w:p>
        </w:tc>
        <w:tc>
          <w:tcPr>
            <w:tcW w:w="1417" w:type="dxa"/>
          </w:tcPr>
          <w:p w14:paraId="63103550" w14:textId="15B6343E" w:rsidR="00D244A9" w:rsidRPr="009404BB" w:rsidRDefault="00D244A9" w:rsidP="008073D5">
            <w:pPr>
              <w:pStyle w:val="TableParagraph"/>
              <w:spacing w:before="98"/>
              <w:ind w:left="98"/>
              <w:rPr>
                <w:spacing w:val="-2"/>
                <w:sz w:val="20"/>
                <w:szCs w:val="20"/>
              </w:rPr>
            </w:pPr>
            <w:r>
              <w:rPr>
                <w:spacing w:val="-2"/>
                <w:sz w:val="20"/>
                <w:szCs w:val="20"/>
              </w:rPr>
              <w:t>Skor Similarity</w:t>
            </w:r>
          </w:p>
        </w:tc>
      </w:tr>
      <w:tr w:rsidR="00554835" w:rsidRPr="009404BB" w14:paraId="63A7B233" w14:textId="7FDA1679" w:rsidTr="00D244A9">
        <w:trPr>
          <w:trHeight w:val="889"/>
          <w:jc w:val="center"/>
        </w:trPr>
        <w:tc>
          <w:tcPr>
            <w:tcW w:w="1514" w:type="dxa"/>
          </w:tcPr>
          <w:p w14:paraId="3A216B6B" w14:textId="5FE35252" w:rsidR="00554835" w:rsidRPr="009404BB" w:rsidRDefault="00E92878" w:rsidP="00E92878">
            <w:pPr>
              <w:pStyle w:val="TableParagraph"/>
              <w:spacing w:before="98"/>
              <w:ind w:left="98"/>
              <w:rPr>
                <w:sz w:val="20"/>
                <w:szCs w:val="20"/>
              </w:rPr>
            </w:pPr>
            <w:r w:rsidRPr="00E92878">
              <w:rPr>
                <w:sz w:val="20"/>
                <w:szCs w:val="20"/>
              </w:rPr>
              <w:t>Beritahu apa saja test case untuk menguji fitur login ?</w:t>
            </w:r>
          </w:p>
        </w:tc>
        <w:tc>
          <w:tcPr>
            <w:tcW w:w="2304" w:type="dxa"/>
          </w:tcPr>
          <w:p w14:paraId="2F22C336" w14:textId="03BD21E7" w:rsidR="00554835" w:rsidRPr="009404BB" w:rsidRDefault="00E92878" w:rsidP="00554835">
            <w:pPr>
              <w:pStyle w:val="TableParagraph"/>
              <w:spacing w:before="98"/>
              <w:ind w:left="98" w:right="148"/>
              <w:rPr>
                <w:sz w:val="20"/>
                <w:szCs w:val="20"/>
              </w:rPr>
            </w:pPr>
            <w:r w:rsidRPr="00E92878">
              <w:rPr>
                <w:sz w:val="20"/>
                <w:szCs w:val="20"/>
              </w:rPr>
              <w:t xml:space="preserve">Berikut adalah beberapa test case yang dapat digunakan untuk menguji skenario login pada layanan Agree, yang mencakup pengujian Positive Case dan Negative Case. Positive Case bertujuan untuk memastikan sistem dapat menangani input yang benar sesuai alur yang diharapkan, sementara Negative Case bertujuan untuk memastikan sistem dapat merespons dengan tepat terhadap input yang salah atau kondisi tidak normal. Untuk Positive Case: 1.) Test Case: Login dengan username dan password yang valid 2.) Test Case: Verifikasi </w:t>
            </w:r>
            <w:r w:rsidRPr="00E92878">
              <w:rPr>
                <w:sz w:val="20"/>
                <w:szCs w:val="20"/>
              </w:rPr>
              <w:lastRenderedPageBreak/>
              <w:t>UI dan tombol login berfungsi dengan benar 3.) Test Case: Login dengan opsi 'Remember Me' 4.) Test Case: Login setelah logout 5.) Test Case: Login di berbagai browser (Cross Browser Testing). Sedangkan untuk Negative Case: 1.) Test Case: Login dengan password yang salah 2.) Test Case: Login dengan username/email yang tidak terdaftar</w:t>
            </w:r>
            <w:r>
              <w:rPr>
                <w:sz w:val="20"/>
                <w:szCs w:val="20"/>
              </w:rPr>
              <w:t>.</w:t>
            </w:r>
          </w:p>
        </w:tc>
        <w:tc>
          <w:tcPr>
            <w:tcW w:w="1417" w:type="dxa"/>
          </w:tcPr>
          <w:p w14:paraId="6C9D2D0B" w14:textId="47A67512" w:rsidR="00554835" w:rsidRPr="009404BB" w:rsidRDefault="00F126A6" w:rsidP="00554835">
            <w:pPr>
              <w:pStyle w:val="TableParagraph"/>
              <w:spacing w:before="98"/>
              <w:ind w:left="98" w:right="148"/>
              <w:jc w:val="center"/>
              <w:rPr>
                <w:sz w:val="20"/>
                <w:szCs w:val="20"/>
              </w:rPr>
            </w:pPr>
            <w:r w:rsidRPr="00F126A6">
              <w:rPr>
                <w:sz w:val="20"/>
                <w:szCs w:val="20"/>
              </w:rPr>
              <w:lastRenderedPageBreak/>
              <w:t>0.97</w:t>
            </w:r>
          </w:p>
        </w:tc>
      </w:tr>
      <w:tr w:rsidR="00554835" w:rsidRPr="009404BB" w14:paraId="3DF581AA" w14:textId="64D60065" w:rsidTr="00D244A9">
        <w:trPr>
          <w:trHeight w:val="1580"/>
          <w:jc w:val="center"/>
        </w:trPr>
        <w:tc>
          <w:tcPr>
            <w:tcW w:w="1514" w:type="dxa"/>
          </w:tcPr>
          <w:p w14:paraId="336C4896" w14:textId="3D316870" w:rsidR="00554835" w:rsidRPr="009404BB" w:rsidRDefault="00554835" w:rsidP="005365DE">
            <w:pPr>
              <w:pStyle w:val="TableParagraph"/>
              <w:spacing w:before="100" w:line="237" w:lineRule="auto"/>
              <w:ind w:left="98"/>
              <w:rPr>
                <w:sz w:val="20"/>
                <w:szCs w:val="20"/>
              </w:rPr>
            </w:pPr>
            <w:r w:rsidRPr="009404BB">
              <w:rPr>
                <w:sz w:val="20"/>
                <w:szCs w:val="20"/>
              </w:rPr>
              <w:t>Saya bingung skenario dasar dalam pengujian registrasi apa saja</w:t>
            </w:r>
            <w:r w:rsidR="00F126A6">
              <w:rPr>
                <w:sz w:val="20"/>
                <w:szCs w:val="20"/>
              </w:rPr>
              <w:t xml:space="preserve"> ya</w:t>
            </w:r>
            <w:r w:rsidRPr="009404BB">
              <w:rPr>
                <w:sz w:val="20"/>
                <w:szCs w:val="20"/>
              </w:rPr>
              <w:t>?</w:t>
            </w:r>
          </w:p>
        </w:tc>
        <w:tc>
          <w:tcPr>
            <w:tcW w:w="2304" w:type="dxa"/>
          </w:tcPr>
          <w:p w14:paraId="5C297835" w14:textId="77777777" w:rsidR="00554835" w:rsidRPr="009404BB" w:rsidRDefault="00554835" w:rsidP="00554835">
            <w:pPr>
              <w:pStyle w:val="TableParagraph"/>
              <w:ind w:left="98" w:right="859"/>
              <w:rPr>
                <w:sz w:val="20"/>
                <w:szCs w:val="20"/>
              </w:rPr>
            </w:pPr>
            <w:r w:rsidRPr="009404BB">
              <w:rPr>
                <w:sz w:val="20"/>
                <w:szCs w:val="20"/>
              </w:rPr>
              <w:t>Skenario testing untuk fitur registrasi secara dasar terbagi menjadi 2 yaitu: Register Berhasil (Success) &amp; Register Gagal (Failed).</w:t>
            </w:r>
          </w:p>
        </w:tc>
        <w:tc>
          <w:tcPr>
            <w:tcW w:w="1417" w:type="dxa"/>
          </w:tcPr>
          <w:p w14:paraId="00DA1736" w14:textId="79D0FFB6" w:rsidR="00554835" w:rsidRPr="009404BB" w:rsidRDefault="00554835" w:rsidP="00554835">
            <w:pPr>
              <w:pStyle w:val="TableParagraph"/>
              <w:ind w:left="98" w:right="-5"/>
              <w:jc w:val="center"/>
              <w:rPr>
                <w:sz w:val="20"/>
                <w:szCs w:val="20"/>
              </w:rPr>
            </w:pPr>
            <w:r>
              <w:rPr>
                <w:sz w:val="20"/>
                <w:szCs w:val="20"/>
              </w:rPr>
              <w:t>0.</w:t>
            </w:r>
            <w:r w:rsidR="00F126A6">
              <w:rPr>
                <w:sz w:val="20"/>
                <w:szCs w:val="20"/>
              </w:rPr>
              <w:t>9</w:t>
            </w:r>
            <w:r>
              <w:rPr>
                <w:sz w:val="20"/>
                <w:szCs w:val="20"/>
              </w:rPr>
              <w:t>8</w:t>
            </w:r>
          </w:p>
        </w:tc>
      </w:tr>
      <w:tr w:rsidR="00554835" w:rsidRPr="009404BB" w14:paraId="4FCABDCC" w14:textId="49B9110A" w:rsidTr="00D244A9">
        <w:trPr>
          <w:trHeight w:val="1120"/>
          <w:jc w:val="center"/>
        </w:trPr>
        <w:tc>
          <w:tcPr>
            <w:tcW w:w="1514" w:type="dxa"/>
          </w:tcPr>
          <w:p w14:paraId="0E7C2CA1" w14:textId="4D2B323B" w:rsidR="00554835" w:rsidRPr="009404BB" w:rsidRDefault="00F126A6" w:rsidP="00394E34">
            <w:pPr>
              <w:pStyle w:val="TableParagraph"/>
              <w:spacing w:before="98"/>
              <w:ind w:left="98" w:right="239"/>
              <w:rPr>
                <w:sz w:val="20"/>
                <w:szCs w:val="20"/>
              </w:rPr>
            </w:pPr>
            <w:r>
              <w:rPr>
                <w:sz w:val="20"/>
                <w:szCs w:val="20"/>
              </w:rPr>
              <w:t>Tolong s</w:t>
            </w:r>
            <w:r w:rsidR="00554835" w:rsidRPr="009404BB">
              <w:rPr>
                <w:sz w:val="20"/>
                <w:szCs w:val="20"/>
              </w:rPr>
              <w:t xml:space="preserve">ebutkan </w:t>
            </w:r>
            <w:r>
              <w:rPr>
                <w:sz w:val="20"/>
                <w:szCs w:val="20"/>
              </w:rPr>
              <w:t>s</w:t>
            </w:r>
            <w:r w:rsidR="00554835" w:rsidRPr="009404BB">
              <w:rPr>
                <w:sz w:val="20"/>
                <w:szCs w:val="20"/>
              </w:rPr>
              <w:t>tep untuk menguji fitur Registrasi dengan lengkap</w:t>
            </w:r>
            <w:r>
              <w:rPr>
                <w:sz w:val="20"/>
                <w:szCs w:val="20"/>
              </w:rPr>
              <w:t>!</w:t>
            </w:r>
          </w:p>
        </w:tc>
        <w:tc>
          <w:tcPr>
            <w:tcW w:w="2304" w:type="dxa"/>
          </w:tcPr>
          <w:p w14:paraId="4CC8D61C" w14:textId="77777777" w:rsidR="00554835" w:rsidRPr="009404BB" w:rsidRDefault="00554835" w:rsidP="00554835">
            <w:pPr>
              <w:pStyle w:val="TableParagraph"/>
              <w:spacing w:before="98"/>
              <w:ind w:left="98"/>
              <w:rPr>
                <w:sz w:val="20"/>
                <w:szCs w:val="20"/>
              </w:rPr>
            </w:pPr>
            <w:r w:rsidRPr="009404BB">
              <w:rPr>
                <w:sz w:val="20"/>
                <w:szCs w:val="20"/>
              </w:rPr>
              <w:t xml:space="preserve">Berikut adalah step yang perlu dilakukan dalam menguji fitur Registrasi untuk test case Registrasi Berhasil dengan data lengkap: 1.) Buka halaman registrasi 2.) Masukkan data pendaftaran yang valid 3.) Klik tombol Daftar" atau "Registrasi" 4.) Verifikasi validasi form periksa apakah sistem melakukan validasi input pada form registrasi 5.) Sistem memproses registrasi jika semua data </w:t>
            </w:r>
            <w:r w:rsidRPr="009404BB">
              <w:rPr>
                <w:sz w:val="20"/>
                <w:szCs w:val="20"/>
              </w:rPr>
              <w:lastRenderedPageBreak/>
              <w:t>valid sistem akan memproses pendaftaran dan menyimpan informasi pengguna di database.</w:t>
            </w:r>
          </w:p>
        </w:tc>
        <w:tc>
          <w:tcPr>
            <w:tcW w:w="1417" w:type="dxa"/>
          </w:tcPr>
          <w:p w14:paraId="5BCF7CBB" w14:textId="6DCFC7D7" w:rsidR="00554835" w:rsidRPr="009404BB" w:rsidRDefault="00554835" w:rsidP="00554835">
            <w:pPr>
              <w:pStyle w:val="TableParagraph"/>
              <w:spacing w:before="98"/>
              <w:ind w:left="98"/>
              <w:jc w:val="center"/>
              <w:rPr>
                <w:sz w:val="20"/>
                <w:szCs w:val="20"/>
              </w:rPr>
            </w:pPr>
            <w:r>
              <w:rPr>
                <w:sz w:val="20"/>
                <w:szCs w:val="20"/>
              </w:rPr>
              <w:lastRenderedPageBreak/>
              <w:t>0.</w:t>
            </w:r>
            <w:r w:rsidR="00F126A6">
              <w:rPr>
                <w:sz w:val="20"/>
                <w:szCs w:val="20"/>
              </w:rPr>
              <w:t>9</w:t>
            </w:r>
            <w:r w:rsidR="00394E34">
              <w:rPr>
                <w:sz w:val="20"/>
                <w:szCs w:val="20"/>
              </w:rPr>
              <w:t>1</w:t>
            </w:r>
          </w:p>
        </w:tc>
      </w:tr>
    </w:tbl>
    <w:p w14:paraId="2FE01BD8" w14:textId="77777777" w:rsidR="002C01CC" w:rsidRPr="009404BB" w:rsidRDefault="002C01CC" w:rsidP="002C01CC">
      <w:pPr>
        <w:pStyle w:val="BodyText"/>
        <w:ind w:left="851" w:right="461" w:firstLine="425"/>
        <w:jc w:val="both"/>
      </w:pPr>
    </w:p>
    <w:p w14:paraId="4398F40D" w14:textId="77777777" w:rsidR="002C01CC" w:rsidRPr="009404BB" w:rsidRDefault="002C01CC" w:rsidP="002C01CC">
      <w:pPr>
        <w:pStyle w:val="BodyText"/>
        <w:ind w:left="284" w:right="461" w:firstLine="425"/>
        <w:jc w:val="both"/>
      </w:pPr>
      <w:r w:rsidRPr="009404BB">
        <w:t>Berdasarkan Tabel 4.13, dapat disimpulkan bahwa chatbot mampu memahami pertanyaan yang memiliki kalimat kompleks, termasuk kalimat yang disusun dengan sedikit bertele-tele. Hal ini menunjukkan bahwa sistem telah dilatih secara efektif untuk mengolah pertanyaan yang membutuhkan analisis lebih mendalam dan memberikan respons yang terstruktur. Kemampuan ini mengindikasikan bahwa chatbot dapat menangani pertanyaan dengan tingkat kesulitan tinggi dan memberikan jawaban yang informatif serta terorganisasi, sehingga meningkatkan kualitas interaksi dan kepuasan pengguna.</w:t>
      </w:r>
    </w:p>
    <w:p w14:paraId="5DD7749B" w14:textId="77777777" w:rsidR="002C01CC" w:rsidRPr="009404BB" w:rsidRDefault="002C01CC" w:rsidP="002C01CC">
      <w:pPr>
        <w:pStyle w:val="BodyText"/>
        <w:ind w:right="461"/>
        <w:jc w:val="both"/>
      </w:pPr>
    </w:p>
    <w:p w14:paraId="2DA14F01" w14:textId="77777777" w:rsidR="002C01CC" w:rsidRPr="009404BB" w:rsidRDefault="002C01CC" w:rsidP="002C01CC">
      <w:pPr>
        <w:pStyle w:val="BodyText"/>
        <w:numPr>
          <w:ilvl w:val="0"/>
          <w:numId w:val="18"/>
        </w:numPr>
        <w:ind w:right="461"/>
        <w:jc w:val="both"/>
        <w:rPr>
          <w:b/>
          <w:bCs/>
        </w:rPr>
      </w:pPr>
      <w:r w:rsidRPr="009404BB">
        <w:rPr>
          <w:b/>
          <w:bCs/>
        </w:rPr>
        <w:t>Pengujian dengan menggunakan pemilihan kalimat yang sederhana</w:t>
      </w:r>
    </w:p>
    <w:p w14:paraId="5FF36481" w14:textId="12D9770B" w:rsidR="00D244A9" w:rsidRDefault="00C55CE8" w:rsidP="00D244A9">
      <w:pPr>
        <w:pStyle w:val="BodyText"/>
        <w:ind w:left="284" w:right="461" w:firstLine="567"/>
        <w:jc w:val="both"/>
      </w:pPr>
      <w:r w:rsidRPr="00C55CE8">
        <w:t xml:space="preserve">Skenario ini menguji kemampuan chatbot dalam merespons pertanyaan yang menggunakan kalimat </w:t>
      </w:r>
      <w:r>
        <w:t>sederhana</w:t>
      </w:r>
      <w:r w:rsidRPr="00C55CE8">
        <w:t xml:space="preserve"> dan </w:t>
      </w:r>
      <w:r>
        <w:t>langsung</w:t>
      </w:r>
      <w:r w:rsidRPr="00C55CE8">
        <w:t>, tanpa struktur kalimat yang kompleks. Pertanyaan seperti “Bagaimana test case untuk fitur login?” digunakan untuk melihat apakah chatbot dapat langsung mengenali kata kunci utama dan memberikan jawaban yang tepat sesuai dengan data yang ada di dalam knowledge base.</w:t>
      </w:r>
    </w:p>
    <w:p w14:paraId="200C6182" w14:textId="77777777" w:rsidR="00D13B16" w:rsidRDefault="00D13B16" w:rsidP="00D244A9">
      <w:pPr>
        <w:pStyle w:val="BodyText"/>
        <w:ind w:left="284" w:right="461" w:firstLine="567"/>
        <w:jc w:val="both"/>
      </w:pPr>
    </w:p>
    <w:p w14:paraId="4500B91A" w14:textId="77777777" w:rsidR="00D13B16" w:rsidRPr="009404BB" w:rsidRDefault="00D13B16" w:rsidP="00D244A9">
      <w:pPr>
        <w:pStyle w:val="BodyText"/>
        <w:ind w:left="284" w:right="461" w:firstLine="567"/>
        <w:jc w:val="both"/>
        <w:rPr>
          <w:b/>
          <w:bCs/>
        </w:rPr>
      </w:pPr>
    </w:p>
    <w:p w14:paraId="20609409" w14:textId="77777777" w:rsidR="002C01CC" w:rsidRPr="009404BB" w:rsidRDefault="002C01CC" w:rsidP="002C01CC">
      <w:pPr>
        <w:pStyle w:val="BodyText"/>
        <w:ind w:left="450" w:right="461"/>
        <w:jc w:val="both"/>
      </w:pPr>
    </w:p>
    <w:p w14:paraId="341BD95D" w14:textId="7BDD4D4C" w:rsidR="002C01CC" w:rsidRPr="009404BB" w:rsidRDefault="002C01CC" w:rsidP="002C01CC">
      <w:pPr>
        <w:pStyle w:val="Caption"/>
        <w:jc w:val="center"/>
        <w:rPr>
          <w:b/>
          <w:bCs/>
          <w:i w:val="0"/>
          <w:iCs w:val="0"/>
          <w:color w:val="000000" w:themeColor="text1"/>
          <w:sz w:val="20"/>
          <w:szCs w:val="20"/>
        </w:rPr>
      </w:pPr>
      <w:bookmarkStart w:id="114" w:name="_Toc189215669"/>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15</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Pertanyaan dengan kalimat sederhana</w:t>
      </w:r>
      <w:bookmarkEnd w:id="114"/>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14"/>
        <w:gridCol w:w="2304"/>
        <w:gridCol w:w="1417"/>
      </w:tblGrid>
      <w:tr w:rsidR="00C55CE8" w:rsidRPr="009404BB" w14:paraId="12828EA7" w14:textId="4251D9B3" w:rsidTr="00C55CE8">
        <w:trPr>
          <w:trHeight w:val="431"/>
          <w:jc w:val="center"/>
        </w:trPr>
        <w:tc>
          <w:tcPr>
            <w:tcW w:w="1514" w:type="dxa"/>
            <w:shd w:val="clear" w:color="auto" w:fill="auto"/>
          </w:tcPr>
          <w:p w14:paraId="2B6E9230" w14:textId="77777777" w:rsidR="00C55CE8" w:rsidRPr="009404BB" w:rsidRDefault="00C55CE8" w:rsidP="008073D5">
            <w:pPr>
              <w:pStyle w:val="TableParagraph"/>
              <w:spacing w:before="98"/>
              <w:ind w:left="98"/>
              <w:rPr>
                <w:sz w:val="20"/>
                <w:szCs w:val="20"/>
              </w:rPr>
            </w:pPr>
            <w:r w:rsidRPr="009404BB">
              <w:rPr>
                <w:spacing w:val="-2"/>
                <w:sz w:val="20"/>
                <w:szCs w:val="20"/>
              </w:rPr>
              <w:t>Pertanyaan</w:t>
            </w:r>
          </w:p>
        </w:tc>
        <w:tc>
          <w:tcPr>
            <w:tcW w:w="2304" w:type="dxa"/>
            <w:shd w:val="clear" w:color="auto" w:fill="auto"/>
          </w:tcPr>
          <w:p w14:paraId="4BEB0744" w14:textId="77777777" w:rsidR="00C55CE8" w:rsidRPr="009404BB" w:rsidRDefault="00C55CE8" w:rsidP="008073D5">
            <w:pPr>
              <w:pStyle w:val="TableParagraph"/>
              <w:spacing w:before="98"/>
              <w:ind w:left="98"/>
              <w:rPr>
                <w:sz w:val="20"/>
                <w:szCs w:val="20"/>
              </w:rPr>
            </w:pPr>
            <w:r w:rsidRPr="009404BB">
              <w:rPr>
                <w:spacing w:val="-2"/>
                <w:sz w:val="20"/>
                <w:szCs w:val="20"/>
              </w:rPr>
              <w:t>Jawaban</w:t>
            </w:r>
          </w:p>
        </w:tc>
        <w:tc>
          <w:tcPr>
            <w:tcW w:w="1417" w:type="dxa"/>
          </w:tcPr>
          <w:p w14:paraId="5919902D" w14:textId="01F70837" w:rsidR="00C55CE8" w:rsidRPr="009404BB" w:rsidRDefault="00C55CE8" w:rsidP="008073D5">
            <w:pPr>
              <w:pStyle w:val="TableParagraph"/>
              <w:spacing w:before="98"/>
              <w:ind w:left="98"/>
              <w:rPr>
                <w:spacing w:val="-2"/>
                <w:sz w:val="20"/>
                <w:szCs w:val="20"/>
              </w:rPr>
            </w:pPr>
            <w:r>
              <w:rPr>
                <w:spacing w:val="-2"/>
                <w:sz w:val="20"/>
                <w:szCs w:val="20"/>
              </w:rPr>
              <w:t>Skor Similarity</w:t>
            </w:r>
          </w:p>
        </w:tc>
      </w:tr>
      <w:tr w:rsidR="00554835" w:rsidRPr="009404BB" w14:paraId="4DB2ECA9" w14:textId="44BCFA9E" w:rsidTr="00C55CE8">
        <w:trPr>
          <w:trHeight w:val="889"/>
          <w:jc w:val="center"/>
        </w:trPr>
        <w:tc>
          <w:tcPr>
            <w:tcW w:w="1514" w:type="dxa"/>
          </w:tcPr>
          <w:p w14:paraId="35A75311" w14:textId="48E18120" w:rsidR="00554835" w:rsidRPr="009404BB" w:rsidRDefault="00CD782A" w:rsidP="00554835">
            <w:pPr>
              <w:pStyle w:val="TableParagraph"/>
              <w:spacing w:before="98"/>
              <w:ind w:left="98"/>
              <w:rPr>
                <w:sz w:val="20"/>
                <w:szCs w:val="20"/>
              </w:rPr>
            </w:pPr>
            <w:r>
              <w:rPr>
                <w:sz w:val="20"/>
                <w:szCs w:val="20"/>
              </w:rPr>
              <w:t>Test case fitur login ?</w:t>
            </w:r>
          </w:p>
        </w:tc>
        <w:tc>
          <w:tcPr>
            <w:tcW w:w="2304" w:type="dxa"/>
          </w:tcPr>
          <w:p w14:paraId="6F2A8811" w14:textId="3B0B2105" w:rsidR="00554835" w:rsidRPr="009404BB" w:rsidRDefault="00CD782A" w:rsidP="00554835">
            <w:pPr>
              <w:pStyle w:val="TableParagraph"/>
              <w:spacing w:before="98"/>
              <w:ind w:left="98" w:right="148"/>
              <w:rPr>
                <w:sz w:val="20"/>
                <w:szCs w:val="20"/>
              </w:rPr>
            </w:pPr>
            <w:r w:rsidRPr="00E92878">
              <w:rPr>
                <w:sz w:val="20"/>
                <w:szCs w:val="20"/>
              </w:rPr>
              <w:t xml:space="preserve">Berikut adalah beberapa test case yang dapat digunakan untuk menguji skenario login pada layanan Agree, yang mencakup pengujian Positive Case dan Negative Case. Positive Case bertujuan untuk memastikan sistem dapat menangani input yang benar sesuai alur </w:t>
            </w:r>
            <w:r w:rsidRPr="00E92878">
              <w:rPr>
                <w:sz w:val="20"/>
                <w:szCs w:val="20"/>
              </w:rPr>
              <w:lastRenderedPageBreak/>
              <w:t>yang diharapkan, sementara Negative Case bertujuan untuk memastikan sistem dapat merespons dengan tepat terhadap input yang salah atau kondisi tidak normal. Untuk Positive Case: 1.) Test Case: Login dengan username dan password yang valid 2.) Test Case: Verifikasi UI dan tombol login berfungsi dengan benar 3.) Test Case: Login dengan opsi 'Remember Me' 4.) Test Case: Login setelah logout 5.) Test Case: Login di berbagai browser (Cross Browser Testing). Sedangkan untuk Negative Case: 1.) Test Case: Login dengan password yang salah 2.) Test Case: Login dengan username/email yang tidak terdaftar</w:t>
            </w:r>
            <w:r>
              <w:rPr>
                <w:sz w:val="20"/>
                <w:szCs w:val="20"/>
              </w:rPr>
              <w:t>.</w:t>
            </w:r>
          </w:p>
        </w:tc>
        <w:tc>
          <w:tcPr>
            <w:tcW w:w="1417" w:type="dxa"/>
          </w:tcPr>
          <w:p w14:paraId="20E76B4C" w14:textId="3D817D51" w:rsidR="00554835" w:rsidRPr="009404BB" w:rsidRDefault="00554835" w:rsidP="00554835">
            <w:pPr>
              <w:pStyle w:val="TableParagraph"/>
              <w:spacing w:before="98"/>
              <w:ind w:left="98" w:right="148"/>
              <w:jc w:val="center"/>
              <w:rPr>
                <w:sz w:val="20"/>
                <w:szCs w:val="20"/>
              </w:rPr>
            </w:pPr>
            <w:r>
              <w:rPr>
                <w:sz w:val="20"/>
                <w:szCs w:val="20"/>
              </w:rPr>
              <w:lastRenderedPageBreak/>
              <w:t>0.</w:t>
            </w:r>
            <w:r w:rsidR="00CD782A">
              <w:rPr>
                <w:sz w:val="20"/>
                <w:szCs w:val="20"/>
              </w:rPr>
              <w:t>9</w:t>
            </w:r>
            <w:r w:rsidR="00F126A6">
              <w:rPr>
                <w:sz w:val="20"/>
                <w:szCs w:val="20"/>
              </w:rPr>
              <w:t>4</w:t>
            </w:r>
          </w:p>
        </w:tc>
      </w:tr>
      <w:tr w:rsidR="00554835" w:rsidRPr="009404BB" w14:paraId="79399548" w14:textId="690C0BAA" w:rsidTr="00C55CE8">
        <w:trPr>
          <w:trHeight w:val="1580"/>
          <w:jc w:val="center"/>
        </w:trPr>
        <w:tc>
          <w:tcPr>
            <w:tcW w:w="1514" w:type="dxa"/>
          </w:tcPr>
          <w:p w14:paraId="642DEC3B" w14:textId="6B018D84" w:rsidR="00554835" w:rsidRPr="009404BB" w:rsidRDefault="00554835" w:rsidP="00554835">
            <w:pPr>
              <w:pStyle w:val="TableParagraph"/>
              <w:spacing w:before="100" w:line="237" w:lineRule="auto"/>
              <w:ind w:left="98"/>
              <w:rPr>
                <w:sz w:val="20"/>
                <w:szCs w:val="20"/>
              </w:rPr>
            </w:pPr>
            <w:r w:rsidRPr="009404BB">
              <w:rPr>
                <w:sz w:val="20"/>
                <w:szCs w:val="20"/>
              </w:rPr>
              <w:t>Skenario</w:t>
            </w:r>
            <w:r w:rsidR="00F126A6">
              <w:rPr>
                <w:sz w:val="20"/>
                <w:szCs w:val="20"/>
              </w:rPr>
              <w:t xml:space="preserve"> dasar</w:t>
            </w:r>
            <w:r w:rsidRPr="009404BB">
              <w:rPr>
                <w:sz w:val="20"/>
                <w:szCs w:val="20"/>
              </w:rPr>
              <w:t xml:space="preserve"> menguji registrasi?</w:t>
            </w:r>
          </w:p>
          <w:p w14:paraId="50CC6F4C" w14:textId="77777777" w:rsidR="00554835" w:rsidRPr="009404BB" w:rsidRDefault="00554835" w:rsidP="00554835">
            <w:pPr>
              <w:pStyle w:val="TableParagraph"/>
              <w:spacing w:before="100" w:line="237" w:lineRule="auto"/>
              <w:ind w:left="98"/>
              <w:rPr>
                <w:sz w:val="20"/>
                <w:szCs w:val="20"/>
              </w:rPr>
            </w:pPr>
          </w:p>
          <w:p w14:paraId="4DD6849C" w14:textId="77777777" w:rsidR="00554835" w:rsidRPr="009404BB" w:rsidRDefault="00554835" w:rsidP="00554835">
            <w:pPr>
              <w:pStyle w:val="TableParagraph"/>
              <w:spacing w:before="100" w:line="237" w:lineRule="auto"/>
              <w:ind w:left="98"/>
              <w:rPr>
                <w:sz w:val="20"/>
                <w:szCs w:val="20"/>
              </w:rPr>
            </w:pPr>
          </w:p>
          <w:p w14:paraId="39AA31E2" w14:textId="77777777" w:rsidR="00554835" w:rsidRPr="009404BB" w:rsidRDefault="00554835" w:rsidP="00554835">
            <w:pPr>
              <w:pStyle w:val="TableParagraph"/>
              <w:spacing w:before="100" w:line="237" w:lineRule="auto"/>
              <w:rPr>
                <w:sz w:val="20"/>
                <w:szCs w:val="20"/>
              </w:rPr>
            </w:pPr>
          </w:p>
        </w:tc>
        <w:tc>
          <w:tcPr>
            <w:tcW w:w="2304" w:type="dxa"/>
          </w:tcPr>
          <w:p w14:paraId="51488371" w14:textId="4A6C5C81" w:rsidR="00554835" w:rsidRPr="009404BB" w:rsidRDefault="00963A13" w:rsidP="00554835">
            <w:pPr>
              <w:pStyle w:val="TableParagraph"/>
              <w:ind w:left="98" w:right="837"/>
              <w:rPr>
                <w:sz w:val="20"/>
                <w:szCs w:val="20"/>
              </w:rPr>
            </w:pPr>
            <w:r w:rsidRPr="009404BB">
              <w:rPr>
                <w:sz w:val="20"/>
                <w:szCs w:val="20"/>
              </w:rPr>
              <w:t>Skenario testing untuk fitur registrasi secara dasar terbagi menjadi 2 yaitu: Register Berhasil (Success) &amp; Register Gagal (Failed).</w:t>
            </w:r>
          </w:p>
          <w:p w14:paraId="65E765CF" w14:textId="77777777" w:rsidR="00554835" w:rsidRPr="009404BB" w:rsidRDefault="00554835" w:rsidP="00554835">
            <w:pPr>
              <w:pStyle w:val="TableParagraph"/>
              <w:tabs>
                <w:tab w:val="left" w:pos="2414"/>
              </w:tabs>
              <w:ind w:right="837"/>
              <w:rPr>
                <w:sz w:val="20"/>
                <w:szCs w:val="20"/>
              </w:rPr>
            </w:pPr>
          </w:p>
        </w:tc>
        <w:tc>
          <w:tcPr>
            <w:tcW w:w="1417" w:type="dxa"/>
          </w:tcPr>
          <w:p w14:paraId="0E28566C" w14:textId="2B648240" w:rsidR="00554835" w:rsidRPr="009404BB" w:rsidRDefault="00554835" w:rsidP="00554835">
            <w:pPr>
              <w:pStyle w:val="TableParagraph"/>
              <w:ind w:left="98"/>
              <w:jc w:val="center"/>
              <w:rPr>
                <w:sz w:val="20"/>
                <w:szCs w:val="20"/>
              </w:rPr>
            </w:pPr>
            <w:r>
              <w:rPr>
                <w:sz w:val="20"/>
                <w:szCs w:val="20"/>
              </w:rPr>
              <w:t>0.</w:t>
            </w:r>
            <w:r w:rsidR="00F126A6">
              <w:rPr>
                <w:sz w:val="20"/>
                <w:szCs w:val="20"/>
              </w:rPr>
              <w:t>95</w:t>
            </w:r>
          </w:p>
        </w:tc>
      </w:tr>
      <w:tr w:rsidR="00554835" w:rsidRPr="009404BB" w14:paraId="43F0C9FD" w14:textId="3C8822A9" w:rsidTr="00C55CE8">
        <w:trPr>
          <w:trHeight w:val="1120"/>
          <w:jc w:val="center"/>
        </w:trPr>
        <w:tc>
          <w:tcPr>
            <w:tcW w:w="1514" w:type="dxa"/>
          </w:tcPr>
          <w:p w14:paraId="3120D841" w14:textId="493BE2D7" w:rsidR="00554835" w:rsidRPr="009404BB" w:rsidRDefault="00554835" w:rsidP="00554835">
            <w:pPr>
              <w:pStyle w:val="TableParagraph"/>
              <w:spacing w:before="98"/>
              <w:ind w:left="98" w:right="239"/>
              <w:rPr>
                <w:sz w:val="20"/>
                <w:szCs w:val="20"/>
              </w:rPr>
            </w:pPr>
            <w:r w:rsidRPr="009404BB">
              <w:rPr>
                <w:sz w:val="20"/>
                <w:szCs w:val="20"/>
              </w:rPr>
              <w:lastRenderedPageBreak/>
              <w:t>Step menguji Registrasi?</w:t>
            </w:r>
          </w:p>
        </w:tc>
        <w:tc>
          <w:tcPr>
            <w:tcW w:w="2304" w:type="dxa"/>
          </w:tcPr>
          <w:p w14:paraId="5414FB12" w14:textId="77777777" w:rsidR="00554835" w:rsidRPr="009404BB" w:rsidRDefault="00554835" w:rsidP="00554835">
            <w:pPr>
              <w:pStyle w:val="TableParagraph"/>
              <w:spacing w:before="98"/>
              <w:ind w:left="98"/>
              <w:rPr>
                <w:sz w:val="20"/>
                <w:szCs w:val="20"/>
              </w:rPr>
            </w:pPr>
            <w:r w:rsidRPr="009404BB">
              <w:rPr>
                <w:sz w:val="20"/>
                <w:szCs w:val="20"/>
              </w:rPr>
              <w:t>Berikut adalah step yang perlu dilakukan dalam menguji fitur Registrasi untuk test case Registrasi Berhasil dengan data lengkap: 1.) Buka halaman registrasi 2.) Masukkan data pendaftaran yang valid 3.) Klik tombol Daftar" atau "Registrasi" 4.) Verifikasi validasi form periksa apakah sistem melakukan validasi input pada form registrasi 5.) Sistem memproses registrasi jika semua data valid sistem akan memproses pendaftaran dan menyimpan informasi pengguna di database.</w:t>
            </w:r>
          </w:p>
        </w:tc>
        <w:tc>
          <w:tcPr>
            <w:tcW w:w="1417" w:type="dxa"/>
          </w:tcPr>
          <w:p w14:paraId="4DA6746D" w14:textId="7FB82BCA" w:rsidR="00554835" w:rsidRPr="009404BB" w:rsidRDefault="00554835" w:rsidP="00554835">
            <w:pPr>
              <w:pStyle w:val="TableParagraph"/>
              <w:spacing w:before="98"/>
              <w:ind w:left="98"/>
              <w:jc w:val="center"/>
              <w:rPr>
                <w:sz w:val="20"/>
                <w:szCs w:val="20"/>
              </w:rPr>
            </w:pPr>
            <w:r>
              <w:rPr>
                <w:sz w:val="20"/>
                <w:szCs w:val="20"/>
              </w:rPr>
              <w:t>0.</w:t>
            </w:r>
            <w:r w:rsidR="00F126A6">
              <w:rPr>
                <w:sz w:val="20"/>
                <w:szCs w:val="20"/>
              </w:rPr>
              <w:t>9</w:t>
            </w:r>
            <w:r w:rsidR="00963A13">
              <w:rPr>
                <w:sz w:val="20"/>
                <w:szCs w:val="20"/>
              </w:rPr>
              <w:t>6</w:t>
            </w:r>
          </w:p>
        </w:tc>
      </w:tr>
    </w:tbl>
    <w:p w14:paraId="0781D0B2" w14:textId="77777777" w:rsidR="002C01CC" w:rsidRPr="009404BB" w:rsidRDefault="002C01CC" w:rsidP="002C01CC">
      <w:pPr>
        <w:pStyle w:val="BodyText"/>
        <w:ind w:left="851" w:right="461" w:firstLine="425"/>
        <w:jc w:val="both"/>
      </w:pPr>
    </w:p>
    <w:p w14:paraId="1A2FF1B7" w14:textId="77777777" w:rsidR="002C01CC" w:rsidRPr="009404BB" w:rsidRDefault="002C01CC" w:rsidP="002C01CC">
      <w:pPr>
        <w:pStyle w:val="BodyText"/>
        <w:ind w:left="284" w:right="461" w:firstLine="466"/>
        <w:jc w:val="both"/>
      </w:pPr>
      <w:r w:rsidRPr="009404BB">
        <w:t>Berdasarkan Tabel 4.14, dapat disimpulkan bahwa chatbot mampu menjawab pertanyaan dengan kalimat sederhana, dengan hanya menyebutkan konteks ringkas pertanyaan. Hal ini menunjukkan bahwa sistem telah dilatih secara efektif untuk mengolah pertanyaan dengan konteks sederhana dan singkat. Kemampuan ini mengindikasikan bahwa chatbot dapat menangani pertanyaan dengan tingkat kesulitan tinggi dan memberikan jawaban yang informatif serta terorganisasi, sehingga meningkatkan kualitas interaksi dan kepuasan pengguna.</w:t>
      </w:r>
    </w:p>
    <w:p w14:paraId="3C58C409" w14:textId="77777777" w:rsidR="002C01CC" w:rsidRPr="009404BB" w:rsidRDefault="002C01CC" w:rsidP="002C01CC">
      <w:pPr>
        <w:pStyle w:val="BodyText"/>
        <w:ind w:right="461"/>
        <w:jc w:val="both"/>
      </w:pPr>
    </w:p>
    <w:p w14:paraId="2FA7A090" w14:textId="23DD9ECC" w:rsidR="002C01CC" w:rsidRPr="00D244A9" w:rsidRDefault="002C01CC" w:rsidP="008276A3">
      <w:pPr>
        <w:pStyle w:val="BodyText"/>
        <w:numPr>
          <w:ilvl w:val="0"/>
          <w:numId w:val="18"/>
        </w:numPr>
        <w:ind w:right="461"/>
        <w:jc w:val="both"/>
      </w:pPr>
      <w:r w:rsidRPr="009404BB">
        <w:rPr>
          <w:b/>
          <w:bCs/>
        </w:rPr>
        <w:t>Pengujian dengan menggunakan pemilihan kosakata sinonim</w:t>
      </w:r>
    </w:p>
    <w:p w14:paraId="73B3717E" w14:textId="3E6EF2F3" w:rsidR="00D244A9" w:rsidRPr="00D244A9" w:rsidRDefault="00C55CE8" w:rsidP="00C55CE8">
      <w:pPr>
        <w:pStyle w:val="BodyText"/>
        <w:ind w:left="284" w:right="461" w:firstLine="567"/>
        <w:jc w:val="both"/>
        <w:rPr>
          <w:b/>
          <w:bCs/>
        </w:rPr>
      </w:pPr>
      <w:r w:rsidRPr="00C55CE8">
        <w:t>Dalam skenario ini, chatbot diuji untuk mengenali variasi kata atau sinonim yang umum digunakan pengguna. Contoh pertanyaan seperti “</w:t>
      </w:r>
      <w:r w:rsidR="00497BBF">
        <w:t>Sebutkan t</w:t>
      </w:r>
      <w:r w:rsidR="000360C6">
        <w:t>est case fitur masuk</w:t>
      </w:r>
      <w:r w:rsidRPr="00C55CE8">
        <w:t>?” digunakan untuk melihat apakah sistem dapat memetakan frasa “masuk” ke “login” dan tetap menampilkan jawaban yang relevan. Skenario ini menunjukkan efektivitas modul pemrosesan sinonim dalam mendukung fleksibilitas bahasa pengguna.</w:t>
      </w:r>
    </w:p>
    <w:p w14:paraId="5E89FDF3" w14:textId="77777777" w:rsidR="008276A3" w:rsidRPr="009404BB" w:rsidRDefault="008276A3" w:rsidP="008276A3">
      <w:pPr>
        <w:pStyle w:val="BodyText"/>
        <w:ind w:left="810" w:right="461"/>
        <w:jc w:val="both"/>
      </w:pPr>
    </w:p>
    <w:p w14:paraId="4CC782D6" w14:textId="51014056" w:rsidR="002C01CC" w:rsidRPr="009404BB" w:rsidRDefault="002C01CC" w:rsidP="002C01CC">
      <w:pPr>
        <w:pStyle w:val="Caption"/>
        <w:jc w:val="center"/>
        <w:rPr>
          <w:b/>
          <w:bCs/>
          <w:i w:val="0"/>
          <w:iCs w:val="0"/>
          <w:color w:val="000000" w:themeColor="text1"/>
          <w:sz w:val="20"/>
          <w:szCs w:val="20"/>
        </w:rPr>
      </w:pPr>
      <w:bookmarkStart w:id="115" w:name="_Toc189215670"/>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16</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Pertanyaan dengan kosakata sinonim</w:t>
      </w:r>
      <w:bookmarkEnd w:id="115"/>
    </w:p>
    <w:tbl>
      <w:tblPr>
        <w:tblW w:w="48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14"/>
        <w:gridCol w:w="1878"/>
        <w:gridCol w:w="1418"/>
      </w:tblGrid>
      <w:tr w:rsidR="00C55CE8" w:rsidRPr="009404BB" w14:paraId="49432BBE" w14:textId="769F901A" w:rsidTr="00C55CE8">
        <w:trPr>
          <w:trHeight w:val="431"/>
          <w:jc w:val="center"/>
        </w:trPr>
        <w:tc>
          <w:tcPr>
            <w:tcW w:w="1514" w:type="dxa"/>
            <w:shd w:val="clear" w:color="auto" w:fill="auto"/>
          </w:tcPr>
          <w:p w14:paraId="1CF3335F" w14:textId="77777777" w:rsidR="00C55CE8" w:rsidRPr="009404BB" w:rsidRDefault="00C55CE8" w:rsidP="008073D5">
            <w:pPr>
              <w:pStyle w:val="TableParagraph"/>
              <w:spacing w:before="98"/>
              <w:ind w:left="98"/>
              <w:rPr>
                <w:sz w:val="20"/>
                <w:szCs w:val="20"/>
              </w:rPr>
            </w:pPr>
            <w:r w:rsidRPr="009404BB">
              <w:rPr>
                <w:spacing w:val="-2"/>
                <w:sz w:val="20"/>
                <w:szCs w:val="20"/>
              </w:rPr>
              <w:lastRenderedPageBreak/>
              <w:t>Pertanyaan</w:t>
            </w:r>
          </w:p>
        </w:tc>
        <w:tc>
          <w:tcPr>
            <w:tcW w:w="1878" w:type="dxa"/>
            <w:shd w:val="clear" w:color="auto" w:fill="auto"/>
          </w:tcPr>
          <w:p w14:paraId="39067F01" w14:textId="77777777" w:rsidR="00C55CE8" w:rsidRPr="009404BB" w:rsidRDefault="00C55CE8" w:rsidP="008073D5">
            <w:pPr>
              <w:pStyle w:val="TableParagraph"/>
              <w:spacing w:before="98"/>
              <w:ind w:left="98"/>
              <w:rPr>
                <w:sz w:val="20"/>
                <w:szCs w:val="20"/>
              </w:rPr>
            </w:pPr>
            <w:r w:rsidRPr="009404BB">
              <w:rPr>
                <w:spacing w:val="-2"/>
                <w:sz w:val="20"/>
                <w:szCs w:val="20"/>
              </w:rPr>
              <w:t>Jawaban</w:t>
            </w:r>
          </w:p>
        </w:tc>
        <w:tc>
          <w:tcPr>
            <w:tcW w:w="1418" w:type="dxa"/>
          </w:tcPr>
          <w:p w14:paraId="62682862" w14:textId="1C924507" w:rsidR="00C55CE8" w:rsidRPr="009404BB" w:rsidRDefault="00C55CE8" w:rsidP="008073D5">
            <w:pPr>
              <w:pStyle w:val="TableParagraph"/>
              <w:spacing w:before="98"/>
              <w:ind w:left="98"/>
              <w:rPr>
                <w:spacing w:val="-2"/>
                <w:sz w:val="20"/>
                <w:szCs w:val="20"/>
              </w:rPr>
            </w:pPr>
            <w:r>
              <w:rPr>
                <w:spacing w:val="-2"/>
                <w:sz w:val="20"/>
                <w:szCs w:val="20"/>
              </w:rPr>
              <w:t>Skor Similarity</w:t>
            </w:r>
          </w:p>
        </w:tc>
      </w:tr>
      <w:tr w:rsidR="00554835" w:rsidRPr="009404BB" w14:paraId="5D3F877A" w14:textId="50E22A04" w:rsidTr="00C55CE8">
        <w:trPr>
          <w:trHeight w:val="889"/>
          <w:jc w:val="center"/>
        </w:trPr>
        <w:tc>
          <w:tcPr>
            <w:tcW w:w="1514" w:type="dxa"/>
          </w:tcPr>
          <w:p w14:paraId="30F204D2" w14:textId="7D2F9716" w:rsidR="00554835" w:rsidRPr="009404BB" w:rsidRDefault="00497BBF" w:rsidP="00554835">
            <w:pPr>
              <w:pStyle w:val="TableParagraph"/>
              <w:spacing w:before="98"/>
              <w:ind w:left="98"/>
              <w:rPr>
                <w:sz w:val="20"/>
                <w:szCs w:val="20"/>
              </w:rPr>
            </w:pPr>
            <w:r>
              <w:rPr>
                <w:sz w:val="20"/>
                <w:szCs w:val="20"/>
              </w:rPr>
              <w:t>Sebutkan t</w:t>
            </w:r>
            <w:r w:rsidR="00583F9F">
              <w:rPr>
                <w:sz w:val="20"/>
                <w:szCs w:val="20"/>
              </w:rPr>
              <w:t xml:space="preserve">est case fitur </w:t>
            </w:r>
            <w:r w:rsidR="00583F9F" w:rsidRPr="00390EC1">
              <w:rPr>
                <w:sz w:val="20"/>
                <w:szCs w:val="20"/>
                <w:highlight w:val="green"/>
              </w:rPr>
              <w:t>masuk</w:t>
            </w:r>
            <w:r w:rsidR="00583F9F">
              <w:rPr>
                <w:sz w:val="20"/>
                <w:szCs w:val="20"/>
              </w:rPr>
              <w:t xml:space="preserve"> ?</w:t>
            </w:r>
          </w:p>
        </w:tc>
        <w:tc>
          <w:tcPr>
            <w:tcW w:w="1878" w:type="dxa"/>
          </w:tcPr>
          <w:p w14:paraId="476DE037" w14:textId="0A55234A" w:rsidR="00554835" w:rsidRPr="009404BB" w:rsidRDefault="00390EC1" w:rsidP="00390EC1">
            <w:pPr>
              <w:pStyle w:val="TableParagraph"/>
              <w:spacing w:before="98"/>
              <w:ind w:left="98" w:right="148"/>
              <w:rPr>
                <w:sz w:val="20"/>
                <w:szCs w:val="20"/>
              </w:rPr>
            </w:pPr>
            <w:r w:rsidRPr="00E92878">
              <w:rPr>
                <w:sz w:val="20"/>
                <w:szCs w:val="20"/>
              </w:rPr>
              <w:t xml:space="preserve">Berikut adalah beberapa test case yang dapat digunakan untuk menguji skenario login pada layanan Agree, yang mencakup pengujian Positive Case dan Negative Case. Positive Case bertujuan untuk memastikan sistem dapat menangani input yang benar sesuai alur yang diharapkan, sementara Negative Case bertujuan untuk memastikan sistem dapat merespons dengan tepat terhadap input yang salah atau kondisi tidak normal. Untuk Positive Case: 1.) Test Case: Login dengan username dan password yang valid 2.) Test Case: Verifikasi UI dan tombol login berfungsi dengan benar 3.) Test Case: Login dengan opsi 'Remember Me' 4.) Test Case: Login setelah logout 5.) </w:t>
            </w:r>
            <w:r w:rsidRPr="00E92878">
              <w:rPr>
                <w:sz w:val="20"/>
                <w:szCs w:val="20"/>
              </w:rPr>
              <w:lastRenderedPageBreak/>
              <w:t>Test Case: Login di berbagai browser (Cross Browser Testing). Sedangkan untuk Negative Case: 1.) Test Case: Login dengan password yang salah 2.) Test Case: Login dengan username/email yang tidak terdaftar</w:t>
            </w:r>
            <w:r>
              <w:rPr>
                <w:sz w:val="20"/>
                <w:szCs w:val="20"/>
              </w:rPr>
              <w:t>.</w:t>
            </w:r>
          </w:p>
        </w:tc>
        <w:tc>
          <w:tcPr>
            <w:tcW w:w="1418" w:type="dxa"/>
          </w:tcPr>
          <w:p w14:paraId="0F72C34F" w14:textId="4DFF4DA9" w:rsidR="00554835" w:rsidRPr="009404BB" w:rsidRDefault="00554835" w:rsidP="00554835">
            <w:pPr>
              <w:pStyle w:val="TableParagraph"/>
              <w:spacing w:before="98"/>
              <w:ind w:left="98"/>
              <w:jc w:val="center"/>
              <w:rPr>
                <w:sz w:val="20"/>
                <w:szCs w:val="20"/>
              </w:rPr>
            </w:pPr>
            <w:r>
              <w:rPr>
                <w:sz w:val="20"/>
                <w:szCs w:val="20"/>
              </w:rPr>
              <w:lastRenderedPageBreak/>
              <w:t>0.</w:t>
            </w:r>
            <w:r w:rsidR="00F126A6">
              <w:rPr>
                <w:sz w:val="20"/>
                <w:szCs w:val="20"/>
              </w:rPr>
              <w:t>95</w:t>
            </w:r>
          </w:p>
        </w:tc>
      </w:tr>
      <w:tr w:rsidR="00554835" w:rsidRPr="009404BB" w14:paraId="2B5799BD" w14:textId="40BB57BC" w:rsidTr="00C55CE8">
        <w:trPr>
          <w:trHeight w:val="1580"/>
          <w:jc w:val="center"/>
        </w:trPr>
        <w:tc>
          <w:tcPr>
            <w:tcW w:w="1514" w:type="dxa"/>
          </w:tcPr>
          <w:p w14:paraId="693D49EE" w14:textId="2A6C4281" w:rsidR="00554835" w:rsidRPr="00963A13" w:rsidRDefault="005365DE" w:rsidP="00554835">
            <w:pPr>
              <w:pStyle w:val="TableParagraph"/>
              <w:spacing w:before="100" w:line="237" w:lineRule="auto"/>
              <w:ind w:left="98"/>
              <w:rPr>
                <w:color w:val="000000" w:themeColor="text1"/>
                <w:sz w:val="20"/>
                <w:szCs w:val="20"/>
              </w:rPr>
            </w:pPr>
            <w:r w:rsidRPr="00963A13">
              <w:rPr>
                <w:color w:val="000000" w:themeColor="text1"/>
                <w:sz w:val="20"/>
                <w:szCs w:val="20"/>
              </w:rPr>
              <w:t xml:space="preserve">Apa saja skenario dasar dalam pengujian fitur </w:t>
            </w:r>
            <w:r w:rsidRPr="00963A13">
              <w:rPr>
                <w:color w:val="000000" w:themeColor="text1"/>
                <w:sz w:val="20"/>
                <w:szCs w:val="20"/>
                <w:highlight w:val="green"/>
              </w:rPr>
              <w:t>daftar pengguna</w:t>
            </w:r>
            <w:r w:rsidRPr="00963A13">
              <w:rPr>
                <w:color w:val="000000" w:themeColor="text1"/>
                <w:sz w:val="20"/>
                <w:szCs w:val="20"/>
              </w:rPr>
              <w:t>?</w:t>
            </w:r>
          </w:p>
        </w:tc>
        <w:tc>
          <w:tcPr>
            <w:tcW w:w="1878" w:type="dxa"/>
          </w:tcPr>
          <w:p w14:paraId="46EA7357" w14:textId="0BF7F55B" w:rsidR="00554835" w:rsidRPr="009404BB" w:rsidRDefault="00963A13" w:rsidP="00963A13">
            <w:pPr>
              <w:pStyle w:val="TableParagraph"/>
              <w:ind w:left="98" w:right="164"/>
              <w:rPr>
                <w:sz w:val="20"/>
                <w:szCs w:val="20"/>
              </w:rPr>
            </w:pPr>
            <w:r w:rsidRPr="009404BB">
              <w:rPr>
                <w:sz w:val="20"/>
                <w:szCs w:val="20"/>
              </w:rPr>
              <w:t>Skenario testing untuk fitur registrasi secara dasar terbagi menjadi 2 yaitu: Register Berhasil (Success) &amp; Register Gagal (Failed).</w:t>
            </w:r>
          </w:p>
        </w:tc>
        <w:tc>
          <w:tcPr>
            <w:tcW w:w="1418" w:type="dxa"/>
          </w:tcPr>
          <w:p w14:paraId="6E219D50" w14:textId="187A2FCF" w:rsidR="00554835" w:rsidRPr="009404BB" w:rsidRDefault="00554835" w:rsidP="00554835">
            <w:pPr>
              <w:pStyle w:val="TableParagraph"/>
              <w:ind w:left="98"/>
              <w:jc w:val="center"/>
              <w:rPr>
                <w:sz w:val="20"/>
                <w:szCs w:val="20"/>
              </w:rPr>
            </w:pPr>
            <w:r>
              <w:rPr>
                <w:sz w:val="20"/>
                <w:szCs w:val="20"/>
              </w:rPr>
              <w:t>0.</w:t>
            </w:r>
            <w:r w:rsidR="00F126A6">
              <w:rPr>
                <w:sz w:val="20"/>
                <w:szCs w:val="20"/>
              </w:rPr>
              <w:t>7</w:t>
            </w:r>
            <w:r w:rsidR="00963A13">
              <w:rPr>
                <w:sz w:val="20"/>
                <w:szCs w:val="20"/>
              </w:rPr>
              <w:t>4</w:t>
            </w:r>
          </w:p>
        </w:tc>
      </w:tr>
      <w:tr w:rsidR="00554835" w:rsidRPr="009404BB" w14:paraId="191B1048" w14:textId="1A9CF3FC" w:rsidTr="00963A13">
        <w:trPr>
          <w:trHeight w:val="258"/>
          <w:jc w:val="center"/>
        </w:trPr>
        <w:tc>
          <w:tcPr>
            <w:tcW w:w="1514" w:type="dxa"/>
          </w:tcPr>
          <w:p w14:paraId="5AB1A5ED" w14:textId="7A945047" w:rsidR="00554835" w:rsidRPr="00963A13" w:rsidRDefault="00554835" w:rsidP="00554835">
            <w:pPr>
              <w:pStyle w:val="TableParagraph"/>
              <w:spacing w:before="98"/>
              <w:ind w:left="98" w:right="239"/>
              <w:rPr>
                <w:color w:val="000000" w:themeColor="text1"/>
                <w:sz w:val="20"/>
                <w:szCs w:val="20"/>
              </w:rPr>
            </w:pPr>
            <w:r w:rsidRPr="00963A13">
              <w:rPr>
                <w:color w:val="000000" w:themeColor="text1"/>
                <w:sz w:val="20"/>
                <w:szCs w:val="20"/>
              </w:rPr>
              <w:t xml:space="preserve">Apa saja step untuk menguji </w:t>
            </w:r>
            <w:r w:rsidRPr="00963A13">
              <w:rPr>
                <w:color w:val="000000" w:themeColor="text1"/>
                <w:sz w:val="20"/>
                <w:szCs w:val="20"/>
                <w:highlight w:val="green"/>
              </w:rPr>
              <w:t>register</w:t>
            </w:r>
            <w:r w:rsidRPr="00963A13">
              <w:rPr>
                <w:color w:val="000000" w:themeColor="text1"/>
                <w:sz w:val="20"/>
                <w:szCs w:val="20"/>
              </w:rPr>
              <w:t xml:space="preserve"> pengguna?</w:t>
            </w:r>
          </w:p>
        </w:tc>
        <w:tc>
          <w:tcPr>
            <w:tcW w:w="1878" w:type="dxa"/>
          </w:tcPr>
          <w:p w14:paraId="399EB88F" w14:textId="7E7C705D" w:rsidR="00554835" w:rsidRPr="009404BB" w:rsidRDefault="00963A13" w:rsidP="00963A13">
            <w:pPr>
              <w:pStyle w:val="TableParagraph"/>
              <w:spacing w:before="98"/>
              <w:ind w:left="98"/>
              <w:rPr>
                <w:sz w:val="20"/>
                <w:szCs w:val="20"/>
              </w:rPr>
            </w:pPr>
            <w:r w:rsidRPr="00963A13">
              <w:rPr>
                <w:sz w:val="20"/>
                <w:szCs w:val="20"/>
              </w:rPr>
              <w:t xml:space="preserve">Berikut adalah step yang perlu dilakukan dalam menguji fitur Registrasi untuk test case Positive Case dan Negative Case pada layanan Agree. Untuk Positive Case: 1.) Buka halaman registrasi 2.) Masukkan data pendaftaran yang valid sesuai format (email, password, nama lengkap, dll.) 3.) Klik tombol 'Daftar' atau 'Registrasi' 4.) Verifikasi validasi </w:t>
            </w:r>
            <w:r w:rsidRPr="00963A13">
              <w:rPr>
                <w:sz w:val="20"/>
                <w:szCs w:val="20"/>
              </w:rPr>
              <w:lastRenderedPageBreak/>
              <w:t>form, pastikan sistem memvalidasi setiap input 5.) Jika data valid, sistem memproses registrasi dan menyimpan data pengguna ke database 6.) Sistem mengirimkan kode OTP (One-Time Password) ke email atau nomor HP 7.) User diarahkan ke halaman verifikasi akun 8.) Masukkan kode OTP yang valid 9.) Sistem memverifikasi OTP 10.) Sistem menampilkan notifikasi bahwa registrasi berhasil 11.) Verifikasi data pengguna tersimpan di database 12.) Lakukan login untuk memastikan akun aktif.</w:t>
            </w:r>
          </w:p>
        </w:tc>
        <w:tc>
          <w:tcPr>
            <w:tcW w:w="1418" w:type="dxa"/>
          </w:tcPr>
          <w:p w14:paraId="1248D002" w14:textId="5269FD8E" w:rsidR="00554835" w:rsidRPr="009404BB" w:rsidRDefault="00554835" w:rsidP="00554835">
            <w:pPr>
              <w:pStyle w:val="TableParagraph"/>
              <w:spacing w:before="98"/>
              <w:ind w:left="98"/>
              <w:jc w:val="center"/>
              <w:rPr>
                <w:sz w:val="20"/>
                <w:szCs w:val="20"/>
              </w:rPr>
            </w:pPr>
            <w:r>
              <w:rPr>
                <w:sz w:val="20"/>
                <w:szCs w:val="20"/>
              </w:rPr>
              <w:lastRenderedPageBreak/>
              <w:t>0.</w:t>
            </w:r>
            <w:r w:rsidR="00963A13">
              <w:rPr>
                <w:sz w:val="20"/>
                <w:szCs w:val="20"/>
              </w:rPr>
              <w:t>9</w:t>
            </w:r>
            <w:r w:rsidR="00F126A6">
              <w:rPr>
                <w:sz w:val="20"/>
                <w:szCs w:val="20"/>
              </w:rPr>
              <w:t>2</w:t>
            </w:r>
          </w:p>
        </w:tc>
      </w:tr>
    </w:tbl>
    <w:p w14:paraId="3E4C54D3" w14:textId="77777777" w:rsidR="002C01CC" w:rsidRPr="009404BB" w:rsidRDefault="002C01CC" w:rsidP="002C01CC">
      <w:pPr>
        <w:pStyle w:val="BodyText"/>
        <w:ind w:left="851" w:right="461" w:firstLine="425"/>
        <w:jc w:val="both"/>
      </w:pPr>
    </w:p>
    <w:p w14:paraId="0553D094" w14:textId="2E75CDD1" w:rsidR="002C01CC" w:rsidRDefault="002C01CC" w:rsidP="002C01CC">
      <w:pPr>
        <w:pStyle w:val="BodyText"/>
        <w:ind w:left="284" w:right="461" w:firstLine="466"/>
        <w:jc w:val="both"/>
      </w:pPr>
      <w:r w:rsidRPr="009404BB">
        <w:t xml:space="preserve">Berdasarkan Tabel 4.15, dapat disimpulkan bahwa chatbot mampu memahami pertanyaan </w:t>
      </w:r>
      <w:r w:rsidR="00963A13">
        <w:t xml:space="preserve">jika </w:t>
      </w:r>
      <w:r w:rsidRPr="009404BB">
        <w:t xml:space="preserve">pertanyaan tersebut menggunakan sinonim pada konteks utama chatbot. Seperti contoh menggunakan sinonim registrasi mengganti dengan kata register, kata </w:t>
      </w:r>
      <w:r w:rsidR="00390EC1">
        <w:t>masuk</w:t>
      </w:r>
      <w:r w:rsidRPr="009404BB">
        <w:t xml:space="preserve"> diganti dengan </w:t>
      </w:r>
      <w:r w:rsidR="00390EC1">
        <w:t>login</w:t>
      </w:r>
      <w:r w:rsidRPr="009404BB">
        <w:t>. Membuat jawaban yang dihasilkan oleh chatbot tidak sesuai dengan jawaban semestinya.</w:t>
      </w:r>
    </w:p>
    <w:p w14:paraId="16AC4342" w14:textId="77777777" w:rsidR="008276A3" w:rsidRDefault="008276A3" w:rsidP="008276A3">
      <w:pPr>
        <w:pStyle w:val="BodyText"/>
        <w:ind w:right="461"/>
        <w:jc w:val="both"/>
        <w:rPr>
          <w:b/>
          <w:bCs/>
        </w:rPr>
      </w:pPr>
    </w:p>
    <w:p w14:paraId="699CE708" w14:textId="033F3F2E" w:rsidR="008276A3" w:rsidRDefault="008276A3" w:rsidP="008276A3">
      <w:pPr>
        <w:pStyle w:val="BodyText"/>
        <w:numPr>
          <w:ilvl w:val="0"/>
          <w:numId w:val="18"/>
        </w:numPr>
        <w:ind w:right="461"/>
        <w:jc w:val="both"/>
        <w:rPr>
          <w:b/>
          <w:bCs/>
        </w:rPr>
      </w:pPr>
      <w:r>
        <w:rPr>
          <w:b/>
          <w:bCs/>
        </w:rPr>
        <w:t xml:space="preserve">Pengujian </w:t>
      </w:r>
      <w:r w:rsidR="007F17A5">
        <w:rPr>
          <w:b/>
          <w:bCs/>
        </w:rPr>
        <w:t>perbandingan dengan metode manual (Google Sheet)</w:t>
      </w:r>
    </w:p>
    <w:p w14:paraId="011440A5" w14:textId="6FDE4898" w:rsidR="007F17A5" w:rsidRDefault="00C55CE8" w:rsidP="007248BB">
      <w:pPr>
        <w:pStyle w:val="BodyText"/>
        <w:ind w:left="284" w:right="461" w:firstLine="567"/>
        <w:jc w:val="both"/>
      </w:pPr>
      <w:r w:rsidRPr="00C55CE8">
        <w:t>Skenario ini dilakukan</w:t>
      </w:r>
      <w:r w:rsidR="007F17A5">
        <w:t xml:space="preserve"> u</w:t>
      </w:r>
      <w:r w:rsidR="007F17A5" w:rsidRPr="007F17A5">
        <w:t>ntuk mengukur efektivitas chatbot yang dikembangkan, dilakukan eksperimen dengan membandingkan proses pencarian informasi test case menggunakan metode manual melalui Google Spreadsheet dan menggunakan chatbot yang telah dikembangkan.</w:t>
      </w:r>
    </w:p>
    <w:p w14:paraId="48A52DB0" w14:textId="0441BED8" w:rsidR="007F17A5" w:rsidRPr="007F17A5" w:rsidRDefault="007F17A5" w:rsidP="00D244A9">
      <w:pPr>
        <w:pStyle w:val="BodyText"/>
        <w:ind w:left="284" w:right="461" w:firstLine="567"/>
        <w:jc w:val="both"/>
      </w:pPr>
      <w:r w:rsidRPr="007F17A5">
        <w:t xml:space="preserve">Pada metode manual, pencarian dilakukan dengan fitur Ctrl+F pada file </w:t>
      </w:r>
      <w:r w:rsidRPr="007F17A5">
        <w:lastRenderedPageBreak/>
        <w:t>Google Spreadsheet yang berisi data test case. Sementara pada chatbot, pengguna mengetikkan pertanyaan dalam bentuk bahasa alami. Beberapa pertanyaan umum yang sering diajukan oleh tim QA digunakan sebagai skenario uji untuk membandingkan kecepatan, relevansi hasil, dan kemudahan penggunaan.</w:t>
      </w:r>
    </w:p>
    <w:p w14:paraId="5B0BB41A" w14:textId="77777777" w:rsidR="008276A3" w:rsidRDefault="008276A3" w:rsidP="008276A3">
      <w:pPr>
        <w:pStyle w:val="BodyText"/>
        <w:ind w:left="810" w:right="461"/>
        <w:jc w:val="both"/>
        <w:rPr>
          <w:b/>
          <w:bCs/>
        </w:rPr>
      </w:pPr>
    </w:p>
    <w:p w14:paraId="7B1B09DC" w14:textId="7AFFBD86" w:rsidR="008276A3" w:rsidRPr="008276A3" w:rsidRDefault="008276A3" w:rsidP="008276A3">
      <w:pPr>
        <w:pStyle w:val="Caption"/>
        <w:jc w:val="center"/>
        <w:rPr>
          <w:b/>
          <w:bCs/>
          <w:i w:val="0"/>
          <w:iCs w:val="0"/>
          <w:color w:val="000000" w:themeColor="text1"/>
          <w:sz w:val="20"/>
          <w:szCs w:val="20"/>
        </w:rPr>
      </w:pPr>
      <w:bookmarkStart w:id="116" w:name="_Toc189215671"/>
      <w:r w:rsidRPr="008276A3">
        <w:rPr>
          <w:b/>
          <w:bCs/>
          <w:i w:val="0"/>
          <w:iCs w:val="0"/>
          <w:color w:val="000000" w:themeColor="text1"/>
          <w:sz w:val="20"/>
          <w:szCs w:val="20"/>
        </w:rPr>
        <w:t xml:space="preserve">Tabel 4. </w:t>
      </w:r>
      <w:r w:rsidRPr="008276A3">
        <w:rPr>
          <w:b/>
          <w:bCs/>
          <w:i w:val="0"/>
          <w:iCs w:val="0"/>
          <w:color w:val="000000" w:themeColor="text1"/>
          <w:sz w:val="20"/>
          <w:szCs w:val="20"/>
        </w:rPr>
        <w:fldChar w:fldCharType="begin"/>
      </w:r>
      <w:r w:rsidRPr="008276A3">
        <w:rPr>
          <w:b/>
          <w:bCs/>
          <w:i w:val="0"/>
          <w:iCs w:val="0"/>
          <w:color w:val="000000" w:themeColor="text1"/>
          <w:sz w:val="20"/>
          <w:szCs w:val="20"/>
        </w:rPr>
        <w:instrText xml:space="preserve"> SEQ Tabel_4. \* ARABIC </w:instrText>
      </w:r>
      <w:r w:rsidRPr="008276A3">
        <w:rPr>
          <w:b/>
          <w:bCs/>
          <w:i w:val="0"/>
          <w:iCs w:val="0"/>
          <w:color w:val="000000" w:themeColor="text1"/>
          <w:sz w:val="20"/>
          <w:szCs w:val="20"/>
        </w:rPr>
        <w:fldChar w:fldCharType="separate"/>
      </w:r>
      <w:r w:rsidR="000E5F82">
        <w:rPr>
          <w:b/>
          <w:bCs/>
          <w:i w:val="0"/>
          <w:iCs w:val="0"/>
          <w:noProof/>
          <w:color w:val="000000" w:themeColor="text1"/>
          <w:sz w:val="20"/>
          <w:szCs w:val="20"/>
        </w:rPr>
        <w:t>17</w:t>
      </w:r>
      <w:r w:rsidRPr="008276A3">
        <w:rPr>
          <w:b/>
          <w:bCs/>
          <w:i w:val="0"/>
          <w:iCs w:val="0"/>
          <w:color w:val="000000" w:themeColor="text1"/>
          <w:sz w:val="20"/>
          <w:szCs w:val="20"/>
        </w:rPr>
        <w:fldChar w:fldCharType="end"/>
      </w:r>
      <w:r w:rsidRPr="008276A3">
        <w:rPr>
          <w:b/>
          <w:bCs/>
          <w:i w:val="0"/>
          <w:iCs w:val="0"/>
          <w:color w:val="000000" w:themeColor="text1"/>
          <w:sz w:val="20"/>
          <w:szCs w:val="20"/>
        </w:rPr>
        <w:t xml:space="preserve"> Perbandingan pencarian dengan google sheet dan menggunakan chatbot</w:t>
      </w:r>
      <w:bookmarkEnd w:id="116"/>
    </w:p>
    <w:tbl>
      <w:tblPr>
        <w:tblW w:w="68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08"/>
        <w:gridCol w:w="1276"/>
        <w:gridCol w:w="2430"/>
        <w:gridCol w:w="850"/>
        <w:gridCol w:w="851"/>
      </w:tblGrid>
      <w:tr w:rsidR="00F376D6" w:rsidRPr="009404BB" w14:paraId="624DA226" w14:textId="54B49157" w:rsidTr="00F376D6">
        <w:trPr>
          <w:trHeight w:val="431"/>
          <w:jc w:val="center"/>
        </w:trPr>
        <w:tc>
          <w:tcPr>
            <w:tcW w:w="1408" w:type="dxa"/>
          </w:tcPr>
          <w:p w14:paraId="57017561" w14:textId="63764FE4" w:rsidR="004315ED" w:rsidRPr="009404BB" w:rsidRDefault="004315ED" w:rsidP="000A513A">
            <w:pPr>
              <w:pStyle w:val="TableParagraph"/>
              <w:spacing w:before="98"/>
              <w:ind w:left="98"/>
              <w:rPr>
                <w:spacing w:val="-2"/>
                <w:sz w:val="20"/>
                <w:szCs w:val="20"/>
              </w:rPr>
            </w:pPr>
            <w:r w:rsidRPr="004315ED">
              <w:rPr>
                <w:spacing w:val="-2"/>
                <w:sz w:val="20"/>
                <w:szCs w:val="20"/>
              </w:rPr>
              <w:t>Pertanyaan yang Diajukan</w:t>
            </w:r>
          </w:p>
        </w:tc>
        <w:tc>
          <w:tcPr>
            <w:tcW w:w="1276" w:type="dxa"/>
          </w:tcPr>
          <w:p w14:paraId="666935A5" w14:textId="5BAC041E" w:rsidR="004315ED" w:rsidRPr="009404BB" w:rsidRDefault="004315ED" w:rsidP="000A513A">
            <w:pPr>
              <w:pStyle w:val="TableParagraph"/>
              <w:spacing w:before="98"/>
              <w:ind w:left="98"/>
              <w:rPr>
                <w:spacing w:val="-2"/>
                <w:sz w:val="20"/>
                <w:szCs w:val="20"/>
              </w:rPr>
            </w:pPr>
            <w:r>
              <w:rPr>
                <w:spacing w:val="-2"/>
                <w:sz w:val="20"/>
                <w:szCs w:val="20"/>
              </w:rPr>
              <w:t>Jawaban Google Sheet</w:t>
            </w:r>
          </w:p>
        </w:tc>
        <w:tc>
          <w:tcPr>
            <w:tcW w:w="2430" w:type="dxa"/>
            <w:shd w:val="clear" w:color="auto" w:fill="auto"/>
          </w:tcPr>
          <w:p w14:paraId="221D8A41" w14:textId="308BA6E6" w:rsidR="004315ED" w:rsidRPr="009404BB" w:rsidRDefault="004315ED" w:rsidP="000A513A">
            <w:pPr>
              <w:pStyle w:val="TableParagraph"/>
              <w:spacing w:before="98"/>
              <w:ind w:left="98"/>
              <w:rPr>
                <w:sz w:val="20"/>
                <w:szCs w:val="20"/>
              </w:rPr>
            </w:pPr>
            <w:r>
              <w:rPr>
                <w:spacing w:val="-2"/>
                <w:sz w:val="20"/>
                <w:szCs w:val="20"/>
              </w:rPr>
              <w:t>Jawaban Chatbot</w:t>
            </w:r>
          </w:p>
        </w:tc>
        <w:tc>
          <w:tcPr>
            <w:tcW w:w="850" w:type="dxa"/>
          </w:tcPr>
          <w:p w14:paraId="512EE7A6" w14:textId="29B622C4" w:rsidR="004315ED" w:rsidRDefault="004315ED" w:rsidP="000A513A">
            <w:pPr>
              <w:pStyle w:val="TableParagraph"/>
              <w:spacing w:before="98"/>
              <w:ind w:left="98"/>
              <w:rPr>
                <w:spacing w:val="-2"/>
                <w:sz w:val="20"/>
                <w:szCs w:val="20"/>
              </w:rPr>
            </w:pPr>
            <w:r w:rsidRPr="004315ED">
              <w:rPr>
                <w:spacing w:val="-2"/>
                <w:sz w:val="20"/>
                <w:szCs w:val="20"/>
              </w:rPr>
              <w:t>Waktu Manual (detik)</w:t>
            </w:r>
          </w:p>
        </w:tc>
        <w:tc>
          <w:tcPr>
            <w:tcW w:w="851" w:type="dxa"/>
          </w:tcPr>
          <w:p w14:paraId="2E38977D" w14:textId="4923B01D" w:rsidR="004315ED" w:rsidRPr="004315ED" w:rsidRDefault="004315ED" w:rsidP="000A513A">
            <w:pPr>
              <w:pStyle w:val="TableParagraph"/>
              <w:spacing w:before="98"/>
              <w:ind w:left="98"/>
              <w:rPr>
                <w:spacing w:val="-2"/>
                <w:sz w:val="20"/>
                <w:szCs w:val="20"/>
              </w:rPr>
            </w:pPr>
            <w:r w:rsidRPr="004315ED">
              <w:rPr>
                <w:spacing w:val="-2"/>
                <w:sz w:val="20"/>
                <w:szCs w:val="20"/>
              </w:rPr>
              <w:t xml:space="preserve">Waktu </w:t>
            </w:r>
            <w:r>
              <w:rPr>
                <w:spacing w:val="-2"/>
                <w:sz w:val="20"/>
                <w:szCs w:val="20"/>
              </w:rPr>
              <w:t>Chatbot</w:t>
            </w:r>
            <w:r w:rsidRPr="004315ED">
              <w:rPr>
                <w:spacing w:val="-2"/>
                <w:sz w:val="20"/>
                <w:szCs w:val="20"/>
              </w:rPr>
              <w:t xml:space="preserve"> (detik)</w:t>
            </w:r>
          </w:p>
        </w:tc>
      </w:tr>
      <w:tr w:rsidR="00F376D6" w:rsidRPr="009404BB" w14:paraId="001E8D7F" w14:textId="4C186AEE" w:rsidTr="00F376D6">
        <w:trPr>
          <w:trHeight w:val="889"/>
          <w:jc w:val="center"/>
        </w:trPr>
        <w:tc>
          <w:tcPr>
            <w:tcW w:w="1408" w:type="dxa"/>
          </w:tcPr>
          <w:p w14:paraId="32578F28" w14:textId="5F05D848" w:rsidR="00965FB4" w:rsidRPr="009404BB" w:rsidRDefault="00965FB4" w:rsidP="00965FB4">
            <w:pPr>
              <w:pStyle w:val="TableParagraph"/>
              <w:spacing w:before="98"/>
              <w:ind w:left="98"/>
              <w:rPr>
                <w:sz w:val="20"/>
                <w:szCs w:val="20"/>
              </w:rPr>
            </w:pPr>
            <w:r w:rsidRPr="00B170AC">
              <w:rPr>
                <w:sz w:val="20"/>
                <w:szCs w:val="20"/>
              </w:rPr>
              <w:t>Bagaimana test case login?</w:t>
            </w:r>
          </w:p>
        </w:tc>
        <w:tc>
          <w:tcPr>
            <w:tcW w:w="1276" w:type="dxa"/>
          </w:tcPr>
          <w:p w14:paraId="2CAF1F33" w14:textId="70C24E28" w:rsidR="00965FB4" w:rsidRPr="009404BB" w:rsidRDefault="00965FB4" w:rsidP="00965FB4">
            <w:pPr>
              <w:pStyle w:val="TableParagraph"/>
              <w:spacing w:before="98"/>
              <w:ind w:left="98"/>
              <w:rPr>
                <w:sz w:val="20"/>
                <w:szCs w:val="20"/>
              </w:rPr>
            </w:pPr>
            <w:r w:rsidRPr="00965FB4">
              <w:rPr>
                <w:sz w:val="20"/>
                <w:szCs w:val="20"/>
              </w:rPr>
              <w:t>Tidak ditemukan</w:t>
            </w:r>
          </w:p>
        </w:tc>
        <w:tc>
          <w:tcPr>
            <w:tcW w:w="2430" w:type="dxa"/>
          </w:tcPr>
          <w:p w14:paraId="6280BEA4" w14:textId="09EFF4A4" w:rsidR="00965FB4" w:rsidRPr="009404BB" w:rsidRDefault="00965FB4" w:rsidP="00965FB4">
            <w:pPr>
              <w:pStyle w:val="TableParagraph"/>
              <w:spacing w:before="98"/>
              <w:ind w:left="98" w:right="148"/>
              <w:rPr>
                <w:sz w:val="20"/>
                <w:szCs w:val="20"/>
              </w:rPr>
            </w:pPr>
            <w:r w:rsidRPr="00261A4C">
              <w:rPr>
                <w:sz w:val="20"/>
                <w:szCs w:val="20"/>
              </w:rPr>
              <w:t xml:space="preserve">Berikut adalah beberapa test case yang dapat digunakan untuk menguji skenario login pada layanan Agree, yang mencakup pengujian Positive Case dan Negative Case. Positive Case bertujuan untuk memastikan sistem dapat menangani input yang benar sesuai alur yang diharapkan, sementara Negative Case bertujuan untuk memastikan sistem dapat merespons dengan tepat terhadap input yang salah atau kondisi tidak normal. Untuk Positive Case: 1.) Test Case: Login dengan username dan password yang valid 2.) Test Case: Verifikasi UI dan tombol login berfungsi dengan benar 3.) Test Case: Login dengan opsi 'Remember Me' 4.) Test Case: Login setelah logout 5.) Test Case: </w:t>
            </w:r>
            <w:r w:rsidRPr="00261A4C">
              <w:rPr>
                <w:sz w:val="20"/>
                <w:szCs w:val="20"/>
              </w:rPr>
              <w:lastRenderedPageBreak/>
              <w:t>Login di berbagai browser (Cross Browser Testing). Sedangkan untuk Negative Case: 1.) Test Case: Login dengan password yang salah 2.) Test Case: Login dengan username/email yang tidak terdaftar 3.) Test Case: Login dengan field kosong (username atau password) 4.) Test Case: Login dengan format email yang tidak valid 5.) Test Case: Login saat koneksi internet terputus. Dengan test case tersebut, pengujian login dapat dilakukan secara menyeluruh untuk menjamin keandalan dan keamanan fitur login pada layanan Agree.</w:t>
            </w:r>
          </w:p>
        </w:tc>
        <w:tc>
          <w:tcPr>
            <w:tcW w:w="850" w:type="dxa"/>
          </w:tcPr>
          <w:p w14:paraId="4B6D6F55" w14:textId="76074A3A" w:rsidR="00965FB4" w:rsidRPr="00261A4C" w:rsidRDefault="00965FB4" w:rsidP="00965FB4">
            <w:pPr>
              <w:pStyle w:val="TableParagraph"/>
              <w:spacing w:before="98"/>
              <w:ind w:left="98" w:right="148"/>
              <w:jc w:val="center"/>
              <w:rPr>
                <w:sz w:val="20"/>
                <w:szCs w:val="20"/>
              </w:rPr>
            </w:pPr>
            <w:r>
              <w:lastRenderedPageBreak/>
              <w:t>40</w:t>
            </w:r>
          </w:p>
        </w:tc>
        <w:tc>
          <w:tcPr>
            <w:tcW w:w="851" w:type="dxa"/>
          </w:tcPr>
          <w:p w14:paraId="5FCB021A" w14:textId="56EDAAC7" w:rsidR="00965FB4" w:rsidRPr="00261A4C" w:rsidRDefault="00965FB4" w:rsidP="00965FB4">
            <w:pPr>
              <w:pStyle w:val="TableParagraph"/>
              <w:spacing w:before="98"/>
              <w:ind w:left="98" w:right="148"/>
              <w:jc w:val="center"/>
              <w:rPr>
                <w:sz w:val="20"/>
                <w:szCs w:val="20"/>
              </w:rPr>
            </w:pPr>
            <w:r>
              <w:t>3</w:t>
            </w:r>
          </w:p>
        </w:tc>
      </w:tr>
      <w:tr w:rsidR="00F376D6" w:rsidRPr="009404BB" w14:paraId="13DBC184" w14:textId="0A1C90E4" w:rsidTr="00F376D6">
        <w:trPr>
          <w:trHeight w:val="1580"/>
          <w:jc w:val="center"/>
        </w:trPr>
        <w:tc>
          <w:tcPr>
            <w:tcW w:w="1408" w:type="dxa"/>
          </w:tcPr>
          <w:p w14:paraId="16536FD9" w14:textId="1C50D297" w:rsidR="00965FB4" w:rsidRPr="009404BB" w:rsidRDefault="00965FB4" w:rsidP="00965FB4">
            <w:pPr>
              <w:pStyle w:val="TableParagraph"/>
              <w:spacing w:before="100" w:line="237" w:lineRule="auto"/>
              <w:ind w:left="98"/>
              <w:rPr>
                <w:sz w:val="20"/>
                <w:szCs w:val="20"/>
              </w:rPr>
            </w:pPr>
            <w:r w:rsidRPr="00B170AC">
              <w:rPr>
                <w:sz w:val="20"/>
                <w:szCs w:val="20"/>
              </w:rPr>
              <w:t>Apa saja Step untuk menguji fitur Registrasi?</w:t>
            </w:r>
          </w:p>
        </w:tc>
        <w:tc>
          <w:tcPr>
            <w:tcW w:w="1276" w:type="dxa"/>
          </w:tcPr>
          <w:p w14:paraId="79502B19" w14:textId="693D521C" w:rsidR="00965FB4" w:rsidRPr="009404BB" w:rsidRDefault="00965FB4" w:rsidP="00965FB4">
            <w:pPr>
              <w:pStyle w:val="TableParagraph"/>
              <w:spacing w:before="100" w:line="237" w:lineRule="auto"/>
              <w:ind w:left="98"/>
              <w:rPr>
                <w:sz w:val="20"/>
                <w:szCs w:val="20"/>
              </w:rPr>
            </w:pPr>
            <w:r w:rsidRPr="00965FB4">
              <w:rPr>
                <w:sz w:val="20"/>
                <w:szCs w:val="20"/>
              </w:rPr>
              <w:t xml:space="preserve">Tidak ditemukan </w:t>
            </w:r>
          </w:p>
        </w:tc>
        <w:tc>
          <w:tcPr>
            <w:tcW w:w="2430" w:type="dxa"/>
          </w:tcPr>
          <w:p w14:paraId="294D41A3" w14:textId="5E11DC1F" w:rsidR="00965FB4" w:rsidRPr="009404BB" w:rsidRDefault="00965FB4" w:rsidP="00965FB4">
            <w:pPr>
              <w:pStyle w:val="TableParagraph"/>
              <w:ind w:left="98" w:right="164"/>
              <w:rPr>
                <w:sz w:val="20"/>
                <w:szCs w:val="20"/>
              </w:rPr>
            </w:pPr>
            <w:r w:rsidRPr="004315ED">
              <w:rPr>
                <w:sz w:val="20"/>
                <w:szCs w:val="20"/>
              </w:rPr>
              <w:t xml:space="preserve">Berikut adalah step yang perlu dilakukan dalam menguji fitur Registrasi untuk test case Positive Case dan Negative Case pada layanan Agree. Untuk Positive Case: 1.) Buka halaman registrasi 2.) Masukkan data pendaftaran yang valid sesuai format (email, password, nama lengkap, dll.) 3.) Klik tombol 'Daftar' atau 'Registrasi' 4.) Verifikasi validasi form, pastikan sistem memvalidasi setiap input 5.) Jika data valid, sistem memproses registrasi dan </w:t>
            </w:r>
            <w:r w:rsidRPr="004315ED">
              <w:rPr>
                <w:sz w:val="20"/>
                <w:szCs w:val="20"/>
              </w:rPr>
              <w:lastRenderedPageBreak/>
              <w:t>menyimpan data pengguna ke database 6.) Sistem mengirimkan kode OTP (One-Time Password) ke email atau nomor HP 7.) User diarahkan ke halaman verifikasi akun 8.) Masukkan kode OTP yang valid 9.) Sistem memverifikasi OTP 10.) Sistem menampilkan notifikasi bahwa registrasi berhasil 11.) Verifikasi data pengguna tersimpan di database 12.) Lakukan login untuk memastikan akun aktif.</w:t>
            </w:r>
          </w:p>
        </w:tc>
        <w:tc>
          <w:tcPr>
            <w:tcW w:w="850" w:type="dxa"/>
          </w:tcPr>
          <w:p w14:paraId="1703ED96" w14:textId="6CCD88E6" w:rsidR="00965FB4" w:rsidRPr="004315ED" w:rsidRDefault="00965FB4" w:rsidP="00965FB4">
            <w:pPr>
              <w:pStyle w:val="TableParagraph"/>
              <w:ind w:left="98" w:right="164"/>
              <w:jc w:val="center"/>
              <w:rPr>
                <w:sz w:val="20"/>
                <w:szCs w:val="20"/>
              </w:rPr>
            </w:pPr>
            <w:r>
              <w:lastRenderedPageBreak/>
              <w:t>45</w:t>
            </w:r>
          </w:p>
        </w:tc>
        <w:tc>
          <w:tcPr>
            <w:tcW w:w="851" w:type="dxa"/>
          </w:tcPr>
          <w:p w14:paraId="04EF2E75" w14:textId="2718BE7D" w:rsidR="00965FB4" w:rsidRPr="004315ED" w:rsidRDefault="00965FB4" w:rsidP="00965FB4">
            <w:pPr>
              <w:pStyle w:val="TableParagraph"/>
              <w:ind w:left="98" w:right="164"/>
              <w:jc w:val="center"/>
              <w:rPr>
                <w:sz w:val="20"/>
                <w:szCs w:val="20"/>
              </w:rPr>
            </w:pPr>
            <w:r>
              <w:t>2</w:t>
            </w:r>
          </w:p>
        </w:tc>
      </w:tr>
      <w:tr w:rsidR="00F376D6" w:rsidRPr="009404BB" w14:paraId="6AC5E218" w14:textId="66D5F7BF" w:rsidTr="00F376D6">
        <w:trPr>
          <w:trHeight w:val="1120"/>
          <w:jc w:val="center"/>
        </w:trPr>
        <w:tc>
          <w:tcPr>
            <w:tcW w:w="1408" w:type="dxa"/>
          </w:tcPr>
          <w:p w14:paraId="2103761E" w14:textId="20482C4D" w:rsidR="00965FB4" w:rsidRPr="009404BB" w:rsidRDefault="00965FB4" w:rsidP="00965FB4">
            <w:pPr>
              <w:pStyle w:val="TableParagraph"/>
              <w:spacing w:before="98"/>
              <w:ind w:left="98" w:right="239"/>
              <w:rPr>
                <w:sz w:val="20"/>
                <w:szCs w:val="20"/>
              </w:rPr>
            </w:pPr>
            <w:r>
              <w:rPr>
                <w:sz w:val="20"/>
                <w:szCs w:val="20"/>
              </w:rPr>
              <w:t>A</w:t>
            </w:r>
            <w:r w:rsidRPr="00B170AC">
              <w:rPr>
                <w:sz w:val="20"/>
                <w:szCs w:val="20"/>
              </w:rPr>
              <w:t>pa prasyarat menguji fitur pendaftaran expert agreepedia?</w:t>
            </w:r>
          </w:p>
        </w:tc>
        <w:tc>
          <w:tcPr>
            <w:tcW w:w="1276" w:type="dxa"/>
          </w:tcPr>
          <w:p w14:paraId="6FFBB67D" w14:textId="7083E67E" w:rsidR="00965FB4" w:rsidRPr="009404BB" w:rsidRDefault="00965FB4" w:rsidP="00965FB4">
            <w:pPr>
              <w:pStyle w:val="TableParagraph"/>
              <w:spacing w:before="98"/>
              <w:ind w:left="98" w:right="239"/>
              <w:rPr>
                <w:sz w:val="20"/>
                <w:szCs w:val="20"/>
              </w:rPr>
            </w:pPr>
            <w:r w:rsidRPr="00965FB4">
              <w:rPr>
                <w:sz w:val="20"/>
                <w:szCs w:val="20"/>
              </w:rPr>
              <w:t xml:space="preserve">Tidak ditemukan </w:t>
            </w:r>
          </w:p>
        </w:tc>
        <w:tc>
          <w:tcPr>
            <w:tcW w:w="2430" w:type="dxa"/>
          </w:tcPr>
          <w:p w14:paraId="38B74B05" w14:textId="26C7568E" w:rsidR="00965FB4" w:rsidRPr="009404BB" w:rsidRDefault="00965FB4" w:rsidP="00965FB4">
            <w:pPr>
              <w:pStyle w:val="TableParagraph"/>
              <w:spacing w:before="98"/>
              <w:ind w:left="98"/>
              <w:rPr>
                <w:sz w:val="20"/>
                <w:szCs w:val="20"/>
              </w:rPr>
            </w:pPr>
            <w:r w:rsidRPr="004315ED">
              <w:rPr>
                <w:sz w:val="20"/>
                <w:szCs w:val="20"/>
              </w:rPr>
              <w:t>Langkah pertama atau prasyarat dalam menguji fitur Pendaftaran Expert Agreepedia Berhasil adalah: 1.) Akses ke Halaman Pendaftaran Expert 2.) Data Pendaftaran Valid 3.) Akun Belum Terdaftar Agreepedia Expert Sebelumnya.</w:t>
            </w:r>
          </w:p>
        </w:tc>
        <w:tc>
          <w:tcPr>
            <w:tcW w:w="850" w:type="dxa"/>
          </w:tcPr>
          <w:p w14:paraId="797937FD" w14:textId="00F2ECC2" w:rsidR="00965FB4" w:rsidRPr="004315ED" w:rsidRDefault="00965FB4" w:rsidP="00965FB4">
            <w:pPr>
              <w:pStyle w:val="TableParagraph"/>
              <w:spacing w:before="98"/>
              <w:ind w:left="98"/>
              <w:jc w:val="center"/>
              <w:rPr>
                <w:sz w:val="20"/>
                <w:szCs w:val="20"/>
              </w:rPr>
            </w:pPr>
            <w:r>
              <w:t>50</w:t>
            </w:r>
          </w:p>
        </w:tc>
        <w:tc>
          <w:tcPr>
            <w:tcW w:w="851" w:type="dxa"/>
          </w:tcPr>
          <w:p w14:paraId="398E51E6" w14:textId="30BEFB32" w:rsidR="00965FB4" w:rsidRPr="004315ED" w:rsidRDefault="00965FB4" w:rsidP="00965FB4">
            <w:pPr>
              <w:pStyle w:val="TableParagraph"/>
              <w:spacing w:before="98"/>
              <w:ind w:left="98"/>
              <w:jc w:val="center"/>
              <w:rPr>
                <w:sz w:val="20"/>
                <w:szCs w:val="20"/>
              </w:rPr>
            </w:pPr>
            <w:r>
              <w:t>4</w:t>
            </w:r>
          </w:p>
        </w:tc>
      </w:tr>
      <w:tr w:rsidR="00F376D6" w:rsidRPr="009404BB" w14:paraId="4812A0AA" w14:textId="23E8B388" w:rsidTr="00F376D6">
        <w:trPr>
          <w:trHeight w:val="1120"/>
          <w:jc w:val="center"/>
        </w:trPr>
        <w:tc>
          <w:tcPr>
            <w:tcW w:w="1408" w:type="dxa"/>
          </w:tcPr>
          <w:p w14:paraId="0C792789" w14:textId="27CD3693" w:rsidR="00965FB4" w:rsidRDefault="00965FB4" w:rsidP="00965FB4">
            <w:pPr>
              <w:pStyle w:val="TableParagraph"/>
              <w:spacing w:before="98"/>
              <w:ind w:left="98" w:right="239"/>
              <w:rPr>
                <w:sz w:val="20"/>
                <w:szCs w:val="20"/>
              </w:rPr>
            </w:pPr>
            <w:r w:rsidRPr="00261A4C">
              <w:rPr>
                <w:sz w:val="20"/>
                <w:szCs w:val="20"/>
              </w:rPr>
              <w:t xml:space="preserve">Apa expected result ketika menguji </w:t>
            </w:r>
            <w:r w:rsidR="00F126A6">
              <w:rPr>
                <w:sz w:val="20"/>
                <w:szCs w:val="20"/>
              </w:rPr>
              <w:t>artikel</w:t>
            </w:r>
            <w:r w:rsidRPr="00261A4C">
              <w:rPr>
                <w:sz w:val="20"/>
                <w:szCs w:val="20"/>
              </w:rPr>
              <w:t xml:space="preserve"> Agreepedia</w:t>
            </w:r>
            <w:r>
              <w:rPr>
                <w:sz w:val="20"/>
                <w:szCs w:val="20"/>
              </w:rPr>
              <w:t>?</w:t>
            </w:r>
          </w:p>
        </w:tc>
        <w:tc>
          <w:tcPr>
            <w:tcW w:w="1276" w:type="dxa"/>
          </w:tcPr>
          <w:p w14:paraId="1EEE613A" w14:textId="0F2E6650" w:rsidR="00965FB4" w:rsidRDefault="00965FB4" w:rsidP="00965FB4">
            <w:pPr>
              <w:pStyle w:val="TableParagraph"/>
              <w:spacing w:before="98"/>
              <w:ind w:left="98" w:right="239"/>
              <w:rPr>
                <w:sz w:val="20"/>
                <w:szCs w:val="20"/>
              </w:rPr>
            </w:pPr>
            <w:r w:rsidRPr="00965FB4">
              <w:rPr>
                <w:sz w:val="20"/>
                <w:szCs w:val="20"/>
              </w:rPr>
              <w:t xml:space="preserve">Tidak ditemukan </w:t>
            </w:r>
          </w:p>
        </w:tc>
        <w:tc>
          <w:tcPr>
            <w:tcW w:w="2430" w:type="dxa"/>
          </w:tcPr>
          <w:p w14:paraId="3A14B939" w14:textId="179E65C0" w:rsidR="00965FB4" w:rsidRPr="00DE6818" w:rsidRDefault="00965FB4" w:rsidP="00965FB4">
            <w:pPr>
              <w:pStyle w:val="TableParagraph"/>
              <w:spacing w:before="98"/>
              <w:ind w:left="98"/>
              <w:rPr>
                <w:sz w:val="20"/>
                <w:szCs w:val="20"/>
              </w:rPr>
            </w:pPr>
            <w:r w:rsidRPr="00261A4C">
              <w:rPr>
                <w:sz w:val="20"/>
                <w:szCs w:val="20"/>
              </w:rPr>
              <w:t xml:space="preserve">Berikut adalah expected result pengujian Fitur Infobudidaya Agreepedia : 1.) Informasi budidaya ditampilkan dengan lengkap dan sesuai kategori yang dipilih 2.) Semua elemen UI seperti judul, gambar, deskripsi, dan konten artikel tampil dengan baik 3.) Tidak terjadi error saat mengakses halaman atau saat memilih jenis budidaya </w:t>
            </w:r>
            <w:r w:rsidRPr="00261A4C">
              <w:rPr>
                <w:sz w:val="20"/>
                <w:szCs w:val="20"/>
              </w:rPr>
              <w:lastRenderedPageBreak/>
              <w:t>tertentu 4.) Pada pengujian Positive Case, pengguna berhasil mengakses informasi sesuai permintaan dan konten tampil sempurna 5.) Pada pengujian Negative Case, jika terjadi kondisi gagal (seperti data tidak ditemukan), sistem menampilkan notifikasi atau pesan error yang sesuai dan tidak menyebabkan crash atau freeze pada aplikasi.</w:t>
            </w:r>
          </w:p>
        </w:tc>
        <w:tc>
          <w:tcPr>
            <w:tcW w:w="850" w:type="dxa"/>
          </w:tcPr>
          <w:p w14:paraId="70F3E836" w14:textId="0A71BB4D" w:rsidR="00965FB4" w:rsidRPr="00261A4C" w:rsidRDefault="00965FB4" w:rsidP="00965FB4">
            <w:pPr>
              <w:pStyle w:val="TableParagraph"/>
              <w:spacing w:before="98"/>
              <w:ind w:left="98"/>
              <w:jc w:val="center"/>
              <w:rPr>
                <w:sz w:val="20"/>
                <w:szCs w:val="20"/>
              </w:rPr>
            </w:pPr>
            <w:r>
              <w:lastRenderedPageBreak/>
              <w:t>60</w:t>
            </w:r>
          </w:p>
        </w:tc>
        <w:tc>
          <w:tcPr>
            <w:tcW w:w="851" w:type="dxa"/>
          </w:tcPr>
          <w:p w14:paraId="313C2D1E" w14:textId="6A2ADF0D" w:rsidR="00965FB4" w:rsidRPr="00261A4C" w:rsidRDefault="00965FB4" w:rsidP="00965FB4">
            <w:pPr>
              <w:pStyle w:val="TableParagraph"/>
              <w:spacing w:before="98"/>
              <w:ind w:left="98"/>
              <w:jc w:val="center"/>
              <w:rPr>
                <w:sz w:val="20"/>
                <w:szCs w:val="20"/>
              </w:rPr>
            </w:pPr>
            <w:r>
              <w:t>4</w:t>
            </w:r>
          </w:p>
        </w:tc>
      </w:tr>
      <w:tr w:rsidR="00F376D6" w:rsidRPr="009404BB" w14:paraId="50F5C26B" w14:textId="6C9BA107" w:rsidTr="00F376D6">
        <w:trPr>
          <w:trHeight w:val="1120"/>
          <w:jc w:val="center"/>
        </w:trPr>
        <w:tc>
          <w:tcPr>
            <w:tcW w:w="1408" w:type="dxa"/>
          </w:tcPr>
          <w:p w14:paraId="37D45127" w14:textId="45468653" w:rsidR="00965FB4" w:rsidRPr="00261A4C" w:rsidRDefault="00965FB4" w:rsidP="00965FB4">
            <w:pPr>
              <w:pStyle w:val="TableParagraph"/>
              <w:spacing w:before="98"/>
              <w:ind w:left="98" w:right="239"/>
              <w:rPr>
                <w:sz w:val="20"/>
                <w:szCs w:val="20"/>
              </w:rPr>
            </w:pPr>
            <w:r w:rsidRPr="00261A4C">
              <w:rPr>
                <w:sz w:val="20"/>
                <w:szCs w:val="20"/>
              </w:rPr>
              <w:t>Apa saja test case Ubah Password Pengguna</w:t>
            </w:r>
            <w:r>
              <w:rPr>
                <w:sz w:val="20"/>
                <w:szCs w:val="20"/>
              </w:rPr>
              <w:t>?</w:t>
            </w:r>
          </w:p>
        </w:tc>
        <w:tc>
          <w:tcPr>
            <w:tcW w:w="1276" w:type="dxa"/>
          </w:tcPr>
          <w:p w14:paraId="673A0B26" w14:textId="0217CC54" w:rsidR="00965FB4" w:rsidRDefault="00965FB4" w:rsidP="00965FB4">
            <w:pPr>
              <w:pStyle w:val="TableParagraph"/>
              <w:spacing w:before="98"/>
              <w:ind w:left="98" w:right="239"/>
              <w:rPr>
                <w:sz w:val="20"/>
                <w:szCs w:val="20"/>
              </w:rPr>
            </w:pPr>
            <w:r w:rsidRPr="00965FB4">
              <w:rPr>
                <w:sz w:val="20"/>
                <w:szCs w:val="20"/>
              </w:rPr>
              <w:t xml:space="preserve">Tidak ditemukan </w:t>
            </w:r>
          </w:p>
        </w:tc>
        <w:tc>
          <w:tcPr>
            <w:tcW w:w="2430" w:type="dxa"/>
          </w:tcPr>
          <w:p w14:paraId="38CAA3AC" w14:textId="248F045A" w:rsidR="00965FB4" w:rsidRPr="00261A4C" w:rsidRDefault="00965FB4" w:rsidP="00965FB4">
            <w:pPr>
              <w:pStyle w:val="TableParagraph"/>
              <w:spacing w:before="98"/>
              <w:ind w:left="98"/>
              <w:rPr>
                <w:sz w:val="20"/>
                <w:szCs w:val="20"/>
              </w:rPr>
            </w:pPr>
            <w:r w:rsidRPr="00261A4C">
              <w:rPr>
                <w:sz w:val="20"/>
                <w:szCs w:val="20"/>
              </w:rPr>
              <w:t xml:space="preserve">Berikut adalah beberapa test case yang dapat digunakan untuk menguji skenario Ubah Password Pengguna Agree. Test case ini mencakup Positive Case dan Negative Case untuk memastikan fungsi bekerja dengan benar dan mampu menangani kesalahan secara tepat: 1.) Test Case (Positive Case): Berhasil Mengubah Password dengan Password Baru yang Valid 2.) Test Case (Positive Case): Ubah Password Berhasil dengan Verifikasi OTP 3.) Test Case (Positive Case): Berhasil Mengubah Password setelah Verifikasi Kode OTP 4.) Test Case (Positive Case): Berhasil Mengubah Password dengan Password Lama yang Benar 5.) Test Case (Positive Case): Berhasil Mengubah Password dengan Konfirmasi Password Baru </w:t>
            </w:r>
            <w:r w:rsidRPr="00261A4C">
              <w:rPr>
                <w:sz w:val="20"/>
                <w:szCs w:val="20"/>
              </w:rPr>
              <w:lastRenderedPageBreak/>
              <w:t>yang Cocok 6.) Test Case (Negative Case): Gagal Mengubah Password karena Password Lama Salah 7.) Test Case (Negative Case): Gagal Mengubah Password karena Konfirmasi Password Tidak Cocok 8.) Test Case (Negative Case): Gagal Mengubah Password karena Password Baru Tidak Memenuhi Syarat Kompleksitas 9.) Test Case (Negative Case): Gagal Mengubah Password karena Kode OTP Salah atau Kadaluarsa</w:t>
            </w:r>
          </w:p>
        </w:tc>
        <w:tc>
          <w:tcPr>
            <w:tcW w:w="850" w:type="dxa"/>
          </w:tcPr>
          <w:p w14:paraId="6C8772EE" w14:textId="78B1C00C" w:rsidR="00965FB4" w:rsidRPr="00261A4C" w:rsidRDefault="00965FB4" w:rsidP="00965FB4">
            <w:pPr>
              <w:pStyle w:val="TableParagraph"/>
              <w:spacing w:before="98"/>
              <w:ind w:left="98"/>
              <w:jc w:val="center"/>
              <w:rPr>
                <w:sz w:val="20"/>
                <w:szCs w:val="20"/>
              </w:rPr>
            </w:pPr>
            <w:r>
              <w:lastRenderedPageBreak/>
              <w:t>30</w:t>
            </w:r>
          </w:p>
        </w:tc>
        <w:tc>
          <w:tcPr>
            <w:tcW w:w="851" w:type="dxa"/>
          </w:tcPr>
          <w:p w14:paraId="297D6E2C" w14:textId="6C3E59BB" w:rsidR="00965FB4" w:rsidRPr="00261A4C" w:rsidRDefault="00965FB4" w:rsidP="00965FB4">
            <w:pPr>
              <w:pStyle w:val="TableParagraph"/>
              <w:spacing w:before="98"/>
              <w:ind w:left="98"/>
              <w:jc w:val="center"/>
              <w:rPr>
                <w:sz w:val="20"/>
                <w:szCs w:val="20"/>
              </w:rPr>
            </w:pPr>
            <w:r>
              <w:t>2</w:t>
            </w:r>
          </w:p>
        </w:tc>
      </w:tr>
    </w:tbl>
    <w:p w14:paraId="447FA668" w14:textId="77777777" w:rsidR="008276A3" w:rsidRPr="009404BB" w:rsidRDefault="008276A3" w:rsidP="008276A3">
      <w:pPr>
        <w:pStyle w:val="BodyText"/>
        <w:ind w:left="851" w:right="461" w:firstLine="425"/>
        <w:jc w:val="both"/>
      </w:pPr>
    </w:p>
    <w:p w14:paraId="7DD9ECA7" w14:textId="77777777" w:rsidR="00CD168A" w:rsidRDefault="008276A3" w:rsidP="00BC2F36">
      <w:pPr>
        <w:pStyle w:val="BodyText"/>
        <w:ind w:left="284" w:right="461" w:firstLine="466"/>
        <w:jc w:val="both"/>
      </w:pPr>
      <w:r w:rsidRPr="009404BB">
        <w:t>Berdasarkan Tabel 4.1</w:t>
      </w:r>
      <w:r w:rsidR="00BC2F36">
        <w:t>6</w:t>
      </w:r>
      <w:r w:rsidRPr="009404BB">
        <w:t xml:space="preserve">, </w:t>
      </w:r>
      <w:r w:rsidR="00965FB4" w:rsidRPr="00965FB4">
        <w:t>dapat disimpulkan bahwa metode pencarian manual melalui Google Spreadsheet memiliki beberapa kelemahan, seperti keterbatasan dalam menangani pertanyaan dengan bahasa alami, sinonim, maupun struktur kalimat yang tidak sesuai dengan data literal pada sheet. Pengguna harus mengetahui secara spesifik keyword yang digunakan dalam penamaan test case agar pencarian berhasil.</w:t>
      </w:r>
      <w:r w:rsidR="00CD168A">
        <w:t xml:space="preserve">   </w:t>
      </w:r>
    </w:p>
    <w:p w14:paraId="5A0C4BD1" w14:textId="545B423A" w:rsidR="008276A3" w:rsidRPr="009404BB" w:rsidRDefault="00CD168A" w:rsidP="00CD168A">
      <w:pPr>
        <w:pStyle w:val="BodyText"/>
        <w:ind w:left="284" w:right="461"/>
        <w:jc w:val="both"/>
      </w:pPr>
      <w:r>
        <w:t xml:space="preserve"> </w:t>
      </w:r>
      <w:r>
        <w:tab/>
      </w:r>
      <w:r w:rsidRPr="00CD168A">
        <w:t>Sebaliknya, chatbot mampu menampilkan informasi test case yang relevan meskipun pertanyaan diajukan dengan variasi bahasa, sinonim, atau kalimat kompleks. Chatbot juga menunjukkan kecepatan pencarian yang jauh lebih baik, yaitu sekitar 3–5 detik, dibandingkan dengan pencarian manual yang rata-rata membutuhkan 35–60 detik.</w:t>
      </w:r>
    </w:p>
    <w:p w14:paraId="2F7B5106" w14:textId="4ED1D4DA" w:rsidR="002C01CC" w:rsidRDefault="00CD168A" w:rsidP="00BC2F36">
      <w:pPr>
        <w:pStyle w:val="BodyText"/>
        <w:ind w:left="284" w:right="461" w:firstLine="466"/>
        <w:jc w:val="both"/>
      </w:pPr>
      <w:r w:rsidRPr="00CD168A">
        <w:t>Eksperimen ini menunjukkan bahwa chatbot dapat membantu meningkatkan efisiensi kerja tim QA secara signifikan, terutama dalam hal pencarian informasi test case. Chatbot memberikan nilai tambah dalam hal kemudahan akses informasi, penghematan waktu, dan pemrosesan bahasa alami yang lebih fleksibel dibandingkan metode konvensional menggunakan Google Spreadsheet.</w:t>
      </w:r>
    </w:p>
    <w:p w14:paraId="3591EA3D" w14:textId="77777777" w:rsidR="00BC2F36" w:rsidRDefault="00BC2F36" w:rsidP="002C01CC">
      <w:pPr>
        <w:pStyle w:val="BodyText"/>
        <w:ind w:right="461"/>
        <w:jc w:val="both"/>
      </w:pPr>
    </w:p>
    <w:p w14:paraId="2394747E" w14:textId="6DCD8055" w:rsidR="0055221A" w:rsidRPr="0055221A" w:rsidRDefault="0055221A" w:rsidP="0055221A">
      <w:pPr>
        <w:pStyle w:val="Heading4"/>
        <w:numPr>
          <w:ilvl w:val="1"/>
          <w:numId w:val="17"/>
        </w:numPr>
        <w:tabs>
          <w:tab w:val="left" w:pos="485"/>
        </w:tabs>
        <w:spacing w:line="229" w:lineRule="exact"/>
        <w:ind w:left="485" w:right="461" w:hanging="301"/>
        <w:rPr>
          <w:rFonts w:ascii="Times New Roman" w:hAnsi="Times New Roman" w:cs="Times New Roman"/>
          <w:b/>
          <w:bCs/>
          <w:i w:val="0"/>
          <w:color w:val="000000" w:themeColor="text1"/>
          <w:sz w:val="20"/>
          <w:szCs w:val="20"/>
        </w:rPr>
      </w:pPr>
      <w:r>
        <w:rPr>
          <w:rFonts w:ascii="Times New Roman" w:hAnsi="Times New Roman" w:cs="Times New Roman"/>
          <w:b/>
          <w:bCs/>
          <w:i w:val="0"/>
          <w:color w:val="000000" w:themeColor="text1"/>
          <w:spacing w:val="-2"/>
          <w:sz w:val="20"/>
          <w:szCs w:val="20"/>
        </w:rPr>
        <w:t>.6 Eksperimen Bleu Score</w:t>
      </w:r>
    </w:p>
    <w:p w14:paraId="587BC9BE" w14:textId="7F602134" w:rsidR="0055221A" w:rsidRPr="0055221A" w:rsidRDefault="00874DE9" w:rsidP="0055221A">
      <w:pPr>
        <w:pStyle w:val="BodyText"/>
        <w:ind w:left="167" w:right="463" w:firstLine="283"/>
        <w:jc w:val="both"/>
      </w:pPr>
      <w:r>
        <w:t xml:space="preserve">Eksperimen </w:t>
      </w:r>
      <w:r w:rsidRPr="00874DE9">
        <w:t>Evaluasi Skor BLEU merupakan pengujian yang dilakukan demi menilai apakah respons dan pertanyaan yang terdeteksi sistem sudah sesuai harapan atau belum.</w:t>
      </w:r>
    </w:p>
    <w:p w14:paraId="1FF75491" w14:textId="77777777" w:rsidR="0055221A" w:rsidRPr="0055221A" w:rsidRDefault="0055221A" w:rsidP="0055221A">
      <w:pPr>
        <w:pStyle w:val="BodyText"/>
        <w:spacing w:before="11"/>
        <w:jc w:val="both"/>
      </w:pPr>
    </w:p>
    <w:p w14:paraId="6E7410A5" w14:textId="77777777" w:rsidR="0055221A" w:rsidRPr="0055221A" w:rsidRDefault="0055221A" w:rsidP="0055221A">
      <w:pPr>
        <w:ind w:left="1463"/>
        <w:jc w:val="both"/>
        <w:rPr>
          <w:sz w:val="20"/>
          <w:szCs w:val="20"/>
        </w:rPr>
      </w:pPr>
      <w:bookmarkStart w:id="117" w:name="_bookmark65"/>
      <w:bookmarkEnd w:id="117"/>
      <w:r w:rsidRPr="0055221A">
        <w:rPr>
          <w:rFonts w:hint="cs"/>
          <w:sz w:val="20"/>
          <w:szCs w:val="20"/>
        </w:rPr>
        <w:lastRenderedPageBreak/>
        <w:t>Tabel</w:t>
      </w:r>
      <w:r w:rsidRPr="0055221A">
        <w:rPr>
          <w:rFonts w:hint="cs"/>
          <w:spacing w:val="-2"/>
          <w:sz w:val="20"/>
          <w:szCs w:val="20"/>
        </w:rPr>
        <w:t xml:space="preserve"> </w:t>
      </w:r>
      <w:r w:rsidRPr="0055221A">
        <w:rPr>
          <w:rFonts w:hint="cs"/>
          <w:sz w:val="20"/>
          <w:szCs w:val="20"/>
        </w:rPr>
        <w:t>4.19</w:t>
      </w:r>
      <w:r w:rsidRPr="0055221A">
        <w:rPr>
          <w:rFonts w:hint="cs"/>
          <w:spacing w:val="-1"/>
          <w:sz w:val="20"/>
          <w:szCs w:val="20"/>
        </w:rPr>
        <w:t xml:space="preserve"> </w:t>
      </w:r>
      <w:r w:rsidRPr="0055221A">
        <w:rPr>
          <w:rFonts w:hint="cs"/>
          <w:sz w:val="20"/>
          <w:szCs w:val="20"/>
        </w:rPr>
        <w:t>Eksperimen</w:t>
      </w:r>
      <w:r w:rsidRPr="0055221A">
        <w:rPr>
          <w:rFonts w:hint="cs"/>
          <w:spacing w:val="-4"/>
          <w:sz w:val="20"/>
          <w:szCs w:val="20"/>
        </w:rPr>
        <w:t xml:space="preserve"> </w:t>
      </w:r>
      <w:r w:rsidRPr="0055221A">
        <w:rPr>
          <w:rFonts w:hint="cs"/>
          <w:sz w:val="20"/>
          <w:szCs w:val="20"/>
        </w:rPr>
        <w:t>Skor</w:t>
      </w:r>
      <w:r w:rsidRPr="0055221A">
        <w:rPr>
          <w:rFonts w:hint="cs"/>
          <w:spacing w:val="-2"/>
          <w:sz w:val="20"/>
          <w:szCs w:val="20"/>
        </w:rPr>
        <w:t xml:space="preserve"> </w:t>
      </w:r>
      <w:r w:rsidRPr="0055221A">
        <w:rPr>
          <w:rFonts w:hint="cs"/>
          <w:sz w:val="20"/>
          <w:szCs w:val="20"/>
        </w:rPr>
        <w:t>Bleu</w:t>
      </w:r>
      <w:r w:rsidRPr="0055221A">
        <w:rPr>
          <w:rFonts w:hint="cs"/>
          <w:spacing w:val="-2"/>
          <w:sz w:val="20"/>
          <w:szCs w:val="20"/>
        </w:rPr>
        <w:t xml:space="preserve"> </w:t>
      </w:r>
      <w:r w:rsidRPr="0055221A">
        <w:rPr>
          <w:rFonts w:hint="cs"/>
          <w:sz w:val="20"/>
          <w:szCs w:val="20"/>
        </w:rPr>
        <w:t>Dengan</w:t>
      </w:r>
      <w:r w:rsidRPr="0055221A">
        <w:rPr>
          <w:rFonts w:hint="cs"/>
          <w:spacing w:val="-3"/>
          <w:sz w:val="20"/>
          <w:szCs w:val="20"/>
        </w:rPr>
        <w:t xml:space="preserve"> </w:t>
      </w:r>
      <w:r w:rsidRPr="0055221A">
        <w:rPr>
          <w:rFonts w:hint="cs"/>
          <w:spacing w:val="-2"/>
          <w:sz w:val="20"/>
          <w:szCs w:val="20"/>
        </w:rPr>
        <w:t>Sinonim</w:t>
      </w:r>
    </w:p>
    <w:p w14:paraId="75AF7F34" w14:textId="77777777" w:rsidR="0055221A" w:rsidRPr="0055221A" w:rsidRDefault="0055221A" w:rsidP="0055221A">
      <w:pPr>
        <w:pStyle w:val="BodyText"/>
        <w:spacing w:before="72"/>
        <w:jc w:val="both"/>
      </w:pPr>
    </w:p>
    <w:tbl>
      <w:tblPr>
        <w:tblW w:w="0" w:type="auto"/>
        <w:tblInd w:w="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1851"/>
        <w:gridCol w:w="1702"/>
        <w:gridCol w:w="1277"/>
        <w:gridCol w:w="1123"/>
      </w:tblGrid>
      <w:tr w:rsidR="0055221A" w:rsidRPr="0055221A" w14:paraId="28A2F975" w14:textId="77777777" w:rsidTr="00D51454">
        <w:trPr>
          <w:trHeight w:val="660"/>
        </w:trPr>
        <w:tc>
          <w:tcPr>
            <w:tcW w:w="523" w:type="dxa"/>
          </w:tcPr>
          <w:p w14:paraId="68AFD211" w14:textId="77777777" w:rsidR="0055221A" w:rsidRPr="0055221A" w:rsidRDefault="0055221A" w:rsidP="0055221A">
            <w:pPr>
              <w:pStyle w:val="TableParagraph"/>
              <w:spacing w:before="101"/>
              <w:ind w:left="139"/>
              <w:jc w:val="both"/>
              <w:rPr>
                <w:sz w:val="20"/>
                <w:szCs w:val="20"/>
              </w:rPr>
            </w:pPr>
            <w:r w:rsidRPr="0055221A">
              <w:rPr>
                <w:rFonts w:hint="cs"/>
                <w:spacing w:val="-5"/>
                <w:sz w:val="20"/>
                <w:szCs w:val="20"/>
              </w:rPr>
              <w:t>No</w:t>
            </w:r>
          </w:p>
        </w:tc>
        <w:tc>
          <w:tcPr>
            <w:tcW w:w="1851" w:type="dxa"/>
          </w:tcPr>
          <w:p w14:paraId="3C1AD0D5" w14:textId="77777777" w:rsidR="0055221A" w:rsidRPr="0055221A" w:rsidRDefault="0055221A" w:rsidP="0055221A">
            <w:pPr>
              <w:pStyle w:val="TableParagraph"/>
              <w:spacing w:before="101"/>
              <w:ind w:left="168"/>
              <w:jc w:val="both"/>
              <w:rPr>
                <w:sz w:val="20"/>
                <w:szCs w:val="20"/>
              </w:rPr>
            </w:pPr>
            <w:r w:rsidRPr="0055221A">
              <w:rPr>
                <w:rFonts w:hint="cs"/>
                <w:sz w:val="20"/>
                <w:szCs w:val="20"/>
              </w:rPr>
              <w:t>Pertanyaan</w:t>
            </w:r>
            <w:r w:rsidRPr="0055221A">
              <w:rPr>
                <w:rFonts w:hint="cs"/>
                <w:spacing w:val="-8"/>
                <w:sz w:val="20"/>
                <w:szCs w:val="20"/>
              </w:rPr>
              <w:t xml:space="preserve"> </w:t>
            </w:r>
            <w:r w:rsidRPr="0055221A">
              <w:rPr>
                <w:rFonts w:hint="cs"/>
                <w:spacing w:val="-2"/>
                <w:sz w:val="20"/>
                <w:szCs w:val="20"/>
              </w:rPr>
              <w:t>Input</w:t>
            </w:r>
          </w:p>
        </w:tc>
        <w:tc>
          <w:tcPr>
            <w:tcW w:w="1702" w:type="dxa"/>
          </w:tcPr>
          <w:p w14:paraId="6BCA627A" w14:textId="77777777" w:rsidR="0055221A" w:rsidRPr="0055221A" w:rsidRDefault="0055221A" w:rsidP="0055221A">
            <w:pPr>
              <w:pStyle w:val="TableParagraph"/>
              <w:spacing w:before="101"/>
              <w:ind w:left="443" w:hanging="89"/>
              <w:jc w:val="both"/>
              <w:rPr>
                <w:sz w:val="20"/>
                <w:szCs w:val="20"/>
              </w:rPr>
            </w:pPr>
            <w:r w:rsidRPr="0055221A">
              <w:rPr>
                <w:rFonts w:hint="cs"/>
                <w:spacing w:val="-2"/>
                <w:sz w:val="20"/>
                <w:szCs w:val="20"/>
              </w:rPr>
              <w:t>Pertanyaan Referensi</w:t>
            </w:r>
          </w:p>
        </w:tc>
        <w:tc>
          <w:tcPr>
            <w:tcW w:w="1277" w:type="dxa"/>
          </w:tcPr>
          <w:p w14:paraId="4E30E020" w14:textId="77777777" w:rsidR="0055221A" w:rsidRPr="0055221A" w:rsidRDefault="0055221A" w:rsidP="0055221A">
            <w:pPr>
              <w:pStyle w:val="TableParagraph"/>
              <w:spacing w:before="101"/>
              <w:ind w:left="143" w:firstLine="254"/>
              <w:jc w:val="both"/>
              <w:rPr>
                <w:sz w:val="20"/>
                <w:szCs w:val="20"/>
              </w:rPr>
            </w:pPr>
            <w:r w:rsidRPr="0055221A">
              <w:rPr>
                <w:rFonts w:hint="cs"/>
                <w:spacing w:val="-2"/>
                <w:sz w:val="20"/>
                <w:szCs w:val="20"/>
              </w:rPr>
              <w:t>Score Pertanyaan</w:t>
            </w:r>
          </w:p>
        </w:tc>
        <w:tc>
          <w:tcPr>
            <w:tcW w:w="1123" w:type="dxa"/>
          </w:tcPr>
          <w:p w14:paraId="44130491" w14:textId="77777777" w:rsidR="0055221A" w:rsidRPr="0055221A" w:rsidRDefault="0055221A" w:rsidP="0055221A">
            <w:pPr>
              <w:pStyle w:val="TableParagraph"/>
              <w:spacing w:before="101"/>
              <w:ind w:left="177" w:right="163" w:firstLine="146"/>
              <w:jc w:val="both"/>
              <w:rPr>
                <w:sz w:val="20"/>
                <w:szCs w:val="20"/>
              </w:rPr>
            </w:pPr>
            <w:r w:rsidRPr="0055221A">
              <w:rPr>
                <w:rFonts w:hint="cs"/>
                <w:spacing w:val="-2"/>
                <w:sz w:val="20"/>
                <w:szCs w:val="20"/>
              </w:rPr>
              <w:t>Score Jawaban</w:t>
            </w:r>
          </w:p>
        </w:tc>
      </w:tr>
      <w:tr w:rsidR="0055221A" w:rsidRPr="0055221A" w14:paraId="78EE26E4" w14:textId="77777777" w:rsidTr="00D51454">
        <w:trPr>
          <w:trHeight w:val="1812"/>
        </w:trPr>
        <w:tc>
          <w:tcPr>
            <w:tcW w:w="523" w:type="dxa"/>
          </w:tcPr>
          <w:p w14:paraId="0F48BB9F" w14:textId="77777777" w:rsidR="0055221A" w:rsidRPr="0055221A" w:rsidRDefault="0055221A" w:rsidP="0055221A">
            <w:pPr>
              <w:pStyle w:val="TableParagraph"/>
              <w:spacing w:before="101"/>
              <w:ind w:left="100"/>
              <w:jc w:val="both"/>
              <w:rPr>
                <w:sz w:val="20"/>
                <w:szCs w:val="20"/>
              </w:rPr>
            </w:pPr>
            <w:r w:rsidRPr="0055221A">
              <w:rPr>
                <w:rFonts w:hint="cs"/>
                <w:spacing w:val="-10"/>
                <w:sz w:val="20"/>
                <w:szCs w:val="20"/>
              </w:rPr>
              <w:t>1</w:t>
            </w:r>
          </w:p>
        </w:tc>
        <w:tc>
          <w:tcPr>
            <w:tcW w:w="1851" w:type="dxa"/>
          </w:tcPr>
          <w:p w14:paraId="74528C7D" w14:textId="5EFFFD88" w:rsidR="0055221A" w:rsidRPr="0055221A" w:rsidRDefault="00742870" w:rsidP="0055221A">
            <w:pPr>
              <w:pStyle w:val="TableParagraph"/>
              <w:tabs>
                <w:tab w:val="left" w:pos="1323"/>
              </w:tabs>
              <w:spacing w:before="101"/>
              <w:ind w:left="100" w:right="87"/>
              <w:jc w:val="both"/>
              <w:rPr>
                <w:sz w:val="20"/>
                <w:szCs w:val="20"/>
              </w:rPr>
            </w:pPr>
            <w:r w:rsidRPr="00742870">
              <w:rPr>
                <w:spacing w:val="-2"/>
                <w:sz w:val="20"/>
                <w:szCs w:val="20"/>
              </w:rPr>
              <w:t>bisa dijelaskan bagaimana cara mengeste fitur daftar pengguna</w:t>
            </w:r>
          </w:p>
        </w:tc>
        <w:tc>
          <w:tcPr>
            <w:tcW w:w="1702" w:type="dxa"/>
          </w:tcPr>
          <w:p w14:paraId="1DE48D6D" w14:textId="2C1C84E9" w:rsidR="0055221A" w:rsidRPr="0055221A" w:rsidRDefault="00125E82" w:rsidP="0055221A">
            <w:pPr>
              <w:pStyle w:val="TableParagraph"/>
              <w:tabs>
                <w:tab w:val="left" w:pos="1112"/>
                <w:tab w:val="left" w:pos="1169"/>
              </w:tabs>
              <w:spacing w:before="101"/>
              <w:ind w:left="100" w:right="88"/>
              <w:jc w:val="both"/>
              <w:rPr>
                <w:sz w:val="20"/>
                <w:szCs w:val="20"/>
              </w:rPr>
            </w:pPr>
            <w:r w:rsidRPr="00125E82">
              <w:rPr>
                <w:spacing w:val="-2"/>
                <w:sz w:val="20"/>
                <w:szCs w:val="20"/>
              </w:rPr>
              <w:t>Bagaimana menguji fitur registrasi?</w:t>
            </w:r>
          </w:p>
        </w:tc>
        <w:tc>
          <w:tcPr>
            <w:tcW w:w="1277" w:type="dxa"/>
          </w:tcPr>
          <w:p w14:paraId="2BFC1EE3" w14:textId="2086B041" w:rsidR="0055221A" w:rsidRPr="0055221A" w:rsidRDefault="00125E82" w:rsidP="0055221A">
            <w:pPr>
              <w:pStyle w:val="TableParagraph"/>
              <w:ind w:left="100"/>
              <w:jc w:val="both"/>
              <w:rPr>
                <w:sz w:val="20"/>
                <w:szCs w:val="20"/>
              </w:rPr>
            </w:pPr>
            <w:r w:rsidRPr="00125E82">
              <w:rPr>
                <w:spacing w:val="-2"/>
                <w:sz w:val="20"/>
                <w:szCs w:val="20"/>
              </w:rPr>
              <w:t>0.9682</w:t>
            </w:r>
          </w:p>
        </w:tc>
        <w:tc>
          <w:tcPr>
            <w:tcW w:w="1123" w:type="dxa"/>
          </w:tcPr>
          <w:p w14:paraId="0239A7FC" w14:textId="77777777" w:rsidR="0055221A" w:rsidRPr="0055221A" w:rsidRDefault="0055221A" w:rsidP="0055221A">
            <w:pPr>
              <w:pStyle w:val="TableParagraph"/>
              <w:spacing w:before="101"/>
              <w:ind w:left="101"/>
              <w:jc w:val="both"/>
              <w:rPr>
                <w:sz w:val="20"/>
                <w:szCs w:val="20"/>
              </w:rPr>
            </w:pPr>
            <w:r w:rsidRPr="0055221A">
              <w:rPr>
                <w:rFonts w:hint="cs"/>
                <w:spacing w:val="-5"/>
                <w:sz w:val="20"/>
                <w:szCs w:val="20"/>
              </w:rPr>
              <w:t>1.0</w:t>
            </w:r>
          </w:p>
        </w:tc>
      </w:tr>
    </w:tbl>
    <w:p w14:paraId="6356E972" w14:textId="77777777" w:rsidR="0055221A" w:rsidRPr="0055221A" w:rsidRDefault="0055221A" w:rsidP="0055221A">
      <w:pPr>
        <w:pStyle w:val="TableParagraph"/>
        <w:jc w:val="both"/>
        <w:rPr>
          <w:sz w:val="20"/>
          <w:szCs w:val="20"/>
        </w:rPr>
        <w:sectPr w:rsidR="0055221A" w:rsidRPr="0055221A" w:rsidSect="0055221A">
          <w:pgSz w:w="8400" w:h="11900"/>
          <w:pgMar w:top="800" w:right="283" w:bottom="940" w:left="992" w:header="0" w:footer="716" w:gutter="0"/>
          <w:cols w:space="720"/>
        </w:sectPr>
      </w:pPr>
    </w:p>
    <w:p w14:paraId="1846AB7C" w14:textId="77777777" w:rsidR="0055221A" w:rsidRPr="0055221A" w:rsidRDefault="0055221A" w:rsidP="0055221A">
      <w:pPr>
        <w:spacing w:before="64"/>
        <w:ind w:left="1463"/>
        <w:jc w:val="both"/>
        <w:rPr>
          <w:sz w:val="20"/>
          <w:szCs w:val="20"/>
        </w:rPr>
      </w:pPr>
      <w:r w:rsidRPr="0055221A">
        <w:rPr>
          <w:rFonts w:hint="cs"/>
          <w:sz w:val="20"/>
          <w:szCs w:val="20"/>
        </w:rPr>
        <w:lastRenderedPageBreak/>
        <w:t>Tabel</w:t>
      </w:r>
      <w:r w:rsidRPr="0055221A">
        <w:rPr>
          <w:rFonts w:hint="cs"/>
          <w:spacing w:val="-2"/>
          <w:sz w:val="20"/>
          <w:szCs w:val="20"/>
        </w:rPr>
        <w:t xml:space="preserve"> </w:t>
      </w:r>
      <w:r w:rsidRPr="0055221A">
        <w:rPr>
          <w:rFonts w:hint="cs"/>
          <w:sz w:val="20"/>
          <w:szCs w:val="20"/>
        </w:rPr>
        <w:t>4.20</w:t>
      </w:r>
      <w:r w:rsidRPr="0055221A">
        <w:rPr>
          <w:rFonts w:hint="cs"/>
          <w:spacing w:val="-1"/>
          <w:sz w:val="20"/>
          <w:szCs w:val="20"/>
        </w:rPr>
        <w:t xml:space="preserve"> </w:t>
      </w:r>
      <w:r w:rsidRPr="0055221A">
        <w:rPr>
          <w:rFonts w:hint="cs"/>
          <w:sz w:val="20"/>
          <w:szCs w:val="20"/>
        </w:rPr>
        <w:t>Eksperimen</w:t>
      </w:r>
      <w:r w:rsidRPr="0055221A">
        <w:rPr>
          <w:rFonts w:hint="cs"/>
          <w:spacing w:val="-4"/>
          <w:sz w:val="20"/>
          <w:szCs w:val="20"/>
        </w:rPr>
        <w:t xml:space="preserve"> </w:t>
      </w:r>
      <w:r w:rsidRPr="0055221A">
        <w:rPr>
          <w:rFonts w:hint="cs"/>
          <w:sz w:val="20"/>
          <w:szCs w:val="20"/>
        </w:rPr>
        <w:t>Skor</w:t>
      </w:r>
      <w:r w:rsidRPr="0055221A">
        <w:rPr>
          <w:rFonts w:hint="cs"/>
          <w:spacing w:val="-3"/>
          <w:sz w:val="20"/>
          <w:szCs w:val="20"/>
        </w:rPr>
        <w:t xml:space="preserve"> </w:t>
      </w:r>
      <w:r w:rsidRPr="0055221A">
        <w:rPr>
          <w:rFonts w:hint="cs"/>
          <w:sz w:val="20"/>
          <w:szCs w:val="20"/>
        </w:rPr>
        <w:t>Bleu</w:t>
      </w:r>
      <w:r w:rsidRPr="0055221A">
        <w:rPr>
          <w:rFonts w:hint="cs"/>
          <w:spacing w:val="-2"/>
          <w:sz w:val="20"/>
          <w:szCs w:val="20"/>
        </w:rPr>
        <w:t xml:space="preserve"> </w:t>
      </w:r>
      <w:r w:rsidRPr="0055221A">
        <w:rPr>
          <w:rFonts w:hint="cs"/>
          <w:sz w:val="20"/>
          <w:szCs w:val="20"/>
        </w:rPr>
        <w:t>Dengan</w:t>
      </w:r>
      <w:r w:rsidRPr="0055221A">
        <w:rPr>
          <w:rFonts w:hint="cs"/>
          <w:spacing w:val="-3"/>
          <w:sz w:val="20"/>
          <w:szCs w:val="20"/>
        </w:rPr>
        <w:t xml:space="preserve"> </w:t>
      </w:r>
      <w:r w:rsidRPr="0055221A">
        <w:rPr>
          <w:rFonts w:hint="cs"/>
          <w:spacing w:val="-2"/>
          <w:sz w:val="20"/>
          <w:szCs w:val="20"/>
        </w:rPr>
        <w:t>Sinonim</w:t>
      </w:r>
    </w:p>
    <w:p w14:paraId="6A2D6B31" w14:textId="77777777" w:rsidR="0055221A" w:rsidRPr="0055221A" w:rsidRDefault="0055221A" w:rsidP="0055221A">
      <w:pPr>
        <w:pStyle w:val="BodyText"/>
        <w:spacing w:before="69" w:after="1"/>
        <w:jc w:val="both"/>
      </w:pPr>
    </w:p>
    <w:tbl>
      <w:tblPr>
        <w:tblW w:w="0" w:type="auto"/>
        <w:tblInd w:w="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1851"/>
        <w:gridCol w:w="1702"/>
        <w:gridCol w:w="1277"/>
        <w:gridCol w:w="1123"/>
      </w:tblGrid>
      <w:tr w:rsidR="0055221A" w:rsidRPr="0055221A" w14:paraId="148E6C4F" w14:textId="77777777" w:rsidTr="00D51454">
        <w:trPr>
          <w:trHeight w:val="460"/>
        </w:trPr>
        <w:tc>
          <w:tcPr>
            <w:tcW w:w="523" w:type="dxa"/>
          </w:tcPr>
          <w:p w14:paraId="6B762B03" w14:textId="77777777" w:rsidR="0055221A" w:rsidRPr="0055221A" w:rsidRDefault="0055221A" w:rsidP="0055221A">
            <w:pPr>
              <w:pStyle w:val="TableParagraph"/>
              <w:ind w:left="110"/>
              <w:jc w:val="both"/>
              <w:rPr>
                <w:sz w:val="20"/>
                <w:szCs w:val="20"/>
              </w:rPr>
            </w:pPr>
            <w:r w:rsidRPr="0055221A">
              <w:rPr>
                <w:rFonts w:hint="cs"/>
                <w:spacing w:val="-5"/>
                <w:sz w:val="20"/>
                <w:szCs w:val="20"/>
              </w:rPr>
              <w:t>No</w:t>
            </w:r>
          </w:p>
        </w:tc>
        <w:tc>
          <w:tcPr>
            <w:tcW w:w="1851" w:type="dxa"/>
          </w:tcPr>
          <w:p w14:paraId="2F5D07BB" w14:textId="77777777" w:rsidR="0055221A" w:rsidRPr="0055221A" w:rsidRDefault="0055221A" w:rsidP="0055221A">
            <w:pPr>
              <w:pStyle w:val="TableParagraph"/>
              <w:ind w:left="110"/>
              <w:jc w:val="both"/>
              <w:rPr>
                <w:sz w:val="20"/>
                <w:szCs w:val="20"/>
              </w:rPr>
            </w:pPr>
            <w:r w:rsidRPr="0055221A">
              <w:rPr>
                <w:rFonts w:hint="cs"/>
                <w:sz w:val="20"/>
                <w:szCs w:val="20"/>
              </w:rPr>
              <w:t>Pertanyaan</w:t>
            </w:r>
            <w:r w:rsidRPr="0055221A">
              <w:rPr>
                <w:rFonts w:hint="cs"/>
                <w:spacing w:val="-8"/>
                <w:sz w:val="20"/>
                <w:szCs w:val="20"/>
              </w:rPr>
              <w:t xml:space="preserve"> </w:t>
            </w:r>
            <w:r w:rsidRPr="0055221A">
              <w:rPr>
                <w:rFonts w:hint="cs"/>
                <w:spacing w:val="-2"/>
                <w:sz w:val="20"/>
                <w:szCs w:val="20"/>
              </w:rPr>
              <w:t>Input</w:t>
            </w:r>
          </w:p>
        </w:tc>
        <w:tc>
          <w:tcPr>
            <w:tcW w:w="1702" w:type="dxa"/>
          </w:tcPr>
          <w:p w14:paraId="1EFE4B4E" w14:textId="77777777" w:rsidR="0055221A" w:rsidRPr="0055221A" w:rsidRDefault="0055221A" w:rsidP="0055221A">
            <w:pPr>
              <w:pStyle w:val="TableParagraph"/>
              <w:spacing w:line="230" w:lineRule="atLeast"/>
              <w:ind w:left="107"/>
              <w:jc w:val="both"/>
              <w:rPr>
                <w:sz w:val="20"/>
                <w:szCs w:val="20"/>
              </w:rPr>
            </w:pPr>
            <w:r w:rsidRPr="0055221A">
              <w:rPr>
                <w:rFonts w:hint="cs"/>
                <w:spacing w:val="-2"/>
                <w:sz w:val="20"/>
                <w:szCs w:val="20"/>
              </w:rPr>
              <w:t>Pertanyaan Referensi</w:t>
            </w:r>
          </w:p>
        </w:tc>
        <w:tc>
          <w:tcPr>
            <w:tcW w:w="1277" w:type="dxa"/>
          </w:tcPr>
          <w:p w14:paraId="1C9BB5EC" w14:textId="77777777" w:rsidR="0055221A" w:rsidRPr="0055221A" w:rsidRDefault="0055221A" w:rsidP="0055221A">
            <w:pPr>
              <w:pStyle w:val="TableParagraph"/>
              <w:spacing w:line="230" w:lineRule="atLeast"/>
              <w:ind w:left="107"/>
              <w:jc w:val="both"/>
              <w:rPr>
                <w:sz w:val="20"/>
                <w:szCs w:val="20"/>
              </w:rPr>
            </w:pPr>
            <w:r w:rsidRPr="0055221A">
              <w:rPr>
                <w:rFonts w:hint="cs"/>
                <w:spacing w:val="-2"/>
                <w:sz w:val="20"/>
                <w:szCs w:val="20"/>
              </w:rPr>
              <w:t>Score Pertanyaan</w:t>
            </w:r>
          </w:p>
        </w:tc>
        <w:tc>
          <w:tcPr>
            <w:tcW w:w="1123" w:type="dxa"/>
          </w:tcPr>
          <w:p w14:paraId="1C9ED642" w14:textId="77777777" w:rsidR="0055221A" w:rsidRPr="0055221A" w:rsidRDefault="0055221A" w:rsidP="0055221A">
            <w:pPr>
              <w:pStyle w:val="TableParagraph"/>
              <w:spacing w:line="230" w:lineRule="atLeast"/>
              <w:ind w:left="108" w:right="232"/>
              <w:jc w:val="both"/>
              <w:rPr>
                <w:sz w:val="20"/>
                <w:szCs w:val="20"/>
              </w:rPr>
            </w:pPr>
            <w:r w:rsidRPr="0055221A">
              <w:rPr>
                <w:rFonts w:hint="cs"/>
                <w:spacing w:val="-2"/>
                <w:sz w:val="20"/>
                <w:szCs w:val="20"/>
              </w:rPr>
              <w:t>Score Jawaban</w:t>
            </w:r>
          </w:p>
        </w:tc>
      </w:tr>
      <w:tr w:rsidR="0055221A" w:rsidRPr="0055221A" w14:paraId="34F551AC" w14:textId="77777777" w:rsidTr="00D51454">
        <w:trPr>
          <w:trHeight w:val="921"/>
        </w:trPr>
        <w:tc>
          <w:tcPr>
            <w:tcW w:w="523" w:type="dxa"/>
          </w:tcPr>
          <w:p w14:paraId="36DDCD5E" w14:textId="77777777" w:rsidR="0055221A" w:rsidRPr="0055221A" w:rsidRDefault="0055221A" w:rsidP="0055221A">
            <w:pPr>
              <w:pStyle w:val="TableParagraph"/>
              <w:ind w:left="110"/>
              <w:jc w:val="both"/>
              <w:rPr>
                <w:sz w:val="20"/>
                <w:szCs w:val="20"/>
              </w:rPr>
            </w:pPr>
            <w:r w:rsidRPr="0055221A">
              <w:rPr>
                <w:rFonts w:hint="cs"/>
                <w:spacing w:val="-10"/>
                <w:sz w:val="20"/>
                <w:szCs w:val="20"/>
              </w:rPr>
              <w:t>2</w:t>
            </w:r>
          </w:p>
        </w:tc>
        <w:tc>
          <w:tcPr>
            <w:tcW w:w="1851" w:type="dxa"/>
          </w:tcPr>
          <w:p w14:paraId="761C719A" w14:textId="33620657" w:rsidR="0055221A" w:rsidRPr="0055221A" w:rsidRDefault="00D214F1" w:rsidP="0055221A">
            <w:pPr>
              <w:pStyle w:val="TableParagraph"/>
              <w:ind w:left="110" w:right="94"/>
              <w:jc w:val="both"/>
              <w:rPr>
                <w:sz w:val="20"/>
                <w:szCs w:val="20"/>
              </w:rPr>
            </w:pPr>
            <w:r w:rsidRPr="00D214F1">
              <w:rPr>
                <w:sz w:val="20"/>
                <w:szCs w:val="20"/>
              </w:rPr>
              <w:t>gimana langkah daftar akun baru</w:t>
            </w:r>
          </w:p>
        </w:tc>
        <w:tc>
          <w:tcPr>
            <w:tcW w:w="1702" w:type="dxa"/>
          </w:tcPr>
          <w:p w14:paraId="3C3F14B6" w14:textId="40D5EDD6" w:rsidR="0055221A" w:rsidRPr="0055221A" w:rsidRDefault="00D214F1" w:rsidP="00D214F1">
            <w:pPr>
              <w:pStyle w:val="TableParagraph"/>
              <w:spacing w:line="230" w:lineRule="atLeast"/>
              <w:ind w:left="107" w:right="173"/>
              <w:jc w:val="both"/>
              <w:rPr>
                <w:sz w:val="20"/>
                <w:szCs w:val="20"/>
              </w:rPr>
            </w:pPr>
            <w:r w:rsidRPr="00D214F1">
              <w:rPr>
                <w:spacing w:val="-2"/>
                <w:sz w:val="20"/>
                <w:szCs w:val="20"/>
              </w:rPr>
              <w:t>Apa saja Step untuk menguji</w:t>
            </w:r>
            <w:r>
              <w:rPr>
                <w:spacing w:val="-2"/>
                <w:sz w:val="20"/>
                <w:szCs w:val="20"/>
              </w:rPr>
              <w:t xml:space="preserve"> registrasi</w:t>
            </w:r>
            <w:r w:rsidRPr="00D214F1">
              <w:rPr>
                <w:spacing w:val="-2"/>
                <w:sz w:val="20"/>
                <w:szCs w:val="20"/>
              </w:rPr>
              <w:t>?</w:t>
            </w:r>
          </w:p>
        </w:tc>
        <w:tc>
          <w:tcPr>
            <w:tcW w:w="1277" w:type="dxa"/>
          </w:tcPr>
          <w:p w14:paraId="3692D7BB" w14:textId="7E421AB1" w:rsidR="0055221A" w:rsidRPr="0055221A" w:rsidRDefault="00D214F1" w:rsidP="0055221A">
            <w:pPr>
              <w:pStyle w:val="TableParagraph"/>
              <w:ind w:left="107"/>
              <w:jc w:val="both"/>
              <w:rPr>
                <w:sz w:val="20"/>
                <w:szCs w:val="20"/>
              </w:rPr>
            </w:pPr>
            <w:r w:rsidRPr="00D214F1">
              <w:rPr>
                <w:spacing w:val="-2"/>
                <w:sz w:val="20"/>
                <w:szCs w:val="20"/>
              </w:rPr>
              <w:t>0.8443</w:t>
            </w:r>
          </w:p>
        </w:tc>
        <w:tc>
          <w:tcPr>
            <w:tcW w:w="1123" w:type="dxa"/>
          </w:tcPr>
          <w:p w14:paraId="3A6AF993" w14:textId="77777777" w:rsidR="0055221A" w:rsidRPr="0055221A" w:rsidRDefault="0055221A" w:rsidP="0055221A">
            <w:pPr>
              <w:pStyle w:val="TableParagraph"/>
              <w:ind w:left="108"/>
              <w:jc w:val="both"/>
              <w:rPr>
                <w:sz w:val="20"/>
                <w:szCs w:val="20"/>
              </w:rPr>
            </w:pPr>
            <w:r w:rsidRPr="0055221A">
              <w:rPr>
                <w:rFonts w:hint="cs"/>
                <w:spacing w:val="-5"/>
                <w:sz w:val="20"/>
                <w:szCs w:val="20"/>
              </w:rPr>
              <w:t>1.0</w:t>
            </w:r>
          </w:p>
        </w:tc>
      </w:tr>
      <w:tr w:rsidR="0055221A" w:rsidRPr="0055221A" w14:paraId="5AE887F3" w14:textId="77777777" w:rsidTr="00D51454">
        <w:trPr>
          <w:trHeight w:val="1149"/>
        </w:trPr>
        <w:tc>
          <w:tcPr>
            <w:tcW w:w="523" w:type="dxa"/>
          </w:tcPr>
          <w:p w14:paraId="424B0216" w14:textId="77777777" w:rsidR="0055221A" w:rsidRPr="0055221A" w:rsidRDefault="0055221A" w:rsidP="0055221A">
            <w:pPr>
              <w:pStyle w:val="TableParagraph"/>
              <w:ind w:left="110"/>
              <w:jc w:val="both"/>
              <w:rPr>
                <w:sz w:val="20"/>
                <w:szCs w:val="20"/>
              </w:rPr>
            </w:pPr>
            <w:r w:rsidRPr="0055221A">
              <w:rPr>
                <w:rFonts w:hint="cs"/>
                <w:spacing w:val="-10"/>
                <w:sz w:val="20"/>
                <w:szCs w:val="20"/>
              </w:rPr>
              <w:t>3</w:t>
            </w:r>
          </w:p>
        </w:tc>
        <w:tc>
          <w:tcPr>
            <w:tcW w:w="1851" w:type="dxa"/>
          </w:tcPr>
          <w:p w14:paraId="529BCE39" w14:textId="23B58FF9" w:rsidR="0055221A" w:rsidRPr="0055221A" w:rsidRDefault="00D214F1" w:rsidP="00AD79EF">
            <w:pPr>
              <w:pStyle w:val="TableParagraph"/>
              <w:ind w:left="110" w:right="168"/>
              <w:jc w:val="both"/>
              <w:rPr>
                <w:sz w:val="20"/>
                <w:szCs w:val="20"/>
              </w:rPr>
            </w:pPr>
            <w:r w:rsidRPr="00D214F1">
              <w:rPr>
                <w:sz w:val="20"/>
                <w:szCs w:val="20"/>
              </w:rPr>
              <w:t>bagaimana cara menguji masuk ke akun</w:t>
            </w:r>
          </w:p>
        </w:tc>
        <w:tc>
          <w:tcPr>
            <w:tcW w:w="1702" w:type="dxa"/>
          </w:tcPr>
          <w:p w14:paraId="2B98631D" w14:textId="10AAA243" w:rsidR="0055221A" w:rsidRPr="0055221A" w:rsidRDefault="00D214F1" w:rsidP="00D214F1">
            <w:pPr>
              <w:pStyle w:val="TableParagraph"/>
              <w:spacing w:before="1" w:line="210" w:lineRule="exact"/>
              <w:ind w:left="107" w:right="173"/>
              <w:jc w:val="both"/>
              <w:rPr>
                <w:sz w:val="20"/>
                <w:szCs w:val="20"/>
              </w:rPr>
            </w:pPr>
            <w:r w:rsidRPr="00D214F1">
              <w:rPr>
                <w:sz w:val="20"/>
                <w:szCs w:val="20"/>
              </w:rPr>
              <w:t>Bagaimana cara menguji skenario login?</w:t>
            </w:r>
          </w:p>
        </w:tc>
        <w:tc>
          <w:tcPr>
            <w:tcW w:w="1277" w:type="dxa"/>
          </w:tcPr>
          <w:p w14:paraId="11F12E30" w14:textId="42DF3A20" w:rsidR="0055221A" w:rsidRPr="0055221A" w:rsidRDefault="00AD79EF" w:rsidP="0055221A">
            <w:pPr>
              <w:pStyle w:val="TableParagraph"/>
              <w:spacing w:line="229" w:lineRule="exact"/>
              <w:ind w:left="107"/>
              <w:jc w:val="both"/>
              <w:rPr>
                <w:sz w:val="20"/>
                <w:szCs w:val="20"/>
              </w:rPr>
            </w:pPr>
            <w:r w:rsidRPr="00AD79EF">
              <w:rPr>
                <w:spacing w:val="-2"/>
                <w:sz w:val="20"/>
                <w:szCs w:val="20"/>
              </w:rPr>
              <w:t>0.8228</w:t>
            </w:r>
          </w:p>
        </w:tc>
        <w:tc>
          <w:tcPr>
            <w:tcW w:w="1123" w:type="dxa"/>
          </w:tcPr>
          <w:p w14:paraId="6C858FBF" w14:textId="77777777" w:rsidR="0055221A" w:rsidRPr="0055221A" w:rsidRDefault="0055221A" w:rsidP="0055221A">
            <w:pPr>
              <w:pStyle w:val="TableParagraph"/>
              <w:ind w:left="108"/>
              <w:jc w:val="both"/>
              <w:rPr>
                <w:sz w:val="20"/>
                <w:szCs w:val="20"/>
              </w:rPr>
            </w:pPr>
            <w:r w:rsidRPr="0055221A">
              <w:rPr>
                <w:rFonts w:hint="cs"/>
                <w:spacing w:val="-5"/>
                <w:sz w:val="20"/>
                <w:szCs w:val="20"/>
              </w:rPr>
              <w:t>1.0</w:t>
            </w:r>
          </w:p>
        </w:tc>
      </w:tr>
      <w:tr w:rsidR="0055221A" w:rsidRPr="0055221A" w14:paraId="39E621B3" w14:textId="77777777" w:rsidTr="00D51454">
        <w:trPr>
          <w:trHeight w:val="918"/>
        </w:trPr>
        <w:tc>
          <w:tcPr>
            <w:tcW w:w="523" w:type="dxa"/>
          </w:tcPr>
          <w:p w14:paraId="25B44EF8" w14:textId="77777777" w:rsidR="0055221A" w:rsidRPr="0055221A" w:rsidRDefault="0055221A" w:rsidP="0055221A">
            <w:pPr>
              <w:pStyle w:val="TableParagraph"/>
              <w:ind w:left="110"/>
              <w:jc w:val="both"/>
              <w:rPr>
                <w:sz w:val="20"/>
                <w:szCs w:val="20"/>
              </w:rPr>
            </w:pPr>
            <w:r w:rsidRPr="0055221A">
              <w:rPr>
                <w:rFonts w:hint="cs"/>
                <w:spacing w:val="-10"/>
                <w:sz w:val="20"/>
                <w:szCs w:val="20"/>
              </w:rPr>
              <w:t>4</w:t>
            </w:r>
          </w:p>
        </w:tc>
        <w:tc>
          <w:tcPr>
            <w:tcW w:w="1851" w:type="dxa"/>
          </w:tcPr>
          <w:p w14:paraId="4FA4FDA6" w14:textId="2DF4987B" w:rsidR="0055221A" w:rsidRPr="0055221A" w:rsidRDefault="00AD79EF" w:rsidP="00AD79EF">
            <w:pPr>
              <w:pStyle w:val="TableParagraph"/>
              <w:spacing w:line="228" w:lineRule="exact"/>
              <w:ind w:left="110" w:right="168"/>
              <w:jc w:val="both"/>
              <w:rPr>
                <w:sz w:val="20"/>
                <w:szCs w:val="20"/>
              </w:rPr>
            </w:pPr>
            <w:r>
              <w:rPr>
                <w:sz w:val="20"/>
                <w:szCs w:val="20"/>
              </w:rPr>
              <w:t>l</w:t>
            </w:r>
            <w:r w:rsidRPr="00AD79EF">
              <w:rPr>
                <w:sz w:val="20"/>
                <w:szCs w:val="20"/>
              </w:rPr>
              <w:t xml:space="preserve">angkah-langkah pengujian Lupa </w:t>
            </w:r>
            <w:r w:rsidR="00580F09">
              <w:rPr>
                <w:sz w:val="20"/>
                <w:szCs w:val="20"/>
              </w:rPr>
              <w:t>kata sandi</w:t>
            </w:r>
            <w:r w:rsidRPr="00AD79EF">
              <w:rPr>
                <w:sz w:val="20"/>
                <w:szCs w:val="20"/>
              </w:rPr>
              <w:t xml:space="preserve"> itu bagaimana</w:t>
            </w:r>
          </w:p>
        </w:tc>
        <w:tc>
          <w:tcPr>
            <w:tcW w:w="1702" w:type="dxa"/>
          </w:tcPr>
          <w:p w14:paraId="29DC4974" w14:textId="7EC7B6F8" w:rsidR="0055221A" w:rsidRPr="0055221A" w:rsidRDefault="00AD79EF" w:rsidP="0055221A">
            <w:pPr>
              <w:pStyle w:val="TableParagraph"/>
              <w:spacing w:line="228" w:lineRule="exact"/>
              <w:ind w:left="107"/>
              <w:jc w:val="both"/>
              <w:rPr>
                <w:sz w:val="20"/>
                <w:szCs w:val="20"/>
              </w:rPr>
            </w:pPr>
            <w:r w:rsidRPr="00AD79EF">
              <w:rPr>
                <w:sz w:val="20"/>
                <w:szCs w:val="20"/>
              </w:rPr>
              <w:t>Bagaimana langkah-langkah dalam pengujian Lupa Password?</w:t>
            </w:r>
          </w:p>
        </w:tc>
        <w:tc>
          <w:tcPr>
            <w:tcW w:w="1277" w:type="dxa"/>
          </w:tcPr>
          <w:p w14:paraId="02FAB5F8" w14:textId="431E5552" w:rsidR="00AD79EF" w:rsidRPr="0055221A" w:rsidRDefault="00AD79EF" w:rsidP="00AD79EF">
            <w:pPr>
              <w:pStyle w:val="TableParagraph"/>
              <w:ind w:left="107"/>
              <w:jc w:val="both"/>
              <w:rPr>
                <w:sz w:val="20"/>
                <w:szCs w:val="20"/>
              </w:rPr>
            </w:pPr>
            <w:r w:rsidRPr="00AD79EF">
              <w:rPr>
                <w:sz w:val="20"/>
                <w:szCs w:val="20"/>
              </w:rPr>
              <w:t>0.9516</w:t>
            </w:r>
          </w:p>
          <w:p w14:paraId="6723A1DD" w14:textId="4EC33125" w:rsidR="0055221A" w:rsidRPr="0055221A" w:rsidRDefault="0055221A" w:rsidP="0055221A">
            <w:pPr>
              <w:pStyle w:val="TableParagraph"/>
              <w:ind w:left="107"/>
              <w:jc w:val="both"/>
              <w:rPr>
                <w:sz w:val="20"/>
                <w:szCs w:val="20"/>
              </w:rPr>
            </w:pPr>
          </w:p>
        </w:tc>
        <w:tc>
          <w:tcPr>
            <w:tcW w:w="1123" w:type="dxa"/>
          </w:tcPr>
          <w:p w14:paraId="5D059305" w14:textId="77777777" w:rsidR="0055221A" w:rsidRPr="0055221A" w:rsidRDefault="0055221A" w:rsidP="0055221A">
            <w:pPr>
              <w:pStyle w:val="TableParagraph"/>
              <w:ind w:left="108"/>
              <w:jc w:val="both"/>
              <w:rPr>
                <w:sz w:val="20"/>
                <w:szCs w:val="20"/>
              </w:rPr>
            </w:pPr>
            <w:r w:rsidRPr="0055221A">
              <w:rPr>
                <w:rFonts w:hint="cs"/>
                <w:spacing w:val="-5"/>
                <w:sz w:val="20"/>
                <w:szCs w:val="20"/>
              </w:rPr>
              <w:t>1.0</w:t>
            </w:r>
          </w:p>
        </w:tc>
      </w:tr>
    </w:tbl>
    <w:p w14:paraId="718688BF" w14:textId="02286D8C" w:rsidR="0055221A" w:rsidRDefault="0055221A" w:rsidP="00874DE9">
      <w:pPr>
        <w:pStyle w:val="BodyText"/>
        <w:spacing w:line="230" w:lineRule="auto"/>
        <w:ind w:right="452"/>
        <w:jc w:val="both"/>
      </w:pPr>
    </w:p>
    <w:p w14:paraId="4158FA71" w14:textId="0B4871EF" w:rsidR="00874DE9" w:rsidRPr="0055221A" w:rsidRDefault="00874DE9" w:rsidP="00742870">
      <w:pPr>
        <w:pStyle w:val="BodyText"/>
        <w:spacing w:line="230" w:lineRule="auto"/>
        <w:ind w:left="184" w:right="452" w:firstLine="427"/>
        <w:jc w:val="both"/>
      </w:pPr>
      <w:r>
        <w:t>Skor</w:t>
      </w:r>
      <w:r w:rsidRPr="00874DE9">
        <w:t xml:space="preserve"> yang dihasilkan BLEU berada di rentang 0 sampai 1. Angka 0 menunjukkan tiada kesamaan antara data perbandingan dan referensi, sementara angka 1 melambangkan kesamaan mutlak. Dari Tabel 4.19 tersebut, tampak bahwa skor BLEU untuk input dan pertanyaan referensi memiliki nilai beragam. Pada percobaan awal, sengaja ditambahkan typo pada kata “mengeste”. Meskipun begitu, chatbot tetap dapat mengenali pertanyaan itu dan memberi jawaban yang diharapkan. Oleh sebab itu, walaupun skor BLEU pertanyaan rendah, skor jawaban tetap tinggi karena sistem sukses mengenali pertanyaan tersebut akurat dan memberi jawaban benar.</w:t>
      </w:r>
    </w:p>
    <w:p w14:paraId="5139080A" w14:textId="33BD8AD5" w:rsidR="0055221A" w:rsidRPr="0055221A" w:rsidRDefault="007A4B55" w:rsidP="0055221A">
      <w:pPr>
        <w:pStyle w:val="BodyText"/>
        <w:spacing w:line="230" w:lineRule="auto"/>
        <w:ind w:left="184" w:right="458" w:firstLine="427"/>
        <w:jc w:val="both"/>
      </w:pPr>
      <w:r w:rsidRPr="007A4B55">
        <w:t>Melalui evaluasi menggunakan BLEU terhadap pertanyaan yang dikenali dan respons yang dihasilkan oleh chatbot, dapat disimpulkan bahwa sistem telah mampu memahami pertanyaan pengguna meskipun terdapat penggunaan sinonim. Hal tersebut tercermin dari skor evaluasi yang diperoleh pada setiap percobaan, yaitu sebesar 1.0, yang menunjukkan kesesuaian penuh antara jawaban chatbot dan data referensi.</w:t>
      </w:r>
    </w:p>
    <w:p w14:paraId="13F63CD4" w14:textId="77777777" w:rsidR="0055221A" w:rsidRPr="0055221A" w:rsidRDefault="0055221A" w:rsidP="0055221A">
      <w:pPr>
        <w:pStyle w:val="BodyText"/>
        <w:spacing w:line="230" w:lineRule="auto"/>
        <w:jc w:val="both"/>
        <w:sectPr w:rsidR="0055221A" w:rsidRPr="0055221A" w:rsidSect="0055221A">
          <w:pgSz w:w="8400" w:h="11900"/>
          <w:pgMar w:top="740" w:right="283" w:bottom="940" w:left="992" w:header="0" w:footer="716" w:gutter="0"/>
          <w:cols w:space="720"/>
        </w:sectPr>
      </w:pPr>
    </w:p>
    <w:p w14:paraId="688858A5" w14:textId="77777777" w:rsidR="0055221A" w:rsidRPr="0055221A" w:rsidRDefault="0055221A" w:rsidP="0055221A">
      <w:pPr>
        <w:spacing w:before="64"/>
        <w:ind w:right="291"/>
        <w:jc w:val="both"/>
        <w:rPr>
          <w:sz w:val="20"/>
          <w:szCs w:val="20"/>
        </w:rPr>
      </w:pPr>
      <w:bookmarkStart w:id="118" w:name="_bookmark66"/>
      <w:bookmarkEnd w:id="118"/>
      <w:r w:rsidRPr="0055221A">
        <w:rPr>
          <w:rFonts w:hint="cs"/>
          <w:sz w:val="20"/>
          <w:szCs w:val="20"/>
        </w:rPr>
        <w:lastRenderedPageBreak/>
        <w:t>Tabel</w:t>
      </w:r>
      <w:r w:rsidRPr="0055221A">
        <w:rPr>
          <w:rFonts w:hint="cs"/>
          <w:spacing w:val="-5"/>
          <w:sz w:val="20"/>
          <w:szCs w:val="20"/>
        </w:rPr>
        <w:t xml:space="preserve"> </w:t>
      </w:r>
      <w:r w:rsidRPr="0055221A">
        <w:rPr>
          <w:rFonts w:hint="cs"/>
          <w:sz w:val="20"/>
          <w:szCs w:val="20"/>
        </w:rPr>
        <w:t>4.21</w:t>
      </w:r>
      <w:r w:rsidRPr="0055221A">
        <w:rPr>
          <w:rFonts w:hint="cs"/>
          <w:spacing w:val="-1"/>
          <w:sz w:val="20"/>
          <w:szCs w:val="20"/>
        </w:rPr>
        <w:t xml:space="preserve"> </w:t>
      </w:r>
      <w:r w:rsidRPr="0055221A">
        <w:rPr>
          <w:rFonts w:hint="cs"/>
          <w:sz w:val="20"/>
          <w:szCs w:val="20"/>
        </w:rPr>
        <w:t>Perluasan</w:t>
      </w:r>
      <w:r w:rsidRPr="0055221A">
        <w:rPr>
          <w:rFonts w:hint="cs"/>
          <w:spacing w:val="-3"/>
          <w:sz w:val="20"/>
          <w:szCs w:val="20"/>
        </w:rPr>
        <w:t xml:space="preserve"> </w:t>
      </w:r>
      <w:r w:rsidRPr="0055221A">
        <w:rPr>
          <w:rFonts w:hint="cs"/>
          <w:sz w:val="20"/>
          <w:szCs w:val="20"/>
        </w:rPr>
        <w:t>Tabel</w:t>
      </w:r>
      <w:r w:rsidRPr="0055221A">
        <w:rPr>
          <w:rFonts w:hint="cs"/>
          <w:spacing w:val="-2"/>
          <w:sz w:val="20"/>
          <w:szCs w:val="20"/>
        </w:rPr>
        <w:t xml:space="preserve"> </w:t>
      </w:r>
      <w:r w:rsidRPr="0055221A">
        <w:rPr>
          <w:rFonts w:hint="cs"/>
          <w:sz w:val="20"/>
          <w:szCs w:val="20"/>
        </w:rPr>
        <w:t>Eksperimen</w:t>
      </w:r>
      <w:r w:rsidRPr="0055221A">
        <w:rPr>
          <w:rFonts w:hint="cs"/>
          <w:spacing w:val="-2"/>
          <w:sz w:val="20"/>
          <w:szCs w:val="20"/>
        </w:rPr>
        <w:t xml:space="preserve"> </w:t>
      </w:r>
      <w:r w:rsidRPr="0055221A">
        <w:rPr>
          <w:rFonts w:hint="cs"/>
          <w:sz w:val="20"/>
          <w:szCs w:val="20"/>
        </w:rPr>
        <w:t>Skor</w:t>
      </w:r>
      <w:r w:rsidRPr="0055221A">
        <w:rPr>
          <w:rFonts w:hint="cs"/>
          <w:spacing w:val="-4"/>
          <w:sz w:val="20"/>
          <w:szCs w:val="20"/>
        </w:rPr>
        <w:t xml:space="preserve"> </w:t>
      </w:r>
      <w:r w:rsidRPr="0055221A">
        <w:rPr>
          <w:rFonts w:hint="cs"/>
          <w:sz w:val="20"/>
          <w:szCs w:val="20"/>
        </w:rPr>
        <w:t>Bleu</w:t>
      </w:r>
      <w:r w:rsidRPr="0055221A">
        <w:rPr>
          <w:rFonts w:hint="cs"/>
          <w:spacing w:val="-2"/>
          <w:sz w:val="20"/>
          <w:szCs w:val="20"/>
        </w:rPr>
        <w:t xml:space="preserve"> </w:t>
      </w:r>
      <w:r w:rsidRPr="0055221A">
        <w:rPr>
          <w:rFonts w:hint="cs"/>
          <w:sz w:val="20"/>
          <w:szCs w:val="20"/>
        </w:rPr>
        <w:t>Dengan</w:t>
      </w:r>
      <w:r w:rsidRPr="0055221A">
        <w:rPr>
          <w:rFonts w:hint="cs"/>
          <w:spacing w:val="-4"/>
          <w:sz w:val="20"/>
          <w:szCs w:val="20"/>
        </w:rPr>
        <w:t xml:space="preserve"> </w:t>
      </w:r>
      <w:r w:rsidRPr="0055221A">
        <w:rPr>
          <w:rFonts w:hint="cs"/>
          <w:spacing w:val="-2"/>
          <w:sz w:val="20"/>
          <w:szCs w:val="20"/>
        </w:rPr>
        <w:t>Sinonim</w:t>
      </w:r>
    </w:p>
    <w:p w14:paraId="51BDA4A8" w14:textId="77777777" w:rsidR="0055221A" w:rsidRPr="0055221A" w:rsidRDefault="0055221A" w:rsidP="0055221A">
      <w:pPr>
        <w:pStyle w:val="BodyText"/>
        <w:spacing w:before="69" w:after="1"/>
        <w:jc w:val="both"/>
      </w:pPr>
    </w:p>
    <w:tbl>
      <w:tblPr>
        <w:tblW w:w="0" w:type="auto"/>
        <w:tblInd w:w="1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94"/>
        <w:gridCol w:w="2986"/>
        <w:gridCol w:w="3000"/>
      </w:tblGrid>
      <w:tr w:rsidR="0055221A" w:rsidRPr="0055221A" w14:paraId="54EB135B" w14:textId="77777777" w:rsidTr="00D51454">
        <w:trPr>
          <w:trHeight w:val="431"/>
        </w:trPr>
        <w:tc>
          <w:tcPr>
            <w:tcW w:w="494" w:type="dxa"/>
          </w:tcPr>
          <w:p w14:paraId="73629E64" w14:textId="77777777" w:rsidR="0055221A" w:rsidRPr="0055221A" w:rsidRDefault="0055221A" w:rsidP="0055221A">
            <w:pPr>
              <w:pStyle w:val="TableParagraph"/>
              <w:spacing w:before="101"/>
              <w:ind w:left="124"/>
              <w:jc w:val="both"/>
              <w:rPr>
                <w:sz w:val="20"/>
                <w:szCs w:val="20"/>
              </w:rPr>
            </w:pPr>
            <w:r w:rsidRPr="0055221A">
              <w:rPr>
                <w:rFonts w:hint="cs"/>
                <w:spacing w:val="-5"/>
                <w:sz w:val="20"/>
                <w:szCs w:val="20"/>
              </w:rPr>
              <w:t>No</w:t>
            </w:r>
          </w:p>
        </w:tc>
        <w:tc>
          <w:tcPr>
            <w:tcW w:w="2986" w:type="dxa"/>
          </w:tcPr>
          <w:p w14:paraId="2963489B" w14:textId="77777777" w:rsidR="0055221A" w:rsidRPr="0055221A" w:rsidRDefault="0055221A" w:rsidP="0055221A">
            <w:pPr>
              <w:pStyle w:val="TableParagraph"/>
              <w:spacing w:before="101"/>
              <w:ind w:left="566"/>
              <w:jc w:val="both"/>
              <w:rPr>
                <w:sz w:val="20"/>
                <w:szCs w:val="20"/>
              </w:rPr>
            </w:pPr>
            <w:r w:rsidRPr="0055221A">
              <w:rPr>
                <w:rFonts w:hint="cs"/>
                <w:sz w:val="20"/>
                <w:szCs w:val="20"/>
              </w:rPr>
              <w:t>Jawaban</w:t>
            </w:r>
            <w:r w:rsidRPr="0055221A">
              <w:rPr>
                <w:rFonts w:hint="cs"/>
                <w:spacing w:val="-6"/>
                <w:sz w:val="20"/>
                <w:szCs w:val="20"/>
              </w:rPr>
              <w:t xml:space="preserve"> </w:t>
            </w:r>
            <w:r w:rsidRPr="0055221A">
              <w:rPr>
                <w:rFonts w:hint="cs"/>
                <w:spacing w:val="-2"/>
                <w:sz w:val="20"/>
                <w:szCs w:val="20"/>
              </w:rPr>
              <w:t>Diharapkan</w:t>
            </w:r>
          </w:p>
        </w:tc>
        <w:tc>
          <w:tcPr>
            <w:tcW w:w="3000" w:type="dxa"/>
          </w:tcPr>
          <w:p w14:paraId="60E539E6" w14:textId="77777777" w:rsidR="0055221A" w:rsidRPr="0055221A" w:rsidRDefault="0055221A" w:rsidP="0055221A">
            <w:pPr>
              <w:pStyle w:val="TableParagraph"/>
              <w:spacing w:before="101"/>
              <w:ind w:left="586"/>
              <w:jc w:val="both"/>
              <w:rPr>
                <w:sz w:val="20"/>
                <w:szCs w:val="20"/>
              </w:rPr>
            </w:pPr>
            <w:r w:rsidRPr="0055221A">
              <w:rPr>
                <w:rFonts w:hint="cs"/>
                <w:sz w:val="20"/>
                <w:szCs w:val="20"/>
              </w:rPr>
              <w:t>Jawaban</w:t>
            </w:r>
            <w:r w:rsidRPr="0055221A">
              <w:rPr>
                <w:rFonts w:hint="cs"/>
                <w:spacing w:val="-6"/>
                <w:sz w:val="20"/>
                <w:szCs w:val="20"/>
              </w:rPr>
              <w:t xml:space="preserve"> </w:t>
            </w:r>
            <w:r w:rsidRPr="0055221A">
              <w:rPr>
                <w:rFonts w:hint="cs"/>
                <w:spacing w:val="-2"/>
                <w:sz w:val="20"/>
                <w:szCs w:val="20"/>
              </w:rPr>
              <w:t>Didapatkan</w:t>
            </w:r>
          </w:p>
        </w:tc>
      </w:tr>
      <w:tr w:rsidR="0055221A" w:rsidRPr="0055221A" w14:paraId="7598B4FD" w14:textId="77777777" w:rsidTr="00D51454">
        <w:trPr>
          <w:trHeight w:val="4339"/>
        </w:trPr>
        <w:tc>
          <w:tcPr>
            <w:tcW w:w="494" w:type="dxa"/>
          </w:tcPr>
          <w:p w14:paraId="59526BFD" w14:textId="77777777" w:rsidR="0055221A" w:rsidRPr="0055221A" w:rsidRDefault="0055221A" w:rsidP="0055221A">
            <w:pPr>
              <w:pStyle w:val="TableParagraph"/>
              <w:spacing w:before="101"/>
              <w:ind w:left="100"/>
              <w:jc w:val="both"/>
              <w:rPr>
                <w:sz w:val="20"/>
                <w:szCs w:val="20"/>
              </w:rPr>
            </w:pPr>
            <w:r w:rsidRPr="0055221A">
              <w:rPr>
                <w:rFonts w:hint="cs"/>
                <w:spacing w:val="-10"/>
                <w:sz w:val="20"/>
                <w:szCs w:val="20"/>
              </w:rPr>
              <w:t>1</w:t>
            </w:r>
          </w:p>
        </w:tc>
        <w:tc>
          <w:tcPr>
            <w:tcW w:w="2986" w:type="dxa"/>
          </w:tcPr>
          <w:p w14:paraId="4A05B242" w14:textId="4D7824DC" w:rsidR="0055221A" w:rsidRPr="0055221A" w:rsidRDefault="00AD79EF" w:rsidP="0055221A">
            <w:pPr>
              <w:pStyle w:val="TableParagraph"/>
              <w:tabs>
                <w:tab w:val="left" w:pos="1987"/>
              </w:tabs>
              <w:spacing w:before="101"/>
              <w:ind w:left="100" w:right="78"/>
              <w:jc w:val="both"/>
              <w:rPr>
                <w:sz w:val="20"/>
                <w:szCs w:val="20"/>
              </w:rPr>
            </w:pPr>
            <w:r w:rsidRPr="00AD79EF">
              <w:rPr>
                <w:sz w:val="20"/>
                <w:szCs w:val="20"/>
              </w:rPr>
              <w:t>Skenario pengujian untuk fitur registrasi secara umum terbagi menjadi dua kategori, yaitu: Registrasi Berhasil (Success), Registrasi Gagal (Failed), Pengujian ini mencakup dua pendekatan utama: Registrasi Berhasil termasuk dalam pengujian Positive Case, bertujuan untuk memastikan sistem berfungsi sesuai harapan saat pengguna memasukkan data yang valid, seperti mengisi seluruh formulir dengan benar. Sebaliknya, Registrasi Gagal termasuk dalam pengujian Negative Case, digunakan untuk menguji sistem ketika pengguna melakukan kesalahan, seperti memasukkan email yang tidak valid atau membiarkan field kosong, guna memastikan sistem dapat menangani error dengan tepat.</w:t>
            </w:r>
          </w:p>
        </w:tc>
        <w:tc>
          <w:tcPr>
            <w:tcW w:w="3000" w:type="dxa"/>
          </w:tcPr>
          <w:p w14:paraId="579476A6" w14:textId="537AE97D" w:rsidR="0055221A" w:rsidRPr="0055221A" w:rsidRDefault="00AD79EF" w:rsidP="0055221A">
            <w:pPr>
              <w:pStyle w:val="TableParagraph"/>
              <w:tabs>
                <w:tab w:val="left" w:pos="2002"/>
              </w:tabs>
              <w:spacing w:before="101"/>
              <w:ind w:left="101" w:right="77"/>
              <w:jc w:val="both"/>
              <w:rPr>
                <w:sz w:val="20"/>
                <w:szCs w:val="20"/>
              </w:rPr>
            </w:pPr>
            <w:r w:rsidRPr="00AD79EF">
              <w:rPr>
                <w:spacing w:val="-2"/>
                <w:sz w:val="20"/>
                <w:szCs w:val="20"/>
              </w:rPr>
              <w:t>Skenario pengujian untuk fitur registrasi secara umum terbagi menjadi dua kategori, yaitu: Registrasi Berhasil (Success), Registrasi Gagal (Failed), Pengujian ini mencakup dua pendekatan utama: Registrasi Berhasil termasuk dalam pengujian Positive Case, bertujuan untuk memastikan sistem berfungsi sesuai harapan saat pengguna memasukkan data yang valid, seperti mengisi seluruh formulir dengan benar. Sebaliknya, Registrasi Gagal termasuk dalam pengujian Negative Case, digunakan untuk menguji sistem ketika pengguna melakukan kesalahan, seperti memasukkan email yang tidak valid atau membiarkan field kosong, guna memastikan sistem dapat menangani error dengan tepat.</w:t>
            </w:r>
          </w:p>
        </w:tc>
      </w:tr>
      <w:tr w:rsidR="0055221A" w:rsidRPr="0055221A" w14:paraId="7C6C96BA" w14:textId="77777777" w:rsidTr="00D51454">
        <w:trPr>
          <w:trHeight w:val="1350"/>
        </w:trPr>
        <w:tc>
          <w:tcPr>
            <w:tcW w:w="494" w:type="dxa"/>
          </w:tcPr>
          <w:p w14:paraId="7E644352" w14:textId="77777777" w:rsidR="0055221A" w:rsidRPr="0055221A" w:rsidRDefault="0055221A" w:rsidP="0055221A">
            <w:pPr>
              <w:pStyle w:val="TableParagraph"/>
              <w:spacing w:before="101"/>
              <w:ind w:left="100"/>
              <w:jc w:val="both"/>
              <w:rPr>
                <w:sz w:val="20"/>
                <w:szCs w:val="20"/>
              </w:rPr>
            </w:pPr>
            <w:r w:rsidRPr="0055221A">
              <w:rPr>
                <w:rFonts w:hint="cs"/>
                <w:spacing w:val="-10"/>
                <w:sz w:val="20"/>
                <w:szCs w:val="20"/>
              </w:rPr>
              <w:t>2</w:t>
            </w:r>
          </w:p>
        </w:tc>
        <w:tc>
          <w:tcPr>
            <w:tcW w:w="2986" w:type="dxa"/>
          </w:tcPr>
          <w:p w14:paraId="677792E7" w14:textId="4EABA95E" w:rsidR="0055221A" w:rsidRPr="0055221A" w:rsidRDefault="00AD79EF" w:rsidP="0055221A">
            <w:pPr>
              <w:pStyle w:val="TableParagraph"/>
              <w:spacing w:before="101"/>
              <w:ind w:left="100" w:right="80"/>
              <w:jc w:val="both"/>
              <w:rPr>
                <w:sz w:val="20"/>
                <w:szCs w:val="20"/>
              </w:rPr>
            </w:pPr>
            <w:r w:rsidRPr="00AD79EF">
              <w:rPr>
                <w:sz w:val="20"/>
                <w:szCs w:val="20"/>
              </w:rPr>
              <w:t xml:space="preserve">Berikut adalah step yang perlu dilakukan dalam menguji fitur Registrasi untuk Positive Case dan Negative Case pada layanan Agree. Untuk Positive Case: Buka halaman registrasi. Masukkan data pendaftaran yang valid sesuai format (email, password, nama lengkap, dll.). Klik tombol 'Daftar' atau 'Registrasi'. Verifikasi validasi form, pastikan sistem memvalidasi setiap input. Jika data </w:t>
            </w:r>
            <w:r w:rsidRPr="00AD79EF">
              <w:rPr>
                <w:sz w:val="20"/>
                <w:szCs w:val="20"/>
              </w:rPr>
              <w:lastRenderedPageBreak/>
              <w:t>valid, sistem memproses registrasi dan menyimpan data pengguna ke database. Sistem mengirimkan kode OTP (One-Time Password) ke email atau nomor HP. User diarahkan ke halaman verifikasi akun. Masukkan kode OTP yang valid. Sistem memverifikasi OTP. Sistem menampilkan notifikasi bahwa registrasi berhasil. Verifikasi data pengguna tersimpan di database. Lakukan login untuk memastikan akun aktif. Sementara itu, untuk Negative Case: Buka halaman registrasi. Masukkan data tidak valid, seperti email tidak sesuai format, password terlalu pendek, email yang sudah terdaftar, atau field wajib yang dikosongkan. Klik tombol 'Daftar'. Sistem memunculkan notifikasi atau pesan error yang sesuai. Pastikan sistem tidak menyimpan data yang tidak valid ke database. Uji kondisi lain seperti registrasi tanpa mencentang syarat dan ketentuan atau saat koneksi internet terputus. Verifikasi bahwa sistem tidak mengarahkan ke halaman verifikasi OTP atau mengaktifkan akun. Step-step ini membantu memastikan bahwa sistem registrasi mampu menangani input valid dan tidak valid dengan benar.</w:t>
            </w:r>
          </w:p>
        </w:tc>
        <w:tc>
          <w:tcPr>
            <w:tcW w:w="3000" w:type="dxa"/>
          </w:tcPr>
          <w:p w14:paraId="714B9A55" w14:textId="562DBFEF" w:rsidR="0055221A" w:rsidRPr="0055221A" w:rsidRDefault="00AD79EF" w:rsidP="0055221A">
            <w:pPr>
              <w:pStyle w:val="TableParagraph"/>
              <w:spacing w:before="101"/>
              <w:ind w:left="101" w:right="77"/>
              <w:jc w:val="both"/>
              <w:rPr>
                <w:sz w:val="20"/>
                <w:szCs w:val="20"/>
              </w:rPr>
            </w:pPr>
            <w:r w:rsidRPr="00AD79EF">
              <w:rPr>
                <w:sz w:val="20"/>
                <w:szCs w:val="20"/>
              </w:rPr>
              <w:lastRenderedPageBreak/>
              <w:t xml:space="preserve">Berikut adalah step yang perlu dilakukan dalam menguji fitur Registrasi untuk Positive Case dan Negative Case pada layanan Agree. Untuk Positive Case: Buka halaman registrasi. Masukkan data pendaftaran yang valid sesuai format (email, password, nama lengkap, dll.). Klik tombol 'Daftar' atau 'Registrasi'. Verifikasi validasi form, pastikan sistem memvalidasi setiap input. Jika data valid, sistem </w:t>
            </w:r>
            <w:r w:rsidRPr="00AD79EF">
              <w:rPr>
                <w:sz w:val="20"/>
                <w:szCs w:val="20"/>
              </w:rPr>
              <w:lastRenderedPageBreak/>
              <w:t>memproses registrasi dan menyimpan data pengguna ke database. Sistem mengirimkan kode OTP (One-Time Password) ke email atau nomor HP. User diarahkan ke halaman verifikasi akun. Masukkan kode OTP yang valid. Sistem memverifikasi OTP. Sistem menampilkan notifikasi bahwa registrasi berhasil. Verifikasi data pengguna tersimpan di database. Lakukan login untuk memastikan akun aktif. Sementara itu, untuk Negative Case: Buka halaman registrasi. Masukkan data tidak valid, seperti email tidak sesuai format, password terlalu pendek, email yang sudah terdaftar, atau field wajib yang dikosongkan. Klik tombol 'Daftar'. Sistem memunculkan notifikasi atau pesan error yang sesuai. Pastikan sistem tidak menyimpan data yang tidak valid ke database. Uji kondisi lain seperti registrasi tanpa mencentang syarat dan ketentuan atau saat koneksi internet terputus. Verifikasi bahwa sistem tidak mengarahkan ke halaman verifikasi OTP atau mengaktifkan akun. Step-step ini membantu memastikan bahwa sistem registrasi mampu menangani input valid dan tidak valid dengan benar.</w:t>
            </w:r>
          </w:p>
        </w:tc>
      </w:tr>
      <w:tr w:rsidR="0055221A" w:rsidRPr="0055221A" w14:paraId="5F513116" w14:textId="77777777" w:rsidTr="00D51454">
        <w:trPr>
          <w:trHeight w:val="2500"/>
        </w:trPr>
        <w:tc>
          <w:tcPr>
            <w:tcW w:w="494" w:type="dxa"/>
          </w:tcPr>
          <w:p w14:paraId="6CDF547B" w14:textId="77777777" w:rsidR="0055221A" w:rsidRPr="0055221A" w:rsidRDefault="0055221A" w:rsidP="0055221A">
            <w:pPr>
              <w:pStyle w:val="TableParagraph"/>
              <w:spacing w:before="101"/>
              <w:ind w:left="100"/>
              <w:jc w:val="both"/>
              <w:rPr>
                <w:sz w:val="20"/>
                <w:szCs w:val="20"/>
              </w:rPr>
            </w:pPr>
            <w:r w:rsidRPr="0055221A">
              <w:rPr>
                <w:rFonts w:hint="cs"/>
                <w:spacing w:val="-10"/>
                <w:sz w:val="20"/>
                <w:szCs w:val="20"/>
              </w:rPr>
              <w:lastRenderedPageBreak/>
              <w:t>3</w:t>
            </w:r>
          </w:p>
        </w:tc>
        <w:tc>
          <w:tcPr>
            <w:tcW w:w="2986" w:type="dxa"/>
          </w:tcPr>
          <w:p w14:paraId="4EB8D6B6" w14:textId="70B02F4E" w:rsidR="0055221A" w:rsidRPr="0055221A" w:rsidRDefault="00AD79EF" w:rsidP="0055221A">
            <w:pPr>
              <w:pStyle w:val="TableParagraph"/>
              <w:tabs>
                <w:tab w:val="left" w:pos="1177"/>
                <w:tab w:val="left" w:pos="1278"/>
                <w:tab w:val="left" w:pos="2299"/>
                <w:tab w:val="left" w:pos="2496"/>
              </w:tabs>
              <w:spacing w:before="101"/>
              <w:ind w:left="100" w:right="77"/>
              <w:jc w:val="both"/>
              <w:rPr>
                <w:sz w:val="20"/>
                <w:szCs w:val="20"/>
              </w:rPr>
            </w:pPr>
            <w:r w:rsidRPr="00AD79EF">
              <w:rPr>
                <w:sz w:val="20"/>
                <w:szCs w:val="20"/>
              </w:rPr>
              <w:t>Untuk menguji fitur login pada layanan Agree, berikut adalah step yang mencakup skenario Positive Case dan Negative Case: Masukkan kombinasi email, username, atau nomor handphone ke dalam form login. Masukkan password yang sesuai (valid untuk Positive Case, tidak valid atau kosong untuk Negative Case). Klik tombol 'Login' dan perhatikan respons sistem. Untuk Positive Case, pastikan sistem mengarahkan user ke halaman utama/dashboard, menampilkan informasi akun dengan benar, dan membentuk session atau token autentikasi yang valid. Untuk Negative Case, pastikan sistem menolak login, tidak mengarahkan user ke dashboard, serta menampilkan pesan error atau validasi input yang sesuai. Dengan step tersebut, pengujian login dapat memverifikasi apakah sistem bekerja sesuai ekspektasi dalam kondisi input yang benar maupun salah.</w:t>
            </w:r>
          </w:p>
        </w:tc>
        <w:tc>
          <w:tcPr>
            <w:tcW w:w="3000" w:type="dxa"/>
          </w:tcPr>
          <w:p w14:paraId="2411F0D7" w14:textId="07154B1B" w:rsidR="0055221A" w:rsidRPr="0055221A" w:rsidRDefault="00AD79EF" w:rsidP="0055221A">
            <w:pPr>
              <w:pStyle w:val="TableParagraph"/>
              <w:tabs>
                <w:tab w:val="left" w:pos="1185"/>
                <w:tab w:val="left" w:pos="1286"/>
                <w:tab w:val="left" w:pos="2314"/>
                <w:tab w:val="left" w:pos="2511"/>
              </w:tabs>
              <w:spacing w:before="101"/>
              <w:ind w:left="101" w:right="76"/>
              <w:jc w:val="both"/>
              <w:rPr>
                <w:sz w:val="20"/>
                <w:szCs w:val="20"/>
              </w:rPr>
            </w:pPr>
            <w:r w:rsidRPr="00AD79EF">
              <w:rPr>
                <w:sz w:val="20"/>
                <w:szCs w:val="20"/>
              </w:rPr>
              <w:t>Untuk menguji fitur login pada layanan Agree, berikut adalah step yang mencakup skenario Positive Case dan Negative Case: Masukkan kombinasi email, username, atau nomor handphone ke dalam form login. Masukkan password yang sesuai (valid untuk Positive Case, tidak valid atau kosong untuk Negative Case). Klik tombol 'Login' dan perhatikan respons sistem. Untuk Positive Case, pastikan sistem mengarahkan user ke halaman utama/dashboard, menampilkan informasi akun dengan benar, dan membentuk session atau token autentikasi yang valid. Untuk Negative Case, pastikan sistem menolak login, tidak mengarahkan user ke dashboard, serta menampilkan pesan error atau validasi input yang sesuai. Dengan step tersebut, pengujian login dapat memverifikasi apakah sistem bekerja sesuai ekspektasi dalam kondisi input yang benar maupun salah.</w:t>
            </w:r>
          </w:p>
        </w:tc>
      </w:tr>
    </w:tbl>
    <w:p w14:paraId="48D4EFAF" w14:textId="77777777" w:rsidR="0055221A" w:rsidRPr="0055221A" w:rsidRDefault="0055221A" w:rsidP="0055221A">
      <w:pPr>
        <w:pStyle w:val="TableParagraph"/>
        <w:jc w:val="both"/>
        <w:rPr>
          <w:sz w:val="20"/>
          <w:szCs w:val="20"/>
        </w:rPr>
        <w:sectPr w:rsidR="0055221A" w:rsidRPr="0055221A" w:rsidSect="0055221A">
          <w:pgSz w:w="8400" w:h="11900"/>
          <w:pgMar w:top="740" w:right="283" w:bottom="940" w:left="992" w:header="0" w:footer="716" w:gutter="0"/>
          <w:cols w:space="720"/>
        </w:sectPr>
      </w:pPr>
    </w:p>
    <w:p w14:paraId="2BFBEC7C" w14:textId="77777777" w:rsidR="0055221A" w:rsidRPr="0055221A" w:rsidRDefault="0055221A" w:rsidP="0055221A">
      <w:pPr>
        <w:spacing w:before="64"/>
        <w:ind w:right="291"/>
        <w:jc w:val="both"/>
        <w:rPr>
          <w:sz w:val="20"/>
          <w:szCs w:val="20"/>
        </w:rPr>
      </w:pPr>
      <w:r w:rsidRPr="0055221A">
        <w:rPr>
          <w:rFonts w:hint="cs"/>
          <w:sz w:val="20"/>
          <w:szCs w:val="20"/>
        </w:rPr>
        <w:lastRenderedPageBreak/>
        <w:t>Tabel</w:t>
      </w:r>
      <w:r w:rsidRPr="0055221A">
        <w:rPr>
          <w:rFonts w:hint="cs"/>
          <w:spacing w:val="-5"/>
          <w:sz w:val="20"/>
          <w:szCs w:val="20"/>
        </w:rPr>
        <w:t xml:space="preserve"> </w:t>
      </w:r>
      <w:r w:rsidRPr="0055221A">
        <w:rPr>
          <w:rFonts w:hint="cs"/>
          <w:sz w:val="20"/>
          <w:szCs w:val="20"/>
        </w:rPr>
        <w:t>4.22</w:t>
      </w:r>
      <w:r w:rsidRPr="0055221A">
        <w:rPr>
          <w:rFonts w:hint="cs"/>
          <w:spacing w:val="-1"/>
          <w:sz w:val="20"/>
          <w:szCs w:val="20"/>
        </w:rPr>
        <w:t xml:space="preserve"> </w:t>
      </w:r>
      <w:r w:rsidRPr="0055221A">
        <w:rPr>
          <w:rFonts w:hint="cs"/>
          <w:sz w:val="20"/>
          <w:szCs w:val="20"/>
        </w:rPr>
        <w:t>Perluasan</w:t>
      </w:r>
      <w:r w:rsidRPr="0055221A">
        <w:rPr>
          <w:rFonts w:hint="cs"/>
          <w:spacing w:val="-3"/>
          <w:sz w:val="20"/>
          <w:szCs w:val="20"/>
        </w:rPr>
        <w:t xml:space="preserve"> </w:t>
      </w:r>
      <w:r w:rsidRPr="0055221A">
        <w:rPr>
          <w:rFonts w:hint="cs"/>
          <w:sz w:val="20"/>
          <w:szCs w:val="20"/>
        </w:rPr>
        <w:t>Tabel</w:t>
      </w:r>
      <w:r w:rsidRPr="0055221A">
        <w:rPr>
          <w:rFonts w:hint="cs"/>
          <w:spacing w:val="-2"/>
          <w:sz w:val="20"/>
          <w:szCs w:val="20"/>
        </w:rPr>
        <w:t xml:space="preserve"> </w:t>
      </w:r>
      <w:r w:rsidRPr="0055221A">
        <w:rPr>
          <w:rFonts w:hint="cs"/>
          <w:sz w:val="20"/>
          <w:szCs w:val="20"/>
        </w:rPr>
        <w:t>Eksperimen</w:t>
      </w:r>
      <w:r w:rsidRPr="0055221A">
        <w:rPr>
          <w:rFonts w:hint="cs"/>
          <w:spacing w:val="-2"/>
          <w:sz w:val="20"/>
          <w:szCs w:val="20"/>
        </w:rPr>
        <w:t xml:space="preserve"> </w:t>
      </w:r>
      <w:r w:rsidRPr="0055221A">
        <w:rPr>
          <w:rFonts w:hint="cs"/>
          <w:sz w:val="20"/>
          <w:szCs w:val="20"/>
        </w:rPr>
        <w:t>Skor</w:t>
      </w:r>
      <w:r w:rsidRPr="0055221A">
        <w:rPr>
          <w:rFonts w:hint="cs"/>
          <w:spacing w:val="-4"/>
          <w:sz w:val="20"/>
          <w:szCs w:val="20"/>
        </w:rPr>
        <w:t xml:space="preserve"> </w:t>
      </w:r>
      <w:r w:rsidRPr="0055221A">
        <w:rPr>
          <w:rFonts w:hint="cs"/>
          <w:sz w:val="20"/>
          <w:szCs w:val="20"/>
        </w:rPr>
        <w:t>Bleu</w:t>
      </w:r>
      <w:r w:rsidRPr="0055221A">
        <w:rPr>
          <w:rFonts w:hint="cs"/>
          <w:spacing w:val="-2"/>
          <w:sz w:val="20"/>
          <w:szCs w:val="20"/>
        </w:rPr>
        <w:t xml:space="preserve"> </w:t>
      </w:r>
      <w:r w:rsidRPr="0055221A">
        <w:rPr>
          <w:rFonts w:hint="cs"/>
          <w:sz w:val="20"/>
          <w:szCs w:val="20"/>
        </w:rPr>
        <w:t>Dengan</w:t>
      </w:r>
      <w:r w:rsidRPr="0055221A">
        <w:rPr>
          <w:rFonts w:hint="cs"/>
          <w:spacing w:val="-4"/>
          <w:sz w:val="20"/>
          <w:szCs w:val="20"/>
        </w:rPr>
        <w:t xml:space="preserve"> </w:t>
      </w:r>
      <w:r w:rsidRPr="0055221A">
        <w:rPr>
          <w:rFonts w:hint="cs"/>
          <w:spacing w:val="-2"/>
          <w:sz w:val="20"/>
          <w:szCs w:val="20"/>
        </w:rPr>
        <w:t>Sinonim</w:t>
      </w:r>
    </w:p>
    <w:p w14:paraId="7AAC17B3" w14:textId="77777777" w:rsidR="0055221A" w:rsidRPr="0055221A" w:rsidRDefault="0055221A" w:rsidP="0055221A">
      <w:pPr>
        <w:pStyle w:val="BodyText"/>
        <w:spacing w:before="69" w:after="1"/>
        <w:jc w:val="both"/>
      </w:pPr>
    </w:p>
    <w:tbl>
      <w:tblPr>
        <w:tblW w:w="0" w:type="auto"/>
        <w:tblInd w:w="1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94"/>
        <w:gridCol w:w="2986"/>
        <w:gridCol w:w="3000"/>
      </w:tblGrid>
      <w:tr w:rsidR="0055221A" w:rsidRPr="0055221A" w14:paraId="5DBA1C57" w14:textId="77777777" w:rsidTr="00D51454">
        <w:trPr>
          <w:trHeight w:val="431"/>
        </w:trPr>
        <w:tc>
          <w:tcPr>
            <w:tcW w:w="494" w:type="dxa"/>
          </w:tcPr>
          <w:p w14:paraId="3716393F" w14:textId="77777777" w:rsidR="0055221A" w:rsidRPr="0055221A" w:rsidRDefault="0055221A" w:rsidP="0055221A">
            <w:pPr>
              <w:pStyle w:val="TableParagraph"/>
              <w:spacing w:before="101"/>
              <w:ind w:left="124"/>
              <w:jc w:val="both"/>
              <w:rPr>
                <w:sz w:val="20"/>
                <w:szCs w:val="20"/>
              </w:rPr>
            </w:pPr>
            <w:r w:rsidRPr="0055221A">
              <w:rPr>
                <w:rFonts w:hint="cs"/>
                <w:spacing w:val="-5"/>
                <w:sz w:val="20"/>
                <w:szCs w:val="20"/>
              </w:rPr>
              <w:t>No</w:t>
            </w:r>
          </w:p>
        </w:tc>
        <w:tc>
          <w:tcPr>
            <w:tcW w:w="2986" w:type="dxa"/>
          </w:tcPr>
          <w:p w14:paraId="6A9EEC3E" w14:textId="77777777" w:rsidR="0055221A" w:rsidRPr="0055221A" w:rsidRDefault="0055221A" w:rsidP="0055221A">
            <w:pPr>
              <w:pStyle w:val="TableParagraph"/>
              <w:spacing w:before="101"/>
              <w:ind w:left="566"/>
              <w:jc w:val="both"/>
              <w:rPr>
                <w:sz w:val="20"/>
                <w:szCs w:val="20"/>
              </w:rPr>
            </w:pPr>
            <w:r w:rsidRPr="0055221A">
              <w:rPr>
                <w:rFonts w:hint="cs"/>
                <w:sz w:val="20"/>
                <w:szCs w:val="20"/>
              </w:rPr>
              <w:t>Jawaban</w:t>
            </w:r>
            <w:r w:rsidRPr="0055221A">
              <w:rPr>
                <w:rFonts w:hint="cs"/>
                <w:spacing w:val="-6"/>
                <w:sz w:val="20"/>
                <w:szCs w:val="20"/>
              </w:rPr>
              <w:t xml:space="preserve"> </w:t>
            </w:r>
            <w:r w:rsidRPr="0055221A">
              <w:rPr>
                <w:rFonts w:hint="cs"/>
                <w:spacing w:val="-2"/>
                <w:sz w:val="20"/>
                <w:szCs w:val="20"/>
              </w:rPr>
              <w:t>Diharapkan</w:t>
            </w:r>
          </w:p>
        </w:tc>
        <w:tc>
          <w:tcPr>
            <w:tcW w:w="3000" w:type="dxa"/>
          </w:tcPr>
          <w:p w14:paraId="6DD9F5DD" w14:textId="77777777" w:rsidR="0055221A" w:rsidRPr="0055221A" w:rsidRDefault="0055221A" w:rsidP="0055221A">
            <w:pPr>
              <w:pStyle w:val="TableParagraph"/>
              <w:spacing w:before="101"/>
              <w:ind w:left="586"/>
              <w:jc w:val="both"/>
              <w:rPr>
                <w:sz w:val="20"/>
                <w:szCs w:val="20"/>
              </w:rPr>
            </w:pPr>
            <w:r w:rsidRPr="0055221A">
              <w:rPr>
                <w:rFonts w:hint="cs"/>
                <w:sz w:val="20"/>
                <w:szCs w:val="20"/>
              </w:rPr>
              <w:t>Jawaban</w:t>
            </w:r>
            <w:r w:rsidRPr="0055221A">
              <w:rPr>
                <w:rFonts w:hint="cs"/>
                <w:spacing w:val="-6"/>
                <w:sz w:val="20"/>
                <w:szCs w:val="20"/>
              </w:rPr>
              <w:t xml:space="preserve"> </w:t>
            </w:r>
            <w:r w:rsidRPr="0055221A">
              <w:rPr>
                <w:rFonts w:hint="cs"/>
                <w:spacing w:val="-2"/>
                <w:sz w:val="20"/>
                <w:szCs w:val="20"/>
              </w:rPr>
              <w:t>Didapatkan</w:t>
            </w:r>
          </w:p>
        </w:tc>
      </w:tr>
      <w:tr w:rsidR="0055221A" w:rsidRPr="0055221A" w14:paraId="5AFC4974" w14:textId="77777777" w:rsidTr="00D51454">
        <w:trPr>
          <w:trHeight w:val="2500"/>
        </w:trPr>
        <w:tc>
          <w:tcPr>
            <w:tcW w:w="494" w:type="dxa"/>
          </w:tcPr>
          <w:p w14:paraId="47DE1597" w14:textId="77777777" w:rsidR="0055221A" w:rsidRPr="0055221A" w:rsidRDefault="0055221A" w:rsidP="0055221A">
            <w:pPr>
              <w:pStyle w:val="TableParagraph"/>
              <w:spacing w:before="101"/>
              <w:ind w:left="100"/>
              <w:jc w:val="both"/>
              <w:rPr>
                <w:sz w:val="20"/>
                <w:szCs w:val="20"/>
              </w:rPr>
            </w:pPr>
            <w:r w:rsidRPr="0055221A">
              <w:rPr>
                <w:rFonts w:hint="cs"/>
                <w:spacing w:val="-10"/>
                <w:sz w:val="20"/>
                <w:szCs w:val="20"/>
              </w:rPr>
              <w:t>4</w:t>
            </w:r>
          </w:p>
        </w:tc>
        <w:tc>
          <w:tcPr>
            <w:tcW w:w="2986" w:type="dxa"/>
          </w:tcPr>
          <w:p w14:paraId="2DEF0F7C" w14:textId="38FDB8E4" w:rsidR="0055221A" w:rsidRPr="0055221A" w:rsidRDefault="00AD79EF" w:rsidP="0055221A">
            <w:pPr>
              <w:pStyle w:val="TableParagraph"/>
              <w:spacing w:before="101"/>
              <w:ind w:left="100" w:right="78"/>
              <w:jc w:val="both"/>
              <w:rPr>
                <w:sz w:val="20"/>
                <w:szCs w:val="20"/>
              </w:rPr>
            </w:pPr>
            <w:r w:rsidRPr="00AD79EF">
              <w:rPr>
                <w:sz w:val="20"/>
                <w:szCs w:val="20"/>
              </w:rPr>
              <w:t>Berikut adalah step yang perlu dilakukan dalam menguji fitur Lupa Password layanan Agree untuk test case Positive Case dan Negative Case: Buka Halaman Login. Klik Link Lupa Password. Masukkan Alamat Email yang Terdaftar (untuk Positive Case) atau Email Tidak Terdaftar (untuk Negative Case). Klik Tombol 'Kirim Tautan Reset Password'. Untuk Positive Case: Buka Email dan Klik Tautan Reset Password yang valid. Untuk Negative Case: Gunakan tautan yang kadaluarsa atau tidak valid. Masukkan Password Baru (Valid untuk Positive Case, Tidak Valid/Kosong untuk Negative Case). Konfirmasi Password Baru. Klik Tombol 'Simpan' atau 'Reset Password'. Untuk Positive Case: Coba Login Menggunakan Password Baru. Untuk Negative Case: Pastikan login gagal dan muncul pesan error yang sesuai. Periksa Notifikasi Email untuk konfirmasi reset password berhasil (Positive Case) atau peringatan aktivitas tidak sah (Negative Case jika ada). Dengan mengikuti step di atas, pengujian fitur Lupa Password dapat mencakup validasi dari alur normal hingga penanganan skenario kesalahan.</w:t>
            </w:r>
          </w:p>
        </w:tc>
        <w:tc>
          <w:tcPr>
            <w:tcW w:w="3000" w:type="dxa"/>
          </w:tcPr>
          <w:p w14:paraId="4731C26A" w14:textId="0C9A3137" w:rsidR="0055221A" w:rsidRPr="0055221A" w:rsidRDefault="00AD79EF" w:rsidP="0055221A">
            <w:pPr>
              <w:pStyle w:val="TableParagraph"/>
              <w:spacing w:before="101"/>
              <w:ind w:left="101" w:right="77"/>
              <w:jc w:val="both"/>
              <w:rPr>
                <w:sz w:val="20"/>
                <w:szCs w:val="20"/>
              </w:rPr>
            </w:pPr>
            <w:r w:rsidRPr="00AD79EF">
              <w:rPr>
                <w:sz w:val="20"/>
                <w:szCs w:val="20"/>
              </w:rPr>
              <w:t>Berikut adalah step yang perlu dilakukan dalam menguji fitur Lupa Password layanan Agree untuk test case Positive Case dan Negative Case: Buka Halaman Login. Klik Link Lupa Password. Masukkan Alamat Email yang Terdaftar (untuk Positive Case) atau Email Tidak Terdaftar (untuk Negative Case). Klik Tombol 'Kirim Tautan Reset Password'. Untuk Positive Case: Buka Email dan Klik Tautan Reset Password yang valid. Untuk Negative Case: Gunakan tautan yang kadaluarsa atau tidak valid. Masukkan Password Baru (Valid untuk Positive Case, Tidak Valid/Kosong untuk Negative Case). Konfirmasi Password Baru. Klik Tombol 'Simpan' atau 'Reset Password'. Untuk Positive Case: Coba Login Menggunakan Password Baru. Untuk Negative Case: Pastikan login gagal dan muncul pesan error yang sesuai. Periksa Notifikasi Email untuk konfirmasi reset password berhasil (Positive Case) atau peringatan aktivitas tidak sah (Negative Case jika ada). Dengan mengikuti step di atas, pengujian fitur Lupa Password dapat mencakup validasi dari alur normal hingga penanganan skenario kesalahan.</w:t>
            </w:r>
          </w:p>
        </w:tc>
      </w:tr>
    </w:tbl>
    <w:p w14:paraId="781E468A" w14:textId="77777777" w:rsidR="0055221A" w:rsidRPr="0055221A" w:rsidRDefault="0055221A" w:rsidP="0055221A">
      <w:pPr>
        <w:pStyle w:val="BodyText"/>
        <w:jc w:val="both"/>
      </w:pPr>
    </w:p>
    <w:p w14:paraId="3C850E53" w14:textId="77777777" w:rsidR="0055221A" w:rsidRPr="0055221A" w:rsidRDefault="0055221A" w:rsidP="0055221A">
      <w:pPr>
        <w:pStyle w:val="BodyText"/>
        <w:jc w:val="both"/>
      </w:pPr>
    </w:p>
    <w:p w14:paraId="57835919" w14:textId="77777777" w:rsidR="0055221A" w:rsidRPr="0055221A" w:rsidRDefault="0055221A" w:rsidP="0055221A">
      <w:pPr>
        <w:pStyle w:val="BodyText"/>
        <w:spacing w:before="52"/>
        <w:jc w:val="both"/>
      </w:pPr>
    </w:p>
    <w:p w14:paraId="64FDF0D7" w14:textId="17D5E3E0" w:rsidR="0055221A" w:rsidRPr="0055221A" w:rsidRDefault="007A4B55" w:rsidP="0055221A">
      <w:pPr>
        <w:pStyle w:val="BodyText"/>
        <w:spacing w:line="230" w:lineRule="auto"/>
        <w:ind w:left="167" w:right="452" w:firstLine="283"/>
        <w:jc w:val="both"/>
      </w:pPr>
      <w:r w:rsidRPr="007A4B55">
        <w:t>Tabel 4.21 tersebut merupakan perluasan Tabel 4.19, menampilkan jawaban yang terdeteksi/diberikan oleh chatbot. Dari tabel di atas, terlihat respons chatbot sudah sesuai dengan jawaban yang diharapkan, sehingga sistem chatbot berhasil memberikan jawaban tepat.</w:t>
      </w:r>
    </w:p>
    <w:p w14:paraId="7D0D635C" w14:textId="77777777" w:rsidR="0055221A" w:rsidRPr="0055221A" w:rsidRDefault="0055221A" w:rsidP="0055221A">
      <w:pPr>
        <w:pStyle w:val="BodyText"/>
        <w:spacing w:before="14"/>
        <w:jc w:val="both"/>
      </w:pPr>
    </w:p>
    <w:p w14:paraId="05A9B8E9" w14:textId="77777777" w:rsidR="0055221A" w:rsidRPr="0055221A" w:rsidRDefault="0055221A" w:rsidP="0055221A">
      <w:pPr>
        <w:ind w:left="-1" w:right="294"/>
        <w:jc w:val="both"/>
        <w:rPr>
          <w:sz w:val="20"/>
          <w:szCs w:val="20"/>
        </w:rPr>
      </w:pPr>
      <w:bookmarkStart w:id="119" w:name="_bookmark67"/>
      <w:bookmarkEnd w:id="119"/>
      <w:r w:rsidRPr="0055221A">
        <w:rPr>
          <w:rFonts w:hint="cs"/>
          <w:sz w:val="20"/>
          <w:szCs w:val="20"/>
        </w:rPr>
        <w:t>Tabel</w:t>
      </w:r>
      <w:r w:rsidRPr="0055221A">
        <w:rPr>
          <w:rFonts w:hint="cs"/>
          <w:spacing w:val="-3"/>
          <w:sz w:val="20"/>
          <w:szCs w:val="20"/>
        </w:rPr>
        <w:t xml:space="preserve"> </w:t>
      </w:r>
      <w:r w:rsidRPr="0055221A">
        <w:rPr>
          <w:rFonts w:hint="cs"/>
          <w:sz w:val="20"/>
          <w:szCs w:val="20"/>
        </w:rPr>
        <w:t>4.23</w:t>
      </w:r>
      <w:r w:rsidRPr="0055221A">
        <w:rPr>
          <w:rFonts w:hint="cs"/>
          <w:spacing w:val="-1"/>
          <w:sz w:val="20"/>
          <w:szCs w:val="20"/>
        </w:rPr>
        <w:t xml:space="preserve"> </w:t>
      </w:r>
      <w:r w:rsidRPr="0055221A">
        <w:rPr>
          <w:rFonts w:hint="cs"/>
          <w:sz w:val="20"/>
          <w:szCs w:val="20"/>
        </w:rPr>
        <w:t>Eksperimen</w:t>
      </w:r>
      <w:r w:rsidRPr="0055221A">
        <w:rPr>
          <w:rFonts w:hint="cs"/>
          <w:spacing w:val="-4"/>
          <w:sz w:val="20"/>
          <w:szCs w:val="20"/>
        </w:rPr>
        <w:t xml:space="preserve"> </w:t>
      </w:r>
      <w:r w:rsidRPr="0055221A">
        <w:rPr>
          <w:rFonts w:hint="cs"/>
          <w:sz w:val="20"/>
          <w:szCs w:val="20"/>
        </w:rPr>
        <w:t>Skor</w:t>
      </w:r>
      <w:r w:rsidRPr="0055221A">
        <w:rPr>
          <w:rFonts w:hint="cs"/>
          <w:spacing w:val="-3"/>
          <w:sz w:val="20"/>
          <w:szCs w:val="20"/>
        </w:rPr>
        <w:t xml:space="preserve"> </w:t>
      </w:r>
      <w:r w:rsidRPr="0055221A">
        <w:rPr>
          <w:rFonts w:hint="cs"/>
          <w:sz w:val="20"/>
          <w:szCs w:val="20"/>
        </w:rPr>
        <w:t>Bleu</w:t>
      </w:r>
      <w:r w:rsidRPr="0055221A">
        <w:rPr>
          <w:rFonts w:hint="cs"/>
          <w:spacing w:val="-2"/>
          <w:sz w:val="20"/>
          <w:szCs w:val="20"/>
        </w:rPr>
        <w:t xml:space="preserve"> </w:t>
      </w:r>
      <w:r w:rsidRPr="0055221A">
        <w:rPr>
          <w:rFonts w:hint="cs"/>
          <w:sz w:val="20"/>
          <w:szCs w:val="20"/>
        </w:rPr>
        <w:t>Tanpa</w:t>
      </w:r>
      <w:r w:rsidRPr="0055221A">
        <w:rPr>
          <w:rFonts w:hint="cs"/>
          <w:spacing w:val="-1"/>
          <w:sz w:val="20"/>
          <w:szCs w:val="20"/>
        </w:rPr>
        <w:t xml:space="preserve"> </w:t>
      </w:r>
      <w:r w:rsidRPr="0055221A">
        <w:rPr>
          <w:rFonts w:hint="cs"/>
          <w:spacing w:val="-2"/>
          <w:sz w:val="20"/>
          <w:szCs w:val="20"/>
        </w:rPr>
        <w:t>Sinonim</w:t>
      </w:r>
    </w:p>
    <w:p w14:paraId="5B27791E" w14:textId="77777777" w:rsidR="0055221A" w:rsidRPr="0055221A" w:rsidRDefault="0055221A" w:rsidP="0055221A">
      <w:pPr>
        <w:pStyle w:val="BodyText"/>
        <w:spacing w:before="70" w:after="1"/>
        <w:jc w:val="both"/>
      </w:pPr>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26"/>
        <w:gridCol w:w="1859"/>
        <w:gridCol w:w="1703"/>
        <w:gridCol w:w="1278"/>
        <w:gridCol w:w="1119"/>
      </w:tblGrid>
      <w:tr w:rsidR="0055221A" w:rsidRPr="0055221A" w14:paraId="71B793A9" w14:textId="77777777" w:rsidTr="00D51454">
        <w:trPr>
          <w:trHeight w:val="661"/>
        </w:trPr>
        <w:tc>
          <w:tcPr>
            <w:tcW w:w="526" w:type="dxa"/>
          </w:tcPr>
          <w:p w14:paraId="145E4FC3" w14:textId="77777777" w:rsidR="0055221A" w:rsidRPr="0055221A" w:rsidRDefault="0055221A" w:rsidP="0055221A">
            <w:pPr>
              <w:pStyle w:val="TableParagraph"/>
              <w:spacing w:before="101"/>
              <w:ind w:left="100"/>
              <w:jc w:val="both"/>
              <w:rPr>
                <w:sz w:val="20"/>
                <w:szCs w:val="20"/>
              </w:rPr>
            </w:pPr>
            <w:r w:rsidRPr="0055221A">
              <w:rPr>
                <w:rFonts w:hint="cs"/>
                <w:spacing w:val="-5"/>
                <w:sz w:val="20"/>
                <w:szCs w:val="20"/>
              </w:rPr>
              <w:t>No</w:t>
            </w:r>
          </w:p>
        </w:tc>
        <w:tc>
          <w:tcPr>
            <w:tcW w:w="1859" w:type="dxa"/>
          </w:tcPr>
          <w:p w14:paraId="0126B9D8" w14:textId="77777777" w:rsidR="0055221A" w:rsidRPr="0055221A" w:rsidRDefault="0055221A" w:rsidP="0055221A">
            <w:pPr>
              <w:pStyle w:val="TableParagraph"/>
              <w:spacing w:before="101"/>
              <w:ind w:left="100"/>
              <w:jc w:val="both"/>
              <w:rPr>
                <w:sz w:val="20"/>
                <w:szCs w:val="20"/>
              </w:rPr>
            </w:pPr>
            <w:r w:rsidRPr="0055221A">
              <w:rPr>
                <w:rFonts w:hint="cs"/>
                <w:sz w:val="20"/>
                <w:szCs w:val="20"/>
              </w:rPr>
              <w:t>Pertanyaan</w:t>
            </w:r>
            <w:r w:rsidRPr="0055221A">
              <w:rPr>
                <w:rFonts w:hint="cs"/>
                <w:spacing w:val="-8"/>
                <w:sz w:val="20"/>
                <w:szCs w:val="20"/>
              </w:rPr>
              <w:t xml:space="preserve"> </w:t>
            </w:r>
            <w:r w:rsidRPr="0055221A">
              <w:rPr>
                <w:rFonts w:hint="cs"/>
                <w:spacing w:val="-2"/>
                <w:sz w:val="20"/>
                <w:szCs w:val="20"/>
              </w:rPr>
              <w:t>Input</w:t>
            </w:r>
          </w:p>
        </w:tc>
        <w:tc>
          <w:tcPr>
            <w:tcW w:w="1703" w:type="dxa"/>
          </w:tcPr>
          <w:p w14:paraId="45B44A51" w14:textId="77777777" w:rsidR="0055221A" w:rsidRPr="0055221A" w:rsidRDefault="0055221A" w:rsidP="0055221A">
            <w:pPr>
              <w:pStyle w:val="TableParagraph"/>
              <w:spacing w:before="101"/>
              <w:ind w:left="99" w:right="81"/>
              <w:jc w:val="both"/>
              <w:rPr>
                <w:sz w:val="20"/>
                <w:szCs w:val="20"/>
              </w:rPr>
            </w:pPr>
            <w:r w:rsidRPr="0055221A">
              <w:rPr>
                <w:rFonts w:hint="cs"/>
                <w:spacing w:val="-2"/>
                <w:sz w:val="20"/>
                <w:szCs w:val="20"/>
              </w:rPr>
              <w:t>Pertanyaan Referensi</w:t>
            </w:r>
          </w:p>
        </w:tc>
        <w:tc>
          <w:tcPr>
            <w:tcW w:w="1278" w:type="dxa"/>
          </w:tcPr>
          <w:p w14:paraId="3093DDC5" w14:textId="77777777" w:rsidR="0055221A" w:rsidRPr="0055221A" w:rsidRDefault="0055221A" w:rsidP="0055221A">
            <w:pPr>
              <w:pStyle w:val="TableParagraph"/>
              <w:spacing w:before="101"/>
              <w:ind w:left="98"/>
              <w:jc w:val="both"/>
              <w:rPr>
                <w:sz w:val="20"/>
                <w:szCs w:val="20"/>
              </w:rPr>
            </w:pPr>
            <w:r w:rsidRPr="0055221A">
              <w:rPr>
                <w:rFonts w:hint="cs"/>
                <w:spacing w:val="-4"/>
                <w:sz w:val="20"/>
                <w:szCs w:val="20"/>
              </w:rPr>
              <w:t xml:space="preserve">Skor </w:t>
            </w:r>
            <w:r w:rsidRPr="0055221A">
              <w:rPr>
                <w:rFonts w:hint="cs"/>
                <w:spacing w:val="-2"/>
                <w:sz w:val="20"/>
                <w:szCs w:val="20"/>
              </w:rPr>
              <w:t>Pertanyaan</w:t>
            </w:r>
          </w:p>
        </w:tc>
        <w:tc>
          <w:tcPr>
            <w:tcW w:w="1119" w:type="dxa"/>
          </w:tcPr>
          <w:p w14:paraId="33AF936D" w14:textId="77777777" w:rsidR="0055221A" w:rsidRPr="0055221A" w:rsidRDefault="0055221A" w:rsidP="0055221A">
            <w:pPr>
              <w:pStyle w:val="TableParagraph"/>
              <w:spacing w:before="101"/>
              <w:ind w:left="97" w:right="229"/>
              <w:jc w:val="both"/>
              <w:rPr>
                <w:sz w:val="20"/>
                <w:szCs w:val="20"/>
              </w:rPr>
            </w:pPr>
            <w:r w:rsidRPr="0055221A">
              <w:rPr>
                <w:rFonts w:hint="cs"/>
                <w:spacing w:val="-4"/>
                <w:sz w:val="20"/>
                <w:szCs w:val="20"/>
              </w:rPr>
              <w:t xml:space="preserve">Skor </w:t>
            </w:r>
            <w:r w:rsidRPr="0055221A">
              <w:rPr>
                <w:rFonts w:hint="cs"/>
                <w:spacing w:val="-2"/>
                <w:sz w:val="20"/>
                <w:szCs w:val="20"/>
              </w:rPr>
              <w:t>Jawaban</w:t>
            </w:r>
          </w:p>
        </w:tc>
      </w:tr>
      <w:tr w:rsidR="00580F09" w:rsidRPr="0055221A" w14:paraId="0D3068C6" w14:textId="77777777" w:rsidTr="00D51454">
        <w:trPr>
          <w:trHeight w:val="1811"/>
        </w:trPr>
        <w:tc>
          <w:tcPr>
            <w:tcW w:w="526" w:type="dxa"/>
          </w:tcPr>
          <w:p w14:paraId="2AA8BD25" w14:textId="77777777" w:rsidR="00580F09" w:rsidRPr="0055221A" w:rsidRDefault="00580F09" w:rsidP="00580F09">
            <w:pPr>
              <w:pStyle w:val="TableParagraph"/>
              <w:spacing w:before="101"/>
              <w:ind w:left="100"/>
              <w:jc w:val="both"/>
              <w:rPr>
                <w:sz w:val="20"/>
                <w:szCs w:val="20"/>
              </w:rPr>
            </w:pPr>
            <w:r w:rsidRPr="0055221A">
              <w:rPr>
                <w:rFonts w:hint="cs"/>
                <w:spacing w:val="-10"/>
                <w:sz w:val="20"/>
                <w:szCs w:val="20"/>
              </w:rPr>
              <w:t>1</w:t>
            </w:r>
          </w:p>
        </w:tc>
        <w:tc>
          <w:tcPr>
            <w:tcW w:w="1859" w:type="dxa"/>
          </w:tcPr>
          <w:p w14:paraId="266D0CEF" w14:textId="1681677B" w:rsidR="00580F09" w:rsidRPr="0055221A" w:rsidRDefault="00580F09" w:rsidP="00580F09">
            <w:pPr>
              <w:pStyle w:val="TableParagraph"/>
              <w:tabs>
                <w:tab w:val="left" w:pos="1332"/>
              </w:tabs>
              <w:spacing w:before="101"/>
              <w:ind w:left="100" w:right="78"/>
              <w:jc w:val="both"/>
              <w:rPr>
                <w:sz w:val="20"/>
                <w:szCs w:val="20"/>
              </w:rPr>
            </w:pPr>
            <w:r w:rsidRPr="00742870">
              <w:rPr>
                <w:spacing w:val="-2"/>
                <w:sz w:val="20"/>
                <w:szCs w:val="20"/>
              </w:rPr>
              <w:t>bisa dijelaskan bagaimana cara mengeste fitur daftar pengguna</w:t>
            </w:r>
          </w:p>
        </w:tc>
        <w:tc>
          <w:tcPr>
            <w:tcW w:w="1703" w:type="dxa"/>
          </w:tcPr>
          <w:p w14:paraId="4095F428" w14:textId="30DD1119" w:rsidR="00580F09" w:rsidRPr="0055221A" w:rsidRDefault="00580F09" w:rsidP="00580F09">
            <w:pPr>
              <w:pStyle w:val="TableParagraph"/>
              <w:tabs>
                <w:tab w:val="left" w:pos="1110"/>
                <w:tab w:val="left" w:pos="1168"/>
              </w:tabs>
              <w:spacing w:before="101"/>
              <w:ind w:left="99" w:right="81"/>
              <w:jc w:val="both"/>
              <w:rPr>
                <w:sz w:val="20"/>
                <w:szCs w:val="20"/>
              </w:rPr>
            </w:pPr>
            <w:r w:rsidRPr="00125E82">
              <w:rPr>
                <w:spacing w:val="-2"/>
                <w:sz w:val="20"/>
                <w:szCs w:val="20"/>
              </w:rPr>
              <w:t>Bagaimana menguji fitur registrasi?</w:t>
            </w:r>
          </w:p>
        </w:tc>
        <w:tc>
          <w:tcPr>
            <w:tcW w:w="1278" w:type="dxa"/>
          </w:tcPr>
          <w:p w14:paraId="53C4795F" w14:textId="5035F70D" w:rsidR="00580F09" w:rsidRPr="0055221A" w:rsidRDefault="00580F09" w:rsidP="00580F09">
            <w:pPr>
              <w:pStyle w:val="TableParagraph"/>
              <w:spacing w:before="101" w:line="229" w:lineRule="exact"/>
              <w:ind w:left="98"/>
              <w:jc w:val="both"/>
              <w:rPr>
                <w:sz w:val="20"/>
                <w:szCs w:val="20"/>
              </w:rPr>
            </w:pPr>
            <w:r w:rsidRPr="0055221A">
              <w:rPr>
                <w:rFonts w:hint="cs"/>
                <w:spacing w:val="-2"/>
                <w:sz w:val="20"/>
                <w:szCs w:val="20"/>
              </w:rPr>
              <w:t>0.3286</w:t>
            </w:r>
          </w:p>
          <w:p w14:paraId="33711F5C" w14:textId="1B2E7120" w:rsidR="00580F09" w:rsidRPr="0055221A" w:rsidRDefault="00580F09" w:rsidP="00580F09">
            <w:pPr>
              <w:pStyle w:val="TableParagraph"/>
              <w:spacing w:line="229" w:lineRule="exact"/>
              <w:ind w:left="98"/>
              <w:jc w:val="both"/>
              <w:rPr>
                <w:sz w:val="20"/>
                <w:szCs w:val="20"/>
              </w:rPr>
            </w:pPr>
          </w:p>
        </w:tc>
        <w:tc>
          <w:tcPr>
            <w:tcW w:w="1119" w:type="dxa"/>
          </w:tcPr>
          <w:p w14:paraId="15CCCAD7" w14:textId="3EE52462" w:rsidR="00580F09" w:rsidRPr="0055221A" w:rsidRDefault="00580F09" w:rsidP="00580F09">
            <w:pPr>
              <w:pStyle w:val="TableParagraph"/>
              <w:spacing w:before="101" w:line="229" w:lineRule="exact"/>
              <w:ind w:left="97"/>
              <w:jc w:val="both"/>
              <w:rPr>
                <w:sz w:val="20"/>
                <w:szCs w:val="20"/>
              </w:rPr>
            </w:pPr>
            <w:r w:rsidRPr="0055221A">
              <w:rPr>
                <w:rFonts w:hint="cs"/>
                <w:spacing w:val="-2"/>
                <w:sz w:val="20"/>
                <w:szCs w:val="20"/>
              </w:rPr>
              <w:t>0.0036</w:t>
            </w:r>
          </w:p>
          <w:p w14:paraId="2C066A80" w14:textId="244513BE" w:rsidR="00580F09" w:rsidRPr="0055221A" w:rsidRDefault="00580F09" w:rsidP="00580F09">
            <w:pPr>
              <w:pStyle w:val="TableParagraph"/>
              <w:ind w:left="97"/>
              <w:jc w:val="both"/>
              <w:rPr>
                <w:sz w:val="20"/>
                <w:szCs w:val="20"/>
              </w:rPr>
            </w:pPr>
          </w:p>
        </w:tc>
      </w:tr>
    </w:tbl>
    <w:p w14:paraId="15303738" w14:textId="77777777" w:rsidR="0055221A" w:rsidRPr="0055221A" w:rsidRDefault="0055221A" w:rsidP="0055221A">
      <w:pPr>
        <w:pStyle w:val="TableParagraph"/>
        <w:jc w:val="both"/>
        <w:rPr>
          <w:sz w:val="20"/>
          <w:szCs w:val="20"/>
        </w:rPr>
        <w:sectPr w:rsidR="0055221A" w:rsidRPr="0055221A" w:rsidSect="0055221A">
          <w:pgSz w:w="8400" w:h="11900"/>
          <w:pgMar w:top="740" w:right="283" w:bottom="940" w:left="992" w:header="0" w:footer="716" w:gutter="0"/>
          <w:cols w:space="720"/>
        </w:sectPr>
      </w:pPr>
    </w:p>
    <w:p w14:paraId="75C3172A" w14:textId="77777777" w:rsidR="0055221A" w:rsidRPr="0055221A" w:rsidRDefault="0055221A" w:rsidP="0055221A">
      <w:pPr>
        <w:spacing w:before="64"/>
        <w:ind w:left="1506"/>
        <w:jc w:val="both"/>
        <w:rPr>
          <w:sz w:val="20"/>
          <w:szCs w:val="20"/>
        </w:rPr>
      </w:pPr>
      <w:bookmarkStart w:id="120" w:name="_bookmark68"/>
      <w:bookmarkEnd w:id="120"/>
      <w:r w:rsidRPr="0055221A">
        <w:rPr>
          <w:rFonts w:hint="cs"/>
          <w:sz w:val="20"/>
          <w:szCs w:val="20"/>
        </w:rPr>
        <w:lastRenderedPageBreak/>
        <w:t>Tabel</w:t>
      </w:r>
      <w:r w:rsidRPr="0055221A">
        <w:rPr>
          <w:rFonts w:hint="cs"/>
          <w:spacing w:val="-3"/>
          <w:sz w:val="20"/>
          <w:szCs w:val="20"/>
        </w:rPr>
        <w:t xml:space="preserve"> </w:t>
      </w:r>
      <w:r w:rsidRPr="0055221A">
        <w:rPr>
          <w:rFonts w:hint="cs"/>
          <w:sz w:val="20"/>
          <w:szCs w:val="20"/>
        </w:rPr>
        <w:t>4.24</w:t>
      </w:r>
      <w:r w:rsidRPr="0055221A">
        <w:rPr>
          <w:rFonts w:hint="cs"/>
          <w:spacing w:val="-1"/>
          <w:sz w:val="20"/>
          <w:szCs w:val="20"/>
        </w:rPr>
        <w:t xml:space="preserve"> </w:t>
      </w:r>
      <w:r w:rsidRPr="0055221A">
        <w:rPr>
          <w:rFonts w:hint="cs"/>
          <w:sz w:val="20"/>
          <w:szCs w:val="20"/>
        </w:rPr>
        <w:t>Eksperimen</w:t>
      </w:r>
      <w:r w:rsidRPr="0055221A">
        <w:rPr>
          <w:rFonts w:hint="cs"/>
          <w:spacing w:val="-4"/>
          <w:sz w:val="20"/>
          <w:szCs w:val="20"/>
        </w:rPr>
        <w:t xml:space="preserve"> </w:t>
      </w:r>
      <w:r w:rsidRPr="0055221A">
        <w:rPr>
          <w:rFonts w:hint="cs"/>
          <w:sz w:val="20"/>
          <w:szCs w:val="20"/>
        </w:rPr>
        <w:t>Skor</w:t>
      </w:r>
      <w:r w:rsidRPr="0055221A">
        <w:rPr>
          <w:rFonts w:hint="cs"/>
          <w:spacing w:val="-3"/>
          <w:sz w:val="20"/>
          <w:szCs w:val="20"/>
        </w:rPr>
        <w:t xml:space="preserve"> </w:t>
      </w:r>
      <w:r w:rsidRPr="0055221A">
        <w:rPr>
          <w:rFonts w:hint="cs"/>
          <w:sz w:val="20"/>
          <w:szCs w:val="20"/>
        </w:rPr>
        <w:t>Bleu</w:t>
      </w:r>
      <w:r w:rsidRPr="0055221A">
        <w:rPr>
          <w:rFonts w:hint="cs"/>
          <w:spacing w:val="-2"/>
          <w:sz w:val="20"/>
          <w:szCs w:val="20"/>
        </w:rPr>
        <w:t xml:space="preserve"> </w:t>
      </w:r>
      <w:r w:rsidRPr="0055221A">
        <w:rPr>
          <w:rFonts w:hint="cs"/>
          <w:sz w:val="20"/>
          <w:szCs w:val="20"/>
        </w:rPr>
        <w:t>Tanpa</w:t>
      </w:r>
      <w:r w:rsidRPr="0055221A">
        <w:rPr>
          <w:rFonts w:hint="cs"/>
          <w:spacing w:val="-1"/>
          <w:sz w:val="20"/>
          <w:szCs w:val="20"/>
        </w:rPr>
        <w:t xml:space="preserve"> </w:t>
      </w:r>
      <w:r w:rsidRPr="0055221A">
        <w:rPr>
          <w:rFonts w:hint="cs"/>
          <w:spacing w:val="-2"/>
          <w:sz w:val="20"/>
          <w:szCs w:val="20"/>
        </w:rPr>
        <w:t>Sinonim</w:t>
      </w:r>
    </w:p>
    <w:p w14:paraId="585C8C75" w14:textId="77777777" w:rsidR="0055221A" w:rsidRPr="0055221A" w:rsidRDefault="0055221A" w:rsidP="0055221A">
      <w:pPr>
        <w:pStyle w:val="BodyText"/>
        <w:spacing w:before="69" w:after="1"/>
        <w:jc w:val="both"/>
      </w:pPr>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26"/>
        <w:gridCol w:w="1859"/>
        <w:gridCol w:w="1703"/>
        <w:gridCol w:w="1278"/>
        <w:gridCol w:w="1119"/>
      </w:tblGrid>
      <w:tr w:rsidR="0055221A" w:rsidRPr="0055221A" w14:paraId="48E55494" w14:textId="77777777" w:rsidTr="00D51454">
        <w:trPr>
          <w:trHeight w:val="661"/>
        </w:trPr>
        <w:tc>
          <w:tcPr>
            <w:tcW w:w="526" w:type="dxa"/>
          </w:tcPr>
          <w:p w14:paraId="71855B6A" w14:textId="77777777" w:rsidR="0055221A" w:rsidRPr="0055221A" w:rsidRDefault="0055221A" w:rsidP="0055221A">
            <w:pPr>
              <w:pStyle w:val="TableParagraph"/>
              <w:spacing w:before="101"/>
              <w:ind w:left="100"/>
              <w:jc w:val="both"/>
              <w:rPr>
                <w:sz w:val="20"/>
                <w:szCs w:val="20"/>
              </w:rPr>
            </w:pPr>
            <w:r w:rsidRPr="0055221A">
              <w:rPr>
                <w:rFonts w:hint="cs"/>
                <w:spacing w:val="-5"/>
                <w:sz w:val="20"/>
                <w:szCs w:val="20"/>
              </w:rPr>
              <w:t>No</w:t>
            </w:r>
          </w:p>
        </w:tc>
        <w:tc>
          <w:tcPr>
            <w:tcW w:w="1859" w:type="dxa"/>
          </w:tcPr>
          <w:p w14:paraId="2410D577" w14:textId="77777777" w:rsidR="0055221A" w:rsidRPr="0055221A" w:rsidRDefault="0055221A" w:rsidP="0055221A">
            <w:pPr>
              <w:pStyle w:val="TableParagraph"/>
              <w:spacing w:before="101"/>
              <w:ind w:left="100"/>
              <w:jc w:val="both"/>
              <w:rPr>
                <w:sz w:val="20"/>
                <w:szCs w:val="20"/>
              </w:rPr>
            </w:pPr>
            <w:r w:rsidRPr="0055221A">
              <w:rPr>
                <w:rFonts w:hint="cs"/>
                <w:sz w:val="20"/>
                <w:szCs w:val="20"/>
              </w:rPr>
              <w:t>Pertanyaan</w:t>
            </w:r>
            <w:r w:rsidRPr="0055221A">
              <w:rPr>
                <w:rFonts w:hint="cs"/>
                <w:spacing w:val="-8"/>
                <w:sz w:val="20"/>
                <w:szCs w:val="20"/>
              </w:rPr>
              <w:t xml:space="preserve"> </w:t>
            </w:r>
            <w:r w:rsidRPr="0055221A">
              <w:rPr>
                <w:rFonts w:hint="cs"/>
                <w:spacing w:val="-2"/>
                <w:sz w:val="20"/>
                <w:szCs w:val="20"/>
              </w:rPr>
              <w:t>Input</w:t>
            </w:r>
          </w:p>
        </w:tc>
        <w:tc>
          <w:tcPr>
            <w:tcW w:w="1703" w:type="dxa"/>
          </w:tcPr>
          <w:p w14:paraId="34D9F5B2" w14:textId="77777777" w:rsidR="0055221A" w:rsidRPr="0055221A" w:rsidRDefault="0055221A" w:rsidP="0055221A">
            <w:pPr>
              <w:pStyle w:val="TableParagraph"/>
              <w:spacing w:before="101"/>
              <w:ind w:left="99" w:right="81"/>
              <w:jc w:val="both"/>
              <w:rPr>
                <w:sz w:val="20"/>
                <w:szCs w:val="20"/>
              </w:rPr>
            </w:pPr>
            <w:r w:rsidRPr="0055221A">
              <w:rPr>
                <w:rFonts w:hint="cs"/>
                <w:spacing w:val="-2"/>
                <w:sz w:val="20"/>
                <w:szCs w:val="20"/>
              </w:rPr>
              <w:t>Pertanyaan Referensi</w:t>
            </w:r>
          </w:p>
        </w:tc>
        <w:tc>
          <w:tcPr>
            <w:tcW w:w="1278" w:type="dxa"/>
          </w:tcPr>
          <w:p w14:paraId="28B381BC" w14:textId="77777777" w:rsidR="0055221A" w:rsidRPr="0055221A" w:rsidRDefault="0055221A" w:rsidP="0055221A">
            <w:pPr>
              <w:pStyle w:val="TableParagraph"/>
              <w:spacing w:before="101"/>
              <w:ind w:left="98"/>
              <w:jc w:val="both"/>
              <w:rPr>
                <w:sz w:val="20"/>
                <w:szCs w:val="20"/>
              </w:rPr>
            </w:pPr>
            <w:r w:rsidRPr="0055221A">
              <w:rPr>
                <w:rFonts w:hint="cs"/>
                <w:spacing w:val="-4"/>
                <w:sz w:val="20"/>
                <w:szCs w:val="20"/>
              </w:rPr>
              <w:t xml:space="preserve">Skor </w:t>
            </w:r>
            <w:r w:rsidRPr="0055221A">
              <w:rPr>
                <w:rFonts w:hint="cs"/>
                <w:spacing w:val="-2"/>
                <w:sz w:val="20"/>
                <w:szCs w:val="20"/>
              </w:rPr>
              <w:t>Pertanyaan</w:t>
            </w:r>
          </w:p>
        </w:tc>
        <w:tc>
          <w:tcPr>
            <w:tcW w:w="1119" w:type="dxa"/>
          </w:tcPr>
          <w:p w14:paraId="0984DB7F" w14:textId="77777777" w:rsidR="0055221A" w:rsidRPr="0055221A" w:rsidRDefault="0055221A" w:rsidP="0055221A">
            <w:pPr>
              <w:pStyle w:val="TableParagraph"/>
              <w:spacing w:before="101"/>
              <w:ind w:left="97" w:right="229"/>
              <w:jc w:val="both"/>
              <w:rPr>
                <w:sz w:val="20"/>
                <w:szCs w:val="20"/>
              </w:rPr>
            </w:pPr>
            <w:r w:rsidRPr="0055221A">
              <w:rPr>
                <w:rFonts w:hint="cs"/>
                <w:spacing w:val="-4"/>
                <w:sz w:val="20"/>
                <w:szCs w:val="20"/>
              </w:rPr>
              <w:t xml:space="preserve">Skor </w:t>
            </w:r>
            <w:r w:rsidRPr="0055221A">
              <w:rPr>
                <w:rFonts w:hint="cs"/>
                <w:spacing w:val="-2"/>
                <w:sz w:val="20"/>
                <w:szCs w:val="20"/>
              </w:rPr>
              <w:t>Jawaban</w:t>
            </w:r>
          </w:p>
        </w:tc>
      </w:tr>
      <w:tr w:rsidR="00580F09" w:rsidRPr="0055221A" w14:paraId="54FFCA74" w14:textId="77777777" w:rsidTr="00D51454">
        <w:trPr>
          <w:trHeight w:val="1119"/>
        </w:trPr>
        <w:tc>
          <w:tcPr>
            <w:tcW w:w="526" w:type="dxa"/>
          </w:tcPr>
          <w:p w14:paraId="20EA8982" w14:textId="77777777" w:rsidR="00580F09" w:rsidRPr="0055221A" w:rsidRDefault="00580F09" w:rsidP="00580F09">
            <w:pPr>
              <w:pStyle w:val="TableParagraph"/>
              <w:spacing w:before="101"/>
              <w:ind w:left="100"/>
              <w:jc w:val="both"/>
              <w:rPr>
                <w:sz w:val="20"/>
                <w:szCs w:val="20"/>
              </w:rPr>
            </w:pPr>
            <w:r w:rsidRPr="0055221A">
              <w:rPr>
                <w:rFonts w:hint="cs"/>
                <w:spacing w:val="-10"/>
                <w:sz w:val="20"/>
                <w:szCs w:val="20"/>
              </w:rPr>
              <w:t>2</w:t>
            </w:r>
          </w:p>
        </w:tc>
        <w:tc>
          <w:tcPr>
            <w:tcW w:w="1859" w:type="dxa"/>
          </w:tcPr>
          <w:p w14:paraId="76FF03A2" w14:textId="76487331" w:rsidR="00580F09" w:rsidRPr="0055221A" w:rsidRDefault="00580F09" w:rsidP="00580F09">
            <w:pPr>
              <w:pStyle w:val="TableParagraph"/>
              <w:tabs>
                <w:tab w:val="left" w:pos="1126"/>
              </w:tabs>
              <w:ind w:left="100" w:right="79"/>
              <w:jc w:val="both"/>
              <w:rPr>
                <w:sz w:val="20"/>
                <w:szCs w:val="20"/>
              </w:rPr>
            </w:pPr>
            <w:r w:rsidRPr="00D214F1">
              <w:rPr>
                <w:sz w:val="20"/>
                <w:szCs w:val="20"/>
              </w:rPr>
              <w:t>gimana langkah daftar akun baru</w:t>
            </w:r>
          </w:p>
        </w:tc>
        <w:tc>
          <w:tcPr>
            <w:tcW w:w="1703" w:type="dxa"/>
          </w:tcPr>
          <w:p w14:paraId="303B47F4" w14:textId="77355B19" w:rsidR="00580F09" w:rsidRPr="0055221A" w:rsidRDefault="00580F09" w:rsidP="00580F09">
            <w:pPr>
              <w:pStyle w:val="TableParagraph"/>
              <w:spacing w:before="101"/>
              <w:ind w:left="99" w:right="81"/>
              <w:jc w:val="both"/>
              <w:rPr>
                <w:sz w:val="20"/>
                <w:szCs w:val="20"/>
              </w:rPr>
            </w:pPr>
            <w:r w:rsidRPr="00D214F1">
              <w:rPr>
                <w:spacing w:val="-2"/>
                <w:sz w:val="20"/>
                <w:szCs w:val="20"/>
              </w:rPr>
              <w:t>Apa saja Step untuk menguji</w:t>
            </w:r>
            <w:r>
              <w:rPr>
                <w:spacing w:val="-2"/>
                <w:sz w:val="20"/>
                <w:szCs w:val="20"/>
              </w:rPr>
              <w:t xml:space="preserve"> registrasi</w:t>
            </w:r>
            <w:r w:rsidRPr="00D214F1">
              <w:rPr>
                <w:spacing w:val="-2"/>
                <w:sz w:val="20"/>
                <w:szCs w:val="20"/>
              </w:rPr>
              <w:t>?</w:t>
            </w:r>
          </w:p>
        </w:tc>
        <w:tc>
          <w:tcPr>
            <w:tcW w:w="1278" w:type="dxa"/>
          </w:tcPr>
          <w:p w14:paraId="6D4416E8" w14:textId="0676CF83" w:rsidR="00580F09" w:rsidRPr="0055221A" w:rsidRDefault="00580F09" w:rsidP="00580F09">
            <w:pPr>
              <w:pStyle w:val="TableParagraph"/>
              <w:spacing w:before="101" w:line="229" w:lineRule="exact"/>
              <w:ind w:left="98"/>
              <w:jc w:val="both"/>
              <w:rPr>
                <w:sz w:val="20"/>
                <w:szCs w:val="20"/>
              </w:rPr>
            </w:pPr>
            <w:r w:rsidRPr="0055221A">
              <w:rPr>
                <w:rFonts w:hint="cs"/>
                <w:spacing w:val="-2"/>
                <w:sz w:val="20"/>
                <w:szCs w:val="20"/>
              </w:rPr>
              <w:t>0.</w:t>
            </w:r>
            <w:r w:rsidR="007A4B55">
              <w:rPr>
                <w:spacing w:val="-2"/>
                <w:sz w:val="20"/>
                <w:szCs w:val="20"/>
              </w:rPr>
              <w:t>3</w:t>
            </w:r>
            <w:r w:rsidRPr="0055221A">
              <w:rPr>
                <w:rFonts w:hint="cs"/>
                <w:spacing w:val="-2"/>
                <w:sz w:val="20"/>
                <w:szCs w:val="20"/>
              </w:rPr>
              <w:t>177</w:t>
            </w:r>
          </w:p>
          <w:p w14:paraId="682FB61E" w14:textId="683215B3" w:rsidR="00580F09" w:rsidRPr="0055221A" w:rsidRDefault="00580F09" w:rsidP="00580F09">
            <w:pPr>
              <w:pStyle w:val="TableParagraph"/>
              <w:spacing w:line="229" w:lineRule="exact"/>
              <w:ind w:left="98"/>
              <w:jc w:val="both"/>
              <w:rPr>
                <w:sz w:val="20"/>
                <w:szCs w:val="20"/>
              </w:rPr>
            </w:pPr>
          </w:p>
        </w:tc>
        <w:tc>
          <w:tcPr>
            <w:tcW w:w="1119" w:type="dxa"/>
          </w:tcPr>
          <w:p w14:paraId="096A9636" w14:textId="1F364372" w:rsidR="00580F09" w:rsidRPr="0055221A" w:rsidRDefault="007A4B55" w:rsidP="00580F09">
            <w:pPr>
              <w:pStyle w:val="TableParagraph"/>
              <w:spacing w:before="101" w:line="229" w:lineRule="exact"/>
              <w:ind w:left="97"/>
              <w:jc w:val="both"/>
              <w:rPr>
                <w:sz w:val="20"/>
                <w:szCs w:val="20"/>
              </w:rPr>
            </w:pPr>
            <w:r>
              <w:rPr>
                <w:spacing w:val="-5"/>
                <w:sz w:val="20"/>
              </w:rPr>
              <w:t>1.0</w:t>
            </w:r>
          </w:p>
          <w:p w14:paraId="079E0A5A" w14:textId="0B2036B2" w:rsidR="00580F09" w:rsidRPr="0055221A" w:rsidRDefault="00580F09" w:rsidP="00580F09">
            <w:pPr>
              <w:pStyle w:val="TableParagraph"/>
              <w:ind w:left="97"/>
              <w:jc w:val="both"/>
              <w:rPr>
                <w:sz w:val="20"/>
                <w:szCs w:val="20"/>
              </w:rPr>
            </w:pPr>
          </w:p>
        </w:tc>
      </w:tr>
      <w:tr w:rsidR="00580F09" w:rsidRPr="0055221A" w14:paraId="64FB22BB" w14:textId="77777777" w:rsidTr="00D51454">
        <w:trPr>
          <w:trHeight w:val="1348"/>
        </w:trPr>
        <w:tc>
          <w:tcPr>
            <w:tcW w:w="526" w:type="dxa"/>
          </w:tcPr>
          <w:p w14:paraId="7406A0F9" w14:textId="77777777" w:rsidR="00580F09" w:rsidRPr="0055221A" w:rsidRDefault="00580F09" w:rsidP="00580F09">
            <w:pPr>
              <w:pStyle w:val="TableParagraph"/>
              <w:spacing w:before="99"/>
              <w:ind w:left="100"/>
              <w:jc w:val="both"/>
              <w:rPr>
                <w:sz w:val="20"/>
                <w:szCs w:val="20"/>
              </w:rPr>
            </w:pPr>
            <w:r w:rsidRPr="0055221A">
              <w:rPr>
                <w:rFonts w:hint="cs"/>
                <w:spacing w:val="-10"/>
                <w:sz w:val="20"/>
                <w:szCs w:val="20"/>
              </w:rPr>
              <w:t>3</w:t>
            </w:r>
          </w:p>
        </w:tc>
        <w:tc>
          <w:tcPr>
            <w:tcW w:w="1859" w:type="dxa"/>
          </w:tcPr>
          <w:p w14:paraId="3D5A72AF" w14:textId="20AEAB13" w:rsidR="00580F09" w:rsidRPr="0055221A" w:rsidRDefault="00580F09" w:rsidP="00580F09">
            <w:pPr>
              <w:pStyle w:val="TableParagraph"/>
              <w:spacing w:before="99"/>
              <w:ind w:left="100" w:right="79"/>
              <w:jc w:val="both"/>
              <w:rPr>
                <w:sz w:val="20"/>
                <w:szCs w:val="20"/>
              </w:rPr>
            </w:pPr>
            <w:r w:rsidRPr="00D214F1">
              <w:rPr>
                <w:sz w:val="20"/>
                <w:szCs w:val="20"/>
              </w:rPr>
              <w:t>bagaimana cara menguji masuk ke akun</w:t>
            </w:r>
          </w:p>
        </w:tc>
        <w:tc>
          <w:tcPr>
            <w:tcW w:w="1703" w:type="dxa"/>
          </w:tcPr>
          <w:p w14:paraId="438DB15B" w14:textId="4FA30C5E" w:rsidR="00580F09" w:rsidRPr="0055221A" w:rsidRDefault="00580F09" w:rsidP="00580F09">
            <w:pPr>
              <w:pStyle w:val="TableParagraph"/>
              <w:ind w:left="99" w:right="79"/>
              <w:jc w:val="both"/>
              <w:rPr>
                <w:sz w:val="20"/>
                <w:szCs w:val="20"/>
              </w:rPr>
            </w:pPr>
            <w:r w:rsidRPr="00D214F1">
              <w:rPr>
                <w:sz w:val="20"/>
                <w:szCs w:val="20"/>
              </w:rPr>
              <w:t>Bagaimana cara menguji skenario login?</w:t>
            </w:r>
          </w:p>
        </w:tc>
        <w:tc>
          <w:tcPr>
            <w:tcW w:w="1278" w:type="dxa"/>
          </w:tcPr>
          <w:p w14:paraId="2DD9C029" w14:textId="7BF837D2" w:rsidR="00580F09" w:rsidRPr="0055221A" w:rsidRDefault="00580F09" w:rsidP="00580F09">
            <w:pPr>
              <w:pStyle w:val="TableParagraph"/>
              <w:spacing w:before="99"/>
              <w:ind w:left="98"/>
              <w:jc w:val="both"/>
              <w:rPr>
                <w:sz w:val="20"/>
                <w:szCs w:val="20"/>
              </w:rPr>
            </w:pPr>
            <w:r w:rsidRPr="0055221A">
              <w:rPr>
                <w:rFonts w:hint="cs"/>
                <w:spacing w:val="-2"/>
                <w:sz w:val="20"/>
                <w:szCs w:val="20"/>
              </w:rPr>
              <w:t>0.</w:t>
            </w:r>
            <w:r w:rsidR="007A4B55">
              <w:rPr>
                <w:spacing w:val="-2"/>
                <w:sz w:val="20"/>
                <w:szCs w:val="20"/>
              </w:rPr>
              <w:t>2</w:t>
            </w:r>
            <w:r w:rsidRPr="0055221A">
              <w:rPr>
                <w:rFonts w:hint="cs"/>
                <w:spacing w:val="-2"/>
                <w:sz w:val="20"/>
                <w:szCs w:val="20"/>
              </w:rPr>
              <w:t>549</w:t>
            </w:r>
          </w:p>
          <w:p w14:paraId="15AD9F0B" w14:textId="4E21A0C5" w:rsidR="00580F09" w:rsidRPr="0055221A" w:rsidRDefault="00580F09" w:rsidP="00580F09">
            <w:pPr>
              <w:pStyle w:val="TableParagraph"/>
              <w:ind w:left="98"/>
              <w:jc w:val="both"/>
              <w:rPr>
                <w:sz w:val="20"/>
                <w:szCs w:val="20"/>
              </w:rPr>
            </w:pPr>
          </w:p>
        </w:tc>
        <w:tc>
          <w:tcPr>
            <w:tcW w:w="1119" w:type="dxa"/>
          </w:tcPr>
          <w:p w14:paraId="40BB1AAD" w14:textId="0C5E88B7" w:rsidR="00580F09" w:rsidRPr="0055221A" w:rsidRDefault="00580F09" w:rsidP="00580F09">
            <w:pPr>
              <w:pStyle w:val="TableParagraph"/>
              <w:spacing w:before="99"/>
              <w:ind w:left="97"/>
              <w:jc w:val="both"/>
              <w:rPr>
                <w:sz w:val="20"/>
                <w:szCs w:val="20"/>
              </w:rPr>
            </w:pPr>
            <w:r w:rsidRPr="0055221A">
              <w:rPr>
                <w:rFonts w:hint="cs"/>
                <w:spacing w:val="-2"/>
                <w:sz w:val="20"/>
                <w:szCs w:val="20"/>
              </w:rPr>
              <w:t>0.0</w:t>
            </w:r>
            <w:r>
              <w:rPr>
                <w:spacing w:val="-2"/>
                <w:sz w:val="20"/>
                <w:szCs w:val="20"/>
              </w:rPr>
              <w:t>3</w:t>
            </w:r>
            <w:r w:rsidRPr="0055221A">
              <w:rPr>
                <w:rFonts w:hint="cs"/>
                <w:spacing w:val="-2"/>
                <w:sz w:val="20"/>
                <w:szCs w:val="20"/>
              </w:rPr>
              <w:t>32</w:t>
            </w:r>
          </w:p>
        </w:tc>
      </w:tr>
      <w:tr w:rsidR="00580F09" w:rsidRPr="0055221A" w14:paraId="42BCCB85" w14:textId="77777777" w:rsidTr="00D51454">
        <w:trPr>
          <w:trHeight w:val="1119"/>
        </w:trPr>
        <w:tc>
          <w:tcPr>
            <w:tcW w:w="526" w:type="dxa"/>
          </w:tcPr>
          <w:p w14:paraId="11704F81" w14:textId="77777777" w:rsidR="00580F09" w:rsidRPr="0055221A" w:rsidRDefault="00580F09" w:rsidP="00580F09">
            <w:pPr>
              <w:pStyle w:val="TableParagraph"/>
              <w:spacing w:before="101"/>
              <w:ind w:left="100"/>
              <w:jc w:val="both"/>
              <w:rPr>
                <w:sz w:val="20"/>
                <w:szCs w:val="20"/>
              </w:rPr>
            </w:pPr>
            <w:r w:rsidRPr="0055221A">
              <w:rPr>
                <w:rFonts w:hint="cs"/>
                <w:spacing w:val="-10"/>
                <w:sz w:val="20"/>
                <w:szCs w:val="20"/>
              </w:rPr>
              <w:t>4</w:t>
            </w:r>
          </w:p>
        </w:tc>
        <w:tc>
          <w:tcPr>
            <w:tcW w:w="1859" w:type="dxa"/>
          </w:tcPr>
          <w:p w14:paraId="1CA6CD19" w14:textId="75CEE1A7" w:rsidR="00580F09" w:rsidRPr="0055221A" w:rsidRDefault="00580F09" w:rsidP="00580F09">
            <w:pPr>
              <w:pStyle w:val="TableParagraph"/>
              <w:spacing w:before="101"/>
              <w:ind w:left="100" w:right="77"/>
              <w:jc w:val="both"/>
              <w:rPr>
                <w:sz w:val="20"/>
                <w:szCs w:val="20"/>
              </w:rPr>
            </w:pPr>
            <w:r>
              <w:rPr>
                <w:sz w:val="20"/>
                <w:szCs w:val="20"/>
              </w:rPr>
              <w:t>l</w:t>
            </w:r>
            <w:r w:rsidRPr="00AD79EF">
              <w:rPr>
                <w:sz w:val="20"/>
                <w:szCs w:val="20"/>
              </w:rPr>
              <w:t>angkah-langkah pengujian Lupa Password itu bagaimana</w:t>
            </w:r>
          </w:p>
        </w:tc>
        <w:tc>
          <w:tcPr>
            <w:tcW w:w="1703" w:type="dxa"/>
          </w:tcPr>
          <w:p w14:paraId="46170BA1" w14:textId="3D1E5701" w:rsidR="00580F09" w:rsidRPr="0055221A" w:rsidRDefault="00580F09" w:rsidP="00580F09">
            <w:pPr>
              <w:pStyle w:val="TableParagraph"/>
              <w:tabs>
                <w:tab w:val="left" w:pos="1212"/>
              </w:tabs>
              <w:spacing w:before="101"/>
              <w:ind w:left="99" w:right="80"/>
              <w:jc w:val="both"/>
              <w:rPr>
                <w:sz w:val="20"/>
                <w:szCs w:val="20"/>
              </w:rPr>
            </w:pPr>
            <w:r w:rsidRPr="00AD79EF">
              <w:rPr>
                <w:sz w:val="20"/>
                <w:szCs w:val="20"/>
              </w:rPr>
              <w:t>Bagaimana langkah-langkah dalam pengujian Lupa Password?</w:t>
            </w:r>
          </w:p>
        </w:tc>
        <w:tc>
          <w:tcPr>
            <w:tcW w:w="1278" w:type="dxa"/>
          </w:tcPr>
          <w:p w14:paraId="7D25E744" w14:textId="3D80D7DD" w:rsidR="00580F09" w:rsidRPr="0055221A" w:rsidRDefault="00580F09" w:rsidP="00580F09">
            <w:pPr>
              <w:pStyle w:val="TableParagraph"/>
              <w:spacing w:before="101"/>
              <w:ind w:left="98"/>
              <w:jc w:val="both"/>
              <w:rPr>
                <w:sz w:val="20"/>
                <w:szCs w:val="20"/>
              </w:rPr>
            </w:pPr>
            <w:r w:rsidRPr="0055221A">
              <w:rPr>
                <w:rFonts w:hint="cs"/>
                <w:spacing w:val="-2"/>
                <w:sz w:val="20"/>
                <w:szCs w:val="20"/>
              </w:rPr>
              <w:t>0.1744</w:t>
            </w:r>
          </w:p>
          <w:p w14:paraId="32261C5B" w14:textId="626B10E5" w:rsidR="00580F09" w:rsidRPr="0055221A" w:rsidRDefault="00580F09" w:rsidP="00580F09">
            <w:pPr>
              <w:pStyle w:val="TableParagraph"/>
              <w:ind w:left="98"/>
              <w:jc w:val="both"/>
              <w:rPr>
                <w:sz w:val="20"/>
                <w:szCs w:val="20"/>
              </w:rPr>
            </w:pPr>
          </w:p>
        </w:tc>
        <w:tc>
          <w:tcPr>
            <w:tcW w:w="1119" w:type="dxa"/>
          </w:tcPr>
          <w:p w14:paraId="7B1AA440" w14:textId="7DD57552" w:rsidR="00580F09" w:rsidRPr="0055221A" w:rsidRDefault="00580F09" w:rsidP="00580F09">
            <w:pPr>
              <w:pStyle w:val="TableParagraph"/>
              <w:spacing w:before="101"/>
              <w:ind w:left="97"/>
              <w:jc w:val="both"/>
              <w:rPr>
                <w:sz w:val="20"/>
                <w:szCs w:val="20"/>
              </w:rPr>
            </w:pPr>
            <w:r w:rsidRPr="0055221A">
              <w:rPr>
                <w:rFonts w:hint="cs"/>
                <w:spacing w:val="-2"/>
                <w:sz w:val="20"/>
                <w:szCs w:val="20"/>
              </w:rPr>
              <w:t>0.0</w:t>
            </w:r>
            <w:r w:rsidR="00CA3C03">
              <w:rPr>
                <w:spacing w:val="-2"/>
                <w:sz w:val="20"/>
                <w:szCs w:val="20"/>
              </w:rPr>
              <w:t>8</w:t>
            </w:r>
            <w:r w:rsidRPr="0055221A">
              <w:rPr>
                <w:rFonts w:hint="cs"/>
                <w:spacing w:val="-2"/>
                <w:sz w:val="20"/>
                <w:szCs w:val="20"/>
              </w:rPr>
              <w:t>55</w:t>
            </w:r>
          </w:p>
          <w:p w14:paraId="7901523C" w14:textId="12E61B38" w:rsidR="00580F09" w:rsidRPr="0055221A" w:rsidRDefault="00580F09" w:rsidP="00580F09">
            <w:pPr>
              <w:pStyle w:val="TableParagraph"/>
              <w:ind w:left="97"/>
              <w:jc w:val="both"/>
              <w:rPr>
                <w:sz w:val="20"/>
                <w:szCs w:val="20"/>
              </w:rPr>
            </w:pPr>
          </w:p>
        </w:tc>
      </w:tr>
    </w:tbl>
    <w:p w14:paraId="3920529E" w14:textId="77777777" w:rsidR="0055221A" w:rsidRPr="0055221A" w:rsidRDefault="0055221A" w:rsidP="0055221A">
      <w:pPr>
        <w:pStyle w:val="BodyText"/>
        <w:spacing w:before="21"/>
        <w:jc w:val="both"/>
      </w:pPr>
    </w:p>
    <w:p w14:paraId="280E4314" w14:textId="4E176A12" w:rsidR="0055221A" w:rsidRPr="0055221A" w:rsidRDefault="007A4B55" w:rsidP="0055221A">
      <w:pPr>
        <w:pStyle w:val="BodyText"/>
        <w:spacing w:before="1" w:line="230" w:lineRule="auto"/>
        <w:ind w:left="184" w:right="453" w:firstLine="427"/>
        <w:jc w:val="both"/>
      </w:pPr>
      <w:r w:rsidRPr="007A4B55">
        <w:t>Nilai BLEU berada pada rentang 0 hingga 1, di mana angka 0 menandakan tidak adanya kemiripan antara data yang diuji dan data referensi, sedangkan angka 1 menunjukkan kemiripan yang sepenuhnya identik. Berdasarkan Tabel 4.23 di atas, terlihat bahwa nilai BLEU untuk pertanyaan input dan referensi tergolong sangat rendah. Hal yang sama juga tampak pada hasil jawaban yang dihasilkan oleh chatbot. Dari data pada tabel tersebut, terlihat adanya perbedaan yang cukup mencolok antara kondisi saat chatbot mampu mengenali sinonim dan saat tidak memiliki kemampuan sinonim.</w:t>
      </w:r>
    </w:p>
    <w:p w14:paraId="46301B46" w14:textId="77777777" w:rsidR="0055221A" w:rsidRPr="0055221A" w:rsidRDefault="0055221A" w:rsidP="0055221A">
      <w:pPr>
        <w:pStyle w:val="BodyText"/>
        <w:spacing w:line="230" w:lineRule="auto"/>
        <w:jc w:val="both"/>
        <w:sectPr w:rsidR="0055221A" w:rsidRPr="0055221A" w:rsidSect="0055221A">
          <w:pgSz w:w="8400" w:h="11900"/>
          <w:pgMar w:top="740" w:right="283" w:bottom="940" w:left="992" w:header="0" w:footer="716" w:gutter="0"/>
          <w:cols w:space="720"/>
        </w:sectPr>
      </w:pPr>
    </w:p>
    <w:p w14:paraId="3E93316F" w14:textId="77777777" w:rsidR="0055221A" w:rsidRPr="0055221A" w:rsidRDefault="0055221A" w:rsidP="0055221A">
      <w:pPr>
        <w:pStyle w:val="Heading5"/>
        <w:spacing w:before="79"/>
        <w:ind w:left="656" w:right="291"/>
        <w:jc w:val="both"/>
        <w:rPr>
          <w:rFonts w:ascii="Times New Roman" w:hAnsi="Times New Roman" w:cs="Times New Roman"/>
          <w:sz w:val="20"/>
          <w:szCs w:val="20"/>
        </w:rPr>
      </w:pPr>
      <w:r w:rsidRPr="0055221A">
        <w:rPr>
          <w:rFonts w:ascii="Times New Roman" w:hAnsi="Times New Roman" w:cs="Times New Roman" w:hint="cs"/>
          <w:sz w:val="20"/>
          <w:szCs w:val="20"/>
        </w:rPr>
        <w:lastRenderedPageBreak/>
        <w:t>Tabel</w:t>
      </w:r>
      <w:r w:rsidRPr="0055221A">
        <w:rPr>
          <w:rFonts w:ascii="Times New Roman" w:hAnsi="Times New Roman" w:cs="Times New Roman" w:hint="cs"/>
          <w:spacing w:val="-6"/>
          <w:sz w:val="20"/>
          <w:szCs w:val="20"/>
        </w:rPr>
        <w:t xml:space="preserve"> </w:t>
      </w:r>
      <w:r w:rsidRPr="0055221A">
        <w:rPr>
          <w:rFonts w:ascii="Times New Roman" w:hAnsi="Times New Roman" w:cs="Times New Roman" w:hint="cs"/>
          <w:sz w:val="20"/>
          <w:szCs w:val="20"/>
        </w:rPr>
        <w:t>4.25</w:t>
      </w:r>
      <w:r w:rsidRPr="0055221A">
        <w:rPr>
          <w:rFonts w:ascii="Times New Roman" w:hAnsi="Times New Roman" w:cs="Times New Roman" w:hint="cs"/>
          <w:spacing w:val="-3"/>
          <w:sz w:val="20"/>
          <w:szCs w:val="20"/>
        </w:rPr>
        <w:t xml:space="preserve"> </w:t>
      </w:r>
      <w:r w:rsidRPr="0055221A">
        <w:rPr>
          <w:rFonts w:ascii="Times New Roman" w:hAnsi="Times New Roman" w:cs="Times New Roman" w:hint="cs"/>
          <w:sz w:val="20"/>
          <w:szCs w:val="20"/>
        </w:rPr>
        <w:t>Perluasan</w:t>
      </w:r>
      <w:r w:rsidRPr="0055221A">
        <w:rPr>
          <w:rFonts w:ascii="Times New Roman" w:hAnsi="Times New Roman" w:cs="Times New Roman" w:hint="cs"/>
          <w:spacing w:val="-6"/>
          <w:sz w:val="20"/>
          <w:szCs w:val="20"/>
        </w:rPr>
        <w:t xml:space="preserve"> </w:t>
      </w:r>
      <w:r w:rsidRPr="0055221A">
        <w:rPr>
          <w:rFonts w:ascii="Times New Roman" w:hAnsi="Times New Roman" w:cs="Times New Roman" w:hint="cs"/>
          <w:sz w:val="20"/>
          <w:szCs w:val="20"/>
        </w:rPr>
        <w:t>Tabel</w:t>
      </w:r>
      <w:r w:rsidRPr="0055221A">
        <w:rPr>
          <w:rFonts w:ascii="Times New Roman" w:hAnsi="Times New Roman" w:cs="Times New Roman" w:hint="cs"/>
          <w:spacing w:val="-6"/>
          <w:sz w:val="20"/>
          <w:szCs w:val="20"/>
        </w:rPr>
        <w:t xml:space="preserve"> </w:t>
      </w:r>
      <w:r w:rsidRPr="0055221A">
        <w:rPr>
          <w:rFonts w:ascii="Times New Roman" w:hAnsi="Times New Roman" w:cs="Times New Roman" w:hint="cs"/>
          <w:sz w:val="20"/>
          <w:szCs w:val="20"/>
        </w:rPr>
        <w:t>Eksperimen</w:t>
      </w:r>
      <w:r w:rsidRPr="0055221A">
        <w:rPr>
          <w:rFonts w:ascii="Times New Roman" w:hAnsi="Times New Roman" w:cs="Times New Roman" w:hint="cs"/>
          <w:spacing w:val="-5"/>
          <w:sz w:val="20"/>
          <w:szCs w:val="20"/>
        </w:rPr>
        <w:t xml:space="preserve"> </w:t>
      </w:r>
      <w:r w:rsidRPr="0055221A">
        <w:rPr>
          <w:rFonts w:ascii="Times New Roman" w:hAnsi="Times New Roman" w:cs="Times New Roman" w:hint="cs"/>
          <w:sz w:val="20"/>
          <w:szCs w:val="20"/>
        </w:rPr>
        <w:t>Skor</w:t>
      </w:r>
      <w:r w:rsidRPr="0055221A">
        <w:rPr>
          <w:rFonts w:ascii="Times New Roman" w:hAnsi="Times New Roman" w:cs="Times New Roman" w:hint="cs"/>
          <w:spacing w:val="-5"/>
          <w:sz w:val="20"/>
          <w:szCs w:val="20"/>
        </w:rPr>
        <w:t xml:space="preserve"> </w:t>
      </w:r>
      <w:r w:rsidRPr="0055221A">
        <w:rPr>
          <w:rFonts w:ascii="Times New Roman" w:hAnsi="Times New Roman" w:cs="Times New Roman" w:hint="cs"/>
          <w:sz w:val="20"/>
          <w:szCs w:val="20"/>
        </w:rPr>
        <w:t>Bleu</w:t>
      </w:r>
      <w:r w:rsidRPr="0055221A">
        <w:rPr>
          <w:rFonts w:ascii="Times New Roman" w:hAnsi="Times New Roman" w:cs="Times New Roman" w:hint="cs"/>
          <w:spacing w:val="-5"/>
          <w:sz w:val="20"/>
          <w:szCs w:val="20"/>
        </w:rPr>
        <w:t xml:space="preserve"> </w:t>
      </w:r>
      <w:r w:rsidRPr="0055221A">
        <w:rPr>
          <w:rFonts w:ascii="Times New Roman" w:hAnsi="Times New Roman" w:cs="Times New Roman" w:hint="cs"/>
          <w:sz w:val="20"/>
          <w:szCs w:val="20"/>
        </w:rPr>
        <w:t>Tanpa</w:t>
      </w:r>
      <w:r w:rsidRPr="0055221A">
        <w:rPr>
          <w:rFonts w:ascii="Times New Roman" w:hAnsi="Times New Roman" w:cs="Times New Roman" w:hint="cs"/>
          <w:spacing w:val="-4"/>
          <w:sz w:val="20"/>
          <w:szCs w:val="20"/>
        </w:rPr>
        <w:t xml:space="preserve"> </w:t>
      </w:r>
      <w:r w:rsidRPr="0055221A">
        <w:rPr>
          <w:rFonts w:ascii="Times New Roman" w:hAnsi="Times New Roman" w:cs="Times New Roman" w:hint="cs"/>
          <w:spacing w:val="-2"/>
          <w:sz w:val="20"/>
          <w:szCs w:val="20"/>
        </w:rPr>
        <w:t>Sinonim</w:t>
      </w:r>
    </w:p>
    <w:p w14:paraId="2FDC4378" w14:textId="77777777" w:rsidR="0055221A" w:rsidRPr="0055221A" w:rsidRDefault="0055221A" w:rsidP="0055221A">
      <w:pPr>
        <w:pStyle w:val="BodyText"/>
        <w:spacing w:before="25"/>
        <w:jc w:val="both"/>
      </w:pPr>
    </w:p>
    <w:tbl>
      <w:tblPr>
        <w:tblW w:w="0" w:type="auto"/>
        <w:tblInd w:w="1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94"/>
        <w:gridCol w:w="2986"/>
        <w:gridCol w:w="3000"/>
      </w:tblGrid>
      <w:tr w:rsidR="0055221A" w:rsidRPr="0055221A" w14:paraId="071BFFF2" w14:textId="77777777" w:rsidTr="00D51454">
        <w:trPr>
          <w:trHeight w:val="428"/>
        </w:trPr>
        <w:tc>
          <w:tcPr>
            <w:tcW w:w="494" w:type="dxa"/>
          </w:tcPr>
          <w:p w14:paraId="30152BC2" w14:textId="77777777" w:rsidR="0055221A" w:rsidRPr="0055221A" w:rsidRDefault="0055221A" w:rsidP="0055221A">
            <w:pPr>
              <w:pStyle w:val="TableParagraph"/>
              <w:spacing w:before="101"/>
              <w:ind w:left="124"/>
              <w:jc w:val="both"/>
              <w:rPr>
                <w:sz w:val="20"/>
                <w:szCs w:val="20"/>
              </w:rPr>
            </w:pPr>
            <w:r w:rsidRPr="0055221A">
              <w:rPr>
                <w:rFonts w:hint="cs"/>
                <w:spacing w:val="-5"/>
                <w:sz w:val="20"/>
                <w:szCs w:val="20"/>
              </w:rPr>
              <w:t>No</w:t>
            </w:r>
          </w:p>
        </w:tc>
        <w:tc>
          <w:tcPr>
            <w:tcW w:w="2986" w:type="dxa"/>
          </w:tcPr>
          <w:p w14:paraId="373C9129" w14:textId="77777777" w:rsidR="0055221A" w:rsidRPr="0055221A" w:rsidRDefault="0055221A" w:rsidP="0055221A">
            <w:pPr>
              <w:pStyle w:val="TableParagraph"/>
              <w:spacing w:before="101"/>
              <w:ind w:left="566"/>
              <w:jc w:val="both"/>
              <w:rPr>
                <w:sz w:val="20"/>
                <w:szCs w:val="20"/>
              </w:rPr>
            </w:pPr>
            <w:r w:rsidRPr="0055221A">
              <w:rPr>
                <w:rFonts w:hint="cs"/>
                <w:sz w:val="20"/>
                <w:szCs w:val="20"/>
              </w:rPr>
              <w:t>Jawaban</w:t>
            </w:r>
            <w:r w:rsidRPr="0055221A">
              <w:rPr>
                <w:rFonts w:hint="cs"/>
                <w:spacing w:val="-6"/>
                <w:sz w:val="20"/>
                <w:szCs w:val="20"/>
              </w:rPr>
              <w:t xml:space="preserve"> </w:t>
            </w:r>
            <w:r w:rsidRPr="0055221A">
              <w:rPr>
                <w:rFonts w:hint="cs"/>
                <w:spacing w:val="-2"/>
                <w:sz w:val="20"/>
                <w:szCs w:val="20"/>
              </w:rPr>
              <w:t>Diharapkan</w:t>
            </w:r>
          </w:p>
        </w:tc>
        <w:tc>
          <w:tcPr>
            <w:tcW w:w="3000" w:type="dxa"/>
          </w:tcPr>
          <w:p w14:paraId="2999AA03" w14:textId="77777777" w:rsidR="0055221A" w:rsidRPr="0055221A" w:rsidRDefault="0055221A" w:rsidP="0055221A">
            <w:pPr>
              <w:pStyle w:val="TableParagraph"/>
              <w:spacing w:before="101"/>
              <w:ind w:left="586"/>
              <w:jc w:val="both"/>
              <w:rPr>
                <w:sz w:val="20"/>
                <w:szCs w:val="20"/>
              </w:rPr>
            </w:pPr>
            <w:r w:rsidRPr="0055221A">
              <w:rPr>
                <w:rFonts w:hint="cs"/>
                <w:sz w:val="20"/>
                <w:szCs w:val="20"/>
              </w:rPr>
              <w:t>Jawaban</w:t>
            </w:r>
            <w:r w:rsidRPr="0055221A">
              <w:rPr>
                <w:rFonts w:hint="cs"/>
                <w:spacing w:val="-6"/>
                <w:sz w:val="20"/>
                <w:szCs w:val="20"/>
              </w:rPr>
              <w:t xml:space="preserve"> </w:t>
            </w:r>
            <w:r w:rsidRPr="0055221A">
              <w:rPr>
                <w:rFonts w:hint="cs"/>
                <w:spacing w:val="-2"/>
                <w:sz w:val="20"/>
                <w:szCs w:val="20"/>
              </w:rPr>
              <w:t>Didapatkan</w:t>
            </w:r>
          </w:p>
        </w:tc>
      </w:tr>
      <w:tr w:rsidR="0055221A" w:rsidRPr="0055221A" w14:paraId="2F55FF34" w14:textId="77777777" w:rsidTr="00D51454">
        <w:trPr>
          <w:trHeight w:val="4341"/>
        </w:trPr>
        <w:tc>
          <w:tcPr>
            <w:tcW w:w="494" w:type="dxa"/>
          </w:tcPr>
          <w:p w14:paraId="5836ABFF" w14:textId="77777777" w:rsidR="0055221A" w:rsidRPr="0055221A" w:rsidRDefault="0055221A" w:rsidP="0055221A">
            <w:pPr>
              <w:pStyle w:val="TableParagraph"/>
              <w:spacing w:before="101"/>
              <w:ind w:left="100"/>
              <w:jc w:val="both"/>
              <w:rPr>
                <w:sz w:val="20"/>
                <w:szCs w:val="20"/>
              </w:rPr>
            </w:pPr>
            <w:r w:rsidRPr="0055221A">
              <w:rPr>
                <w:rFonts w:hint="cs"/>
                <w:spacing w:val="-10"/>
                <w:sz w:val="20"/>
                <w:szCs w:val="20"/>
              </w:rPr>
              <w:t>1</w:t>
            </w:r>
          </w:p>
        </w:tc>
        <w:tc>
          <w:tcPr>
            <w:tcW w:w="2986" w:type="dxa"/>
          </w:tcPr>
          <w:p w14:paraId="4471419C" w14:textId="3098537A" w:rsidR="0055221A" w:rsidRPr="0055221A" w:rsidRDefault="00580F09" w:rsidP="0055221A">
            <w:pPr>
              <w:pStyle w:val="TableParagraph"/>
              <w:tabs>
                <w:tab w:val="left" w:pos="1987"/>
              </w:tabs>
              <w:spacing w:before="101"/>
              <w:ind w:left="100" w:right="78"/>
              <w:jc w:val="both"/>
              <w:rPr>
                <w:sz w:val="20"/>
                <w:szCs w:val="20"/>
              </w:rPr>
            </w:pPr>
            <w:r w:rsidRPr="00AD79EF">
              <w:rPr>
                <w:sz w:val="20"/>
                <w:szCs w:val="20"/>
              </w:rPr>
              <w:t>Skenario pengujian untuk fitur registrasi secara umum terbagi menjadi dua kategori, yaitu: Registrasi Berhasil (Success), Registrasi Gagal (Failed), Pengujian ini mencakup dua pendekatan utama: Registrasi Berhasil termasuk dalam pengujian Positive Case, bertujuan untuk memastikan sistem berfungsi sesuai harapan saat pengguna memasukkan data yang valid, seperti mengisi seluruh formulir dengan benar. Sebaliknya, Registrasi Gagal termasuk dalam pengujian Negative Case, digunakan untuk menguji sistem ketika pengguna melakukan kesalahan, seperti memasukkan email yang tidak valid atau membiarkan field kosong, guna memastikan sistem dapat menangani error dengan tepat.</w:t>
            </w:r>
          </w:p>
        </w:tc>
        <w:tc>
          <w:tcPr>
            <w:tcW w:w="3000" w:type="dxa"/>
          </w:tcPr>
          <w:p w14:paraId="47EECDB2" w14:textId="411EC0AE" w:rsidR="0055221A" w:rsidRPr="0055221A" w:rsidRDefault="00CA3C03" w:rsidP="0055221A">
            <w:pPr>
              <w:pStyle w:val="TableParagraph"/>
              <w:spacing w:before="101"/>
              <w:ind w:left="101" w:right="76"/>
              <w:jc w:val="both"/>
              <w:rPr>
                <w:sz w:val="20"/>
                <w:szCs w:val="20"/>
              </w:rPr>
            </w:pPr>
            <w:r w:rsidRPr="00CA3C03">
              <w:rPr>
                <w:sz w:val="20"/>
                <w:szCs w:val="20"/>
              </w:rPr>
              <w:t>Berikut adalah step yang perlu dilakukan dalam menguji fitur Pendaftaran Expert Agreepedia untuk test case Pendaftaran Expert Agreepedia Berhasil (Positive Case): Akses Halaman Pendaftaran Expert. Isi Nama Lengkap. Masukkan Email yang Valid. Masukkan Nomor Telepon yang Valid. Pilih Bidang Keahlian. Isi Pengalaman Kerja (Opsional). Klik Tombol 'Daftar'. Verifikasi Pesan Konfirmasi di Layar. Cek Email Konfirmasi. Login dan Verifikasi Status Expert.</w:t>
            </w:r>
          </w:p>
        </w:tc>
      </w:tr>
      <w:tr w:rsidR="0055221A" w:rsidRPr="0055221A" w14:paraId="0D73708B" w14:textId="77777777" w:rsidTr="00D51454">
        <w:trPr>
          <w:trHeight w:val="1350"/>
        </w:trPr>
        <w:tc>
          <w:tcPr>
            <w:tcW w:w="494" w:type="dxa"/>
          </w:tcPr>
          <w:p w14:paraId="112C4A0E" w14:textId="77777777" w:rsidR="0055221A" w:rsidRPr="0055221A" w:rsidRDefault="0055221A" w:rsidP="0055221A">
            <w:pPr>
              <w:pStyle w:val="TableParagraph"/>
              <w:spacing w:before="101"/>
              <w:ind w:left="100"/>
              <w:jc w:val="both"/>
              <w:rPr>
                <w:sz w:val="20"/>
                <w:szCs w:val="20"/>
              </w:rPr>
            </w:pPr>
            <w:r w:rsidRPr="0055221A">
              <w:rPr>
                <w:rFonts w:hint="cs"/>
                <w:spacing w:val="-10"/>
                <w:sz w:val="20"/>
                <w:szCs w:val="20"/>
              </w:rPr>
              <w:t>2</w:t>
            </w:r>
          </w:p>
        </w:tc>
        <w:tc>
          <w:tcPr>
            <w:tcW w:w="2986" w:type="dxa"/>
          </w:tcPr>
          <w:p w14:paraId="6B21BE98" w14:textId="1962A7A0" w:rsidR="0055221A" w:rsidRPr="0055221A" w:rsidRDefault="00580F09" w:rsidP="0055221A">
            <w:pPr>
              <w:pStyle w:val="TableParagraph"/>
              <w:spacing w:before="101"/>
              <w:ind w:left="100" w:right="80"/>
              <w:jc w:val="both"/>
              <w:rPr>
                <w:sz w:val="20"/>
                <w:szCs w:val="20"/>
              </w:rPr>
            </w:pPr>
            <w:r w:rsidRPr="00AD79EF">
              <w:rPr>
                <w:sz w:val="20"/>
                <w:szCs w:val="20"/>
              </w:rPr>
              <w:t xml:space="preserve">Berikut adalah step yang perlu dilakukan dalam menguji fitur Registrasi untuk Positive Case dan Negative Case pada layanan Agree. Untuk Positive Case: Buka halaman registrasi. Masukkan data pendaftaran yang valid sesuai format (email, password, nama lengkap, dll.). Klik tombol 'Daftar' atau 'Registrasi'. Verifikasi validasi form, pastikan sistem memvalidasi setiap input. Jika data </w:t>
            </w:r>
            <w:r w:rsidRPr="00AD79EF">
              <w:rPr>
                <w:sz w:val="20"/>
                <w:szCs w:val="20"/>
              </w:rPr>
              <w:lastRenderedPageBreak/>
              <w:t>valid, sistem memproses registrasi dan menyimpan data pengguna ke database. Sistem mengirimkan kode OTP (One-Time Password) ke email atau nomor HP. User diarahkan ke halaman verifikasi akun. Masukkan kode OTP yang valid. Sistem memverifikasi OTP. Sistem menampilkan notifikasi bahwa registrasi berhasil. Verifikasi data pengguna tersimpan di database. Lakukan login untuk memastikan akun aktif. Sementara itu, untuk Negative Case: Buka halaman registrasi. Masukkan data tidak valid, seperti email tidak sesuai format, password terlalu pendek, email yang sudah terdaftar, atau field wajib yang dikosongkan. Klik tombol 'Daftar'. Sistem memunculkan notifikasi atau pesan error yang sesuai. Pastikan sistem tidak menyimpan data yang tidak valid ke database. Uji kondisi lain seperti registrasi tanpa mencentang syarat dan ketentuan atau saat koneksi internet terputus. Verifikasi bahwa sistem tidak mengarahkan ke halaman verifikasi OTP atau mengaktifkan akun. Step-step ini membantu memastikan bahwa sistem registrasi mampu menangani input valid dan tidak valid dengan benar.</w:t>
            </w:r>
          </w:p>
        </w:tc>
        <w:tc>
          <w:tcPr>
            <w:tcW w:w="3000" w:type="dxa"/>
          </w:tcPr>
          <w:p w14:paraId="0899C050" w14:textId="102C6EF0" w:rsidR="0055221A" w:rsidRPr="0055221A" w:rsidRDefault="00CA3C03" w:rsidP="0055221A">
            <w:pPr>
              <w:pStyle w:val="TableParagraph"/>
              <w:spacing w:before="101"/>
              <w:ind w:left="101" w:right="77"/>
              <w:jc w:val="both"/>
              <w:rPr>
                <w:sz w:val="20"/>
                <w:szCs w:val="20"/>
              </w:rPr>
            </w:pPr>
            <w:r w:rsidRPr="00AD79EF">
              <w:rPr>
                <w:sz w:val="20"/>
                <w:szCs w:val="20"/>
              </w:rPr>
              <w:lastRenderedPageBreak/>
              <w:t xml:space="preserve">Berikut adalah step yang perlu dilakukan dalam menguji fitur Registrasi untuk Positive Case dan Negative Case pada layanan Agree. Untuk Positive Case: Buka halaman registrasi. Masukkan data pendaftaran yang valid sesuai format (email, password, nama lengkap, dll.). Klik tombol 'Daftar' atau 'Registrasi'. Verifikasi validasi form, pastikan sistem memvalidasi setiap input. Jika data valid, sistem </w:t>
            </w:r>
            <w:r w:rsidRPr="00AD79EF">
              <w:rPr>
                <w:sz w:val="20"/>
                <w:szCs w:val="20"/>
              </w:rPr>
              <w:lastRenderedPageBreak/>
              <w:t>memproses registrasi dan menyimpan data pengguna ke database. Sistem mengirimkan kode OTP (One-Time Password) ke email atau nomor HP. User diarahkan ke halaman verifikasi akun. Masukkan kode OTP yang valid. Sistem memverifikasi OTP. Sistem menampilkan notifikasi bahwa registrasi berhasil. Verifikasi data pengguna tersimpan di database. Lakukan login untuk memastikan akun aktif. Sementara itu, untuk Negative Case: Buka halaman registrasi. Masukkan data tidak valid, seperti email tidak sesuai format, password terlalu pendek, email yang sudah terdaftar, atau field wajib yang dikosongkan. Klik tombol 'Daftar'. Sistem memunculkan notifikasi atau pesan error yang sesuai. Pastikan sistem tidak menyimpan data yang tidak valid ke database. Uji kondisi lain seperti registrasi tanpa mencentang syarat dan ketentuan atau saat koneksi internet terputus. Verifikasi bahwa sistem tidak mengarahkan ke halaman verifikasi OTP atau mengaktifkan akun. Step-step ini membantu memastikan bahwa sistem registrasi mampu menangani input valid dan tidak valid dengan benar.</w:t>
            </w:r>
          </w:p>
        </w:tc>
      </w:tr>
      <w:tr w:rsidR="0055221A" w:rsidRPr="0055221A" w14:paraId="541AB55C" w14:textId="77777777" w:rsidTr="00D51454">
        <w:trPr>
          <w:trHeight w:val="2500"/>
        </w:trPr>
        <w:tc>
          <w:tcPr>
            <w:tcW w:w="494" w:type="dxa"/>
          </w:tcPr>
          <w:p w14:paraId="20B12FCF" w14:textId="77777777" w:rsidR="0055221A" w:rsidRPr="0055221A" w:rsidRDefault="0055221A" w:rsidP="0055221A">
            <w:pPr>
              <w:pStyle w:val="TableParagraph"/>
              <w:spacing w:before="101"/>
              <w:ind w:left="100"/>
              <w:jc w:val="both"/>
              <w:rPr>
                <w:sz w:val="20"/>
                <w:szCs w:val="20"/>
              </w:rPr>
            </w:pPr>
            <w:r w:rsidRPr="0055221A">
              <w:rPr>
                <w:rFonts w:hint="cs"/>
                <w:spacing w:val="-10"/>
                <w:sz w:val="20"/>
                <w:szCs w:val="20"/>
              </w:rPr>
              <w:lastRenderedPageBreak/>
              <w:t>3</w:t>
            </w:r>
          </w:p>
        </w:tc>
        <w:tc>
          <w:tcPr>
            <w:tcW w:w="2986" w:type="dxa"/>
          </w:tcPr>
          <w:p w14:paraId="4883CB3A" w14:textId="146D6A11" w:rsidR="0055221A" w:rsidRPr="0055221A" w:rsidRDefault="00580F09" w:rsidP="0055221A">
            <w:pPr>
              <w:pStyle w:val="TableParagraph"/>
              <w:tabs>
                <w:tab w:val="left" w:pos="1177"/>
                <w:tab w:val="left" w:pos="1278"/>
                <w:tab w:val="left" w:pos="2299"/>
                <w:tab w:val="left" w:pos="2496"/>
              </w:tabs>
              <w:spacing w:before="101"/>
              <w:ind w:left="100" w:right="77"/>
              <w:jc w:val="both"/>
              <w:rPr>
                <w:sz w:val="20"/>
                <w:szCs w:val="20"/>
              </w:rPr>
            </w:pPr>
            <w:r w:rsidRPr="00AD79EF">
              <w:rPr>
                <w:sz w:val="20"/>
                <w:szCs w:val="20"/>
              </w:rPr>
              <w:t>Untuk menguji fitur login pada layanan Agree, berikut adalah step yang mencakup skenario Positive Case dan Negative Case: Masukkan kombinasi email, username, atau nomor handphone ke dalam form login. Masukkan password yang sesuai (valid untuk Positive Case, tidak valid atau kosong untuk Negative Case). Klik tombol 'Login' dan perhatikan respons sistem. Untuk Positive Case, pastikan sistem mengarahkan user ke halaman utama/dashboard, menampilkan informasi akun dengan benar, dan membentuk session atau token autentikasi yang valid. Untuk Negative Case, pastikan sistem menolak login, tidak mengarahkan user ke dashboard, serta menampilkan pesan error atau validasi input yang sesuai. Dengan step tersebut, pengujian login dapat memverifikasi apakah sistem bekerja sesuai ekspektasi dalam kondisi input yang benar maupun salah.</w:t>
            </w:r>
          </w:p>
        </w:tc>
        <w:tc>
          <w:tcPr>
            <w:tcW w:w="3000" w:type="dxa"/>
          </w:tcPr>
          <w:p w14:paraId="03183E4D" w14:textId="4FABD2C9" w:rsidR="0055221A" w:rsidRPr="0055221A" w:rsidRDefault="00580F09" w:rsidP="0055221A">
            <w:pPr>
              <w:pStyle w:val="TableParagraph"/>
              <w:tabs>
                <w:tab w:val="left" w:pos="1185"/>
                <w:tab w:val="left" w:pos="1286"/>
                <w:tab w:val="left" w:pos="2314"/>
                <w:tab w:val="left" w:pos="2511"/>
              </w:tabs>
              <w:spacing w:before="101"/>
              <w:ind w:left="101" w:right="76"/>
              <w:jc w:val="both"/>
              <w:rPr>
                <w:sz w:val="20"/>
                <w:szCs w:val="20"/>
              </w:rPr>
            </w:pPr>
            <w:r w:rsidRPr="00580F09">
              <w:rPr>
                <w:sz w:val="20"/>
                <w:szCs w:val="20"/>
              </w:rPr>
              <w:t>Skenario testing untuk fitur logout pada layanan Agree secara dasar terbagi menjadi dua, yaitu: Logout Berhasil (Success) dan Logout Gagal (Failed). Logout Berhasil merupakan bagian dari pengujian Positive Case, yang memastikan bahwa sistem berhasil mengakhiri sesi user dengan benar saat tombol logout diklik, user diarahkan ke halaman login, dan token sesi dihapus. Sementara itu, Logout Gagal termasuk dalam pengujian Negative Case, seperti ketika user mencoba logout tetapi sesi tidak terhapus dengan benar, atau tombol logout tidak merespons akibat error sistem atau gangguan koneksi. Pengujian kedua skenario ini penting untuk memastikan keamanan dan kestabilan fitur logout pada layanan Agree.</w:t>
            </w:r>
          </w:p>
        </w:tc>
      </w:tr>
      <w:tr w:rsidR="0055221A" w:rsidRPr="0055221A" w14:paraId="5F03F7A5" w14:textId="77777777" w:rsidTr="00D51454">
        <w:trPr>
          <w:trHeight w:val="659"/>
        </w:trPr>
        <w:tc>
          <w:tcPr>
            <w:tcW w:w="494" w:type="dxa"/>
          </w:tcPr>
          <w:p w14:paraId="1FAC7CC4" w14:textId="77777777" w:rsidR="0055221A" w:rsidRPr="0055221A" w:rsidRDefault="0055221A" w:rsidP="0055221A">
            <w:pPr>
              <w:pStyle w:val="TableParagraph"/>
              <w:spacing w:before="98"/>
              <w:ind w:left="100"/>
              <w:jc w:val="both"/>
              <w:rPr>
                <w:sz w:val="20"/>
                <w:szCs w:val="20"/>
              </w:rPr>
            </w:pPr>
            <w:r w:rsidRPr="0055221A">
              <w:rPr>
                <w:rFonts w:hint="cs"/>
                <w:spacing w:val="-10"/>
                <w:sz w:val="20"/>
                <w:szCs w:val="20"/>
              </w:rPr>
              <w:t>4</w:t>
            </w:r>
          </w:p>
        </w:tc>
        <w:tc>
          <w:tcPr>
            <w:tcW w:w="2986" w:type="dxa"/>
          </w:tcPr>
          <w:p w14:paraId="373B3CBA" w14:textId="2F6857E2" w:rsidR="0055221A" w:rsidRPr="0055221A" w:rsidRDefault="00580F09" w:rsidP="00CA3C03">
            <w:pPr>
              <w:pStyle w:val="TableParagraph"/>
              <w:spacing w:before="98"/>
              <w:ind w:left="100" w:right="113"/>
              <w:jc w:val="both"/>
              <w:rPr>
                <w:sz w:val="20"/>
                <w:szCs w:val="20"/>
              </w:rPr>
            </w:pPr>
            <w:r w:rsidRPr="00AD79EF">
              <w:rPr>
                <w:sz w:val="20"/>
                <w:szCs w:val="20"/>
              </w:rPr>
              <w:t xml:space="preserve">Berikut adalah step yang perlu dilakukan dalam menguji fitur Lupa Password layanan Agree untuk test case Positive Case dan Negative Case: Buka Halaman Login. Klik Link Lupa Password. Masukkan Alamat Email yang Terdaftar (untuk Positive Case) atau Email Tidak Terdaftar (untuk Negative Case). Klik Tombol 'Kirim Tautan Reset Password'. Untuk Positive Case: Buka Email dan Klik Tautan Reset Password </w:t>
            </w:r>
            <w:r w:rsidRPr="00AD79EF">
              <w:rPr>
                <w:sz w:val="20"/>
                <w:szCs w:val="20"/>
              </w:rPr>
              <w:lastRenderedPageBreak/>
              <w:t>yang valid. Untuk Negative Case: Gunakan tautan yang kadaluarsa atau tidak valid. Masukkan Password Baru (Valid untuk Positive Case, Tidak Valid/Kosong untuk Negative Case). Konfirmasi Password Baru. Klik Tombol 'Simpan' atau 'Reset Password'. Untuk Positive Case: Coba Login Menggunakan Password Baru. Untuk Negative Case: Pastikan login gagal dan muncul pesan error yang sesuai. Periksa Notifikasi Email untuk konfirmasi reset password berhasil (Positive Case) atau peringatan aktivitas tidak sah (Negative Case jika ada). Dengan mengikuti step di atas, pengujian fitur Lupa Password dapat mencakup validasi dari alur normal hingga penanganan skenario kesalahan.</w:t>
            </w:r>
          </w:p>
        </w:tc>
        <w:tc>
          <w:tcPr>
            <w:tcW w:w="3000" w:type="dxa"/>
          </w:tcPr>
          <w:p w14:paraId="76957705" w14:textId="45C95472" w:rsidR="0055221A" w:rsidRPr="0055221A" w:rsidRDefault="00CA3C03" w:rsidP="0055221A">
            <w:pPr>
              <w:pStyle w:val="TableParagraph"/>
              <w:tabs>
                <w:tab w:val="left" w:pos="1658"/>
              </w:tabs>
              <w:spacing w:before="98"/>
              <w:ind w:left="101" w:right="77"/>
              <w:jc w:val="both"/>
              <w:rPr>
                <w:sz w:val="20"/>
                <w:szCs w:val="20"/>
              </w:rPr>
            </w:pPr>
            <w:r w:rsidRPr="00CA3C03">
              <w:rPr>
                <w:sz w:val="20"/>
                <w:szCs w:val="20"/>
              </w:rPr>
              <w:lastRenderedPageBreak/>
              <w:t xml:space="preserve">Berikut adalah step yang perlu dilakukan dalam menguji fitur Logout untuk test case Logout. Deskripsi Singkat: Pengguna berhasil logout dari aplikasi dengan mengklik tombol logout yang tersedia. Langkah-langkah Positive Case: Pengguna login ke aplikasi Agree. Klik tombol 'Logout' di dalam aplikasi. Verifikasi bahwa pengguna diarahkan keluar dari sesinya dan halaman login ditampilkan. </w:t>
            </w:r>
            <w:r w:rsidRPr="00CA3C03">
              <w:rPr>
                <w:sz w:val="20"/>
                <w:szCs w:val="20"/>
              </w:rPr>
              <w:lastRenderedPageBreak/>
              <w:t>Pastikan session/token telah dihapus. Coba akses halaman yang membutuhkan login, sistem harus mengarahkan ke halaman login. Langkah-langkah Negative Case: Biarkan sesi pengguna tidak aktif hingga expired. Pengguna mencoba klik tombol logout setelah sesi habis. Sistem harus tetap mengarahkan ke halaman login tanpa error. Verifikasi bahwa akses ke halaman terlindungi tetap diblokir. Pastikan tidak ada data session aktif yang tersisa. Dengan langkah-langkah ini, fitur logout diuji baik dalam kondisi normal maupun ketika terjadi ketidaksesuaian seperti sesi yang telah berakhir.</w:t>
            </w:r>
          </w:p>
        </w:tc>
      </w:tr>
    </w:tbl>
    <w:p w14:paraId="36406675" w14:textId="77777777" w:rsidR="0055221A" w:rsidRPr="0055221A" w:rsidRDefault="0055221A" w:rsidP="0055221A">
      <w:pPr>
        <w:pStyle w:val="TableParagraph"/>
        <w:jc w:val="both"/>
        <w:rPr>
          <w:sz w:val="20"/>
          <w:szCs w:val="20"/>
        </w:rPr>
        <w:sectPr w:rsidR="0055221A" w:rsidRPr="0055221A" w:rsidSect="0055221A">
          <w:pgSz w:w="8400" w:h="11900"/>
          <w:pgMar w:top="720" w:right="283" w:bottom="940" w:left="992" w:header="0" w:footer="716" w:gutter="0"/>
          <w:cols w:space="720"/>
        </w:sectPr>
      </w:pPr>
    </w:p>
    <w:p w14:paraId="4BC33D8C" w14:textId="085774E2" w:rsidR="0055221A" w:rsidRPr="00500389" w:rsidRDefault="007A4B55" w:rsidP="0055221A">
      <w:pPr>
        <w:pStyle w:val="BodyText"/>
        <w:spacing w:before="227" w:line="230" w:lineRule="auto"/>
        <w:ind w:left="167" w:right="452" w:firstLine="283"/>
        <w:jc w:val="both"/>
      </w:pPr>
      <w:r w:rsidRPr="007A4B55">
        <w:lastRenderedPageBreak/>
        <w:t>Tabel 4.25 tersebut adalah perluasan Tabel 4.23, menampilkan jawaban yang diharapkan dan jawaban yang terdeteksi/diberikan oleh chatbot. Dari tabel itu, terlihat respons chatbot saat tanpa kemampuan pengenalan sinonim banyak</w:t>
      </w:r>
      <w:r>
        <w:t xml:space="preserve"> yang</w:t>
      </w:r>
      <w:r w:rsidRPr="007A4B55">
        <w:t xml:space="preserve"> belum sesuai harapan.</w:t>
      </w:r>
    </w:p>
    <w:p w14:paraId="1C1CF0D0" w14:textId="77777777" w:rsidR="0055221A" w:rsidRPr="0055221A" w:rsidRDefault="0055221A" w:rsidP="0055221A">
      <w:pPr>
        <w:pStyle w:val="BodyText"/>
        <w:spacing w:before="119"/>
        <w:jc w:val="both"/>
      </w:pPr>
      <w:r w:rsidRPr="00AE1C77">
        <w:rPr>
          <w:rFonts w:hint="cs"/>
          <w:noProof/>
          <w:highlight w:val="yellow"/>
        </w:rPr>
        <w:drawing>
          <wp:anchor distT="0" distB="0" distL="0" distR="0" simplePos="0" relativeHeight="251768320" behindDoc="1" locked="0" layoutInCell="1" allowOverlap="1" wp14:anchorId="21E1BF5F" wp14:editId="592A08C3">
            <wp:simplePos x="0" y="0"/>
            <wp:positionH relativeFrom="page">
              <wp:posOffset>974035</wp:posOffset>
            </wp:positionH>
            <wp:positionV relativeFrom="paragraph">
              <wp:posOffset>230063</wp:posOffset>
            </wp:positionV>
            <wp:extent cx="3581605" cy="2208657"/>
            <wp:effectExtent l="0" t="0" r="0" b="127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4">
                      <a:extLst>
                        <a:ext uri="{28A0092B-C50C-407E-A947-70E740481C1C}">
                          <a14:useLocalDpi xmlns:a14="http://schemas.microsoft.com/office/drawing/2010/main" val="0"/>
                        </a:ext>
                      </a:extLst>
                    </a:blip>
                    <a:stretch>
                      <a:fillRect/>
                    </a:stretch>
                  </pic:blipFill>
                  <pic:spPr>
                    <a:xfrm>
                      <a:off x="0" y="0"/>
                      <a:ext cx="3581605" cy="2208657"/>
                    </a:xfrm>
                    <a:prstGeom prst="rect">
                      <a:avLst/>
                    </a:prstGeom>
                  </pic:spPr>
                </pic:pic>
              </a:graphicData>
            </a:graphic>
            <wp14:sizeRelH relativeFrom="margin">
              <wp14:pctWidth>0</wp14:pctWidth>
            </wp14:sizeRelH>
          </wp:anchor>
        </w:drawing>
      </w:r>
    </w:p>
    <w:p w14:paraId="1D4F23F2" w14:textId="77777777" w:rsidR="0055221A" w:rsidRPr="0055221A" w:rsidRDefault="0055221A" w:rsidP="00D63CA1">
      <w:pPr>
        <w:spacing w:before="59"/>
        <w:ind w:right="462"/>
        <w:jc w:val="both"/>
        <w:rPr>
          <w:sz w:val="20"/>
          <w:szCs w:val="20"/>
        </w:rPr>
      </w:pPr>
      <w:bookmarkStart w:id="121" w:name="_bookmark69"/>
      <w:bookmarkEnd w:id="121"/>
      <w:r w:rsidRPr="0055221A">
        <w:rPr>
          <w:rFonts w:hint="cs"/>
          <w:sz w:val="20"/>
          <w:szCs w:val="20"/>
        </w:rPr>
        <w:t>Gambar</w:t>
      </w:r>
      <w:r w:rsidRPr="0055221A">
        <w:rPr>
          <w:rFonts w:hint="cs"/>
          <w:spacing w:val="-4"/>
          <w:sz w:val="20"/>
          <w:szCs w:val="20"/>
        </w:rPr>
        <w:t xml:space="preserve"> </w:t>
      </w:r>
      <w:r w:rsidRPr="0055221A">
        <w:rPr>
          <w:rFonts w:hint="cs"/>
          <w:sz w:val="20"/>
          <w:szCs w:val="20"/>
        </w:rPr>
        <w:t>4.3</w:t>
      </w:r>
      <w:r w:rsidRPr="0055221A">
        <w:rPr>
          <w:rFonts w:hint="cs"/>
          <w:spacing w:val="46"/>
          <w:sz w:val="20"/>
          <w:szCs w:val="20"/>
        </w:rPr>
        <w:t xml:space="preserve"> </w:t>
      </w:r>
      <w:r w:rsidRPr="0055221A">
        <w:rPr>
          <w:rFonts w:hint="cs"/>
          <w:sz w:val="20"/>
          <w:szCs w:val="20"/>
        </w:rPr>
        <w:t>Grafik</w:t>
      </w:r>
      <w:r w:rsidRPr="0055221A">
        <w:rPr>
          <w:rFonts w:hint="cs"/>
          <w:spacing w:val="-1"/>
          <w:sz w:val="20"/>
          <w:szCs w:val="20"/>
        </w:rPr>
        <w:t xml:space="preserve"> </w:t>
      </w:r>
      <w:r w:rsidRPr="0055221A">
        <w:rPr>
          <w:rFonts w:hint="cs"/>
          <w:sz w:val="20"/>
          <w:szCs w:val="20"/>
        </w:rPr>
        <w:t>Bleu</w:t>
      </w:r>
      <w:r w:rsidRPr="0055221A">
        <w:rPr>
          <w:rFonts w:hint="cs"/>
          <w:spacing w:val="-1"/>
          <w:sz w:val="20"/>
          <w:szCs w:val="20"/>
        </w:rPr>
        <w:t xml:space="preserve"> </w:t>
      </w:r>
      <w:r w:rsidRPr="0055221A">
        <w:rPr>
          <w:rFonts w:hint="cs"/>
          <w:sz w:val="20"/>
          <w:szCs w:val="20"/>
        </w:rPr>
        <w:t>Skor</w:t>
      </w:r>
      <w:r w:rsidRPr="0055221A">
        <w:rPr>
          <w:rFonts w:hint="cs"/>
          <w:spacing w:val="-3"/>
          <w:sz w:val="20"/>
          <w:szCs w:val="20"/>
        </w:rPr>
        <w:t xml:space="preserve"> </w:t>
      </w:r>
      <w:r w:rsidRPr="0055221A">
        <w:rPr>
          <w:rFonts w:hint="cs"/>
          <w:sz w:val="20"/>
          <w:szCs w:val="20"/>
        </w:rPr>
        <w:t>Dengan</w:t>
      </w:r>
      <w:r w:rsidRPr="0055221A">
        <w:rPr>
          <w:rFonts w:hint="cs"/>
          <w:spacing w:val="-2"/>
          <w:sz w:val="20"/>
          <w:szCs w:val="20"/>
        </w:rPr>
        <w:t xml:space="preserve"> </w:t>
      </w:r>
      <w:r w:rsidRPr="0055221A">
        <w:rPr>
          <w:rFonts w:hint="cs"/>
          <w:sz w:val="20"/>
          <w:szCs w:val="20"/>
        </w:rPr>
        <w:t>dan</w:t>
      </w:r>
      <w:r w:rsidRPr="0055221A">
        <w:rPr>
          <w:rFonts w:hint="cs"/>
          <w:spacing w:val="-2"/>
          <w:sz w:val="20"/>
          <w:szCs w:val="20"/>
        </w:rPr>
        <w:t xml:space="preserve"> </w:t>
      </w:r>
      <w:r w:rsidRPr="0055221A">
        <w:rPr>
          <w:rFonts w:hint="cs"/>
          <w:sz w:val="20"/>
          <w:szCs w:val="20"/>
        </w:rPr>
        <w:t>Tanpa</w:t>
      </w:r>
      <w:r w:rsidRPr="0055221A">
        <w:rPr>
          <w:rFonts w:hint="cs"/>
          <w:spacing w:val="-1"/>
          <w:sz w:val="20"/>
          <w:szCs w:val="20"/>
        </w:rPr>
        <w:t xml:space="preserve"> </w:t>
      </w:r>
      <w:r w:rsidRPr="0055221A">
        <w:rPr>
          <w:rFonts w:hint="cs"/>
          <w:spacing w:val="-2"/>
          <w:sz w:val="20"/>
          <w:szCs w:val="20"/>
        </w:rPr>
        <w:t>Sinonim</w:t>
      </w:r>
    </w:p>
    <w:p w14:paraId="0022C03A" w14:textId="77777777" w:rsidR="0055221A" w:rsidRPr="0055221A" w:rsidRDefault="0055221A" w:rsidP="00D63CA1">
      <w:pPr>
        <w:ind w:right="462"/>
        <w:jc w:val="both"/>
        <w:rPr>
          <w:sz w:val="20"/>
          <w:szCs w:val="20"/>
        </w:rPr>
        <w:sectPr w:rsidR="0055221A" w:rsidRPr="0055221A" w:rsidSect="0055221A">
          <w:pgSz w:w="8400" w:h="11900"/>
          <w:pgMar w:top="720" w:right="283" w:bottom="920" w:left="992" w:header="0" w:footer="716" w:gutter="0"/>
          <w:cols w:space="720"/>
        </w:sectPr>
      </w:pPr>
    </w:p>
    <w:p w14:paraId="1017A846" w14:textId="68C882AA" w:rsidR="0055221A" w:rsidRPr="0055221A" w:rsidRDefault="007A4B55" w:rsidP="00D63CA1">
      <w:pPr>
        <w:ind w:right="462"/>
        <w:jc w:val="both"/>
        <w:rPr>
          <w:sz w:val="20"/>
          <w:szCs w:val="20"/>
        </w:rPr>
      </w:pPr>
      <w:r w:rsidRPr="007A4B55">
        <w:rPr>
          <w:sz w:val="20"/>
          <w:szCs w:val="20"/>
        </w:rPr>
        <w:lastRenderedPageBreak/>
        <w:t>Gambar 4.3 di atas menyajikan grafik hasil pengujian terhadap skor BLEU yang telah dilakukan sebelumnya. Grafik tersebut memperlihatkan perbedaan antara chatbot yang menggunakan fitur pengenalan sinonim dan yang tidak menggunakan fitur tersebut. Chatbot dengan kemampuan mengenali sinonim menunjukkan performa yang lebih konsisten dalam memberikan jawaban yang tepat, sementara chatbot tanpa fitur tersebut masih kerap memberikan jawaban yang keliru. Hal ini terlihat dari hasil uji coba, di mana chatbot tanpa pengenalan sinonim hanya memberikan 1 jawaban tepat dari 4 uji coba, sedangkan chatbot dengan fitur sinonim berhasil memberikan 4 jawaban yang sesuai dari 4 percobaan.</w:t>
      </w:r>
    </w:p>
    <w:p w14:paraId="5095F2E7" w14:textId="77777777" w:rsidR="0055221A" w:rsidRPr="009404BB" w:rsidRDefault="0055221A" w:rsidP="002C01CC">
      <w:pPr>
        <w:pStyle w:val="BodyText"/>
        <w:ind w:right="461"/>
        <w:jc w:val="both"/>
      </w:pPr>
    </w:p>
    <w:p w14:paraId="3B6567E7" w14:textId="3C0E71B4" w:rsidR="002C01CC" w:rsidRPr="009404BB" w:rsidRDefault="009729CF" w:rsidP="002C01CC">
      <w:pPr>
        <w:pStyle w:val="Heading4"/>
        <w:numPr>
          <w:ilvl w:val="1"/>
          <w:numId w:val="17"/>
        </w:numPr>
        <w:tabs>
          <w:tab w:val="left" w:pos="485"/>
        </w:tabs>
        <w:spacing w:line="229" w:lineRule="exact"/>
        <w:ind w:left="485" w:right="461" w:hanging="301"/>
        <w:rPr>
          <w:rFonts w:ascii="Times New Roman" w:hAnsi="Times New Roman" w:cs="Times New Roman"/>
          <w:b/>
          <w:bCs/>
          <w:i w:val="0"/>
          <w:color w:val="000000" w:themeColor="text1"/>
          <w:sz w:val="20"/>
          <w:szCs w:val="20"/>
        </w:rPr>
      </w:pPr>
      <w:r>
        <w:rPr>
          <w:rFonts w:ascii="Times New Roman" w:hAnsi="Times New Roman" w:cs="Times New Roman"/>
          <w:b/>
          <w:bCs/>
          <w:i w:val="0"/>
          <w:color w:val="000000" w:themeColor="text1"/>
          <w:spacing w:val="-2"/>
          <w:sz w:val="20"/>
          <w:szCs w:val="20"/>
        </w:rPr>
        <w:t>PR</w:t>
      </w:r>
      <w:r w:rsidR="0055221A">
        <w:rPr>
          <w:rFonts w:ascii="Times New Roman" w:hAnsi="Times New Roman" w:cs="Times New Roman"/>
          <w:b/>
          <w:bCs/>
          <w:i w:val="0"/>
          <w:color w:val="000000" w:themeColor="text1"/>
          <w:spacing w:val="-2"/>
          <w:sz w:val="20"/>
          <w:szCs w:val="20"/>
        </w:rPr>
        <w:t>OGRESS PERKEMBANGAN PENELITIAN</w:t>
      </w:r>
      <w:r w:rsidR="002C01CC" w:rsidRPr="009404BB">
        <w:rPr>
          <w:rFonts w:ascii="Times New Roman" w:hAnsi="Times New Roman" w:cs="Times New Roman"/>
          <w:b/>
          <w:bCs/>
          <w:i w:val="0"/>
          <w:color w:val="000000" w:themeColor="text1"/>
          <w:spacing w:val="-2"/>
          <w:sz w:val="20"/>
          <w:szCs w:val="20"/>
        </w:rPr>
        <w:t xml:space="preserve"> </w:t>
      </w:r>
    </w:p>
    <w:p w14:paraId="6AF45EFF" w14:textId="77777777" w:rsidR="0055221A" w:rsidRDefault="002C01CC" w:rsidP="0055221A">
      <w:pPr>
        <w:pStyle w:val="BodyText"/>
        <w:ind w:left="167" w:right="668" w:firstLine="283"/>
      </w:pPr>
      <w:r w:rsidRPr="009404BB">
        <w:t xml:space="preserve">          </w:t>
      </w:r>
      <w:r w:rsidR="0055221A">
        <w:t>Progres</w:t>
      </w:r>
      <w:r w:rsidR="0055221A">
        <w:rPr>
          <w:spacing w:val="-8"/>
        </w:rPr>
        <w:t xml:space="preserve"> </w:t>
      </w:r>
      <w:r w:rsidR="0055221A">
        <w:t>pengembangan</w:t>
      </w:r>
      <w:r w:rsidR="0055221A">
        <w:rPr>
          <w:spacing w:val="-8"/>
        </w:rPr>
        <w:t xml:space="preserve"> </w:t>
      </w:r>
      <w:r w:rsidR="0055221A">
        <w:t>penelitian</w:t>
      </w:r>
      <w:r w:rsidR="0055221A">
        <w:rPr>
          <w:spacing w:val="-7"/>
        </w:rPr>
        <w:t xml:space="preserve"> </w:t>
      </w:r>
      <w:r w:rsidR="0055221A">
        <w:t>yang</w:t>
      </w:r>
      <w:r w:rsidR="0055221A">
        <w:rPr>
          <w:spacing w:val="-8"/>
        </w:rPr>
        <w:t xml:space="preserve"> </w:t>
      </w:r>
      <w:r w:rsidR="0055221A">
        <w:t>dilakukan</w:t>
      </w:r>
      <w:r w:rsidR="0055221A">
        <w:rPr>
          <w:spacing w:val="-7"/>
        </w:rPr>
        <w:t xml:space="preserve"> </w:t>
      </w:r>
      <w:r w:rsidR="0055221A">
        <w:t>sejak</w:t>
      </w:r>
      <w:r w:rsidR="0055221A">
        <w:rPr>
          <w:spacing w:val="-7"/>
        </w:rPr>
        <w:t xml:space="preserve"> </w:t>
      </w:r>
      <w:r w:rsidR="0055221A">
        <w:t>dimulainya penelitian hingga 20 Juni 2024:</w:t>
      </w:r>
    </w:p>
    <w:p w14:paraId="3BED4743" w14:textId="77777777" w:rsidR="0055221A" w:rsidRDefault="0055221A" w:rsidP="0055221A">
      <w:pPr>
        <w:spacing w:before="122"/>
        <w:ind w:left="1643"/>
        <w:rPr>
          <w:b/>
          <w:sz w:val="18"/>
        </w:rPr>
      </w:pPr>
      <w:bookmarkStart w:id="122" w:name="_bookmark71"/>
      <w:bookmarkEnd w:id="122"/>
      <w:r>
        <w:rPr>
          <w:b/>
          <w:sz w:val="18"/>
        </w:rPr>
        <w:t>Tabel</w:t>
      </w:r>
      <w:r>
        <w:rPr>
          <w:b/>
          <w:spacing w:val="-3"/>
          <w:sz w:val="18"/>
        </w:rPr>
        <w:t xml:space="preserve"> </w:t>
      </w:r>
      <w:r>
        <w:rPr>
          <w:b/>
          <w:sz w:val="18"/>
        </w:rPr>
        <w:t>4.27</w:t>
      </w:r>
      <w:r>
        <w:rPr>
          <w:b/>
          <w:spacing w:val="-1"/>
          <w:sz w:val="18"/>
        </w:rPr>
        <w:t xml:space="preserve"> </w:t>
      </w:r>
      <w:r>
        <w:rPr>
          <w:b/>
          <w:sz w:val="18"/>
        </w:rPr>
        <w:t>Progress</w:t>
      </w:r>
      <w:r>
        <w:rPr>
          <w:b/>
          <w:spacing w:val="-3"/>
          <w:sz w:val="18"/>
        </w:rPr>
        <w:t xml:space="preserve"> </w:t>
      </w:r>
      <w:r>
        <w:rPr>
          <w:b/>
          <w:sz w:val="18"/>
        </w:rPr>
        <w:t>Perkembangan</w:t>
      </w:r>
      <w:r>
        <w:rPr>
          <w:b/>
          <w:spacing w:val="-3"/>
          <w:sz w:val="18"/>
        </w:rPr>
        <w:t xml:space="preserve"> </w:t>
      </w:r>
      <w:r>
        <w:rPr>
          <w:b/>
          <w:spacing w:val="-2"/>
          <w:sz w:val="18"/>
        </w:rPr>
        <w:t>Penelitian</w:t>
      </w:r>
    </w:p>
    <w:p w14:paraId="18D39B1A" w14:textId="77777777" w:rsidR="0055221A" w:rsidRDefault="0055221A" w:rsidP="0055221A">
      <w:pPr>
        <w:pStyle w:val="BodyText"/>
        <w:spacing w:before="72"/>
        <w:rPr>
          <w:b/>
        </w:rPr>
      </w:pPr>
    </w:p>
    <w:tbl>
      <w:tblPr>
        <w:tblW w:w="0" w:type="auto"/>
        <w:tblInd w:w="1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22"/>
        <w:gridCol w:w="2650"/>
        <w:gridCol w:w="2309"/>
      </w:tblGrid>
      <w:tr w:rsidR="0055221A" w14:paraId="6D005E5C" w14:textId="77777777" w:rsidTr="00D51454">
        <w:trPr>
          <w:trHeight w:val="428"/>
        </w:trPr>
        <w:tc>
          <w:tcPr>
            <w:tcW w:w="1522" w:type="dxa"/>
          </w:tcPr>
          <w:p w14:paraId="08F1EC0C" w14:textId="77777777" w:rsidR="0055221A" w:rsidRDefault="0055221A" w:rsidP="00D51454">
            <w:pPr>
              <w:pStyle w:val="TableParagraph"/>
              <w:spacing w:before="101"/>
              <w:ind w:left="222"/>
              <w:rPr>
                <w:b/>
                <w:sz w:val="20"/>
              </w:rPr>
            </w:pPr>
            <w:r>
              <w:rPr>
                <w:b/>
                <w:sz w:val="20"/>
              </w:rPr>
              <w:t>Jenis</w:t>
            </w:r>
            <w:r>
              <w:rPr>
                <w:b/>
                <w:spacing w:val="-5"/>
                <w:sz w:val="20"/>
              </w:rPr>
              <w:t xml:space="preserve"> </w:t>
            </w:r>
            <w:r>
              <w:rPr>
                <w:b/>
                <w:spacing w:val="-2"/>
                <w:sz w:val="20"/>
              </w:rPr>
              <w:t>Sidang</w:t>
            </w:r>
          </w:p>
        </w:tc>
        <w:tc>
          <w:tcPr>
            <w:tcW w:w="2650" w:type="dxa"/>
          </w:tcPr>
          <w:p w14:paraId="43F9334B" w14:textId="77777777" w:rsidR="0055221A" w:rsidRDefault="0055221A" w:rsidP="00D51454">
            <w:pPr>
              <w:pStyle w:val="TableParagraph"/>
              <w:spacing w:before="101"/>
              <w:ind w:left="18"/>
              <w:jc w:val="center"/>
              <w:rPr>
                <w:b/>
                <w:sz w:val="20"/>
              </w:rPr>
            </w:pPr>
            <w:r>
              <w:rPr>
                <w:b/>
                <w:spacing w:val="-2"/>
                <w:sz w:val="20"/>
              </w:rPr>
              <w:t>Progress</w:t>
            </w:r>
          </w:p>
        </w:tc>
        <w:tc>
          <w:tcPr>
            <w:tcW w:w="2309" w:type="dxa"/>
          </w:tcPr>
          <w:p w14:paraId="4A31A128" w14:textId="77777777" w:rsidR="0055221A" w:rsidRDefault="0055221A" w:rsidP="00D51454">
            <w:pPr>
              <w:pStyle w:val="TableParagraph"/>
              <w:spacing w:before="101"/>
              <w:ind w:left="20"/>
              <w:jc w:val="center"/>
              <w:rPr>
                <w:b/>
                <w:sz w:val="20"/>
              </w:rPr>
            </w:pPr>
            <w:r>
              <w:rPr>
                <w:b/>
                <w:spacing w:val="-2"/>
                <w:sz w:val="20"/>
              </w:rPr>
              <w:t>Kendala</w:t>
            </w:r>
          </w:p>
        </w:tc>
      </w:tr>
      <w:tr w:rsidR="0055221A" w14:paraId="7B450250" w14:textId="77777777" w:rsidTr="00D51454">
        <w:trPr>
          <w:trHeight w:val="1811"/>
        </w:trPr>
        <w:tc>
          <w:tcPr>
            <w:tcW w:w="1522" w:type="dxa"/>
          </w:tcPr>
          <w:p w14:paraId="4230DFAA" w14:textId="77777777" w:rsidR="0055221A" w:rsidRDefault="0055221A" w:rsidP="00D51454">
            <w:pPr>
              <w:pStyle w:val="TableParagraph"/>
              <w:spacing w:before="101"/>
              <w:ind w:left="100"/>
              <w:rPr>
                <w:sz w:val="20"/>
              </w:rPr>
            </w:pPr>
            <w:r>
              <w:rPr>
                <w:sz w:val="20"/>
              </w:rPr>
              <w:t>Sidang</w:t>
            </w:r>
            <w:r>
              <w:rPr>
                <w:spacing w:val="-8"/>
                <w:sz w:val="20"/>
              </w:rPr>
              <w:t xml:space="preserve"> </w:t>
            </w:r>
            <w:r>
              <w:rPr>
                <w:sz w:val="20"/>
              </w:rPr>
              <w:t xml:space="preserve">Proposal </w:t>
            </w:r>
            <w:r>
              <w:rPr>
                <w:spacing w:val="-6"/>
                <w:sz w:val="20"/>
              </w:rPr>
              <w:t>PA</w:t>
            </w:r>
          </w:p>
        </w:tc>
        <w:tc>
          <w:tcPr>
            <w:tcW w:w="2650" w:type="dxa"/>
          </w:tcPr>
          <w:p w14:paraId="68015A7E" w14:textId="037D587E" w:rsidR="0055221A" w:rsidRDefault="006E6FC1" w:rsidP="00D51454">
            <w:pPr>
              <w:pStyle w:val="TableParagraph"/>
              <w:spacing w:before="101"/>
              <w:ind w:left="100" w:right="78"/>
              <w:jc w:val="both"/>
              <w:rPr>
                <w:sz w:val="20"/>
              </w:rPr>
            </w:pPr>
            <w:r w:rsidRPr="006E6FC1">
              <w:rPr>
                <w:sz w:val="20"/>
              </w:rPr>
              <w:t>Mencari literatur yang sesuai dan relevan dengan penelitian, dan menentukan metode yang akan digunakan.</w:t>
            </w:r>
            <w:r>
              <w:rPr>
                <w:sz w:val="20"/>
              </w:rPr>
              <w:t xml:space="preserve"> Melakukan </w:t>
            </w:r>
            <w:r w:rsidRPr="006E6FC1">
              <w:rPr>
                <w:i/>
                <w:iCs/>
                <w:sz w:val="20"/>
              </w:rPr>
              <w:t>mapping</w:t>
            </w:r>
            <w:r>
              <w:rPr>
                <w:sz w:val="20"/>
              </w:rPr>
              <w:t xml:space="preserve"> dataset yang akan digunakan</w:t>
            </w:r>
            <w:r w:rsidR="00904D86">
              <w:rPr>
                <w:sz w:val="20"/>
              </w:rPr>
              <w:t>.</w:t>
            </w:r>
          </w:p>
        </w:tc>
        <w:tc>
          <w:tcPr>
            <w:tcW w:w="2309" w:type="dxa"/>
          </w:tcPr>
          <w:p w14:paraId="16F97688" w14:textId="70F3CBCF" w:rsidR="0055221A" w:rsidRDefault="0055221A" w:rsidP="00AD38DA">
            <w:pPr>
              <w:pStyle w:val="TableParagraph"/>
              <w:tabs>
                <w:tab w:val="left" w:pos="1720"/>
              </w:tabs>
              <w:spacing w:before="101"/>
              <w:ind w:left="100" w:right="76"/>
              <w:jc w:val="both"/>
              <w:rPr>
                <w:sz w:val="20"/>
              </w:rPr>
            </w:pPr>
            <w:r>
              <w:rPr>
                <w:spacing w:val="-2"/>
                <w:sz w:val="20"/>
              </w:rPr>
              <w:t>Kesulitan</w:t>
            </w:r>
            <w:r w:rsidR="00AD38DA">
              <w:rPr>
                <w:spacing w:val="-4"/>
                <w:sz w:val="20"/>
              </w:rPr>
              <w:t xml:space="preserve"> </w:t>
            </w:r>
            <w:r w:rsidR="007D3639" w:rsidRPr="007D3639">
              <w:rPr>
                <w:spacing w:val="-4"/>
                <w:sz w:val="20"/>
              </w:rPr>
              <w:t>dalam</w:t>
            </w:r>
            <w:r w:rsidR="007D3639">
              <w:rPr>
                <w:spacing w:val="-4"/>
                <w:sz w:val="20"/>
              </w:rPr>
              <w:t xml:space="preserve"> </w:t>
            </w:r>
            <w:r w:rsidR="007D3639" w:rsidRPr="007D3639">
              <w:rPr>
                <w:spacing w:val="-4"/>
                <w:sz w:val="20"/>
              </w:rPr>
              <w:t>menentukan metode</w:t>
            </w:r>
            <w:r w:rsidR="007D3639">
              <w:rPr>
                <w:spacing w:val="-4"/>
                <w:sz w:val="20"/>
              </w:rPr>
              <w:t xml:space="preserve"> </w:t>
            </w:r>
            <w:r w:rsidR="007D3639" w:rsidRPr="007D3639">
              <w:rPr>
                <w:spacing w:val="-4"/>
                <w:sz w:val="20"/>
              </w:rPr>
              <w:t>pengembangan yang</w:t>
            </w:r>
            <w:r w:rsidR="007D3639">
              <w:rPr>
                <w:spacing w:val="-4"/>
                <w:sz w:val="20"/>
              </w:rPr>
              <w:t xml:space="preserve"> </w:t>
            </w:r>
            <w:r w:rsidR="007D3639" w:rsidRPr="007D3639">
              <w:rPr>
                <w:spacing w:val="-4"/>
                <w:sz w:val="20"/>
              </w:rPr>
              <w:t xml:space="preserve">sesuai, </w:t>
            </w:r>
            <w:r w:rsidR="00AD38DA">
              <w:rPr>
                <w:spacing w:val="-4"/>
                <w:sz w:val="20"/>
              </w:rPr>
              <w:t xml:space="preserve">perlu </w:t>
            </w:r>
            <w:r w:rsidR="007D3639" w:rsidRPr="007D3639">
              <w:rPr>
                <w:spacing w:val="-4"/>
                <w:sz w:val="20"/>
              </w:rPr>
              <w:t>penyesuaian dataset test case.</w:t>
            </w:r>
          </w:p>
        </w:tc>
      </w:tr>
      <w:tr w:rsidR="0055221A" w14:paraId="5404D538" w14:textId="77777777" w:rsidTr="00D51454">
        <w:trPr>
          <w:trHeight w:val="3880"/>
        </w:trPr>
        <w:tc>
          <w:tcPr>
            <w:tcW w:w="1522" w:type="dxa"/>
          </w:tcPr>
          <w:p w14:paraId="2176BF22" w14:textId="77777777" w:rsidR="0055221A" w:rsidRDefault="0055221A" w:rsidP="00D51454">
            <w:pPr>
              <w:pStyle w:val="TableParagraph"/>
              <w:spacing w:before="101"/>
              <w:ind w:left="100"/>
              <w:rPr>
                <w:sz w:val="20"/>
              </w:rPr>
            </w:pPr>
            <w:r>
              <w:rPr>
                <w:sz w:val="20"/>
              </w:rPr>
              <w:lastRenderedPageBreak/>
              <w:t xml:space="preserve">Sidang Progress </w:t>
            </w:r>
            <w:r>
              <w:rPr>
                <w:spacing w:val="-6"/>
                <w:sz w:val="20"/>
              </w:rPr>
              <w:t>PA</w:t>
            </w:r>
          </w:p>
        </w:tc>
        <w:tc>
          <w:tcPr>
            <w:tcW w:w="2650" w:type="dxa"/>
          </w:tcPr>
          <w:p w14:paraId="638F4FCB" w14:textId="7F586DCC" w:rsidR="0055221A" w:rsidRPr="00904D86" w:rsidRDefault="00492BAF" w:rsidP="00D51454">
            <w:pPr>
              <w:pStyle w:val="TableParagraph"/>
              <w:spacing w:before="101"/>
              <w:ind w:left="100" w:right="77"/>
              <w:jc w:val="both"/>
              <w:rPr>
                <w:sz w:val="20"/>
                <w:szCs w:val="20"/>
              </w:rPr>
            </w:pPr>
            <w:r w:rsidRPr="00904D86">
              <w:rPr>
                <w:sz w:val="20"/>
                <w:szCs w:val="20"/>
              </w:rPr>
              <w:t xml:space="preserve">Berhasil mengembangkan model sistem chatbot yang telah dilakukan integrasi  proses </w:t>
            </w:r>
            <w:r w:rsidRPr="00904D86">
              <w:rPr>
                <w:i/>
                <w:sz w:val="20"/>
                <w:szCs w:val="20"/>
              </w:rPr>
              <w:t>text preprocessing</w:t>
            </w:r>
            <w:r w:rsidRPr="00904D86">
              <w:rPr>
                <w:sz w:val="20"/>
                <w:szCs w:val="20"/>
              </w:rPr>
              <w:t>, vektorisasi menggunakan TF-IDF, dan Cosine Similarity. Selain itu, penentuan nilai ambang batas (threshold) yang optimal juga telah berhasil dilakukan setelah serangkaian uji coba. Oleh karena itu, sistem chatbot ini kini mampu menerima pertanyaan dari pengguna dan menyajikan respons yang relevan.</w:t>
            </w:r>
          </w:p>
        </w:tc>
        <w:tc>
          <w:tcPr>
            <w:tcW w:w="2309" w:type="dxa"/>
          </w:tcPr>
          <w:p w14:paraId="44A5D083" w14:textId="3BF9A9AC" w:rsidR="0055221A" w:rsidRPr="00904D86" w:rsidRDefault="0055221A" w:rsidP="00D51454">
            <w:pPr>
              <w:pStyle w:val="TableParagraph"/>
              <w:tabs>
                <w:tab w:val="left" w:pos="1529"/>
              </w:tabs>
              <w:spacing w:before="101"/>
              <w:ind w:left="100" w:right="74"/>
              <w:jc w:val="both"/>
              <w:rPr>
                <w:sz w:val="20"/>
                <w:szCs w:val="20"/>
              </w:rPr>
            </w:pPr>
            <w:r w:rsidRPr="00904D86">
              <w:rPr>
                <w:sz w:val="20"/>
                <w:szCs w:val="20"/>
              </w:rPr>
              <w:t xml:space="preserve">Karena </w:t>
            </w:r>
            <w:r w:rsidR="00492BAF" w:rsidRPr="00904D86">
              <w:rPr>
                <w:sz w:val="20"/>
                <w:szCs w:val="20"/>
              </w:rPr>
              <w:t xml:space="preserve">daftar stopword yang digunakan pada  </w:t>
            </w:r>
            <w:r w:rsidR="00492BAF" w:rsidRPr="00904D86">
              <w:rPr>
                <w:i/>
                <w:sz w:val="20"/>
                <w:szCs w:val="20"/>
              </w:rPr>
              <w:t>text preprocessing</w:t>
            </w:r>
            <w:r w:rsidR="00492BAF" w:rsidRPr="00904D86">
              <w:rPr>
                <w:sz w:val="20"/>
                <w:szCs w:val="20"/>
              </w:rPr>
              <w:t xml:space="preserve"> berasal dari library NLTK yang cukup komplet. Ini menyebabkan hasil prapemrosesan teks kurang rumit, lantaran banyak kosakata terhapus dalam penyaringan. Kondisi ini membuat proses pencarian jawaban memakai Cosine Similarity menjadi kurang optimal, sehingga respon yang diberikan oleh chatbot terkadang kurang sesuai dengan yang diharapkan.</w:t>
            </w:r>
          </w:p>
          <w:p w14:paraId="0BF513CA" w14:textId="03A6784A" w:rsidR="00492BAF" w:rsidRDefault="00492BAF" w:rsidP="00D51454">
            <w:pPr>
              <w:pStyle w:val="TableParagraph"/>
              <w:tabs>
                <w:tab w:val="left" w:pos="1529"/>
              </w:tabs>
              <w:spacing w:before="101"/>
              <w:ind w:left="100" w:right="74"/>
              <w:jc w:val="both"/>
              <w:rPr>
                <w:sz w:val="20"/>
              </w:rPr>
            </w:pPr>
          </w:p>
        </w:tc>
      </w:tr>
    </w:tbl>
    <w:p w14:paraId="58749EF5" w14:textId="77777777" w:rsidR="0055221A" w:rsidRDefault="0055221A" w:rsidP="0055221A">
      <w:pPr>
        <w:pStyle w:val="TableParagraph"/>
        <w:jc w:val="both"/>
        <w:rPr>
          <w:sz w:val="20"/>
        </w:rPr>
        <w:sectPr w:rsidR="0055221A" w:rsidSect="0055221A">
          <w:pgSz w:w="8400" w:h="11900"/>
          <w:pgMar w:top="720" w:right="283" w:bottom="940" w:left="992" w:header="0" w:footer="716" w:gutter="0"/>
          <w:cols w:space="720"/>
        </w:sectPr>
      </w:pPr>
    </w:p>
    <w:p w14:paraId="0D030023" w14:textId="77777777" w:rsidR="0055221A" w:rsidRDefault="0055221A" w:rsidP="0055221A">
      <w:pPr>
        <w:spacing w:before="64"/>
        <w:ind w:left="1643"/>
        <w:rPr>
          <w:b/>
          <w:sz w:val="18"/>
        </w:rPr>
      </w:pPr>
      <w:r>
        <w:rPr>
          <w:b/>
          <w:sz w:val="18"/>
        </w:rPr>
        <w:lastRenderedPageBreak/>
        <w:t>Tabel</w:t>
      </w:r>
      <w:r>
        <w:rPr>
          <w:b/>
          <w:spacing w:val="-3"/>
          <w:sz w:val="18"/>
        </w:rPr>
        <w:t xml:space="preserve"> </w:t>
      </w:r>
      <w:r>
        <w:rPr>
          <w:b/>
          <w:sz w:val="18"/>
        </w:rPr>
        <w:t>4.28</w:t>
      </w:r>
      <w:r>
        <w:rPr>
          <w:b/>
          <w:spacing w:val="-1"/>
          <w:sz w:val="18"/>
        </w:rPr>
        <w:t xml:space="preserve"> </w:t>
      </w:r>
      <w:r>
        <w:rPr>
          <w:b/>
          <w:sz w:val="18"/>
        </w:rPr>
        <w:t>Progress</w:t>
      </w:r>
      <w:r>
        <w:rPr>
          <w:b/>
          <w:spacing w:val="-3"/>
          <w:sz w:val="18"/>
        </w:rPr>
        <w:t xml:space="preserve"> </w:t>
      </w:r>
      <w:r>
        <w:rPr>
          <w:b/>
          <w:sz w:val="18"/>
        </w:rPr>
        <w:t>Perkembangan</w:t>
      </w:r>
      <w:r>
        <w:rPr>
          <w:b/>
          <w:spacing w:val="-3"/>
          <w:sz w:val="18"/>
        </w:rPr>
        <w:t xml:space="preserve"> </w:t>
      </w:r>
      <w:r>
        <w:rPr>
          <w:b/>
          <w:spacing w:val="-2"/>
          <w:sz w:val="18"/>
        </w:rPr>
        <w:t>Penelitian</w:t>
      </w:r>
    </w:p>
    <w:p w14:paraId="4728FE1B" w14:textId="77777777" w:rsidR="0055221A" w:rsidRDefault="0055221A" w:rsidP="0055221A">
      <w:pPr>
        <w:pStyle w:val="BodyText"/>
        <w:spacing w:before="69" w:after="1"/>
        <w:rPr>
          <w:b/>
        </w:rPr>
      </w:pPr>
    </w:p>
    <w:tbl>
      <w:tblPr>
        <w:tblW w:w="6481" w:type="dxa"/>
        <w:tblInd w:w="-4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02"/>
        <w:gridCol w:w="2470"/>
        <w:gridCol w:w="2309"/>
      </w:tblGrid>
      <w:tr w:rsidR="0055221A" w14:paraId="46B9835F" w14:textId="77777777" w:rsidTr="00904D86">
        <w:trPr>
          <w:trHeight w:val="431"/>
        </w:trPr>
        <w:tc>
          <w:tcPr>
            <w:tcW w:w="1702" w:type="dxa"/>
          </w:tcPr>
          <w:p w14:paraId="0AA91EEA" w14:textId="77777777" w:rsidR="0055221A" w:rsidRDefault="0055221A" w:rsidP="00D51454">
            <w:pPr>
              <w:pStyle w:val="TableParagraph"/>
              <w:spacing w:before="101"/>
              <w:ind w:left="314"/>
              <w:rPr>
                <w:b/>
                <w:sz w:val="20"/>
              </w:rPr>
            </w:pPr>
            <w:r>
              <w:rPr>
                <w:b/>
                <w:sz w:val="20"/>
              </w:rPr>
              <w:t>Jenis</w:t>
            </w:r>
            <w:r>
              <w:rPr>
                <w:b/>
                <w:spacing w:val="-5"/>
                <w:sz w:val="20"/>
              </w:rPr>
              <w:t xml:space="preserve"> </w:t>
            </w:r>
            <w:r>
              <w:rPr>
                <w:b/>
                <w:spacing w:val="-2"/>
                <w:sz w:val="20"/>
              </w:rPr>
              <w:t>Sidang</w:t>
            </w:r>
          </w:p>
        </w:tc>
        <w:tc>
          <w:tcPr>
            <w:tcW w:w="2470" w:type="dxa"/>
          </w:tcPr>
          <w:p w14:paraId="1513A6F7" w14:textId="77777777" w:rsidR="0055221A" w:rsidRDefault="0055221A" w:rsidP="00D51454">
            <w:pPr>
              <w:pStyle w:val="TableParagraph"/>
              <w:spacing w:before="101"/>
              <w:ind w:left="21"/>
              <w:jc w:val="center"/>
              <w:rPr>
                <w:b/>
                <w:sz w:val="20"/>
              </w:rPr>
            </w:pPr>
            <w:r>
              <w:rPr>
                <w:b/>
                <w:spacing w:val="-2"/>
                <w:sz w:val="20"/>
              </w:rPr>
              <w:t>Progress</w:t>
            </w:r>
          </w:p>
        </w:tc>
        <w:tc>
          <w:tcPr>
            <w:tcW w:w="2309" w:type="dxa"/>
          </w:tcPr>
          <w:p w14:paraId="2DF90ECC" w14:textId="77777777" w:rsidR="0055221A" w:rsidRDefault="0055221A" w:rsidP="00D51454">
            <w:pPr>
              <w:pStyle w:val="TableParagraph"/>
              <w:spacing w:before="101"/>
              <w:ind w:left="20"/>
              <w:jc w:val="center"/>
              <w:rPr>
                <w:b/>
                <w:sz w:val="20"/>
              </w:rPr>
            </w:pPr>
            <w:r>
              <w:rPr>
                <w:b/>
                <w:spacing w:val="-2"/>
                <w:sz w:val="20"/>
              </w:rPr>
              <w:t>Kendala</w:t>
            </w:r>
          </w:p>
        </w:tc>
      </w:tr>
      <w:tr w:rsidR="0055221A" w14:paraId="4603DE2B" w14:textId="77777777" w:rsidTr="00904D86">
        <w:trPr>
          <w:trHeight w:val="4800"/>
        </w:trPr>
        <w:tc>
          <w:tcPr>
            <w:tcW w:w="1702" w:type="dxa"/>
          </w:tcPr>
          <w:p w14:paraId="7848AE30" w14:textId="77777777" w:rsidR="0055221A" w:rsidRDefault="0055221A" w:rsidP="00D51454">
            <w:pPr>
              <w:pStyle w:val="TableParagraph"/>
              <w:spacing w:before="101"/>
              <w:ind w:left="100"/>
              <w:rPr>
                <w:sz w:val="20"/>
              </w:rPr>
            </w:pPr>
            <w:r>
              <w:rPr>
                <w:sz w:val="20"/>
              </w:rPr>
              <w:t>Sidang</w:t>
            </w:r>
            <w:r>
              <w:rPr>
                <w:spacing w:val="9"/>
                <w:sz w:val="20"/>
              </w:rPr>
              <w:t xml:space="preserve"> </w:t>
            </w:r>
            <w:r>
              <w:rPr>
                <w:sz w:val="20"/>
              </w:rPr>
              <w:t>Evaluasi</w:t>
            </w:r>
            <w:r>
              <w:rPr>
                <w:spacing w:val="8"/>
                <w:sz w:val="20"/>
              </w:rPr>
              <w:t xml:space="preserve"> </w:t>
            </w:r>
            <w:r>
              <w:rPr>
                <w:sz w:val="20"/>
              </w:rPr>
              <w:t xml:space="preserve">1 </w:t>
            </w:r>
            <w:r>
              <w:rPr>
                <w:spacing w:val="-6"/>
                <w:sz w:val="20"/>
              </w:rPr>
              <w:t>PA</w:t>
            </w:r>
          </w:p>
        </w:tc>
        <w:tc>
          <w:tcPr>
            <w:tcW w:w="2470" w:type="dxa"/>
          </w:tcPr>
          <w:p w14:paraId="174F6BFD" w14:textId="5EA538B5" w:rsidR="0055221A" w:rsidRPr="00904D86" w:rsidRDefault="0055221A" w:rsidP="00904D86">
            <w:pPr>
              <w:pStyle w:val="TableParagraph"/>
              <w:tabs>
                <w:tab w:val="left" w:pos="1494"/>
              </w:tabs>
              <w:spacing w:before="101"/>
              <w:ind w:left="100" w:right="75"/>
              <w:jc w:val="both"/>
              <w:rPr>
                <w:spacing w:val="-13"/>
                <w:sz w:val="20"/>
                <w:szCs w:val="20"/>
              </w:rPr>
            </w:pPr>
            <w:r w:rsidRPr="00904D86">
              <w:rPr>
                <w:spacing w:val="-2"/>
                <w:sz w:val="20"/>
                <w:szCs w:val="20"/>
              </w:rPr>
              <w:t>Telah</w:t>
            </w:r>
            <w:r w:rsidRPr="00904D86">
              <w:rPr>
                <w:sz w:val="20"/>
                <w:szCs w:val="20"/>
              </w:rPr>
              <w:tab/>
            </w:r>
            <w:r w:rsidRPr="00904D86">
              <w:rPr>
                <w:spacing w:val="-2"/>
                <w:sz w:val="20"/>
                <w:szCs w:val="20"/>
              </w:rPr>
              <w:t xml:space="preserve">melakukan </w:t>
            </w:r>
            <w:r w:rsidRPr="00904D86">
              <w:rPr>
                <w:sz w:val="20"/>
                <w:szCs w:val="20"/>
              </w:rPr>
              <w:t>penyesuaian</w:t>
            </w:r>
            <w:r w:rsidRPr="00904D86">
              <w:rPr>
                <w:spacing w:val="-5"/>
                <w:sz w:val="20"/>
                <w:szCs w:val="20"/>
              </w:rPr>
              <w:t xml:space="preserve"> </w:t>
            </w:r>
            <w:r w:rsidRPr="00904D86">
              <w:rPr>
                <w:sz w:val="20"/>
                <w:szCs w:val="20"/>
              </w:rPr>
              <w:t>terhadap</w:t>
            </w:r>
            <w:r w:rsidRPr="00904D86">
              <w:rPr>
                <w:spacing w:val="-5"/>
                <w:sz w:val="20"/>
                <w:szCs w:val="20"/>
              </w:rPr>
              <w:t xml:space="preserve"> </w:t>
            </w:r>
            <w:r w:rsidRPr="00904D86">
              <w:rPr>
                <w:sz w:val="20"/>
                <w:szCs w:val="20"/>
              </w:rPr>
              <w:t xml:space="preserve">daftar kalimat </w:t>
            </w:r>
            <w:r w:rsidRPr="00904D86">
              <w:rPr>
                <w:i/>
                <w:sz w:val="20"/>
                <w:szCs w:val="20"/>
              </w:rPr>
              <w:t xml:space="preserve">stopword </w:t>
            </w:r>
            <w:r w:rsidRPr="00904D86">
              <w:rPr>
                <w:sz w:val="20"/>
                <w:szCs w:val="20"/>
              </w:rPr>
              <w:t>agar hasil akhir</w:t>
            </w:r>
            <w:r w:rsidRPr="00904D86">
              <w:rPr>
                <w:spacing w:val="-13"/>
                <w:sz w:val="20"/>
                <w:szCs w:val="20"/>
              </w:rPr>
              <w:t xml:space="preserve"> </w:t>
            </w:r>
            <w:r w:rsidRPr="00904D86">
              <w:rPr>
                <w:sz w:val="20"/>
                <w:szCs w:val="20"/>
              </w:rPr>
              <w:t>dari</w:t>
            </w:r>
            <w:r w:rsidRPr="00904D86">
              <w:rPr>
                <w:spacing w:val="-12"/>
                <w:sz w:val="20"/>
                <w:szCs w:val="20"/>
              </w:rPr>
              <w:t xml:space="preserve"> </w:t>
            </w:r>
            <w:r w:rsidRPr="00904D86">
              <w:rPr>
                <w:i/>
                <w:sz w:val="20"/>
                <w:szCs w:val="20"/>
              </w:rPr>
              <w:t>text</w:t>
            </w:r>
            <w:r w:rsidRPr="00904D86">
              <w:rPr>
                <w:i/>
                <w:spacing w:val="-13"/>
                <w:sz w:val="20"/>
                <w:szCs w:val="20"/>
              </w:rPr>
              <w:t xml:space="preserve"> </w:t>
            </w:r>
            <w:r w:rsidRPr="00904D86">
              <w:rPr>
                <w:i/>
                <w:sz w:val="20"/>
                <w:szCs w:val="20"/>
              </w:rPr>
              <w:t xml:space="preserve">preprocessing </w:t>
            </w:r>
            <w:r w:rsidRPr="00904D86">
              <w:rPr>
                <w:sz w:val="20"/>
                <w:szCs w:val="20"/>
              </w:rPr>
              <w:t xml:space="preserve">menjadi lebih kompleks. Dengan demikian, pada proses pencarian jawaban dengan </w:t>
            </w:r>
            <w:r w:rsidRPr="00904D86">
              <w:rPr>
                <w:i/>
                <w:sz w:val="20"/>
                <w:szCs w:val="20"/>
              </w:rPr>
              <w:t>Cosine Similarity</w:t>
            </w:r>
            <w:r w:rsidRPr="00904D86">
              <w:rPr>
                <w:sz w:val="20"/>
                <w:szCs w:val="20"/>
              </w:rPr>
              <w:t>, sistem dapat melakukannya dengan</w:t>
            </w:r>
            <w:r w:rsidRPr="00904D86">
              <w:rPr>
                <w:spacing w:val="-13"/>
                <w:sz w:val="20"/>
                <w:szCs w:val="20"/>
              </w:rPr>
              <w:t xml:space="preserve"> </w:t>
            </w:r>
            <w:r w:rsidRPr="00904D86">
              <w:rPr>
                <w:sz w:val="20"/>
                <w:szCs w:val="20"/>
              </w:rPr>
              <w:t>lebih</w:t>
            </w:r>
            <w:r w:rsidRPr="00904D86">
              <w:rPr>
                <w:spacing w:val="-12"/>
                <w:sz w:val="20"/>
                <w:szCs w:val="20"/>
              </w:rPr>
              <w:t xml:space="preserve"> </w:t>
            </w:r>
            <w:r w:rsidRPr="00904D86">
              <w:rPr>
                <w:sz w:val="20"/>
                <w:szCs w:val="20"/>
              </w:rPr>
              <w:t>optimal.</w:t>
            </w:r>
            <w:r w:rsidRPr="00904D86">
              <w:rPr>
                <w:spacing w:val="-13"/>
                <w:sz w:val="20"/>
                <w:szCs w:val="20"/>
              </w:rPr>
              <w:t xml:space="preserve"> </w:t>
            </w:r>
            <w:r w:rsidR="00904D86" w:rsidRPr="00904D86">
              <w:rPr>
                <w:spacing w:val="-13"/>
                <w:sz w:val="20"/>
                <w:szCs w:val="20"/>
              </w:rPr>
              <w:t xml:space="preserve"> </w:t>
            </w:r>
            <w:r w:rsidR="0079014B" w:rsidRPr="00904D86">
              <w:rPr>
                <w:sz w:val="20"/>
                <w:szCs w:val="20"/>
              </w:rPr>
              <w:t>Selain itu, berhasil mengembangkan antar muka chatbot dan mengintegrasikan dengan model yang telah dibuat.</w:t>
            </w:r>
          </w:p>
        </w:tc>
        <w:tc>
          <w:tcPr>
            <w:tcW w:w="2309" w:type="dxa"/>
          </w:tcPr>
          <w:p w14:paraId="5CEE88D3" w14:textId="72A14199" w:rsidR="0055221A" w:rsidRPr="00904D86" w:rsidRDefault="00904D86" w:rsidP="00D51454">
            <w:pPr>
              <w:pStyle w:val="TableParagraph"/>
              <w:tabs>
                <w:tab w:val="left" w:pos="1244"/>
              </w:tabs>
              <w:spacing w:before="101"/>
              <w:ind w:left="100" w:right="76"/>
              <w:jc w:val="both"/>
              <w:rPr>
                <w:sz w:val="20"/>
                <w:szCs w:val="20"/>
              </w:rPr>
            </w:pPr>
            <w:r w:rsidRPr="00904D86">
              <w:rPr>
                <w:sz w:val="20"/>
                <w:szCs w:val="20"/>
              </w:rPr>
              <w:t xml:space="preserve">Chatbot </w:t>
            </w:r>
            <w:r w:rsidR="00492BAF" w:rsidRPr="00904D86">
              <w:rPr>
                <w:sz w:val="20"/>
                <w:szCs w:val="20"/>
              </w:rPr>
              <w:t xml:space="preserve">masih belum dapat merespons dengan tepat apabila pertanyaan pengguna menggunakan kata sinonim dari </w:t>
            </w:r>
            <w:r w:rsidR="00492BAF" w:rsidRPr="00904D86">
              <w:rPr>
                <w:spacing w:val="-2"/>
                <w:sz w:val="20"/>
                <w:szCs w:val="20"/>
              </w:rPr>
              <w:t>pertanyaan</w:t>
            </w:r>
            <w:r w:rsidR="00492BAF" w:rsidRPr="00904D86">
              <w:rPr>
                <w:sz w:val="20"/>
                <w:szCs w:val="20"/>
              </w:rPr>
              <w:tab/>
            </w:r>
            <w:r w:rsidR="00492BAF" w:rsidRPr="00904D86">
              <w:rPr>
                <w:spacing w:val="-4"/>
                <w:sz w:val="20"/>
                <w:szCs w:val="20"/>
              </w:rPr>
              <w:t xml:space="preserve">yang </w:t>
            </w:r>
            <w:r w:rsidR="00492BAF" w:rsidRPr="00904D86">
              <w:rPr>
                <w:sz w:val="20"/>
                <w:szCs w:val="20"/>
              </w:rPr>
              <w:t>tersimpan di dataset. Hal ini membuat interaksi antara chatbot dan pengguna masih terasa kurang alami</w:t>
            </w:r>
            <w:r w:rsidRPr="00904D86">
              <w:rPr>
                <w:sz w:val="20"/>
                <w:szCs w:val="20"/>
              </w:rPr>
              <w:t xml:space="preserve"> dan banyak pertanyaan yang tidak dapat dijawab terutama yang menggunakan istilah atau sinonim.</w:t>
            </w:r>
          </w:p>
        </w:tc>
      </w:tr>
    </w:tbl>
    <w:p w14:paraId="0CA025F9" w14:textId="1D6EF775" w:rsidR="00CD168A" w:rsidRPr="009404BB" w:rsidRDefault="00CD168A" w:rsidP="0055221A">
      <w:pPr>
        <w:pStyle w:val="TableParagraph"/>
        <w:ind w:right="461"/>
        <w:jc w:val="both"/>
        <w:rPr>
          <w:sz w:val="20"/>
          <w:szCs w:val="20"/>
        </w:rPr>
      </w:pPr>
    </w:p>
    <w:p w14:paraId="1B0DB807" w14:textId="77777777" w:rsidR="002C01CC" w:rsidRPr="009404BB" w:rsidRDefault="002C01CC" w:rsidP="002C01CC">
      <w:pPr>
        <w:pStyle w:val="TableParagraph"/>
        <w:ind w:right="461"/>
        <w:jc w:val="both"/>
        <w:rPr>
          <w:sz w:val="20"/>
          <w:szCs w:val="20"/>
        </w:rPr>
      </w:pPr>
    </w:p>
    <w:p w14:paraId="1705EED2" w14:textId="77777777" w:rsidR="002C01CC" w:rsidRPr="009404BB" w:rsidRDefault="002C01CC" w:rsidP="002C01CC">
      <w:pPr>
        <w:pStyle w:val="TableParagraph"/>
        <w:ind w:right="461"/>
        <w:jc w:val="both"/>
        <w:rPr>
          <w:sz w:val="20"/>
          <w:szCs w:val="20"/>
        </w:rPr>
      </w:pPr>
    </w:p>
    <w:p w14:paraId="480AD77E" w14:textId="77777777" w:rsidR="002C01CC" w:rsidRPr="009404BB" w:rsidRDefault="002C01CC" w:rsidP="002C01CC">
      <w:pPr>
        <w:pStyle w:val="TableParagraph"/>
        <w:ind w:right="461"/>
        <w:jc w:val="both"/>
        <w:rPr>
          <w:sz w:val="20"/>
          <w:szCs w:val="20"/>
        </w:rPr>
      </w:pPr>
    </w:p>
    <w:p w14:paraId="4A16734C" w14:textId="77777777" w:rsidR="002C01CC" w:rsidRPr="009404BB" w:rsidRDefault="002C01CC" w:rsidP="002C01CC">
      <w:pPr>
        <w:pStyle w:val="TableParagraph"/>
        <w:ind w:right="461"/>
        <w:jc w:val="both"/>
        <w:rPr>
          <w:sz w:val="20"/>
          <w:szCs w:val="20"/>
        </w:rPr>
      </w:pPr>
    </w:p>
    <w:p w14:paraId="7615DC57" w14:textId="77777777" w:rsidR="002C01CC" w:rsidRPr="009404BB" w:rsidRDefault="002C01CC" w:rsidP="002C01CC">
      <w:pPr>
        <w:pStyle w:val="TableParagraph"/>
        <w:ind w:right="461"/>
        <w:jc w:val="both"/>
        <w:rPr>
          <w:sz w:val="20"/>
          <w:szCs w:val="20"/>
        </w:rPr>
      </w:pPr>
    </w:p>
    <w:p w14:paraId="3DF05C53" w14:textId="77777777" w:rsidR="002C01CC" w:rsidRPr="009404BB" w:rsidRDefault="002C01CC" w:rsidP="002C01CC">
      <w:pPr>
        <w:pStyle w:val="TableParagraph"/>
        <w:ind w:right="461"/>
        <w:jc w:val="both"/>
        <w:rPr>
          <w:sz w:val="20"/>
          <w:szCs w:val="20"/>
        </w:rPr>
      </w:pPr>
    </w:p>
    <w:p w14:paraId="16922AA1" w14:textId="77777777" w:rsidR="002C01CC" w:rsidRPr="009404BB" w:rsidRDefault="002C01CC" w:rsidP="002C01CC">
      <w:pPr>
        <w:pStyle w:val="TableParagraph"/>
        <w:ind w:right="461"/>
        <w:jc w:val="both"/>
        <w:rPr>
          <w:sz w:val="20"/>
          <w:szCs w:val="20"/>
        </w:rPr>
      </w:pPr>
    </w:p>
    <w:p w14:paraId="4C286F0C" w14:textId="77777777" w:rsidR="002C01CC" w:rsidRPr="009404BB" w:rsidRDefault="002C01CC" w:rsidP="002C01CC">
      <w:pPr>
        <w:pStyle w:val="TableParagraph"/>
        <w:ind w:right="461"/>
        <w:jc w:val="both"/>
        <w:rPr>
          <w:sz w:val="20"/>
          <w:szCs w:val="20"/>
        </w:rPr>
      </w:pPr>
    </w:p>
    <w:p w14:paraId="5CE804DB" w14:textId="77777777" w:rsidR="002C01CC" w:rsidRPr="009404BB" w:rsidRDefault="002C01CC" w:rsidP="002C01CC">
      <w:pPr>
        <w:pStyle w:val="TableParagraph"/>
        <w:ind w:right="461"/>
        <w:jc w:val="both"/>
        <w:rPr>
          <w:sz w:val="20"/>
          <w:szCs w:val="20"/>
        </w:rPr>
      </w:pPr>
    </w:p>
    <w:p w14:paraId="5A1D205A" w14:textId="77777777" w:rsidR="002C01CC" w:rsidRPr="009404BB" w:rsidRDefault="002C01CC" w:rsidP="002C01CC">
      <w:pPr>
        <w:pStyle w:val="TableParagraph"/>
        <w:ind w:right="461"/>
        <w:jc w:val="both"/>
        <w:rPr>
          <w:sz w:val="20"/>
          <w:szCs w:val="20"/>
        </w:rPr>
      </w:pPr>
    </w:p>
    <w:p w14:paraId="74034A17" w14:textId="77777777" w:rsidR="002C01CC" w:rsidRPr="009404BB" w:rsidRDefault="002C01CC" w:rsidP="002C01CC">
      <w:pPr>
        <w:pStyle w:val="TableParagraph"/>
        <w:ind w:right="461"/>
        <w:jc w:val="both"/>
        <w:rPr>
          <w:sz w:val="20"/>
          <w:szCs w:val="20"/>
        </w:rPr>
      </w:pPr>
    </w:p>
    <w:p w14:paraId="1F5BDABC" w14:textId="77777777" w:rsidR="002C01CC" w:rsidRPr="009404BB" w:rsidRDefault="002C01CC" w:rsidP="002C01CC">
      <w:pPr>
        <w:pStyle w:val="TableParagraph"/>
        <w:ind w:right="461"/>
        <w:jc w:val="both"/>
        <w:rPr>
          <w:sz w:val="20"/>
          <w:szCs w:val="20"/>
        </w:rPr>
      </w:pPr>
    </w:p>
    <w:p w14:paraId="54AC7F56" w14:textId="77777777" w:rsidR="002C01CC" w:rsidRDefault="002C01CC" w:rsidP="002C01CC">
      <w:pPr>
        <w:pStyle w:val="TableParagraph"/>
        <w:ind w:right="461"/>
        <w:jc w:val="both"/>
        <w:rPr>
          <w:sz w:val="20"/>
          <w:szCs w:val="20"/>
        </w:rPr>
      </w:pPr>
    </w:p>
    <w:p w14:paraId="6BBD34C0" w14:textId="77777777" w:rsidR="0021504C" w:rsidRDefault="0021504C" w:rsidP="002C01CC">
      <w:pPr>
        <w:pStyle w:val="TableParagraph"/>
        <w:ind w:right="461"/>
        <w:jc w:val="both"/>
        <w:rPr>
          <w:sz w:val="20"/>
          <w:szCs w:val="20"/>
        </w:rPr>
      </w:pPr>
    </w:p>
    <w:p w14:paraId="3EB35137" w14:textId="77777777" w:rsidR="0021504C" w:rsidRDefault="0021504C" w:rsidP="002C01CC">
      <w:pPr>
        <w:pStyle w:val="TableParagraph"/>
        <w:ind w:right="461"/>
        <w:jc w:val="both"/>
        <w:rPr>
          <w:sz w:val="20"/>
          <w:szCs w:val="20"/>
        </w:rPr>
      </w:pPr>
    </w:p>
    <w:p w14:paraId="21C2C7D9" w14:textId="77777777" w:rsidR="0021504C" w:rsidRDefault="0021504C" w:rsidP="002C01CC">
      <w:pPr>
        <w:pStyle w:val="TableParagraph"/>
        <w:ind w:right="461"/>
        <w:jc w:val="both"/>
        <w:rPr>
          <w:sz w:val="20"/>
          <w:szCs w:val="20"/>
        </w:rPr>
      </w:pPr>
    </w:p>
    <w:p w14:paraId="7C3E84C2" w14:textId="77777777" w:rsidR="0021504C" w:rsidRDefault="0021504C" w:rsidP="002C01CC">
      <w:pPr>
        <w:pStyle w:val="TableParagraph"/>
        <w:ind w:right="461"/>
        <w:jc w:val="both"/>
        <w:rPr>
          <w:sz w:val="20"/>
          <w:szCs w:val="20"/>
        </w:rPr>
      </w:pPr>
    </w:p>
    <w:p w14:paraId="678E3F93" w14:textId="77777777" w:rsidR="0021504C" w:rsidRDefault="0021504C" w:rsidP="002C01CC">
      <w:pPr>
        <w:pStyle w:val="TableParagraph"/>
        <w:ind w:right="461"/>
        <w:jc w:val="both"/>
        <w:rPr>
          <w:sz w:val="20"/>
          <w:szCs w:val="20"/>
        </w:rPr>
      </w:pPr>
    </w:p>
    <w:p w14:paraId="7CC9BD1C" w14:textId="77777777" w:rsidR="0021504C" w:rsidRDefault="0021504C" w:rsidP="002C01CC">
      <w:pPr>
        <w:pStyle w:val="TableParagraph"/>
        <w:ind w:right="461"/>
        <w:jc w:val="both"/>
        <w:rPr>
          <w:sz w:val="20"/>
          <w:szCs w:val="20"/>
        </w:rPr>
      </w:pPr>
    </w:p>
    <w:p w14:paraId="692840E7" w14:textId="77777777" w:rsidR="0021504C" w:rsidRDefault="0021504C" w:rsidP="002C01CC">
      <w:pPr>
        <w:pStyle w:val="TableParagraph"/>
        <w:ind w:right="461"/>
        <w:jc w:val="both"/>
        <w:rPr>
          <w:sz w:val="20"/>
          <w:szCs w:val="20"/>
        </w:rPr>
      </w:pPr>
    </w:p>
    <w:p w14:paraId="11116673" w14:textId="77777777" w:rsidR="0021504C" w:rsidRDefault="0021504C" w:rsidP="002C01CC">
      <w:pPr>
        <w:pStyle w:val="TableParagraph"/>
        <w:ind w:right="461"/>
        <w:jc w:val="both"/>
        <w:rPr>
          <w:sz w:val="20"/>
          <w:szCs w:val="20"/>
        </w:rPr>
      </w:pPr>
    </w:p>
    <w:p w14:paraId="73DB44BA" w14:textId="77777777" w:rsidR="00D13B16" w:rsidRDefault="00D13B16" w:rsidP="002C01CC">
      <w:pPr>
        <w:pStyle w:val="TableParagraph"/>
        <w:ind w:right="461"/>
        <w:jc w:val="both"/>
        <w:rPr>
          <w:sz w:val="20"/>
          <w:szCs w:val="20"/>
        </w:rPr>
      </w:pPr>
    </w:p>
    <w:p w14:paraId="1E6B8566" w14:textId="77777777" w:rsidR="00D13B16" w:rsidRDefault="00D13B16" w:rsidP="002C01CC">
      <w:pPr>
        <w:pStyle w:val="TableParagraph"/>
        <w:ind w:right="461"/>
        <w:jc w:val="both"/>
        <w:rPr>
          <w:sz w:val="20"/>
          <w:szCs w:val="20"/>
        </w:rPr>
      </w:pPr>
    </w:p>
    <w:p w14:paraId="25FEDC76" w14:textId="77777777" w:rsidR="00FB1574" w:rsidRDefault="00FB1574" w:rsidP="002C01CC">
      <w:pPr>
        <w:pStyle w:val="TableParagraph"/>
        <w:ind w:right="461"/>
        <w:jc w:val="both"/>
        <w:rPr>
          <w:sz w:val="20"/>
          <w:szCs w:val="20"/>
        </w:rPr>
      </w:pPr>
    </w:p>
    <w:p w14:paraId="1ED676DA" w14:textId="77777777" w:rsidR="00FB1574" w:rsidRDefault="00FB1574" w:rsidP="002C01CC">
      <w:pPr>
        <w:pStyle w:val="TableParagraph"/>
        <w:ind w:right="461"/>
        <w:jc w:val="both"/>
        <w:rPr>
          <w:sz w:val="20"/>
          <w:szCs w:val="20"/>
        </w:rPr>
      </w:pPr>
    </w:p>
    <w:p w14:paraId="4D1078E8" w14:textId="77777777" w:rsidR="00FB1574" w:rsidRDefault="00FB1574" w:rsidP="002C01CC">
      <w:pPr>
        <w:pStyle w:val="TableParagraph"/>
        <w:ind w:right="461"/>
        <w:jc w:val="both"/>
        <w:rPr>
          <w:sz w:val="20"/>
          <w:szCs w:val="20"/>
        </w:rPr>
      </w:pPr>
    </w:p>
    <w:p w14:paraId="1F6C113D" w14:textId="77777777" w:rsidR="00D13B16" w:rsidRDefault="00D13B16" w:rsidP="00FB1574">
      <w:pPr>
        <w:ind w:left="1744"/>
        <w:rPr>
          <w:sz w:val="20"/>
        </w:rPr>
      </w:pPr>
    </w:p>
    <w:p w14:paraId="4B9E2134" w14:textId="1DE96FA0" w:rsidR="00FB1574" w:rsidRPr="009404BB" w:rsidRDefault="00FB1574" w:rsidP="00FB1574">
      <w:pPr>
        <w:ind w:left="1744"/>
        <w:rPr>
          <w:sz w:val="20"/>
        </w:rPr>
      </w:pPr>
      <w:r w:rsidRPr="009404BB">
        <w:rPr>
          <w:sz w:val="20"/>
        </w:rPr>
        <w:t>(Halaman</w:t>
      </w:r>
      <w:r w:rsidRPr="009404BB">
        <w:rPr>
          <w:spacing w:val="-4"/>
          <w:sz w:val="20"/>
        </w:rPr>
        <w:t xml:space="preserve"> </w:t>
      </w:r>
      <w:r w:rsidRPr="009404BB">
        <w:rPr>
          <w:sz w:val="20"/>
        </w:rPr>
        <w:t>ini</w:t>
      </w:r>
      <w:r w:rsidRPr="009404BB">
        <w:rPr>
          <w:spacing w:val="-5"/>
          <w:sz w:val="20"/>
        </w:rPr>
        <w:t xml:space="preserve"> </w:t>
      </w:r>
      <w:r w:rsidRPr="009404BB">
        <w:rPr>
          <w:sz w:val="20"/>
        </w:rPr>
        <w:t>sengaja</w:t>
      </w:r>
      <w:r w:rsidRPr="009404BB">
        <w:rPr>
          <w:spacing w:val="-5"/>
          <w:sz w:val="20"/>
        </w:rPr>
        <w:t xml:space="preserve"> </w:t>
      </w:r>
      <w:r w:rsidRPr="009404BB">
        <w:rPr>
          <w:spacing w:val="-2"/>
          <w:sz w:val="20"/>
        </w:rPr>
        <w:t>dikosongkan)</w:t>
      </w:r>
    </w:p>
    <w:p w14:paraId="085D2D1A" w14:textId="77777777" w:rsidR="00FB1574" w:rsidRDefault="00FB1574" w:rsidP="002C01CC">
      <w:pPr>
        <w:pStyle w:val="TableParagraph"/>
        <w:ind w:right="461"/>
        <w:jc w:val="both"/>
        <w:rPr>
          <w:sz w:val="20"/>
          <w:szCs w:val="20"/>
        </w:rPr>
      </w:pPr>
    </w:p>
    <w:p w14:paraId="57A3FFD3" w14:textId="77777777" w:rsidR="00FB1574" w:rsidRDefault="00FB1574" w:rsidP="002C01CC">
      <w:pPr>
        <w:pStyle w:val="TableParagraph"/>
        <w:ind w:right="461"/>
        <w:jc w:val="both"/>
        <w:rPr>
          <w:sz w:val="20"/>
          <w:szCs w:val="20"/>
        </w:rPr>
      </w:pPr>
    </w:p>
    <w:p w14:paraId="43364857" w14:textId="77777777" w:rsidR="00E7676D" w:rsidRDefault="00E7676D" w:rsidP="002C01CC">
      <w:pPr>
        <w:pStyle w:val="TableParagraph"/>
        <w:ind w:right="461"/>
        <w:jc w:val="both"/>
        <w:rPr>
          <w:sz w:val="20"/>
          <w:szCs w:val="20"/>
        </w:rPr>
      </w:pPr>
    </w:p>
    <w:p w14:paraId="5E428BF6" w14:textId="77777777" w:rsidR="00E7676D" w:rsidRDefault="00E7676D" w:rsidP="002C01CC">
      <w:pPr>
        <w:pStyle w:val="TableParagraph"/>
        <w:ind w:right="461"/>
        <w:jc w:val="both"/>
        <w:rPr>
          <w:sz w:val="20"/>
          <w:szCs w:val="20"/>
        </w:rPr>
      </w:pPr>
    </w:p>
    <w:p w14:paraId="36D5CDC9" w14:textId="77777777" w:rsidR="00E7676D" w:rsidRDefault="00E7676D" w:rsidP="002C01CC">
      <w:pPr>
        <w:pStyle w:val="TableParagraph"/>
        <w:ind w:right="461"/>
        <w:jc w:val="both"/>
        <w:rPr>
          <w:sz w:val="20"/>
          <w:szCs w:val="20"/>
        </w:rPr>
      </w:pPr>
    </w:p>
    <w:p w14:paraId="345510A5" w14:textId="77777777" w:rsidR="00E7676D" w:rsidRDefault="00E7676D" w:rsidP="002C01CC">
      <w:pPr>
        <w:pStyle w:val="TableParagraph"/>
        <w:ind w:right="461"/>
        <w:jc w:val="both"/>
        <w:rPr>
          <w:sz w:val="20"/>
          <w:szCs w:val="20"/>
        </w:rPr>
      </w:pPr>
    </w:p>
    <w:p w14:paraId="5F81BE39" w14:textId="77777777" w:rsidR="00E7676D" w:rsidRDefault="00E7676D" w:rsidP="002C01CC">
      <w:pPr>
        <w:pStyle w:val="TableParagraph"/>
        <w:ind w:right="461"/>
        <w:jc w:val="both"/>
        <w:rPr>
          <w:sz w:val="20"/>
          <w:szCs w:val="20"/>
        </w:rPr>
      </w:pPr>
    </w:p>
    <w:p w14:paraId="293EF360" w14:textId="77777777" w:rsidR="00E7676D" w:rsidRDefault="00E7676D" w:rsidP="002C01CC">
      <w:pPr>
        <w:pStyle w:val="TableParagraph"/>
        <w:ind w:right="461"/>
        <w:jc w:val="both"/>
        <w:rPr>
          <w:sz w:val="20"/>
          <w:szCs w:val="20"/>
        </w:rPr>
      </w:pPr>
    </w:p>
    <w:p w14:paraId="24817AEB" w14:textId="77777777" w:rsidR="00E7676D" w:rsidRDefault="00E7676D" w:rsidP="002C01CC">
      <w:pPr>
        <w:pStyle w:val="TableParagraph"/>
        <w:ind w:right="461"/>
        <w:jc w:val="both"/>
        <w:rPr>
          <w:sz w:val="20"/>
          <w:szCs w:val="20"/>
        </w:rPr>
      </w:pPr>
    </w:p>
    <w:p w14:paraId="611D0AB5" w14:textId="77777777" w:rsidR="00E7676D" w:rsidRDefault="00E7676D" w:rsidP="002C01CC">
      <w:pPr>
        <w:pStyle w:val="TableParagraph"/>
        <w:ind w:right="461"/>
        <w:jc w:val="both"/>
        <w:rPr>
          <w:sz w:val="20"/>
          <w:szCs w:val="20"/>
        </w:rPr>
      </w:pPr>
    </w:p>
    <w:p w14:paraId="0F159927" w14:textId="77777777" w:rsidR="00E7676D" w:rsidRDefault="00E7676D" w:rsidP="002C01CC">
      <w:pPr>
        <w:pStyle w:val="TableParagraph"/>
        <w:ind w:right="461"/>
        <w:jc w:val="both"/>
        <w:rPr>
          <w:sz w:val="20"/>
          <w:szCs w:val="20"/>
        </w:rPr>
      </w:pPr>
    </w:p>
    <w:p w14:paraId="20F2BCB0" w14:textId="77777777" w:rsidR="00E7676D" w:rsidRDefault="00E7676D" w:rsidP="002C01CC">
      <w:pPr>
        <w:pStyle w:val="TableParagraph"/>
        <w:ind w:right="461"/>
        <w:jc w:val="both"/>
        <w:rPr>
          <w:sz w:val="20"/>
          <w:szCs w:val="20"/>
        </w:rPr>
      </w:pPr>
    </w:p>
    <w:p w14:paraId="1D796C0F" w14:textId="77777777" w:rsidR="00E7676D" w:rsidRDefault="00E7676D" w:rsidP="002C01CC">
      <w:pPr>
        <w:pStyle w:val="TableParagraph"/>
        <w:ind w:right="461"/>
        <w:jc w:val="both"/>
        <w:rPr>
          <w:sz w:val="20"/>
          <w:szCs w:val="20"/>
        </w:rPr>
      </w:pPr>
    </w:p>
    <w:p w14:paraId="08EBDA1D" w14:textId="77777777" w:rsidR="00E7676D" w:rsidRDefault="00E7676D" w:rsidP="002C01CC">
      <w:pPr>
        <w:pStyle w:val="TableParagraph"/>
        <w:ind w:right="461"/>
        <w:jc w:val="both"/>
        <w:rPr>
          <w:sz w:val="20"/>
          <w:szCs w:val="20"/>
        </w:rPr>
      </w:pPr>
    </w:p>
    <w:p w14:paraId="3DA59C18" w14:textId="77777777" w:rsidR="00E7676D" w:rsidRDefault="00E7676D" w:rsidP="002C01CC">
      <w:pPr>
        <w:pStyle w:val="TableParagraph"/>
        <w:ind w:right="461"/>
        <w:jc w:val="both"/>
        <w:rPr>
          <w:sz w:val="20"/>
          <w:szCs w:val="20"/>
        </w:rPr>
      </w:pPr>
    </w:p>
    <w:p w14:paraId="398D71E4" w14:textId="77777777" w:rsidR="00FB1574" w:rsidRDefault="00FB1574" w:rsidP="002C01CC">
      <w:pPr>
        <w:pStyle w:val="TableParagraph"/>
        <w:ind w:right="461"/>
        <w:jc w:val="both"/>
        <w:rPr>
          <w:sz w:val="20"/>
          <w:szCs w:val="20"/>
        </w:rPr>
      </w:pPr>
    </w:p>
    <w:p w14:paraId="62AC4F03" w14:textId="77777777" w:rsidR="00FB1574" w:rsidRDefault="00FB1574" w:rsidP="002C01CC">
      <w:pPr>
        <w:pStyle w:val="TableParagraph"/>
        <w:ind w:right="461"/>
        <w:jc w:val="both"/>
        <w:rPr>
          <w:sz w:val="20"/>
          <w:szCs w:val="20"/>
        </w:rPr>
      </w:pPr>
    </w:p>
    <w:p w14:paraId="0DFD7BAF" w14:textId="77777777" w:rsidR="00FB1574" w:rsidRDefault="00FB1574" w:rsidP="002C01CC">
      <w:pPr>
        <w:pStyle w:val="TableParagraph"/>
        <w:ind w:right="461"/>
        <w:jc w:val="both"/>
        <w:rPr>
          <w:sz w:val="20"/>
          <w:szCs w:val="20"/>
        </w:rPr>
      </w:pPr>
    </w:p>
    <w:p w14:paraId="2557C356" w14:textId="77777777" w:rsidR="00FB1574" w:rsidRDefault="00FB1574" w:rsidP="002C01CC">
      <w:pPr>
        <w:pStyle w:val="TableParagraph"/>
        <w:ind w:right="461"/>
        <w:jc w:val="both"/>
        <w:rPr>
          <w:sz w:val="20"/>
          <w:szCs w:val="20"/>
        </w:rPr>
      </w:pPr>
    </w:p>
    <w:p w14:paraId="5A631455" w14:textId="77777777" w:rsidR="00FB1574" w:rsidRDefault="00FB1574" w:rsidP="002C01CC">
      <w:pPr>
        <w:pStyle w:val="TableParagraph"/>
        <w:ind w:right="461"/>
        <w:jc w:val="both"/>
        <w:rPr>
          <w:sz w:val="20"/>
          <w:szCs w:val="20"/>
        </w:rPr>
      </w:pPr>
    </w:p>
    <w:p w14:paraId="0C4B2634" w14:textId="77777777" w:rsidR="003436A0" w:rsidRPr="009404BB" w:rsidRDefault="003436A0" w:rsidP="002C01CC">
      <w:pPr>
        <w:pStyle w:val="TableParagraph"/>
        <w:ind w:right="461"/>
        <w:jc w:val="both"/>
        <w:rPr>
          <w:sz w:val="20"/>
          <w:szCs w:val="20"/>
        </w:rPr>
      </w:pPr>
    </w:p>
    <w:p w14:paraId="48F6D78C" w14:textId="77777777" w:rsidR="002C01CC" w:rsidRDefault="002C01CC" w:rsidP="002C01CC">
      <w:pPr>
        <w:pStyle w:val="Heading1"/>
      </w:pPr>
      <w:bookmarkStart w:id="123" w:name="_Toc196165311"/>
      <w:r w:rsidRPr="009404BB">
        <w:lastRenderedPageBreak/>
        <w:t>BAB 5</w:t>
      </w:r>
      <w:r w:rsidRPr="009404BB">
        <w:br/>
        <w:t>PROGRESS PENELITIAN</w:t>
      </w:r>
      <w:bookmarkEnd w:id="123"/>
    </w:p>
    <w:p w14:paraId="66F4EED9" w14:textId="77777777" w:rsidR="00E7676D" w:rsidRDefault="00E7676D" w:rsidP="00E7676D"/>
    <w:p w14:paraId="3FF9FBC1" w14:textId="77777777" w:rsidR="00E7676D" w:rsidRDefault="00E7676D" w:rsidP="00E7676D">
      <w:pPr>
        <w:spacing w:before="253" w:line="230" w:lineRule="auto"/>
        <w:ind w:left="186" w:right="455" w:firstLine="424"/>
        <w:jc w:val="both"/>
        <w:rPr>
          <w:sz w:val="19"/>
        </w:rPr>
      </w:pPr>
      <w:r>
        <w:rPr>
          <w:sz w:val="19"/>
        </w:rPr>
        <w:t>Pada bab ini akan dijelaskan mengenai kesimpulan dari penelitian yang dilakukan</w:t>
      </w:r>
      <w:r>
        <w:rPr>
          <w:spacing w:val="46"/>
          <w:sz w:val="19"/>
        </w:rPr>
        <w:t xml:space="preserve"> </w:t>
      </w:r>
      <w:r>
        <w:rPr>
          <w:sz w:val="19"/>
        </w:rPr>
        <w:t>mulai</w:t>
      </w:r>
      <w:r>
        <w:rPr>
          <w:spacing w:val="44"/>
          <w:sz w:val="19"/>
        </w:rPr>
        <w:t xml:space="preserve"> </w:t>
      </w:r>
      <w:r>
        <w:rPr>
          <w:sz w:val="19"/>
        </w:rPr>
        <w:t>dari</w:t>
      </w:r>
      <w:r>
        <w:rPr>
          <w:spacing w:val="45"/>
          <w:sz w:val="19"/>
        </w:rPr>
        <w:t xml:space="preserve"> </w:t>
      </w:r>
      <w:r>
        <w:rPr>
          <w:sz w:val="19"/>
        </w:rPr>
        <w:t>bab</w:t>
      </w:r>
      <w:r>
        <w:rPr>
          <w:spacing w:val="44"/>
          <w:sz w:val="19"/>
        </w:rPr>
        <w:t xml:space="preserve"> </w:t>
      </w:r>
      <w:r>
        <w:rPr>
          <w:sz w:val="19"/>
        </w:rPr>
        <w:t>1</w:t>
      </w:r>
      <w:r>
        <w:rPr>
          <w:spacing w:val="45"/>
          <w:sz w:val="19"/>
        </w:rPr>
        <w:t xml:space="preserve"> </w:t>
      </w:r>
      <w:r>
        <w:rPr>
          <w:sz w:val="19"/>
        </w:rPr>
        <w:t>yaitu</w:t>
      </w:r>
      <w:r>
        <w:rPr>
          <w:spacing w:val="47"/>
          <w:sz w:val="19"/>
        </w:rPr>
        <w:t xml:space="preserve"> </w:t>
      </w:r>
      <w:r>
        <w:rPr>
          <w:sz w:val="19"/>
        </w:rPr>
        <w:t>pendahuluan</w:t>
      </w:r>
      <w:r>
        <w:rPr>
          <w:spacing w:val="45"/>
          <w:sz w:val="19"/>
        </w:rPr>
        <w:t xml:space="preserve"> </w:t>
      </w:r>
      <w:r>
        <w:rPr>
          <w:sz w:val="19"/>
        </w:rPr>
        <w:t>hingga</w:t>
      </w:r>
      <w:r>
        <w:rPr>
          <w:spacing w:val="46"/>
          <w:sz w:val="19"/>
        </w:rPr>
        <w:t xml:space="preserve"> </w:t>
      </w:r>
      <w:r>
        <w:rPr>
          <w:sz w:val="19"/>
        </w:rPr>
        <w:t>bab</w:t>
      </w:r>
      <w:r>
        <w:rPr>
          <w:spacing w:val="45"/>
          <w:sz w:val="19"/>
        </w:rPr>
        <w:t xml:space="preserve"> </w:t>
      </w:r>
      <w:r>
        <w:rPr>
          <w:sz w:val="19"/>
        </w:rPr>
        <w:t>4</w:t>
      </w:r>
      <w:r>
        <w:rPr>
          <w:spacing w:val="54"/>
          <w:sz w:val="19"/>
        </w:rPr>
        <w:t xml:space="preserve"> </w:t>
      </w:r>
      <w:r>
        <w:rPr>
          <w:sz w:val="19"/>
        </w:rPr>
        <w:t>yaitu</w:t>
      </w:r>
      <w:r>
        <w:rPr>
          <w:spacing w:val="47"/>
          <w:sz w:val="19"/>
        </w:rPr>
        <w:t xml:space="preserve"> </w:t>
      </w:r>
      <w:r>
        <w:rPr>
          <w:spacing w:val="-2"/>
          <w:sz w:val="19"/>
        </w:rPr>
        <w:t>eksperimen.</w:t>
      </w:r>
    </w:p>
    <w:p w14:paraId="743BE5F7" w14:textId="77777777" w:rsidR="00E7676D" w:rsidRDefault="00E7676D" w:rsidP="00E7676D">
      <w:pPr>
        <w:pStyle w:val="Heading4"/>
        <w:numPr>
          <w:ilvl w:val="1"/>
          <w:numId w:val="22"/>
        </w:numPr>
        <w:tabs>
          <w:tab w:val="left" w:pos="487"/>
        </w:tabs>
        <w:spacing w:before="209"/>
        <w:ind w:left="487" w:hanging="301"/>
      </w:pPr>
      <w:bookmarkStart w:id="124" w:name="_bookmark73"/>
      <w:bookmarkEnd w:id="124"/>
      <w:r>
        <w:rPr>
          <w:spacing w:val="-2"/>
        </w:rPr>
        <w:t>KESIMPULAN</w:t>
      </w:r>
    </w:p>
    <w:p w14:paraId="38F2202E" w14:textId="408FE5F9" w:rsidR="00E7676D" w:rsidRPr="001D02F2" w:rsidRDefault="00B06A38" w:rsidP="00E7676D">
      <w:pPr>
        <w:spacing w:before="200"/>
        <w:ind w:left="186" w:right="458" w:firstLine="408"/>
        <w:jc w:val="both"/>
        <w:rPr>
          <w:color w:val="000000" w:themeColor="text1"/>
          <w:sz w:val="20"/>
          <w:szCs w:val="20"/>
        </w:rPr>
      </w:pPr>
      <w:r w:rsidRPr="001D02F2">
        <w:rPr>
          <w:color w:val="000000" w:themeColor="text1"/>
          <w:sz w:val="20"/>
          <w:szCs w:val="20"/>
        </w:rPr>
        <w:t>Penelitian ini bertujuan untuk meningkatkan efisiensi pencarian informasi test case oleh tim QA dan pengembang perangkat lunak Agree Telkom Indonesia dengan mengembangkan chatbot manajemen test case yang fleksibel dan kontekstual. Selama ini, pencarian test case masih dilakukan secara manual melalui Google Spreadsheets yang kurang efisien dan memakan waktu. Dengan menerapkan metode cosine similarity serta penambahan fitur pengenalan sinonim, chatbot ini dirancang untuk memahami konteks pertanyaan, mengenali kemiripan antar pertanyaan, dan memberikan jawaban yang akurat berdasarkan dataset test case yang tersedia. Chatbot ini diharapkan mampu membantu tim QA dalam mempercepat proses pencarian informasi dan meningkatkan efektivitas pengujian fitur layanan Agree secara otomatis, kapan pun dibutuhkan.</w:t>
      </w:r>
    </w:p>
    <w:p w14:paraId="3BC94A78" w14:textId="77777777" w:rsidR="00E7676D" w:rsidRDefault="00E7676D" w:rsidP="00E7676D">
      <w:pPr>
        <w:pStyle w:val="BodyText"/>
        <w:rPr>
          <w:sz w:val="19"/>
        </w:rPr>
      </w:pPr>
    </w:p>
    <w:p w14:paraId="343ABB8E" w14:textId="77777777" w:rsidR="00E7676D" w:rsidRDefault="00E7676D" w:rsidP="00E7676D">
      <w:pPr>
        <w:pStyle w:val="BodyText"/>
        <w:rPr>
          <w:sz w:val="19"/>
        </w:rPr>
      </w:pPr>
    </w:p>
    <w:p w14:paraId="4C3A07E2" w14:textId="77777777" w:rsidR="00E7676D" w:rsidRDefault="00E7676D" w:rsidP="00E7676D">
      <w:pPr>
        <w:pStyle w:val="Heading2"/>
        <w:numPr>
          <w:ilvl w:val="1"/>
          <w:numId w:val="22"/>
        </w:numPr>
        <w:tabs>
          <w:tab w:val="left" w:pos="517"/>
        </w:tabs>
        <w:ind w:left="517" w:hanging="331"/>
      </w:pPr>
      <w:bookmarkStart w:id="125" w:name="_bookmark74"/>
      <w:bookmarkEnd w:id="125"/>
      <w:r>
        <w:rPr>
          <w:spacing w:val="-2"/>
        </w:rPr>
        <w:t>SARAN</w:t>
      </w:r>
    </w:p>
    <w:p w14:paraId="694D4603" w14:textId="4B20ACE1" w:rsidR="00E7676D" w:rsidRDefault="00B06A38" w:rsidP="0027340B">
      <w:pPr>
        <w:pStyle w:val="BodyText"/>
        <w:spacing w:before="201"/>
        <w:ind w:left="167" w:right="463" w:firstLine="662"/>
        <w:jc w:val="both"/>
      </w:pPr>
      <w:r w:rsidRPr="00B06A38">
        <w:t xml:space="preserve">Sebagai </w:t>
      </w:r>
      <w:r>
        <w:t>saran</w:t>
      </w:r>
      <w:r w:rsidRPr="00B06A38">
        <w:t xml:space="preserve"> dalam penelitian ini, apabila respons chatbot belum sesuai ekspektasi, disarankan untuk terlebih dahulu memeriksa hasil dari tahapan preprocessing. Sering kali, kata-kata yang terlalu banyak terhapus selama proses filtering membuat kalimat menjadi kurang kompleks, sehingga menurunkan kemampuan chatbot dalam memberikan respons yang maksimal. Chatbot yang dibangun saat ini memang sudah lebih adaptif terhadap pertanyaan yang diberikan pengguna, namun jawaban </w:t>
      </w:r>
      <w:r w:rsidRPr="00B06A38">
        <w:lastRenderedPageBreak/>
        <w:t>yang dihasilkan masih bersifat statis. Jika di masa depan diperlukan respons yang lebih dinamis, maka dapat dilakukan pengembangan dengan pendekatan generatif. Evaluasi dan pengujian yang menyeluruh sangat penting agar chatbot mampu memberikan respons yang tepat untuk beragam jenis pertanyaan. Selain itu, pemeliharaan berkala serta pembaruan berdasarkan masukan pengguna juga menjadi faktor penting untuk menjamin kualitas dan performa chatbot tetap optimal.</w:t>
      </w:r>
    </w:p>
    <w:p w14:paraId="73A5F020" w14:textId="77777777" w:rsidR="00E7676D" w:rsidRPr="00E7676D" w:rsidRDefault="00E7676D" w:rsidP="00E7676D"/>
    <w:p w14:paraId="40B7EC2D" w14:textId="77777777" w:rsidR="002C01CC" w:rsidRPr="009404BB" w:rsidRDefault="002C01CC" w:rsidP="002C01CC">
      <w:pPr>
        <w:rPr>
          <w:sz w:val="20"/>
          <w:szCs w:val="20"/>
        </w:rPr>
      </w:pPr>
    </w:p>
    <w:p w14:paraId="2BB47135" w14:textId="77777777" w:rsidR="002C01CC" w:rsidRPr="009404BB" w:rsidRDefault="002C01CC" w:rsidP="002C01CC">
      <w:pPr>
        <w:pStyle w:val="Heading1"/>
        <w:ind w:right="461"/>
        <w:rPr>
          <w:b w:val="0"/>
          <w:szCs w:val="20"/>
        </w:rPr>
      </w:pPr>
      <w:bookmarkStart w:id="126" w:name="_Toc176987413"/>
    </w:p>
    <w:p w14:paraId="4467CB5B" w14:textId="77777777" w:rsidR="002C01CC" w:rsidRPr="009404BB" w:rsidRDefault="002C01CC" w:rsidP="002C01CC">
      <w:pPr>
        <w:ind w:right="461"/>
        <w:rPr>
          <w:sz w:val="20"/>
          <w:szCs w:val="20"/>
        </w:rPr>
      </w:pPr>
    </w:p>
    <w:p w14:paraId="5CF13860" w14:textId="77777777" w:rsidR="002C01CC" w:rsidRPr="009404BB" w:rsidRDefault="002C01CC" w:rsidP="002C01CC">
      <w:pPr>
        <w:ind w:right="461"/>
        <w:rPr>
          <w:sz w:val="20"/>
          <w:szCs w:val="20"/>
        </w:rPr>
      </w:pPr>
    </w:p>
    <w:p w14:paraId="54E4529B" w14:textId="77777777" w:rsidR="0025234A" w:rsidRPr="009404BB" w:rsidRDefault="0025234A" w:rsidP="002C01CC">
      <w:pPr>
        <w:ind w:right="461"/>
        <w:rPr>
          <w:sz w:val="20"/>
          <w:szCs w:val="20"/>
        </w:rPr>
      </w:pPr>
    </w:p>
    <w:p w14:paraId="3B77E100" w14:textId="77777777" w:rsidR="0025234A" w:rsidRPr="009404BB" w:rsidRDefault="0025234A" w:rsidP="002C01CC">
      <w:pPr>
        <w:ind w:right="461"/>
        <w:rPr>
          <w:sz w:val="20"/>
          <w:szCs w:val="20"/>
        </w:rPr>
      </w:pPr>
    </w:p>
    <w:p w14:paraId="2D0C9E4E" w14:textId="77777777" w:rsidR="002C01CC" w:rsidRPr="009404BB" w:rsidRDefault="002C01CC" w:rsidP="002C01CC">
      <w:pPr>
        <w:ind w:right="461"/>
        <w:rPr>
          <w:sz w:val="20"/>
          <w:szCs w:val="20"/>
        </w:rPr>
      </w:pPr>
    </w:p>
    <w:p w14:paraId="5821F199" w14:textId="77777777" w:rsidR="002C01CC" w:rsidRPr="009404BB" w:rsidRDefault="002C01CC" w:rsidP="002C01CC">
      <w:pPr>
        <w:ind w:right="461"/>
        <w:rPr>
          <w:sz w:val="20"/>
          <w:szCs w:val="20"/>
        </w:rPr>
      </w:pPr>
    </w:p>
    <w:p w14:paraId="293E5D90" w14:textId="77777777" w:rsidR="002C01CC" w:rsidRDefault="002C01CC" w:rsidP="002C01CC">
      <w:pPr>
        <w:ind w:right="461"/>
        <w:rPr>
          <w:sz w:val="20"/>
          <w:szCs w:val="20"/>
        </w:rPr>
      </w:pPr>
    </w:p>
    <w:p w14:paraId="3768DF45" w14:textId="77777777" w:rsidR="003436A0" w:rsidRDefault="003436A0" w:rsidP="002C01CC">
      <w:pPr>
        <w:ind w:right="461"/>
        <w:rPr>
          <w:sz w:val="20"/>
          <w:szCs w:val="20"/>
        </w:rPr>
      </w:pPr>
    </w:p>
    <w:p w14:paraId="0B0ACFB0" w14:textId="77777777" w:rsidR="00615912" w:rsidRDefault="00615912" w:rsidP="002C01CC">
      <w:pPr>
        <w:ind w:right="461"/>
        <w:rPr>
          <w:sz w:val="20"/>
          <w:szCs w:val="20"/>
        </w:rPr>
      </w:pPr>
    </w:p>
    <w:p w14:paraId="2E973C26" w14:textId="77777777" w:rsidR="00615912" w:rsidRDefault="00615912" w:rsidP="002C01CC">
      <w:pPr>
        <w:ind w:right="461"/>
        <w:rPr>
          <w:sz w:val="20"/>
          <w:szCs w:val="20"/>
        </w:rPr>
      </w:pPr>
    </w:p>
    <w:p w14:paraId="2CBCFE18" w14:textId="77777777" w:rsidR="00615912" w:rsidRDefault="00615912" w:rsidP="002C01CC">
      <w:pPr>
        <w:ind w:right="461"/>
        <w:rPr>
          <w:sz w:val="20"/>
          <w:szCs w:val="20"/>
        </w:rPr>
      </w:pPr>
    </w:p>
    <w:p w14:paraId="0B5E52B6" w14:textId="77777777" w:rsidR="00615912" w:rsidRDefault="00615912" w:rsidP="002C01CC">
      <w:pPr>
        <w:ind w:right="461"/>
        <w:rPr>
          <w:sz w:val="20"/>
          <w:szCs w:val="20"/>
        </w:rPr>
      </w:pPr>
    </w:p>
    <w:p w14:paraId="24AD761A" w14:textId="77777777" w:rsidR="00615912" w:rsidRDefault="00615912" w:rsidP="002C01CC">
      <w:pPr>
        <w:ind w:right="461"/>
        <w:rPr>
          <w:sz w:val="20"/>
          <w:szCs w:val="20"/>
        </w:rPr>
      </w:pPr>
    </w:p>
    <w:p w14:paraId="303DB968" w14:textId="77777777" w:rsidR="003436A0" w:rsidRDefault="003436A0" w:rsidP="002C01CC">
      <w:pPr>
        <w:ind w:right="461"/>
        <w:rPr>
          <w:sz w:val="20"/>
          <w:szCs w:val="20"/>
        </w:rPr>
      </w:pPr>
    </w:p>
    <w:p w14:paraId="13E6ADA7" w14:textId="77777777" w:rsidR="00741574" w:rsidRDefault="00741574" w:rsidP="002C01CC">
      <w:pPr>
        <w:ind w:right="461"/>
        <w:rPr>
          <w:sz w:val="20"/>
          <w:szCs w:val="20"/>
        </w:rPr>
      </w:pPr>
    </w:p>
    <w:p w14:paraId="14F164D2" w14:textId="77777777" w:rsidR="00741574" w:rsidRDefault="00741574" w:rsidP="002C01CC">
      <w:pPr>
        <w:ind w:right="461"/>
        <w:rPr>
          <w:sz w:val="20"/>
          <w:szCs w:val="20"/>
        </w:rPr>
      </w:pPr>
    </w:p>
    <w:p w14:paraId="4CE7D464" w14:textId="77777777" w:rsidR="00741574" w:rsidRDefault="00741574" w:rsidP="002C01CC">
      <w:pPr>
        <w:ind w:right="461"/>
        <w:rPr>
          <w:sz w:val="20"/>
          <w:szCs w:val="20"/>
        </w:rPr>
      </w:pPr>
    </w:p>
    <w:p w14:paraId="4DE4999E" w14:textId="77777777" w:rsidR="00741574" w:rsidRDefault="00741574" w:rsidP="002C01CC">
      <w:pPr>
        <w:ind w:right="461"/>
        <w:rPr>
          <w:sz w:val="20"/>
          <w:szCs w:val="20"/>
        </w:rPr>
      </w:pPr>
    </w:p>
    <w:p w14:paraId="77D621D4" w14:textId="77777777" w:rsidR="00741574" w:rsidRDefault="00741574" w:rsidP="002C01CC">
      <w:pPr>
        <w:ind w:right="461"/>
        <w:rPr>
          <w:sz w:val="20"/>
          <w:szCs w:val="20"/>
        </w:rPr>
      </w:pPr>
    </w:p>
    <w:p w14:paraId="6C0270DD" w14:textId="77777777" w:rsidR="00741574" w:rsidRDefault="00741574" w:rsidP="002C01CC">
      <w:pPr>
        <w:ind w:right="461"/>
        <w:rPr>
          <w:sz w:val="20"/>
          <w:szCs w:val="20"/>
        </w:rPr>
      </w:pPr>
    </w:p>
    <w:p w14:paraId="7CE02F4F" w14:textId="77777777" w:rsidR="00741574" w:rsidRDefault="00741574" w:rsidP="002C01CC">
      <w:pPr>
        <w:ind w:right="461"/>
        <w:rPr>
          <w:sz w:val="20"/>
          <w:szCs w:val="20"/>
        </w:rPr>
      </w:pPr>
    </w:p>
    <w:p w14:paraId="74E32200" w14:textId="77777777" w:rsidR="00D87562" w:rsidRDefault="00D87562" w:rsidP="002C01CC">
      <w:pPr>
        <w:ind w:right="461"/>
        <w:rPr>
          <w:sz w:val="20"/>
          <w:szCs w:val="20"/>
        </w:rPr>
      </w:pPr>
    </w:p>
    <w:p w14:paraId="31AD69AB" w14:textId="77777777" w:rsidR="00D87562" w:rsidRDefault="00D87562" w:rsidP="002C01CC">
      <w:pPr>
        <w:ind w:right="461"/>
        <w:rPr>
          <w:sz w:val="20"/>
          <w:szCs w:val="20"/>
        </w:rPr>
      </w:pPr>
    </w:p>
    <w:p w14:paraId="0DBCAA4F" w14:textId="77777777" w:rsidR="00D87562" w:rsidRDefault="00D87562" w:rsidP="002C01CC">
      <w:pPr>
        <w:ind w:right="461"/>
        <w:rPr>
          <w:sz w:val="20"/>
          <w:szCs w:val="20"/>
        </w:rPr>
      </w:pPr>
    </w:p>
    <w:p w14:paraId="23D09286" w14:textId="77777777" w:rsidR="003436A0" w:rsidRPr="009404BB" w:rsidRDefault="003436A0" w:rsidP="002C01CC">
      <w:pPr>
        <w:ind w:right="461"/>
        <w:rPr>
          <w:sz w:val="20"/>
          <w:szCs w:val="20"/>
        </w:rPr>
      </w:pPr>
    </w:p>
    <w:p w14:paraId="58983521" w14:textId="77777777" w:rsidR="002C01CC" w:rsidRPr="009404BB" w:rsidRDefault="002C01CC" w:rsidP="002C01CC">
      <w:pPr>
        <w:ind w:right="461"/>
        <w:rPr>
          <w:sz w:val="20"/>
          <w:szCs w:val="20"/>
        </w:rPr>
      </w:pPr>
    </w:p>
    <w:p w14:paraId="623B0854" w14:textId="77777777" w:rsidR="002C01CC" w:rsidRPr="009404BB" w:rsidRDefault="002C01CC" w:rsidP="0025234A">
      <w:pPr>
        <w:pStyle w:val="Heading1"/>
      </w:pPr>
      <w:bookmarkStart w:id="127" w:name="_Toc196165312"/>
      <w:r w:rsidRPr="009404BB">
        <w:t>DAFTAR PUSTAKA</w:t>
      </w:r>
      <w:bookmarkEnd w:id="126"/>
      <w:bookmarkEnd w:id="127"/>
    </w:p>
    <w:p w14:paraId="0DBB7A73" w14:textId="77777777" w:rsidR="002C01CC" w:rsidRPr="009404BB" w:rsidRDefault="002C01CC" w:rsidP="002C01CC">
      <w:pPr>
        <w:ind w:right="461"/>
        <w:rPr>
          <w:sz w:val="20"/>
          <w:szCs w:val="20"/>
        </w:rPr>
      </w:pPr>
    </w:p>
    <w:p w14:paraId="6C5551E3" w14:textId="77777777" w:rsidR="002C01CC" w:rsidRPr="009404BB" w:rsidRDefault="002C01CC" w:rsidP="002C01CC">
      <w:pPr>
        <w:numPr>
          <w:ilvl w:val="0"/>
          <w:numId w:val="2"/>
        </w:numPr>
        <w:ind w:right="461"/>
        <w:jc w:val="both"/>
        <w:rPr>
          <w:sz w:val="20"/>
          <w:szCs w:val="20"/>
        </w:rPr>
      </w:pPr>
      <w:r w:rsidRPr="009404BB">
        <w:rPr>
          <w:sz w:val="20"/>
          <w:szCs w:val="20"/>
        </w:rPr>
        <w:t xml:space="preserve">Pargaonkar, S. (2021). The Crucial Role of Inspection in Software Quality Assurance. Journal of Science &amp; Technology, 2(1), 70-77. </w:t>
      </w:r>
    </w:p>
    <w:p w14:paraId="20334F94" w14:textId="77777777" w:rsidR="002C01CC" w:rsidRPr="009404BB" w:rsidRDefault="002C01CC" w:rsidP="002C01CC">
      <w:pPr>
        <w:numPr>
          <w:ilvl w:val="0"/>
          <w:numId w:val="2"/>
        </w:numPr>
        <w:ind w:right="461"/>
        <w:jc w:val="both"/>
        <w:rPr>
          <w:sz w:val="20"/>
          <w:szCs w:val="20"/>
        </w:rPr>
      </w:pPr>
      <w:r w:rsidRPr="009404BB">
        <w:rPr>
          <w:sz w:val="20"/>
          <w:szCs w:val="20"/>
        </w:rPr>
        <w:t>R. T. Wahyuni, D. Prastiyanto, and E. Supraptono, “Penerapan Algoritma Cosine Similarity dan Pembobotan TF-IDF pada Sistem Klasifikasi Dokumen Skripsi,” J. Tek. Elektro Univ. Negeri Semarang, vol. 9, no. 1, pp. 18–23, 2017 [Online].Available:https://journal.unnes.ac.id/nju/index.php/jte/article/download/10955/6659</w:t>
      </w:r>
    </w:p>
    <w:p w14:paraId="6B8099A2" w14:textId="77777777" w:rsidR="002C01CC" w:rsidRPr="009404BB" w:rsidRDefault="002C01CC" w:rsidP="002C01CC">
      <w:pPr>
        <w:numPr>
          <w:ilvl w:val="0"/>
          <w:numId w:val="2"/>
        </w:numPr>
        <w:ind w:right="461"/>
        <w:jc w:val="both"/>
        <w:rPr>
          <w:sz w:val="20"/>
          <w:szCs w:val="20"/>
        </w:rPr>
      </w:pPr>
      <w:r w:rsidRPr="009404BB">
        <w:rPr>
          <w:sz w:val="20"/>
          <w:szCs w:val="20"/>
        </w:rPr>
        <w:t>SUPRIYONO, S. Software Testing with the approach of Blackbox Testing on the Academic Information System. IJISTECH (International Journal of Information System and Technology), [S.l.], v. 3, n. 2, p. 227-233, may 2020. ISSN 2580-7250.</w:t>
      </w:r>
    </w:p>
    <w:p w14:paraId="3F92D6E2" w14:textId="77777777" w:rsidR="002C01CC" w:rsidRPr="009404BB" w:rsidRDefault="002C01CC" w:rsidP="002C01CC">
      <w:pPr>
        <w:numPr>
          <w:ilvl w:val="0"/>
          <w:numId w:val="2"/>
        </w:numPr>
        <w:ind w:right="461"/>
        <w:jc w:val="both"/>
        <w:rPr>
          <w:sz w:val="20"/>
          <w:szCs w:val="20"/>
        </w:rPr>
      </w:pPr>
      <w:r w:rsidRPr="009404BB">
        <w:rPr>
          <w:sz w:val="20"/>
          <w:szCs w:val="20"/>
        </w:rPr>
        <w:t>Hasibuan, A. N., &amp; Dirgahayu, T. (2022). Pengujian dengan Unit Testing dan Test case pada Proyek Pengembangan Modul Manajemen Pengguna. Jurnal UII.</w:t>
      </w:r>
    </w:p>
    <w:p w14:paraId="7F4A7FD4" w14:textId="77777777" w:rsidR="002C01CC" w:rsidRPr="009404BB" w:rsidRDefault="002C01CC" w:rsidP="002C01CC">
      <w:pPr>
        <w:numPr>
          <w:ilvl w:val="0"/>
          <w:numId w:val="2"/>
        </w:numPr>
        <w:ind w:right="461"/>
        <w:jc w:val="both"/>
        <w:rPr>
          <w:sz w:val="20"/>
          <w:szCs w:val="20"/>
        </w:rPr>
      </w:pPr>
      <w:r w:rsidRPr="009404BB">
        <w:rPr>
          <w:sz w:val="20"/>
          <w:szCs w:val="20"/>
        </w:rPr>
        <w:t>Romeo. (2003). Testing dan Implementasi Sistem (Edisi 1).</w:t>
      </w:r>
    </w:p>
    <w:p w14:paraId="6816DF26" w14:textId="77777777" w:rsidR="002C01CC" w:rsidRPr="009404BB" w:rsidRDefault="002C01CC" w:rsidP="002C01CC">
      <w:pPr>
        <w:numPr>
          <w:ilvl w:val="0"/>
          <w:numId w:val="2"/>
        </w:numPr>
        <w:ind w:right="461"/>
        <w:jc w:val="both"/>
        <w:rPr>
          <w:sz w:val="20"/>
          <w:szCs w:val="20"/>
        </w:rPr>
      </w:pPr>
      <w:r w:rsidRPr="009404BB">
        <w:rPr>
          <w:sz w:val="20"/>
          <w:szCs w:val="20"/>
        </w:rPr>
        <w:t>Nugroho, K. S. (2020, June 4). Dasar text preprocessing Dengan Python. Medium. https://ksnugroho.medium.com/dasar-textpreprocessing-dengan-python-a4fa52608ffe, Diakses 17 April 2024.</w:t>
      </w:r>
    </w:p>
    <w:p w14:paraId="507BADD0" w14:textId="77777777" w:rsidR="002C01CC" w:rsidRPr="009404BB" w:rsidRDefault="002C01CC" w:rsidP="002C01CC">
      <w:pPr>
        <w:numPr>
          <w:ilvl w:val="0"/>
          <w:numId w:val="2"/>
        </w:numPr>
        <w:ind w:right="461"/>
        <w:jc w:val="both"/>
        <w:rPr>
          <w:sz w:val="20"/>
          <w:szCs w:val="20"/>
        </w:rPr>
      </w:pPr>
      <w:r w:rsidRPr="009404BB">
        <w:rPr>
          <w:sz w:val="20"/>
          <w:szCs w:val="20"/>
        </w:rPr>
        <w:t>Hans, R. (2021, June 17). Tahapan text preprocessing Dalam Teknik Pengolahan Data. https://dqlab.id/files/dqlab/cache/87e30118ebba5ec7d96f6ea8c9 dcc10b_x_118_X_55.png. https://dqlab.id/tahapan-textpreprocessing-dalam-teknik-pengolahan-data, Diakses 17 April 2024</w:t>
      </w:r>
    </w:p>
    <w:p w14:paraId="33C7EBD1" w14:textId="77777777" w:rsidR="002C01CC" w:rsidRPr="009404BB" w:rsidRDefault="002C01CC" w:rsidP="002C01CC">
      <w:pPr>
        <w:numPr>
          <w:ilvl w:val="0"/>
          <w:numId w:val="2"/>
        </w:numPr>
        <w:ind w:right="461"/>
        <w:jc w:val="both"/>
        <w:rPr>
          <w:sz w:val="20"/>
          <w:szCs w:val="20"/>
        </w:rPr>
      </w:pPr>
      <w:r w:rsidRPr="009404BB">
        <w:rPr>
          <w:sz w:val="20"/>
          <w:szCs w:val="20"/>
        </w:rPr>
        <w:t>Gabarron, Elia, et al. "What do we know about the use of chatbots for public health?." Digital Personalized Health and Medicine (2020): 796- 800</w:t>
      </w:r>
    </w:p>
    <w:p w14:paraId="17AE6FF1" w14:textId="77777777" w:rsidR="002C01CC" w:rsidRPr="009404BB" w:rsidRDefault="002C01CC" w:rsidP="002C01CC">
      <w:pPr>
        <w:numPr>
          <w:ilvl w:val="0"/>
          <w:numId w:val="2"/>
        </w:numPr>
        <w:ind w:right="461"/>
        <w:jc w:val="both"/>
        <w:rPr>
          <w:sz w:val="20"/>
          <w:szCs w:val="20"/>
        </w:rPr>
      </w:pPr>
      <w:r w:rsidRPr="009404BB">
        <w:rPr>
          <w:sz w:val="20"/>
          <w:szCs w:val="20"/>
        </w:rPr>
        <w:lastRenderedPageBreak/>
        <w:t>Følstad, A., Nordheim, C. B., &amp; Bjørkli, C. A. (2018). What makes users trust a chatbot for customer service? An exploratory interview study. In Internet Science: 5th International Conference, INSCI 2018, St. Petersburg, Russia, October 24–26, 2018, Proceedings 5 (pp. 194-208). Springer International Publishing.</w:t>
      </w:r>
    </w:p>
    <w:p w14:paraId="1A09412D" w14:textId="77777777" w:rsidR="002C01CC" w:rsidRPr="009404BB" w:rsidRDefault="002C01CC" w:rsidP="002C01CC">
      <w:pPr>
        <w:numPr>
          <w:ilvl w:val="0"/>
          <w:numId w:val="2"/>
        </w:numPr>
        <w:ind w:right="461"/>
        <w:jc w:val="both"/>
        <w:rPr>
          <w:sz w:val="20"/>
          <w:szCs w:val="20"/>
        </w:rPr>
      </w:pPr>
      <w:r w:rsidRPr="009404BB">
        <w:rPr>
          <w:sz w:val="20"/>
          <w:szCs w:val="20"/>
        </w:rPr>
        <w:t>Wijaya, R. A., Kusumaningtyas, E. M., &amp; Barakbah, A. (2019, September). Knowledge based chatbot with context recognition. In 2019 International Electronics Symposium (IES) (pp. 432-438). IEEE.</w:t>
      </w:r>
    </w:p>
    <w:p w14:paraId="053B46C4" w14:textId="77777777" w:rsidR="002C01CC" w:rsidRPr="009404BB" w:rsidRDefault="002C01CC" w:rsidP="002C01CC">
      <w:pPr>
        <w:numPr>
          <w:ilvl w:val="0"/>
          <w:numId w:val="2"/>
        </w:numPr>
        <w:ind w:right="461"/>
        <w:jc w:val="both"/>
        <w:rPr>
          <w:sz w:val="20"/>
          <w:szCs w:val="20"/>
        </w:rPr>
      </w:pPr>
      <w:r w:rsidRPr="009404BB">
        <w:rPr>
          <w:sz w:val="20"/>
          <w:szCs w:val="20"/>
        </w:rPr>
        <w:t>D. Rahimi Fitri, “Aplikasi Penilaian Ujian Essay Otomatis Menggunakan Metode Cosine Similarity,” Poros Tek., vol. 7, no. 2, pp. 88–94, 2015, [Online]. Available: http://ejurnal.poliban.ac.id/index.php/porosteknik/article/view/2 18</w:t>
      </w:r>
    </w:p>
    <w:p w14:paraId="7CC0D96A" w14:textId="77777777" w:rsidR="002C01CC" w:rsidRPr="009404BB" w:rsidRDefault="002C01CC" w:rsidP="002C01CC">
      <w:pPr>
        <w:numPr>
          <w:ilvl w:val="0"/>
          <w:numId w:val="2"/>
        </w:numPr>
        <w:ind w:right="461"/>
        <w:jc w:val="both"/>
        <w:rPr>
          <w:sz w:val="20"/>
          <w:szCs w:val="20"/>
        </w:rPr>
      </w:pPr>
      <w:r w:rsidRPr="009404BB">
        <w:rPr>
          <w:sz w:val="20"/>
          <w:szCs w:val="20"/>
        </w:rPr>
        <w:t>R. N. Aziza, ; Tiara, S. Ardanti, ; Efy Yosrita, and R. F. Ningrum, “Pembangunan Aplikasi Chatbot Informasi Akademik berbasis Cosine Similarity dan Library Sastrawi Stemmer (Studi Kasus: Teknik Informatika IT PLN),” Prosiding-Snekti, vol. 3, p. 2022, 2022,[Online].Available:https://aperti.ejournal.id/snekti/article/view/154</w:t>
      </w:r>
    </w:p>
    <w:p w14:paraId="4C21B2C8" w14:textId="4DDB1343" w:rsidR="0025234A" w:rsidRDefault="002C01CC" w:rsidP="00D94793">
      <w:pPr>
        <w:numPr>
          <w:ilvl w:val="0"/>
          <w:numId w:val="2"/>
        </w:numPr>
        <w:spacing w:before="1" w:line="232" w:lineRule="auto"/>
        <w:ind w:right="461"/>
        <w:jc w:val="both"/>
        <w:rPr>
          <w:sz w:val="20"/>
          <w:szCs w:val="20"/>
        </w:rPr>
      </w:pPr>
      <w:r w:rsidRPr="00D379C8">
        <w:rPr>
          <w:sz w:val="20"/>
          <w:szCs w:val="20"/>
        </w:rPr>
        <w:t>Entin Matiana K, ; Ahmed Syauqi A, ; Ahmed Indarafata A, “Chatbot Layanan Informasi Dengan Context Recognition” 2024, 2022,[Online].Available: https://icast.isas.or.id/2</w:t>
      </w:r>
      <w:r w:rsidR="0025234A" w:rsidRPr="00D379C8">
        <w:rPr>
          <w:sz w:val="20"/>
          <w:szCs w:val="20"/>
        </w:rPr>
        <w:t>02</w:t>
      </w:r>
      <w:r w:rsidR="00D379C8" w:rsidRPr="00D379C8">
        <w:rPr>
          <w:sz w:val="20"/>
          <w:szCs w:val="20"/>
        </w:rPr>
        <w:t>4</w:t>
      </w:r>
    </w:p>
    <w:p w14:paraId="2CFE6AE0" w14:textId="77777777" w:rsidR="00206D25" w:rsidRDefault="00206D25" w:rsidP="00206D25">
      <w:pPr>
        <w:pStyle w:val="ListParagraph"/>
        <w:widowControl w:val="0"/>
        <w:numPr>
          <w:ilvl w:val="0"/>
          <w:numId w:val="2"/>
        </w:numPr>
        <w:tabs>
          <w:tab w:val="left" w:pos="1443"/>
          <w:tab w:val="left" w:pos="1446"/>
        </w:tabs>
        <w:autoSpaceDE w:val="0"/>
        <w:autoSpaceDN w:val="0"/>
        <w:spacing w:line="276" w:lineRule="auto"/>
        <w:ind w:right="457"/>
        <w:contextualSpacing w:val="0"/>
        <w:jc w:val="both"/>
        <w:rPr>
          <w:i/>
          <w:sz w:val="20"/>
        </w:rPr>
      </w:pPr>
      <w:r>
        <w:rPr>
          <w:color w:val="202020"/>
          <w:sz w:val="20"/>
        </w:rPr>
        <w:t xml:space="preserve">Dwi Septiani (2022, 2 Maret). </w:t>
      </w:r>
      <w:r>
        <w:rPr>
          <w:i/>
          <w:color w:val="202020"/>
          <w:sz w:val="20"/>
        </w:rPr>
        <w:t>Analisis Frequency Inverse Document Frequency(TF-IDF) Dalam Temu Kembali Informasi Pada Dokumen Teks</w:t>
      </w:r>
    </w:p>
    <w:p w14:paraId="623545C7" w14:textId="06E36DD3" w:rsidR="00206D25" w:rsidRPr="00FD12E9" w:rsidRDefault="00206D25" w:rsidP="00B62A40">
      <w:pPr>
        <w:numPr>
          <w:ilvl w:val="0"/>
          <w:numId w:val="2"/>
        </w:numPr>
        <w:spacing w:before="1" w:line="232" w:lineRule="auto"/>
        <w:ind w:right="461"/>
        <w:jc w:val="both"/>
        <w:rPr>
          <w:sz w:val="20"/>
          <w:szCs w:val="20"/>
        </w:rPr>
      </w:pPr>
      <w:r>
        <w:rPr>
          <w:color w:val="202020"/>
          <w:sz w:val="20"/>
        </w:rPr>
        <w:t>Anirudha</w:t>
      </w:r>
      <w:r>
        <w:rPr>
          <w:color w:val="202020"/>
          <w:spacing w:val="40"/>
          <w:sz w:val="20"/>
        </w:rPr>
        <w:t xml:space="preserve"> </w:t>
      </w:r>
      <w:r>
        <w:rPr>
          <w:color w:val="202020"/>
          <w:sz w:val="20"/>
        </w:rPr>
        <w:t>Simha,</w:t>
      </w:r>
      <w:r>
        <w:rPr>
          <w:color w:val="202020"/>
          <w:spacing w:val="40"/>
          <w:sz w:val="20"/>
        </w:rPr>
        <w:t xml:space="preserve"> </w:t>
      </w:r>
      <w:r>
        <w:rPr>
          <w:color w:val="202020"/>
          <w:sz w:val="20"/>
        </w:rPr>
        <w:t>Principle</w:t>
      </w:r>
      <w:r>
        <w:rPr>
          <w:color w:val="202020"/>
          <w:spacing w:val="40"/>
          <w:sz w:val="20"/>
        </w:rPr>
        <w:t xml:space="preserve"> </w:t>
      </w:r>
      <w:r>
        <w:rPr>
          <w:color w:val="202020"/>
          <w:sz w:val="20"/>
        </w:rPr>
        <w:t>Associate</w:t>
      </w:r>
      <w:r>
        <w:rPr>
          <w:color w:val="202020"/>
          <w:spacing w:val="40"/>
          <w:sz w:val="20"/>
        </w:rPr>
        <w:t xml:space="preserve"> </w:t>
      </w:r>
      <w:r>
        <w:rPr>
          <w:color w:val="202020"/>
          <w:sz w:val="20"/>
        </w:rPr>
        <w:t>Software</w:t>
      </w:r>
      <w:r>
        <w:rPr>
          <w:color w:val="202020"/>
          <w:spacing w:val="40"/>
          <w:sz w:val="20"/>
        </w:rPr>
        <w:t xml:space="preserve"> </w:t>
      </w:r>
      <w:r>
        <w:rPr>
          <w:color w:val="202020"/>
          <w:sz w:val="20"/>
        </w:rPr>
        <w:t>Engineer,</w:t>
      </w:r>
      <w:r>
        <w:rPr>
          <w:color w:val="202020"/>
          <w:spacing w:val="40"/>
          <w:sz w:val="20"/>
        </w:rPr>
        <w:t xml:space="preserve"> </w:t>
      </w:r>
      <w:r>
        <w:rPr>
          <w:color w:val="202020"/>
          <w:sz w:val="20"/>
        </w:rPr>
        <w:t xml:space="preserve">Kai Chatbot Team, “Understanding TF-IDF for Machine Learning | </w:t>
      </w:r>
      <w:r>
        <w:rPr>
          <w:color w:val="202020"/>
          <w:spacing w:val="-2"/>
          <w:sz w:val="20"/>
        </w:rPr>
        <w:t>Capital</w:t>
      </w:r>
      <w:r>
        <w:rPr>
          <w:color w:val="202020"/>
          <w:sz w:val="20"/>
        </w:rPr>
        <w:tab/>
      </w:r>
      <w:r>
        <w:rPr>
          <w:color w:val="202020"/>
          <w:spacing w:val="-4"/>
          <w:sz w:val="20"/>
        </w:rPr>
        <w:t>One,”</w:t>
      </w:r>
      <w:r>
        <w:rPr>
          <w:color w:val="202020"/>
          <w:sz w:val="20"/>
        </w:rPr>
        <w:tab/>
      </w:r>
      <w:r>
        <w:rPr>
          <w:color w:val="202020"/>
          <w:spacing w:val="-2"/>
          <w:sz w:val="20"/>
        </w:rPr>
        <w:t>Capital</w:t>
      </w:r>
      <w:r>
        <w:rPr>
          <w:color w:val="202020"/>
          <w:sz w:val="20"/>
        </w:rPr>
        <w:tab/>
      </w:r>
      <w:r>
        <w:rPr>
          <w:color w:val="202020"/>
          <w:spacing w:val="-4"/>
          <w:sz w:val="20"/>
        </w:rPr>
        <w:t xml:space="preserve">One. </w:t>
      </w:r>
      <w:r>
        <w:rPr>
          <w:color w:val="202020"/>
          <w:spacing w:val="-2"/>
          <w:sz w:val="20"/>
        </w:rPr>
        <w:t>https</w:t>
      </w:r>
      <w:hyperlink r:id="rId25">
        <w:r>
          <w:rPr>
            <w:color w:val="202020"/>
            <w:spacing w:val="-2"/>
            <w:sz w:val="20"/>
          </w:rPr>
          <w:t>://www.capitalone.com/tech/machine-</w:t>
        </w:r>
      </w:hyperlink>
      <w:r>
        <w:rPr>
          <w:color w:val="202020"/>
          <w:spacing w:val="-2"/>
          <w:sz w:val="20"/>
        </w:rPr>
        <w:t xml:space="preserve"> </w:t>
      </w:r>
      <w:r>
        <w:rPr>
          <w:color w:val="202020"/>
          <w:sz w:val="20"/>
        </w:rPr>
        <w:t xml:space="preserve">learning/understanding-tf-idf/, Diakses 5 Juli 2024 </w:t>
      </w:r>
    </w:p>
    <w:p w14:paraId="483C9442" w14:textId="77777777" w:rsidR="00FD12E9" w:rsidRDefault="00FD12E9" w:rsidP="00B62A40">
      <w:pPr>
        <w:pStyle w:val="ListParagraph"/>
        <w:widowControl w:val="0"/>
        <w:numPr>
          <w:ilvl w:val="0"/>
          <w:numId w:val="2"/>
        </w:numPr>
        <w:tabs>
          <w:tab w:val="left" w:pos="1443"/>
          <w:tab w:val="left" w:pos="1446"/>
        </w:tabs>
        <w:autoSpaceDE w:val="0"/>
        <w:autoSpaceDN w:val="0"/>
        <w:spacing w:before="62" w:line="276" w:lineRule="auto"/>
        <w:ind w:right="453"/>
        <w:contextualSpacing w:val="0"/>
        <w:jc w:val="both"/>
        <w:rPr>
          <w:sz w:val="20"/>
        </w:rPr>
      </w:pPr>
      <w:r>
        <w:rPr>
          <w:color w:val="202020"/>
          <w:sz w:val="20"/>
        </w:rPr>
        <w:t>S.</w:t>
      </w:r>
      <w:r>
        <w:rPr>
          <w:color w:val="202020"/>
          <w:spacing w:val="-10"/>
          <w:sz w:val="20"/>
        </w:rPr>
        <w:t xml:space="preserve"> </w:t>
      </w:r>
      <w:r>
        <w:rPr>
          <w:color w:val="202020"/>
          <w:sz w:val="20"/>
        </w:rPr>
        <w:t>Prabhakaran,</w:t>
      </w:r>
      <w:r>
        <w:rPr>
          <w:color w:val="202020"/>
          <w:spacing w:val="-12"/>
          <w:sz w:val="20"/>
        </w:rPr>
        <w:t xml:space="preserve"> </w:t>
      </w:r>
      <w:r>
        <w:rPr>
          <w:color w:val="202020"/>
          <w:sz w:val="20"/>
        </w:rPr>
        <w:t>“Cosine</w:t>
      </w:r>
      <w:r>
        <w:rPr>
          <w:color w:val="202020"/>
          <w:spacing w:val="-10"/>
          <w:sz w:val="20"/>
        </w:rPr>
        <w:t xml:space="preserve"> </w:t>
      </w:r>
      <w:r>
        <w:rPr>
          <w:color w:val="202020"/>
          <w:sz w:val="20"/>
        </w:rPr>
        <w:t>Similarity</w:t>
      </w:r>
      <w:r>
        <w:rPr>
          <w:color w:val="202020"/>
          <w:spacing w:val="-7"/>
          <w:sz w:val="20"/>
        </w:rPr>
        <w:t xml:space="preserve"> </w:t>
      </w:r>
      <w:r>
        <w:rPr>
          <w:color w:val="202020"/>
          <w:sz w:val="20"/>
        </w:rPr>
        <w:t>–</w:t>
      </w:r>
      <w:r>
        <w:rPr>
          <w:color w:val="202020"/>
          <w:spacing w:val="-11"/>
          <w:sz w:val="20"/>
        </w:rPr>
        <w:t xml:space="preserve"> </w:t>
      </w:r>
      <w:r>
        <w:rPr>
          <w:color w:val="202020"/>
          <w:sz w:val="20"/>
        </w:rPr>
        <w:t>Understanding</w:t>
      </w:r>
      <w:r>
        <w:rPr>
          <w:color w:val="202020"/>
          <w:spacing w:val="-11"/>
          <w:sz w:val="20"/>
        </w:rPr>
        <w:t xml:space="preserve"> </w:t>
      </w:r>
      <w:r>
        <w:rPr>
          <w:color w:val="202020"/>
          <w:sz w:val="20"/>
        </w:rPr>
        <w:t>the</w:t>
      </w:r>
      <w:r>
        <w:rPr>
          <w:color w:val="202020"/>
          <w:spacing w:val="-10"/>
          <w:sz w:val="20"/>
        </w:rPr>
        <w:t xml:space="preserve"> </w:t>
      </w:r>
      <w:r>
        <w:rPr>
          <w:color w:val="202020"/>
          <w:sz w:val="20"/>
        </w:rPr>
        <w:t>math</w:t>
      </w:r>
      <w:r>
        <w:rPr>
          <w:color w:val="202020"/>
          <w:spacing w:val="-10"/>
          <w:sz w:val="20"/>
        </w:rPr>
        <w:t xml:space="preserve"> </w:t>
      </w:r>
      <w:r>
        <w:rPr>
          <w:color w:val="202020"/>
          <w:sz w:val="20"/>
        </w:rPr>
        <w:t>and how</w:t>
      </w:r>
      <w:r>
        <w:rPr>
          <w:color w:val="202020"/>
          <w:spacing w:val="-3"/>
          <w:sz w:val="20"/>
        </w:rPr>
        <w:t xml:space="preserve"> </w:t>
      </w:r>
      <w:r>
        <w:rPr>
          <w:color w:val="202020"/>
          <w:sz w:val="20"/>
        </w:rPr>
        <w:t>it</w:t>
      </w:r>
      <w:r>
        <w:rPr>
          <w:color w:val="202020"/>
          <w:spacing w:val="-4"/>
          <w:sz w:val="20"/>
        </w:rPr>
        <w:t xml:space="preserve"> </w:t>
      </w:r>
      <w:r>
        <w:rPr>
          <w:color w:val="202020"/>
          <w:sz w:val="20"/>
        </w:rPr>
        <w:t>works</w:t>
      </w:r>
      <w:r>
        <w:rPr>
          <w:color w:val="202020"/>
          <w:spacing w:val="-4"/>
          <w:sz w:val="20"/>
        </w:rPr>
        <w:t xml:space="preserve"> </w:t>
      </w:r>
      <w:r>
        <w:rPr>
          <w:color w:val="202020"/>
          <w:sz w:val="20"/>
        </w:rPr>
        <w:t>(with</w:t>
      </w:r>
      <w:r>
        <w:rPr>
          <w:color w:val="202020"/>
          <w:spacing w:val="-2"/>
          <w:sz w:val="20"/>
        </w:rPr>
        <w:t xml:space="preserve"> </w:t>
      </w:r>
      <w:r>
        <w:rPr>
          <w:color w:val="202020"/>
          <w:sz w:val="20"/>
        </w:rPr>
        <w:t>python</w:t>
      </w:r>
      <w:r>
        <w:rPr>
          <w:color w:val="202020"/>
          <w:spacing w:val="-2"/>
          <w:sz w:val="20"/>
        </w:rPr>
        <w:t xml:space="preserve"> </w:t>
      </w:r>
      <w:r>
        <w:rPr>
          <w:color w:val="202020"/>
          <w:sz w:val="20"/>
        </w:rPr>
        <w:t>codes),”</w:t>
      </w:r>
      <w:r>
        <w:rPr>
          <w:color w:val="202020"/>
          <w:spacing w:val="-3"/>
          <w:sz w:val="20"/>
        </w:rPr>
        <w:t xml:space="preserve"> </w:t>
      </w:r>
      <w:r>
        <w:rPr>
          <w:color w:val="202020"/>
          <w:sz w:val="20"/>
        </w:rPr>
        <w:t>Machine</w:t>
      </w:r>
      <w:r>
        <w:rPr>
          <w:color w:val="202020"/>
          <w:spacing w:val="-3"/>
          <w:sz w:val="20"/>
        </w:rPr>
        <w:t xml:space="preserve"> </w:t>
      </w:r>
      <w:r>
        <w:rPr>
          <w:color w:val="202020"/>
          <w:sz w:val="20"/>
        </w:rPr>
        <w:lastRenderedPageBreak/>
        <w:t>Learning</w:t>
      </w:r>
      <w:r>
        <w:rPr>
          <w:color w:val="202020"/>
          <w:spacing w:val="-2"/>
          <w:sz w:val="20"/>
        </w:rPr>
        <w:t xml:space="preserve"> </w:t>
      </w:r>
      <w:r>
        <w:rPr>
          <w:color w:val="202020"/>
          <w:sz w:val="20"/>
        </w:rPr>
        <w:t>Plus,</w:t>
      </w:r>
      <w:r>
        <w:rPr>
          <w:color w:val="202020"/>
          <w:spacing w:val="-5"/>
          <w:sz w:val="20"/>
        </w:rPr>
        <w:t xml:space="preserve"> </w:t>
      </w:r>
      <w:r>
        <w:rPr>
          <w:color w:val="202020"/>
          <w:sz w:val="20"/>
        </w:rPr>
        <w:t>Apr. 20,</w:t>
      </w:r>
      <w:r>
        <w:rPr>
          <w:color w:val="202020"/>
          <w:spacing w:val="80"/>
          <w:w w:val="150"/>
          <w:sz w:val="20"/>
        </w:rPr>
        <w:t xml:space="preserve"> </w:t>
      </w:r>
      <w:r>
        <w:rPr>
          <w:color w:val="202020"/>
          <w:sz w:val="20"/>
        </w:rPr>
        <w:t>2022.</w:t>
      </w:r>
      <w:r>
        <w:rPr>
          <w:color w:val="202020"/>
          <w:spacing w:val="80"/>
          <w:w w:val="150"/>
          <w:sz w:val="20"/>
        </w:rPr>
        <w:t xml:space="preserve"> </w:t>
      </w:r>
      <w:r>
        <w:rPr>
          <w:color w:val="202020"/>
          <w:sz w:val="20"/>
        </w:rPr>
        <w:t>https</w:t>
      </w:r>
      <w:hyperlink r:id="rId26">
        <w:r>
          <w:rPr>
            <w:color w:val="202020"/>
            <w:sz w:val="20"/>
          </w:rPr>
          <w:t>://www.machinelearningplus.com/nlp/cosine-</w:t>
        </w:r>
      </w:hyperlink>
    </w:p>
    <w:p w14:paraId="571089C2" w14:textId="77777777" w:rsidR="00FD12E9" w:rsidRDefault="00FD12E9" w:rsidP="00B62A40">
      <w:pPr>
        <w:pStyle w:val="BodyText"/>
        <w:spacing w:line="229" w:lineRule="exact"/>
        <w:ind w:left="1446"/>
        <w:jc w:val="both"/>
      </w:pPr>
      <w:r>
        <w:rPr>
          <w:color w:val="202020"/>
        </w:rPr>
        <w:t>similarity/,</w:t>
      </w:r>
      <w:r>
        <w:rPr>
          <w:color w:val="202020"/>
          <w:spacing w:val="-4"/>
        </w:rPr>
        <w:t xml:space="preserve"> </w:t>
      </w:r>
      <w:r>
        <w:rPr>
          <w:color w:val="202020"/>
        </w:rPr>
        <w:t>Diakses</w:t>
      </w:r>
      <w:r>
        <w:rPr>
          <w:color w:val="202020"/>
          <w:spacing w:val="-5"/>
        </w:rPr>
        <w:t xml:space="preserve"> </w:t>
      </w:r>
      <w:r>
        <w:rPr>
          <w:color w:val="202020"/>
        </w:rPr>
        <w:t>5</w:t>
      </w:r>
      <w:r>
        <w:rPr>
          <w:color w:val="202020"/>
          <w:spacing w:val="-4"/>
        </w:rPr>
        <w:t xml:space="preserve"> </w:t>
      </w:r>
      <w:r>
        <w:rPr>
          <w:color w:val="202020"/>
        </w:rPr>
        <w:t>Juli</w:t>
      </w:r>
      <w:r>
        <w:rPr>
          <w:color w:val="202020"/>
          <w:spacing w:val="-4"/>
        </w:rPr>
        <w:t xml:space="preserve"> 2024</w:t>
      </w:r>
    </w:p>
    <w:p w14:paraId="03E0201C" w14:textId="77777777" w:rsidR="00FD12E9" w:rsidRPr="00D379C8" w:rsidRDefault="00FD12E9" w:rsidP="00FD12E9">
      <w:pPr>
        <w:spacing w:before="1" w:line="232" w:lineRule="auto"/>
        <w:ind w:left="708" w:right="461"/>
        <w:jc w:val="both"/>
        <w:rPr>
          <w:sz w:val="20"/>
          <w:szCs w:val="20"/>
        </w:rPr>
      </w:pPr>
    </w:p>
    <w:sectPr w:rsidR="00FD12E9" w:rsidRPr="00D379C8" w:rsidSect="0025234A">
      <w:footerReference w:type="default" r:id="rId27"/>
      <w:footerReference w:type="first" r:id="rId28"/>
      <w:pgSz w:w="8400" w:h="11909"/>
      <w:pgMar w:top="1418" w:right="1134" w:bottom="1134" w:left="1418" w:header="0" w:footer="73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CCF41" w14:textId="77777777" w:rsidR="001B64AB" w:rsidRDefault="001B64AB">
      <w:r>
        <w:separator/>
      </w:r>
    </w:p>
  </w:endnote>
  <w:endnote w:type="continuationSeparator" w:id="0">
    <w:p w14:paraId="58AD92A7" w14:textId="77777777" w:rsidR="001B64AB" w:rsidRDefault="001B64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9BEB7" w14:textId="77777777" w:rsidR="00F135AD" w:rsidRDefault="00F135AD">
    <w:pPr>
      <w:pStyle w:val="BodyText"/>
      <w:spacing w:line="14" w:lineRule="auto"/>
    </w:pPr>
    <w:r>
      <w:rPr>
        <w:noProof/>
      </w:rPr>
      <mc:AlternateContent>
        <mc:Choice Requires="wps">
          <w:drawing>
            <wp:anchor distT="0" distB="0" distL="0" distR="0" simplePos="0" relativeHeight="251659264" behindDoc="1" locked="0" layoutInCell="1" allowOverlap="1" wp14:anchorId="5302BB7C" wp14:editId="2ADF70C5">
              <wp:simplePos x="0" y="0"/>
              <wp:positionH relativeFrom="page">
                <wp:posOffset>2694558</wp:posOffset>
              </wp:positionH>
              <wp:positionV relativeFrom="page">
                <wp:posOffset>6938291</wp:posOffset>
              </wp:positionV>
              <wp:extent cx="21209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 cy="180975"/>
                      </a:xfrm>
                      <a:prstGeom prst="rect">
                        <a:avLst/>
                      </a:prstGeom>
                    </wps:spPr>
                    <wps:txbx>
                      <w:txbxContent>
                        <w:p w14:paraId="6EF941DF" w14:textId="77777777" w:rsidR="00F135AD" w:rsidRDefault="00F135AD">
                          <w:pPr>
                            <w:spacing w:before="11"/>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5302BB7C" id="_x0000_t202" coordsize="21600,21600" o:spt="202" path="m,l,21600r21600,l21600,xe">
              <v:stroke joinstyle="miter"/>
              <v:path gradientshapeok="t" o:connecttype="rect"/>
            </v:shapetype>
            <v:shape id="Textbox 6" o:spid="_x0000_s1032" type="#_x0000_t202" style="position:absolute;margin-left:212.15pt;margin-top:546.3pt;width:16.7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" filled="f" stroked="f">
              <v:textbox inset="0,0,0,0">
                <w:txbxContent>
                  <w:p w14:paraId="6EF941DF" w14:textId="77777777" w:rsidR="00F135AD" w:rsidRDefault="00F135AD">
                    <w:pPr>
                      <w:spacing w:before="11"/>
                      <w:ind w:left="2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3670458"/>
      <w:docPartObj>
        <w:docPartGallery w:val="Page Numbers (Bottom of Page)"/>
        <w:docPartUnique/>
      </w:docPartObj>
    </w:sdtPr>
    <w:sdtEndPr>
      <w:rPr>
        <w:noProof/>
      </w:rPr>
    </w:sdtEndPr>
    <w:sdtContent>
      <w:p w14:paraId="5F992920" w14:textId="07DD054D" w:rsidR="006449DE" w:rsidRDefault="006449DE" w:rsidP="006449DE">
        <w:pPr>
          <w:pStyle w:val="Footer"/>
          <w:spacing w:before="240"/>
          <w:jc w:val="center"/>
        </w:pPr>
        <w:r>
          <w:fldChar w:fldCharType="begin"/>
        </w:r>
        <w:r>
          <w:instrText xml:space="preserve"> PAGE   \* MERGEFORMAT </w:instrText>
        </w:r>
        <w:r>
          <w:fldChar w:fldCharType="separate"/>
        </w:r>
        <w:r>
          <w:rPr>
            <w:noProof/>
          </w:rPr>
          <w:t>2</w:t>
        </w:r>
        <w:r>
          <w:rPr>
            <w:noProof/>
          </w:rPr>
          <w:fldChar w:fldCharType="end"/>
        </w:r>
      </w:p>
    </w:sdtContent>
  </w:sdt>
  <w:p w14:paraId="5E4A2D4C" w14:textId="0572A564" w:rsidR="003D3E9B" w:rsidRDefault="003D3E9B">
    <w:pP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76721"/>
      <w:docPartObj>
        <w:docPartGallery w:val="Page Numbers (Bottom of Page)"/>
        <w:docPartUnique/>
      </w:docPartObj>
    </w:sdtPr>
    <w:sdtEndPr>
      <w:rPr>
        <w:noProof/>
      </w:rPr>
    </w:sdtEndPr>
    <w:sdtContent>
      <w:p w14:paraId="19AA725B" w14:textId="08B41F7F" w:rsidR="006449DE" w:rsidRDefault="006449DE" w:rsidP="006449DE">
        <w:pPr>
          <w:pStyle w:val="Footer"/>
          <w:spacing w:before="240"/>
          <w:jc w:val="center"/>
        </w:pPr>
        <w:r>
          <w:fldChar w:fldCharType="begin"/>
        </w:r>
        <w:r>
          <w:instrText xml:space="preserve"> PAGE   \* MERGEFORMAT </w:instrText>
        </w:r>
        <w:r>
          <w:fldChar w:fldCharType="separate"/>
        </w:r>
        <w:r>
          <w:rPr>
            <w:noProof/>
          </w:rPr>
          <w:t>2</w:t>
        </w:r>
        <w:r>
          <w:rPr>
            <w:noProof/>
          </w:rPr>
          <w:fldChar w:fldCharType="end"/>
        </w:r>
      </w:p>
    </w:sdtContent>
  </w:sdt>
  <w:p w14:paraId="36EE7253" w14:textId="1778BFF5" w:rsidR="003D3E9B" w:rsidRPr="006449DE" w:rsidRDefault="003D3E9B">
    <w:pPr>
      <w:tabs>
        <w:tab w:val="center" w:pos="4680"/>
        <w:tab w:val="right" w:pos="9360"/>
      </w:tabs>
      <w:rPr>
        <w:color w:val="000000"/>
        <w:sz w:val="18"/>
        <w:szCs w:val="18"/>
      </w:rPr>
    </w:pPr>
  </w:p>
  <w:p w14:paraId="5471B515" w14:textId="77777777" w:rsidR="00A209A9" w:rsidRDefault="00A209A9"/>
  <w:p w14:paraId="77F60B09" w14:textId="77777777" w:rsidR="007B00A6" w:rsidRDefault="007B00A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DE134" w14:textId="77777777" w:rsidR="007A1CC5" w:rsidRDefault="007A1C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44A27" w14:textId="77777777" w:rsidR="001B64AB" w:rsidRDefault="001B64AB">
      <w:r>
        <w:separator/>
      </w:r>
    </w:p>
  </w:footnote>
  <w:footnote w:type="continuationSeparator" w:id="0">
    <w:p w14:paraId="65C13870" w14:textId="77777777" w:rsidR="001B64AB" w:rsidRDefault="001B64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8AC8EF"/>
    <w:multiLevelType w:val="multilevel"/>
    <w:tmpl w:val="A50A1510"/>
    <w:lvl w:ilvl="0">
      <w:start w:val="1"/>
      <w:numFmt w:val="decimal"/>
      <w:lvlText w:val="[%1]"/>
      <w:lvlJc w:val="left"/>
      <w:pPr>
        <w:ind w:left="708" w:hanging="637"/>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184E54"/>
    <w:multiLevelType w:val="hybridMultilevel"/>
    <w:tmpl w:val="8DE05346"/>
    <w:lvl w:ilvl="0" w:tplc="D2163BF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64653C7"/>
    <w:multiLevelType w:val="hybridMultilevel"/>
    <w:tmpl w:val="686A2E90"/>
    <w:lvl w:ilvl="0" w:tplc="D9D0A962">
      <w:numFmt w:val="bullet"/>
      <w:lvlText w:val="-"/>
      <w:lvlJc w:val="left"/>
      <w:pPr>
        <w:ind w:left="887" w:hanging="360"/>
      </w:pPr>
      <w:rPr>
        <w:rFonts w:ascii="Times New Roman" w:eastAsia="Times New Roman" w:hAnsi="Times New Roman" w:cs="Times New Roman" w:hint="default"/>
        <w:b w:val="0"/>
        <w:bCs w:val="0"/>
        <w:i w:val="0"/>
        <w:iCs w:val="0"/>
        <w:spacing w:val="0"/>
        <w:w w:val="99"/>
        <w:sz w:val="20"/>
        <w:szCs w:val="20"/>
        <w:lang w:val="id" w:eastAsia="en-US" w:bidi="ar-SA"/>
      </w:rPr>
    </w:lvl>
    <w:lvl w:ilvl="1" w:tplc="BB4CE406">
      <w:numFmt w:val="bullet"/>
      <w:lvlText w:val="•"/>
      <w:lvlJc w:val="left"/>
      <w:pPr>
        <w:ind w:left="1504" w:hanging="360"/>
      </w:pPr>
      <w:rPr>
        <w:rFonts w:hint="default"/>
        <w:lang w:val="id" w:eastAsia="en-US" w:bidi="ar-SA"/>
      </w:rPr>
    </w:lvl>
    <w:lvl w:ilvl="2" w:tplc="3E16329E">
      <w:numFmt w:val="bullet"/>
      <w:lvlText w:val="•"/>
      <w:lvlJc w:val="left"/>
      <w:pPr>
        <w:ind w:left="2129" w:hanging="360"/>
      </w:pPr>
      <w:rPr>
        <w:rFonts w:hint="default"/>
        <w:lang w:val="id" w:eastAsia="en-US" w:bidi="ar-SA"/>
      </w:rPr>
    </w:lvl>
    <w:lvl w:ilvl="3" w:tplc="44ACD92E">
      <w:numFmt w:val="bullet"/>
      <w:lvlText w:val="•"/>
      <w:lvlJc w:val="left"/>
      <w:pPr>
        <w:ind w:left="2753" w:hanging="360"/>
      </w:pPr>
      <w:rPr>
        <w:rFonts w:hint="default"/>
        <w:lang w:val="id" w:eastAsia="en-US" w:bidi="ar-SA"/>
      </w:rPr>
    </w:lvl>
    <w:lvl w:ilvl="4" w:tplc="43DE1AA8">
      <w:numFmt w:val="bullet"/>
      <w:lvlText w:val="•"/>
      <w:lvlJc w:val="left"/>
      <w:pPr>
        <w:ind w:left="3378" w:hanging="360"/>
      </w:pPr>
      <w:rPr>
        <w:rFonts w:hint="default"/>
        <w:lang w:val="id" w:eastAsia="en-US" w:bidi="ar-SA"/>
      </w:rPr>
    </w:lvl>
    <w:lvl w:ilvl="5" w:tplc="DDEE9700">
      <w:numFmt w:val="bullet"/>
      <w:lvlText w:val="•"/>
      <w:lvlJc w:val="left"/>
      <w:pPr>
        <w:ind w:left="4002" w:hanging="360"/>
      </w:pPr>
      <w:rPr>
        <w:rFonts w:hint="default"/>
        <w:lang w:val="id" w:eastAsia="en-US" w:bidi="ar-SA"/>
      </w:rPr>
    </w:lvl>
    <w:lvl w:ilvl="6" w:tplc="753AD124">
      <w:numFmt w:val="bullet"/>
      <w:lvlText w:val="•"/>
      <w:lvlJc w:val="left"/>
      <w:pPr>
        <w:ind w:left="4627" w:hanging="360"/>
      </w:pPr>
      <w:rPr>
        <w:rFonts w:hint="default"/>
        <w:lang w:val="id" w:eastAsia="en-US" w:bidi="ar-SA"/>
      </w:rPr>
    </w:lvl>
    <w:lvl w:ilvl="7" w:tplc="E00EFECE">
      <w:numFmt w:val="bullet"/>
      <w:lvlText w:val="•"/>
      <w:lvlJc w:val="left"/>
      <w:pPr>
        <w:ind w:left="5251" w:hanging="360"/>
      </w:pPr>
      <w:rPr>
        <w:rFonts w:hint="default"/>
        <w:lang w:val="id" w:eastAsia="en-US" w:bidi="ar-SA"/>
      </w:rPr>
    </w:lvl>
    <w:lvl w:ilvl="8" w:tplc="E70C5E1A">
      <w:numFmt w:val="bullet"/>
      <w:lvlText w:val="•"/>
      <w:lvlJc w:val="left"/>
      <w:pPr>
        <w:ind w:left="5876" w:hanging="360"/>
      </w:pPr>
      <w:rPr>
        <w:rFonts w:hint="default"/>
        <w:lang w:val="id" w:eastAsia="en-US" w:bidi="ar-SA"/>
      </w:rPr>
    </w:lvl>
  </w:abstractNum>
  <w:abstractNum w:abstractNumId="3" w15:restartNumberingAfterBreak="0">
    <w:nsid w:val="06744AC6"/>
    <w:multiLevelType w:val="hybridMultilevel"/>
    <w:tmpl w:val="AA342912"/>
    <w:lvl w:ilvl="0" w:tplc="0409000F">
      <w:start w:val="1"/>
      <w:numFmt w:val="decimal"/>
      <w:lvlText w:val="%1."/>
      <w:lvlJc w:val="left"/>
      <w:pPr>
        <w:ind w:left="1056" w:hanging="360"/>
      </w:pPr>
    </w:lvl>
    <w:lvl w:ilvl="1" w:tplc="04090019" w:tentative="1">
      <w:start w:val="1"/>
      <w:numFmt w:val="lowerLetter"/>
      <w:lvlText w:val="%2."/>
      <w:lvlJc w:val="left"/>
      <w:pPr>
        <w:ind w:left="1776" w:hanging="360"/>
      </w:pPr>
    </w:lvl>
    <w:lvl w:ilvl="2" w:tplc="0409001B" w:tentative="1">
      <w:start w:val="1"/>
      <w:numFmt w:val="lowerRoman"/>
      <w:lvlText w:val="%3."/>
      <w:lvlJc w:val="right"/>
      <w:pPr>
        <w:ind w:left="2496" w:hanging="180"/>
      </w:pPr>
    </w:lvl>
    <w:lvl w:ilvl="3" w:tplc="0409000F" w:tentative="1">
      <w:start w:val="1"/>
      <w:numFmt w:val="decimal"/>
      <w:lvlText w:val="%4."/>
      <w:lvlJc w:val="left"/>
      <w:pPr>
        <w:ind w:left="3216" w:hanging="360"/>
      </w:pPr>
    </w:lvl>
    <w:lvl w:ilvl="4" w:tplc="04090019" w:tentative="1">
      <w:start w:val="1"/>
      <w:numFmt w:val="lowerLetter"/>
      <w:lvlText w:val="%5."/>
      <w:lvlJc w:val="left"/>
      <w:pPr>
        <w:ind w:left="3936" w:hanging="360"/>
      </w:pPr>
    </w:lvl>
    <w:lvl w:ilvl="5" w:tplc="0409001B" w:tentative="1">
      <w:start w:val="1"/>
      <w:numFmt w:val="lowerRoman"/>
      <w:lvlText w:val="%6."/>
      <w:lvlJc w:val="right"/>
      <w:pPr>
        <w:ind w:left="4656" w:hanging="180"/>
      </w:pPr>
    </w:lvl>
    <w:lvl w:ilvl="6" w:tplc="0409000F" w:tentative="1">
      <w:start w:val="1"/>
      <w:numFmt w:val="decimal"/>
      <w:lvlText w:val="%7."/>
      <w:lvlJc w:val="left"/>
      <w:pPr>
        <w:ind w:left="5376" w:hanging="360"/>
      </w:pPr>
    </w:lvl>
    <w:lvl w:ilvl="7" w:tplc="04090019" w:tentative="1">
      <w:start w:val="1"/>
      <w:numFmt w:val="lowerLetter"/>
      <w:lvlText w:val="%8."/>
      <w:lvlJc w:val="left"/>
      <w:pPr>
        <w:ind w:left="6096" w:hanging="360"/>
      </w:pPr>
    </w:lvl>
    <w:lvl w:ilvl="8" w:tplc="0409001B" w:tentative="1">
      <w:start w:val="1"/>
      <w:numFmt w:val="lowerRoman"/>
      <w:lvlText w:val="%9."/>
      <w:lvlJc w:val="right"/>
      <w:pPr>
        <w:ind w:left="6816" w:hanging="180"/>
      </w:pPr>
    </w:lvl>
  </w:abstractNum>
  <w:abstractNum w:abstractNumId="4" w15:restartNumberingAfterBreak="0">
    <w:nsid w:val="0CF845CB"/>
    <w:multiLevelType w:val="multilevel"/>
    <w:tmpl w:val="7228CAEC"/>
    <w:lvl w:ilvl="0">
      <w:start w:val="4"/>
      <w:numFmt w:val="decimal"/>
      <w:lvlText w:val="%1"/>
      <w:lvlJc w:val="left"/>
      <w:pPr>
        <w:ind w:left="380" w:hanging="380"/>
      </w:pPr>
      <w:rPr>
        <w:rFonts w:hint="default"/>
      </w:rPr>
    </w:lvl>
    <w:lvl w:ilvl="1">
      <w:start w:val="6"/>
      <w:numFmt w:val="decimal"/>
      <w:lvlText w:val="%1.%2"/>
      <w:lvlJc w:val="left"/>
      <w:pPr>
        <w:ind w:left="740" w:hanging="38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29E7786"/>
    <w:multiLevelType w:val="multilevel"/>
    <w:tmpl w:val="365A8B3A"/>
    <w:lvl w:ilvl="0">
      <w:start w:val="4"/>
      <w:numFmt w:val="decimal"/>
      <w:lvlText w:val="%1"/>
      <w:lvlJc w:val="left"/>
      <w:pPr>
        <w:ind w:left="774" w:hanging="387"/>
      </w:pPr>
      <w:rPr>
        <w:rFonts w:hint="default"/>
        <w:lang w:val="id" w:eastAsia="en-US" w:bidi="ar-SA"/>
      </w:rPr>
    </w:lvl>
    <w:lvl w:ilvl="1">
      <w:start w:val="1"/>
      <w:numFmt w:val="decimal"/>
      <w:lvlText w:val="%1.%2"/>
      <w:lvlJc w:val="left"/>
      <w:pPr>
        <w:ind w:left="774" w:hanging="387"/>
      </w:pPr>
      <w:rPr>
        <w:rFonts w:ascii="Times New Roman" w:eastAsia="Times New Roman" w:hAnsi="Times New Roman" w:cs="Times New Roman" w:hint="default"/>
        <w:b w:val="0"/>
        <w:bCs w:val="0"/>
        <w:i w:val="0"/>
        <w:iCs w:val="0"/>
        <w:spacing w:val="0"/>
        <w:w w:val="100"/>
        <w:sz w:val="22"/>
        <w:szCs w:val="22"/>
        <w:lang w:val="id" w:eastAsia="en-US" w:bidi="ar-SA"/>
      </w:rPr>
    </w:lvl>
    <w:lvl w:ilvl="2">
      <w:start w:val="1"/>
      <w:numFmt w:val="decimal"/>
      <w:lvlText w:val="%1.%2.%3"/>
      <w:lvlJc w:val="left"/>
      <w:pPr>
        <w:ind w:left="1103" w:hanging="497"/>
      </w:pPr>
      <w:rPr>
        <w:rFonts w:ascii="Times New Roman" w:eastAsia="Times New Roman" w:hAnsi="Times New Roman" w:cs="Times New Roman" w:hint="default"/>
        <w:b w:val="0"/>
        <w:bCs w:val="0"/>
        <w:i w:val="0"/>
        <w:iCs w:val="0"/>
        <w:spacing w:val="0"/>
        <w:w w:val="100"/>
        <w:sz w:val="22"/>
        <w:szCs w:val="22"/>
        <w:lang w:val="id" w:eastAsia="en-US" w:bidi="ar-SA"/>
      </w:rPr>
    </w:lvl>
    <w:lvl w:ilvl="3">
      <w:numFmt w:val="bullet"/>
      <w:lvlText w:val="•"/>
      <w:lvlJc w:val="left"/>
      <w:pPr>
        <w:ind w:left="2438" w:hanging="497"/>
      </w:pPr>
      <w:rPr>
        <w:rFonts w:hint="default"/>
        <w:lang w:val="id" w:eastAsia="en-US" w:bidi="ar-SA"/>
      </w:rPr>
    </w:lvl>
    <w:lvl w:ilvl="4">
      <w:numFmt w:val="bullet"/>
      <w:lvlText w:val="•"/>
      <w:lvlJc w:val="left"/>
      <w:pPr>
        <w:ind w:left="3108" w:hanging="497"/>
      </w:pPr>
      <w:rPr>
        <w:rFonts w:hint="default"/>
        <w:lang w:val="id" w:eastAsia="en-US" w:bidi="ar-SA"/>
      </w:rPr>
    </w:lvl>
    <w:lvl w:ilvl="5">
      <w:numFmt w:val="bullet"/>
      <w:lvlText w:val="•"/>
      <w:lvlJc w:val="left"/>
      <w:pPr>
        <w:ind w:left="3777" w:hanging="497"/>
      </w:pPr>
      <w:rPr>
        <w:rFonts w:hint="default"/>
        <w:lang w:val="id" w:eastAsia="en-US" w:bidi="ar-SA"/>
      </w:rPr>
    </w:lvl>
    <w:lvl w:ilvl="6">
      <w:numFmt w:val="bullet"/>
      <w:lvlText w:val="•"/>
      <w:lvlJc w:val="left"/>
      <w:pPr>
        <w:ind w:left="4447" w:hanging="497"/>
      </w:pPr>
      <w:rPr>
        <w:rFonts w:hint="default"/>
        <w:lang w:val="id" w:eastAsia="en-US" w:bidi="ar-SA"/>
      </w:rPr>
    </w:lvl>
    <w:lvl w:ilvl="7">
      <w:numFmt w:val="bullet"/>
      <w:lvlText w:val="•"/>
      <w:lvlJc w:val="left"/>
      <w:pPr>
        <w:ind w:left="5116" w:hanging="497"/>
      </w:pPr>
      <w:rPr>
        <w:rFonts w:hint="default"/>
        <w:lang w:val="id" w:eastAsia="en-US" w:bidi="ar-SA"/>
      </w:rPr>
    </w:lvl>
    <w:lvl w:ilvl="8">
      <w:numFmt w:val="bullet"/>
      <w:lvlText w:val="•"/>
      <w:lvlJc w:val="left"/>
      <w:pPr>
        <w:ind w:left="5786" w:hanging="497"/>
      </w:pPr>
      <w:rPr>
        <w:rFonts w:hint="default"/>
        <w:lang w:val="id" w:eastAsia="en-US" w:bidi="ar-SA"/>
      </w:rPr>
    </w:lvl>
  </w:abstractNum>
  <w:abstractNum w:abstractNumId="6" w15:restartNumberingAfterBreak="0">
    <w:nsid w:val="12BA2225"/>
    <w:multiLevelType w:val="hybridMultilevel"/>
    <w:tmpl w:val="491E639E"/>
    <w:lvl w:ilvl="0" w:tplc="3F2498C8">
      <w:numFmt w:val="bullet"/>
      <w:lvlText w:val="●"/>
      <w:lvlJc w:val="left"/>
      <w:pPr>
        <w:ind w:left="887" w:hanging="360"/>
      </w:pPr>
      <w:rPr>
        <w:rFonts w:ascii="Times New Roman" w:eastAsia="Times New Roman" w:hAnsi="Times New Roman" w:cs="Times New Roman" w:hint="default"/>
        <w:b w:val="0"/>
        <w:bCs w:val="0"/>
        <w:i w:val="0"/>
        <w:iCs w:val="0"/>
        <w:spacing w:val="0"/>
        <w:w w:val="99"/>
        <w:sz w:val="20"/>
        <w:szCs w:val="20"/>
        <w:lang w:val="id" w:eastAsia="en-US" w:bidi="ar-SA"/>
      </w:rPr>
    </w:lvl>
    <w:lvl w:ilvl="1" w:tplc="C616E93E">
      <w:numFmt w:val="bullet"/>
      <w:lvlText w:val="•"/>
      <w:lvlJc w:val="left"/>
      <w:pPr>
        <w:ind w:left="1504" w:hanging="360"/>
      </w:pPr>
      <w:rPr>
        <w:rFonts w:hint="default"/>
        <w:lang w:val="id" w:eastAsia="en-US" w:bidi="ar-SA"/>
      </w:rPr>
    </w:lvl>
    <w:lvl w:ilvl="2" w:tplc="9BF8EDCE">
      <w:numFmt w:val="bullet"/>
      <w:lvlText w:val="•"/>
      <w:lvlJc w:val="left"/>
      <w:pPr>
        <w:ind w:left="2129" w:hanging="360"/>
      </w:pPr>
      <w:rPr>
        <w:rFonts w:hint="default"/>
        <w:lang w:val="id" w:eastAsia="en-US" w:bidi="ar-SA"/>
      </w:rPr>
    </w:lvl>
    <w:lvl w:ilvl="3" w:tplc="BA246D0A">
      <w:numFmt w:val="bullet"/>
      <w:lvlText w:val="•"/>
      <w:lvlJc w:val="left"/>
      <w:pPr>
        <w:ind w:left="2753" w:hanging="360"/>
      </w:pPr>
      <w:rPr>
        <w:rFonts w:hint="default"/>
        <w:lang w:val="id" w:eastAsia="en-US" w:bidi="ar-SA"/>
      </w:rPr>
    </w:lvl>
    <w:lvl w:ilvl="4" w:tplc="7BFC0D14">
      <w:numFmt w:val="bullet"/>
      <w:lvlText w:val="•"/>
      <w:lvlJc w:val="left"/>
      <w:pPr>
        <w:ind w:left="3378" w:hanging="360"/>
      </w:pPr>
      <w:rPr>
        <w:rFonts w:hint="default"/>
        <w:lang w:val="id" w:eastAsia="en-US" w:bidi="ar-SA"/>
      </w:rPr>
    </w:lvl>
    <w:lvl w:ilvl="5" w:tplc="3C2262D8">
      <w:numFmt w:val="bullet"/>
      <w:lvlText w:val="•"/>
      <w:lvlJc w:val="left"/>
      <w:pPr>
        <w:ind w:left="4002" w:hanging="360"/>
      </w:pPr>
      <w:rPr>
        <w:rFonts w:hint="default"/>
        <w:lang w:val="id" w:eastAsia="en-US" w:bidi="ar-SA"/>
      </w:rPr>
    </w:lvl>
    <w:lvl w:ilvl="6" w:tplc="6C183D2A">
      <w:numFmt w:val="bullet"/>
      <w:lvlText w:val="•"/>
      <w:lvlJc w:val="left"/>
      <w:pPr>
        <w:ind w:left="4627" w:hanging="360"/>
      </w:pPr>
      <w:rPr>
        <w:rFonts w:hint="default"/>
        <w:lang w:val="id" w:eastAsia="en-US" w:bidi="ar-SA"/>
      </w:rPr>
    </w:lvl>
    <w:lvl w:ilvl="7" w:tplc="C872366C">
      <w:numFmt w:val="bullet"/>
      <w:lvlText w:val="•"/>
      <w:lvlJc w:val="left"/>
      <w:pPr>
        <w:ind w:left="5251" w:hanging="360"/>
      </w:pPr>
      <w:rPr>
        <w:rFonts w:hint="default"/>
        <w:lang w:val="id" w:eastAsia="en-US" w:bidi="ar-SA"/>
      </w:rPr>
    </w:lvl>
    <w:lvl w:ilvl="8" w:tplc="5D74BA5C">
      <w:numFmt w:val="bullet"/>
      <w:lvlText w:val="•"/>
      <w:lvlJc w:val="left"/>
      <w:pPr>
        <w:ind w:left="5876" w:hanging="360"/>
      </w:pPr>
      <w:rPr>
        <w:rFonts w:hint="default"/>
        <w:lang w:val="id" w:eastAsia="en-US" w:bidi="ar-SA"/>
      </w:rPr>
    </w:lvl>
  </w:abstractNum>
  <w:abstractNum w:abstractNumId="7" w15:restartNumberingAfterBreak="0">
    <w:nsid w:val="15FC1AB6"/>
    <w:multiLevelType w:val="hybridMultilevel"/>
    <w:tmpl w:val="C74EAD26"/>
    <w:lvl w:ilvl="0" w:tplc="17927DD6">
      <w:start w:val="1"/>
      <w:numFmt w:val="decimal"/>
      <w:lvlText w:val="%1."/>
      <w:lvlJc w:val="left"/>
      <w:pPr>
        <w:ind w:left="594" w:hanging="360"/>
      </w:pPr>
      <w:rPr>
        <w:rFonts w:ascii="Arial" w:eastAsia="Arial" w:hAnsi="Arial" w:cs="Arial" w:hint="default"/>
        <w:b/>
        <w:bCs/>
        <w:i w:val="0"/>
        <w:iCs w:val="0"/>
        <w:spacing w:val="-1"/>
        <w:w w:val="99"/>
        <w:sz w:val="20"/>
        <w:szCs w:val="20"/>
        <w:lang w:val="id" w:eastAsia="en-US" w:bidi="ar-SA"/>
      </w:rPr>
    </w:lvl>
    <w:lvl w:ilvl="1" w:tplc="E174A80A">
      <w:numFmt w:val="bullet"/>
      <w:lvlText w:val="•"/>
      <w:lvlJc w:val="left"/>
      <w:pPr>
        <w:ind w:left="1252" w:hanging="360"/>
      </w:pPr>
      <w:rPr>
        <w:rFonts w:hint="default"/>
        <w:lang w:val="id" w:eastAsia="en-US" w:bidi="ar-SA"/>
      </w:rPr>
    </w:lvl>
    <w:lvl w:ilvl="2" w:tplc="12B057F6">
      <w:numFmt w:val="bullet"/>
      <w:lvlText w:val="•"/>
      <w:lvlJc w:val="left"/>
      <w:pPr>
        <w:ind w:left="1905" w:hanging="360"/>
      </w:pPr>
      <w:rPr>
        <w:rFonts w:hint="default"/>
        <w:lang w:val="id" w:eastAsia="en-US" w:bidi="ar-SA"/>
      </w:rPr>
    </w:lvl>
    <w:lvl w:ilvl="3" w:tplc="F21CA230">
      <w:numFmt w:val="bullet"/>
      <w:lvlText w:val="•"/>
      <w:lvlJc w:val="left"/>
      <w:pPr>
        <w:ind w:left="2557" w:hanging="360"/>
      </w:pPr>
      <w:rPr>
        <w:rFonts w:hint="default"/>
        <w:lang w:val="id" w:eastAsia="en-US" w:bidi="ar-SA"/>
      </w:rPr>
    </w:lvl>
    <w:lvl w:ilvl="4" w:tplc="86668BB8">
      <w:numFmt w:val="bullet"/>
      <w:lvlText w:val="•"/>
      <w:lvlJc w:val="left"/>
      <w:pPr>
        <w:ind w:left="3210" w:hanging="360"/>
      </w:pPr>
      <w:rPr>
        <w:rFonts w:hint="default"/>
        <w:lang w:val="id" w:eastAsia="en-US" w:bidi="ar-SA"/>
      </w:rPr>
    </w:lvl>
    <w:lvl w:ilvl="5" w:tplc="997A8326">
      <w:numFmt w:val="bullet"/>
      <w:lvlText w:val="•"/>
      <w:lvlJc w:val="left"/>
      <w:pPr>
        <w:ind w:left="3862" w:hanging="360"/>
      </w:pPr>
      <w:rPr>
        <w:rFonts w:hint="default"/>
        <w:lang w:val="id" w:eastAsia="en-US" w:bidi="ar-SA"/>
      </w:rPr>
    </w:lvl>
    <w:lvl w:ilvl="6" w:tplc="C10EE262">
      <w:numFmt w:val="bullet"/>
      <w:lvlText w:val="•"/>
      <w:lvlJc w:val="left"/>
      <w:pPr>
        <w:ind w:left="4515" w:hanging="360"/>
      </w:pPr>
      <w:rPr>
        <w:rFonts w:hint="default"/>
        <w:lang w:val="id" w:eastAsia="en-US" w:bidi="ar-SA"/>
      </w:rPr>
    </w:lvl>
    <w:lvl w:ilvl="7" w:tplc="48B4A52A">
      <w:numFmt w:val="bullet"/>
      <w:lvlText w:val="•"/>
      <w:lvlJc w:val="left"/>
      <w:pPr>
        <w:ind w:left="5167" w:hanging="360"/>
      </w:pPr>
      <w:rPr>
        <w:rFonts w:hint="default"/>
        <w:lang w:val="id" w:eastAsia="en-US" w:bidi="ar-SA"/>
      </w:rPr>
    </w:lvl>
    <w:lvl w:ilvl="8" w:tplc="B8984398">
      <w:numFmt w:val="bullet"/>
      <w:lvlText w:val="•"/>
      <w:lvlJc w:val="left"/>
      <w:pPr>
        <w:ind w:left="5820" w:hanging="360"/>
      </w:pPr>
      <w:rPr>
        <w:rFonts w:hint="default"/>
        <w:lang w:val="id" w:eastAsia="en-US" w:bidi="ar-SA"/>
      </w:rPr>
    </w:lvl>
  </w:abstractNum>
  <w:abstractNum w:abstractNumId="8" w15:restartNumberingAfterBreak="0">
    <w:nsid w:val="16E2076B"/>
    <w:multiLevelType w:val="multilevel"/>
    <w:tmpl w:val="64EE70B2"/>
    <w:lvl w:ilvl="0">
      <w:start w:val="1"/>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9" w15:restartNumberingAfterBreak="0">
    <w:nsid w:val="1B1354D2"/>
    <w:multiLevelType w:val="hybridMultilevel"/>
    <w:tmpl w:val="6526C3DC"/>
    <w:lvl w:ilvl="0" w:tplc="524A61F8">
      <w:start w:val="1"/>
      <w:numFmt w:val="upperLetter"/>
      <w:lvlText w:val="%1."/>
      <w:lvlJc w:val="left"/>
      <w:pPr>
        <w:ind w:left="875" w:hanging="360"/>
      </w:pPr>
      <w:rPr>
        <w:rFonts w:ascii="Times New Roman" w:eastAsia="Times New Roman" w:hAnsi="Times New Roman" w:cs="Times New Roman" w:hint="default"/>
        <w:b w:val="0"/>
        <w:bCs w:val="0"/>
        <w:i w:val="0"/>
        <w:iCs w:val="0"/>
        <w:spacing w:val="0"/>
        <w:w w:val="99"/>
        <w:sz w:val="20"/>
        <w:szCs w:val="20"/>
        <w:lang w:val="id" w:eastAsia="en-US" w:bidi="ar-SA"/>
      </w:rPr>
    </w:lvl>
    <w:lvl w:ilvl="1" w:tplc="C9DEC33E">
      <w:numFmt w:val="bullet"/>
      <w:lvlText w:val="•"/>
      <w:lvlJc w:val="left"/>
      <w:pPr>
        <w:ind w:left="1504" w:hanging="360"/>
      </w:pPr>
      <w:rPr>
        <w:rFonts w:hint="default"/>
        <w:lang w:val="id" w:eastAsia="en-US" w:bidi="ar-SA"/>
      </w:rPr>
    </w:lvl>
    <w:lvl w:ilvl="2" w:tplc="BF70D714">
      <w:numFmt w:val="bullet"/>
      <w:lvlText w:val="•"/>
      <w:lvlJc w:val="left"/>
      <w:pPr>
        <w:ind w:left="2129" w:hanging="360"/>
      </w:pPr>
      <w:rPr>
        <w:rFonts w:hint="default"/>
        <w:lang w:val="id" w:eastAsia="en-US" w:bidi="ar-SA"/>
      </w:rPr>
    </w:lvl>
    <w:lvl w:ilvl="3" w:tplc="AC50FFD8">
      <w:numFmt w:val="bullet"/>
      <w:lvlText w:val="•"/>
      <w:lvlJc w:val="left"/>
      <w:pPr>
        <w:ind w:left="2753" w:hanging="360"/>
      </w:pPr>
      <w:rPr>
        <w:rFonts w:hint="default"/>
        <w:lang w:val="id" w:eastAsia="en-US" w:bidi="ar-SA"/>
      </w:rPr>
    </w:lvl>
    <w:lvl w:ilvl="4" w:tplc="AF304C7E">
      <w:numFmt w:val="bullet"/>
      <w:lvlText w:val="•"/>
      <w:lvlJc w:val="left"/>
      <w:pPr>
        <w:ind w:left="3378" w:hanging="360"/>
      </w:pPr>
      <w:rPr>
        <w:rFonts w:hint="default"/>
        <w:lang w:val="id" w:eastAsia="en-US" w:bidi="ar-SA"/>
      </w:rPr>
    </w:lvl>
    <w:lvl w:ilvl="5" w:tplc="0E7058A8">
      <w:numFmt w:val="bullet"/>
      <w:lvlText w:val="•"/>
      <w:lvlJc w:val="left"/>
      <w:pPr>
        <w:ind w:left="4002" w:hanging="360"/>
      </w:pPr>
      <w:rPr>
        <w:rFonts w:hint="default"/>
        <w:lang w:val="id" w:eastAsia="en-US" w:bidi="ar-SA"/>
      </w:rPr>
    </w:lvl>
    <w:lvl w:ilvl="6" w:tplc="A5CE4FB6">
      <w:numFmt w:val="bullet"/>
      <w:lvlText w:val="•"/>
      <w:lvlJc w:val="left"/>
      <w:pPr>
        <w:ind w:left="4627" w:hanging="360"/>
      </w:pPr>
      <w:rPr>
        <w:rFonts w:hint="default"/>
        <w:lang w:val="id" w:eastAsia="en-US" w:bidi="ar-SA"/>
      </w:rPr>
    </w:lvl>
    <w:lvl w:ilvl="7" w:tplc="9042D21A">
      <w:numFmt w:val="bullet"/>
      <w:lvlText w:val="•"/>
      <w:lvlJc w:val="left"/>
      <w:pPr>
        <w:ind w:left="5251" w:hanging="360"/>
      </w:pPr>
      <w:rPr>
        <w:rFonts w:hint="default"/>
        <w:lang w:val="id" w:eastAsia="en-US" w:bidi="ar-SA"/>
      </w:rPr>
    </w:lvl>
    <w:lvl w:ilvl="8" w:tplc="F064B7B8">
      <w:numFmt w:val="bullet"/>
      <w:lvlText w:val="•"/>
      <w:lvlJc w:val="left"/>
      <w:pPr>
        <w:ind w:left="5876" w:hanging="360"/>
      </w:pPr>
      <w:rPr>
        <w:rFonts w:hint="default"/>
        <w:lang w:val="id" w:eastAsia="en-US" w:bidi="ar-SA"/>
      </w:rPr>
    </w:lvl>
  </w:abstractNum>
  <w:abstractNum w:abstractNumId="10" w15:restartNumberingAfterBreak="0">
    <w:nsid w:val="1D562AC1"/>
    <w:multiLevelType w:val="hybridMultilevel"/>
    <w:tmpl w:val="CCC42184"/>
    <w:lvl w:ilvl="0" w:tplc="49327D1A">
      <w:start w:val="1"/>
      <w:numFmt w:val="decimal"/>
      <w:lvlText w:val="%1."/>
      <w:lvlJc w:val="left"/>
      <w:pPr>
        <w:ind w:left="887" w:hanging="360"/>
      </w:pPr>
      <w:rPr>
        <w:rFonts w:ascii="Times New Roman" w:eastAsia="Times New Roman" w:hAnsi="Times New Roman" w:cs="Times New Roman" w:hint="default"/>
        <w:b w:val="0"/>
        <w:bCs w:val="0"/>
        <w:i w:val="0"/>
        <w:iCs w:val="0"/>
        <w:spacing w:val="0"/>
        <w:w w:val="99"/>
        <w:sz w:val="20"/>
        <w:szCs w:val="20"/>
        <w:lang w:val="id" w:eastAsia="en-US" w:bidi="ar-SA"/>
      </w:rPr>
    </w:lvl>
    <w:lvl w:ilvl="1" w:tplc="C26C5E30">
      <w:numFmt w:val="bullet"/>
      <w:lvlText w:val="•"/>
      <w:lvlJc w:val="left"/>
      <w:pPr>
        <w:ind w:left="1504" w:hanging="360"/>
      </w:pPr>
      <w:rPr>
        <w:rFonts w:hint="default"/>
        <w:lang w:val="id" w:eastAsia="en-US" w:bidi="ar-SA"/>
      </w:rPr>
    </w:lvl>
    <w:lvl w:ilvl="2" w:tplc="C72C7F24">
      <w:numFmt w:val="bullet"/>
      <w:lvlText w:val="•"/>
      <w:lvlJc w:val="left"/>
      <w:pPr>
        <w:ind w:left="2129" w:hanging="360"/>
      </w:pPr>
      <w:rPr>
        <w:rFonts w:hint="default"/>
        <w:lang w:val="id" w:eastAsia="en-US" w:bidi="ar-SA"/>
      </w:rPr>
    </w:lvl>
    <w:lvl w:ilvl="3" w:tplc="1FF67BC8">
      <w:numFmt w:val="bullet"/>
      <w:lvlText w:val="•"/>
      <w:lvlJc w:val="left"/>
      <w:pPr>
        <w:ind w:left="2753" w:hanging="360"/>
      </w:pPr>
      <w:rPr>
        <w:rFonts w:hint="default"/>
        <w:lang w:val="id" w:eastAsia="en-US" w:bidi="ar-SA"/>
      </w:rPr>
    </w:lvl>
    <w:lvl w:ilvl="4" w:tplc="0B1A5340">
      <w:numFmt w:val="bullet"/>
      <w:lvlText w:val="•"/>
      <w:lvlJc w:val="left"/>
      <w:pPr>
        <w:ind w:left="3378" w:hanging="360"/>
      </w:pPr>
      <w:rPr>
        <w:rFonts w:hint="default"/>
        <w:lang w:val="id" w:eastAsia="en-US" w:bidi="ar-SA"/>
      </w:rPr>
    </w:lvl>
    <w:lvl w:ilvl="5" w:tplc="309C18AC">
      <w:numFmt w:val="bullet"/>
      <w:lvlText w:val="•"/>
      <w:lvlJc w:val="left"/>
      <w:pPr>
        <w:ind w:left="4002" w:hanging="360"/>
      </w:pPr>
      <w:rPr>
        <w:rFonts w:hint="default"/>
        <w:lang w:val="id" w:eastAsia="en-US" w:bidi="ar-SA"/>
      </w:rPr>
    </w:lvl>
    <w:lvl w:ilvl="6" w:tplc="D9A8AD04">
      <w:numFmt w:val="bullet"/>
      <w:lvlText w:val="•"/>
      <w:lvlJc w:val="left"/>
      <w:pPr>
        <w:ind w:left="4627" w:hanging="360"/>
      </w:pPr>
      <w:rPr>
        <w:rFonts w:hint="default"/>
        <w:lang w:val="id" w:eastAsia="en-US" w:bidi="ar-SA"/>
      </w:rPr>
    </w:lvl>
    <w:lvl w:ilvl="7" w:tplc="E2E8826E">
      <w:numFmt w:val="bullet"/>
      <w:lvlText w:val="•"/>
      <w:lvlJc w:val="left"/>
      <w:pPr>
        <w:ind w:left="5251" w:hanging="360"/>
      </w:pPr>
      <w:rPr>
        <w:rFonts w:hint="default"/>
        <w:lang w:val="id" w:eastAsia="en-US" w:bidi="ar-SA"/>
      </w:rPr>
    </w:lvl>
    <w:lvl w:ilvl="8" w:tplc="3346621A">
      <w:numFmt w:val="bullet"/>
      <w:lvlText w:val="•"/>
      <w:lvlJc w:val="left"/>
      <w:pPr>
        <w:ind w:left="5876" w:hanging="360"/>
      </w:pPr>
      <w:rPr>
        <w:rFonts w:hint="default"/>
        <w:lang w:val="id" w:eastAsia="en-US" w:bidi="ar-SA"/>
      </w:rPr>
    </w:lvl>
  </w:abstractNum>
  <w:abstractNum w:abstractNumId="11" w15:restartNumberingAfterBreak="0">
    <w:nsid w:val="1ED9263D"/>
    <w:multiLevelType w:val="multilevel"/>
    <w:tmpl w:val="60CCD70A"/>
    <w:lvl w:ilvl="0">
      <w:start w:val="1"/>
      <w:numFmt w:val="decimal"/>
      <w:lvlText w:val="%1"/>
      <w:lvlJc w:val="left"/>
      <w:pPr>
        <w:ind w:left="1048" w:hanging="660"/>
      </w:pPr>
      <w:rPr>
        <w:rFonts w:hint="default"/>
        <w:lang w:val="id" w:eastAsia="en-US" w:bidi="ar-SA"/>
      </w:rPr>
    </w:lvl>
    <w:lvl w:ilvl="1">
      <w:start w:val="1"/>
      <w:numFmt w:val="decimal"/>
      <w:lvlText w:val="%1.%2"/>
      <w:lvlJc w:val="left"/>
      <w:pPr>
        <w:ind w:left="1048" w:hanging="660"/>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2257" w:hanging="660"/>
      </w:pPr>
      <w:rPr>
        <w:rFonts w:hint="default"/>
        <w:lang w:val="id" w:eastAsia="en-US" w:bidi="ar-SA"/>
      </w:rPr>
    </w:lvl>
    <w:lvl w:ilvl="3">
      <w:numFmt w:val="bullet"/>
      <w:lvlText w:val="•"/>
      <w:lvlJc w:val="left"/>
      <w:pPr>
        <w:ind w:left="2865" w:hanging="660"/>
      </w:pPr>
      <w:rPr>
        <w:rFonts w:hint="default"/>
        <w:lang w:val="id" w:eastAsia="en-US" w:bidi="ar-SA"/>
      </w:rPr>
    </w:lvl>
    <w:lvl w:ilvl="4">
      <w:numFmt w:val="bullet"/>
      <w:lvlText w:val="•"/>
      <w:lvlJc w:val="left"/>
      <w:pPr>
        <w:ind w:left="3474" w:hanging="660"/>
      </w:pPr>
      <w:rPr>
        <w:rFonts w:hint="default"/>
        <w:lang w:val="id" w:eastAsia="en-US" w:bidi="ar-SA"/>
      </w:rPr>
    </w:lvl>
    <w:lvl w:ilvl="5">
      <w:numFmt w:val="bullet"/>
      <w:lvlText w:val="•"/>
      <w:lvlJc w:val="left"/>
      <w:pPr>
        <w:ind w:left="4082" w:hanging="660"/>
      </w:pPr>
      <w:rPr>
        <w:rFonts w:hint="default"/>
        <w:lang w:val="id" w:eastAsia="en-US" w:bidi="ar-SA"/>
      </w:rPr>
    </w:lvl>
    <w:lvl w:ilvl="6">
      <w:numFmt w:val="bullet"/>
      <w:lvlText w:val="•"/>
      <w:lvlJc w:val="left"/>
      <w:pPr>
        <w:ind w:left="4691" w:hanging="660"/>
      </w:pPr>
      <w:rPr>
        <w:rFonts w:hint="default"/>
        <w:lang w:val="id" w:eastAsia="en-US" w:bidi="ar-SA"/>
      </w:rPr>
    </w:lvl>
    <w:lvl w:ilvl="7">
      <w:numFmt w:val="bullet"/>
      <w:lvlText w:val="•"/>
      <w:lvlJc w:val="left"/>
      <w:pPr>
        <w:ind w:left="5299" w:hanging="660"/>
      </w:pPr>
      <w:rPr>
        <w:rFonts w:hint="default"/>
        <w:lang w:val="id" w:eastAsia="en-US" w:bidi="ar-SA"/>
      </w:rPr>
    </w:lvl>
    <w:lvl w:ilvl="8">
      <w:numFmt w:val="bullet"/>
      <w:lvlText w:val="•"/>
      <w:lvlJc w:val="left"/>
      <w:pPr>
        <w:ind w:left="5908" w:hanging="660"/>
      </w:pPr>
      <w:rPr>
        <w:rFonts w:hint="default"/>
        <w:lang w:val="id" w:eastAsia="en-US" w:bidi="ar-SA"/>
      </w:rPr>
    </w:lvl>
  </w:abstractNum>
  <w:abstractNum w:abstractNumId="12" w15:restartNumberingAfterBreak="0">
    <w:nsid w:val="1F5E1555"/>
    <w:multiLevelType w:val="multilevel"/>
    <w:tmpl w:val="1DEEBB80"/>
    <w:lvl w:ilvl="0">
      <w:start w:val="4"/>
      <w:numFmt w:val="decimal"/>
      <w:lvlText w:val="%1"/>
      <w:lvlJc w:val="left"/>
      <w:pPr>
        <w:ind w:left="537" w:hanging="353"/>
      </w:pPr>
      <w:rPr>
        <w:rFonts w:hint="default"/>
        <w:lang w:val="id" w:eastAsia="en-US" w:bidi="ar-SA"/>
      </w:rPr>
    </w:lvl>
    <w:lvl w:ilvl="1">
      <w:start w:val="1"/>
      <w:numFmt w:val="decimal"/>
      <w:lvlText w:val="%1.%2"/>
      <w:lvlJc w:val="left"/>
      <w:pPr>
        <w:ind w:left="537" w:hanging="353"/>
      </w:pPr>
      <w:rPr>
        <w:rFonts w:ascii="Times New Roman" w:eastAsia="Times New Roman" w:hAnsi="Times New Roman" w:cs="Times New Roman" w:hint="default"/>
        <w:b/>
        <w:bCs/>
        <w:i w:val="0"/>
        <w:iCs w:val="0"/>
        <w:color w:val="000000" w:themeColor="text1"/>
        <w:spacing w:val="0"/>
        <w:w w:val="99"/>
        <w:sz w:val="20"/>
        <w:szCs w:val="20"/>
        <w:lang w:val="id" w:eastAsia="en-US" w:bidi="ar-SA"/>
      </w:rPr>
    </w:lvl>
    <w:lvl w:ilvl="2">
      <w:start w:val="1"/>
      <w:numFmt w:val="decimal"/>
      <w:lvlText w:val="%1.%2.%3"/>
      <w:lvlJc w:val="left"/>
      <w:pPr>
        <w:ind w:left="620" w:hanging="453"/>
      </w:pPr>
      <w:rPr>
        <w:rFonts w:ascii="Times New Roman" w:eastAsia="Times New Roman" w:hAnsi="Times New Roman" w:cs="Times New Roman" w:hint="default"/>
        <w:b/>
        <w:bCs/>
        <w:i w:val="0"/>
        <w:iCs w:val="0"/>
        <w:spacing w:val="0"/>
        <w:w w:val="99"/>
        <w:sz w:val="20"/>
        <w:szCs w:val="20"/>
        <w:lang w:val="id" w:eastAsia="en-US" w:bidi="ar-SA"/>
      </w:rPr>
    </w:lvl>
    <w:lvl w:ilvl="3">
      <w:numFmt w:val="bullet"/>
      <w:lvlText w:val="•"/>
      <w:lvlJc w:val="left"/>
      <w:pPr>
        <w:ind w:left="2065" w:hanging="453"/>
      </w:pPr>
      <w:rPr>
        <w:rFonts w:hint="default"/>
        <w:lang w:val="id" w:eastAsia="en-US" w:bidi="ar-SA"/>
      </w:rPr>
    </w:lvl>
    <w:lvl w:ilvl="4">
      <w:numFmt w:val="bullet"/>
      <w:lvlText w:val="•"/>
      <w:lvlJc w:val="left"/>
      <w:pPr>
        <w:ind w:left="2788" w:hanging="453"/>
      </w:pPr>
      <w:rPr>
        <w:rFonts w:hint="default"/>
        <w:lang w:val="id" w:eastAsia="en-US" w:bidi="ar-SA"/>
      </w:rPr>
    </w:lvl>
    <w:lvl w:ilvl="5">
      <w:numFmt w:val="bullet"/>
      <w:lvlText w:val="•"/>
      <w:lvlJc w:val="left"/>
      <w:pPr>
        <w:ind w:left="3511" w:hanging="453"/>
      </w:pPr>
      <w:rPr>
        <w:rFonts w:hint="default"/>
        <w:lang w:val="id" w:eastAsia="en-US" w:bidi="ar-SA"/>
      </w:rPr>
    </w:lvl>
    <w:lvl w:ilvl="6">
      <w:numFmt w:val="bullet"/>
      <w:lvlText w:val="•"/>
      <w:lvlJc w:val="left"/>
      <w:pPr>
        <w:ind w:left="4233" w:hanging="453"/>
      </w:pPr>
      <w:rPr>
        <w:rFonts w:hint="default"/>
        <w:lang w:val="id" w:eastAsia="en-US" w:bidi="ar-SA"/>
      </w:rPr>
    </w:lvl>
    <w:lvl w:ilvl="7">
      <w:numFmt w:val="bullet"/>
      <w:lvlText w:val="•"/>
      <w:lvlJc w:val="left"/>
      <w:pPr>
        <w:ind w:left="4956" w:hanging="453"/>
      </w:pPr>
      <w:rPr>
        <w:rFonts w:hint="default"/>
        <w:lang w:val="id" w:eastAsia="en-US" w:bidi="ar-SA"/>
      </w:rPr>
    </w:lvl>
    <w:lvl w:ilvl="8">
      <w:numFmt w:val="bullet"/>
      <w:lvlText w:val="•"/>
      <w:lvlJc w:val="left"/>
      <w:pPr>
        <w:ind w:left="5679" w:hanging="453"/>
      </w:pPr>
      <w:rPr>
        <w:rFonts w:hint="default"/>
        <w:lang w:val="id" w:eastAsia="en-US" w:bidi="ar-SA"/>
      </w:rPr>
    </w:lvl>
  </w:abstractNum>
  <w:abstractNum w:abstractNumId="13" w15:restartNumberingAfterBreak="0">
    <w:nsid w:val="256018E0"/>
    <w:multiLevelType w:val="multilevel"/>
    <w:tmpl w:val="DC36A06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A442CD1"/>
    <w:multiLevelType w:val="multilevel"/>
    <w:tmpl w:val="06C2BE52"/>
    <w:lvl w:ilvl="0">
      <w:start w:val="4"/>
      <w:numFmt w:val="decimal"/>
      <w:lvlText w:val="%1."/>
      <w:lvlJc w:val="left"/>
      <w:pPr>
        <w:ind w:left="460" w:hanging="460"/>
      </w:pPr>
      <w:rPr>
        <w:rFonts w:hint="default"/>
      </w:rPr>
    </w:lvl>
    <w:lvl w:ilvl="1">
      <w:start w:val="6"/>
      <w:numFmt w:val="decimal"/>
      <w:lvlText w:val="%1.%2."/>
      <w:lvlJc w:val="left"/>
      <w:pPr>
        <w:ind w:left="543" w:hanging="460"/>
      </w:pPr>
      <w:rPr>
        <w:rFonts w:hint="default"/>
      </w:rPr>
    </w:lvl>
    <w:lvl w:ilvl="2">
      <w:start w:val="2"/>
      <w:numFmt w:val="decimal"/>
      <w:lvlText w:val="%1.%2.%3."/>
      <w:lvlJc w:val="left"/>
      <w:pPr>
        <w:ind w:left="886" w:hanging="720"/>
      </w:pPr>
      <w:rPr>
        <w:rFonts w:hint="default"/>
      </w:rPr>
    </w:lvl>
    <w:lvl w:ilvl="3">
      <w:start w:val="1"/>
      <w:numFmt w:val="decimal"/>
      <w:lvlText w:val="%1.%2.%3.%4."/>
      <w:lvlJc w:val="left"/>
      <w:pPr>
        <w:ind w:left="969" w:hanging="720"/>
      </w:pPr>
      <w:rPr>
        <w:rFonts w:hint="default"/>
      </w:rPr>
    </w:lvl>
    <w:lvl w:ilvl="4">
      <w:start w:val="1"/>
      <w:numFmt w:val="decimal"/>
      <w:lvlText w:val="%1.%2.%3.%4.%5."/>
      <w:lvlJc w:val="left"/>
      <w:pPr>
        <w:ind w:left="1412" w:hanging="1080"/>
      </w:pPr>
      <w:rPr>
        <w:rFonts w:hint="default"/>
      </w:rPr>
    </w:lvl>
    <w:lvl w:ilvl="5">
      <w:start w:val="1"/>
      <w:numFmt w:val="decimal"/>
      <w:lvlText w:val="%1.%2.%3.%4.%5.%6."/>
      <w:lvlJc w:val="left"/>
      <w:pPr>
        <w:ind w:left="1495" w:hanging="1080"/>
      </w:pPr>
      <w:rPr>
        <w:rFonts w:hint="default"/>
      </w:rPr>
    </w:lvl>
    <w:lvl w:ilvl="6">
      <w:start w:val="1"/>
      <w:numFmt w:val="decimal"/>
      <w:lvlText w:val="%1.%2.%3.%4.%5.%6.%7."/>
      <w:lvlJc w:val="left"/>
      <w:pPr>
        <w:ind w:left="1578" w:hanging="1080"/>
      </w:pPr>
      <w:rPr>
        <w:rFonts w:hint="default"/>
      </w:rPr>
    </w:lvl>
    <w:lvl w:ilvl="7">
      <w:start w:val="1"/>
      <w:numFmt w:val="decimal"/>
      <w:lvlText w:val="%1.%2.%3.%4.%5.%6.%7.%8."/>
      <w:lvlJc w:val="left"/>
      <w:pPr>
        <w:ind w:left="2021" w:hanging="1440"/>
      </w:pPr>
      <w:rPr>
        <w:rFonts w:hint="default"/>
      </w:rPr>
    </w:lvl>
    <w:lvl w:ilvl="8">
      <w:start w:val="1"/>
      <w:numFmt w:val="decimal"/>
      <w:lvlText w:val="%1.%2.%3.%4.%5.%6.%7.%8.%9."/>
      <w:lvlJc w:val="left"/>
      <w:pPr>
        <w:ind w:left="2104" w:hanging="1440"/>
      </w:pPr>
      <w:rPr>
        <w:rFonts w:hint="default"/>
      </w:rPr>
    </w:lvl>
  </w:abstractNum>
  <w:abstractNum w:abstractNumId="15" w15:restartNumberingAfterBreak="0">
    <w:nsid w:val="2A4B436F"/>
    <w:multiLevelType w:val="hybridMultilevel"/>
    <w:tmpl w:val="25D0EDFC"/>
    <w:lvl w:ilvl="0" w:tplc="A0765AAA">
      <w:start w:val="1"/>
      <w:numFmt w:val="decimal"/>
      <w:lvlText w:val="%1."/>
      <w:lvlJc w:val="left"/>
      <w:pPr>
        <w:ind w:left="450" w:hanging="284"/>
      </w:pPr>
      <w:rPr>
        <w:rFonts w:ascii="Times New Roman" w:eastAsia="Arial" w:hAnsi="Times New Roman" w:cs="Times New Roman" w:hint="cs"/>
        <w:b/>
        <w:bCs/>
        <w:i w:val="0"/>
        <w:iCs w:val="0"/>
        <w:spacing w:val="-1"/>
        <w:w w:val="99"/>
        <w:sz w:val="20"/>
        <w:szCs w:val="20"/>
        <w:lang w:val="id" w:eastAsia="en-US" w:bidi="ar-SA"/>
      </w:rPr>
    </w:lvl>
    <w:lvl w:ilvl="1" w:tplc="015A51B6">
      <w:numFmt w:val="bullet"/>
      <w:lvlText w:val="•"/>
      <w:lvlJc w:val="left"/>
      <w:pPr>
        <w:ind w:left="1126" w:hanging="284"/>
      </w:pPr>
      <w:rPr>
        <w:rFonts w:hint="default"/>
        <w:lang w:val="id" w:eastAsia="en-US" w:bidi="ar-SA"/>
      </w:rPr>
    </w:lvl>
    <w:lvl w:ilvl="2" w:tplc="0E82D4DE">
      <w:numFmt w:val="bullet"/>
      <w:lvlText w:val="•"/>
      <w:lvlJc w:val="left"/>
      <w:pPr>
        <w:ind w:left="1793" w:hanging="284"/>
      </w:pPr>
      <w:rPr>
        <w:rFonts w:hint="default"/>
        <w:lang w:val="id" w:eastAsia="en-US" w:bidi="ar-SA"/>
      </w:rPr>
    </w:lvl>
    <w:lvl w:ilvl="3" w:tplc="C5E6B58E">
      <w:numFmt w:val="bullet"/>
      <w:lvlText w:val="•"/>
      <w:lvlJc w:val="left"/>
      <w:pPr>
        <w:ind w:left="2459" w:hanging="284"/>
      </w:pPr>
      <w:rPr>
        <w:rFonts w:hint="default"/>
        <w:lang w:val="id" w:eastAsia="en-US" w:bidi="ar-SA"/>
      </w:rPr>
    </w:lvl>
    <w:lvl w:ilvl="4" w:tplc="80C68E68">
      <w:numFmt w:val="bullet"/>
      <w:lvlText w:val="•"/>
      <w:lvlJc w:val="left"/>
      <w:pPr>
        <w:ind w:left="3126" w:hanging="284"/>
      </w:pPr>
      <w:rPr>
        <w:rFonts w:hint="default"/>
        <w:lang w:val="id" w:eastAsia="en-US" w:bidi="ar-SA"/>
      </w:rPr>
    </w:lvl>
    <w:lvl w:ilvl="5" w:tplc="A878AC80">
      <w:numFmt w:val="bullet"/>
      <w:lvlText w:val="•"/>
      <w:lvlJc w:val="left"/>
      <w:pPr>
        <w:ind w:left="3792" w:hanging="284"/>
      </w:pPr>
      <w:rPr>
        <w:rFonts w:hint="default"/>
        <w:lang w:val="id" w:eastAsia="en-US" w:bidi="ar-SA"/>
      </w:rPr>
    </w:lvl>
    <w:lvl w:ilvl="6" w:tplc="269C845C">
      <w:numFmt w:val="bullet"/>
      <w:lvlText w:val="•"/>
      <w:lvlJc w:val="left"/>
      <w:pPr>
        <w:ind w:left="4459" w:hanging="284"/>
      </w:pPr>
      <w:rPr>
        <w:rFonts w:hint="default"/>
        <w:lang w:val="id" w:eastAsia="en-US" w:bidi="ar-SA"/>
      </w:rPr>
    </w:lvl>
    <w:lvl w:ilvl="7" w:tplc="540CC900">
      <w:numFmt w:val="bullet"/>
      <w:lvlText w:val="•"/>
      <w:lvlJc w:val="left"/>
      <w:pPr>
        <w:ind w:left="5125" w:hanging="284"/>
      </w:pPr>
      <w:rPr>
        <w:rFonts w:hint="default"/>
        <w:lang w:val="id" w:eastAsia="en-US" w:bidi="ar-SA"/>
      </w:rPr>
    </w:lvl>
    <w:lvl w:ilvl="8" w:tplc="96B04404">
      <w:numFmt w:val="bullet"/>
      <w:lvlText w:val="•"/>
      <w:lvlJc w:val="left"/>
      <w:pPr>
        <w:ind w:left="5792" w:hanging="284"/>
      </w:pPr>
      <w:rPr>
        <w:rFonts w:hint="default"/>
        <w:lang w:val="id" w:eastAsia="en-US" w:bidi="ar-SA"/>
      </w:rPr>
    </w:lvl>
  </w:abstractNum>
  <w:abstractNum w:abstractNumId="16" w15:restartNumberingAfterBreak="0">
    <w:nsid w:val="2F8E1AB1"/>
    <w:multiLevelType w:val="hybridMultilevel"/>
    <w:tmpl w:val="3EE68270"/>
    <w:lvl w:ilvl="0" w:tplc="76C848B6">
      <w:start w:val="1"/>
      <w:numFmt w:val="decimal"/>
      <w:lvlText w:val="%1."/>
      <w:lvlJc w:val="left"/>
      <w:pPr>
        <w:ind w:left="450" w:hanging="284"/>
      </w:pPr>
      <w:rPr>
        <w:rFonts w:ascii="Arial" w:eastAsia="Arial" w:hAnsi="Arial" w:cs="Arial" w:hint="default"/>
        <w:b/>
        <w:bCs/>
        <w:i w:val="0"/>
        <w:iCs w:val="0"/>
        <w:spacing w:val="-1"/>
        <w:w w:val="99"/>
        <w:sz w:val="20"/>
        <w:szCs w:val="20"/>
        <w:lang w:val="id" w:eastAsia="en-US" w:bidi="ar-SA"/>
      </w:rPr>
    </w:lvl>
    <w:lvl w:ilvl="1" w:tplc="D37E32D0">
      <w:numFmt w:val="bullet"/>
      <w:lvlText w:val="•"/>
      <w:lvlJc w:val="left"/>
      <w:pPr>
        <w:ind w:left="1126" w:hanging="284"/>
      </w:pPr>
      <w:rPr>
        <w:rFonts w:hint="default"/>
        <w:lang w:val="id" w:eastAsia="en-US" w:bidi="ar-SA"/>
      </w:rPr>
    </w:lvl>
    <w:lvl w:ilvl="2" w:tplc="CF5464E4">
      <w:numFmt w:val="bullet"/>
      <w:lvlText w:val="•"/>
      <w:lvlJc w:val="left"/>
      <w:pPr>
        <w:ind w:left="1793" w:hanging="284"/>
      </w:pPr>
      <w:rPr>
        <w:rFonts w:hint="default"/>
        <w:lang w:val="id" w:eastAsia="en-US" w:bidi="ar-SA"/>
      </w:rPr>
    </w:lvl>
    <w:lvl w:ilvl="3" w:tplc="0A6889B4">
      <w:numFmt w:val="bullet"/>
      <w:lvlText w:val="•"/>
      <w:lvlJc w:val="left"/>
      <w:pPr>
        <w:ind w:left="2459" w:hanging="284"/>
      </w:pPr>
      <w:rPr>
        <w:rFonts w:hint="default"/>
        <w:lang w:val="id" w:eastAsia="en-US" w:bidi="ar-SA"/>
      </w:rPr>
    </w:lvl>
    <w:lvl w:ilvl="4" w:tplc="542C871A">
      <w:numFmt w:val="bullet"/>
      <w:lvlText w:val="•"/>
      <w:lvlJc w:val="left"/>
      <w:pPr>
        <w:ind w:left="3126" w:hanging="284"/>
      </w:pPr>
      <w:rPr>
        <w:rFonts w:hint="default"/>
        <w:lang w:val="id" w:eastAsia="en-US" w:bidi="ar-SA"/>
      </w:rPr>
    </w:lvl>
    <w:lvl w:ilvl="5" w:tplc="88C8E736">
      <w:numFmt w:val="bullet"/>
      <w:lvlText w:val="•"/>
      <w:lvlJc w:val="left"/>
      <w:pPr>
        <w:ind w:left="3792" w:hanging="284"/>
      </w:pPr>
      <w:rPr>
        <w:rFonts w:hint="default"/>
        <w:lang w:val="id" w:eastAsia="en-US" w:bidi="ar-SA"/>
      </w:rPr>
    </w:lvl>
    <w:lvl w:ilvl="6" w:tplc="866C3EB0">
      <w:numFmt w:val="bullet"/>
      <w:lvlText w:val="•"/>
      <w:lvlJc w:val="left"/>
      <w:pPr>
        <w:ind w:left="4459" w:hanging="284"/>
      </w:pPr>
      <w:rPr>
        <w:rFonts w:hint="default"/>
        <w:lang w:val="id" w:eastAsia="en-US" w:bidi="ar-SA"/>
      </w:rPr>
    </w:lvl>
    <w:lvl w:ilvl="7" w:tplc="43742344">
      <w:numFmt w:val="bullet"/>
      <w:lvlText w:val="•"/>
      <w:lvlJc w:val="left"/>
      <w:pPr>
        <w:ind w:left="5125" w:hanging="284"/>
      </w:pPr>
      <w:rPr>
        <w:rFonts w:hint="default"/>
        <w:lang w:val="id" w:eastAsia="en-US" w:bidi="ar-SA"/>
      </w:rPr>
    </w:lvl>
    <w:lvl w:ilvl="8" w:tplc="6478C876">
      <w:numFmt w:val="bullet"/>
      <w:lvlText w:val="•"/>
      <w:lvlJc w:val="left"/>
      <w:pPr>
        <w:ind w:left="5792" w:hanging="284"/>
      </w:pPr>
      <w:rPr>
        <w:rFonts w:hint="default"/>
        <w:lang w:val="id" w:eastAsia="en-US" w:bidi="ar-SA"/>
      </w:rPr>
    </w:lvl>
  </w:abstractNum>
  <w:abstractNum w:abstractNumId="17" w15:restartNumberingAfterBreak="0">
    <w:nsid w:val="34DF1715"/>
    <w:multiLevelType w:val="hybridMultilevel"/>
    <w:tmpl w:val="59A43B1C"/>
    <w:lvl w:ilvl="0" w:tplc="28465026">
      <w:start w:val="1"/>
      <w:numFmt w:val="decimal"/>
      <w:lvlText w:val="%1."/>
      <w:lvlJc w:val="left"/>
      <w:pPr>
        <w:ind w:left="594" w:hanging="360"/>
      </w:pPr>
      <w:rPr>
        <w:rFonts w:ascii="Arial" w:eastAsia="Arial" w:hAnsi="Arial" w:cs="Arial" w:hint="default"/>
        <w:b/>
        <w:bCs/>
        <w:i w:val="0"/>
        <w:iCs w:val="0"/>
        <w:spacing w:val="-1"/>
        <w:w w:val="99"/>
        <w:sz w:val="20"/>
        <w:szCs w:val="20"/>
        <w:lang w:val="id" w:eastAsia="en-US" w:bidi="ar-SA"/>
      </w:rPr>
    </w:lvl>
    <w:lvl w:ilvl="1" w:tplc="20887E42">
      <w:numFmt w:val="bullet"/>
      <w:lvlText w:val="•"/>
      <w:lvlJc w:val="left"/>
      <w:pPr>
        <w:ind w:left="1252" w:hanging="360"/>
      </w:pPr>
      <w:rPr>
        <w:rFonts w:hint="default"/>
        <w:lang w:val="id" w:eastAsia="en-US" w:bidi="ar-SA"/>
      </w:rPr>
    </w:lvl>
    <w:lvl w:ilvl="2" w:tplc="3420312E">
      <w:numFmt w:val="bullet"/>
      <w:lvlText w:val="•"/>
      <w:lvlJc w:val="left"/>
      <w:pPr>
        <w:ind w:left="1905" w:hanging="360"/>
      </w:pPr>
      <w:rPr>
        <w:rFonts w:hint="default"/>
        <w:lang w:val="id" w:eastAsia="en-US" w:bidi="ar-SA"/>
      </w:rPr>
    </w:lvl>
    <w:lvl w:ilvl="3" w:tplc="1A4893FE">
      <w:numFmt w:val="bullet"/>
      <w:lvlText w:val="•"/>
      <w:lvlJc w:val="left"/>
      <w:pPr>
        <w:ind w:left="2557" w:hanging="360"/>
      </w:pPr>
      <w:rPr>
        <w:rFonts w:hint="default"/>
        <w:lang w:val="id" w:eastAsia="en-US" w:bidi="ar-SA"/>
      </w:rPr>
    </w:lvl>
    <w:lvl w:ilvl="4" w:tplc="E118D6BC">
      <w:numFmt w:val="bullet"/>
      <w:lvlText w:val="•"/>
      <w:lvlJc w:val="left"/>
      <w:pPr>
        <w:ind w:left="3210" w:hanging="360"/>
      </w:pPr>
      <w:rPr>
        <w:rFonts w:hint="default"/>
        <w:lang w:val="id" w:eastAsia="en-US" w:bidi="ar-SA"/>
      </w:rPr>
    </w:lvl>
    <w:lvl w:ilvl="5" w:tplc="8716CF02">
      <w:numFmt w:val="bullet"/>
      <w:lvlText w:val="•"/>
      <w:lvlJc w:val="left"/>
      <w:pPr>
        <w:ind w:left="3862" w:hanging="360"/>
      </w:pPr>
      <w:rPr>
        <w:rFonts w:hint="default"/>
        <w:lang w:val="id" w:eastAsia="en-US" w:bidi="ar-SA"/>
      </w:rPr>
    </w:lvl>
    <w:lvl w:ilvl="6" w:tplc="343EB4E8">
      <w:numFmt w:val="bullet"/>
      <w:lvlText w:val="•"/>
      <w:lvlJc w:val="left"/>
      <w:pPr>
        <w:ind w:left="4515" w:hanging="360"/>
      </w:pPr>
      <w:rPr>
        <w:rFonts w:hint="default"/>
        <w:lang w:val="id" w:eastAsia="en-US" w:bidi="ar-SA"/>
      </w:rPr>
    </w:lvl>
    <w:lvl w:ilvl="7" w:tplc="D93EDD7E">
      <w:numFmt w:val="bullet"/>
      <w:lvlText w:val="•"/>
      <w:lvlJc w:val="left"/>
      <w:pPr>
        <w:ind w:left="5167" w:hanging="360"/>
      </w:pPr>
      <w:rPr>
        <w:rFonts w:hint="default"/>
        <w:lang w:val="id" w:eastAsia="en-US" w:bidi="ar-SA"/>
      </w:rPr>
    </w:lvl>
    <w:lvl w:ilvl="8" w:tplc="CE80A31E">
      <w:numFmt w:val="bullet"/>
      <w:lvlText w:val="•"/>
      <w:lvlJc w:val="left"/>
      <w:pPr>
        <w:ind w:left="5820" w:hanging="360"/>
      </w:pPr>
      <w:rPr>
        <w:rFonts w:hint="default"/>
        <w:lang w:val="id" w:eastAsia="en-US" w:bidi="ar-SA"/>
      </w:rPr>
    </w:lvl>
  </w:abstractNum>
  <w:abstractNum w:abstractNumId="18" w15:restartNumberingAfterBreak="0">
    <w:nsid w:val="387516C9"/>
    <w:multiLevelType w:val="hybridMultilevel"/>
    <w:tmpl w:val="BCD6F1C0"/>
    <w:lvl w:ilvl="0" w:tplc="EAFE9098">
      <w:start w:val="1"/>
      <w:numFmt w:val="lowerLetter"/>
      <w:lvlText w:val="%1."/>
      <w:lvlJc w:val="left"/>
      <w:pPr>
        <w:ind w:left="911" w:hanging="200"/>
      </w:pPr>
      <w:rPr>
        <w:rFonts w:ascii="Times New Roman" w:eastAsia="Times New Roman" w:hAnsi="Times New Roman" w:cs="Times New Roman" w:hint="default"/>
        <w:b/>
        <w:bCs/>
        <w:i w:val="0"/>
        <w:iCs w:val="0"/>
        <w:spacing w:val="0"/>
        <w:w w:val="100"/>
        <w:sz w:val="20"/>
        <w:szCs w:val="20"/>
        <w:lang w:val="id" w:eastAsia="en-US" w:bidi="ar-SA"/>
      </w:rPr>
    </w:lvl>
    <w:lvl w:ilvl="1" w:tplc="8000F904">
      <w:numFmt w:val="bullet"/>
      <w:lvlText w:val="•"/>
      <w:lvlJc w:val="left"/>
      <w:pPr>
        <w:ind w:left="1525" w:hanging="200"/>
      </w:pPr>
      <w:rPr>
        <w:rFonts w:hint="default"/>
        <w:lang w:val="id" w:eastAsia="en-US" w:bidi="ar-SA"/>
      </w:rPr>
    </w:lvl>
    <w:lvl w:ilvl="2" w:tplc="BD725D7E">
      <w:numFmt w:val="bullet"/>
      <w:lvlText w:val="•"/>
      <w:lvlJc w:val="left"/>
      <w:pPr>
        <w:ind w:left="2131" w:hanging="200"/>
      </w:pPr>
      <w:rPr>
        <w:rFonts w:hint="default"/>
        <w:lang w:val="id" w:eastAsia="en-US" w:bidi="ar-SA"/>
      </w:rPr>
    </w:lvl>
    <w:lvl w:ilvl="3" w:tplc="29C27C26">
      <w:numFmt w:val="bullet"/>
      <w:lvlText w:val="•"/>
      <w:lvlJc w:val="left"/>
      <w:pPr>
        <w:ind w:left="2736" w:hanging="200"/>
      </w:pPr>
      <w:rPr>
        <w:rFonts w:hint="default"/>
        <w:lang w:val="id" w:eastAsia="en-US" w:bidi="ar-SA"/>
      </w:rPr>
    </w:lvl>
    <w:lvl w:ilvl="4" w:tplc="39B8B436">
      <w:numFmt w:val="bullet"/>
      <w:lvlText w:val="•"/>
      <w:lvlJc w:val="left"/>
      <w:pPr>
        <w:ind w:left="3342" w:hanging="200"/>
      </w:pPr>
      <w:rPr>
        <w:rFonts w:hint="default"/>
        <w:lang w:val="id" w:eastAsia="en-US" w:bidi="ar-SA"/>
      </w:rPr>
    </w:lvl>
    <w:lvl w:ilvl="5" w:tplc="268C4978">
      <w:numFmt w:val="bullet"/>
      <w:lvlText w:val="•"/>
      <w:lvlJc w:val="left"/>
      <w:pPr>
        <w:ind w:left="3947" w:hanging="200"/>
      </w:pPr>
      <w:rPr>
        <w:rFonts w:hint="default"/>
        <w:lang w:val="id" w:eastAsia="en-US" w:bidi="ar-SA"/>
      </w:rPr>
    </w:lvl>
    <w:lvl w:ilvl="6" w:tplc="F25C32A8">
      <w:numFmt w:val="bullet"/>
      <w:lvlText w:val="•"/>
      <w:lvlJc w:val="left"/>
      <w:pPr>
        <w:ind w:left="4553" w:hanging="200"/>
      </w:pPr>
      <w:rPr>
        <w:rFonts w:hint="default"/>
        <w:lang w:val="id" w:eastAsia="en-US" w:bidi="ar-SA"/>
      </w:rPr>
    </w:lvl>
    <w:lvl w:ilvl="7" w:tplc="C0400D8C">
      <w:numFmt w:val="bullet"/>
      <w:lvlText w:val="•"/>
      <w:lvlJc w:val="left"/>
      <w:pPr>
        <w:ind w:left="5158" w:hanging="200"/>
      </w:pPr>
      <w:rPr>
        <w:rFonts w:hint="default"/>
        <w:lang w:val="id" w:eastAsia="en-US" w:bidi="ar-SA"/>
      </w:rPr>
    </w:lvl>
    <w:lvl w:ilvl="8" w:tplc="00564978">
      <w:numFmt w:val="bullet"/>
      <w:lvlText w:val="•"/>
      <w:lvlJc w:val="left"/>
      <w:pPr>
        <w:ind w:left="5764" w:hanging="200"/>
      </w:pPr>
      <w:rPr>
        <w:rFonts w:hint="default"/>
        <w:lang w:val="id" w:eastAsia="en-US" w:bidi="ar-SA"/>
      </w:rPr>
    </w:lvl>
  </w:abstractNum>
  <w:abstractNum w:abstractNumId="19" w15:restartNumberingAfterBreak="0">
    <w:nsid w:val="3D59B65A"/>
    <w:multiLevelType w:val="multilevel"/>
    <w:tmpl w:val="3D59B65A"/>
    <w:lvl w:ilvl="0">
      <w:start w:val="1"/>
      <w:numFmt w:val="decimal"/>
      <w:lvlText w:val="BAB %1"/>
      <w:lvlJc w:val="left"/>
      <w:pPr>
        <w:ind w:left="0" w:firstLine="0"/>
      </w:pPr>
      <w:rPr>
        <w:rFonts w:ascii="Times New Roman" w:hAnsi="Times New Roman" w:cs="Times New Roman" w:hint="default"/>
      </w:rPr>
    </w:lvl>
    <w:lvl w:ilvl="1">
      <w:start w:val="1"/>
      <w:numFmt w:val="decimal"/>
      <w:lvlText w:val="%1.%2."/>
      <w:lvlJc w:val="left"/>
      <w:pPr>
        <w:ind w:left="1361" w:hanging="794"/>
      </w:pPr>
      <w:rPr>
        <w:rFonts w:hint="default"/>
        <w:color w:val="000000"/>
      </w:rPr>
    </w:lvl>
    <w:lvl w:ilvl="2">
      <w:start w:val="1"/>
      <w:numFmt w:val="decimal"/>
      <w:lvlText w:val="%1.%2.%3."/>
      <w:lvlJc w:val="left"/>
      <w:pPr>
        <w:ind w:left="1985" w:hanging="1191"/>
      </w:pPr>
      <w:rPr>
        <w:rFonts w:hint="default"/>
      </w:rPr>
    </w:lvl>
    <w:lvl w:ilvl="3">
      <w:start w:val="1"/>
      <w:numFmt w:val="decimal"/>
      <w:lvlText w:val="%4"/>
      <w:lvlJc w:val="left"/>
      <w:pPr>
        <w:ind w:left="0" w:firstLine="0"/>
      </w:pPr>
      <w:rPr>
        <w:rFonts w:ascii="SimSun" w:eastAsia="SimSun" w:hAnsi="SimSun" w:cs="SimSun" w:hint="default"/>
      </w:rPr>
    </w:lvl>
    <w:lvl w:ilvl="4">
      <w:start w:val="1"/>
      <w:numFmt w:val="decimal"/>
      <w:lvlText w:val="%5"/>
      <w:lvlJc w:val="left"/>
      <w:pPr>
        <w:ind w:left="0" w:firstLine="0"/>
      </w:pPr>
      <w:rPr>
        <w:rFonts w:ascii="SimSun" w:eastAsia="SimSun" w:hAnsi="SimSun" w:cs="SimSun" w:hint="default"/>
      </w:r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0" w15:restartNumberingAfterBreak="0">
    <w:nsid w:val="41C729AE"/>
    <w:multiLevelType w:val="multilevel"/>
    <w:tmpl w:val="4E4E6EF4"/>
    <w:lvl w:ilvl="0">
      <w:start w:val="3"/>
      <w:numFmt w:val="decimal"/>
      <w:lvlText w:val="%1"/>
      <w:lvlJc w:val="left"/>
      <w:pPr>
        <w:ind w:left="827" w:hanging="404"/>
      </w:pPr>
      <w:rPr>
        <w:rFonts w:hint="default"/>
        <w:lang w:val="id" w:eastAsia="en-US" w:bidi="ar-SA"/>
      </w:rPr>
    </w:lvl>
    <w:lvl w:ilvl="1">
      <w:start w:val="1"/>
      <w:numFmt w:val="decimal"/>
      <w:lvlText w:val="%1.%2"/>
      <w:lvlJc w:val="left"/>
      <w:pPr>
        <w:ind w:left="827" w:hanging="404"/>
      </w:pPr>
      <w:rPr>
        <w:rFonts w:ascii="Times New Roman" w:eastAsia="Times New Roman" w:hAnsi="Times New Roman" w:cs="Times New Roman" w:hint="default"/>
        <w:b/>
        <w:bCs/>
        <w:i w:val="0"/>
        <w:iCs w:val="0"/>
        <w:spacing w:val="0"/>
        <w:w w:val="99"/>
        <w:sz w:val="20"/>
        <w:szCs w:val="20"/>
        <w:lang w:val="id" w:eastAsia="en-US" w:bidi="ar-SA"/>
      </w:rPr>
    </w:lvl>
    <w:lvl w:ilvl="2">
      <w:start w:val="1"/>
      <w:numFmt w:val="decimal"/>
      <w:lvlText w:val="%1.%2.%3"/>
      <w:lvlJc w:val="left"/>
      <w:pPr>
        <w:ind w:left="903" w:hanging="453"/>
        <w:jc w:val="right"/>
      </w:pPr>
      <w:rPr>
        <w:rFonts w:ascii="Times New Roman" w:eastAsia="Times New Roman" w:hAnsi="Times New Roman" w:cs="Times New Roman" w:hint="default"/>
        <w:b/>
        <w:bCs/>
        <w:i w:val="0"/>
        <w:iCs w:val="0"/>
        <w:spacing w:val="0"/>
        <w:w w:val="99"/>
        <w:sz w:val="20"/>
        <w:szCs w:val="20"/>
        <w:lang w:val="id" w:eastAsia="en-US" w:bidi="ar-SA"/>
      </w:rPr>
    </w:lvl>
    <w:lvl w:ilvl="3">
      <w:numFmt w:val="bullet"/>
      <w:lvlText w:val="•"/>
      <w:lvlJc w:val="left"/>
      <w:pPr>
        <w:ind w:left="2283" w:hanging="453"/>
      </w:pPr>
      <w:rPr>
        <w:rFonts w:hint="default"/>
        <w:lang w:val="id" w:eastAsia="en-US" w:bidi="ar-SA"/>
      </w:rPr>
    </w:lvl>
    <w:lvl w:ilvl="4">
      <w:numFmt w:val="bullet"/>
      <w:lvlText w:val="•"/>
      <w:lvlJc w:val="left"/>
      <w:pPr>
        <w:ind w:left="2975" w:hanging="453"/>
      </w:pPr>
      <w:rPr>
        <w:rFonts w:hint="default"/>
        <w:lang w:val="id" w:eastAsia="en-US" w:bidi="ar-SA"/>
      </w:rPr>
    </w:lvl>
    <w:lvl w:ilvl="5">
      <w:numFmt w:val="bullet"/>
      <w:lvlText w:val="•"/>
      <w:lvlJc w:val="left"/>
      <w:pPr>
        <w:ind w:left="3666" w:hanging="453"/>
      </w:pPr>
      <w:rPr>
        <w:rFonts w:hint="default"/>
        <w:lang w:val="id" w:eastAsia="en-US" w:bidi="ar-SA"/>
      </w:rPr>
    </w:lvl>
    <w:lvl w:ilvl="6">
      <w:numFmt w:val="bullet"/>
      <w:lvlText w:val="•"/>
      <w:lvlJc w:val="left"/>
      <w:pPr>
        <w:ind w:left="4358" w:hanging="453"/>
      </w:pPr>
      <w:rPr>
        <w:rFonts w:hint="default"/>
        <w:lang w:val="id" w:eastAsia="en-US" w:bidi="ar-SA"/>
      </w:rPr>
    </w:lvl>
    <w:lvl w:ilvl="7">
      <w:numFmt w:val="bullet"/>
      <w:lvlText w:val="•"/>
      <w:lvlJc w:val="left"/>
      <w:pPr>
        <w:ind w:left="5050" w:hanging="453"/>
      </w:pPr>
      <w:rPr>
        <w:rFonts w:hint="default"/>
        <w:lang w:val="id" w:eastAsia="en-US" w:bidi="ar-SA"/>
      </w:rPr>
    </w:lvl>
    <w:lvl w:ilvl="8">
      <w:numFmt w:val="bullet"/>
      <w:lvlText w:val="•"/>
      <w:lvlJc w:val="left"/>
      <w:pPr>
        <w:ind w:left="5741" w:hanging="453"/>
      </w:pPr>
      <w:rPr>
        <w:rFonts w:hint="default"/>
        <w:lang w:val="id" w:eastAsia="en-US" w:bidi="ar-SA"/>
      </w:rPr>
    </w:lvl>
  </w:abstractNum>
  <w:abstractNum w:abstractNumId="21" w15:restartNumberingAfterBreak="0">
    <w:nsid w:val="498360A2"/>
    <w:multiLevelType w:val="multilevel"/>
    <w:tmpl w:val="D9E2530A"/>
    <w:lvl w:ilvl="0">
      <w:start w:val="2"/>
      <w:numFmt w:val="decimal"/>
      <w:lvlText w:val="%1"/>
      <w:lvlJc w:val="left"/>
      <w:pPr>
        <w:ind w:left="1048" w:hanging="660"/>
      </w:pPr>
      <w:rPr>
        <w:rFonts w:hint="default"/>
        <w:lang w:val="id" w:eastAsia="en-US" w:bidi="ar-SA"/>
      </w:rPr>
    </w:lvl>
    <w:lvl w:ilvl="1">
      <w:start w:val="1"/>
      <w:numFmt w:val="decimal"/>
      <w:lvlText w:val="%1.%2"/>
      <w:lvlJc w:val="left"/>
      <w:pPr>
        <w:ind w:left="1048" w:hanging="660"/>
      </w:pPr>
      <w:rPr>
        <w:rFonts w:ascii="Times New Roman" w:eastAsia="Times New Roman" w:hAnsi="Times New Roman" w:cs="Times New Roman" w:hint="default"/>
        <w:b w:val="0"/>
        <w:bCs w:val="0"/>
        <w:i w:val="0"/>
        <w:iCs w:val="0"/>
        <w:spacing w:val="0"/>
        <w:w w:val="100"/>
        <w:sz w:val="22"/>
        <w:szCs w:val="22"/>
        <w:lang w:val="id" w:eastAsia="en-US" w:bidi="ar-SA"/>
      </w:rPr>
    </w:lvl>
    <w:lvl w:ilvl="2">
      <w:start w:val="1"/>
      <w:numFmt w:val="decimal"/>
      <w:lvlText w:val="%1.%2.%3"/>
      <w:lvlJc w:val="left"/>
      <w:pPr>
        <w:ind w:left="1103" w:hanging="497"/>
      </w:pPr>
      <w:rPr>
        <w:rFonts w:ascii="Times New Roman" w:eastAsia="Times New Roman" w:hAnsi="Times New Roman" w:cs="Times New Roman" w:hint="default"/>
        <w:b w:val="0"/>
        <w:bCs w:val="0"/>
        <w:i w:val="0"/>
        <w:iCs w:val="0"/>
        <w:spacing w:val="0"/>
        <w:w w:val="100"/>
        <w:sz w:val="22"/>
        <w:szCs w:val="22"/>
        <w:lang w:val="id" w:eastAsia="en-US" w:bidi="ar-SA"/>
      </w:rPr>
    </w:lvl>
    <w:lvl w:ilvl="3">
      <w:numFmt w:val="bullet"/>
      <w:lvlText w:val="•"/>
      <w:lvlJc w:val="left"/>
      <w:pPr>
        <w:ind w:left="2438" w:hanging="497"/>
      </w:pPr>
      <w:rPr>
        <w:rFonts w:hint="default"/>
        <w:lang w:val="id" w:eastAsia="en-US" w:bidi="ar-SA"/>
      </w:rPr>
    </w:lvl>
    <w:lvl w:ilvl="4">
      <w:numFmt w:val="bullet"/>
      <w:lvlText w:val="•"/>
      <w:lvlJc w:val="left"/>
      <w:pPr>
        <w:ind w:left="3108" w:hanging="497"/>
      </w:pPr>
      <w:rPr>
        <w:rFonts w:hint="default"/>
        <w:lang w:val="id" w:eastAsia="en-US" w:bidi="ar-SA"/>
      </w:rPr>
    </w:lvl>
    <w:lvl w:ilvl="5">
      <w:numFmt w:val="bullet"/>
      <w:lvlText w:val="•"/>
      <w:lvlJc w:val="left"/>
      <w:pPr>
        <w:ind w:left="3777" w:hanging="497"/>
      </w:pPr>
      <w:rPr>
        <w:rFonts w:hint="default"/>
        <w:lang w:val="id" w:eastAsia="en-US" w:bidi="ar-SA"/>
      </w:rPr>
    </w:lvl>
    <w:lvl w:ilvl="6">
      <w:numFmt w:val="bullet"/>
      <w:lvlText w:val="•"/>
      <w:lvlJc w:val="left"/>
      <w:pPr>
        <w:ind w:left="4447" w:hanging="497"/>
      </w:pPr>
      <w:rPr>
        <w:rFonts w:hint="default"/>
        <w:lang w:val="id" w:eastAsia="en-US" w:bidi="ar-SA"/>
      </w:rPr>
    </w:lvl>
    <w:lvl w:ilvl="7">
      <w:numFmt w:val="bullet"/>
      <w:lvlText w:val="•"/>
      <w:lvlJc w:val="left"/>
      <w:pPr>
        <w:ind w:left="5116" w:hanging="497"/>
      </w:pPr>
      <w:rPr>
        <w:rFonts w:hint="default"/>
        <w:lang w:val="id" w:eastAsia="en-US" w:bidi="ar-SA"/>
      </w:rPr>
    </w:lvl>
    <w:lvl w:ilvl="8">
      <w:numFmt w:val="bullet"/>
      <w:lvlText w:val="•"/>
      <w:lvlJc w:val="left"/>
      <w:pPr>
        <w:ind w:left="5786" w:hanging="497"/>
      </w:pPr>
      <w:rPr>
        <w:rFonts w:hint="default"/>
        <w:lang w:val="id" w:eastAsia="en-US" w:bidi="ar-SA"/>
      </w:rPr>
    </w:lvl>
  </w:abstractNum>
  <w:abstractNum w:abstractNumId="22" w15:restartNumberingAfterBreak="0">
    <w:nsid w:val="50EC3F24"/>
    <w:multiLevelType w:val="multilevel"/>
    <w:tmpl w:val="1DACCC48"/>
    <w:lvl w:ilvl="0">
      <w:start w:val="4"/>
      <w:numFmt w:val="decimal"/>
      <w:lvlText w:val="%1"/>
      <w:lvlJc w:val="left"/>
      <w:pPr>
        <w:ind w:left="537" w:hanging="353"/>
      </w:pPr>
      <w:rPr>
        <w:rFonts w:hint="default"/>
        <w:lang w:val="id" w:eastAsia="en-US" w:bidi="ar-SA"/>
      </w:rPr>
    </w:lvl>
    <w:lvl w:ilvl="1">
      <w:start w:val="1"/>
      <w:numFmt w:val="decimal"/>
      <w:lvlText w:val="%1.%2"/>
      <w:lvlJc w:val="left"/>
      <w:pPr>
        <w:ind w:left="537" w:hanging="353"/>
      </w:pPr>
      <w:rPr>
        <w:rFonts w:ascii="Times New Roman" w:eastAsia="Times New Roman" w:hAnsi="Times New Roman" w:cs="Times New Roman" w:hint="default"/>
        <w:b/>
        <w:bCs/>
        <w:i w:val="0"/>
        <w:iCs w:val="0"/>
        <w:spacing w:val="0"/>
        <w:w w:val="99"/>
        <w:sz w:val="20"/>
        <w:szCs w:val="20"/>
        <w:lang w:val="id" w:eastAsia="en-US" w:bidi="ar-SA"/>
      </w:rPr>
    </w:lvl>
    <w:lvl w:ilvl="2">
      <w:start w:val="1"/>
      <w:numFmt w:val="decimal"/>
      <w:lvlText w:val="%1.%2.%3"/>
      <w:lvlJc w:val="left"/>
      <w:pPr>
        <w:ind w:left="620" w:hanging="453"/>
      </w:pPr>
      <w:rPr>
        <w:rFonts w:ascii="Times New Roman" w:eastAsia="Times New Roman" w:hAnsi="Times New Roman" w:cs="Times New Roman" w:hint="default"/>
        <w:b/>
        <w:bCs/>
        <w:i w:val="0"/>
        <w:iCs w:val="0"/>
        <w:spacing w:val="0"/>
        <w:w w:val="99"/>
        <w:sz w:val="20"/>
        <w:szCs w:val="20"/>
        <w:lang w:val="id" w:eastAsia="en-US" w:bidi="ar-SA"/>
      </w:rPr>
    </w:lvl>
    <w:lvl w:ilvl="3">
      <w:numFmt w:val="bullet"/>
      <w:lvlText w:val="•"/>
      <w:lvlJc w:val="left"/>
      <w:pPr>
        <w:ind w:left="2065" w:hanging="453"/>
      </w:pPr>
      <w:rPr>
        <w:rFonts w:hint="default"/>
        <w:lang w:val="id" w:eastAsia="en-US" w:bidi="ar-SA"/>
      </w:rPr>
    </w:lvl>
    <w:lvl w:ilvl="4">
      <w:numFmt w:val="bullet"/>
      <w:lvlText w:val="•"/>
      <w:lvlJc w:val="left"/>
      <w:pPr>
        <w:ind w:left="2788" w:hanging="453"/>
      </w:pPr>
      <w:rPr>
        <w:rFonts w:hint="default"/>
        <w:lang w:val="id" w:eastAsia="en-US" w:bidi="ar-SA"/>
      </w:rPr>
    </w:lvl>
    <w:lvl w:ilvl="5">
      <w:numFmt w:val="bullet"/>
      <w:lvlText w:val="•"/>
      <w:lvlJc w:val="left"/>
      <w:pPr>
        <w:ind w:left="3511" w:hanging="453"/>
      </w:pPr>
      <w:rPr>
        <w:rFonts w:hint="default"/>
        <w:lang w:val="id" w:eastAsia="en-US" w:bidi="ar-SA"/>
      </w:rPr>
    </w:lvl>
    <w:lvl w:ilvl="6">
      <w:numFmt w:val="bullet"/>
      <w:lvlText w:val="•"/>
      <w:lvlJc w:val="left"/>
      <w:pPr>
        <w:ind w:left="4233" w:hanging="453"/>
      </w:pPr>
      <w:rPr>
        <w:rFonts w:hint="default"/>
        <w:lang w:val="id" w:eastAsia="en-US" w:bidi="ar-SA"/>
      </w:rPr>
    </w:lvl>
    <w:lvl w:ilvl="7">
      <w:numFmt w:val="bullet"/>
      <w:lvlText w:val="•"/>
      <w:lvlJc w:val="left"/>
      <w:pPr>
        <w:ind w:left="4956" w:hanging="453"/>
      </w:pPr>
      <w:rPr>
        <w:rFonts w:hint="default"/>
        <w:lang w:val="id" w:eastAsia="en-US" w:bidi="ar-SA"/>
      </w:rPr>
    </w:lvl>
    <w:lvl w:ilvl="8">
      <w:numFmt w:val="bullet"/>
      <w:lvlText w:val="•"/>
      <w:lvlJc w:val="left"/>
      <w:pPr>
        <w:ind w:left="5679" w:hanging="453"/>
      </w:pPr>
      <w:rPr>
        <w:rFonts w:hint="default"/>
        <w:lang w:val="id" w:eastAsia="en-US" w:bidi="ar-SA"/>
      </w:rPr>
    </w:lvl>
  </w:abstractNum>
  <w:abstractNum w:abstractNumId="23" w15:restartNumberingAfterBreak="0">
    <w:nsid w:val="5D1F3F8B"/>
    <w:multiLevelType w:val="multilevel"/>
    <w:tmpl w:val="D3CCC13C"/>
    <w:lvl w:ilvl="0">
      <w:start w:val="2"/>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5E175A74"/>
    <w:multiLevelType w:val="hybridMultilevel"/>
    <w:tmpl w:val="A462EBEC"/>
    <w:lvl w:ilvl="0" w:tplc="52C244B6">
      <w:start w:val="1"/>
      <w:numFmt w:val="decimal"/>
      <w:lvlText w:val="[%1]"/>
      <w:lvlJc w:val="left"/>
      <w:pPr>
        <w:ind w:left="1446" w:hanging="639"/>
      </w:pPr>
      <w:rPr>
        <w:rFonts w:ascii="Times New Roman" w:eastAsia="Times New Roman" w:hAnsi="Times New Roman" w:cs="Times New Roman" w:hint="default"/>
        <w:b w:val="0"/>
        <w:bCs w:val="0"/>
        <w:i w:val="0"/>
        <w:iCs w:val="0"/>
        <w:color w:val="202020"/>
        <w:spacing w:val="0"/>
        <w:w w:val="99"/>
        <w:sz w:val="20"/>
        <w:szCs w:val="20"/>
        <w:lang w:val="id" w:eastAsia="en-US" w:bidi="ar-SA"/>
      </w:rPr>
    </w:lvl>
    <w:lvl w:ilvl="1" w:tplc="5D72584A">
      <w:numFmt w:val="bullet"/>
      <w:lvlText w:val="•"/>
      <w:lvlJc w:val="left"/>
      <w:pPr>
        <w:ind w:left="2008" w:hanging="639"/>
      </w:pPr>
      <w:rPr>
        <w:rFonts w:hint="default"/>
        <w:lang w:val="id" w:eastAsia="en-US" w:bidi="ar-SA"/>
      </w:rPr>
    </w:lvl>
    <w:lvl w:ilvl="2" w:tplc="8C0C185E">
      <w:numFmt w:val="bullet"/>
      <w:lvlText w:val="•"/>
      <w:lvlJc w:val="left"/>
      <w:pPr>
        <w:ind w:left="2577" w:hanging="639"/>
      </w:pPr>
      <w:rPr>
        <w:rFonts w:hint="default"/>
        <w:lang w:val="id" w:eastAsia="en-US" w:bidi="ar-SA"/>
      </w:rPr>
    </w:lvl>
    <w:lvl w:ilvl="3" w:tplc="53660670">
      <w:numFmt w:val="bullet"/>
      <w:lvlText w:val="•"/>
      <w:lvlJc w:val="left"/>
      <w:pPr>
        <w:ind w:left="3145" w:hanging="639"/>
      </w:pPr>
      <w:rPr>
        <w:rFonts w:hint="default"/>
        <w:lang w:val="id" w:eastAsia="en-US" w:bidi="ar-SA"/>
      </w:rPr>
    </w:lvl>
    <w:lvl w:ilvl="4" w:tplc="542C9044">
      <w:numFmt w:val="bullet"/>
      <w:lvlText w:val="•"/>
      <w:lvlJc w:val="left"/>
      <w:pPr>
        <w:ind w:left="3714" w:hanging="639"/>
      </w:pPr>
      <w:rPr>
        <w:rFonts w:hint="default"/>
        <w:lang w:val="id" w:eastAsia="en-US" w:bidi="ar-SA"/>
      </w:rPr>
    </w:lvl>
    <w:lvl w:ilvl="5" w:tplc="1E1EA8F4">
      <w:numFmt w:val="bullet"/>
      <w:lvlText w:val="•"/>
      <w:lvlJc w:val="left"/>
      <w:pPr>
        <w:ind w:left="4282" w:hanging="639"/>
      </w:pPr>
      <w:rPr>
        <w:rFonts w:hint="default"/>
        <w:lang w:val="id" w:eastAsia="en-US" w:bidi="ar-SA"/>
      </w:rPr>
    </w:lvl>
    <w:lvl w:ilvl="6" w:tplc="1A74164A">
      <w:numFmt w:val="bullet"/>
      <w:lvlText w:val="•"/>
      <w:lvlJc w:val="left"/>
      <w:pPr>
        <w:ind w:left="4851" w:hanging="639"/>
      </w:pPr>
      <w:rPr>
        <w:rFonts w:hint="default"/>
        <w:lang w:val="id" w:eastAsia="en-US" w:bidi="ar-SA"/>
      </w:rPr>
    </w:lvl>
    <w:lvl w:ilvl="7" w:tplc="824E942A">
      <w:numFmt w:val="bullet"/>
      <w:lvlText w:val="•"/>
      <w:lvlJc w:val="left"/>
      <w:pPr>
        <w:ind w:left="5419" w:hanging="639"/>
      </w:pPr>
      <w:rPr>
        <w:rFonts w:hint="default"/>
        <w:lang w:val="id" w:eastAsia="en-US" w:bidi="ar-SA"/>
      </w:rPr>
    </w:lvl>
    <w:lvl w:ilvl="8" w:tplc="910C051E">
      <w:numFmt w:val="bullet"/>
      <w:lvlText w:val="•"/>
      <w:lvlJc w:val="left"/>
      <w:pPr>
        <w:ind w:left="5988" w:hanging="639"/>
      </w:pPr>
      <w:rPr>
        <w:rFonts w:hint="default"/>
        <w:lang w:val="id" w:eastAsia="en-US" w:bidi="ar-SA"/>
      </w:rPr>
    </w:lvl>
  </w:abstractNum>
  <w:abstractNum w:abstractNumId="25" w15:restartNumberingAfterBreak="0">
    <w:nsid w:val="673F30B4"/>
    <w:multiLevelType w:val="hybridMultilevel"/>
    <w:tmpl w:val="BC36E41E"/>
    <w:lvl w:ilvl="0" w:tplc="08FE37CA">
      <w:start w:val="1"/>
      <w:numFmt w:val="upp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26" w15:restartNumberingAfterBreak="0">
    <w:nsid w:val="69A4159B"/>
    <w:multiLevelType w:val="multilevel"/>
    <w:tmpl w:val="45AAD7F4"/>
    <w:lvl w:ilvl="0">
      <w:start w:val="1"/>
      <w:numFmt w:val="decimal"/>
      <w:lvlText w:val="%1"/>
      <w:lvlJc w:val="left"/>
      <w:pPr>
        <w:ind w:left="827" w:hanging="404"/>
      </w:pPr>
      <w:rPr>
        <w:rFonts w:hint="default"/>
        <w:lang w:val="id" w:eastAsia="en-US" w:bidi="ar-SA"/>
      </w:rPr>
    </w:lvl>
    <w:lvl w:ilvl="1">
      <w:start w:val="1"/>
      <w:numFmt w:val="decimal"/>
      <w:lvlText w:val="%1.%2"/>
      <w:lvlJc w:val="left"/>
      <w:pPr>
        <w:ind w:left="827" w:hanging="404"/>
        <w:jc w:val="right"/>
      </w:pPr>
      <w:rPr>
        <w:rFonts w:ascii="Times New Roman" w:eastAsia="Times New Roman" w:hAnsi="Times New Roman" w:cs="Times New Roman" w:hint="default"/>
        <w:b/>
        <w:bCs/>
        <w:i w:val="0"/>
        <w:iCs w:val="0"/>
        <w:spacing w:val="0"/>
        <w:w w:val="99"/>
        <w:sz w:val="20"/>
        <w:szCs w:val="20"/>
        <w:lang w:val="id" w:eastAsia="en-US" w:bidi="ar-SA"/>
      </w:rPr>
    </w:lvl>
    <w:lvl w:ilvl="2">
      <w:numFmt w:val="bullet"/>
      <w:lvlText w:val="•"/>
      <w:lvlJc w:val="left"/>
      <w:pPr>
        <w:ind w:left="2081" w:hanging="404"/>
      </w:pPr>
      <w:rPr>
        <w:rFonts w:hint="default"/>
        <w:lang w:val="id" w:eastAsia="en-US" w:bidi="ar-SA"/>
      </w:rPr>
    </w:lvl>
    <w:lvl w:ilvl="3">
      <w:numFmt w:val="bullet"/>
      <w:lvlText w:val="•"/>
      <w:lvlJc w:val="left"/>
      <w:pPr>
        <w:ind w:left="2711" w:hanging="404"/>
      </w:pPr>
      <w:rPr>
        <w:rFonts w:hint="default"/>
        <w:lang w:val="id" w:eastAsia="en-US" w:bidi="ar-SA"/>
      </w:rPr>
    </w:lvl>
    <w:lvl w:ilvl="4">
      <w:numFmt w:val="bullet"/>
      <w:lvlText w:val="•"/>
      <w:lvlJc w:val="left"/>
      <w:pPr>
        <w:ind w:left="3342" w:hanging="404"/>
      </w:pPr>
      <w:rPr>
        <w:rFonts w:hint="default"/>
        <w:lang w:val="id" w:eastAsia="en-US" w:bidi="ar-SA"/>
      </w:rPr>
    </w:lvl>
    <w:lvl w:ilvl="5">
      <w:numFmt w:val="bullet"/>
      <w:lvlText w:val="•"/>
      <w:lvlJc w:val="left"/>
      <w:pPr>
        <w:ind w:left="3972" w:hanging="404"/>
      </w:pPr>
      <w:rPr>
        <w:rFonts w:hint="default"/>
        <w:lang w:val="id" w:eastAsia="en-US" w:bidi="ar-SA"/>
      </w:rPr>
    </w:lvl>
    <w:lvl w:ilvl="6">
      <w:numFmt w:val="bullet"/>
      <w:lvlText w:val="•"/>
      <w:lvlJc w:val="left"/>
      <w:pPr>
        <w:ind w:left="4603" w:hanging="404"/>
      </w:pPr>
      <w:rPr>
        <w:rFonts w:hint="default"/>
        <w:lang w:val="id" w:eastAsia="en-US" w:bidi="ar-SA"/>
      </w:rPr>
    </w:lvl>
    <w:lvl w:ilvl="7">
      <w:numFmt w:val="bullet"/>
      <w:lvlText w:val="•"/>
      <w:lvlJc w:val="left"/>
      <w:pPr>
        <w:ind w:left="5233" w:hanging="404"/>
      </w:pPr>
      <w:rPr>
        <w:rFonts w:hint="default"/>
        <w:lang w:val="id" w:eastAsia="en-US" w:bidi="ar-SA"/>
      </w:rPr>
    </w:lvl>
    <w:lvl w:ilvl="8">
      <w:numFmt w:val="bullet"/>
      <w:lvlText w:val="•"/>
      <w:lvlJc w:val="left"/>
      <w:pPr>
        <w:ind w:left="5864" w:hanging="404"/>
      </w:pPr>
      <w:rPr>
        <w:rFonts w:hint="default"/>
        <w:lang w:val="id" w:eastAsia="en-US" w:bidi="ar-SA"/>
      </w:rPr>
    </w:lvl>
  </w:abstractNum>
  <w:abstractNum w:abstractNumId="27" w15:restartNumberingAfterBreak="0">
    <w:nsid w:val="6AA220F5"/>
    <w:multiLevelType w:val="hybridMultilevel"/>
    <w:tmpl w:val="152EDE7E"/>
    <w:lvl w:ilvl="0" w:tplc="42AC3E1A">
      <w:start w:val="1"/>
      <w:numFmt w:val="decimal"/>
      <w:lvlText w:val="%1."/>
      <w:lvlJc w:val="left"/>
      <w:pPr>
        <w:ind w:left="1000" w:hanging="361"/>
      </w:pPr>
      <w:rPr>
        <w:rFonts w:ascii="Times New Roman" w:eastAsia="Times New Roman" w:hAnsi="Times New Roman" w:cs="Times New Roman" w:hint="default"/>
        <w:b w:val="0"/>
        <w:bCs w:val="0"/>
        <w:i w:val="0"/>
        <w:iCs w:val="0"/>
        <w:spacing w:val="0"/>
        <w:w w:val="99"/>
        <w:sz w:val="20"/>
        <w:szCs w:val="20"/>
        <w:lang w:val="id" w:eastAsia="en-US" w:bidi="ar-SA"/>
      </w:rPr>
    </w:lvl>
    <w:lvl w:ilvl="1" w:tplc="FAA069A0">
      <w:numFmt w:val="bullet"/>
      <w:lvlText w:val="•"/>
      <w:lvlJc w:val="left"/>
      <w:pPr>
        <w:ind w:left="1569" w:hanging="361"/>
      </w:pPr>
      <w:rPr>
        <w:rFonts w:hint="default"/>
        <w:lang w:val="id" w:eastAsia="en-US" w:bidi="ar-SA"/>
      </w:rPr>
    </w:lvl>
    <w:lvl w:ilvl="2" w:tplc="8444BB3A">
      <w:numFmt w:val="bullet"/>
      <w:lvlText w:val="•"/>
      <w:lvlJc w:val="left"/>
      <w:pPr>
        <w:ind w:left="2138" w:hanging="361"/>
      </w:pPr>
      <w:rPr>
        <w:rFonts w:hint="default"/>
        <w:lang w:val="id" w:eastAsia="en-US" w:bidi="ar-SA"/>
      </w:rPr>
    </w:lvl>
    <w:lvl w:ilvl="3" w:tplc="210A04C8">
      <w:numFmt w:val="bullet"/>
      <w:lvlText w:val="•"/>
      <w:lvlJc w:val="left"/>
      <w:pPr>
        <w:ind w:left="2707" w:hanging="361"/>
      </w:pPr>
      <w:rPr>
        <w:rFonts w:hint="default"/>
        <w:lang w:val="id" w:eastAsia="en-US" w:bidi="ar-SA"/>
      </w:rPr>
    </w:lvl>
    <w:lvl w:ilvl="4" w:tplc="A6E65AEC">
      <w:numFmt w:val="bullet"/>
      <w:lvlText w:val="•"/>
      <w:lvlJc w:val="left"/>
      <w:pPr>
        <w:ind w:left="3276" w:hanging="361"/>
      </w:pPr>
      <w:rPr>
        <w:rFonts w:hint="default"/>
        <w:lang w:val="id" w:eastAsia="en-US" w:bidi="ar-SA"/>
      </w:rPr>
    </w:lvl>
    <w:lvl w:ilvl="5" w:tplc="8E1EA45A">
      <w:numFmt w:val="bullet"/>
      <w:lvlText w:val="•"/>
      <w:lvlJc w:val="left"/>
      <w:pPr>
        <w:ind w:left="3845" w:hanging="361"/>
      </w:pPr>
      <w:rPr>
        <w:rFonts w:hint="default"/>
        <w:lang w:val="id" w:eastAsia="en-US" w:bidi="ar-SA"/>
      </w:rPr>
    </w:lvl>
    <w:lvl w:ilvl="6" w:tplc="ABFEA8B8">
      <w:numFmt w:val="bullet"/>
      <w:lvlText w:val="•"/>
      <w:lvlJc w:val="left"/>
      <w:pPr>
        <w:ind w:left="4414" w:hanging="361"/>
      </w:pPr>
      <w:rPr>
        <w:rFonts w:hint="default"/>
        <w:lang w:val="id" w:eastAsia="en-US" w:bidi="ar-SA"/>
      </w:rPr>
    </w:lvl>
    <w:lvl w:ilvl="7" w:tplc="4FF28740">
      <w:numFmt w:val="bullet"/>
      <w:lvlText w:val="•"/>
      <w:lvlJc w:val="left"/>
      <w:pPr>
        <w:ind w:left="4983" w:hanging="361"/>
      </w:pPr>
      <w:rPr>
        <w:rFonts w:hint="default"/>
        <w:lang w:val="id" w:eastAsia="en-US" w:bidi="ar-SA"/>
      </w:rPr>
    </w:lvl>
    <w:lvl w:ilvl="8" w:tplc="1F8CC1D8">
      <w:numFmt w:val="bullet"/>
      <w:lvlText w:val="•"/>
      <w:lvlJc w:val="left"/>
      <w:pPr>
        <w:ind w:left="5553" w:hanging="361"/>
      </w:pPr>
      <w:rPr>
        <w:rFonts w:hint="default"/>
        <w:lang w:val="id" w:eastAsia="en-US" w:bidi="ar-SA"/>
      </w:rPr>
    </w:lvl>
  </w:abstractNum>
  <w:abstractNum w:abstractNumId="28" w15:restartNumberingAfterBreak="0">
    <w:nsid w:val="6CC870C0"/>
    <w:multiLevelType w:val="multilevel"/>
    <w:tmpl w:val="774C20BC"/>
    <w:lvl w:ilvl="0">
      <w:start w:val="4"/>
      <w:numFmt w:val="decimal"/>
      <w:lvlText w:val="%1"/>
      <w:lvlJc w:val="left"/>
      <w:pPr>
        <w:ind w:left="537" w:hanging="353"/>
      </w:pPr>
      <w:rPr>
        <w:rFonts w:hint="default"/>
        <w:lang w:val="id" w:eastAsia="en-US" w:bidi="ar-SA"/>
      </w:rPr>
    </w:lvl>
    <w:lvl w:ilvl="1">
      <w:start w:val="1"/>
      <w:numFmt w:val="decimal"/>
      <w:lvlText w:val="%1.%2"/>
      <w:lvlJc w:val="left"/>
      <w:pPr>
        <w:ind w:left="537" w:hanging="353"/>
      </w:pPr>
      <w:rPr>
        <w:rFonts w:ascii="Times New Roman" w:eastAsia="Times New Roman" w:hAnsi="Times New Roman" w:cs="Times New Roman" w:hint="default"/>
        <w:b/>
        <w:bCs/>
        <w:i w:val="0"/>
        <w:iCs w:val="0"/>
        <w:spacing w:val="0"/>
        <w:w w:val="99"/>
        <w:sz w:val="20"/>
        <w:szCs w:val="20"/>
        <w:lang w:val="id" w:eastAsia="en-US" w:bidi="ar-SA"/>
      </w:rPr>
    </w:lvl>
    <w:lvl w:ilvl="2">
      <w:start w:val="1"/>
      <w:numFmt w:val="decimal"/>
      <w:lvlText w:val="%1.%2.%3"/>
      <w:lvlJc w:val="left"/>
      <w:pPr>
        <w:ind w:left="620" w:hanging="453"/>
      </w:pPr>
      <w:rPr>
        <w:rFonts w:ascii="Times New Roman" w:eastAsia="Times New Roman" w:hAnsi="Times New Roman" w:cs="Times New Roman" w:hint="default"/>
        <w:b/>
        <w:bCs/>
        <w:i w:val="0"/>
        <w:iCs w:val="0"/>
        <w:spacing w:val="0"/>
        <w:w w:val="99"/>
        <w:sz w:val="20"/>
        <w:szCs w:val="20"/>
        <w:lang w:val="id" w:eastAsia="en-US" w:bidi="ar-SA"/>
      </w:rPr>
    </w:lvl>
    <w:lvl w:ilvl="3">
      <w:numFmt w:val="bullet"/>
      <w:lvlText w:val="•"/>
      <w:lvlJc w:val="left"/>
      <w:pPr>
        <w:ind w:left="2065" w:hanging="453"/>
      </w:pPr>
      <w:rPr>
        <w:rFonts w:hint="default"/>
        <w:lang w:val="id" w:eastAsia="en-US" w:bidi="ar-SA"/>
      </w:rPr>
    </w:lvl>
    <w:lvl w:ilvl="4">
      <w:numFmt w:val="bullet"/>
      <w:lvlText w:val="•"/>
      <w:lvlJc w:val="left"/>
      <w:pPr>
        <w:ind w:left="2788" w:hanging="453"/>
      </w:pPr>
      <w:rPr>
        <w:rFonts w:hint="default"/>
        <w:lang w:val="id" w:eastAsia="en-US" w:bidi="ar-SA"/>
      </w:rPr>
    </w:lvl>
    <w:lvl w:ilvl="5">
      <w:numFmt w:val="bullet"/>
      <w:lvlText w:val="•"/>
      <w:lvlJc w:val="left"/>
      <w:pPr>
        <w:ind w:left="3511" w:hanging="453"/>
      </w:pPr>
      <w:rPr>
        <w:rFonts w:hint="default"/>
        <w:lang w:val="id" w:eastAsia="en-US" w:bidi="ar-SA"/>
      </w:rPr>
    </w:lvl>
    <w:lvl w:ilvl="6">
      <w:numFmt w:val="bullet"/>
      <w:lvlText w:val="•"/>
      <w:lvlJc w:val="left"/>
      <w:pPr>
        <w:ind w:left="4233" w:hanging="453"/>
      </w:pPr>
      <w:rPr>
        <w:rFonts w:hint="default"/>
        <w:lang w:val="id" w:eastAsia="en-US" w:bidi="ar-SA"/>
      </w:rPr>
    </w:lvl>
    <w:lvl w:ilvl="7">
      <w:numFmt w:val="bullet"/>
      <w:lvlText w:val="•"/>
      <w:lvlJc w:val="left"/>
      <w:pPr>
        <w:ind w:left="4956" w:hanging="453"/>
      </w:pPr>
      <w:rPr>
        <w:rFonts w:hint="default"/>
        <w:lang w:val="id" w:eastAsia="en-US" w:bidi="ar-SA"/>
      </w:rPr>
    </w:lvl>
    <w:lvl w:ilvl="8">
      <w:numFmt w:val="bullet"/>
      <w:lvlText w:val="•"/>
      <w:lvlJc w:val="left"/>
      <w:pPr>
        <w:ind w:left="5679" w:hanging="453"/>
      </w:pPr>
      <w:rPr>
        <w:rFonts w:hint="default"/>
        <w:lang w:val="id" w:eastAsia="en-US" w:bidi="ar-SA"/>
      </w:rPr>
    </w:lvl>
  </w:abstractNum>
  <w:abstractNum w:abstractNumId="29" w15:restartNumberingAfterBreak="0">
    <w:nsid w:val="704F47F8"/>
    <w:multiLevelType w:val="multilevel"/>
    <w:tmpl w:val="7CBCB314"/>
    <w:lvl w:ilvl="0">
      <w:start w:val="5"/>
      <w:numFmt w:val="decimal"/>
      <w:lvlText w:val="%1"/>
      <w:lvlJc w:val="left"/>
      <w:pPr>
        <w:ind w:left="719" w:hanging="332"/>
      </w:pPr>
      <w:rPr>
        <w:rFonts w:hint="default"/>
        <w:lang w:val="id" w:eastAsia="en-US" w:bidi="ar-SA"/>
      </w:rPr>
    </w:lvl>
    <w:lvl w:ilvl="1">
      <w:start w:val="1"/>
      <w:numFmt w:val="decimal"/>
      <w:lvlText w:val="%1.%2"/>
      <w:lvlJc w:val="left"/>
      <w:pPr>
        <w:ind w:left="719" w:hanging="332"/>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2001" w:hanging="332"/>
      </w:pPr>
      <w:rPr>
        <w:rFonts w:hint="default"/>
        <w:lang w:val="id" w:eastAsia="en-US" w:bidi="ar-SA"/>
      </w:rPr>
    </w:lvl>
    <w:lvl w:ilvl="3">
      <w:numFmt w:val="bullet"/>
      <w:lvlText w:val="•"/>
      <w:lvlJc w:val="left"/>
      <w:pPr>
        <w:ind w:left="2641" w:hanging="332"/>
      </w:pPr>
      <w:rPr>
        <w:rFonts w:hint="default"/>
        <w:lang w:val="id" w:eastAsia="en-US" w:bidi="ar-SA"/>
      </w:rPr>
    </w:lvl>
    <w:lvl w:ilvl="4">
      <w:numFmt w:val="bullet"/>
      <w:lvlText w:val="•"/>
      <w:lvlJc w:val="left"/>
      <w:pPr>
        <w:ind w:left="3282" w:hanging="332"/>
      </w:pPr>
      <w:rPr>
        <w:rFonts w:hint="default"/>
        <w:lang w:val="id" w:eastAsia="en-US" w:bidi="ar-SA"/>
      </w:rPr>
    </w:lvl>
    <w:lvl w:ilvl="5">
      <w:numFmt w:val="bullet"/>
      <w:lvlText w:val="•"/>
      <w:lvlJc w:val="left"/>
      <w:pPr>
        <w:ind w:left="3922" w:hanging="332"/>
      </w:pPr>
      <w:rPr>
        <w:rFonts w:hint="default"/>
        <w:lang w:val="id" w:eastAsia="en-US" w:bidi="ar-SA"/>
      </w:rPr>
    </w:lvl>
    <w:lvl w:ilvl="6">
      <w:numFmt w:val="bullet"/>
      <w:lvlText w:val="•"/>
      <w:lvlJc w:val="left"/>
      <w:pPr>
        <w:ind w:left="4563" w:hanging="332"/>
      </w:pPr>
      <w:rPr>
        <w:rFonts w:hint="default"/>
        <w:lang w:val="id" w:eastAsia="en-US" w:bidi="ar-SA"/>
      </w:rPr>
    </w:lvl>
    <w:lvl w:ilvl="7">
      <w:numFmt w:val="bullet"/>
      <w:lvlText w:val="•"/>
      <w:lvlJc w:val="left"/>
      <w:pPr>
        <w:ind w:left="5203" w:hanging="332"/>
      </w:pPr>
      <w:rPr>
        <w:rFonts w:hint="default"/>
        <w:lang w:val="id" w:eastAsia="en-US" w:bidi="ar-SA"/>
      </w:rPr>
    </w:lvl>
    <w:lvl w:ilvl="8">
      <w:numFmt w:val="bullet"/>
      <w:lvlText w:val="•"/>
      <w:lvlJc w:val="left"/>
      <w:pPr>
        <w:ind w:left="5844" w:hanging="332"/>
      </w:pPr>
      <w:rPr>
        <w:rFonts w:hint="default"/>
        <w:lang w:val="id" w:eastAsia="en-US" w:bidi="ar-SA"/>
      </w:rPr>
    </w:lvl>
  </w:abstractNum>
  <w:abstractNum w:abstractNumId="30" w15:restartNumberingAfterBreak="0">
    <w:nsid w:val="726A2FD3"/>
    <w:multiLevelType w:val="multilevel"/>
    <w:tmpl w:val="A0567588"/>
    <w:lvl w:ilvl="0">
      <w:start w:val="4"/>
      <w:numFmt w:val="decimal"/>
      <w:lvlText w:val="%1"/>
      <w:lvlJc w:val="left"/>
      <w:pPr>
        <w:ind w:left="400" w:hanging="400"/>
      </w:pPr>
      <w:rPr>
        <w:rFonts w:hint="default"/>
      </w:rPr>
    </w:lvl>
    <w:lvl w:ilvl="1">
      <w:start w:val="6"/>
      <w:numFmt w:val="decimal"/>
      <w:lvlText w:val="%1.%2"/>
      <w:lvlJc w:val="left"/>
      <w:pPr>
        <w:ind w:left="400" w:hanging="400"/>
      </w:pPr>
      <w:rPr>
        <w:rFonts w:hint="default"/>
      </w:rPr>
    </w:lvl>
    <w:lvl w:ilvl="2">
      <w:start w:val="4"/>
      <w:numFmt w:val="decimal"/>
      <w:lvlText w:val="%1.%2.%3"/>
      <w:lvlJc w:val="left"/>
      <w:pPr>
        <w:ind w:left="720" w:hanging="720"/>
      </w:pPr>
      <w:rPr>
        <w:rFonts w:hint="default"/>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74942C47"/>
    <w:multiLevelType w:val="multilevel"/>
    <w:tmpl w:val="91E68772"/>
    <w:lvl w:ilvl="0">
      <w:start w:val="3"/>
      <w:numFmt w:val="decimal"/>
      <w:lvlText w:val="%1"/>
      <w:lvlJc w:val="left"/>
      <w:pPr>
        <w:ind w:left="1048" w:hanging="660"/>
      </w:pPr>
      <w:rPr>
        <w:rFonts w:hint="default"/>
        <w:lang w:val="id" w:eastAsia="en-US" w:bidi="ar-SA"/>
      </w:rPr>
    </w:lvl>
    <w:lvl w:ilvl="1">
      <w:start w:val="1"/>
      <w:numFmt w:val="decimal"/>
      <w:lvlText w:val="%1.%2"/>
      <w:lvlJc w:val="left"/>
      <w:pPr>
        <w:ind w:left="1048" w:hanging="660"/>
      </w:pPr>
      <w:rPr>
        <w:rFonts w:ascii="Times New Roman" w:eastAsia="Times New Roman" w:hAnsi="Times New Roman" w:cs="Times New Roman" w:hint="default"/>
        <w:b w:val="0"/>
        <w:bCs w:val="0"/>
        <w:i w:val="0"/>
        <w:iCs w:val="0"/>
        <w:spacing w:val="0"/>
        <w:w w:val="100"/>
        <w:sz w:val="22"/>
        <w:szCs w:val="22"/>
        <w:lang w:val="id" w:eastAsia="en-US" w:bidi="ar-SA"/>
      </w:rPr>
    </w:lvl>
    <w:lvl w:ilvl="2">
      <w:start w:val="1"/>
      <w:numFmt w:val="decimal"/>
      <w:lvlText w:val="%1.%2.%3"/>
      <w:lvlJc w:val="left"/>
      <w:pPr>
        <w:ind w:left="1103" w:hanging="497"/>
      </w:pPr>
      <w:rPr>
        <w:rFonts w:ascii="Times New Roman" w:eastAsia="Times New Roman" w:hAnsi="Times New Roman" w:cs="Times New Roman" w:hint="default"/>
        <w:b w:val="0"/>
        <w:bCs w:val="0"/>
        <w:i w:val="0"/>
        <w:iCs w:val="0"/>
        <w:spacing w:val="0"/>
        <w:w w:val="100"/>
        <w:sz w:val="22"/>
        <w:szCs w:val="22"/>
        <w:lang w:val="id" w:eastAsia="en-US" w:bidi="ar-SA"/>
      </w:rPr>
    </w:lvl>
    <w:lvl w:ilvl="3">
      <w:numFmt w:val="bullet"/>
      <w:lvlText w:val="•"/>
      <w:lvlJc w:val="left"/>
      <w:pPr>
        <w:ind w:left="2438" w:hanging="497"/>
      </w:pPr>
      <w:rPr>
        <w:rFonts w:hint="default"/>
        <w:lang w:val="id" w:eastAsia="en-US" w:bidi="ar-SA"/>
      </w:rPr>
    </w:lvl>
    <w:lvl w:ilvl="4">
      <w:numFmt w:val="bullet"/>
      <w:lvlText w:val="•"/>
      <w:lvlJc w:val="left"/>
      <w:pPr>
        <w:ind w:left="3108" w:hanging="497"/>
      </w:pPr>
      <w:rPr>
        <w:rFonts w:hint="default"/>
        <w:lang w:val="id" w:eastAsia="en-US" w:bidi="ar-SA"/>
      </w:rPr>
    </w:lvl>
    <w:lvl w:ilvl="5">
      <w:numFmt w:val="bullet"/>
      <w:lvlText w:val="•"/>
      <w:lvlJc w:val="left"/>
      <w:pPr>
        <w:ind w:left="3777" w:hanging="497"/>
      </w:pPr>
      <w:rPr>
        <w:rFonts w:hint="default"/>
        <w:lang w:val="id" w:eastAsia="en-US" w:bidi="ar-SA"/>
      </w:rPr>
    </w:lvl>
    <w:lvl w:ilvl="6">
      <w:numFmt w:val="bullet"/>
      <w:lvlText w:val="•"/>
      <w:lvlJc w:val="left"/>
      <w:pPr>
        <w:ind w:left="4447" w:hanging="497"/>
      </w:pPr>
      <w:rPr>
        <w:rFonts w:hint="default"/>
        <w:lang w:val="id" w:eastAsia="en-US" w:bidi="ar-SA"/>
      </w:rPr>
    </w:lvl>
    <w:lvl w:ilvl="7">
      <w:numFmt w:val="bullet"/>
      <w:lvlText w:val="•"/>
      <w:lvlJc w:val="left"/>
      <w:pPr>
        <w:ind w:left="5116" w:hanging="497"/>
      </w:pPr>
      <w:rPr>
        <w:rFonts w:hint="default"/>
        <w:lang w:val="id" w:eastAsia="en-US" w:bidi="ar-SA"/>
      </w:rPr>
    </w:lvl>
    <w:lvl w:ilvl="8">
      <w:numFmt w:val="bullet"/>
      <w:lvlText w:val="•"/>
      <w:lvlJc w:val="left"/>
      <w:pPr>
        <w:ind w:left="5786" w:hanging="497"/>
      </w:pPr>
      <w:rPr>
        <w:rFonts w:hint="default"/>
        <w:lang w:val="id" w:eastAsia="en-US" w:bidi="ar-SA"/>
      </w:rPr>
    </w:lvl>
  </w:abstractNum>
  <w:abstractNum w:abstractNumId="32" w15:restartNumberingAfterBreak="0">
    <w:nsid w:val="789B311E"/>
    <w:multiLevelType w:val="multilevel"/>
    <w:tmpl w:val="1F1498C0"/>
    <w:lvl w:ilvl="0">
      <w:start w:val="5"/>
      <w:numFmt w:val="decimal"/>
      <w:lvlText w:val="%1"/>
      <w:lvlJc w:val="left"/>
      <w:pPr>
        <w:ind w:left="488" w:hanging="302"/>
      </w:pPr>
      <w:rPr>
        <w:rFonts w:hint="default"/>
        <w:lang w:val="id" w:eastAsia="en-US" w:bidi="ar-SA"/>
      </w:rPr>
    </w:lvl>
    <w:lvl w:ilvl="1">
      <w:start w:val="1"/>
      <w:numFmt w:val="decimal"/>
      <w:lvlText w:val="%1.%2"/>
      <w:lvlJc w:val="left"/>
      <w:pPr>
        <w:ind w:left="488" w:hanging="302"/>
      </w:pPr>
      <w:rPr>
        <w:rFonts w:hint="default"/>
        <w:spacing w:val="0"/>
        <w:w w:val="99"/>
        <w:lang w:val="id" w:eastAsia="en-US" w:bidi="ar-SA"/>
      </w:rPr>
    </w:lvl>
    <w:lvl w:ilvl="2">
      <w:numFmt w:val="bullet"/>
      <w:lvlText w:val="•"/>
      <w:lvlJc w:val="left"/>
      <w:pPr>
        <w:ind w:left="1809" w:hanging="302"/>
      </w:pPr>
      <w:rPr>
        <w:rFonts w:hint="default"/>
        <w:lang w:val="id" w:eastAsia="en-US" w:bidi="ar-SA"/>
      </w:rPr>
    </w:lvl>
    <w:lvl w:ilvl="3">
      <w:numFmt w:val="bullet"/>
      <w:lvlText w:val="•"/>
      <w:lvlJc w:val="left"/>
      <w:pPr>
        <w:ind w:left="2473" w:hanging="302"/>
      </w:pPr>
      <w:rPr>
        <w:rFonts w:hint="default"/>
        <w:lang w:val="id" w:eastAsia="en-US" w:bidi="ar-SA"/>
      </w:rPr>
    </w:lvl>
    <w:lvl w:ilvl="4">
      <w:numFmt w:val="bullet"/>
      <w:lvlText w:val="•"/>
      <w:lvlJc w:val="left"/>
      <w:pPr>
        <w:ind w:left="3138" w:hanging="302"/>
      </w:pPr>
      <w:rPr>
        <w:rFonts w:hint="default"/>
        <w:lang w:val="id" w:eastAsia="en-US" w:bidi="ar-SA"/>
      </w:rPr>
    </w:lvl>
    <w:lvl w:ilvl="5">
      <w:numFmt w:val="bullet"/>
      <w:lvlText w:val="•"/>
      <w:lvlJc w:val="left"/>
      <w:pPr>
        <w:ind w:left="3802" w:hanging="302"/>
      </w:pPr>
      <w:rPr>
        <w:rFonts w:hint="default"/>
        <w:lang w:val="id" w:eastAsia="en-US" w:bidi="ar-SA"/>
      </w:rPr>
    </w:lvl>
    <w:lvl w:ilvl="6">
      <w:numFmt w:val="bullet"/>
      <w:lvlText w:val="•"/>
      <w:lvlJc w:val="left"/>
      <w:pPr>
        <w:ind w:left="4467" w:hanging="302"/>
      </w:pPr>
      <w:rPr>
        <w:rFonts w:hint="default"/>
        <w:lang w:val="id" w:eastAsia="en-US" w:bidi="ar-SA"/>
      </w:rPr>
    </w:lvl>
    <w:lvl w:ilvl="7">
      <w:numFmt w:val="bullet"/>
      <w:lvlText w:val="•"/>
      <w:lvlJc w:val="left"/>
      <w:pPr>
        <w:ind w:left="5131" w:hanging="302"/>
      </w:pPr>
      <w:rPr>
        <w:rFonts w:hint="default"/>
        <w:lang w:val="id" w:eastAsia="en-US" w:bidi="ar-SA"/>
      </w:rPr>
    </w:lvl>
    <w:lvl w:ilvl="8">
      <w:numFmt w:val="bullet"/>
      <w:lvlText w:val="•"/>
      <w:lvlJc w:val="left"/>
      <w:pPr>
        <w:ind w:left="5796" w:hanging="302"/>
      </w:pPr>
      <w:rPr>
        <w:rFonts w:hint="default"/>
        <w:lang w:val="id" w:eastAsia="en-US" w:bidi="ar-SA"/>
      </w:rPr>
    </w:lvl>
  </w:abstractNum>
  <w:abstractNum w:abstractNumId="33" w15:restartNumberingAfterBreak="0">
    <w:nsid w:val="79847CE4"/>
    <w:multiLevelType w:val="multilevel"/>
    <w:tmpl w:val="774C20BC"/>
    <w:lvl w:ilvl="0">
      <w:start w:val="4"/>
      <w:numFmt w:val="decimal"/>
      <w:lvlText w:val="%1"/>
      <w:lvlJc w:val="left"/>
      <w:pPr>
        <w:ind w:left="537" w:hanging="353"/>
      </w:pPr>
      <w:rPr>
        <w:rFonts w:hint="default"/>
        <w:lang w:val="id" w:eastAsia="en-US" w:bidi="ar-SA"/>
      </w:rPr>
    </w:lvl>
    <w:lvl w:ilvl="1">
      <w:start w:val="1"/>
      <w:numFmt w:val="decimal"/>
      <w:lvlText w:val="%1.%2"/>
      <w:lvlJc w:val="left"/>
      <w:pPr>
        <w:ind w:left="537" w:hanging="353"/>
      </w:pPr>
      <w:rPr>
        <w:rFonts w:ascii="Times New Roman" w:eastAsia="Times New Roman" w:hAnsi="Times New Roman" w:cs="Times New Roman" w:hint="default"/>
        <w:b/>
        <w:bCs/>
        <w:i w:val="0"/>
        <w:iCs w:val="0"/>
        <w:spacing w:val="0"/>
        <w:w w:val="99"/>
        <w:sz w:val="20"/>
        <w:szCs w:val="20"/>
        <w:lang w:val="id" w:eastAsia="en-US" w:bidi="ar-SA"/>
      </w:rPr>
    </w:lvl>
    <w:lvl w:ilvl="2">
      <w:start w:val="1"/>
      <w:numFmt w:val="decimal"/>
      <w:lvlText w:val="%1.%2.%3"/>
      <w:lvlJc w:val="left"/>
      <w:pPr>
        <w:ind w:left="620" w:hanging="453"/>
      </w:pPr>
      <w:rPr>
        <w:rFonts w:ascii="Times New Roman" w:eastAsia="Times New Roman" w:hAnsi="Times New Roman" w:cs="Times New Roman" w:hint="default"/>
        <w:b/>
        <w:bCs/>
        <w:i w:val="0"/>
        <w:iCs w:val="0"/>
        <w:spacing w:val="0"/>
        <w:w w:val="99"/>
        <w:sz w:val="20"/>
        <w:szCs w:val="20"/>
        <w:lang w:val="id" w:eastAsia="en-US" w:bidi="ar-SA"/>
      </w:rPr>
    </w:lvl>
    <w:lvl w:ilvl="3">
      <w:numFmt w:val="bullet"/>
      <w:lvlText w:val="•"/>
      <w:lvlJc w:val="left"/>
      <w:pPr>
        <w:ind w:left="2065" w:hanging="453"/>
      </w:pPr>
      <w:rPr>
        <w:rFonts w:hint="default"/>
        <w:lang w:val="id" w:eastAsia="en-US" w:bidi="ar-SA"/>
      </w:rPr>
    </w:lvl>
    <w:lvl w:ilvl="4">
      <w:numFmt w:val="bullet"/>
      <w:lvlText w:val="•"/>
      <w:lvlJc w:val="left"/>
      <w:pPr>
        <w:ind w:left="2788" w:hanging="453"/>
      </w:pPr>
      <w:rPr>
        <w:rFonts w:hint="default"/>
        <w:lang w:val="id" w:eastAsia="en-US" w:bidi="ar-SA"/>
      </w:rPr>
    </w:lvl>
    <w:lvl w:ilvl="5">
      <w:numFmt w:val="bullet"/>
      <w:lvlText w:val="•"/>
      <w:lvlJc w:val="left"/>
      <w:pPr>
        <w:ind w:left="3511" w:hanging="453"/>
      </w:pPr>
      <w:rPr>
        <w:rFonts w:hint="default"/>
        <w:lang w:val="id" w:eastAsia="en-US" w:bidi="ar-SA"/>
      </w:rPr>
    </w:lvl>
    <w:lvl w:ilvl="6">
      <w:numFmt w:val="bullet"/>
      <w:lvlText w:val="•"/>
      <w:lvlJc w:val="left"/>
      <w:pPr>
        <w:ind w:left="4233" w:hanging="453"/>
      </w:pPr>
      <w:rPr>
        <w:rFonts w:hint="default"/>
        <w:lang w:val="id" w:eastAsia="en-US" w:bidi="ar-SA"/>
      </w:rPr>
    </w:lvl>
    <w:lvl w:ilvl="7">
      <w:numFmt w:val="bullet"/>
      <w:lvlText w:val="•"/>
      <w:lvlJc w:val="left"/>
      <w:pPr>
        <w:ind w:left="4956" w:hanging="453"/>
      </w:pPr>
      <w:rPr>
        <w:rFonts w:hint="default"/>
        <w:lang w:val="id" w:eastAsia="en-US" w:bidi="ar-SA"/>
      </w:rPr>
    </w:lvl>
    <w:lvl w:ilvl="8">
      <w:numFmt w:val="bullet"/>
      <w:lvlText w:val="•"/>
      <w:lvlJc w:val="left"/>
      <w:pPr>
        <w:ind w:left="5679" w:hanging="453"/>
      </w:pPr>
      <w:rPr>
        <w:rFonts w:hint="default"/>
        <w:lang w:val="id" w:eastAsia="en-US" w:bidi="ar-SA"/>
      </w:rPr>
    </w:lvl>
  </w:abstractNum>
  <w:abstractNum w:abstractNumId="34" w15:restartNumberingAfterBreak="0">
    <w:nsid w:val="79A91907"/>
    <w:multiLevelType w:val="multilevel"/>
    <w:tmpl w:val="95C2D278"/>
    <w:lvl w:ilvl="0">
      <w:start w:val="2"/>
      <w:numFmt w:val="decimal"/>
      <w:lvlText w:val="%1"/>
      <w:lvlJc w:val="left"/>
      <w:pPr>
        <w:ind w:left="827" w:hanging="404"/>
      </w:pPr>
      <w:rPr>
        <w:rFonts w:hint="default"/>
        <w:lang w:val="id" w:eastAsia="en-US" w:bidi="ar-SA"/>
      </w:rPr>
    </w:lvl>
    <w:lvl w:ilvl="1">
      <w:start w:val="1"/>
      <w:numFmt w:val="decimal"/>
      <w:lvlText w:val="%1.%2"/>
      <w:lvlJc w:val="left"/>
      <w:pPr>
        <w:ind w:left="827" w:hanging="404"/>
      </w:pPr>
      <w:rPr>
        <w:rFonts w:ascii="Times New Roman" w:eastAsia="Times New Roman" w:hAnsi="Times New Roman" w:cs="Times New Roman" w:hint="default"/>
        <w:b/>
        <w:bCs/>
        <w:i w:val="0"/>
        <w:iCs w:val="0"/>
        <w:spacing w:val="0"/>
        <w:w w:val="99"/>
        <w:sz w:val="20"/>
        <w:szCs w:val="20"/>
        <w:lang w:val="id" w:eastAsia="en-US" w:bidi="ar-SA"/>
      </w:rPr>
    </w:lvl>
    <w:lvl w:ilvl="2">
      <w:start w:val="1"/>
      <w:numFmt w:val="decimal"/>
      <w:lvlText w:val="%1.%2.%3"/>
      <w:lvlJc w:val="left"/>
      <w:pPr>
        <w:ind w:left="903" w:hanging="453"/>
      </w:pPr>
      <w:rPr>
        <w:rFonts w:ascii="Times New Roman" w:eastAsia="Times New Roman" w:hAnsi="Times New Roman" w:cs="Times New Roman" w:hint="default"/>
        <w:b/>
        <w:bCs/>
        <w:i w:val="0"/>
        <w:iCs w:val="0"/>
        <w:spacing w:val="0"/>
        <w:w w:val="99"/>
        <w:sz w:val="20"/>
        <w:szCs w:val="20"/>
        <w:lang w:val="id" w:eastAsia="en-US" w:bidi="ar-SA"/>
      </w:rPr>
    </w:lvl>
    <w:lvl w:ilvl="3">
      <w:numFmt w:val="bullet"/>
      <w:lvlText w:val="•"/>
      <w:lvlJc w:val="left"/>
      <w:pPr>
        <w:ind w:left="2283" w:hanging="453"/>
      </w:pPr>
      <w:rPr>
        <w:rFonts w:hint="default"/>
        <w:lang w:val="id" w:eastAsia="en-US" w:bidi="ar-SA"/>
      </w:rPr>
    </w:lvl>
    <w:lvl w:ilvl="4">
      <w:numFmt w:val="bullet"/>
      <w:lvlText w:val="•"/>
      <w:lvlJc w:val="left"/>
      <w:pPr>
        <w:ind w:left="2975" w:hanging="453"/>
      </w:pPr>
      <w:rPr>
        <w:rFonts w:hint="default"/>
        <w:lang w:val="id" w:eastAsia="en-US" w:bidi="ar-SA"/>
      </w:rPr>
    </w:lvl>
    <w:lvl w:ilvl="5">
      <w:numFmt w:val="bullet"/>
      <w:lvlText w:val="•"/>
      <w:lvlJc w:val="left"/>
      <w:pPr>
        <w:ind w:left="3666" w:hanging="453"/>
      </w:pPr>
      <w:rPr>
        <w:rFonts w:hint="default"/>
        <w:lang w:val="id" w:eastAsia="en-US" w:bidi="ar-SA"/>
      </w:rPr>
    </w:lvl>
    <w:lvl w:ilvl="6">
      <w:numFmt w:val="bullet"/>
      <w:lvlText w:val="•"/>
      <w:lvlJc w:val="left"/>
      <w:pPr>
        <w:ind w:left="4358" w:hanging="453"/>
      </w:pPr>
      <w:rPr>
        <w:rFonts w:hint="default"/>
        <w:lang w:val="id" w:eastAsia="en-US" w:bidi="ar-SA"/>
      </w:rPr>
    </w:lvl>
    <w:lvl w:ilvl="7">
      <w:numFmt w:val="bullet"/>
      <w:lvlText w:val="•"/>
      <w:lvlJc w:val="left"/>
      <w:pPr>
        <w:ind w:left="5050" w:hanging="453"/>
      </w:pPr>
      <w:rPr>
        <w:rFonts w:hint="default"/>
        <w:lang w:val="id" w:eastAsia="en-US" w:bidi="ar-SA"/>
      </w:rPr>
    </w:lvl>
    <w:lvl w:ilvl="8">
      <w:numFmt w:val="bullet"/>
      <w:lvlText w:val="•"/>
      <w:lvlJc w:val="left"/>
      <w:pPr>
        <w:ind w:left="5741" w:hanging="453"/>
      </w:pPr>
      <w:rPr>
        <w:rFonts w:hint="default"/>
        <w:lang w:val="id" w:eastAsia="en-US" w:bidi="ar-SA"/>
      </w:rPr>
    </w:lvl>
  </w:abstractNum>
  <w:abstractNum w:abstractNumId="35" w15:restartNumberingAfterBreak="0">
    <w:nsid w:val="79BC6418"/>
    <w:multiLevelType w:val="hybridMultilevel"/>
    <w:tmpl w:val="B62C6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A91CE2"/>
    <w:multiLevelType w:val="hybridMultilevel"/>
    <w:tmpl w:val="3BDE1F50"/>
    <w:lvl w:ilvl="0" w:tplc="FE663C72">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1032389682">
    <w:abstractNumId w:val="19"/>
  </w:num>
  <w:num w:numId="2" w16cid:durableId="407460139">
    <w:abstractNumId w:val="0"/>
  </w:num>
  <w:num w:numId="3" w16cid:durableId="498232373">
    <w:abstractNumId w:val="13"/>
  </w:num>
  <w:num w:numId="4" w16cid:durableId="1253050135">
    <w:abstractNumId w:val="23"/>
  </w:num>
  <w:num w:numId="5" w16cid:durableId="2056348354">
    <w:abstractNumId w:val="8"/>
  </w:num>
  <w:num w:numId="6" w16cid:durableId="1284731260">
    <w:abstractNumId w:val="25"/>
  </w:num>
  <w:num w:numId="7" w16cid:durableId="1056051170">
    <w:abstractNumId w:val="12"/>
  </w:num>
  <w:num w:numId="8" w16cid:durableId="1879734400">
    <w:abstractNumId w:val="16"/>
  </w:num>
  <w:num w:numId="9" w16cid:durableId="1343817488">
    <w:abstractNumId w:val="7"/>
  </w:num>
  <w:num w:numId="10" w16cid:durableId="1174370384">
    <w:abstractNumId w:val="28"/>
  </w:num>
  <w:num w:numId="11" w16cid:durableId="499202271">
    <w:abstractNumId w:val="3"/>
  </w:num>
  <w:num w:numId="12" w16cid:durableId="390423857">
    <w:abstractNumId w:val="35"/>
  </w:num>
  <w:num w:numId="13" w16cid:durableId="999112096">
    <w:abstractNumId w:val="1"/>
  </w:num>
  <w:num w:numId="14" w16cid:durableId="1112674117">
    <w:abstractNumId w:val="18"/>
  </w:num>
  <w:num w:numId="15" w16cid:durableId="263730264">
    <w:abstractNumId w:val="33"/>
  </w:num>
  <w:num w:numId="16" w16cid:durableId="1603605531">
    <w:abstractNumId w:val="14"/>
  </w:num>
  <w:num w:numId="17" w16cid:durableId="545340964">
    <w:abstractNumId w:val="30"/>
  </w:num>
  <w:num w:numId="18" w16cid:durableId="1522165216">
    <w:abstractNumId w:val="36"/>
  </w:num>
  <w:num w:numId="19" w16cid:durableId="671958847">
    <w:abstractNumId w:val="27"/>
  </w:num>
  <w:num w:numId="20" w16cid:durableId="887376381">
    <w:abstractNumId w:val="4"/>
  </w:num>
  <w:num w:numId="21" w16cid:durableId="585915938">
    <w:abstractNumId w:val="24"/>
  </w:num>
  <w:num w:numId="22" w16cid:durableId="493839114">
    <w:abstractNumId w:val="32"/>
  </w:num>
  <w:num w:numId="23" w16cid:durableId="1190218912">
    <w:abstractNumId w:val="15"/>
  </w:num>
  <w:num w:numId="24" w16cid:durableId="152599836">
    <w:abstractNumId w:val="17"/>
  </w:num>
  <w:num w:numId="25" w16cid:durableId="1518352243">
    <w:abstractNumId w:val="22"/>
  </w:num>
  <w:num w:numId="26" w16cid:durableId="348143145">
    <w:abstractNumId w:val="20"/>
  </w:num>
  <w:num w:numId="27" w16cid:durableId="1994215888">
    <w:abstractNumId w:val="10"/>
  </w:num>
  <w:num w:numId="28" w16cid:durableId="611254854">
    <w:abstractNumId w:val="2"/>
  </w:num>
  <w:num w:numId="29" w16cid:durableId="1006664252">
    <w:abstractNumId w:val="9"/>
  </w:num>
  <w:num w:numId="30" w16cid:durableId="302855019">
    <w:abstractNumId w:val="34"/>
  </w:num>
  <w:num w:numId="31" w16cid:durableId="490953058">
    <w:abstractNumId w:val="26"/>
  </w:num>
  <w:num w:numId="32" w16cid:durableId="352801813">
    <w:abstractNumId w:val="29"/>
  </w:num>
  <w:num w:numId="33" w16cid:durableId="1704741768">
    <w:abstractNumId w:val="5"/>
  </w:num>
  <w:num w:numId="34" w16cid:durableId="965700279">
    <w:abstractNumId w:val="31"/>
  </w:num>
  <w:num w:numId="35" w16cid:durableId="415899759">
    <w:abstractNumId w:val="21"/>
  </w:num>
  <w:num w:numId="36" w16cid:durableId="1429110458">
    <w:abstractNumId w:val="11"/>
  </w:num>
  <w:num w:numId="37" w16cid:durableId="169607794">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hideSpellingErrors/>
  <w:hideGrammaticalErrors/>
  <w:proofState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E9B"/>
    <w:rsid w:val="0000385B"/>
    <w:rsid w:val="00010C8D"/>
    <w:rsid w:val="000148B7"/>
    <w:rsid w:val="00015850"/>
    <w:rsid w:val="00022E77"/>
    <w:rsid w:val="00026D49"/>
    <w:rsid w:val="00032D89"/>
    <w:rsid w:val="000360C6"/>
    <w:rsid w:val="00036CBC"/>
    <w:rsid w:val="0004004F"/>
    <w:rsid w:val="00040D26"/>
    <w:rsid w:val="0004397A"/>
    <w:rsid w:val="000466CE"/>
    <w:rsid w:val="00054202"/>
    <w:rsid w:val="00056186"/>
    <w:rsid w:val="00066359"/>
    <w:rsid w:val="00072628"/>
    <w:rsid w:val="00075F59"/>
    <w:rsid w:val="00076067"/>
    <w:rsid w:val="00076F44"/>
    <w:rsid w:val="00077F24"/>
    <w:rsid w:val="000821CC"/>
    <w:rsid w:val="000838B3"/>
    <w:rsid w:val="00083DDE"/>
    <w:rsid w:val="0008457A"/>
    <w:rsid w:val="000856C4"/>
    <w:rsid w:val="000902B3"/>
    <w:rsid w:val="00091F17"/>
    <w:rsid w:val="00095CDE"/>
    <w:rsid w:val="00095EE7"/>
    <w:rsid w:val="0009639D"/>
    <w:rsid w:val="000A20C2"/>
    <w:rsid w:val="000A4AC8"/>
    <w:rsid w:val="000A4D02"/>
    <w:rsid w:val="000A513A"/>
    <w:rsid w:val="000A6B61"/>
    <w:rsid w:val="000C01C3"/>
    <w:rsid w:val="000D2355"/>
    <w:rsid w:val="000D3DB8"/>
    <w:rsid w:val="000D7904"/>
    <w:rsid w:val="000E18C8"/>
    <w:rsid w:val="000E32CA"/>
    <w:rsid w:val="000E5F82"/>
    <w:rsid w:val="000F1A67"/>
    <w:rsid w:val="000F577F"/>
    <w:rsid w:val="00101656"/>
    <w:rsid w:val="00101F73"/>
    <w:rsid w:val="00104CB5"/>
    <w:rsid w:val="0010534E"/>
    <w:rsid w:val="00107F98"/>
    <w:rsid w:val="00110BEA"/>
    <w:rsid w:val="00111338"/>
    <w:rsid w:val="00111F94"/>
    <w:rsid w:val="00114F3D"/>
    <w:rsid w:val="00116317"/>
    <w:rsid w:val="00117A0A"/>
    <w:rsid w:val="001212AD"/>
    <w:rsid w:val="00125E82"/>
    <w:rsid w:val="00126D08"/>
    <w:rsid w:val="00132E1F"/>
    <w:rsid w:val="00135DF6"/>
    <w:rsid w:val="00140DC8"/>
    <w:rsid w:val="00144448"/>
    <w:rsid w:val="00146E20"/>
    <w:rsid w:val="00156174"/>
    <w:rsid w:val="00156B27"/>
    <w:rsid w:val="001605F3"/>
    <w:rsid w:val="0016087A"/>
    <w:rsid w:val="001610FC"/>
    <w:rsid w:val="0016141B"/>
    <w:rsid w:val="00163DC7"/>
    <w:rsid w:val="0016567A"/>
    <w:rsid w:val="00165AF1"/>
    <w:rsid w:val="0017177C"/>
    <w:rsid w:val="001722A2"/>
    <w:rsid w:val="00173367"/>
    <w:rsid w:val="00183B14"/>
    <w:rsid w:val="0018470F"/>
    <w:rsid w:val="00186004"/>
    <w:rsid w:val="00196930"/>
    <w:rsid w:val="0019742F"/>
    <w:rsid w:val="0019752E"/>
    <w:rsid w:val="001A058D"/>
    <w:rsid w:val="001A4B4B"/>
    <w:rsid w:val="001A7B68"/>
    <w:rsid w:val="001A7DDA"/>
    <w:rsid w:val="001B099E"/>
    <w:rsid w:val="001B64AB"/>
    <w:rsid w:val="001C193C"/>
    <w:rsid w:val="001C1D57"/>
    <w:rsid w:val="001C3935"/>
    <w:rsid w:val="001C596E"/>
    <w:rsid w:val="001D02F2"/>
    <w:rsid w:val="001E09F7"/>
    <w:rsid w:val="001E1A55"/>
    <w:rsid w:val="001E2C98"/>
    <w:rsid w:val="001E4C6F"/>
    <w:rsid w:val="001E4FAC"/>
    <w:rsid w:val="001E7DA5"/>
    <w:rsid w:val="001F287A"/>
    <w:rsid w:val="001F4B07"/>
    <w:rsid w:val="001F7FC1"/>
    <w:rsid w:val="002038D5"/>
    <w:rsid w:val="002054E4"/>
    <w:rsid w:val="002058EA"/>
    <w:rsid w:val="00206D25"/>
    <w:rsid w:val="0021504C"/>
    <w:rsid w:val="0021545C"/>
    <w:rsid w:val="00225BEF"/>
    <w:rsid w:val="00227944"/>
    <w:rsid w:val="00235B15"/>
    <w:rsid w:val="00237C8F"/>
    <w:rsid w:val="00244ACA"/>
    <w:rsid w:val="002475C8"/>
    <w:rsid w:val="00247799"/>
    <w:rsid w:val="00247990"/>
    <w:rsid w:val="0025161C"/>
    <w:rsid w:val="0025234A"/>
    <w:rsid w:val="002547B4"/>
    <w:rsid w:val="002547E8"/>
    <w:rsid w:val="00256B5A"/>
    <w:rsid w:val="00261A4C"/>
    <w:rsid w:val="00267BCD"/>
    <w:rsid w:val="0027340B"/>
    <w:rsid w:val="00283F48"/>
    <w:rsid w:val="00297D21"/>
    <w:rsid w:val="002A73FF"/>
    <w:rsid w:val="002B29FD"/>
    <w:rsid w:val="002B2C35"/>
    <w:rsid w:val="002B4ADF"/>
    <w:rsid w:val="002B66BC"/>
    <w:rsid w:val="002B67E2"/>
    <w:rsid w:val="002B7999"/>
    <w:rsid w:val="002C01CC"/>
    <w:rsid w:val="002C1649"/>
    <w:rsid w:val="002C38F2"/>
    <w:rsid w:val="002C3A25"/>
    <w:rsid w:val="002C57FB"/>
    <w:rsid w:val="002D6A4D"/>
    <w:rsid w:val="002D713A"/>
    <w:rsid w:val="002E02DC"/>
    <w:rsid w:val="002E4AD8"/>
    <w:rsid w:val="002E5DA7"/>
    <w:rsid w:val="002F1B79"/>
    <w:rsid w:val="002F2390"/>
    <w:rsid w:val="00301A7E"/>
    <w:rsid w:val="00305B77"/>
    <w:rsid w:val="00313F26"/>
    <w:rsid w:val="00315F32"/>
    <w:rsid w:val="00320360"/>
    <w:rsid w:val="00321BE2"/>
    <w:rsid w:val="003231AC"/>
    <w:rsid w:val="003244AB"/>
    <w:rsid w:val="003273DA"/>
    <w:rsid w:val="003340C6"/>
    <w:rsid w:val="003436A0"/>
    <w:rsid w:val="00351B40"/>
    <w:rsid w:val="003569A0"/>
    <w:rsid w:val="003605B5"/>
    <w:rsid w:val="00360FFA"/>
    <w:rsid w:val="003628F6"/>
    <w:rsid w:val="00362BC2"/>
    <w:rsid w:val="003666AF"/>
    <w:rsid w:val="00372004"/>
    <w:rsid w:val="0037226B"/>
    <w:rsid w:val="00381D48"/>
    <w:rsid w:val="0038712D"/>
    <w:rsid w:val="00390EC1"/>
    <w:rsid w:val="00391459"/>
    <w:rsid w:val="003939AB"/>
    <w:rsid w:val="00394E34"/>
    <w:rsid w:val="003A4AB8"/>
    <w:rsid w:val="003A7A06"/>
    <w:rsid w:val="003A7D6F"/>
    <w:rsid w:val="003B120C"/>
    <w:rsid w:val="003B6B5F"/>
    <w:rsid w:val="003C70C5"/>
    <w:rsid w:val="003D3E9B"/>
    <w:rsid w:val="003D6DD1"/>
    <w:rsid w:val="003E08EC"/>
    <w:rsid w:val="003F25C7"/>
    <w:rsid w:val="003F27F1"/>
    <w:rsid w:val="003F56E2"/>
    <w:rsid w:val="004000EC"/>
    <w:rsid w:val="0040105D"/>
    <w:rsid w:val="0040422A"/>
    <w:rsid w:val="004042AF"/>
    <w:rsid w:val="00404F74"/>
    <w:rsid w:val="0040686E"/>
    <w:rsid w:val="00407BA4"/>
    <w:rsid w:val="00410CBE"/>
    <w:rsid w:val="00411C07"/>
    <w:rsid w:val="00412DE2"/>
    <w:rsid w:val="00414653"/>
    <w:rsid w:val="00415067"/>
    <w:rsid w:val="004203CC"/>
    <w:rsid w:val="00426C24"/>
    <w:rsid w:val="00430EBF"/>
    <w:rsid w:val="004315ED"/>
    <w:rsid w:val="004513F9"/>
    <w:rsid w:val="00453568"/>
    <w:rsid w:val="00455631"/>
    <w:rsid w:val="00456D48"/>
    <w:rsid w:val="004603BA"/>
    <w:rsid w:val="00461240"/>
    <w:rsid w:val="00466320"/>
    <w:rsid w:val="00467460"/>
    <w:rsid w:val="00470169"/>
    <w:rsid w:val="00470962"/>
    <w:rsid w:val="0047267A"/>
    <w:rsid w:val="00472757"/>
    <w:rsid w:val="0047447C"/>
    <w:rsid w:val="00477CDC"/>
    <w:rsid w:val="00480860"/>
    <w:rsid w:val="00480F91"/>
    <w:rsid w:val="004810F4"/>
    <w:rsid w:val="004850B9"/>
    <w:rsid w:val="00492BAF"/>
    <w:rsid w:val="004973D6"/>
    <w:rsid w:val="00497981"/>
    <w:rsid w:val="00497BBF"/>
    <w:rsid w:val="004A1C0E"/>
    <w:rsid w:val="004B0739"/>
    <w:rsid w:val="004B1EC6"/>
    <w:rsid w:val="004B7BCF"/>
    <w:rsid w:val="004C0770"/>
    <w:rsid w:val="004C18CD"/>
    <w:rsid w:val="004C4FA7"/>
    <w:rsid w:val="004C65C2"/>
    <w:rsid w:val="004C69AC"/>
    <w:rsid w:val="004D05F6"/>
    <w:rsid w:val="004D0EA0"/>
    <w:rsid w:val="004D4C8C"/>
    <w:rsid w:val="004D54C6"/>
    <w:rsid w:val="004E2CC2"/>
    <w:rsid w:val="004E411B"/>
    <w:rsid w:val="004E61F5"/>
    <w:rsid w:val="004E7371"/>
    <w:rsid w:val="004E7699"/>
    <w:rsid w:val="004F19D0"/>
    <w:rsid w:val="004F3149"/>
    <w:rsid w:val="004F3C38"/>
    <w:rsid w:val="004F76EF"/>
    <w:rsid w:val="00500389"/>
    <w:rsid w:val="00501F53"/>
    <w:rsid w:val="00504DDA"/>
    <w:rsid w:val="005055F9"/>
    <w:rsid w:val="005075B5"/>
    <w:rsid w:val="00510EFC"/>
    <w:rsid w:val="00513141"/>
    <w:rsid w:val="0051343B"/>
    <w:rsid w:val="00536292"/>
    <w:rsid w:val="005365DE"/>
    <w:rsid w:val="00537E49"/>
    <w:rsid w:val="00541803"/>
    <w:rsid w:val="00542DE3"/>
    <w:rsid w:val="0054730B"/>
    <w:rsid w:val="0055221A"/>
    <w:rsid w:val="00553DBA"/>
    <w:rsid w:val="005544D1"/>
    <w:rsid w:val="00554835"/>
    <w:rsid w:val="00562727"/>
    <w:rsid w:val="0056666E"/>
    <w:rsid w:val="00567527"/>
    <w:rsid w:val="005760BF"/>
    <w:rsid w:val="00580F09"/>
    <w:rsid w:val="00583F9F"/>
    <w:rsid w:val="0058716B"/>
    <w:rsid w:val="00591476"/>
    <w:rsid w:val="005A673E"/>
    <w:rsid w:val="005B0F13"/>
    <w:rsid w:val="005B1BC7"/>
    <w:rsid w:val="005B5559"/>
    <w:rsid w:val="005B66B5"/>
    <w:rsid w:val="005C0706"/>
    <w:rsid w:val="005C3F41"/>
    <w:rsid w:val="005C59C9"/>
    <w:rsid w:val="005D2505"/>
    <w:rsid w:val="005E5B63"/>
    <w:rsid w:val="005F0D56"/>
    <w:rsid w:val="005F2933"/>
    <w:rsid w:val="005F4301"/>
    <w:rsid w:val="005F6E94"/>
    <w:rsid w:val="00605E6F"/>
    <w:rsid w:val="006111B9"/>
    <w:rsid w:val="006118D9"/>
    <w:rsid w:val="0061334D"/>
    <w:rsid w:val="00615912"/>
    <w:rsid w:val="00615D16"/>
    <w:rsid w:val="0062424A"/>
    <w:rsid w:val="006269F2"/>
    <w:rsid w:val="006271E3"/>
    <w:rsid w:val="00633973"/>
    <w:rsid w:val="006342E8"/>
    <w:rsid w:val="0064148C"/>
    <w:rsid w:val="006448FD"/>
    <w:rsid w:val="006449DE"/>
    <w:rsid w:val="00647E04"/>
    <w:rsid w:val="006559E3"/>
    <w:rsid w:val="00661B60"/>
    <w:rsid w:val="00662486"/>
    <w:rsid w:val="00664207"/>
    <w:rsid w:val="00675EC4"/>
    <w:rsid w:val="00682C84"/>
    <w:rsid w:val="0068590C"/>
    <w:rsid w:val="00686243"/>
    <w:rsid w:val="00686EC5"/>
    <w:rsid w:val="006921B5"/>
    <w:rsid w:val="006948D8"/>
    <w:rsid w:val="00695BDB"/>
    <w:rsid w:val="006A0568"/>
    <w:rsid w:val="006A1A06"/>
    <w:rsid w:val="006A380B"/>
    <w:rsid w:val="006A4345"/>
    <w:rsid w:val="006A4485"/>
    <w:rsid w:val="006B6AAF"/>
    <w:rsid w:val="006B6B4F"/>
    <w:rsid w:val="006B7E27"/>
    <w:rsid w:val="006C50A3"/>
    <w:rsid w:val="006D221C"/>
    <w:rsid w:val="006D2F86"/>
    <w:rsid w:val="006D4536"/>
    <w:rsid w:val="006E3F98"/>
    <w:rsid w:val="006E4655"/>
    <w:rsid w:val="006E6B84"/>
    <w:rsid w:val="006E6FC1"/>
    <w:rsid w:val="006F0B02"/>
    <w:rsid w:val="006F16B5"/>
    <w:rsid w:val="006F4CB5"/>
    <w:rsid w:val="00700BFE"/>
    <w:rsid w:val="007016E0"/>
    <w:rsid w:val="00701917"/>
    <w:rsid w:val="007159CE"/>
    <w:rsid w:val="007248BB"/>
    <w:rsid w:val="0072608F"/>
    <w:rsid w:val="00734987"/>
    <w:rsid w:val="00736B89"/>
    <w:rsid w:val="007400BA"/>
    <w:rsid w:val="00741574"/>
    <w:rsid w:val="00742870"/>
    <w:rsid w:val="00744495"/>
    <w:rsid w:val="0075143F"/>
    <w:rsid w:val="00752AE4"/>
    <w:rsid w:val="007575FF"/>
    <w:rsid w:val="00763BA9"/>
    <w:rsid w:val="00771F5D"/>
    <w:rsid w:val="007738FA"/>
    <w:rsid w:val="00773A27"/>
    <w:rsid w:val="0077646D"/>
    <w:rsid w:val="00787640"/>
    <w:rsid w:val="0079014B"/>
    <w:rsid w:val="007956FE"/>
    <w:rsid w:val="0079721F"/>
    <w:rsid w:val="007A1CC5"/>
    <w:rsid w:val="007A320B"/>
    <w:rsid w:val="007A4291"/>
    <w:rsid w:val="007A4B55"/>
    <w:rsid w:val="007B00A6"/>
    <w:rsid w:val="007B6C4A"/>
    <w:rsid w:val="007C07E7"/>
    <w:rsid w:val="007C50D5"/>
    <w:rsid w:val="007D3639"/>
    <w:rsid w:val="007E2E86"/>
    <w:rsid w:val="007F121A"/>
    <w:rsid w:val="007F17A5"/>
    <w:rsid w:val="007F1BE1"/>
    <w:rsid w:val="00806720"/>
    <w:rsid w:val="0081300D"/>
    <w:rsid w:val="008134C2"/>
    <w:rsid w:val="00814E14"/>
    <w:rsid w:val="0082448C"/>
    <w:rsid w:val="00825E12"/>
    <w:rsid w:val="008276A3"/>
    <w:rsid w:val="00835442"/>
    <w:rsid w:val="0083559E"/>
    <w:rsid w:val="008407A6"/>
    <w:rsid w:val="00846E34"/>
    <w:rsid w:val="008504B6"/>
    <w:rsid w:val="00852E89"/>
    <w:rsid w:val="00855B88"/>
    <w:rsid w:val="00860393"/>
    <w:rsid w:val="008605F5"/>
    <w:rsid w:val="00860895"/>
    <w:rsid w:val="00863032"/>
    <w:rsid w:val="00863200"/>
    <w:rsid w:val="00865B5B"/>
    <w:rsid w:val="008704A9"/>
    <w:rsid w:val="0087251E"/>
    <w:rsid w:val="00872D9C"/>
    <w:rsid w:val="00874DE9"/>
    <w:rsid w:val="00875597"/>
    <w:rsid w:val="008755FA"/>
    <w:rsid w:val="00876BCA"/>
    <w:rsid w:val="00881392"/>
    <w:rsid w:val="0088144C"/>
    <w:rsid w:val="008847CE"/>
    <w:rsid w:val="00885B18"/>
    <w:rsid w:val="00890530"/>
    <w:rsid w:val="008931A8"/>
    <w:rsid w:val="008938E1"/>
    <w:rsid w:val="00897D0C"/>
    <w:rsid w:val="008A5D48"/>
    <w:rsid w:val="008A7254"/>
    <w:rsid w:val="008B2172"/>
    <w:rsid w:val="008B3F11"/>
    <w:rsid w:val="008C3ADE"/>
    <w:rsid w:val="008C474F"/>
    <w:rsid w:val="008D367C"/>
    <w:rsid w:val="008D42E1"/>
    <w:rsid w:val="008D4771"/>
    <w:rsid w:val="008E00DE"/>
    <w:rsid w:val="008E1B47"/>
    <w:rsid w:val="008E7309"/>
    <w:rsid w:val="008F3579"/>
    <w:rsid w:val="0090090F"/>
    <w:rsid w:val="00900AED"/>
    <w:rsid w:val="00903FE1"/>
    <w:rsid w:val="00904D86"/>
    <w:rsid w:val="0090640D"/>
    <w:rsid w:val="00911074"/>
    <w:rsid w:val="00913B2D"/>
    <w:rsid w:val="0091491F"/>
    <w:rsid w:val="0091601A"/>
    <w:rsid w:val="009172A8"/>
    <w:rsid w:val="00920839"/>
    <w:rsid w:val="0092098C"/>
    <w:rsid w:val="00924995"/>
    <w:rsid w:val="0092737B"/>
    <w:rsid w:val="009344A4"/>
    <w:rsid w:val="0093678A"/>
    <w:rsid w:val="009404BB"/>
    <w:rsid w:val="009427BD"/>
    <w:rsid w:val="00944308"/>
    <w:rsid w:val="00950F8E"/>
    <w:rsid w:val="0095172A"/>
    <w:rsid w:val="0095177D"/>
    <w:rsid w:val="00953BBC"/>
    <w:rsid w:val="009553A5"/>
    <w:rsid w:val="009563C0"/>
    <w:rsid w:val="0096089F"/>
    <w:rsid w:val="009624FE"/>
    <w:rsid w:val="00963A13"/>
    <w:rsid w:val="00964583"/>
    <w:rsid w:val="00965FB4"/>
    <w:rsid w:val="009702A8"/>
    <w:rsid w:val="00971217"/>
    <w:rsid w:val="009729CF"/>
    <w:rsid w:val="00976DBF"/>
    <w:rsid w:val="00981E5E"/>
    <w:rsid w:val="00993A67"/>
    <w:rsid w:val="00997C67"/>
    <w:rsid w:val="009A06B0"/>
    <w:rsid w:val="009A6150"/>
    <w:rsid w:val="009C43E8"/>
    <w:rsid w:val="009C6BD6"/>
    <w:rsid w:val="009E62D1"/>
    <w:rsid w:val="009E6301"/>
    <w:rsid w:val="009F63D9"/>
    <w:rsid w:val="00A01364"/>
    <w:rsid w:val="00A14346"/>
    <w:rsid w:val="00A209A9"/>
    <w:rsid w:val="00A31BA3"/>
    <w:rsid w:val="00A35139"/>
    <w:rsid w:val="00A400EB"/>
    <w:rsid w:val="00A444F3"/>
    <w:rsid w:val="00A45DEF"/>
    <w:rsid w:val="00A50BC5"/>
    <w:rsid w:val="00A544B4"/>
    <w:rsid w:val="00A55D78"/>
    <w:rsid w:val="00A64D38"/>
    <w:rsid w:val="00A672C9"/>
    <w:rsid w:val="00A73C07"/>
    <w:rsid w:val="00A74602"/>
    <w:rsid w:val="00A74D4F"/>
    <w:rsid w:val="00A833DC"/>
    <w:rsid w:val="00A83CB6"/>
    <w:rsid w:val="00A84B6E"/>
    <w:rsid w:val="00A90079"/>
    <w:rsid w:val="00A96DFA"/>
    <w:rsid w:val="00AA0E22"/>
    <w:rsid w:val="00AA0FB1"/>
    <w:rsid w:val="00AA1608"/>
    <w:rsid w:val="00AA3938"/>
    <w:rsid w:val="00AA6AAF"/>
    <w:rsid w:val="00AB2563"/>
    <w:rsid w:val="00AB6695"/>
    <w:rsid w:val="00AB787B"/>
    <w:rsid w:val="00AC2267"/>
    <w:rsid w:val="00AD24D2"/>
    <w:rsid w:val="00AD2A57"/>
    <w:rsid w:val="00AD38DA"/>
    <w:rsid w:val="00AD79EF"/>
    <w:rsid w:val="00AE1C77"/>
    <w:rsid w:val="00AE442D"/>
    <w:rsid w:val="00AE563E"/>
    <w:rsid w:val="00B0459D"/>
    <w:rsid w:val="00B0534F"/>
    <w:rsid w:val="00B058B6"/>
    <w:rsid w:val="00B06A38"/>
    <w:rsid w:val="00B13FCA"/>
    <w:rsid w:val="00B14882"/>
    <w:rsid w:val="00B170AC"/>
    <w:rsid w:val="00B2058E"/>
    <w:rsid w:val="00B22ABB"/>
    <w:rsid w:val="00B252AE"/>
    <w:rsid w:val="00B36B30"/>
    <w:rsid w:val="00B44D68"/>
    <w:rsid w:val="00B45926"/>
    <w:rsid w:val="00B5193C"/>
    <w:rsid w:val="00B523C0"/>
    <w:rsid w:val="00B549EA"/>
    <w:rsid w:val="00B54A3E"/>
    <w:rsid w:val="00B57624"/>
    <w:rsid w:val="00B57864"/>
    <w:rsid w:val="00B6019D"/>
    <w:rsid w:val="00B62A40"/>
    <w:rsid w:val="00B65967"/>
    <w:rsid w:val="00B65EFE"/>
    <w:rsid w:val="00B709A1"/>
    <w:rsid w:val="00B70DB0"/>
    <w:rsid w:val="00B71FEB"/>
    <w:rsid w:val="00B72A0F"/>
    <w:rsid w:val="00B75DBC"/>
    <w:rsid w:val="00B80897"/>
    <w:rsid w:val="00B81BCA"/>
    <w:rsid w:val="00B81F3D"/>
    <w:rsid w:val="00B8758B"/>
    <w:rsid w:val="00B90237"/>
    <w:rsid w:val="00B93641"/>
    <w:rsid w:val="00B941F2"/>
    <w:rsid w:val="00BA5D86"/>
    <w:rsid w:val="00BB2048"/>
    <w:rsid w:val="00BB67E5"/>
    <w:rsid w:val="00BB6F67"/>
    <w:rsid w:val="00BC2F36"/>
    <w:rsid w:val="00BC68FE"/>
    <w:rsid w:val="00BD31AA"/>
    <w:rsid w:val="00BD467D"/>
    <w:rsid w:val="00BD6215"/>
    <w:rsid w:val="00BD64E6"/>
    <w:rsid w:val="00BD6C2C"/>
    <w:rsid w:val="00BE228B"/>
    <w:rsid w:val="00BE5E4F"/>
    <w:rsid w:val="00C01B32"/>
    <w:rsid w:val="00C05B6B"/>
    <w:rsid w:val="00C074C1"/>
    <w:rsid w:val="00C3091D"/>
    <w:rsid w:val="00C31A05"/>
    <w:rsid w:val="00C40E34"/>
    <w:rsid w:val="00C40EC9"/>
    <w:rsid w:val="00C43FCB"/>
    <w:rsid w:val="00C53BC6"/>
    <w:rsid w:val="00C55CE8"/>
    <w:rsid w:val="00C63E07"/>
    <w:rsid w:val="00C647BC"/>
    <w:rsid w:val="00C804AA"/>
    <w:rsid w:val="00C81EC2"/>
    <w:rsid w:val="00C82FBC"/>
    <w:rsid w:val="00C87789"/>
    <w:rsid w:val="00C907A2"/>
    <w:rsid w:val="00C927C9"/>
    <w:rsid w:val="00C93DF4"/>
    <w:rsid w:val="00CA3C03"/>
    <w:rsid w:val="00CB09DA"/>
    <w:rsid w:val="00CB0E4D"/>
    <w:rsid w:val="00CB734F"/>
    <w:rsid w:val="00CC482D"/>
    <w:rsid w:val="00CD1689"/>
    <w:rsid w:val="00CD168A"/>
    <w:rsid w:val="00CD360F"/>
    <w:rsid w:val="00CD782A"/>
    <w:rsid w:val="00CE0257"/>
    <w:rsid w:val="00CE4199"/>
    <w:rsid w:val="00CE610A"/>
    <w:rsid w:val="00CE61FE"/>
    <w:rsid w:val="00CF5E58"/>
    <w:rsid w:val="00D00F18"/>
    <w:rsid w:val="00D012F0"/>
    <w:rsid w:val="00D06E81"/>
    <w:rsid w:val="00D133D1"/>
    <w:rsid w:val="00D13B16"/>
    <w:rsid w:val="00D16CBE"/>
    <w:rsid w:val="00D17FD7"/>
    <w:rsid w:val="00D214F1"/>
    <w:rsid w:val="00D24333"/>
    <w:rsid w:val="00D244A9"/>
    <w:rsid w:val="00D2619F"/>
    <w:rsid w:val="00D317A7"/>
    <w:rsid w:val="00D379C8"/>
    <w:rsid w:val="00D379DE"/>
    <w:rsid w:val="00D42B89"/>
    <w:rsid w:val="00D46AD4"/>
    <w:rsid w:val="00D53139"/>
    <w:rsid w:val="00D5783A"/>
    <w:rsid w:val="00D63CA1"/>
    <w:rsid w:val="00D6532B"/>
    <w:rsid w:val="00D71834"/>
    <w:rsid w:val="00D85EC0"/>
    <w:rsid w:val="00D87562"/>
    <w:rsid w:val="00D87B63"/>
    <w:rsid w:val="00D9077A"/>
    <w:rsid w:val="00D92030"/>
    <w:rsid w:val="00D92F9E"/>
    <w:rsid w:val="00D93120"/>
    <w:rsid w:val="00DA5081"/>
    <w:rsid w:val="00DB60A4"/>
    <w:rsid w:val="00DC0E7E"/>
    <w:rsid w:val="00DC6660"/>
    <w:rsid w:val="00DD34BB"/>
    <w:rsid w:val="00DD3D65"/>
    <w:rsid w:val="00DE5D17"/>
    <w:rsid w:val="00DE6818"/>
    <w:rsid w:val="00DF4073"/>
    <w:rsid w:val="00E02F99"/>
    <w:rsid w:val="00E045FD"/>
    <w:rsid w:val="00E05C72"/>
    <w:rsid w:val="00E074A1"/>
    <w:rsid w:val="00E128A6"/>
    <w:rsid w:val="00E14DCE"/>
    <w:rsid w:val="00E1532E"/>
    <w:rsid w:val="00E26D83"/>
    <w:rsid w:val="00E32279"/>
    <w:rsid w:val="00E438B6"/>
    <w:rsid w:val="00E443F8"/>
    <w:rsid w:val="00E46F07"/>
    <w:rsid w:val="00E50236"/>
    <w:rsid w:val="00E54F88"/>
    <w:rsid w:val="00E5541B"/>
    <w:rsid w:val="00E579B7"/>
    <w:rsid w:val="00E62FD5"/>
    <w:rsid w:val="00E6537F"/>
    <w:rsid w:val="00E67330"/>
    <w:rsid w:val="00E74F2A"/>
    <w:rsid w:val="00E75A89"/>
    <w:rsid w:val="00E7676D"/>
    <w:rsid w:val="00E87302"/>
    <w:rsid w:val="00E90495"/>
    <w:rsid w:val="00E915DB"/>
    <w:rsid w:val="00E92744"/>
    <w:rsid w:val="00E92878"/>
    <w:rsid w:val="00E94E9B"/>
    <w:rsid w:val="00EA1C24"/>
    <w:rsid w:val="00EA2A9F"/>
    <w:rsid w:val="00EA3C20"/>
    <w:rsid w:val="00EA4FC5"/>
    <w:rsid w:val="00EB1B83"/>
    <w:rsid w:val="00EB4637"/>
    <w:rsid w:val="00EB5206"/>
    <w:rsid w:val="00EB7811"/>
    <w:rsid w:val="00EC6827"/>
    <w:rsid w:val="00EC73B9"/>
    <w:rsid w:val="00ED26FB"/>
    <w:rsid w:val="00ED640D"/>
    <w:rsid w:val="00EE472A"/>
    <w:rsid w:val="00EF0D77"/>
    <w:rsid w:val="00EF2B16"/>
    <w:rsid w:val="00EF508C"/>
    <w:rsid w:val="00F00BE5"/>
    <w:rsid w:val="00F02149"/>
    <w:rsid w:val="00F0520D"/>
    <w:rsid w:val="00F06E81"/>
    <w:rsid w:val="00F07B2C"/>
    <w:rsid w:val="00F07FF7"/>
    <w:rsid w:val="00F1162D"/>
    <w:rsid w:val="00F126A6"/>
    <w:rsid w:val="00F135AD"/>
    <w:rsid w:val="00F15E6E"/>
    <w:rsid w:val="00F1648F"/>
    <w:rsid w:val="00F25058"/>
    <w:rsid w:val="00F26899"/>
    <w:rsid w:val="00F26F19"/>
    <w:rsid w:val="00F34436"/>
    <w:rsid w:val="00F36430"/>
    <w:rsid w:val="00F376D6"/>
    <w:rsid w:val="00F40B0F"/>
    <w:rsid w:val="00F45920"/>
    <w:rsid w:val="00F45DE0"/>
    <w:rsid w:val="00F4773A"/>
    <w:rsid w:val="00F5733A"/>
    <w:rsid w:val="00F57538"/>
    <w:rsid w:val="00F60397"/>
    <w:rsid w:val="00F608A7"/>
    <w:rsid w:val="00F73B9A"/>
    <w:rsid w:val="00F740B7"/>
    <w:rsid w:val="00F94EAF"/>
    <w:rsid w:val="00F95BE8"/>
    <w:rsid w:val="00F966CD"/>
    <w:rsid w:val="00FA0E96"/>
    <w:rsid w:val="00FB1574"/>
    <w:rsid w:val="00FB3E98"/>
    <w:rsid w:val="00FB7A65"/>
    <w:rsid w:val="00FC3CB8"/>
    <w:rsid w:val="00FC4882"/>
    <w:rsid w:val="00FD12E9"/>
    <w:rsid w:val="00FD527E"/>
    <w:rsid w:val="00FD6845"/>
    <w:rsid w:val="00FE6EFB"/>
    <w:rsid w:val="00FF363B"/>
    <w:rsid w:val="00FF6506"/>
    <w:rsid w:val="06A83D60"/>
    <w:rsid w:val="29121D40"/>
    <w:rsid w:val="33CB219B"/>
    <w:rsid w:val="3E484FFD"/>
    <w:rsid w:val="46E908BA"/>
    <w:rsid w:val="576A7F92"/>
    <w:rsid w:val="5F100020"/>
    <w:rsid w:val="6B0736B1"/>
    <w:rsid w:val="716D49C1"/>
    <w:rsid w:val="768E1E11"/>
    <w:rsid w:val="7CB278DD"/>
    <w:rsid w:val="7FCA0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BF2F858"/>
  <w15:docId w15:val="{9AD555B4-8CA2-C640-88AB-7EA54E422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toc 4" w:uiPriority="1" w:qFormat="1"/>
    <w:lsdException w:name="header" w:qFormat="1"/>
    <w:lsdException w:name="footer" w:uiPriority="99" w:qFormat="1"/>
    <w:lsdException w:name="caption" w:semiHidden="1" w:unhideWhenUsed="1" w:qFormat="1"/>
    <w:lsdException w:name="table of figures" w:uiPriority="99"/>
    <w:lsdException w:name="Title" w:uiPriority="10" w:qFormat="1"/>
    <w:lsdException w:name="Default Paragraph Font" w:semiHidden="1" w:qFormat="1"/>
    <w:lsdException w:name="Body Text" w:uiPriority="1" w:qFormat="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639D"/>
    <w:rPr>
      <w:rFonts w:eastAsia="Times New Roman"/>
      <w:sz w:val="24"/>
      <w:szCs w:val="24"/>
    </w:rPr>
  </w:style>
  <w:style w:type="paragraph" w:styleId="Heading1">
    <w:name w:val="heading 1"/>
    <w:aliases w:val="BAB"/>
    <w:basedOn w:val="Normal"/>
    <w:next w:val="Normal"/>
    <w:link w:val="Heading1Char"/>
    <w:uiPriority w:val="9"/>
    <w:qFormat/>
    <w:rsid w:val="00116317"/>
    <w:pPr>
      <w:keepNext/>
      <w:keepLines/>
      <w:jc w:val="center"/>
      <w:outlineLvl w:val="0"/>
    </w:pPr>
    <w:rPr>
      <w:b/>
      <w:color w:val="000000"/>
      <w:sz w:val="20"/>
    </w:rPr>
  </w:style>
  <w:style w:type="paragraph" w:styleId="Heading2">
    <w:name w:val="heading 2"/>
    <w:basedOn w:val="Normal"/>
    <w:next w:val="Normal"/>
    <w:uiPriority w:val="9"/>
    <w:qFormat/>
    <w:rsid w:val="001A7B68"/>
    <w:pPr>
      <w:keepNext/>
      <w:keepLines/>
      <w:spacing w:before="40"/>
      <w:outlineLvl w:val="1"/>
    </w:pPr>
    <w:rPr>
      <w:rFonts w:eastAsia="Calibri" w:cs="Calibri"/>
      <w:b/>
      <w:sz w:val="20"/>
      <w:szCs w:val="26"/>
    </w:rPr>
  </w:style>
  <w:style w:type="paragraph" w:styleId="Heading3">
    <w:name w:val="heading 3"/>
    <w:basedOn w:val="Normal"/>
    <w:next w:val="Normal"/>
    <w:uiPriority w:val="9"/>
    <w:qFormat/>
    <w:rsid w:val="001A7B68"/>
    <w:pPr>
      <w:keepNext/>
      <w:keepLines/>
      <w:spacing w:before="40"/>
      <w:outlineLvl w:val="2"/>
    </w:pPr>
    <w:rPr>
      <w:rFonts w:eastAsia="Calibri" w:cs="Calibri"/>
      <w:b/>
      <w:sz w:val="20"/>
    </w:rPr>
  </w:style>
  <w:style w:type="paragraph" w:styleId="Heading4">
    <w:name w:val="heading 4"/>
    <w:basedOn w:val="Normal"/>
    <w:next w:val="Normal"/>
    <w:uiPriority w:val="9"/>
    <w:qFormat/>
    <w:pPr>
      <w:keepNext/>
      <w:keepLines/>
      <w:spacing w:before="40"/>
      <w:outlineLvl w:val="3"/>
    </w:pPr>
    <w:rPr>
      <w:rFonts w:ascii="Calibri" w:eastAsia="Calibri" w:hAnsi="Calibri" w:cs="Calibri"/>
      <w:i/>
      <w:color w:val="2F5496"/>
    </w:rPr>
  </w:style>
  <w:style w:type="paragraph" w:styleId="Heading5">
    <w:name w:val="heading 5"/>
    <w:basedOn w:val="Normal"/>
    <w:next w:val="Normal"/>
    <w:uiPriority w:val="9"/>
    <w:qFormat/>
    <w:pPr>
      <w:keepNext/>
      <w:keepLines/>
      <w:spacing w:before="40"/>
      <w:outlineLvl w:val="4"/>
    </w:pPr>
    <w:rPr>
      <w:rFonts w:ascii="Calibri" w:eastAsia="Calibri" w:hAnsi="Calibri" w:cs="Calibri"/>
      <w:color w:val="2F5496"/>
    </w:rPr>
  </w:style>
  <w:style w:type="paragraph" w:styleId="Heading6">
    <w:name w:val="heading 6"/>
    <w:basedOn w:val="Normal"/>
    <w:next w:val="Normal"/>
    <w:qFormat/>
    <w:pPr>
      <w:keepNext/>
      <w:keepLines/>
      <w:spacing w:before="40"/>
      <w:outlineLvl w:val="5"/>
    </w:pPr>
    <w:rPr>
      <w:rFonts w:ascii="Calibri" w:eastAsia="Calibri" w:hAnsi="Calibri" w:cs="Calibri"/>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uiPriority w:val="99"/>
    <w:qFormat/>
    <w:rPr>
      <w:color w:val="0000FF"/>
      <w:u w:val="single"/>
    </w:rPr>
  </w:style>
  <w:style w:type="paragraph" w:styleId="Subtitle">
    <w:name w:val="Subtitle"/>
    <w:basedOn w:val="Normal"/>
    <w:next w:val="Normal"/>
    <w:qFormat/>
    <w:pPr>
      <w:spacing w:after="160"/>
    </w:pPr>
    <w:rPr>
      <w:rFonts w:ascii="Calibri" w:eastAsia="Calibri" w:hAnsi="Calibri" w:cs="Calibri"/>
      <w:color w:val="5A5A5A"/>
      <w:sz w:val="22"/>
      <w:szCs w:val="2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qFormat/>
    <w:tblPr>
      <w:tblCellMar>
        <w:left w:w="108" w:type="dxa"/>
        <w:right w:w="108" w:type="dxa"/>
      </w:tblCellMar>
    </w:tblPr>
  </w:style>
  <w:style w:type="paragraph" w:styleId="ListParagraph">
    <w:name w:val="List Paragraph"/>
    <w:basedOn w:val="Normal"/>
    <w:uiPriority w:val="1"/>
    <w:unhideWhenUsed/>
    <w:qFormat/>
    <w:rsid w:val="00501F53"/>
    <w:pPr>
      <w:ind w:left="720"/>
      <w:contextualSpacing/>
    </w:pPr>
  </w:style>
  <w:style w:type="paragraph" w:styleId="NormalWeb">
    <w:name w:val="Normal (Web)"/>
    <w:basedOn w:val="Normal"/>
    <w:uiPriority w:val="99"/>
    <w:unhideWhenUsed/>
    <w:rsid w:val="002547E8"/>
    <w:pPr>
      <w:spacing w:before="100" w:beforeAutospacing="1" w:after="100" w:afterAutospacing="1"/>
    </w:pPr>
  </w:style>
  <w:style w:type="character" w:customStyle="1" w:styleId="apple-tab-span">
    <w:name w:val="apple-tab-span"/>
    <w:basedOn w:val="DefaultParagraphFont"/>
    <w:rsid w:val="00101656"/>
  </w:style>
  <w:style w:type="character" w:styleId="Strong">
    <w:name w:val="Strong"/>
    <w:basedOn w:val="DefaultParagraphFont"/>
    <w:uiPriority w:val="22"/>
    <w:qFormat/>
    <w:rsid w:val="004C18CD"/>
    <w:rPr>
      <w:b/>
      <w:bCs/>
    </w:rPr>
  </w:style>
  <w:style w:type="character" w:styleId="UnresolvedMention">
    <w:name w:val="Unresolved Mention"/>
    <w:basedOn w:val="DefaultParagraphFont"/>
    <w:uiPriority w:val="99"/>
    <w:semiHidden/>
    <w:unhideWhenUsed/>
    <w:rsid w:val="004C4FA7"/>
    <w:rPr>
      <w:color w:val="605E5C"/>
      <w:shd w:val="clear" w:color="auto" w:fill="E1DFDD"/>
    </w:rPr>
  </w:style>
  <w:style w:type="paragraph" w:styleId="Caption">
    <w:name w:val="caption"/>
    <w:basedOn w:val="Normal"/>
    <w:next w:val="Normal"/>
    <w:unhideWhenUsed/>
    <w:qFormat/>
    <w:rsid w:val="00372004"/>
    <w:pPr>
      <w:spacing w:after="200"/>
    </w:pPr>
    <w:rPr>
      <w:i/>
      <w:iCs/>
      <w:color w:val="1F497D" w:themeColor="text2"/>
      <w:sz w:val="18"/>
      <w:szCs w:val="18"/>
    </w:rPr>
  </w:style>
  <w:style w:type="paragraph" w:styleId="TOCHeading">
    <w:name w:val="TOC Heading"/>
    <w:basedOn w:val="Heading1"/>
    <w:next w:val="Normal"/>
    <w:uiPriority w:val="39"/>
    <w:unhideWhenUsed/>
    <w:qFormat/>
    <w:rsid w:val="00B941F2"/>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1"/>
    <w:qFormat/>
    <w:rsid w:val="00D317A7"/>
    <w:pPr>
      <w:spacing w:before="120"/>
    </w:pPr>
    <w:rPr>
      <w:rFonts w:asciiTheme="minorHAnsi" w:hAnsiTheme="minorHAnsi"/>
      <w:b/>
      <w:bCs/>
      <w:i/>
      <w:iCs/>
    </w:rPr>
  </w:style>
  <w:style w:type="paragraph" w:styleId="TOC2">
    <w:name w:val="toc 2"/>
    <w:basedOn w:val="Normal"/>
    <w:next w:val="Normal"/>
    <w:autoRedefine/>
    <w:uiPriority w:val="1"/>
    <w:qFormat/>
    <w:rsid w:val="00B941F2"/>
    <w:pPr>
      <w:spacing w:before="120"/>
      <w:ind w:left="240"/>
    </w:pPr>
    <w:rPr>
      <w:rFonts w:asciiTheme="minorHAnsi" w:hAnsiTheme="minorHAnsi"/>
      <w:b/>
      <w:bCs/>
      <w:sz w:val="22"/>
      <w:szCs w:val="22"/>
    </w:rPr>
  </w:style>
  <w:style w:type="paragraph" w:styleId="TOC3">
    <w:name w:val="toc 3"/>
    <w:basedOn w:val="Normal"/>
    <w:next w:val="Normal"/>
    <w:autoRedefine/>
    <w:uiPriority w:val="1"/>
    <w:qFormat/>
    <w:rsid w:val="00126D08"/>
    <w:pPr>
      <w:ind w:left="480"/>
    </w:pPr>
    <w:rPr>
      <w:rFonts w:asciiTheme="minorHAnsi" w:hAnsiTheme="minorHAnsi"/>
      <w:sz w:val="20"/>
      <w:szCs w:val="20"/>
    </w:rPr>
  </w:style>
  <w:style w:type="paragraph" w:styleId="TableofFigures">
    <w:name w:val="table of figures"/>
    <w:basedOn w:val="Normal"/>
    <w:next w:val="Normal"/>
    <w:uiPriority w:val="99"/>
    <w:rsid w:val="001A4B4B"/>
  </w:style>
  <w:style w:type="character" w:styleId="FollowedHyperlink">
    <w:name w:val="FollowedHyperlink"/>
    <w:basedOn w:val="DefaultParagraphFont"/>
    <w:rsid w:val="001212AD"/>
    <w:rPr>
      <w:color w:val="800080" w:themeColor="followedHyperlink"/>
      <w:u w:val="single"/>
    </w:rPr>
  </w:style>
  <w:style w:type="character" w:styleId="CommentReference">
    <w:name w:val="annotation reference"/>
    <w:basedOn w:val="DefaultParagraphFont"/>
    <w:rsid w:val="00806720"/>
    <w:rPr>
      <w:sz w:val="16"/>
      <w:szCs w:val="16"/>
    </w:rPr>
  </w:style>
  <w:style w:type="paragraph" w:styleId="CommentText">
    <w:name w:val="annotation text"/>
    <w:basedOn w:val="Normal"/>
    <w:link w:val="CommentTextChar"/>
    <w:rsid w:val="00806720"/>
    <w:rPr>
      <w:sz w:val="20"/>
      <w:szCs w:val="20"/>
    </w:rPr>
  </w:style>
  <w:style w:type="character" w:customStyle="1" w:styleId="CommentTextChar">
    <w:name w:val="Comment Text Char"/>
    <w:basedOn w:val="DefaultParagraphFont"/>
    <w:link w:val="CommentText"/>
    <w:rsid w:val="00806720"/>
    <w:rPr>
      <w:rFonts w:eastAsia="Times New Roman"/>
    </w:rPr>
  </w:style>
  <w:style w:type="paragraph" w:styleId="CommentSubject">
    <w:name w:val="annotation subject"/>
    <w:basedOn w:val="CommentText"/>
    <w:next w:val="CommentText"/>
    <w:link w:val="CommentSubjectChar"/>
    <w:rsid w:val="00806720"/>
    <w:rPr>
      <w:b/>
      <w:bCs/>
    </w:rPr>
  </w:style>
  <w:style w:type="character" w:customStyle="1" w:styleId="CommentSubjectChar">
    <w:name w:val="Comment Subject Char"/>
    <w:basedOn w:val="CommentTextChar"/>
    <w:link w:val="CommentSubject"/>
    <w:rsid w:val="00806720"/>
    <w:rPr>
      <w:rFonts w:eastAsia="Times New Roman"/>
      <w:b/>
      <w:bCs/>
    </w:rPr>
  </w:style>
  <w:style w:type="character" w:customStyle="1" w:styleId="FooterChar">
    <w:name w:val="Footer Char"/>
    <w:basedOn w:val="DefaultParagraphFont"/>
    <w:link w:val="Footer"/>
    <w:uiPriority w:val="99"/>
    <w:rsid w:val="006449DE"/>
    <w:rPr>
      <w:rFonts w:eastAsia="Times New Roman"/>
      <w:sz w:val="18"/>
      <w:szCs w:val="18"/>
    </w:rPr>
  </w:style>
  <w:style w:type="paragraph" w:styleId="BodyText">
    <w:name w:val="Body Text"/>
    <w:basedOn w:val="Normal"/>
    <w:link w:val="BodyTextChar"/>
    <w:uiPriority w:val="1"/>
    <w:qFormat/>
    <w:rsid w:val="000D7904"/>
    <w:pPr>
      <w:widowControl w:val="0"/>
      <w:autoSpaceDE w:val="0"/>
      <w:autoSpaceDN w:val="0"/>
    </w:pPr>
    <w:rPr>
      <w:sz w:val="20"/>
      <w:szCs w:val="20"/>
      <w:lang w:val="id"/>
    </w:rPr>
  </w:style>
  <w:style w:type="character" w:customStyle="1" w:styleId="BodyTextChar">
    <w:name w:val="Body Text Char"/>
    <w:basedOn w:val="DefaultParagraphFont"/>
    <w:link w:val="BodyText"/>
    <w:uiPriority w:val="1"/>
    <w:rsid w:val="000D7904"/>
    <w:rPr>
      <w:rFonts w:eastAsia="Times New Roman"/>
      <w:lang w:val="id"/>
    </w:rPr>
  </w:style>
  <w:style w:type="paragraph" w:customStyle="1" w:styleId="TableParagraph">
    <w:name w:val="Table Paragraph"/>
    <w:basedOn w:val="Normal"/>
    <w:uiPriority w:val="1"/>
    <w:qFormat/>
    <w:rsid w:val="000D7904"/>
    <w:pPr>
      <w:widowControl w:val="0"/>
      <w:autoSpaceDE w:val="0"/>
      <w:autoSpaceDN w:val="0"/>
    </w:pPr>
    <w:rPr>
      <w:sz w:val="22"/>
      <w:szCs w:val="22"/>
      <w:lang w:val="id"/>
    </w:rPr>
  </w:style>
  <w:style w:type="paragraph" w:styleId="TOC4">
    <w:name w:val="toc 4"/>
    <w:basedOn w:val="Normal"/>
    <w:uiPriority w:val="1"/>
    <w:qFormat/>
    <w:rsid w:val="00EC73B9"/>
    <w:pPr>
      <w:ind w:left="720"/>
    </w:pPr>
    <w:rPr>
      <w:rFonts w:asciiTheme="minorHAnsi" w:hAnsiTheme="minorHAnsi"/>
      <w:sz w:val="20"/>
      <w:szCs w:val="20"/>
    </w:rPr>
  </w:style>
  <w:style w:type="paragraph" w:customStyle="1" w:styleId="selectable-text">
    <w:name w:val="selectable-text"/>
    <w:basedOn w:val="Normal"/>
    <w:rsid w:val="008504B6"/>
    <w:pPr>
      <w:spacing w:before="100" w:beforeAutospacing="1" w:after="100" w:afterAutospacing="1"/>
    </w:pPr>
  </w:style>
  <w:style w:type="character" w:customStyle="1" w:styleId="selectable-text1">
    <w:name w:val="selectable-text1"/>
    <w:basedOn w:val="DefaultParagraphFont"/>
    <w:rsid w:val="008504B6"/>
  </w:style>
  <w:style w:type="paragraph" w:styleId="TOC5">
    <w:name w:val="toc 5"/>
    <w:basedOn w:val="Normal"/>
    <w:next w:val="Normal"/>
    <w:autoRedefine/>
    <w:rsid w:val="00116317"/>
    <w:pPr>
      <w:ind w:left="960"/>
    </w:pPr>
    <w:rPr>
      <w:rFonts w:asciiTheme="minorHAnsi" w:hAnsiTheme="minorHAnsi"/>
      <w:sz w:val="20"/>
      <w:szCs w:val="20"/>
    </w:rPr>
  </w:style>
  <w:style w:type="paragraph" w:styleId="TOC6">
    <w:name w:val="toc 6"/>
    <w:basedOn w:val="Normal"/>
    <w:next w:val="Normal"/>
    <w:autoRedefine/>
    <w:rsid w:val="00116317"/>
    <w:pPr>
      <w:ind w:left="1200"/>
    </w:pPr>
    <w:rPr>
      <w:rFonts w:asciiTheme="minorHAnsi" w:hAnsiTheme="minorHAnsi"/>
      <w:sz w:val="20"/>
      <w:szCs w:val="20"/>
    </w:rPr>
  </w:style>
  <w:style w:type="paragraph" w:styleId="TOC7">
    <w:name w:val="toc 7"/>
    <w:basedOn w:val="Normal"/>
    <w:next w:val="Normal"/>
    <w:autoRedefine/>
    <w:rsid w:val="00116317"/>
    <w:pPr>
      <w:ind w:left="1440"/>
    </w:pPr>
    <w:rPr>
      <w:rFonts w:asciiTheme="minorHAnsi" w:hAnsiTheme="minorHAnsi"/>
      <w:sz w:val="20"/>
      <w:szCs w:val="20"/>
    </w:rPr>
  </w:style>
  <w:style w:type="paragraph" w:styleId="TOC8">
    <w:name w:val="toc 8"/>
    <w:basedOn w:val="Normal"/>
    <w:next w:val="Normal"/>
    <w:autoRedefine/>
    <w:rsid w:val="00116317"/>
    <w:pPr>
      <w:ind w:left="1680"/>
    </w:pPr>
    <w:rPr>
      <w:rFonts w:asciiTheme="minorHAnsi" w:hAnsiTheme="minorHAnsi"/>
      <w:sz w:val="20"/>
      <w:szCs w:val="20"/>
    </w:rPr>
  </w:style>
  <w:style w:type="paragraph" w:styleId="TOC9">
    <w:name w:val="toc 9"/>
    <w:basedOn w:val="Normal"/>
    <w:next w:val="Normal"/>
    <w:autoRedefine/>
    <w:rsid w:val="00116317"/>
    <w:pPr>
      <w:ind w:left="1920"/>
    </w:pPr>
    <w:rPr>
      <w:rFonts w:asciiTheme="minorHAnsi" w:hAnsiTheme="minorHAnsi"/>
      <w:sz w:val="20"/>
      <w:szCs w:val="20"/>
    </w:rPr>
  </w:style>
  <w:style w:type="character" w:customStyle="1" w:styleId="Heading1Char">
    <w:name w:val="Heading 1 Char"/>
    <w:aliases w:val="BAB Char"/>
    <w:basedOn w:val="DefaultParagraphFont"/>
    <w:link w:val="Heading1"/>
    <w:uiPriority w:val="9"/>
    <w:rsid w:val="0009639D"/>
    <w:rPr>
      <w:rFonts w:eastAsia="Times New Roman"/>
      <w:b/>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454238">
      <w:bodyDiv w:val="1"/>
      <w:marLeft w:val="0"/>
      <w:marRight w:val="0"/>
      <w:marTop w:val="0"/>
      <w:marBottom w:val="0"/>
      <w:divBdr>
        <w:top w:val="none" w:sz="0" w:space="0" w:color="auto"/>
        <w:left w:val="none" w:sz="0" w:space="0" w:color="auto"/>
        <w:bottom w:val="none" w:sz="0" w:space="0" w:color="auto"/>
        <w:right w:val="none" w:sz="0" w:space="0" w:color="auto"/>
      </w:divBdr>
    </w:div>
    <w:div w:id="204103486">
      <w:bodyDiv w:val="1"/>
      <w:marLeft w:val="0"/>
      <w:marRight w:val="0"/>
      <w:marTop w:val="0"/>
      <w:marBottom w:val="0"/>
      <w:divBdr>
        <w:top w:val="none" w:sz="0" w:space="0" w:color="auto"/>
        <w:left w:val="none" w:sz="0" w:space="0" w:color="auto"/>
        <w:bottom w:val="none" w:sz="0" w:space="0" w:color="auto"/>
        <w:right w:val="none" w:sz="0" w:space="0" w:color="auto"/>
      </w:divBdr>
    </w:div>
    <w:div w:id="331841484">
      <w:bodyDiv w:val="1"/>
      <w:marLeft w:val="0"/>
      <w:marRight w:val="0"/>
      <w:marTop w:val="0"/>
      <w:marBottom w:val="0"/>
      <w:divBdr>
        <w:top w:val="none" w:sz="0" w:space="0" w:color="auto"/>
        <w:left w:val="none" w:sz="0" w:space="0" w:color="auto"/>
        <w:bottom w:val="none" w:sz="0" w:space="0" w:color="auto"/>
        <w:right w:val="none" w:sz="0" w:space="0" w:color="auto"/>
      </w:divBdr>
      <w:divsChild>
        <w:div w:id="97992426">
          <w:marLeft w:val="0"/>
          <w:marRight w:val="0"/>
          <w:marTop w:val="0"/>
          <w:marBottom w:val="0"/>
          <w:divBdr>
            <w:top w:val="none" w:sz="0" w:space="0" w:color="auto"/>
            <w:left w:val="none" w:sz="0" w:space="0" w:color="auto"/>
            <w:bottom w:val="none" w:sz="0" w:space="0" w:color="auto"/>
            <w:right w:val="none" w:sz="0" w:space="0" w:color="auto"/>
          </w:divBdr>
          <w:divsChild>
            <w:div w:id="499346446">
              <w:marLeft w:val="0"/>
              <w:marRight w:val="0"/>
              <w:marTop w:val="0"/>
              <w:marBottom w:val="0"/>
              <w:divBdr>
                <w:top w:val="none" w:sz="0" w:space="0" w:color="auto"/>
                <w:left w:val="none" w:sz="0" w:space="0" w:color="auto"/>
                <w:bottom w:val="none" w:sz="0" w:space="0" w:color="auto"/>
                <w:right w:val="none" w:sz="0" w:space="0" w:color="auto"/>
              </w:divBdr>
              <w:divsChild>
                <w:div w:id="1660038111">
                  <w:marLeft w:val="0"/>
                  <w:marRight w:val="0"/>
                  <w:marTop w:val="0"/>
                  <w:marBottom w:val="0"/>
                  <w:divBdr>
                    <w:top w:val="none" w:sz="0" w:space="0" w:color="auto"/>
                    <w:left w:val="none" w:sz="0" w:space="0" w:color="auto"/>
                    <w:bottom w:val="none" w:sz="0" w:space="0" w:color="auto"/>
                    <w:right w:val="none" w:sz="0" w:space="0" w:color="auto"/>
                  </w:divBdr>
                  <w:divsChild>
                    <w:div w:id="2004700415">
                      <w:marLeft w:val="0"/>
                      <w:marRight w:val="0"/>
                      <w:marTop w:val="0"/>
                      <w:marBottom w:val="0"/>
                      <w:divBdr>
                        <w:top w:val="none" w:sz="0" w:space="0" w:color="auto"/>
                        <w:left w:val="none" w:sz="0" w:space="0" w:color="auto"/>
                        <w:bottom w:val="none" w:sz="0" w:space="0" w:color="auto"/>
                        <w:right w:val="none" w:sz="0" w:space="0" w:color="auto"/>
                      </w:divBdr>
                      <w:divsChild>
                        <w:div w:id="845629385">
                          <w:marLeft w:val="0"/>
                          <w:marRight w:val="0"/>
                          <w:marTop w:val="15"/>
                          <w:marBottom w:val="0"/>
                          <w:divBdr>
                            <w:top w:val="none" w:sz="0" w:space="0" w:color="auto"/>
                            <w:left w:val="none" w:sz="0" w:space="0" w:color="auto"/>
                            <w:bottom w:val="none" w:sz="0" w:space="0" w:color="auto"/>
                            <w:right w:val="none" w:sz="0" w:space="0" w:color="auto"/>
                          </w:divBdr>
                          <w:divsChild>
                            <w:div w:id="84419801">
                              <w:marLeft w:val="0"/>
                              <w:marRight w:val="15"/>
                              <w:marTop w:val="0"/>
                              <w:marBottom w:val="0"/>
                              <w:divBdr>
                                <w:top w:val="none" w:sz="0" w:space="0" w:color="auto"/>
                                <w:left w:val="none" w:sz="0" w:space="0" w:color="auto"/>
                                <w:bottom w:val="none" w:sz="0" w:space="0" w:color="auto"/>
                                <w:right w:val="none" w:sz="0" w:space="0" w:color="auto"/>
                              </w:divBdr>
                              <w:divsChild>
                                <w:div w:id="1885018591">
                                  <w:marLeft w:val="0"/>
                                  <w:marRight w:val="0"/>
                                  <w:marTop w:val="0"/>
                                  <w:marBottom w:val="0"/>
                                  <w:divBdr>
                                    <w:top w:val="none" w:sz="0" w:space="0" w:color="auto"/>
                                    <w:left w:val="none" w:sz="0" w:space="0" w:color="auto"/>
                                    <w:bottom w:val="none" w:sz="0" w:space="0" w:color="auto"/>
                                    <w:right w:val="none" w:sz="0" w:space="0" w:color="auto"/>
                                  </w:divBdr>
                                  <w:divsChild>
                                    <w:div w:id="853156562">
                                      <w:marLeft w:val="0"/>
                                      <w:marRight w:val="0"/>
                                      <w:marTop w:val="0"/>
                                      <w:marBottom w:val="0"/>
                                      <w:divBdr>
                                        <w:top w:val="none" w:sz="0" w:space="0" w:color="auto"/>
                                        <w:left w:val="none" w:sz="0" w:space="0" w:color="auto"/>
                                        <w:bottom w:val="none" w:sz="0" w:space="0" w:color="auto"/>
                                        <w:right w:val="none" w:sz="0" w:space="0" w:color="auto"/>
                                      </w:divBdr>
                                      <w:divsChild>
                                        <w:div w:id="1100762572">
                                          <w:marLeft w:val="0"/>
                                          <w:marRight w:val="0"/>
                                          <w:marTop w:val="0"/>
                                          <w:marBottom w:val="0"/>
                                          <w:divBdr>
                                            <w:top w:val="none" w:sz="0" w:space="0" w:color="auto"/>
                                            <w:left w:val="none" w:sz="0" w:space="0" w:color="auto"/>
                                            <w:bottom w:val="none" w:sz="0" w:space="0" w:color="auto"/>
                                            <w:right w:val="none" w:sz="0" w:space="0" w:color="auto"/>
                                          </w:divBdr>
                                          <w:divsChild>
                                            <w:div w:id="1257058045">
                                              <w:marLeft w:val="0"/>
                                              <w:marRight w:val="0"/>
                                              <w:marTop w:val="0"/>
                                              <w:marBottom w:val="0"/>
                                              <w:divBdr>
                                                <w:top w:val="none" w:sz="0" w:space="0" w:color="auto"/>
                                                <w:left w:val="none" w:sz="0" w:space="0" w:color="auto"/>
                                                <w:bottom w:val="none" w:sz="0" w:space="0" w:color="auto"/>
                                                <w:right w:val="none" w:sz="0" w:space="0" w:color="auto"/>
                                              </w:divBdr>
                                              <w:divsChild>
                                                <w:div w:id="183325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1926685">
          <w:marLeft w:val="0"/>
          <w:marRight w:val="0"/>
          <w:marTop w:val="0"/>
          <w:marBottom w:val="0"/>
          <w:divBdr>
            <w:top w:val="none" w:sz="0" w:space="0" w:color="auto"/>
            <w:left w:val="none" w:sz="0" w:space="0" w:color="auto"/>
            <w:bottom w:val="none" w:sz="0" w:space="0" w:color="auto"/>
            <w:right w:val="none" w:sz="0" w:space="0" w:color="auto"/>
          </w:divBdr>
          <w:divsChild>
            <w:div w:id="101954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14573">
      <w:bodyDiv w:val="1"/>
      <w:marLeft w:val="0"/>
      <w:marRight w:val="0"/>
      <w:marTop w:val="0"/>
      <w:marBottom w:val="0"/>
      <w:divBdr>
        <w:top w:val="none" w:sz="0" w:space="0" w:color="auto"/>
        <w:left w:val="none" w:sz="0" w:space="0" w:color="auto"/>
        <w:bottom w:val="none" w:sz="0" w:space="0" w:color="auto"/>
        <w:right w:val="none" w:sz="0" w:space="0" w:color="auto"/>
      </w:divBdr>
      <w:divsChild>
        <w:div w:id="2125149932">
          <w:marLeft w:val="0"/>
          <w:marRight w:val="0"/>
          <w:marTop w:val="0"/>
          <w:marBottom w:val="0"/>
          <w:divBdr>
            <w:top w:val="none" w:sz="0" w:space="0" w:color="auto"/>
            <w:left w:val="none" w:sz="0" w:space="0" w:color="auto"/>
            <w:bottom w:val="none" w:sz="0" w:space="0" w:color="auto"/>
            <w:right w:val="none" w:sz="0" w:space="0" w:color="auto"/>
          </w:divBdr>
          <w:divsChild>
            <w:div w:id="207304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23842">
      <w:bodyDiv w:val="1"/>
      <w:marLeft w:val="0"/>
      <w:marRight w:val="0"/>
      <w:marTop w:val="0"/>
      <w:marBottom w:val="0"/>
      <w:divBdr>
        <w:top w:val="none" w:sz="0" w:space="0" w:color="auto"/>
        <w:left w:val="none" w:sz="0" w:space="0" w:color="auto"/>
        <w:bottom w:val="none" w:sz="0" w:space="0" w:color="auto"/>
        <w:right w:val="none" w:sz="0" w:space="0" w:color="auto"/>
      </w:divBdr>
    </w:div>
    <w:div w:id="456918992">
      <w:bodyDiv w:val="1"/>
      <w:marLeft w:val="0"/>
      <w:marRight w:val="0"/>
      <w:marTop w:val="0"/>
      <w:marBottom w:val="0"/>
      <w:divBdr>
        <w:top w:val="none" w:sz="0" w:space="0" w:color="auto"/>
        <w:left w:val="none" w:sz="0" w:space="0" w:color="auto"/>
        <w:bottom w:val="none" w:sz="0" w:space="0" w:color="auto"/>
        <w:right w:val="none" w:sz="0" w:space="0" w:color="auto"/>
      </w:divBdr>
    </w:div>
    <w:div w:id="555972637">
      <w:bodyDiv w:val="1"/>
      <w:marLeft w:val="0"/>
      <w:marRight w:val="0"/>
      <w:marTop w:val="0"/>
      <w:marBottom w:val="0"/>
      <w:divBdr>
        <w:top w:val="none" w:sz="0" w:space="0" w:color="auto"/>
        <w:left w:val="none" w:sz="0" w:space="0" w:color="auto"/>
        <w:bottom w:val="none" w:sz="0" w:space="0" w:color="auto"/>
        <w:right w:val="none" w:sz="0" w:space="0" w:color="auto"/>
      </w:divBdr>
      <w:divsChild>
        <w:div w:id="365910519">
          <w:marLeft w:val="0"/>
          <w:marRight w:val="0"/>
          <w:marTop w:val="0"/>
          <w:marBottom w:val="150"/>
          <w:divBdr>
            <w:top w:val="none" w:sz="0" w:space="0" w:color="auto"/>
            <w:left w:val="none" w:sz="0" w:space="0" w:color="auto"/>
            <w:bottom w:val="none" w:sz="0" w:space="0" w:color="auto"/>
            <w:right w:val="none" w:sz="0" w:space="0" w:color="auto"/>
          </w:divBdr>
          <w:divsChild>
            <w:div w:id="881869038">
              <w:marLeft w:val="0"/>
              <w:marRight w:val="0"/>
              <w:marTop w:val="0"/>
              <w:marBottom w:val="0"/>
              <w:divBdr>
                <w:top w:val="none" w:sz="0" w:space="0" w:color="auto"/>
                <w:left w:val="none" w:sz="0" w:space="0" w:color="auto"/>
                <w:bottom w:val="none" w:sz="0" w:space="0" w:color="auto"/>
                <w:right w:val="none" w:sz="0" w:space="0" w:color="auto"/>
              </w:divBdr>
              <w:divsChild>
                <w:div w:id="124610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73081">
          <w:marLeft w:val="0"/>
          <w:marRight w:val="0"/>
          <w:marTop w:val="0"/>
          <w:marBottom w:val="150"/>
          <w:divBdr>
            <w:top w:val="none" w:sz="0" w:space="0" w:color="auto"/>
            <w:left w:val="none" w:sz="0" w:space="0" w:color="auto"/>
            <w:bottom w:val="none" w:sz="0" w:space="0" w:color="auto"/>
            <w:right w:val="none" w:sz="0" w:space="0" w:color="auto"/>
          </w:divBdr>
        </w:div>
      </w:divsChild>
    </w:div>
    <w:div w:id="810945830">
      <w:bodyDiv w:val="1"/>
      <w:marLeft w:val="0"/>
      <w:marRight w:val="0"/>
      <w:marTop w:val="0"/>
      <w:marBottom w:val="0"/>
      <w:divBdr>
        <w:top w:val="none" w:sz="0" w:space="0" w:color="auto"/>
        <w:left w:val="none" w:sz="0" w:space="0" w:color="auto"/>
        <w:bottom w:val="none" w:sz="0" w:space="0" w:color="auto"/>
        <w:right w:val="none" w:sz="0" w:space="0" w:color="auto"/>
      </w:divBdr>
    </w:div>
    <w:div w:id="832767714">
      <w:bodyDiv w:val="1"/>
      <w:marLeft w:val="0"/>
      <w:marRight w:val="0"/>
      <w:marTop w:val="0"/>
      <w:marBottom w:val="0"/>
      <w:divBdr>
        <w:top w:val="none" w:sz="0" w:space="0" w:color="auto"/>
        <w:left w:val="none" w:sz="0" w:space="0" w:color="auto"/>
        <w:bottom w:val="none" w:sz="0" w:space="0" w:color="auto"/>
        <w:right w:val="none" w:sz="0" w:space="0" w:color="auto"/>
      </w:divBdr>
      <w:divsChild>
        <w:div w:id="1983122556">
          <w:marLeft w:val="0"/>
          <w:marRight w:val="0"/>
          <w:marTop w:val="0"/>
          <w:marBottom w:val="150"/>
          <w:divBdr>
            <w:top w:val="none" w:sz="0" w:space="0" w:color="auto"/>
            <w:left w:val="none" w:sz="0" w:space="0" w:color="auto"/>
            <w:bottom w:val="none" w:sz="0" w:space="0" w:color="auto"/>
            <w:right w:val="none" w:sz="0" w:space="0" w:color="auto"/>
          </w:divBdr>
          <w:divsChild>
            <w:div w:id="433601546">
              <w:marLeft w:val="0"/>
              <w:marRight w:val="0"/>
              <w:marTop w:val="0"/>
              <w:marBottom w:val="0"/>
              <w:divBdr>
                <w:top w:val="none" w:sz="0" w:space="0" w:color="auto"/>
                <w:left w:val="none" w:sz="0" w:space="0" w:color="auto"/>
                <w:bottom w:val="none" w:sz="0" w:space="0" w:color="auto"/>
                <w:right w:val="none" w:sz="0" w:space="0" w:color="auto"/>
              </w:divBdr>
              <w:divsChild>
                <w:div w:id="11567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17419">
          <w:marLeft w:val="0"/>
          <w:marRight w:val="0"/>
          <w:marTop w:val="0"/>
          <w:marBottom w:val="150"/>
          <w:divBdr>
            <w:top w:val="none" w:sz="0" w:space="0" w:color="auto"/>
            <w:left w:val="none" w:sz="0" w:space="0" w:color="auto"/>
            <w:bottom w:val="none" w:sz="0" w:space="0" w:color="auto"/>
            <w:right w:val="none" w:sz="0" w:space="0" w:color="auto"/>
          </w:divBdr>
          <w:divsChild>
            <w:div w:id="703099767">
              <w:marLeft w:val="0"/>
              <w:marRight w:val="0"/>
              <w:marTop w:val="0"/>
              <w:marBottom w:val="0"/>
              <w:divBdr>
                <w:top w:val="none" w:sz="0" w:space="0" w:color="auto"/>
                <w:left w:val="none" w:sz="0" w:space="0" w:color="auto"/>
                <w:bottom w:val="none" w:sz="0" w:space="0" w:color="auto"/>
                <w:right w:val="none" w:sz="0" w:space="0" w:color="auto"/>
              </w:divBdr>
              <w:divsChild>
                <w:div w:id="2122063221">
                  <w:marLeft w:val="0"/>
                  <w:marRight w:val="0"/>
                  <w:marTop w:val="0"/>
                  <w:marBottom w:val="75"/>
                  <w:divBdr>
                    <w:top w:val="none" w:sz="0" w:space="0" w:color="auto"/>
                    <w:left w:val="none" w:sz="0" w:space="0" w:color="auto"/>
                    <w:bottom w:val="none" w:sz="0" w:space="0" w:color="auto"/>
                    <w:right w:val="none" w:sz="0" w:space="0" w:color="auto"/>
                  </w:divBdr>
                  <w:divsChild>
                    <w:div w:id="20895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669127">
      <w:bodyDiv w:val="1"/>
      <w:marLeft w:val="0"/>
      <w:marRight w:val="0"/>
      <w:marTop w:val="0"/>
      <w:marBottom w:val="0"/>
      <w:divBdr>
        <w:top w:val="none" w:sz="0" w:space="0" w:color="auto"/>
        <w:left w:val="none" w:sz="0" w:space="0" w:color="auto"/>
        <w:bottom w:val="none" w:sz="0" w:space="0" w:color="auto"/>
        <w:right w:val="none" w:sz="0" w:space="0" w:color="auto"/>
      </w:divBdr>
    </w:div>
    <w:div w:id="845678399">
      <w:bodyDiv w:val="1"/>
      <w:marLeft w:val="0"/>
      <w:marRight w:val="0"/>
      <w:marTop w:val="0"/>
      <w:marBottom w:val="0"/>
      <w:divBdr>
        <w:top w:val="none" w:sz="0" w:space="0" w:color="auto"/>
        <w:left w:val="none" w:sz="0" w:space="0" w:color="auto"/>
        <w:bottom w:val="none" w:sz="0" w:space="0" w:color="auto"/>
        <w:right w:val="none" w:sz="0" w:space="0" w:color="auto"/>
      </w:divBdr>
    </w:div>
    <w:div w:id="853039255">
      <w:bodyDiv w:val="1"/>
      <w:marLeft w:val="0"/>
      <w:marRight w:val="0"/>
      <w:marTop w:val="0"/>
      <w:marBottom w:val="0"/>
      <w:divBdr>
        <w:top w:val="none" w:sz="0" w:space="0" w:color="auto"/>
        <w:left w:val="none" w:sz="0" w:space="0" w:color="auto"/>
        <w:bottom w:val="none" w:sz="0" w:space="0" w:color="auto"/>
        <w:right w:val="none" w:sz="0" w:space="0" w:color="auto"/>
      </w:divBdr>
      <w:divsChild>
        <w:div w:id="108285271">
          <w:marLeft w:val="0"/>
          <w:marRight w:val="0"/>
          <w:marTop w:val="0"/>
          <w:marBottom w:val="0"/>
          <w:divBdr>
            <w:top w:val="none" w:sz="0" w:space="0" w:color="auto"/>
            <w:left w:val="none" w:sz="0" w:space="0" w:color="auto"/>
            <w:bottom w:val="none" w:sz="0" w:space="0" w:color="auto"/>
            <w:right w:val="none" w:sz="0" w:space="0" w:color="auto"/>
          </w:divBdr>
          <w:divsChild>
            <w:div w:id="194079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25805">
      <w:bodyDiv w:val="1"/>
      <w:marLeft w:val="0"/>
      <w:marRight w:val="0"/>
      <w:marTop w:val="0"/>
      <w:marBottom w:val="0"/>
      <w:divBdr>
        <w:top w:val="none" w:sz="0" w:space="0" w:color="auto"/>
        <w:left w:val="none" w:sz="0" w:space="0" w:color="auto"/>
        <w:bottom w:val="none" w:sz="0" w:space="0" w:color="auto"/>
        <w:right w:val="none" w:sz="0" w:space="0" w:color="auto"/>
      </w:divBdr>
      <w:divsChild>
        <w:div w:id="1163081116">
          <w:marLeft w:val="0"/>
          <w:marRight w:val="0"/>
          <w:marTop w:val="0"/>
          <w:marBottom w:val="150"/>
          <w:divBdr>
            <w:top w:val="none" w:sz="0" w:space="0" w:color="auto"/>
            <w:left w:val="none" w:sz="0" w:space="0" w:color="auto"/>
            <w:bottom w:val="none" w:sz="0" w:space="0" w:color="auto"/>
            <w:right w:val="none" w:sz="0" w:space="0" w:color="auto"/>
          </w:divBdr>
          <w:divsChild>
            <w:div w:id="840313630">
              <w:marLeft w:val="0"/>
              <w:marRight w:val="0"/>
              <w:marTop w:val="0"/>
              <w:marBottom w:val="0"/>
              <w:divBdr>
                <w:top w:val="none" w:sz="0" w:space="0" w:color="auto"/>
                <w:left w:val="none" w:sz="0" w:space="0" w:color="auto"/>
                <w:bottom w:val="none" w:sz="0" w:space="0" w:color="auto"/>
                <w:right w:val="none" w:sz="0" w:space="0" w:color="auto"/>
              </w:divBdr>
              <w:divsChild>
                <w:div w:id="197644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333549">
          <w:marLeft w:val="0"/>
          <w:marRight w:val="0"/>
          <w:marTop w:val="0"/>
          <w:marBottom w:val="150"/>
          <w:divBdr>
            <w:top w:val="none" w:sz="0" w:space="0" w:color="auto"/>
            <w:left w:val="none" w:sz="0" w:space="0" w:color="auto"/>
            <w:bottom w:val="none" w:sz="0" w:space="0" w:color="auto"/>
            <w:right w:val="none" w:sz="0" w:space="0" w:color="auto"/>
          </w:divBdr>
        </w:div>
      </w:divsChild>
    </w:div>
    <w:div w:id="908492616">
      <w:bodyDiv w:val="1"/>
      <w:marLeft w:val="0"/>
      <w:marRight w:val="0"/>
      <w:marTop w:val="0"/>
      <w:marBottom w:val="0"/>
      <w:divBdr>
        <w:top w:val="none" w:sz="0" w:space="0" w:color="auto"/>
        <w:left w:val="none" w:sz="0" w:space="0" w:color="auto"/>
        <w:bottom w:val="none" w:sz="0" w:space="0" w:color="auto"/>
        <w:right w:val="none" w:sz="0" w:space="0" w:color="auto"/>
      </w:divBdr>
      <w:divsChild>
        <w:div w:id="1801221988">
          <w:marLeft w:val="0"/>
          <w:marRight w:val="0"/>
          <w:marTop w:val="0"/>
          <w:marBottom w:val="150"/>
          <w:divBdr>
            <w:top w:val="none" w:sz="0" w:space="0" w:color="auto"/>
            <w:left w:val="none" w:sz="0" w:space="0" w:color="auto"/>
            <w:bottom w:val="none" w:sz="0" w:space="0" w:color="auto"/>
            <w:right w:val="none" w:sz="0" w:space="0" w:color="auto"/>
          </w:divBdr>
          <w:divsChild>
            <w:div w:id="543449925">
              <w:marLeft w:val="0"/>
              <w:marRight w:val="0"/>
              <w:marTop w:val="0"/>
              <w:marBottom w:val="0"/>
              <w:divBdr>
                <w:top w:val="none" w:sz="0" w:space="0" w:color="auto"/>
                <w:left w:val="none" w:sz="0" w:space="0" w:color="auto"/>
                <w:bottom w:val="none" w:sz="0" w:space="0" w:color="auto"/>
                <w:right w:val="none" w:sz="0" w:space="0" w:color="auto"/>
              </w:divBdr>
              <w:divsChild>
                <w:div w:id="28516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49246">
          <w:marLeft w:val="0"/>
          <w:marRight w:val="0"/>
          <w:marTop w:val="0"/>
          <w:marBottom w:val="150"/>
          <w:divBdr>
            <w:top w:val="none" w:sz="0" w:space="0" w:color="auto"/>
            <w:left w:val="none" w:sz="0" w:space="0" w:color="auto"/>
            <w:bottom w:val="none" w:sz="0" w:space="0" w:color="auto"/>
            <w:right w:val="none" w:sz="0" w:space="0" w:color="auto"/>
          </w:divBdr>
        </w:div>
      </w:divsChild>
    </w:div>
    <w:div w:id="910888493">
      <w:bodyDiv w:val="1"/>
      <w:marLeft w:val="0"/>
      <w:marRight w:val="0"/>
      <w:marTop w:val="0"/>
      <w:marBottom w:val="0"/>
      <w:divBdr>
        <w:top w:val="none" w:sz="0" w:space="0" w:color="auto"/>
        <w:left w:val="none" w:sz="0" w:space="0" w:color="auto"/>
        <w:bottom w:val="none" w:sz="0" w:space="0" w:color="auto"/>
        <w:right w:val="none" w:sz="0" w:space="0" w:color="auto"/>
      </w:divBdr>
    </w:div>
    <w:div w:id="956330095">
      <w:bodyDiv w:val="1"/>
      <w:marLeft w:val="0"/>
      <w:marRight w:val="0"/>
      <w:marTop w:val="0"/>
      <w:marBottom w:val="0"/>
      <w:divBdr>
        <w:top w:val="none" w:sz="0" w:space="0" w:color="auto"/>
        <w:left w:val="none" w:sz="0" w:space="0" w:color="auto"/>
        <w:bottom w:val="none" w:sz="0" w:space="0" w:color="auto"/>
        <w:right w:val="none" w:sz="0" w:space="0" w:color="auto"/>
      </w:divBdr>
      <w:divsChild>
        <w:div w:id="113990821">
          <w:marLeft w:val="0"/>
          <w:marRight w:val="0"/>
          <w:marTop w:val="0"/>
          <w:marBottom w:val="0"/>
          <w:divBdr>
            <w:top w:val="none" w:sz="0" w:space="0" w:color="auto"/>
            <w:left w:val="none" w:sz="0" w:space="0" w:color="auto"/>
            <w:bottom w:val="none" w:sz="0" w:space="0" w:color="auto"/>
            <w:right w:val="none" w:sz="0" w:space="0" w:color="auto"/>
          </w:divBdr>
          <w:divsChild>
            <w:div w:id="141200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972102">
      <w:bodyDiv w:val="1"/>
      <w:marLeft w:val="0"/>
      <w:marRight w:val="0"/>
      <w:marTop w:val="0"/>
      <w:marBottom w:val="0"/>
      <w:divBdr>
        <w:top w:val="none" w:sz="0" w:space="0" w:color="auto"/>
        <w:left w:val="none" w:sz="0" w:space="0" w:color="auto"/>
        <w:bottom w:val="none" w:sz="0" w:space="0" w:color="auto"/>
        <w:right w:val="none" w:sz="0" w:space="0" w:color="auto"/>
      </w:divBdr>
    </w:div>
    <w:div w:id="1110513231">
      <w:bodyDiv w:val="1"/>
      <w:marLeft w:val="0"/>
      <w:marRight w:val="0"/>
      <w:marTop w:val="0"/>
      <w:marBottom w:val="0"/>
      <w:divBdr>
        <w:top w:val="none" w:sz="0" w:space="0" w:color="auto"/>
        <w:left w:val="none" w:sz="0" w:space="0" w:color="auto"/>
        <w:bottom w:val="none" w:sz="0" w:space="0" w:color="auto"/>
        <w:right w:val="none" w:sz="0" w:space="0" w:color="auto"/>
      </w:divBdr>
    </w:div>
    <w:div w:id="1217933513">
      <w:bodyDiv w:val="1"/>
      <w:marLeft w:val="0"/>
      <w:marRight w:val="0"/>
      <w:marTop w:val="0"/>
      <w:marBottom w:val="0"/>
      <w:divBdr>
        <w:top w:val="none" w:sz="0" w:space="0" w:color="auto"/>
        <w:left w:val="none" w:sz="0" w:space="0" w:color="auto"/>
        <w:bottom w:val="none" w:sz="0" w:space="0" w:color="auto"/>
        <w:right w:val="none" w:sz="0" w:space="0" w:color="auto"/>
      </w:divBdr>
      <w:divsChild>
        <w:div w:id="959603360">
          <w:marLeft w:val="0"/>
          <w:marRight w:val="0"/>
          <w:marTop w:val="0"/>
          <w:marBottom w:val="150"/>
          <w:divBdr>
            <w:top w:val="none" w:sz="0" w:space="0" w:color="auto"/>
            <w:left w:val="none" w:sz="0" w:space="0" w:color="auto"/>
            <w:bottom w:val="none" w:sz="0" w:space="0" w:color="auto"/>
            <w:right w:val="none" w:sz="0" w:space="0" w:color="auto"/>
          </w:divBdr>
          <w:divsChild>
            <w:div w:id="146551499">
              <w:marLeft w:val="0"/>
              <w:marRight w:val="0"/>
              <w:marTop w:val="0"/>
              <w:marBottom w:val="0"/>
              <w:divBdr>
                <w:top w:val="none" w:sz="0" w:space="0" w:color="auto"/>
                <w:left w:val="none" w:sz="0" w:space="0" w:color="auto"/>
                <w:bottom w:val="none" w:sz="0" w:space="0" w:color="auto"/>
                <w:right w:val="none" w:sz="0" w:space="0" w:color="auto"/>
              </w:divBdr>
              <w:divsChild>
                <w:div w:id="119145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97025">
          <w:marLeft w:val="0"/>
          <w:marRight w:val="0"/>
          <w:marTop w:val="0"/>
          <w:marBottom w:val="150"/>
          <w:divBdr>
            <w:top w:val="none" w:sz="0" w:space="0" w:color="auto"/>
            <w:left w:val="none" w:sz="0" w:space="0" w:color="auto"/>
            <w:bottom w:val="none" w:sz="0" w:space="0" w:color="auto"/>
            <w:right w:val="none" w:sz="0" w:space="0" w:color="auto"/>
          </w:divBdr>
        </w:div>
      </w:divsChild>
    </w:div>
    <w:div w:id="1255091256">
      <w:bodyDiv w:val="1"/>
      <w:marLeft w:val="0"/>
      <w:marRight w:val="0"/>
      <w:marTop w:val="0"/>
      <w:marBottom w:val="0"/>
      <w:divBdr>
        <w:top w:val="none" w:sz="0" w:space="0" w:color="auto"/>
        <w:left w:val="none" w:sz="0" w:space="0" w:color="auto"/>
        <w:bottom w:val="none" w:sz="0" w:space="0" w:color="auto"/>
        <w:right w:val="none" w:sz="0" w:space="0" w:color="auto"/>
      </w:divBdr>
      <w:divsChild>
        <w:div w:id="1395590964">
          <w:marLeft w:val="0"/>
          <w:marRight w:val="0"/>
          <w:marTop w:val="0"/>
          <w:marBottom w:val="150"/>
          <w:divBdr>
            <w:top w:val="none" w:sz="0" w:space="0" w:color="auto"/>
            <w:left w:val="none" w:sz="0" w:space="0" w:color="auto"/>
            <w:bottom w:val="none" w:sz="0" w:space="0" w:color="auto"/>
            <w:right w:val="none" w:sz="0" w:space="0" w:color="auto"/>
          </w:divBdr>
          <w:divsChild>
            <w:div w:id="1902446665">
              <w:marLeft w:val="0"/>
              <w:marRight w:val="0"/>
              <w:marTop w:val="0"/>
              <w:marBottom w:val="0"/>
              <w:divBdr>
                <w:top w:val="none" w:sz="0" w:space="0" w:color="auto"/>
                <w:left w:val="none" w:sz="0" w:space="0" w:color="auto"/>
                <w:bottom w:val="none" w:sz="0" w:space="0" w:color="auto"/>
                <w:right w:val="none" w:sz="0" w:space="0" w:color="auto"/>
              </w:divBdr>
              <w:divsChild>
                <w:div w:id="18706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63061">
          <w:marLeft w:val="0"/>
          <w:marRight w:val="0"/>
          <w:marTop w:val="0"/>
          <w:marBottom w:val="150"/>
          <w:divBdr>
            <w:top w:val="none" w:sz="0" w:space="0" w:color="auto"/>
            <w:left w:val="none" w:sz="0" w:space="0" w:color="auto"/>
            <w:bottom w:val="none" w:sz="0" w:space="0" w:color="auto"/>
            <w:right w:val="none" w:sz="0" w:space="0" w:color="auto"/>
          </w:divBdr>
        </w:div>
      </w:divsChild>
    </w:div>
    <w:div w:id="1274480183">
      <w:bodyDiv w:val="1"/>
      <w:marLeft w:val="0"/>
      <w:marRight w:val="0"/>
      <w:marTop w:val="0"/>
      <w:marBottom w:val="0"/>
      <w:divBdr>
        <w:top w:val="none" w:sz="0" w:space="0" w:color="auto"/>
        <w:left w:val="none" w:sz="0" w:space="0" w:color="auto"/>
        <w:bottom w:val="none" w:sz="0" w:space="0" w:color="auto"/>
        <w:right w:val="none" w:sz="0" w:space="0" w:color="auto"/>
      </w:divBdr>
      <w:divsChild>
        <w:div w:id="1672751612">
          <w:marLeft w:val="0"/>
          <w:marRight w:val="0"/>
          <w:marTop w:val="0"/>
          <w:marBottom w:val="0"/>
          <w:divBdr>
            <w:top w:val="none" w:sz="0" w:space="0" w:color="auto"/>
            <w:left w:val="none" w:sz="0" w:space="0" w:color="auto"/>
            <w:bottom w:val="none" w:sz="0" w:space="0" w:color="auto"/>
            <w:right w:val="none" w:sz="0" w:space="0" w:color="auto"/>
          </w:divBdr>
        </w:div>
      </w:divsChild>
    </w:div>
    <w:div w:id="1303578326">
      <w:bodyDiv w:val="1"/>
      <w:marLeft w:val="0"/>
      <w:marRight w:val="0"/>
      <w:marTop w:val="0"/>
      <w:marBottom w:val="0"/>
      <w:divBdr>
        <w:top w:val="none" w:sz="0" w:space="0" w:color="auto"/>
        <w:left w:val="none" w:sz="0" w:space="0" w:color="auto"/>
        <w:bottom w:val="none" w:sz="0" w:space="0" w:color="auto"/>
        <w:right w:val="none" w:sz="0" w:space="0" w:color="auto"/>
      </w:divBdr>
    </w:div>
    <w:div w:id="1334257522">
      <w:bodyDiv w:val="1"/>
      <w:marLeft w:val="0"/>
      <w:marRight w:val="0"/>
      <w:marTop w:val="0"/>
      <w:marBottom w:val="0"/>
      <w:divBdr>
        <w:top w:val="none" w:sz="0" w:space="0" w:color="auto"/>
        <w:left w:val="none" w:sz="0" w:space="0" w:color="auto"/>
        <w:bottom w:val="none" w:sz="0" w:space="0" w:color="auto"/>
        <w:right w:val="none" w:sz="0" w:space="0" w:color="auto"/>
      </w:divBdr>
    </w:div>
    <w:div w:id="1345132280">
      <w:bodyDiv w:val="1"/>
      <w:marLeft w:val="0"/>
      <w:marRight w:val="0"/>
      <w:marTop w:val="0"/>
      <w:marBottom w:val="0"/>
      <w:divBdr>
        <w:top w:val="none" w:sz="0" w:space="0" w:color="auto"/>
        <w:left w:val="none" w:sz="0" w:space="0" w:color="auto"/>
        <w:bottom w:val="none" w:sz="0" w:space="0" w:color="auto"/>
        <w:right w:val="none" w:sz="0" w:space="0" w:color="auto"/>
      </w:divBdr>
      <w:divsChild>
        <w:div w:id="692536943">
          <w:marLeft w:val="0"/>
          <w:marRight w:val="0"/>
          <w:marTop w:val="0"/>
          <w:marBottom w:val="150"/>
          <w:divBdr>
            <w:top w:val="none" w:sz="0" w:space="0" w:color="auto"/>
            <w:left w:val="none" w:sz="0" w:space="0" w:color="auto"/>
            <w:bottom w:val="none" w:sz="0" w:space="0" w:color="auto"/>
            <w:right w:val="none" w:sz="0" w:space="0" w:color="auto"/>
          </w:divBdr>
          <w:divsChild>
            <w:div w:id="1485506768">
              <w:marLeft w:val="0"/>
              <w:marRight w:val="0"/>
              <w:marTop w:val="0"/>
              <w:marBottom w:val="0"/>
              <w:divBdr>
                <w:top w:val="none" w:sz="0" w:space="0" w:color="auto"/>
                <w:left w:val="none" w:sz="0" w:space="0" w:color="auto"/>
                <w:bottom w:val="none" w:sz="0" w:space="0" w:color="auto"/>
                <w:right w:val="none" w:sz="0" w:space="0" w:color="auto"/>
              </w:divBdr>
              <w:divsChild>
                <w:div w:id="162426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867665">
          <w:marLeft w:val="0"/>
          <w:marRight w:val="0"/>
          <w:marTop w:val="0"/>
          <w:marBottom w:val="150"/>
          <w:divBdr>
            <w:top w:val="none" w:sz="0" w:space="0" w:color="auto"/>
            <w:left w:val="none" w:sz="0" w:space="0" w:color="auto"/>
            <w:bottom w:val="none" w:sz="0" w:space="0" w:color="auto"/>
            <w:right w:val="none" w:sz="0" w:space="0" w:color="auto"/>
          </w:divBdr>
        </w:div>
      </w:divsChild>
    </w:div>
    <w:div w:id="1363631378">
      <w:bodyDiv w:val="1"/>
      <w:marLeft w:val="0"/>
      <w:marRight w:val="0"/>
      <w:marTop w:val="0"/>
      <w:marBottom w:val="0"/>
      <w:divBdr>
        <w:top w:val="none" w:sz="0" w:space="0" w:color="auto"/>
        <w:left w:val="none" w:sz="0" w:space="0" w:color="auto"/>
        <w:bottom w:val="none" w:sz="0" w:space="0" w:color="auto"/>
        <w:right w:val="none" w:sz="0" w:space="0" w:color="auto"/>
      </w:divBdr>
    </w:div>
    <w:div w:id="1454595819">
      <w:bodyDiv w:val="1"/>
      <w:marLeft w:val="0"/>
      <w:marRight w:val="0"/>
      <w:marTop w:val="0"/>
      <w:marBottom w:val="0"/>
      <w:divBdr>
        <w:top w:val="none" w:sz="0" w:space="0" w:color="auto"/>
        <w:left w:val="none" w:sz="0" w:space="0" w:color="auto"/>
        <w:bottom w:val="none" w:sz="0" w:space="0" w:color="auto"/>
        <w:right w:val="none" w:sz="0" w:space="0" w:color="auto"/>
      </w:divBdr>
      <w:divsChild>
        <w:div w:id="758019693">
          <w:marLeft w:val="0"/>
          <w:marRight w:val="0"/>
          <w:marTop w:val="0"/>
          <w:marBottom w:val="150"/>
          <w:divBdr>
            <w:top w:val="none" w:sz="0" w:space="0" w:color="auto"/>
            <w:left w:val="none" w:sz="0" w:space="0" w:color="auto"/>
            <w:bottom w:val="none" w:sz="0" w:space="0" w:color="auto"/>
            <w:right w:val="none" w:sz="0" w:space="0" w:color="auto"/>
          </w:divBdr>
          <w:divsChild>
            <w:div w:id="40713465">
              <w:marLeft w:val="0"/>
              <w:marRight w:val="0"/>
              <w:marTop w:val="0"/>
              <w:marBottom w:val="0"/>
              <w:divBdr>
                <w:top w:val="none" w:sz="0" w:space="0" w:color="auto"/>
                <w:left w:val="none" w:sz="0" w:space="0" w:color="auto"/>
                <w:bottom w:val="none" w:sz="0" w:space="0" w:color="auto"/>
                <w:right w:val="none" w:sz="0" w:space="0" w:color="auto"/>
              </w:divBdr>
              <w:divsChild>
                <w:div w:id="171658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13756">
          <w:marLeft w:val="0"/>
          <w:marRight w:val="0"/>
          <w:marTop w:val="0"/>
          <w:marBottom w:val="150"/>
          <w:divBdr>
            <w:top w:val="none" w:sz="0" w:space="0" w:color="auto"/>
            <w:left w:val="none" w:sz="0" w:space="0" w:color="auto"/>
            <w:bottom w:val="none" w:sz="0" w:space="0" w:color="auto"/>
            <w:right w:val="none" w:sz="0" w:space="0" w:color="auto"/>
          </w:divBdr>
        </w:div>
      </w:divsChild>
    </w:div>
    <w:div w:id="1535344338">
      <w:bodyDiv w:val="1"/>
      <w:marLeft w:val="0"/>
      <w:marRight w:val="0"/>
      <w:marTop w:val="0"/>
      <w:marBottom w:val="0"/>
      <w:divBdr>
        <w:top w:val="none" w:sz="0" w:space="0" w:color="auto"/>
        <w:left w:val="none" w:sz="0" w:space="0" w:color="auto"/>
        <w:bottom w:val="none" w:sz="0" w:space="0" w:color="auto"/>
        <w:right w:val="none" w:sz="0" w:space="0" w:color="auto"/>
      </w:divBdr>
    </w:div>
    <w:div w:id="1727022202">
      <w:bodyDiv w:val="1"/>
      <w:marLeft w:val="0"/>
      <w:marRight w:val="0"/>
      <w:marTop w:val="0"/>
      <w:marBottom w:val="0"/>
      <w:divBdr>
        <w:top w:val="none" w:sz="0" w:space="0" w:color="auto"/>
        <w:left w:val="none" w:sz="0" w:space="0" w:color="auto"/>
        <w:bottom w:val="none" w:sz="0" w:space="0" w:color="auto"/>
        <w:right w:val="none" w:sz="0" w:space="0" w:color="auto"/>
      </w:divBdr>
    </w:div>
    <w:div w:id="1853059676">
      <w:bodyDiv w:val="1"/>
      <w:marLeft w:val="0"/>
      <w:marRight w:val="0"/>
      <w:marTop w:val="0"/>
      <w:marBottom w:val="0"/>
      <w:divBdr>
        <w:top w:val="none" w:sz="0" w:space="0" w:color="auto"/>
        <w:left w:val="none" w:sz="0" w:space="0" w:color="auto"/>
        <w:bottom w:val="none" w:sz="0" w:space="0" w:color="auto"/>
        <w:right w:val="none" w:sz="0" w:space="0" w:color="auto"/>
      </w:divBdr>
    </w:div>
    <w:div w:id="1860116354">
      <w:bodyDiv w:val="1"/>
      <w:marLeft w:val="0"/>
      <w:marRight w:val="0"/>
      <w:marTop w:val="0"/>
      <w:marBottom w:val="0"/>
      <w:divBdr>
        <w:top w:val="none" w:sz="0" w:space="0" w:color="auto"/>
        <w:left w:val="none" w:sz="0" w:space="0" w:color="auto"/>
        <w:bottom w:val="none" w:sz="0" w:space="0" w:color="auto"/>
        <w:right w:val="none" w:sz="0" w:space="0" w:color="auto"/>
      </w:divBdr>
    </w:div>
    <w:div w:id="1876887212">
      <w:bodyDiv w:val="1"/>
      <w:marLeft w:val="0"/>
      <w:marRight w:val="0"/>
      <w:marTop w:val="0"/>
      <w:marBottom w:val="0"/>
      <w:divBdr>
        <w:top w:val="none" w:sz="0" w:space="0" w:color="auto"/>
        <w:left w:val="none" w:sz="0" w:space="0" w:color="auto"/>
        <w:bottom w:val="none" w:sz="0" w:space="0" w:color="auto"/>
        <w:right w:val="none" w:sz="0" w:space="0" w:color="auto"/>
      </w:divBdr>
      <w:divsChild>
        <w:div w:id="707490814">
          <w:marLeft w:val="0"/>
          <w:marRight w:val="0"/>
          <w:marTop w:val="0"/>
          <w:marBottom w:val="0"/>
          <w:divBdr>
            <w:top w:val="none" w:sz="0" w:space="0" w:color="auto"/>
            <w:left w:val="none" w:sz="0" w:space="0" w:color="auto"/>
            <w:bottom w:val="none" w:sz="0" w:space="0" w:color="auto"/>
            <w:right w:val="none" w:sz="0" w:space="0" w:color="auto"/>
          </w:divBdr>
          <w:divsChild>
            <w:div w:id="182335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19532">
      <w:bodyDiv w:val="1"/>
      <w:marLeft w:val="0"/>
      <w:marRight w:val="0"/>
      <w:marTop w:val="0"/>
      <w:marBottom w:val="0"/>
      <w:divBdr>
        <w:top w:val="none" w:sz="0" w:space="0" w:color="auto"/>
        <w:left w:val="none" w:sz="0" w:space="0" w:color="auto"/>
        <w:bottom w:val="none" w:sz="0" w:space="0" w:color="auto"/>
        <w:right w:val="none" w:sz="0" w:space="0" w:color="auto"/>
      </w:divBdr>
      <w:divsChild>
        <w:div w:id="1617908044">
          <w:marLeft w:val="0"/>
          <w:marRight w:val="0"/>
          <w:marTop w:val="0"/>
          <w:marBottom w:val="0"/>
          <w:divBdr>
            <w:top w:val="none" w:sz="0" w:space="0" w:color="auto"/>
            <w:left w:val="none" w:sz="0" w:space="0" w:color="auto"/>
            <w:bottom w:val="none" w:sz="0" w:space="0" w:color="auto"/>
            <w:right w:val="none" w:sz="0" w:space="0" w:color="auto"/>
          </w:divBdr>
          <w:divsChild>
            <w:div w:id="10751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588707">
      <w:bodyDiv w:val="1"/>
      <w:marLeft w:val="0"/>
      <w:marRight w:val="0"/>
      <w:marTop w:val="0"/>
      <w:marBottom w:val="0"/>
      <w:divBdr>
        <w:top w:val="none" w:sz="0" w:space="0" w:color="auto"/>
        <w:left w:val="none" w:sz="0" w:space="0" w:color="auto"/>
        <w:bottom w:val="none" w:sz="0" w:space="0" w:color="auto"/>
        <w:right w:val="none" w:sz="0" w:space="0" w:color="auto"/>
      </w:divBdr>
    </w:div>
    <w:div w:id="1980332953">
      <w:bodyDiv w:val="1"/>
      <w:marLeft w:val="0"/>
      <w:marRight w:val="0"/>
      <w:marTop w:val="0"/>
      <w:marBottom w:val="0"/>
      <w:divBdr>
        <w:top w:val="none" w:sz="0" w:space="0" w:color="auto"/>
        <w:left w:val="none" w:sz="0" w:space="0" w:color="auto"/>
        <w:bottom w:val="none" w:sz="0" w:space="0" w:color="auto"/>
        <w:right w:val="none" w:sz="0" w:space="0" w:color="auto"/>
      </w:divBdr>
    </w:div>
    <w:div w:id="2034071439">
      <w:bodyDiv w:val="1"/>
      <w:marLeft w:val="0"/>
      <w:marRight w:val="0"/>
      <w:marTop w:val="0"/>
      <w:marBottom w:val="0"/>
      <w:divBdr>
        <w:top w:val="none" w:sz="0" w:space="0" w:color="auto"/>
        <w:left w:val="none" w:sz="0" w:space="0" w:color="auto"/>
        <w:bottom w:val="none" w:sz="0" w:space="0" w:color="auto"/>
        <w:right w:val="none" w:sz="0" w:space="0" w:color="auto"/>
      </w:divBdr>
    </w:div>
    <w:div w:id="2086217260">
      <w:bodyDiv w:val="1"/>
      <w:marLeft w:val="0"/>
      <w:marRight w:val="0"/>
      <w:marTop w:val="0"/>
      <w:marBottom w:val="0"/>
      <w:divBdr>
        <w:top w:val="none" w:sz="0" w:space="0" w:color="auto"/>
        <w:left w:val="none" w:sz="0" w:space="0" w:color="auto"/>
        <w:bottom w:val="none" w:sz="0" w:space="0" w:color="auto"/>
        <w:right w:val="none" w:sz="0" w:space="0" w:color="auto"/>
      </w:divBdr>
    </w:div>
    <w:div w:id="21391078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yperlink" Target="http://www.machinelearningplus.com/nlp/cosine-" TargetMode="Externa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www.capitalone.com/tech/machine-" TargetMode="Externa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oter" Target="footer2.xml"/><Relationship Id="rId28" Type="http://schemas.openxmlformats.org/officeDocument/2006/relationships/footer" Target="footer4.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Spu24</b:Tag>
    <b:SourceType>JournalArticle</b:SourceType>
    <b:Guid>{06BF8542-CA49-BE47-9F05-A3F72641E708}</b:Guid>
    <b:Author>
      <b:Author>
        <b:NameList>
          <b:Person>
            <b:Last>Spurthi Setty</b:Last>
            <b:First>Katherine</b:First>
            <b:Middle>Jijo, Eden Chung, Natan Vidra</b:Middle>
          </b:Person>
        </b:NameList>
      </b:Author>
    </b:Author>
    <b:Title>Improving Retrieval for RAG based Question Answering Models on Financial Documents </b:Title>
    <b:Year>2024</b:Year>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2F3CAF-EB78-6F42-AADA-7D8AC1F1E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589</TotalTime>
  <Pages>103</Pages>
  <Words>17928</Words>
  <Characters>102193</Characters>
  <Application>Microsoft Office Word</Application>
  <DocSecurity>0</DocSecurity>
  <Lines>851</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Muhammad Hafid Azis</cp:lastModifiedBy>
  <cp:revision>124</cp:revision>
  <cp:lastPrinted>2025-04-10T09:24:00Z</cp:lastPrinted>
  <dcterms:created xsi:type="dcterms:W3CDTF">2025-04-10T09:24:00Z</dcterms:created>
  <dcterms:modified xsi:type="dcterms:W3CDTF">2025-06-08T15:35:00Z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0x010100B3F4B6CEDF1BF548AA95F3AEE888E3E7</vt:lpwstr>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a474ff54-f411-3cdd-88e6-456541e1a6a1</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11th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y fmtid="{D5CDD505-2E9C-101B-9397-08002B2CF9AE}" pid="26" name="GrammarlyDocumentId">
    <vt:lpwstr>50ec20462d3f8842a59df92a3b85de1f0b28bcf03436ba936cf1caa4a79f6110</vt:lpwstr>
  </property>
  <property fmtid="{D5CDD505-2E9C-101B-9397-08002B2CF9AE}" pid="27" name="KSOProductBuildVer">
    <vt:lpwstr>2057-12.2.0.17153</vt:lpwstr>
  </property>
  <property fmtid="{D5CDD505-2E9C-101B-9397-08002B2CF9AE}" pid="28" name="ICV">
    <vt:lpwstr>DBEE117A737F421E9667A9CD8AF1C66F_13</vt:lpwstr>
  </property>
</Properties>
</file>