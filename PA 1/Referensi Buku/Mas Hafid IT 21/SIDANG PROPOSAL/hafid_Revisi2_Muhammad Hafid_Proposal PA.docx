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7"/>
        <w:gridCol w:w="2944"/>
      </w:tblGrid>
      <w:tr w:rsidR="003D3E9B" w:rsidRPr="00426C24" w14:paraId="557FFD6A" w14:textId="77777777">
        <w:tc>
          <w:tcPr>
            <w:tcW w:w="3032" w:type="dxa"/>
          </w:tcPr>
          <w:p w14:paraId="4C666A3A" w14:textId="77777777" w:rsidR="003D3E9B" w:rsidRPr="00426C24" w:rsidRDefault="00000000">
            <w:pPr>
              <w:jc w:val="left"/>
              <w:rPr>
                <w:lang w:val="en-US"/>
              </w:rPr>
            </w:pPr>
            <w:bookmarkStart w:id="0" w:name="_Hlk175937245"/>
            <w:bookmarkEnd w:id="0"/>
            <w:r w:rsidRPr="00426C24">
              <w:rPr>
                <w:noProof/>
                <w:lang w:val="en-US"/>
              </w:rPr>
              <w:drawing>
                <wp:inline distT="0" distB="0" distL="114300" distR="114300" wp14:anchorId="7A0CE28F" wp14:editId="5B5C83CE">
                  <wp:extent cx="822960" cy="783590"/>
                  <wp:effectExtent l="0" t="0" r="0" b="8890"/>
                  <wp:docPr id="21" name="Picture 21" descr="Logo_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Logo_PENS"/>
                          <pic:cNvPicPr>
                            <a:picLocks noChangeAspect="1"/>
                          </pic:cNvPicPr>
                        </pic:nvPicPr>
                        <pic:blipFill>
                          <a:blip r:embed="rId9"/>
                          <a:stretch>
                            <a:fillRect/>
                          </a:stretch>
                        </pic:blipFill>
                        <pic:spPr>
                          <a:xfrm>
                            <a:off x="0" y="0"/>
                            <a:ext cx="822960" cy="783590"/>
                          </a:xfrm>
                          <a:prstGeom prst="rect">
                            <a:avLst/>
                          </a:prstGeom>
                        </pic:spPr>
                      </pic:pic>
                    </a:graphicData>
                  </a:graphic>
                </wp:inline>
              </w:drawing>
            </w:r>
          </w:p>
        </w:tc>
        <w:tc>
          <w:tcPr>
            <w:tcW w:w="3032" w:type="dxa"/>
          </w:tcPr>
          <w:p w14:paraId="10061C7F" w14:textId="77777777" w:rsidR="003D3E9B" w:rsidRPr="00426C24" w:rsidRDefault="00000000">
            <w:pPr>
              <w:jc w:val="right"/>
              <w:rPr>
                <w:lang w:val="en-US"/>
              </w:rPr>
            </w:pPr>
            <w:r w:rsidRPr="00426C24">
              <w:rPr>
                <w:b/>
                <w:color w:val="1D477A"/>
                <w:sz w:val="32"/>
                <w:szCs w:val="32"/>
              </w:rPr>
              <w:t xml:space="preserve">PROPOSAL PROYEK </w:t>
            </w:r>
            <w:r w:rsidRPr="00426C24">
              <w:rPr>
                <w:b/>
                <w:color w:val="1D477A"/>
                <w:sz w:val="32"/>
                <w:szCs w:val="32"/>
                <w:lang w:val="en-US"/>
              </w:rPr>
              <w:t>AKHIR</w:t>
            </w:r>
          </w:p>
        </w:tc>
      </w:tr>
    </w:tbl>
    <w:p w14:paraId="2A29BE13" w14:textId="77777777" w:rsidR="003D3E9B" w:rsidRPr="00426C24" w:rsidRDefault="00000000">
      <w:r w:rsidRPr="00426C24">
        <w:rPr>
          <w:noProof/>
        </w:rPr>
        <w:drawing>
          <wp:anchor distT="0" distB="0" distL="0" distR="0" simplePos="0" relativeHeight="251656704" behindDoc="1" locked="0" layoutInCell="1" allowOverlap="1" wp14:anchorId="0739596B" wp14:editId="3E2820B5">
            <wp:simplePos x="0" y="0"/>
            <wp:positionH relativeFrom="column">
              <wp:posOffset>-953135</wp:posOffset>
            </wp:positionH>
            <wp:positionV relativeFrom="paragraph">
              <wp:posOffset>165100</wp:posOffset>
            </wp:positionV>
            <wp:extent cx="5427345" cy="6029325"/>
            <wp:effectExtent l="0" t="0" r="0" b="0"/>
            <wp:wrapNone/>
            <wp:docPr id="8" name="image2.png"/>
            <wp:cNvGraphicFramePr/>
            <a:graphic xmlns:a="http://schemas.openxmlformats.org/drawingml/2006/main">
              <a:graphicData uri="http://schemas.openxmlformats.org/drawingml/2006/picture">
                <pic:pic xmlns:pic="http://schemas.openxmlformats.org/drawingml/2006/picture">
                  <pic:nvPicPr>
                    <pic:cNvPr id="8" name="image2.png"/>
                    <pic:cNvPicPr preferRelativeResize="0"/>
                  </pic:nvPicPr>
                  <pic:blipFill>
                    <a:blip r:embed="rId10"/>
                    <a:srcRect/>
                    <a:stretch>
                      <a:fillRect/>
                    </a:stretch>
                  </pic:blipFill>
                  <pic:spPr>
                    <a:xfrm>
                      <a:off x="0" y="0"/>
                      <a:ext cx="5427345" cy="6029325"/>
                    </a:xfrm>
                    <a:prstGeom prst="rect">
                      <a:avLst/>
                    </a:prstGeom>
                  </pic:spPr>
                </pic:pic>
              </a:graphicData>
            </a:graphic>
          </wp:anchor>
        </w:drawing>
      </w:r>
    </w:p>
    <w:p w14:paraId="1E6DAE54" w14:textId="77777777" w:rsidR="003D3E9B" w:rsidRPr="00426C24" w:rsidRDefault="003D3E9B">
      <w:pPr>
        <w:jc w:val="center"/>
        <w:rPr>
          <w:b/>
          <w:color w:val="FFFFFF"/>
        </w:rPr>
      </w:pPr>
    </w:p>
    <w:p w14:paraId="2FDD0B65" w14:textId="77777777" w:rsidR="000E18C8" w:rsidRPr="00426C24" w:rsidRDefault="000E18C8">
      <w:pPr>
        <w:jc w:val="center"/>
        <w:rPr>
          <w:b/>
          <w:bCs/>
          <w:color w:val="FFFFFF"/>
        </w:rPr>
      </w:pPr>
    </w:p>
    <w:p w14:paraId="12C88B77" w14:textId="77777777" w:rsidR="000E18C8" w:rsidRPr="00426C24" w:rsidRDefault="000E18C8">
      <w:pPr>
        <w:jc w:val="center"/>
        <w:rPr>
          <w:b/>
          <w:bCs/>
          <w:color w:val="FFFFFF"/>
        </w:rPr>
      </w:pPr>
    </w:p>
    <w:p w14:paraId="6A801E45" w14:textId="77777777" w:rsidR="0025161C" w:rsidRPr="00426C24" w:rsidRDefault="0025161C" w:rsidP="0025161C">
      <w:pPr>
        <w:jc w:val="center"/>
        <w:rPr>
          <w:b/>
          <w:bCs/>
          <w:color w:val="FFFFFF"/>
        </w:rPr>
      </w:pPr>
      <w:r w:rsidRPr="00426C24">
        <w:rPr>
          <w:b/>
          <w:bCs/>
          <w:color w:val="FFFFFF"/>
        </w:rPr>
        <w:t xml:space="preserve">Chatbot Manajemen Test Case QA </w:t>
      </w:r>
    </w:p>
    <w:p w14:paraId="66E56140" w14:textId="501626B7" w:rsidR="003D3E9B" w:rsidRPr="00426C24" w:rsidRDefault="0025161C" w:rsidP="0025161C">
      <w:pPr>
        <w:jc w:val="center"/>
        <w:rPr>
          <w:b/>
          <w:bCs/>
          <w:color w:val="FFFFFF"/>
        </w:rPr>
      </w:pPr>
      <w:r w:rsidRPr="00426C24">
        <w:rPr>
          <w:b/>
          <w:bCs/>
          <w:color w:val="FFFFFF"/>
        </w:rPr>
        <w:t>Dengan Context Recognition</w:t>
      </w:r>
    </w:p>
    <w:p w14:paraId="08D0BB48" w14:textId="77777777" w:rsidR="003D3E9B" w:rsidRPr="00426C24" w:rsidRDefault="003D3E9B">
      <w:pPr>
        <w:jc w:val="center"/>
        <w:rPr>
          <w:b/>
          <w:color w:val="FFFFFF"/>
        </w:rPr>
      </w:pPr>
    </w:p>
    <w:p w14:paraId="42FAAAF8" w14:textId="77777777" w:rsidR="000E18C8" w:rsidRPr="00426C24" w:rsidRDefault="000E18C8" w:rsidP="000E18C8">
      <w:pPr>
        <w:rPr>
          <w:b/>
          <w:color w:val="FFFFFF"/>
        </w:rPr>
      </w:pPr>
    </w:p>
    <w:p w14:paraId="651973C1" w14:textId="77777777" w:rsidR="000E18C8" w:rsidRPr="00426C24" w:rsidRDefault="000E18C8" w:rsidP="000E18C8">
      <w:pPr>
        <w:rPr>
          <w:b/>
          <w:color w:val="FFFFFF"/>
        </w:rPr>
      </w:pPr>
    </w:p>
    <w:p w14:paraId="78C604B0" w14:textId="77777777" w:rsidR="003D3E9B" w:rsidRPr="00426C24" w:rsidRDefault="00000000">
      <w:pPr>
        <w:ind w:right="-4"/>
        <w:jc w:val="center"/>
        <w:rPr>
          <w:color w:val="FFFFFF"/>
          <w:sz w:val="20"/>
          <w:szCs w:val="20"/>
        </w:rPr>
      </w:pPr>
      <w:r w:rsidRPr="00426C24">
        <w:rPr>
          <w:b/>
          <w:color w:val="FFFFFF"/>
          <w:sz w:val="20"/>
          <w:szCs w:val="20"/>
        </w:rPr>
        <w:t xml:space="preserve">Muhammad </w:t>
      </w:r>
      <w:r w:rsidR="00A400EB" w:rsidRPr="00426C24">
        <w:rPr>
          <w:b/>
          <w:color w:val="FFFFFF"/>
          <w:sz w:val="20"/>
          <w:szCs w:val="20"/>
        </w:rPr>
        <w:t>Hafid Azis</w:t>
      </w:r>
    </w:p>
    <w:p w14:paraId="5FAEBDBC" w14:textId="77777777" w:rsidR="003D3E9B" w:rsidRPr="00426C24" w:rsidRDefault="00000000">
      <w:pPr>
        <w:ind w:right="-4"/>
        <w:jc w:val="center"/>
        <w:rPr>
          <w:b/>
          <w:color w:val="FFFFFF"/>
          <w:sz w:val="20"/>
          <w:szCs w:val="20"/>
        </w:rPr>
      </w:pPr>
      <w:r w:rsidRPr="00426C24">
        <w:rPr>
          <w:b/>
          <w:color w:val="FFFFFF"/>
          <w:sz w:val="20"/>
          <w:szCs w:val="20"/>
          <w:lang w:val="en-US"/>
        </w:rPr>
        <w:t xml:space="preserve">NRP. </w:t>
      </w:r>
      <w:r w:rsidRPr="00426C24">
        <w:rPr>
          <w:b/>
          <w:color w:val="FFFFFF"/>
          <w:sz w:val="20"/>
          <w:szCs w:val="20"/>
        </w:rPr>
        <w:t>31216000</w:t>
      </w:r>
      <w:r w:rsidR="00A400EB" w:rsidRPr="00426C24">
        <w:rPr>
          <w:b/>
          <w:color w:val="FFFFFF"/>
          <w:sz w:val="20"/>
          <w:szCs w:val="20"/>
        </w:rPr>
        <w:t>55</w:t>
      </w:r>
    </w:p>
    <w:p w14:paraId="4DB1C16B" w14:textId="77777777" w:rsidR="003D3E9B" w:rsidRPr="00426C24" w:rsidRDefault="003D3E9B">
      <w:pPr>
        <w:ind w:right="-4"/>
        <w:jc w:val="center"/>
        <w:rPr>
          <w:b/>
          <w:color w:val="FFFFFF"/>
          <w:sz w:val="20"/>
          <w:szCs w:val="20"/>
        </w:rPr>
      </w:pPr>
    </w:p>
    <w:p w14:paraId="375603D5" w14:textId="77777777" w:rsidR="00A400EB" w:rsidRPr="00426C24" w:rsidRDefault="00A400EB">
      <w:pPr>
        <w:ind w:right="-4"/>
        <w:jc w:val="center"/>
        <w:rPr>
          <w:b/>
          <w:color w:val="FFFFFF"/>
          <w:sz w:val="20"/>
          <w:szCs w:val="20"/>
        </w:rPr>
      </w:pPr>
    </w:p>
    <w:p w14:paraId="79DDD3AC" w14:textId="77777777" w:rsidR="003D3E9B" w:rsidRPr="00426C24" w:rsidRDefault="003D3E9B">
      <w:pPr>
        <w:rPr>
          <w:color w:val="FFFFFF"/>
          <w:sz w:val="20"/>
          <w:szCs w:val="20"/>
        </w:rPr>
      </w:pPr>
    </w:p>
    <w:p w14:paraId="4E0E70C2" w14:textId="77777777" w:rsidR="003D3E9B" w:rsidRPr="00426C24" w:rsidRDefault="00000000">
      <w:pPr>
        <w:ind w:right="-4"/>
        <w:jc w:val="center"/>
        <w:rPr>
          <w:ins w:id="1" w:author="lenovo" w:date="2024-08-04T03:45:00Z"/>
          <w:b/>
          <w:color w:val="FFFFFF"/>
          <w:sz w:val="20"/>
          <w:szCs w:val="20"/>
          <w:lang w:val="en-US"/>
        </w:rPr>
      </w:pPr>
      <w:r w:rsidRPr="00426C24">
        <w:rPr>
          <w:b/>
          <w:color w:val="FFFFFF"/>
          <w:sz w:val="20"/>
          <w:szCs w:val="20"/>
        </w:rPr>
        <w:t>D</w:t>
      </w:r>
      <w:r w:rsidRPr="00426C24">
        <w:rPr>
          <w:b/>
          <w:color w:val="FFFFFF"/>
          <w:sz w:val="20"/>
          <w:szCs w:val="20"/>
          <w:lang w:val="en-US"/>
        </w:rPr>
        <w:t>OSEN PEMBIMBING</w:t>
      </w:r>
    </w:p>
    <w:p w14:paraId="1B08A54F" w14:textId="77777777" w:rsidR="003D3E9B" w:rsidRPr="00426C24" w:rsidRDefault="003D3E9B">
      <w:pPr>
        <w:ind w:right="-4"/>
        <w:jc w:val="center"/>
        <w:rPr>
          <w:b/>
          <w:color w:val="FFFFFF"/>
          <w:sz w:val="20"/>
          <w:szCs w:val="20"/>
          <w:lang w:val="en-US"/>
        </w:rPr>
      </w:pPr>
    </w:p>
    <w:p w14:paraId="35BA9194" w14:textId="77777777" w:rsidR="003D3E9B" w:rsidRPr="00426C24" w:rsidRDefault="00000000">
      <w:pPr>
        <w:ind w:right="-4"/>
        <w:jc w:val="center"/>
        <w:rPr>
          <w:color w:val="FFFFFF"/>
          <w:sz w:val="20"/>
          <w:szCs w:val="20"/>
        </w:rPr>
      </w:pPr>
      <w:r w:rsidRPr="00426C24">
        <w:rPr>
          <w:b/>
          <w:color w:val="FFFFFF"/>
          <w:sz w:val="20"/>
          <w:szCs w:val="20"/>
        </w:rPr>
        <w:t>Nana Ramadijanti, S. Kom., M. Kom.</w:t>
      </w:r>
    </w:p>
    <w:p w14:paraId="516FB85A" w14:textId="77777777" w:rsidR="003D3E9B" w:rsidRPr="00426C24" w:rsidRDefault="00000000">
      <w:pPr>
        <w:ind w:right="-4"/>
        <w:jc w:val="center"/>
        <w:rPr>
          <w:color w:val="FFFFFF"/>
          <w:sz w:val="20"/>
          <w:szCs w:val="20"/>
        </w:rPr>
      </w:pPr>
      <w:r w:rsidRPr="00426C24">
        <w:rPr>
          <w:b/>
          <w:color w:val="FFFFFF"/>
          <w:sz w:val="20"/>
          <w:szCs w:val="20"/>
        </w:rPr>
        <w:t>NIP. 197111091998022001</w:t>
      </w:r>
    </w:p>
    <w:p w14:paraId="46002984" w14:textId="77777777" w:rsidR="003D3E9B" w:rsidRPr="00426C24" w:rsidRDefault="003D3E9B">
      <w:pPr>
        <w:rPr>
          <w:color w:val="FFFFFF"/>
          <w:sz w:val="20"/>
          <w:szCs w:val="20"/>
        </w:rPr>
      </w:pPr>
    </w:p>
    <w:p w14:paraId="0F45781C" w14:textId="77777777" w:rsidR="003D3E9B" w:rsidRPr="00426C24" w:rsidRDefault="00000000">
      <w:pPr>
        <w:ind w:right="-4"/>
        <w:jc w:val="center"/>
        <w:rPr>
          <w:color w:val="FFFFFF"/>
          <w:sz w:val="20"/>
          <w:szCs w:val="20"/>
        </w:rPr>
      </w:pPr>
      <w:r w:rsidRPr="00426C24">
        <w:rPr>
          <w:b/>
          <w:color w:val="FFFFFF"/>
          <w:sz w:val="20"/>
          <w:szCs w:val="20"/>
        </w:rPr>
        <w:t>Nur Rosyid Mubtadai, S. Kom., M. T.</w:t>
      </w:r>
    </w:p>
    <w:p w14:paraId="065D5381" w14:textId="107CE15B" w:rsidR="00A400EB" w:rsidRPr="00426C24" w:rsidRDefault="00000000" w:rsidP="000E18C8">
      <w:pPr>
        <w:ind w:right="-4"/>
        <w:jc w:val="center"/>
        <w:rPr>
          <w:b/>
          <w:color w:val="FFFFFF"/>
          <w:sz w:val="20"/>
          <w:szCs w:val="20"/>
        </w:rPr>
      </w:pPr>
      <w:r w:rsidRPr="00426C24">
        <w:rPr>
          <w:b/>
          <w:color w:val="FFFFFF"/>
          <w:sz w:val="20"/>
          <w:szCs w:val="20"/>
        </w:rPr>
        <w:t>NIP. 197403182001121005</w:t>
      </w:r>
    </w:p>
    <w:p w14:paraId="62749FD9" w14:textId="77777777" w:rsidR="000E18C8" w:rsidRPr="00426C24" w:rsidRDefault="000E18C8" w:rsidP="000E18C8">
      <w:pPr>
        <w:ind w:right="-4"/>
        <w:jc w:val="center"/>
        <w:rPr>
          <w:b/>
          <w:color w:val="FFFFFF"/>
        </w:rPr>
      </w:pPr>
    </w:p>
    <w:p w14:paraId="455924A0" w14:textId="77777777" w:rsidR="00A400EB" w:rsidRPr="00426C24" w:rsidRDefault="00A400EB">
      <w:pPr>
        <w:ind w:right="-4"/>
        <w:jc w:val="center"/>
        <w:rPr>
          <w:b/>
          <w:color w:val="FFFFFF"/>
          <w:lang w:val="en-US"/>
        </w:rPr>
      </w:pPr>
    </w:p>
    <w:p w14:paraId="07DEE0C6" w14:textId="77777777" w:rsidR="003D3E9B" w:rsidRPr="00426C24" w:rsidRDefault="003D3E9B">
      <w:pPr>
        <w:ind w:right="-4"/>
        <w:jc w:val="center"/>
        <w:rPr>
          <w:b/>
          <w:color w:val="FFFFFF"/>
          <w:lang w:val="en-US"/>
        </w:rPr>
      </w:pPr>
    </w:p>
    <w:p w14:paraId="0C61CCD2" w14:textId="77777777" w:rsidR="003D3E9B" w:rsidRPr="00426C24" w:rsidRDefault="00000000">
      <w:pPr>
        <w:ind w:right="-4"/>
        <w:jc w:val="center"/>
        <w:rPr>
          <w:b/>
          <w:color w:val="FFFFFF"/>
          <w:sz w:val="20"/>
          <w:szCs w:val="20"/>
          <w:lang w:val="en-US"/>
        </w:rPr>
      </w:pPr>
      <w:r w:rsidRPr="00426C24">
        <w:rPr>
          <w:b/>
          <w:color w:val="FFFFFF"/>
          <w:sz w:val="20"/>
          <w:szCs w:val="20"/>
          <w:lang w:val="en-US"/>
        </w:rPr>
        <w:t xml:space="preserve">PROGRAM STUDI SARJANA TERAPAN </w:t>
      </w:r>
    </w:p>
    <w:p w14:paraId="1EFB534E" w14:textId="77777777" w:rsidR="003D3E9B" w:rsidRPr="00426C24" w:rsidRDefault="00000000">
      <w:pPr>
        <w:ind w:right="-4"/>
        <w:jc w:val="center"/>
        <w:rPr>
          <w:b/>
          <w:color w:val="FFFFFF"/>
          <w:sz w:val="20"/>
          <w:szCs w:val="20"/>
          <w:lang w:val="en-US"/>
        </w:rPr>
      </w:pPr>
      <w:r w:rsidRPr="00426C24">
        <w:rPr>
          <w:b/>
          <w:color w:val="FFFFFF"/>
          <w:sz w:val="20"/>
          <w:szCs w:val="20"/>
          <w:lang w:val="en-US"/>
        </w:rPr>
        <w:t>TEKNIK INFORMATIKA</w:t>
      </w:r>
    </w:p>
    <w:p w14:paraId="2AB7A7F6" w14:textId="77777777" w:rsidR="003D3E9B" w:rsidRPr="00426C24" w:rsidRDefault="00000000">
      <w:pPr>
        <w:ind w:right="-4"/>
        <w:jc w:val="center"/>
        <w:rPr>
          <w:b/>
          <w:color w:val="FFFFFF"/>
          <w:sz w:val="20"/>
          <w:szCs w:val="20"/>
          <w:lang w:val="en-US"/>
        </w:rPr>
      </w:pPr>
      <w:r w:rsidRPr="00426C24">
        <w:rPr>
          <w:b/>
          <w:color w:val="FFFFFF"/>
          <w:sz w:val="20"/>
          <w:szCs w:val="20"/>
          <w:lang w:val="en-US"/>
        </w:rPr>
        <w:t>DEPARTEMEN TEKNIK INFORMATIKA DAN KOMPUTER</w:t>
      </w:r>
    </w:p>
    <w:p w14:paraId="62B34CED" w14:textId="77777777" w:rsidR="003D3E9B" w:rsidRPr="00426C24" w:rsidRDefault="00000000">
      <w:pPr>
        <w:ind w:right="-4"/>
        <w:jc w:val="center"/>
        <w:rPr>
          <w:b/>
          <w:color w:val="FFFFFF"/>
          <w:sz w:val="20"/>
          <w:szCs w:val="20"/>
          <w:lang w:val="en-US"/>
        </w:rPr>
      </w:pPr>
      <w:r w:rsidRPr="00426C24">
        <w:rPr>
          <w:b/>
          <w:color w:val="FFFFFF"/>
          <w:sz w:val="20"/>
          <w:szCs w:val="20"/>
          <w:lang w:val="en-US"/>
        </w:rPr>
        <w:t>POLITEKNIK ELEKTRONIKA NEGERI SURABAYA</w:t>
      </w:r>
    </w:p>
    <w:p w14:paraId="139B01A8" w14:textId="77777777" w:rsidR="003D3E9B" w:rsidRPr="00426C24" w:rsidRDefault="003D3E9B" w:rsidP="006A4485">
      <w:pPr>
        <w:ind w:right="-4"/>
        <w:rPr>
          <w:b/>
          <w:color w:val="FFFFFF"/>
          <w:lang w:val="en-US"/>
        </w:rPr>
        <w:sectPr w:rsidR="003D3E9B" w:rsidRPr="00426C24">
          <w:footerReference w:type="default" r:id="rId11"/>
          <w:pgSz w:w="8400" w:h="11909"/>
          <w:pgMar w:top="1411" w:right="1138" w:bottom="1138" w:left="1411" w:header="0" w:footer="0" w:gutter="0"/>
          <w:pgNumType w:fmt="upperRoman"/>
          <w:cols w:space="720"/>
        </w:sectPr>
      </w:pPr>
    </w:p>
    <w:p w14:paraId="3C9B508A" w14:textId="77777777" w:rsidR="003D3E9B" w:rsidRPr="00426C24" w:rsidRDefault="00000000">
      <w:pPr>
        <w:spacing w:line="276" w:lineRule="auto"/>
        <w:rPr>
          <w:noProof/>
          <w:lang w:val="en-US"/>
        </w:rPr>
        <w:sectPr w:rsidR="003D3E9B" w:rsidRPr="00426C24">
          <w:pgSz w:w="8400" w:h="11909"/>
          <w:pgMar w:top="1411" w:right="1138" w:bottom="1138" w:left="1411" w:header="0" w:footer="737" w:gutter="0"/>
          <w:pgNumType w:fmt="upperRoman"/>
          <w:cols w:space="720"/>
        </w:sectPr>
      </w:pPr>
      <w:r w:rsidRPr="00426C24">
        <w:rPr>
          <w:noProof/>
          <w:lang w:val="en-US"/>
        </w:rPr>
        <w:lastRenderedPageBreak/>
        <mc:AlternateContent>
          <mc:Choice Requires="wps">
            <w:drawing>
              <wp:anchor distT="45720" distB="45720" distL="114300" distR="114300" simplePos="0" relativeHeight="251657728" behindDoc="0" locked="0" layoutInCell="1" allowOverlap="1" wp14:anchorId="247B9A7E" wp14:editId="5676EC0E">
                <wp:simplePos x="0" y="0"/>
                <wp:positionH relativeFrom="margin">
                  <wp:align>center</wp:align>
                </wp:positionH>
                <wp:positionV relativeFrom="paragraph">
                  <wp:posOffset>2416331</wp:posOffset>
                </wp:positionV>
                <wp:extent cx="2440940" cy="250825"/>
                <wp:effectExtent l="0" t="0" r="0" b="0"/>
                <wp:wrapSquare wrapText="bothSides"/>
                <wp:docPr id="14" name="Rectangles 14"/>
                <wp:cNvGraphicFramePr/>
                <a:graphic xmlns:a="http://schemas.openxmlformats.org/drawingml/2006/main">
                  <a:graphicData uri="http://schemas.microsoft.com/office/word/2010/wordprocessingShape">
                    <wps:wsp>
                      <wps:cNvSpPr/>
                      <wps:spPr>
                        <a:xfrm>
                          <a:off x="0" y="0"/>
                          <a:ext cx="2440940" cy="250825"/>
                        </a:xfrm>
                        <a:prstGeom prst="rect">
                          <a:avLst/>
                        </a:prstGeom>
                        <a:noFill/>
                        <a:ln>
                          <a:noFill/>
                        </a:ln>
                      </wps:spPr>
                      <wps:txbx>
                        <w:txbxContent>
                          <w:p w14:paraId="21C7DCB8" w14:textId="77777777" w:rsidR="003D3E9B" w:rsidRDefault="00000000">
                            <w:pPr>
                              <w:spacing w:line="258" w:lineRule="auto"/>
                              <w:jc w:val="center"/>
                            </w:pPr>
                            <w:r>
                              <w:rPr>
                                <w:i/>
                                <w:color w:val="000000"/>
                              </w:rPr>
                              <w:t>(Halaman ini sengaja dikosongkan)</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247B9A7E" id="Rectangles 14" o:spid="_x0000_s1026" style="position:absolute;margin-left:0;margin-top:190.25pt;width:192.2pt;height:19.75pt;z-index:251657728;visibility:visible;mso-wrap-style:square;mso-width-percent:0;mso-wrap-distance-left:9pt;mso-wrap-distance-top:3.6pt;mso-wrap-distance-right:9pt;mso-wrap-distance-bottom:3.6pt;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" filled="f" stroked="f">
                <v:textbox inset="2.53958mm,1.2694mm,2.53958mm,1.2694mm">
                  <w:txbxContent>
                    <w:p w14:paraId="21C7DCB8" w14:textId="77777777" w:rsidR="003D3E9B" w:rsidRDefault="00000000">
                      <w:pPr>
                        <w:spacing w:line="258" w:lineRule="auto"/>
                        <w:jc w:val="center"/>
                      </w:pPr>
                      <w:r>
                        <w:rPr>
                          <w:i/>
                          <w:color w:val="000000"/>
                        </w:rPr>
                        <w:t xml:space="preserve">(Halaman ini </w:t>
                      </w:r>
                      <w:proofErr w:type="spellStart"/>
                      <w:r>
                        <w:rPr>
                          <w:i/>
                          <w:color w:val="000000"/>
                        </w:rPr>
                        <w:t>sengaja</w:t>
                      </w:r>
                      <w:proofErr w:type="spellEnd"/>
                      <w:r>
                        <w:rPr>
                          <w:i/>
                          <w:color w:val="000000"/>
                        </w:rPr>
                        <w:t xml:space="preserve"> </w:t>
                      </w:r>
                      <w:proofErr w:type="spellStart"/>
                      <w:r>
                        <w:rPr>
                          <w:i/>
                          <w:color w:val="000000"/>
                        </w:rPr>
                        <w:t>dikosongkan</w:t>
                      </w:r>
                      <w:proofErr w:type="spellEnd"/>
                      <w:r>
                        <w:rPr>
                          <w:i/>
                          <w:color w:val="000000"/>
                        </w:rPr>
                        <w:t>)</w:t>
                      </w:r>
                    </w:p>
                  </w:txbxContent>
                </v:textbox>
                <w10:wrap type="square" anchorx="margin"/>
              </v:rect>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05"/>
        <w:gridCol w:w="2943"/>
      </w:tblGrid>
      <w:tr w:rsidR="003D3E9B" w:rsidRPr="00426C24" w14:paraId="5D2092A4" w14:textId="77777777">
        <w:tc>
          <w:tcPr>
            <w:tcW w:w="3032" w:type="dxa"/>
          </w:tcPr>
          <w:p w14:paraId="2D6D950D" w14:textId="77777777" w:rsidR="003D3E9B" w:rsidRPr="00426C24" w:rsidRDefault="00000000">
            <w:pPr>
              <w:jc w:val="left"/>
              <w:rPr>
                <w:lang w:val="en-US"/>
              </w:rPr>
            </w:pPr>
            <w:bookmarkStart w:id="2" w:name="30j0zll" w:colFirst="0" w:colLast="0"/>
            <w:bookmarkEnd w:id="2"/>
            <w:r w:rsidRPr="00426C24">
              <w:rPr>
                <w:noProof/>
                <w:lang w:val="en-US"/>
              </w:rPr>
              <w:lastRenderedPageBreak/>
              <w:drawing>
                <wp:inline distT="0" distB="0" distL="114300" distR="114300" wp14:anchorId="76FA53E7" wp14:editId="7C71BE00">
                  <wp:extent cx="822960" cy="783590"/>
                  <wp:effectExtent l="0" t="0" r="0" b="8890"/>
                  <wp:docPr id="22" name="Picture 22" descr="Logo_PE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Logo_PENS"/>
                          <pic:cNvPicPr>
                            <a:picLocks noChangeAspect="1"/>
                          </pic:cNvPicPr>
                        </pic:nvPicPr>
                        <pic:blipFill>
                          <a:blip r:embed="rId9"/>
                          <a:stretch>
                            <a:fillRect/>
                          </a:stretch>
                        </pic:blipFill>
                        <pic:spPr>
                          <a:xfrm>
                            <a:off x="0" y="0"/>
                            <a:ext cx="822960" cy="783590"/>
                          </a:xfrm>
                          <a:prstGeom prst="rect">
                            <a:avLst/>
                          </a:prstGeom>
                        </pic:spPr>
                      </pic:pic>
                    </a:graphicData>
                  </a:graphic>
                </wp:inline>
              </w:drawing>
            </w:r>
          </w:p>
        </w:tc>
        <w:tc>
          <w:tcPr>
            <w:tcW w:w="3032" w:type="dxa"/>
          </w:tcPr>
          <w:p w14:paraId="5FFBE22C" w14:textId="77777777" w:rsidR="003D3E9B" w:rsidRPr="00426C24" w:rsidRDefault="00000000">
            <w:pPr>
              <w:jc w:val="right"/>
              <w:rPr>
                <w:lang w:val="en-US"/>
              </w:rPr>
            </w:pPr>
            <w:r w:rsidRPr="00426C24">
              <w:rPr>
                <w:b/>
                <w:sz w:val="32"/>
                <w:szCs w:val="32"/>
              </w:rPr>
              <w:t xml:space="preserve">PROPOSAL PROYEK </w:t>
            </w:r>
            <w:r w:rsidRPr="00426C24">
              <w:rPr>
                <w:b/>
                <w:sz w:val="32"/>
                <w:szCs w:val="32"/>
                <w:lang w:val="en-US"/>
              </w:rPr>
              <w:t>AKHIR</w:t>
            </w:r>
          </w:p>
        </w:tc>
      </w:tr>
    </w:tbl>
    <w:p w14:paraId="45A6838E" w14:textId="77777777" w:rsidR="003D3E9B" w:rsidRPr="00426C24" w:rsidRDefault="003D3E9B">
      <w:pPr>
        <w:jc w:val="both"/>
        <w:rPr>
          <w:b/>
          <w:color w:val="FFFFFF"/>
        </w:rPr>
      </w:pPr>
    </w:p>
    <w:p w14:paraId="25A930DD" w14:textId="77777777" w:rsidR="000E18C8" w:rsidRPr="00426C24" w:rsidRDefault="000E18C8">
      <w:pPr>
        <w:jc w:val="both"/>
        <w:rPr>
          <w:b/>
          <w:color w:val="FFFFFF"/>
        </w:rPr>
      </w:pPr>
    </w:p>
    <w:p w14:paraId="2011C098" w14:textId="77777777" w:rsidR="003D3E9B" w:rsidRPr="00426C24" w:rsidRDefault="003D3E9B">
      <w:pPr>
        <w:jc w:val="center"/>
        <w:rPr>
          <w:b/>
        </w:rPr>
      </w:pPr>
    </w:p>
    <w:p w14:paraId="666C9B34" w14:textId="77777777" w:rsidR="0025161C" w:rsidRPr="00426C24" w:rsidRDefault="0025161C" w:rsidP="0025161C">
      <w:pPr>
        <w:jc w:val="center"/>
        <w:rPr>
          <w:b/>
          <w:bCs/>
          <w:color w:val="000000" w:themeColor="text1"/>
        </w:rPr>
      </w:pPr>
      <w:r w:rsidRPr="00426C24">
        <w:rPr>
          <w:b/>
          <w:bCs/>
          <w:color w:val="000000" w:themeColor="text1"/>
        </w:rPr>
        <w:t xml:space="preserve">Chatbot Manajemen Test Case QA </w:t>
      </w:r>
    </w:p>
    <w:p w14:paraId="4734E98A" w14:textId="2FA62FEC" w:rsidR="003D3E9B" w:rsidRPr="00426C24" w:rsidRDefault="0025161C" w:rsidP="0025161C">
      <w:pPr>
        <w:jc w:val="center"/>
        <w:rPr>
          <w:b/>
        </w:rPr>
      </w:pPr>
      <w:r w:rsidRPr="00426C24">
        <w:rPr>
          <w:b/>
          <w:bCs/>
          <w:color w:val="000000" w:themeColor="text1"/>
        </w:rPr>
        <w:t>Dengan Context Recognition</w:t>
      </w:r>
    </w:p>
    <w:p w14:paraId="53F023D4" w14:textId="77777777" w:rsidR="003D3E9B" w:rsidRPr="00426C24" w:rsidRDefault="003D3E9B">
      <w:pPr>
        <w:jc w:val="center"/>
        <w:rPr>
          <w:b/>
        </w:rPr>
      </w:pPr>
    </w:p>
    <w:p w14:paraId="3E9B6DE8" w14:textId="77777777" w:rsidR="003D3E9B" w:rsidRPr="00426C24" w:rsidRDefault="003D3E9B">
      <w:pPr>
        <w:jc w:val="center"/>
        <w:rPr>
          <w:b/>
        </w:rPr>
      </w:pPr>
    </w:p>
    <w:p w14:paraId="16CD3175" w14:textId="77777777" w:rsidR="000E18C8" w:rsidRPr="00426C24" w:rsidRDefault="000E18C8">
      <w:pPr>
        <w:jc w:val="center"/>
        <w:rPr>
          <w:b/>
        </w:rPr>
      </w:pPr>
    </w:p>
    <w:p w14:paraId="6BD43AB7" w14:textId="77777777" w:rsidR="003D3E9B" w:rsidRPr="00426C24" w:rsidRDefault="00000000">
      <w:pPr>
        <w:ind w:right="-4"/>
        <w:jc w:val="center"/>
        <w:rPr>
          <w:b/>
          <w:sz w:val="20"/>
          <w:szCs w:val="20"/>
        </w:rPr>
      </w:pPr>
      <w:r w:rsidRPr="00426C24">
        <w:rPr>
          <w:b/>
          <w:sz w:val="20"/>
          <w:szCs w:val="20"/>
        </w:rPr>
        <w:t xml:space="preserve">Muhammad </w:t>
      </w:r>
      <w:r w:rsidR="00A400EB" w:rsidRPr="00426C24">
        <w:rPr>
          <w:b/>
          <w:sz w:val="20"/>
          <w:szCs w:val="20"/>
        </w:rPr>
        <w:t>Hafid Azis</w:t>
      </w:r>
    </w:p>
    <w:p w14:paraId="47DD6BBA" w14:textId="77777777" w:rsidR="003D3E9B" w:rsidRPr="00426C24" w:rsidRDefault="00000000">
      <w:pPr>
        <w:ind w:right="-4"/>
        <w:jc w:val="center"/>
        <w:rPr>
          <w:bCs/>
          <w:sz w:val="20"/>
          <w:szCs w:val="20"/>
        </w:rPr>
      </w:pPr>
      <w:r w:rsidRPr="00426C24">
        <w:rPr>
          <w:bCs/>
          <w:sz w:val="20"/>
          <w:szCs w:val="20"/>
          <w:lang w:val="en-US"/>
        </w:rPr>
        <w:t xml:space="preserve">NRP. </w:t>
      </w:r>
      <w:r w:rsidRPr="00426C24">
        <w:rPr>
          <w:bCs/>
          <w:sz w:val="20"/>
          <w:szCs w:val="20"/>
        </w:rPr>
        <w:t>31216000</w:t>
      </w:r>
      <w:r w:rsidR="00A400EB" w:rsidRPr="00426C24">
        <w:rPr>
          <w:bCs/>
          <w:sz w:val="20"/>
          <w:szCs w:val="20"/>
        </w:rPr>
        <w:t>55</w:t>
      </w:r>
    </w:p>
    <w:p w14:paraId="3D4450AE" w14:textId="77777777" w:rsidR="00A400EB" w:rsidRPr="00426C24" w:rsidRDefault="00A400EB" w:rsidP="000E18C8">
      <w:pPr>
        <w:ind w:right="-4"/>
        <w:rPr>
          <w:b/>
          <w:sz w:val="20"/>
          <w:szCs w:val="20"/>
        </w:rPr>
      </w:pPr>
    </w:p>
    <w:p w14:paraId="00D7FD81" w14:textId="77777777" w:rsidR="003D3E9B" w:rsidRPr="00426C24" w:rsidRDefault="003D3E9B">
      <w:pPr>
        <w:rPr>
          <w:sz w:val="20"/>
          <w:szCs w:val="20"/>
        </w:rPr>
      </w:pPr>
    </w:p>
    <w:p w14:paraId="7924EC9E" w14:textId="77777777" w:rsidR="00A400EB" w:rsidRPr="00426C24" w:rsidRDefault="00A400EB">
      <w:pPr>
        <w:rPr>
          <w:sz w:val="20"/>
          <w:szCs w:val="20"/>
        </w:rPr>
      </w:pPr>
    </w:p>
    <w:p w14:paraId="1896506E" w14:textId="77777777" w:rsidR="003D3E9B" w:rsidRPr="00426C24" w:rsidRDefault="00000000">
      <w:pPr>
        <w:ind w:right="-4"/>
        <w:jc w:val="center"/>
        <w:rPr>
          <w:ins w:id="3" w:author="lenovo" w:date="2024-08-04T03:46:00Z"/>
          <w:b/>
          <w:sz w:val="20"/>
          <w:szCs w:val="20"/>
          <w:lang w:val="en-US"/>
        </w:rPr>
      </w:pPr>
      <w:r w:rsidRPr="00426C24">
        <w:rPr>
          <w:b/>
          <w:sz w:val="20"/>
          <w:szCs w:val="20"/>
        </w:rPr>
        <w:t>D</w:t>
      </w:r>
      <w:r w:rsidRPr="00426C24">
        <w:rPr>
          <w:b/>
          <w:sz w:val="20"/>
          <w:szCs w:val="20"/>
          <w:lang w:val="en-US"/>
        </w:rPr>
        <w:t>OSEN PEMBIMBING</w:t>
      </w:r>
    </w:p>
    <w:p w14:paraId="599841AF" w14:textId="77777777" w:rsidR="003D3E9B" w:rsidRPr="00426C24" w:rsidRDefault="003D3E9B">
      <w:pPr>
        <w:ind w:right="-4"/>
        <w:jc w:val="center"/>
        <w:rPr>
          <w:b/>
          <w:sz w:val="20"/>
          <w:szCs w:val="20"/>
          <w:lang w:val="en-US"/>
        </w:rPr>
      </w:pPr>
    </w:p>
    <w:p w14:paraId="411CB97B" w14:textId="77777777" w:rsidR="003D3E9B" w:rsidRPr="00426C24" w:rsidRDefault="00000000">
      <w:pPr>
        <w:ind w:right="-4"/>
        <w:jc w:val="center"/>
        <w:rPr>
          <w:bCs/>
          <w:sz w:val="20"/>
          <w:szCs w:val="20"/>
        </w:rPr>
      </w:pPr>
      <w:r w:rsidRPr="00426C24">
        <w:rPr>
          <w:bCs/>
          <w:sz w:val="20"/>
          <w:szCs w:val="20"/>
        </w:rPr>
        <w:t>Nana Ramadijanti, S. Kom., M. Kom.</w:t>
      </w:r>
    </w:p>
    <w:p w14:paraId="06047489" w14:textId="77777777" w:rsidR="003D3E9B" w:rsidRPr="00426C24" w:rsidRDefault="00000000">
      <w:pPr>
        <w:ind w:right="-4"/>
        <w:jc w:val="center"/>
        <w:rPr>
          <w:bCs/>
          <w:sz w:val="20"/>
          <w:szCs w:val="20"/>
        </w:rPr>
      </w:pPr>
      <w:r w:rsidRPr="00426C24">
        <w:rPr>
          <w:bCs/>
          <w:sz w:val="20"/>
          <w:szCs w:val="20"/>
        </w:rPr>
        <w:t>NIP. 197111091998022001</w:t>
      </w:r>
    </w:p>
    <w:p w14:paraId="73F75EDE" w14:textId="77777777" w:rsidR="003D3E9B" w:rsidRPr="00426C24" w:rsidRDefault="003D3E9B">
      <w:pPr>
        <w:rPr>
          <w:bCs/>
          <w:sz w:val="20"/>
          <w:szCs w:val="20"/>
        </w:rPr>
      </w:pPr>
    </w:p>
    <w:p w14:paraId="73FF6634" w14:textId="77777777" w:rsidR="003D3E9B" w:rsidRPr="00426C24" w:rsidRDefault="00000000">
      <w:pPr>
        <w:ind w:right="-4"/>
        <w:jc w:val="center"/>
        <w:rPr>
          <w:bCs/>
          <w:sz w:val="20"/>
          <w:szCs w:val="20"/>
        </w:rPr>
      </w:pPr>
      <w:r w:rsidRPr="00426C24">
        <w:rPr>
          <w:bCs/>
          <w:sz w:val="20"/>
          <w:szCs w:val="20"/>
        </w:rPr>
        <w:t>Nur Rosyid Mubtadai, S. Kom., M. T.</w:t>
      </w:r>
    </w:p>
    <w:p w14:paraId="26B6D1E4" w14:textId="58EF0C46" w:rsidR="00A400EB" w:rsidRPr="00426C24" w:rsidRDefault="00000000" w:rsidP="000E18C8">
      <w:pPr>
        <w:ind w:right="-4"/>
        <w:jc w:val="center"/>
        <w:rPr>
          <w:bCs/>
          <w:sz w:val="20"/>
          <w:szCs w:val="20"/>
        </w:rPr>
      </w:pPr>
      <w:r w:rsidRPr="00426C24">
        <w:rPr>
          <w:bCs/>
          <w:sz w:val="20"/>
          <w:szCs w:val="20"/>
        </w:rPr>
        <w:t>NIP. 197403182001121005</w:t>
      </w:r>
    </w:p>
    <w:p w14:paraId="4E9EEC32" w14:textId="77777777" w:rsidR="00A400EB" w:rsidRPr="00426C24" w:rsidRDefault="00A400EB">
      <w:pPr>
        <w:ind w:right="-4"/>
        <w:jc w:val="center"/>
        <w:rPr>
          <w:b/>
          <w:sz w:val="20"/>
          <w:szCs w:val="20"/>
          <w:lang w:val="en-US"/>
        </w:rPr>
      </w:pPr>
    </w:p>
    <w:p w14:paraId="4DC5692C" w14:textId="77777777" w:rsidR="0025161C" w:rsidRPr="00426C24" w:rsidRDefault="0025161C">
      <w:pPr>
        <w:ind w:right="-4"/>
        <w:jc w:val="center"/>
        <w:rPr>
          <w:b/>
          <w:sz w:val="20"/>
          <w:szCs w:val="20"/>
          <w:lang w:val="en-US"/>
        </w:rPr>
      </w:pPr>
    </w:p>
    <w:p w14:paraId="77C9625E" w14:textId="77777777" w:rsidR="0025161C" w:rsidRPr="00426C24" w:rsidRDefault="0025161C">
      <w:pPr>
        <w:ind w:right="-4"/>
        <w:jc w:val="center"/>
        <w:rPr>
          <w:b/>
          <w:sz w:val="20"/>
          <w:szCs w:val="20"/>
          <w:lang w:val="en-US"/>
        </w:rPr>
      </w:pPr>
    </w:p>
    <w:p w14:paraId="41D8283C" w14:textId="77777777" w:rsidR="00A400EB" w:rsidRPr="00426C24" w:rsidRDefault="00A400EB">
      <w:pPr>
        <w:ind w:right="-4"/>
        <w:jc w:val="center"/>
        <w:rPr>
          <w:b/>
          <w:sz w:val="20"/>
          <w:szCs w:val="20"/>
          <w:lang w:val="en-US"/>
        </w:rPr>
      </w:pPr>
    </w:p>
    <w:p w14:paraId="1C8C591F" w14:textId="77777777" w:rsidR="003D3E9B" w:rsidRPr="00426C24" w:rsidRDefault="003D3E9B">
      <w:pPr>
        <w:ind w:right="-4"/>
        <w:jc w:val="center"/>
        <w:rPr>
          <w:b/>
          <w:sz w:val="20"/>
          <w:szCs w:val="20"/>
          <w:lang w:val="en-US"/>
        </w:rPr>
      </w:pPr>
    </w:p>
    <w:p w14:paraId="4F43AD23" w14:textId="77777777" w:rsidR="003D3E9B" w:rsidRPr="00426C24" w:rsidRDefault="00000000">
      <w:pPr>
        <w:ind w:right="-4"/>
        <w:jc w:val="center"/>
        <w:rPr>
          <w:b/>
          <w:sz w:val="20"/>
          <w:szCs w:val="20"/>
          <w:lang w:val="en-US"/>
        </w:rPr>
      </w:pPr>
      <w:r w:rsidRPr="00426C24">
        <w:rPr>
          <w:b/>
          <w:sz w:val="20"/>
          <w:szCs w:val="20"/>
          <w:lang w:val="en-US"/>
        </w:rPr>
        <w:t xml:space="preserve">PROGRAM STUDI SARJANA TERAPAN </w:t>
      </w:r>
    </w:p>
    <w:p w14:paraId="7255FE5D" w14:textId="77777777" w:rsidR="003D3E9B" w:rsidRPr="00426C24" w:rsidRDefault="00000000">
      <w:pPr>
        <w:ind w:right="-4"/>
        <w:jc w:val="center"/>
        <w:rPr>
          <w:b/>
          <w:sz w:val="20"/>
          <w:szCs w:val="20"/>
          <w:lang w:val="en-US"/>
        </w:rPr>
      </w:pPr>
      <w:r w:rsidRPr="00426C24">
        <w:rPr>
          <w:b/>
          <w:sz w:val="20"/>
          <w:szCs w:val="20"/>
          <w:lang w:val="en-US"/>
        </w:rPr>
        <w:t>TEKNIK INFORMATIKA</w:t>
      </w:r>
    </w:p>
    <w:p w14:paraId="680C3024" w14:textId="77777777" w:rsidR="003D3E9B" w:rsidRPr="00426C24" w:rsidRDefault="00000000">
      <w:pPr>
        <w:ind w:right="-4"/>
        <w:jc w:val="center"/>
        <w:rPr>
          <w:b/>
          <w:sz w:val="20"/>
          <w:szCs w:val="20"/>
          <w:lang w:val="en-US"/>
        </w:rPr>
      </w:pPr>
      <w:r w:rsidRPr="00426C24">
        <w:rPr>
          <w:b/>
          <w:sz w:val="20"/>
          <w:szCs w:val="20"/>
          <w:lang w:val="en-US"/>
        </w:rPr>
        <w:t>DEPARTEMEN TEKNIK INFORMATIKA DAN KOMPUTER</w:t>
      </w:r>
    </w:p>
    <w:p w14:paraId="369FC6BF" w14:textId="77777777" w:rsidR="003D3E9B" w:rsidRPr="00426C24" w:rsidRDefault="00000000">
      <w:pPr>
        <w:ind w:right="-4"/>
        <w:jc w:val="center"/>
        <w:rPr>
          <w:b/>
          <w:sz w:val="20"/>
          <w:szCs w:val="20"/>
          <w:lang w:val="en-US"/>
        </w:rPr>
      </w:pPr>
      <w:r w:rsidRPr="00426C24">
        <w:rPr>
          <w:b/>
          <w:sz w:val="20"/>
          <w:szCs w:val="20"/>
          <w:lang w:val="en-US"/>
        </w:rPr>
        <w:t>POLITEKNIK ELEKTRONIKA NEGERI SURABAYA</w:t>
      </w:r>
    </w:p>
    <w:p w14:paraId="2A9855EB" w14:textId="77777777" w:rsidR="003D3E9B" w:rsidRPr="00426C24" w:rsidRDefault="00000000">
      <w:pPr>
        <w:ind w:right="-4"/>
        <w:jc w:val="center"/>
      </w:pPr>
      <w:r w:rsidRPr="00426C24">
        <w:rPr>
          <w:b/>
          <w:lang w:val="en-US"/>
        </w:rPr>
        <w:t>2024</w:t>
      </w:r>
      <w:r w:rsidRPr="00426C24">
        <w:br w:type="page"/>
      </w:r>
    </w:p>
    <w:p w14:paraId="3124EB9E" w14:textId="77777777" w:rsidR="003D3E9B" w:rsidRPr="00426C24" w:rsidRDefault="003D3E9B">
      <w:pPr>
        <w:spacing w:line="276" w:lineRule="auto"/>
      </w:pPr>
    </w:p>
    <w:p w14:paraId="706FDEAB" w14:textId="77777777" w:rsidR="003D3E9B" w:rsidRPr="00426C24" w:rsidRDefault="003D3E9B">
      <w:pPr>
        <w:spacing w:line="276" w:lineRule="auto"/>
      </w:pPr>
    </w:p>
    <w:p w14:paraId="0EBE30E6" w14:textId="77777777" w:rsidR="003D3E9B" w:rsidRPr="00426C24" w:rsidRDefault="00000000">
      <w:pPr>
        <w:spacing w:line="276" w:lineRule="auto"/>
        <w:sectPr w:rsidR="003D3E9B" w:rsidRPr="00426C24" w:rsidSect="000E18C8">
          <w:pgSz w:w="8400" w:h="11909"/>
          <w:pgMar w:top="1418" w:right="1134" w:bottom="1134" w:left="1418" w:header="0" w:footer="737" w:gutter="0"/>
          <w:pgNumType w:fmt="upperRoman"/>
          <w:cols w:space="720"/>
        </w:sectPr>
      </w:pPr>
      <w:r w:rsidRPr="00426C24">
        <w:rPr>
          <w:noProof/>
        </w:rPr>
        <mc:AlternateContent>
          <mc:Choice Requires="wps">
            <w:drawing>
              <wp:anchor distT="45720" distB="45720" distL="114300" distR="114300" simplePos="0" relativeHeight="251655680" behindDoc="0" locked="0" layoutInCell="1" allowOverlap="1" wp14:anchorId="3292F438" wp14:editId="2E5D9276">
                <wp:simplePos x="0" y="0"/>
                <wp:positionH relativeFrom="margin">
                  <wp:align>center</wp:align>
                </wp:positionH>
                <wp:positionV relativeFrom="paragraph">
                  <wp:posOffset>2431271</wp:posOffset>
                </wp:positionV>
                <wp:extent cx="2423795" cy="325120"/>
                <wp:effectExtent l="0" t="0" r="0" b="0"/>
                <wp:wrapSquare wrapText="bothSides"/>
                <wp:docPr id="3" name="Rectangles 3"/>
                <wp:cNvGraphicFramePr/>
                <a:graphic xmlns:a="http://schemas.openxmlformats.org/drawingml/2006/main">
                  <a:graphicData uri="http://schemas.microsoft.com/office/word/2010/wordprocessingShape">
                    <wps:wsp>
                      <wps:cNvSpPr/>
                      <wps:spPr>
                        <a:xfrm>
                          <a:off x="0" y="0"/>
                          <a:ext cx="2423795" cy="325677"/>
                        </a:xfrm>
                        <a:prstGeom prst="rect">
                          <a:avLst/>
                        </a:prstGeom>
                        <a:noFill/>
                        <a:ln>
                          <a:noFill/>
                        </a:ln>
                      </wps:spPr>
                      <wps:txbx>
                        <w:txbxContent>
                          <w:p w14:paraId="2E3C1A02" w14:textId="77777777" w:rsidR="003D3E9B" w:rsidRDefault="00000000">
                            <w:pPr>
                              <w:spacing w:line="258" w:lineRule="auto"/>
                              <w:jc w:val="center"/>
                            </w:pPr>
                            <w:r>
                              <w:rPr>
                                <w:i/>
                                <w:color w:val="000000"/>
                              </w:rPr>
                              <w:t>(Halaman ini sengaja dikosongkan)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292F438" id="Rectangles 3" o:spid="_x0000_s1027" style="position:absolute;margin-left:0;margin-top:191.45pt;width:190.85pt;height:25.6pt;z-index:25165568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" filled="f" stroked="f">
                <v:textbox inset="2.53958mm,1.2694mm,2.53958mm,1.2694mm">
                  <w:txbxContent>
                    <w:p w14:paraId="2E3C1A02" w14:textId="77777777" w:rsidR="003D3E9B" w:rsidRDefault="00000000">
                      <w:pPr>
                        <w:spacing w:line="258" w:lineRule="auto"/>
                        <w:jc w:val="center"/>
                      </w:pPr>
                      <w:r>
                        <w:rPr>
                          <w:i/>
                          <w:color w:val="000000"/>
                        </w:rPr>
                        <w:t>(Halaman ini sengaja dikosongkan)</w:t>
                      </w:r>
                    </w:p>
                  </w:txbxContent>
                </v:textbox>
                <w10:wrap type="square" anchorx="margin"/>
              </v:rect>
            </w:pict>
          </mc:Fallback>
        </mc:AlternateContent>
      </w:r>
    </w:p>
    <w:p w14:paraId="316694E3" w14:textId="77777777" w:rsidR="003D3E9B" w:rsidRPr="00426C24" w:rsidRDefault="00000000">
      <w:pPr>
        <w:pStyle w:val="Heading1"/>
      </w:pPr>
      <w:bookmarkStart w:id="4" w:name="3znysh7" w:colFirst="0" w:colLast="0"/>
      <w:bookmarkStart w:id="5" w:name="1fob9te" w:colFirst="0" w:colLast="0"/>
      <w:bookmarkStart w:id="6" w:name="_Toc176987373"/>
      <w:bookmarkEnd w:id="4"/>
      <w:bookmarkEnd w:id="5"/>
      <w:r w:rsidRPr="00426C24">
        <w:lastRenderedPageBreak/>
        <w:t>DAFTAR ISI</w:t>
      </w:r>
      <w:bookmarkEnd w:id="6"/>
    </w:p>
    <w:p w14:paraId="476A9E2F" w14:textId="77777777" w:rsidR="003D3E9B" w:rsidRPr="00426C24" w:rsidRDefault="003D3E9B">
      <w:pPr>
        <w:keepNext/>
        <w:keepLines/>
        <w:spacing w:line="276" w:lineRule="auto"/>
        <w:rPr>
          <w:color w:val="2F5496"/>
          <w:sz w:val="32"/>
          <w:szCs w:val="32"/>
        </w:rPr>
      </w:pPr>
    </w:p>
    <w:sdt>
      <w:sdtPr>
        <w:rPr>
          <w:rFonts w:ascii="Times New Roman" w:eastAsia="Times New Roman" w:hAnsi="Times New Roman" w:cs="Times New Roman"/>
          <w:color w:val="auto"/>
          <w:sz w:val="24"/>
          <w:szCs w:val="24"/>
          <w:lang w:val="en-ID"/>
        </w:rPr>
        <w:id w:val="570002002"/>
        <w:docPartObj>
          <w:docPartGallery w:val="Table of Contents"/>
          <w:docPartUnique/>
        </w:docPartObj>
      </w:sdtPr>
      <w:sdtEndPr>
        <w:rPr>
          <w:b/>
          <w:bCs/>
          <w:noProof/>
        </w:rPr>
      </w:sdtEndPr>
      <w:sdtContent>
        <w:p w14:paraId="3AE6A84A" w14:textId="401959C2" w:rsidR="00B941F2" w:rsidRPr="00426C24" w:rsidRDefault="006269F2" w:rsidP="006269F2">
          <w:pPr>
            <w:pStyle w:val="TOCHeading"/>
            <w:tabs>
              <w:tab w:val="left" w:pos="1885"/>
            </w:tabs>
            <w:rPr>
              <w:rFonts w:ascii="Times New Roman" w:hAnsi="Times New Roman" w:cs="Times New Roman"/>
              <w:sz w:val="20"/>
              <w:szCs w:val="20"/>
            </w:rPr>
          </w:pPr>
          <w:r w:rsidRPr="00426C24">
            <w:rPr>
              <w:rFonts w:ascii="Times New Roman" w:eastAsia="Times New Roman" w:hAnsi="Times New Roman" w:cs="Times New Roman"/>
              <w:color w:val="auto"/>
              <w:sz w:val="24"/>
              <w:szCs w:val="24"/>
              <w:lang w:val="en-ID"/>
            </w:rPr>
            <w:tab/>
          </w:r>
        </w:p>
        <w:p w14:paraId="24E5A538" w14:textId="1D223FF2" w:rsidR="00426C24" w:rsidRPr="00426C24" w:rsidRDefault="00B941F2">
          <w:pPr>
            <w:pStyle w:val="TOC1"/>
            <w:rPr>
              <w:rFonts w:asciiTheme="minorHAnsi" w:eastAsiaTheme="minorEastAsia" w:hAnsiTheme="minorHAnsi" w:cstheme="minorBidi"/>
              <w:noProof/>
              <w:kern w:val="2"/>
              <w14:ligatures w14:val="standardContextual"/>
            </w:rPr>
          </w:pPr>
          <w:r w:rsidRPr="00426C24">
            <w:fldChar w:fldCharType="begin"/>
          </w:r>
          <w:r w:rsidRPr="00426C24">
            <w:instrText xml:space="preserve"> TOC \o "1-3" \h \z \u </w:instrText>
          </w:r>
          <w:r w:rsidRPr="00426C24">
            <w:fldChar w:fldCharType="separate"/>
          </w:r>
          <w:hyperlink w:anchor="_Toc176987373" w:history="1">
            <w:r w:rsidR="00426C24" w:rsidRPr="00426C24">
              <w:rPr>
                <w:rStyle w:val="Hyperlink"/>
                <w:noProof/>
              </w:rPr>
              <w:t>DAFTAR ISI</w:t>
            </w:r>
            <w:r w:rsidR="00426C24" w:rsidRPr="00426C24">
              <w:rPr>
                <w:noProof/>
                <w:webHidden/>
              </w:rPr>
              <w:tab/>
            </w:r>
            <w:r w:rsidR="00426C24" w:rsidRPr="00426C24">
              <w:rPr>
                <w:noProof/>
                <w:webHidden/>
              </w:rPr>
              <w:fldChar w:fldCharType="begin"/>
            </w:r>
            <w:r w:rsidR="00426C24" w:rsidRPr="00426C24">
              <w:rPr>
                <w:noProof/>
                <w:webHidden/>
              </w:rPr>
              <w:instrText xml:space="preserve"> PAGEREF _Toc176987373 \h </w:instrText>
            </w:r>
            <w:r w:rsidR="00426C24" w:rsidRPr="00426C24">
              <w:rPr>
                <w:noProof/>
                <w:webHidden/>
              </w:rPr>
            </w:r>
            <w:r w:rsidR="00426C24" w:rsidRPr="00426C24">
              <w:rPr>
                <w:noProof/>
                <w:webHidden/>
              </w:rPr>
              <w:fldChar w:fldCharType="separate"/>
            </w:r>
            <w:r w:rsidR="0092737B">
              <w:rPr>
                <w:noProof/>
                <w:webHidden/>
              </w:rPr>
              <w:t>V</w:t>
            </w:r>
            <w:r w:rsidR="00426C24" w:rsidRPr="00426C24">
              <w:rPr>
                <w:noProof/>
                <w:webHidden/>
              </w:rPr>
              <w:fldChar w:fldCharType="end"/>
            </w:r>
          </w:hyperlink>
        </w:p>
        <w:p w14:paraId="19000E24" w14:textId="7A77799C" w:rsidR="00426C24" w:rsidRPr="00426C24" w:rsidRDefault="00426C24">
          <w:pPr>
            <w:pStyle w:val="TOC1"/>
            <w:rPr>
              <w:rFonts w:asciiTheme="minorHAnsi" w:eastAsiaTheme="minorEastAsia" w:hAnsiTheme="minorHAnsi" w:cstheme="minorBidi"/>
              <w:noProof/>
              <w:kern w:val="2"/>
              <w14:ligatures w14:val="standardContextual"/>
            </w:rPr>
          </w:pPr>
          <w:hyperlink w:anchor="_Toc176987374" w:history="1">
            <w:r w:rsidRPr="00426C24">
              <w:rPr>
                <w:rStyle w:val="Hyperlink"/>
                <w:noProof/>
              </w:rPr>
              <w:t>DAFTAR GAMBAR</w:t>
            </w:r>
            <w:r w:rsidRPr="00426C24">
              <w:rPr>
                <w:noProof/>
                <w:webHidden/>
              </w:rPr>
              <w:tab/>
            </w:r>
            <w:r w:rsidRPr="00426C24">
              <w:rPr>
                <w:noProof/>
                <w:webHidden/>
              </w:rPr>
              <w:fldChar w:fldCharType="begin"/>
            </w:r>
            <w:r w:rsidRPr="00426C24">
              <w:rPr>
                <w:noProof/>
                <w:webHidden/>
              </w:rPr>
              <w:instrText xml:space="preserve"> PAGEREF _Toc176987374 \h </w:instrText>
            </w:r>
            <w:r w:rsidRPr="00426C24">
              <w:rPr>
                <w:noProof/>
                <w:webHidden/>
              </w:rPr>
            </w:r>
            <w:r w:rsidRPr="00426C24">
              <w:rPr>
                <w:noProof/>
                <w:webHidden/>
              </w:rPr>
              <w:fldChar w:fldCharType="separate"/>
            </w:r>
            <w:r w:rsidR="0092737B">
              <w:rPr>
                <w:noProof/>
                <w:webHidden/>
              </w:rPr>
              <w:t>VII</w:t>
            </w:r>
            <w:r w:rsidRPr="00426C24">
              <w:rPr>
                <w:noProof/>
                <w:webHidden/>
              </w:rPr>
              <w:fldChar w:fldCharType="end"/>
            </w:r>
          </w:hyperlink>
        </w:p>
        <w:p w14:paraId="322B48C8" w14:textId="7EF3B920" w:rsidR="00426C24" w:rsidRPr="00426C24" w:rsidRDefault="00426C24">
          <w:pPr>
            <w:pStyle w:val="TOC1"/>
            <w:rPr>
              <w:rFonts w:asciiTheme="minorHAnsi" w:eastAsiaTheme="minorEastAsia" w:hAnsiTheme="minorHAnsi" w:cstheme="minorBidi"/>
              <w:noProof/>
              <w:kern w:val="2"/>
              <w14:ligatures w14:val="standardContextual"/>
            </w:rPr>
          </w:pPr>
          <w:hyperlink w:anchor="_Toc176987375" w:history="1">
            <w:r w:rsidRPr="00426C24">
              <w:rPr>
                <w:rStyle w:val="Hyperlink"/>
                <w:noProof/>
              </w:rPr>
              <w:t>DAFTAR TABEL</w:t>
            </w:r>
            <w:r w:rsidRPr="00426C24">
              <w:rPr>
                <w:noProof/>
                <w:webHidden/>
              </w:rPr>
              <w:tab/>
            </w:r>
            <w:r w:rsidRPr="00426C24">
              <w:rPr>
                <w:noProof/>
                <w:webHidden/>
              </w:rPr>
              <w:fldChar w:fldCharType="begin"/>
            </w:r>
            <w:r w:rsidRPr="00426C24">
              <w:rPr>
                <w:noProof/>
                <w:webHidden/>
              </w:rPr>
              <w:instrText xml:space="preserve"> PAGEREF _Toc176987375 \h </w:instrText>
            </w:r>
            <w:r w:rsidRPr="00426C24">
              <w:rPr>
                <w:noProof/>
                <w:webHidden/>
              </w:rPr>
            </w:r>
            <w:r w:rsidRPr="00426C24">
              <w:rPr>
                <w:noProof/>
                <w:webHidden/>
              </w:rPr>
              <w:fldChar w:fldCharType="separate"/>
            </w:r>
            <w:r w:rsidR="0092737B">
              <w:rPr>
                <w:noProof/>
                <w:webHidden/>
              </w:rPr>
              <w:t>VIII</w:t>
            </w:r>
            <w:r w:rsidRPr="00426C24">
              <w:rPr>
                <w:noProof/>
                <w:webHidden/>
              </w:rPr>
              <w:fldChar w:fldCharType="end"/>
            </w:r>
          </w:hyperlink>
        </w:p>
        <w:p w14:paraId="4193E1FE" w14:textId="35D3D813" w:rsidR="00426C24" w:rsidRPr="00426C24" w:rsidRDefault="00426C24">
          <w:pPr>
            <w:pStyle w:val="TOC1"/>
            <w:tabs>
              <w:tab w:val="left" w:pos="960"/>
            </w:tabs>
            <w:rPr>
              <w:rFonts w:asciiTheme="minorHAnsi" w:eastAsiaTheme="minorEastAsia" w:hAnsiTheme="minorHAnsi" w:cstheme="minorBidi"/>
              <w:noProof/>
              <w:kern w:val="2"/>
              <w14:ligatures w14:val="standardContextual"/>
            </w:rPr>
          </w:pPr>
          <w:hyperlink w:anchor="_Toc176987376" w:history="1">
            <w:r w:rsidRPr="00426C24">
              <w:rPr>
                <w:rStyle w:val="Hyperlink"/>
                <w:noProof/>
              </w:rPr>
              <w:t>BAB 1</w:t>
            </w:r>
            <w:r w:rsidRPr="00426C24">
              <w:rPr>
                <w:rFonts w:asciiTheme="minorHAnsi" w:eastAsiaTheme="minorEastAsia" w:hAnsiTheme="minorHAnsi" w:cstheme="minorBidi"/>
                <w:noProof/>
                <w:kern w:val="2"/>
                <w14:ligatures w14:val="standardContextual"/>
              </w:rPr>
              <w:tab/>
            </w:r>
            <w:r w:rsidRPr="00426C24">
              <w:rPr>
                <w:rStyle w:val="Hyperlink"/>
                <w:noProof/>
              </w:rPr>
              <w:t>PENDAHULUAN</w:t>
            </w:r>
            <w:r w:rsidRPr="00426C24">
              <w:rPr>
                <w:noProof/>
                <w:webHidden/>
              </w:rPr>
              <w:tab/>
            </w:r>
            <w:r w:rsidRPr="00426C24">
              <w:rPr>
                <w:noProof/>
                <w:webHidden/>
              </w:rPr>
              <w:fldChar w:fldCharType="begin"/>
            </w:r>
            <w:r w:rsidRPr="00426C24">
              <w:rPr>
                <w:noProof/>
                <w:webHidden/>
              </w:rPr>
              <w:instrText xml:space="preserve"> PAGEREF _Toc176987376 \h </w:instrText>
            </w:r>
            <w:r w:rsidRPr="00426C24">
              <w:rPr>
                <w:noProof/>
                <w:webHidden/>
              </w:rPr>
            </w:r>
            <w:r w:rsidRPr="00426C24">
              <w:rPr>
                <w:noProof/>
                <w:webHidden/>
              </w:rPr>
              <w:fldChar w:fldCharType="separate"/>
            </w:r>
            <w:r w:rsidR="0092737B">
              <w:rPr>
                <w:noProof/>
                <w:webHidden/>
              </w:rPr>
              <w:t>1</w:t>
            </w:r>
            <w:r w:rsidRPr="00426C24">
              <w:rPr>
                <w:noProof/>
                <w:webHidden/>
              </w:rPr>
              <w:fldChar w:fldCharType="end"/>
            </w:r>
          </w:hyperlink>
        </w:p>
        <w:p w14:paraId="6151B619" w14:textId="15D92F6A" w:rsidR="00426C24" w:rsidRPr="00426C24" w:rsidRDefault="00426C24">
          <w:pPr>
            <w:pStyle w:val="TOC2"/>
            <w:tabs>
              <w:tab w:val="left" w:pos="851"/>
              <w:tab w:val="right" w:leader="dot" w:pos="5838"/>
            </w:tabs>
            <w:rPr>
              <w:rFonts w:asciiTheme="minorHAnsi" w:eastAsiaTheme="minorEastAsia" w:hAnsiTheme="minorHAnsi" w:cstheme="minorBidi"/>
              <w:noProof/>
              <w:kern w:val="2"/>
              <w14:ligatures w14:val="standardContextual"/>
            </w:rPr>
          </w:pPr>
          <w:hyperlink w:anchor="_Toc176987377" w:history="1">
            <w:r w:rsidRPr="00426C24">
              <w:rPr>
                <w:rStyle w:val="Hyperlink"/>
                <w:noProof/>
              </w:rPr>
              <w:t>1.1</w:t>
            </w:r>
            <w:r w:rsidRPr="00426C24">
              <w:rPr>
                <w:rFonts w:asciiTheme="minorHAnsi" w:eastAsiaTheme="minorEastAsia" w:hAnsiTheme="minorHAnsi" w:cstheme="minorBidi"/>
                <w:noProof/>
                <w:kern w:val="2"/>
                <w14:ligatures w14:val="standardContextual"/>
              </w:rPr>
              <w:tab/>
            </w:r>
            <w:r w:rsidRPr="00426C24">
              <w:rPr>
                <w:rStyle w:val="Hyperlink"/>
                <w:noProof/>
              </w:rPr>
              <w:t>LATAR BELAKANG</w:t>
            </w:r>
            <w:r w:rsidRPr="00426C24">
              <w:rPr>
                <w:noProof/>
                <w:webHidden/>
              </w:rPr>
              <w:tab/>
            </w:r>
            <w:r w:rsidRPr="00426C24">
              <w:rPr>
                <w:noProof/>
                <w:webHidden/>
              </w:rPr>
              <w:fldChar w:fldCharType="begin"/>
            </w:r>
            <w:r w:rsidRPr="00426C24">
              <w:rPr>
                <w:noProof/>
                <w:webHidden/>
              </w:rPr>
              <w:instrText xml:space="preserve"> PAGEREF _Toc176987377 \h </w:instrText>
            </w:r>
            <w:r w:rsidRPr="00426C24">
              <w:rPr>
                <w:noProof/>
                <w:webHidden/>
              </w:rPr>
            </w:r>
            <w:r w:rsidRPr="00426C24">
              <w:rPr>
                <w:noProof/>
                <w:webHidden/>
              </w:rPr>
              <w:fldChar w:fldCharType="separate"/>
            </w:r>
            <w:r w:rsidR="0092737B">
              <w:rPr>
                <w:noProof/>
                <w:webHidden/>
              </w:rPr>
              <w:t>1</w:t>
            </w:r>
            <w:r w:rsidRPr="00426C24">
              <w:rPr>
                <w:noProof/>
                <w:webHidden/>
              </w:rPr>
              <w:fldChar w:fldCharType="end"/>
            </w:r>
          </w:hyperlink>
        </w:p>
        <w:p w14:paraId="16C3BB58" w14:textId="4452ED0E" w:rsidR="00426C24" w:rsidRPr="00426C24" w:rsidRDefault="00426C24">
          <w:pPr>
            <w:pStyle w:val="TOC2"/>
            <w:tabs>
              <w:tab w:val="right" w:leader="dot" w:pos="5838"/>
            </w:tabs>
            <w:rPr>
              <w:rFonts w:asciiTheme="minorHAnsi" w:eastAsiaTheme="minorEastAsia" w:hAnsiTheme="minorHAnsi" w:cstheme="minorBidi"/>
              <w:noProof/>
              <w:kern w:val="2"/>
              <w14:ligatures w14:val="standardContextual"/>
            </w:rPr>
          </w:pPr>
          <w:hyperlink w:anchor="_Toc176987378" w:history="1">
            <w:r w:rsidRPr="00426C24">
              <w:rPr>
                <w:rStyle w:val="Hyperlink"/>
                <w:noProof/>
              </w:rPr>
              <w:t>1.2 PERMASALAHAN</w:t>
            </w:r>
            <w:r w:rsidRPr="00426C24">
              <w:rPr>
                <w:noProof/>
                <w:webHidden/>
              </w:rPr>
              <w:tab/>
            </w:r>
            <w:r w:rsidRPr="00426C24">
              <w:rPr>
                <w:noProof/>
                <w:webHidden/>
              </w:rPr>
              <w:fldChar w:fldCharType="begin"/>
            </w:r>
            <w:r w:rsidRPr="00426C24">
              <w:rPr>
                <w:noProof/>
                <w:webHidden/>
              </w:rPr>
              <w:instrText xml:space="preserve"> PAGEREF _Toc176987378 \h </w:instrText>
            </w:r>
            <w:r w:rsidRPr="00426C24">
              <w:rPr>
                <w:noProof/>
                <w:webHidden/>
              </w:rPr>
            </w:r>
            <w:r w:rsidRPr="00426C24">
              <w:rPr>
                <w:noProof/>
                <w:webHidden/>
              </w:rPr>
              <w:fldChar w:fldCharType="separate"/>
            </w:r>
            <w:r w:rsidR="0092737B">
              <w:rPr>
                <w:noProof/>
                <w:webHidden/>
              </w:rPr>
              <w:t>2</w:t>
            </w:r>
            <w:r w:rsidRPr="00426C24">
              <w:rPr>
                <w:noProof/>
                <w:webHidden/>
              </w:rPr>
              <w:fldChar w:fldCharType="end"/>
            </w:r>
          </w:hyperlink>
        </w:p>
        <w:p w14:paraId="6DF6E5C6" w14:textId="561891DE" w:rsidR="00426C24" w:rsidRPr="00426C24" w:rsidRDefault="00426C24">
          <w:pPr>
            <w:pStyle w:val="TOC2"/>
            <w:tabs>
              <w:tab w:val="right" w:leader="dot" w:pos="5838"/>
            </w:tabs>
            <w:rPr>
              <w:rFonts w:asciiTheme="minorHAnsi" w:eastAsiaTheme="minorEastAsia" w:hAnsiTheme="minorHAnsi" w:cstheme="minorBidi"/>
              <w:noProof/>
              <w:kern w:val="2"/>
              <w14:ligatures w14:val="standardContextual"/>
            </w:rPr>
          </w:pPr>
          <w:hyperlink w:anchor="_Toc176987379" w:history="1">
            <w:r w:rsidRPr="00426C24">
              <w:rPr>
                <w:rStyle w:val="Hyperlink"/>
                <w:noProof/>
              </w:rPr>
              <w:t>1.3 TUJUAN</w:t>
            </w:r>
            <w:r w:rsidRPr="00426C24">
              <w:rPr>
                <w:noProof/>
                <w:webHidden/>
              </w:rPr>
              <w:tab/>
            </w:r>
            <w:r w:rsidRPr="00426C24">
              <w:rPr>
                <w:noProof/>
                <w:webHidden/>
              </w:rPr>
              <w:fldChar w:fldCharType="begin"/>
            </w:r>
            <w:r w:rsidRPr="00426C24">
              <w:rPr>
                <w:noProof/>
                <w:webHidden/>
              </w:rPr>
              <w:instrText xml:space="preserve"> PAGEREF _Toc176987379 \h </w:instrText>
            </w:r>
            <w:r w:rsidRPr="00426C24">
              <w:rPr>
                <w:noProof/>
                <w:webHidden/>
              </w:rPr>
            </w:r>
            <w:r w:rsidRPr="00426C24">
              <w:rPr>
                <w:noProof/>
                <w:webHidden/>
              </w:rPr>
              <w:fldChar w:fldCharType="separate"/>
            </w:r>
            <w:r w:rsidR="0092737B">
              <w:rPr>
                <w:noProof/>
                <w:webHidden/>
              </w:rPr>
              <w:t>3</w:t>
            </w:r>
            <w:r w:rsidRPr="00426C24">
              <w:rPr>
                <w:noProof/>
                <w:webHidden/>
              </w:rPr>
              <w:fldChar w:fldCharType="end"/>
            </w:r>
          </w:hyperlink>
        </w:p>
        <w:p w14:paraId="33D9CFB9" w14:textId="3F94219B" w:rsidR="00426C24" w:rsidRPr="00426C24" w:rsidRDefault="00426C24">
          <w:pPr>
            <w:pStyle w:val="TOC2"/>
            <w:tabs>
              <w:tab w:val="right" w:leader="dot" w:pos="5838"/>
            </w:tabs>
            <w:rPr>
              <w:rFonts w:asciiTheme="minorHAnsi" w:eastAsiaTheme="minorEastAsia" w:hAnsiTheme="minorHAnsi" w:cstheme="minorBidi"/>
              <w:noProof/>
              <w:kern w:val="2"/>
              <w14:ligatures w14:val="standardContextual"/>
            </w:rPr>
          </w:pPr>
          <w:hyperlink w:anchor="_Toc176987380" w:history="1">
            <w:r w:rsidRPr="00426C24">
              <w:rPr>
                <w:rStyle w:val="Hyperlink"/>
                <w:noProof/>
              </w:rPr>
              <w:t>1.4 MANFAAT</w:t>
            </w:r>
            <w:r w:rsidRPr="00426C24">
              <w:rPr>
                <w:noProof/>
                <w:webHidden/>
              </w:rPr>
              <w:tab/>
            </w:r>
            <w:r w:rsidRPr="00426C24">
              <w:rPr>
                <w:noProof/>
                <w:webHidden/>
              </w:rPr>
              <w:fldChar w:fldCharType="begin"/>
            </w:r>
            <w:r w:rsidRPr="00426C24">
              <w:rPr>
                <w:noProof/>
                <w:webHidden/>
              </w:rPr>
              <w:instrText xml:space="preserve"> PAGEREF _Toc176987380 \h </w:instrText>
            </w:r>
            <w:r w:rsidRPr="00426C24">
              <w:rPr>
                <w:noProof/>
                <w:webHidden/>
              </w:rPr>
            </w:r>
            <w:r w:rsidRPr="00426C24">
              <w:rPr>
                <w:noProof/>
                <w:webHidden/>
              </w:rPr>
              <w:fldChar w:fldCharType="separate"/>
            </w:r>
            <w:r w:rsidR="0092737B">
              <w:rPr>
                <w:noProof/>
                <w:webHidden/>
              </w:rPr>
              <w:t>3</w:t>
            </w:r>
            <w:r w:rsidRPr="00426C24">
              <w:rPr>
                <w:noProof/>
                <w:webHidden/>
              </w:rPr>
              <w:fldChar w:fldCharType="end"/>
            </w:r>
          </w:hyperlink>
        </w:p>
        <w:p w14:paraId="4602AA2C" w14:textId="3A773D77" w:rsidR="00426C24" w:rsidRPr="00426C24" w:rsidRDefault="00426C24">
          <w:pPr>
            <w:pStyle w:val="TOC2"/>
            <w:tabs>
              <w:tab w:val="right" w:leader="dot" w:pos="5838"/>
            </w:tabs>
            <w:rPr>
              <w:rFonts w:asciiTheme="minorHAnsi" w:eastAsiaTheme="minorEastAsia" w:hAnsiTheme="minorHAnsi" w:cstheme="minorBidi"/>
              <w:noProof/>
              <w:kern w:val="2"/>
              <w14:ligatures w14:val="standardContextual"/>
            </w:rPr>
          </w:pPr>
          <w:hyperlink w:anchor="_Toc176987381" w:history="1">
            <w:r w:rsidRPr="00426C24">
              <w:rPr>
                <w:rStyle w:val="Hyperlink"/>
                <w:noProof/>
              </w:rPr>
              <w:t>1.5 SISTEMATIKA PENULISAN</w:t>
            </w:r>
            <w:r w:rsidRPr="00426C24">
              <w:rPr>
                <w:noProof/>
                <w:webHidden/>
              </w:rPr>
              <w:tab/>
            </w:r>
            <w:r w:rsidRPr="00426C24">
              <w:rPr>
                <w:noProof/>
                <w:webHidden/>
              </w:rPr>
              <w:fldChar w:fldCharType="begin"/>
            </w:r>
            <w:r w:rsidRPr="00426C24">
              <w:rPr>
                <w:noProof/>
                <w:webHidden/>
              </w:rPr>
              <w:instrText xml:space="preserve"> PAGEREF _Toc176987381 \h </w:instrText>
            </w:r>
            <w:r w:rsidRPr="00426C24">
              <w:rPr>
                <w:noProof/>
                <w:webHidden/>
              </w:rPr>
            </w:r>
            <w:r w:rsidRPr="00426C24">
              <w:rPr>
                <w:noProof/>
                <w:webHidden/>
              </w:rPr>
              <w:fldChar w:fldCharType="separate"/>
            </w:r>
            <w:r w:rsidR="0092737B">
              <w:rPr>
                <w:noProof/>
                <w:webHidden/>
              </w:rPr>
              <w:t>4</w:t>
            </w:r>
            <w:r w:rsidRPr="00426C24">
              <w:rPr>
                <w:noProof/>
                <w:webHidden/>
              </w:rPr>
              <w:fldChar w:fldCharType="end"/>
            </w:r>
          </w:hyperlink>
        </w:p>
        <w:p w14:paraId="6F473C23" w14:textId="76F94F25" w:rsidR="00426C24" w:rsidRPr="00426C24" w:rsidRDefault="00426C24">
          <w:pPr>
            <w:pStyle w:val="TOC3"/>
            <w:tabs>
              <w:tab w:val="left" w:pos="1200"/>
            </w:tabs>
            <w:rPr>
              <w:rFonts w:asciiTheme="minorHAnsi" w:eastAsiaTheme="minorEastAsia" w:hAnsiTheme="minorHAnsi" w:cstheme="minorBidi"/>
              <w:kern w:val="2"/>
              <w:sz w:val="24"/>
              <w:szCs w:val="24"/>
              <w14:ligatures w14:val="standardContextual"/>
            </w:rPr>
          </w:pPr>
          <w:hyperlink w:anchor="_Toc176987382" w:history="1">
            <w:r w:rsidRPr="00426C24">
              <w:rPr>
                <w:rStyle w:val="Hyperlink"/>
              </w:rPr>
              <w:t>Bab 1</w:t>
            </w:r>
            <w:r w:rsidRPr="00426C24">
              <w:rPr>
                <w:rFonts w:asciiTheme="minorHAnsi" w:eastAsiaTheme="minorEastAsia" w:hAnsiTheme="minorHAnsi" w:cstheme="minorBidi"/>
                <w:kern w:val="2"/>
                <w:sz w:val="24"/>
                <w:szCs w:val="24"/>
                <w14:ligatures w14:val="standardContextual"/>
              </w:rPr>
              <w:tab/>
            </w:r>
            <w:r w:rsidRPr="00426C24">
              <w:rPr>
                <w:rStyle w:val="Hyperlink"/>
              </w:rPr>
              <w:t>Pendahuluan</w:t>
            </w:r>
            <w:r w:rsidRPr="00426C24">
              <w:rPr>
                <w:webHidden/>
              </w:rPr>
              <w:tab/>
            </w:r>
            <w:r w:rsidRPr="00426C24">
              <w:rPr>
                <w:webHidden/>
              </w:rPr>
              <w:fldChar w:fldCharType="begin"/>
            </w:r>
            <w:r w:rsidRPr="00426C24">
              <w:rPr>
                <w:webHidden/>
              </w:rPr>
              <w:instrText xml:space="preserve"> PAGEREF _Toc176987382 \h </w:instrText>
            </w:r>
            <w:r w:rsidRPr="00426C24">
              <w:rPr>
                <w:webHidden/>
              </w:rPr>
            </w:r>
            <w:r w:rsidRPr="00426C24">
              <w:rPr>
                <w:webHidden/>
              </w:rPr>
              <w:fldChar w:fldCharType="separate"/>
            </w:r>
            <w:r w:rsidR="0092737B">
              <w:rPr>
                <w:webHidden/>
              </w:rPr>
              <w:t>4</w:t>
            </w:r>
            <w:r w:rsidRPr="00426C24">
              <w:rPr>
                <w:webHidden/>
              </w:rPr>
              <w:fldChar w:fldCharType="end"/>
            </w:r>
          </w:hyperlink>
        </w:p>
        <w:p w14:paraId="1ADB08F9" w14:textId="1C622895" w:rsidR="00426C24" w:rsidRPr="00426C24" w:rsidRDefault="00426C24">
          <w:pPr>
            <w:pStyle w:val="TOC3"/>
            <w:tabs>
              <w:tab w:val="left" w:pos="1200"/>
            </w:tabs>
            <w:rPr>
              <w:rFonts w:asciiTheme="minorHAnsi" w:eastAsiaTheme="minorEastAsia" w:hAnsiTheme="minorHAnsi" w:cstheme="minorBidi"/>
              <w:kern w:val="2"/>
              <w:sz w:val="24"/>
              <w:szCs w:val="24"/>
              <w14:ligatures w14:val="standardContextual"/>
            </w:rPr>
          </w:pPr>
          <w:hyperlink w:anchor="_Toc176987383" w:history="1">
            <w:r w:rsidRPr="00426C24">
              <w:rPr>
                <w:rStyle w:val="Hyperlink"/>
              </w:rPr>
              <w:t>Bab 2</w:t>
            </w:r>
            <w:r w:rsidRPr="00426C24">
              <w:rPr>
                <w:rFonts w:asciiTheme="minorHAnsi" w:eastAsiaTheme="minorEastAsia" w:hAnsiTheme="minorHAnsi" w:cstheme="minorBidi"/>
                <w:kern w:val="2"/>
                <w:sz w:val="24"/>
                <w:szCs w:val="24"/>
                <w14:ligatures w14:val="standardContextual"/>
              </w:rPr>
              <w:tab/>
            </w:r>
            <w:r w:rsidRPr="00426C24">
              <w:rPr>
                <w:rStyle w:val="Hyperlink"/>
              </w:rPr>
              <w:t>Kajian Pustaka</w:t>
            </w:r>
            <w:r w:rsidRPr="00426C24">
              <w:rPr>
                <w:webHidden/>
              </w:rPr>
              <w:tab/>
            </w:r>
            <w:r w:rsidRPr="00426C24">
              <w:rPr>
                <w:webHidden/>
              </w:rPr>
              <w:fldChar w:fldCharType="begin"/>
            </w:r>
            <w:r w:rsidRPr="00426C24">
              <w:rPr>
                <w:webHidden/>
              </w:rPr>
              <w:instrText xml:space="preserve"> PAGEREF _Toc176987383 \h </w:instrText>
            </w:r>
            <w:r w:rsidRPr="00426C24">
              <w:rPr>
                <w:webHidden/>
              </w:rPr>
            </w:r>
            <w:r w:rsidRPr="00426C24">
              <w:rPr>
                <w:webHidden/>
              </w:rPr>
              <w:fldChar w:fldCharType="separate"/>
            </w:r>
            <w:r w:rsidR="0092737B">
              <w:rPr>
                <w:webHidden/>
              </w:rPr>
              <w:t>4</w:t>
            </w:r>
            <w:r w:rsidRPr="00426C24">
              <w:rPr>
                <w:webHidden/>
              </w:rPr>
              <w:fldChar w:fldCharType="end"/>
            </w:r>
          </w:hyperlink>
        </w:p>
        <w:p w14:paraId="5FF3EE7B" w14:textId="46AB6F00" w:rsidR="00426C24" w:rsidRPr="00426C24" w:rsidRDefault="00426C24">
          <w:pPr>
            <w:pStyle w:val="TOC3"/>
            <w:tabs>
              <w:tab w:val="left" w:pos="1200"/>
            </w:tabs>
            <w:rPr>
              <w:rFonts w:asciiTheme="minorHAnsi" w:eastAsiaTheme="minorEastAsia" w:hAnsiTheme="minorHAnsi" w:cstheme="minorBidi"/>
              <w:kern w:val="2"/>
              <w:sz w:val="24"/>
              <w:szCs w:val="24"/>
              <w14:ligatures w14:val="standardContextual"/>
            </w:rPr>
          </w:pPr>
          <w:hyperlink w:anchor="_Toc176987384" w:history="1">
            <w:r w:rsidRPr="00426C24">
              <w:rPr>
                <w:rStyle w:val="Hyperlink"/>
              </w:rPr>
              <w:t>Bab 3</w:t>
            </w:r>
            <w:r w:rsidRPr="00426C24">
              <w:rPr>
                <w:rFonts w:asciiTheme="minorHAnsi" w:eastAsiaTheme="minorEastAsia" w:hAnsiTheme="minorHAnsi" w:cstheme="minorBidi"/>
                <w:kern w:val="2"/>
                <w:sz w:val="24"/>
                <w:szCs w:val="24"/>
                <w14:ligatures w14:val="standardContextual"/>
              </w:rPr>
              <w:tab/>
            </w:r>
            <w:r w:rsidRPr="00426C24">
              <w:rPr>
                <w:rStyle w:val="Hyperlink"/>
              </w:rPr>
              <w:t>Deskripsi Sistem</w:t>
            </w:r>
            <w:r w:rsidRPr="00426C24">
              <w:rPr>
                <w:webHidden/>
              </w:rPr>
              <w:tab/>
            </w:r>
            <w:r w:rsidRPr="00426C24">
              <w:rPr>
                <w:webHidden/>
              </w:rPr>
              <w:fldChar w:fldCharType="begin"/>
            </w:r>
            <w:r w:rsidRPr="00426C24">
              <w:rPr>
                <w:webHidden/>
              </w:rPr>
              <w:instrText xml:space="preserve"> PAGEREF _Toc176987384 \h </w:instrText>
            </w:r>
            <w:r w:rsidRPr="00426C24">
              <w:rPr>
                <w:webHidden/>
              </w:rPr>
            </w:r>
            <w:r w:rsidRPr="00426C24">
              <w:rPr>
                <w:webHidden/>
              </w:rPr>
              <w:fldChar w:fldCharType="separate"/>
            </w:r>
            <w:r w:rsidR="0092737B">
              <w:rPr>
                <w:webHidden/>
              </w:rPr>
              <w:t>4</w:t>
            </w:r>
            <w:r w:rsidRPr="00426C24">
              <w:rPr>
                <w:webHidden/>
              </w:rPr>
              <w:fldChar w:fldCharType="end"/>
            </w:r>
          </w:hyperlink>
        </w:p>
        <w:p w14:paraId="2C10BD1A" w14:textId="36643CBA" w:rsidR="00426C24" w:rsidRPr="00426C24" w:rsidRDefault="00426C24">
          <w:pPr>
            <w:pStyle w:val="TOC3"/>
            <w:tabs>
              <w:tab w:val="left" w:pos="1200"/>
            </w:tabs>
            <w:rPr>
              <w:rFonts w:asciiTheme="minorHAnsi" w:eastAsiaTheme="minorEastAsia" w:hAnsiTheme="minorHAnsi" w:cstheme="minorBidi"/>
              <w:kern w:val="2"/>
              <w:sz w:val="24"/>
              <w:szCs w:val="24"/>
              <w14:ligatures w14:val="standardContextual"/>
            </w:rPr>
          </w:pPr>
          <w:hyperlink w:anchor="_Toc176987385" w:history="1">
            <w:r w:rsidRPr="00426C24">
              <w:rPr>
                <w:rStyle w:val="Hyperlink"/>
              </w:rPr>
              <w:t>Bab 4</w:t>
            </w:r>
            <w:r w:rsidRPr="00426C24">
              <w:rPr>
                <w:rFonts w:asciiTheme="minorHAnsi" w:eastAsiaTheme="minorEastAsia" w:hAnsiTheme="minorHAnsi" w:cstheme="minorBidi"/>
                <w:kern w:val="2"/>
                <w:sz w:val="24"/>
                <w:szCs w:val="24"/>
                <w14:ligatures w14:val="standardContextual"/>
              </w:rPr>
              <w:tab/>
            </w:r>
            <w:r w:rsidRPr="00426C24">
              <w:rPr>
                <w:rStyle w:val="Hyperlink"/>
              </w:rPr>
              <w:t>Eksperimen dan Analisis</w:t>
            </w:r>
            <w:r w:rsidRPr="00426C24">
              <w:rPr>
                <w:webHidden/>
              </w:rPr>
              <w:tab/>
            </w:r>
            <w:r w:rsidRPr="00426C24">
              <w:rPr>
                <w:webHidden/>
              </w:rPr>
              <w:fldChar w:fldCharType="begin"/>
            </w:r>
            <w:r w:rsidRPr="00426C24">
              <w:rPr>
                <w:webHidden/>
              </w:rPr>
              <w:instrText xml:space="preserve"> PAGEREF _Toc176987385 \h </w:instrText>
            </w:r>
            <w:r w:rsidRPr="00426C24">
              <w:rPr>
                <w:webHidden/>
              </w:rPr>
            </w:r>
            <w:r w:rsidRPr="00426C24">
              <w:rPr>
                <w:webHidden/>
              </w:rPr>
              <w:fldChar w:fldCharType="separate"/>
            </w:r>
            <w:r w:rsidR="0092737B">
              <w:rPr>
                <w:webHidden/>
              </w:rPr>
              <w:t>4</w:t>
            </w:r>
            <w:r w:rsidRPr="00426C24">
              <w:rPr>
                <w:webHidden/>
              </w:rPr>
              <w:fldChar w:fldCharType="end"/>
            </w:r>
          </w:hyperlink>
        </w:p>
        <w:p w14:paraId="19334ED0" w14:textId="7A4F01FD" w:rsidR="00426C24" w:rsidRPr="00426C24" w:rsidRDefault="00426C24">
          <w:pPr>
            <w:pStyle w:val="TOC3"/>
            <w:tabs>
              <w:tab w:val="left" w:pos="1200"/>
            </w:tabs>
            <w:rPr>
              <w:rFonts w:asciiTheme="minorHAnsi" w:eastAsiaTheme="minorEastAsia" w:hAnsiTheme="minorHAnsi" w:cstheme="minorBidi"/>
              <w:kern w:val="2"/>
              <w:sz w:val="24"/>
              <w:szCs w:val="24"/>
              <w14:ligatures w14:val="standardContextual"/>
            </w:rPr>
          </w:pPr>
          <w:hyperlink w:anchor="_Toc176987386" w:history="1">
            <w:r w:rsidRPr="00426C24">
              <w:rPr>
                <w:rStyle w:val="Hyperlink"/>
              </w:rPr>
              <w:t>Bab 5</w:t>
            </w:r>
            <w:r w:rsidRPr="00426C24">
              <w:rPr>
                <w:rFonts w:asciiTheme="minorHAnsi" w:eastAsiaTheme="minorEastAsia" w:hAnsiTheme="minorHAnsi" w:cstheme="minorBidi"/>
                <w:kern w:val="2"/>
                <w:sz w:val="24"/>
                <w:szCs w:val="24"/>
                <w14:ligatures w14:val="standardContextual"/>
              </w:rPr>
              <w:tab/>
            </w:r>
            <w:r w:rsidRPr="00426C24">
              <w:rPr>
                <w:rStyle w:val="Hyperlink"/>
              </w:rPr>
              <w:t>Penutup</w:t>
            </w:r>
            <w:r w:rsidRPr="00426C24">
              <w:rPr>
                <w:webHidden/>
              </w:rPr>
              <w:tab/>
            </w:r>
            <w:r w:rsidRPr="00426C24">
              <w:rPr>
                <w:webHidden/>
              </w:rPr>
              <w:fldChar w:fldCharType="begin"/>
            </w:r>
            <w:r w:rsidRPr="00426C24">
              <w:rPr>
                <w:webHidden/>
              </w:rPr>
              <w:instrText xml:space="preserve"> PAGEREF _Toc176987386 \h </w:instrText>
            </w:r>
            <w:r w:rsidRPr="00426C24">
              <w:rPr>
                <w:webHidden/>
              </w:rPr>
            </w:r>
            <w:r w:rsidRPr="00426C24">
              <w:rPr>
                <w:webHidden/>
              </w:rPr>
              <w:fldChar w:fldCharType="separate"/>
            </w:r>
            <w:r w:rsidR="0092737B">
              <w:rPr>
                <w:webHidden/>
              </w:rPr>
              <w:t>4</w:t>
            </w:r>
            <w:r w:rsidRPr="00426C24">
              <w:rPr>
                <w:webHidden/>
              </w:rPr>
              <w:fldChar w:fldCharType="end"/>
            </w:r>
          </w:hyperlink>
        </w:p>
        <w:p w14:paraId="60633629" w14:textId="2741A793" w:rsidR="00426C24" w:rsidRPr="00426C24" w:rsidRDefault="00426C24">
          <w:pPr>
            <w:pStyle w:val="TOC1"/>
            <w:tabs>
              <w:tab w:val="left" w:pos="960"/>
            </w:tabs>
            <w:rPr>
              <w:rFonts w:asciiTheme="minorHAnsi" w:eastAsiaTheme="minorEastAsia" w:hAnsiTheme="minorHAnsi" w:cstheme="minorBidi"/>
              <w:noProof/>
              <w:kern w:val="2"/>
              <w14:ligatures w14:val="standardContextual"/>
            </w:rPr>
          </w:pPr>
          <w:hyperlink w:anchor="_Toc176987387" w:history="1">
            <w:r w:rsidRPr="00426C24">
              <w:rPr>
                <w:rStyle w:val="Hyperlink"/>
                <w:bCs/>
                <w:noProof/>
              </w:rPr>
              <w:t>BAB 2</w:t>
            </w:r>
            <w:r w:rsidRPr="00426C24">
              <w:rPr>
                <w:rFonts w:asciiTheme="minorHAnsi" w:eastAsiaTheme="minorEastAsia" w:hAnsiTheme="minorHAnsi" w:cstheme="minorBidi"/>
                <w:noProof/>
                <w:kern w:val="2"/>
                <w14:ligatures w14:val="standardContextual"/>
              </w:rPr>
              <w:tab/>
            </w:r>
            <w:r w:rsidRPr="00426C24">
              <w:rPr>
                <w:rStyle w:val="Hyperlink"/>
                <w:bCs/>
                <w:noProof/>
              </w:rPr>
              <w:t>KAJIAN PUSTAKA</w:t>
            </w:r>
            <w:r w:rsidRPr="00426C24">
              <w:rPr>
                <w:noProof/>
                <w:webHidden/>
              </w:rPr>
              <w:tab/>
            </w:r>
            <w:r w:rsidRPr="00426C24">
              <w:rPr>
                <w:noProof/>
                <w:webHidden/>
              </w:rPr>
              <w:fldChar w:fldCharType="begin"/>
            </w:r>
            <w:r w:rsidRPr="00426C24">
              <w:rPr>
                <w:noProof/>
                <w:webHidden/>
              </w:rPr>
              <w:instrText xml:space="preserve"> PAGEREF _Toc176987387 \h </w:instrText>
            </w:r>
            <w:r w:rsidRPr="00426C24">
              <w:rPr>
                <w:noProof/>
                <w:webHidden/>
              </w:rPr>
            </w:r>
            <w:r w:rsidRPr="00426C24">
              <w:rPr>
                <w:noProof/>
                <w:webHidden/>
              </w:rPr>
              <w:fldChar w:fldCharType="separate"/>
            </w:r>
            <w:r w:rsidR="0092737B">
              <w:rPr>
                <w:noProof/>
                <w:webHidden/>
              </w:rPr>
              <w:t>5</w:t>
            </w:r>
            <w:r w:rsidRPr="00426C24">
              <w:rPr>
                <w:noProof/>
                <w:webHidden/>
              </w:rPr>
              <w:fldChar w:fldCharType="end"/>
            </w:r>
          </w:hyperlink>
        </w:p>
        <w:p w14:paraId="5921B05D" w14:textId="06BFE68E" w:rsidR="00426C24" w:rsidRPr="00426C24" w:rsidRDefault="00426C24">
          <w:pPr>
            <w:pStyle w:val="TOC2"/>
            <w:tabs>
              <w:tab w:val="left" w:pos="851"/>
              <w:tab w:val="right" w:leader="dot" w:pos="5838"/>
            </w:tabs>
            <w:rPr>
              <w:rFonts w:asciiTheme="minorHAnsi" w:eastAsiaTheme="minorEastAsia" w:hAnsiTheme="minorHAnsi" w:cstheme="minorBidi"/>
              <w:noProof/>
              <w:kern w:val="2"/>
              <w14:ligatures w14:val="standardContextual"/>
            </w:rPr>
          </w:pPr>
          <w:hyperlink w:anchor="_Toc176987388" w:history="1">
            <w:r w:rsidRPr="00426C24">
              <w:rPr>
                <w:rStyle w:val="Hyperlink"/>
                <w:noProof/>
              </w:rPr>
              <w:t>2.1</w:t>
            </w:r>
            <w:r w:rsidRPr="00426C24">
              <w:rPr>
                <w:rFonts w:asciiTheme="minorHAnsi" w:eastAsiaTheme="minorEastAsia" w:hAnsiTheme="minorHAnsi" w:cstheme="minorBidi"/>
                <w:noProof/>
                <w:kern w:val="2"/>
                <w14:ligatures w14:val="standardContextual"/>
              </w:rPr>
              <w:tab/>
            </w:r>
            <w:r w:rsidRPr="00426C24">
              <w:rPr>
                <w:rStyle w:val="Hyperlink"/>
                <w:noProof/>
              </w:rPr>
              <w:t>DESKRIPSI PERMASALAHAN</w:t>
            </w:r>
            <w:r w:rsidRPr="00426C24">
              <w:rPr>
                <w:noProof/>
                <w:webHidden/>
              </w:rPr>
              <w:tab/>
            </w:r>
            <w:r w:rsidRPr="00426C24">
              <w:rPr>
                <w:noProof/>
                <w:webHidden/>
              </w:rPr>
              <w:fldChar w:fldCharType="begin"/>
            </w:r>
            <w:r w:rsidRPr="00426C24">
              <w:rPr>
                <w:noProof/>
                <w:webHidden/>
              </w:rPr>
              <w:instrText xml:space="preserve"> PAGEREF _Toc176987388 \h </w:instrText>
            </w:r>
            <w:r w:rsidRPr="00426C24">
              <w:rPr>
                <w:noProof/>
                <w:webHidden/>
              </w:rPr>
            </w:r>
            <w:r w:rsidRPr="00426C24">
              <w:rPr>
                <w:noProof/>
                <w:webHidden/>
              </w:rPr>
              <w:fldChar w:fldCharType="separate"/>
            </w:r>
            <w:r w:rsidR="0092737B">
              <w:rPr>
                <w:noProof/>
                <w:webHidden/>
              </w:rPr>
              <w:t>5</w:t>
            </w:r>
            <w:r w:rsidRPr="00426C24">
              <w:rPr>
                <w:noProof/>
                <w:webHidden/>
              </w:rPr>
              <w:fldChar w:fldCharType="end"/>
            </w:r>
          </w:hyperlink>
        </w:p>
        <w:p w14:paraId="7C77C815" w14:textId="14A1A24F" w:rsidR="00426C24" w:rsidRPr="00426C24" w:rsidRDefault="00426C24">
          <w:pPr>
            <w:pStyle w:val="TOC2"/>
            <w:tabs>
              <w:tab w:val="right" w:leader="dot" w:pos="5838"/>
            </w:tabs>
            <w:rPr>
              <w:rFonts w:asciiTheme="minorHAnsi" w:eastAsiaTheme="minorEastAsia" w:hAnsiTheme="minorHAnsi" w:cstheme="minorBidi"/>
              <w:noProof/>
              <w:kern w:val="2"/>
              <w14:ligatures w14:val="standardContextual"/>
            </w:rPr>
          </w:pPr>
          <w:hyperlink w:anchor="_Toc176987389" w:history="1">
            <w:r w:rsidRPr="00426C24">
              <w:rPr>
                <w:rStyle w:val="Hyperlink"/>
                <w:noProof/>
              </w:rPr>
              <w:t>2.2 TEORI PENUNJANG</w:t>
            </w:r>
            <w:r w:rsidRPr="00426C24">
              <w:rPr>
                <w:noProof/>
                <w:webHidden/>
              </w:rPr>
              <w:tab/>
            </w:r>
            <w:r w:rsidRPr="00426C24">
              <w:rPr>
                <w:noProof/>
                <w:webHidden/>
              </w:rPr>
              <w:fldChar w:fldCharType="begin"/>
            </w:r>
            <w:r w:rsidRPr="00426C24">
              <w:rPr>
                <w:noProof/>
                <w:webHidden/>
              </w:rPr>
              <w:instrText xml:space="preserve"> PAGEREF _Toc176987389 \h </w:instrText>
            </w:r>
            <w:r w:rsidRPr="00426C24">
              <w:rPr>
                <w:noProof/>
                <w:webHidden/>
              </w:rPr>
            </w:r>
            <w:r w:rsidRPr="00426C24">
              <w:rPr>
                <w:noProof/>
                <w:webHidden/>
              </w:rPr>
              <w:fldChar w:fldCharType="separate"/>
            </w:r>
            <w:r w:rsidR="0092737B">
              <w:rPr>
                <w:noProof/>
                <w:webHidden/>
              </w:rPr>
              <w:t>6</w:t>
            </w:r>
            <w:r w:rsidRPr="00426C24">
              <w:rPr>
                <w:noProof/>
                <w:webHidden/>
              </w:rPr>
              <w:fldChar w:fldCharType="end"/>
            </w:r>
          </w:hyperlink>
        </w:p>
        <w:p w14:paraId="1A43C7D7" w14:textId="7BF64FC9"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0" w:history="1">
            <w:r w:rsidRPr="00426C24">
              <w:rPr>
                <w:rStyle w:val="Hyperlink"/>
              </w:rPr>
              <w:t>2.2.1 Software Testing</w:t>
            </w:r>
            <w:r w:rsidRPr="00426C24">
              <w:rPr>
                <w:webHidden/>
              </w:rPr>
              <w:tab/>
            </w:r>
            <w:r w:rsidRPr="00426C24">
              <w:rPr>
                <w:webHidden/>
              </w:rPr>
              <w:fldChar w:fldCharType="begin"/>
            </w:r>
            <w:r w:rsidRPr="00426C24">
              <w:rPr>
                <w:webHidden/>
              </w:rPr>
              <w:instrText xml:space="preserve"> PAGEREF _Toc176987390 \h </w:instrText>
            </w:r>
            <w:r w:rsidRPr="00426C24">
              <w:rPr>
                <w:webHidden/>
              </w:rPr>
            </w:r>
            <w:r w:rsidRPr="00426C24">
              <w:rPr>
                <w:webHidden/>
              </w:rPr>
              <w:fldChar w:fldCharType="separate"/>
            </w:r>
            <w:r w:rsidR="0092737B">
              <w:rPr>
                <w:webHidden/>
              </w:rPr>
              <w:t>6</w:t>
            </w:r>
            <w:r w:rsidRPr="00426C24">
              <w:rPr>
                <w:webHidden/>
              </w:rPr>
              <w:fldChar w:fldCharType="end"/>
            </w:r>
          </w:hyperlink>
        </w:p>
        <w:p w14:paraId="35564079" w14:textId="7CB4D62C"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1" w:history="1">
            <w:r w:rsidRPr="00426C24">
              <w:rPr>
                <w:rStyle w:val="Hyperlink"/>
              </w:rPr>
              <w:t>2.2.2 Software Quality Assurance</w:t>
            </w:r>
            <w:r w:rsidRPr="00426C24">
              <w:rPr>
                <w:webHidden/>
              </w:rPr>
              <w:tab/>
            </w:r>
            <w:r w:rsidRPr="00426C24">
              <w:rPr>
                <w:webHidden/>
              </w:rPr>
              <w:fldChar w:fldCharType="begin"/>
            </w:r>
            <w:r w:rsidRPr="00426C24">
              <w:rPr>
                <w:webHidden/>
              </w:rPr>
              <w:instrText xml:space="preserve"> PAGEREF _Toc176987391 \h </w:instrText>
            </w:r>
            <w:r w:rsidRPr="00426C24">
              <w:rPr>
                <w:webHidden/>
              </w:rPr>
            </w:r>
            <w:r w:rsidRPr="00426C24">
              <w:rPr>
                <w:webHidden/>
              </w:rPr>
              <w:fldChar w:fldCharType="separate"/>
            </w:r>
            <w:r w:rsidR="0092737B">
              <w:rPr>
                <w:webHidden/>
              </w:rPr>
              <w:t>7</w:t>
            </w:r>
            <w:r w:rsidRPr="00426C24">
              <w:rPr>
                <w:webHidden/>
              </w:rPr>
              <w:fldChar w:fldCharType="end"/>
            </w:r>
          </w:hyperlink>
        </w:p>
        <w:p w14:paraId="48F432BB" w14:textId="71BECA1B"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2" w:history="1">
            <w:r w:rsidRPr="00426C24">
              <w:rPr>
                <w:rStyle w:val="Hyperlink"/>
              </w:rPr>
              <w:t>2.2.3 Test Case</w:t>
            </w:r>
            <w:r w:rsidRPr="00426C24">
              <w:rPr>
                <w:webHidden/>
              </w:rPr>
              <w:tab/>
            </w:r>
            <w:r w:rsidRPr="00426C24">
              <w:rPr>
                <w:webHidden/>
              </w:rPr>
              <w:fldChar w:fldCharType="begin"/>
            </w:r>
            <w:r w:rsidRPr="00426C24">
              <w:rPr>
                <w:webHidden/>
              </w:rPr>
              <w:instrText xml:space="preserve"> PAGEREF _Toc176987392 \h </w:instrText>
            </w:r>
            <w:r w:rsidRPr="00426C24">
              <w:rPr>
                <w:webHidden/>
              </w:rPr>
            </w:r>
            <w:r w:rsidRPr="00426C24">
              <w:rPr>
                <w:webHidden/>
              </w:rPr>
              <w:fldChar w:fldCharType="separate"/>
            </w:r>
            <w:r w:rsidR="0092737B">
              <w:rPr>
                <w:webHidden/>
              </w:rPr>
              <w:t>7</w:t>
            </w:r>
            <w:r w:rsidRPr="00426C24">
              <w:rPr>
                <w:webHidden/>
              </w:rPr>
              <w:fldChar w:fldCharType="end"/>
            </w:r>
          </w:hyperlink>
        </w:p>
        <w:p w14:paraId="5B4B026E" w14:textId="58AA52C3"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3" w:history="1">
            <w:r w:rsidRPr="00426C24">
              <w:rPr>
                <w:rStyle w:val="Hyperlink"/>
              </w:rPr>
              <w:t>2.2.4 Chatbot</w:t>
            </w:r>
            <w:r w:rsidRPr="00426C24">
              <w:rPr>
                <w:webHidden/>
              </w:rPr>
              <w:tab/>
            </w:r>
            <w:r w:rsidRPr="00426C24">
              <w:rPr>
                <w:webHidden/>
              </w:rPr>
              <w:fldChar w:fldCharType="begin"/>
            </w:r>
            <w:r w:rsidRPr="00426C24">
              <w:rPr>
                <w:webHidden/>
              </w:rPr>
              <w:instrText xml:space="preserve"> PAGEREF _Toc176987393 \h </w:instrText>
            </w:r>
            <w:r w:rsidRPr="00426C24">
              <w:rPr>
                <w:webHidden/>
              </w:rPr>
            </w:r>
            <w:r w:rsidRPr="00426C24">
              <w:rPr>
                <w:webHidden/>
              </w:rPr>
              <w:fldChar w:fldCharType="separate"/>
            </w:r>
            <w:r w:rsidR="0092737B">
              <w:rPr>
                <w:webHidden/>
              </w:rPr>
              <w:t>8</w:t>
            </w:r>
            <w:r w:rsidRPr="00426C24">
              <w:rPr>
                <w:webHidden/>
              </w:rPr>
              <w:fldChar w:fldCharType="end"/>
            </w:r>
          </w:hyperlink>
        </w:p>
        <w:p w14:paraId="67A90F46" w14:textId="45BB4A37"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4" w:history="1">
            <w:r w:rsidRPr="00426C24">
              <w:rPr>
                <w:rStyle w:val="Hyperlink"/>
              </w:rPr>
              <w:t>2.2.5 Text Mining</w:t>
            </w:r>
            <w:r w:rsidRPr="00426C24">
              <w:rPr>
                <w:webHidden/>
              </w:rPr>
              <w:tab/>
            </w:r>
            <w:r w:rsidRPr="00426C24">
              <w:rPr>
                <w:webHidden/>
              </w:rPr>
              <w:fldChar w:fldCharType="begin"/>
            </w:r>
            <w:r w:rsidRPr="00426C24">
              <w:rPr>
                <w:webHidden/>
              </w:rPr>
              <w:instrText xml:space="preserve"> PAGEREF _Toc176987394 \h </w:instrText>
            </w:r>
            <w:r w:rsidRPr="00426C24">
              <w:rPr>
                <w:webHidden/>
              </w:rPr>
            </w:r>
            <w:r w:rsidRPr="00426C24">
              <w:rPr>
                <w:webHidden/>
              </w:rPr>
              <w:fldChar w:fldCharType="separate"/>
            </w:r>
            <w:r w:rsidR="0092737B">
              <w:rPr>
                <w:webHidden/>
              </w:rPr>
              <w:t>9</w:t>
            </w:r>
            <w:r w:rsidRPr="00426C24">
              <w:rPr>
                <w:webHidden/>
              </w:rPr>
              <w:fldChar w:fldCharType="end"/>
            </w:r>
          </w:hyperlink>
        </w:p>
        <w:p w14:paraId="5BBBDE0C" w14:textId="4E2E27A0"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5" w:history="1">
            <w:r w:rsidRPr="00426C24">
              <w:rPr>
                <w:rStyle w:val="Hyperlink"/>
              </w:rPr>
              <w:t>2.2.6 Context Recognition (Contextual)</w:t>
            </w:r>
            <w:r w:rsidRPr="00426C24">
              <w:rPr>
                <w:webHidden/>
              </w:rPr>
              <w:tab/>
            </w:r>
            <w:r w:rsidRPr="00426C24">
              <w:rPr>
                <w:webHidden/>
              </w:rPr>
              <w:fldChar w:fldCharType="begin"/>
            </w:r>
            <w:r w:rsidRPr="00426C24">
              <w:rPr>
                <w:webHidden/>
              </w:rPr>
              <w:instrText xml:space="preserve"> PAGEREF _Toc176987395 \h </w:instrText>
            </w:r>
            <w:r w:rsidRPr="00426C24">
              <w:rPr>
                <w:webHidden/>
              </w:rPr>
            </w:r>
            <w:r w:rsidRPr="00426C24">
              <w:rPr>
                <w:webHidden/>
              </w:rPr>
              <w:fldChar w:fldCharType="separate"/>
            </w:r>
            <w:r w:rsidR="0092737B">
              <w:rPr>
                <w:webHidden/>
              </w:rPr>
              <w:t>11</w:t>
            </w:r>
            <w:r w:rsidRPr="00426C24">
              <w:rPr>
                <w:webHidden/>
              </w:rPr>
              <w:fldChar w:fldCharType="end"/>
            </w:r>
          </w:hyperlink>
        </w:p>
        <w:p w14:paraId="51426898" w14:textId="7DFD2F1D"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6" w:history="1">
            <w:r w:rsidRPr="00426C24">
              <w:rPr>
                <w:rStyle w:val="Hyperlink"/>
              </w:rPr>
              <w:t>2.2.7 Cosine Similarity</w:t>
            </w:r>
            <w:r w:rsidRPr="00426C24">
              <w:rPr>
                <w:webHidden/>
              </w:rPr>
              <w:tab/>
            </w:r>
            <w:r w:rsidRPr="00426C24">
              <w:rPr>
                <w:webHidden/>
              </w:rPr>
              <w:fldChar w:fldCharType="begin"/>
            </w:r>
            <w:r w:rsidRPr="00426C24">
              <w:rPr>
                <w:webHidden/>
              </w:rPr>
              <w:instrText xml:space="preserve"> PAGEREF _Toc176987396 \h </w:instrText>
            </w:r>
            <w:r w:rsidRPr="00426C24">
              <w:rPr>
                <w:webHidden/>
              </w:rPr>
            </w:r>
            <w:r w:rsidRPr="00426C24">
              <w:rPr>
                <w:webHidden/>
              </w:rPr>
              <w:fldChar w:fldCharType="separate"/>
            </w:r>
            <w:r w:rsidR="0092737B">
              <w:rPr>
                <w:webHidden/>
              </w:rPr>
              <w:t>11</w:t>
            </w:r>
            <w:r w:rsidRPr="00426C24">
              <w:rPr>
                <w:webHidden/>
              </w:rPr>
              <w:fldChar w:fldCharType="end"/>
            </w:r>
          </w:hyperlink>
        </w:p>
        <w:p w14:paraId="7BB3812E" w14:textId="6AC3F1AF" w:rsidR="00426C24" w:rsidRPr="00426C24" w:rsidRDefault="00426C24">
          <w:pPr>
            <w:pStyle w:val="TOC3"/>
            <w:tabs>
              <w:tab w:val="left" w:pos="1200"/>
            </w:tabs>
            <w:rPr>
              <w:rFonts w:asciiTheme="minorHAnsi" w:eastAsiaTheme="minorEastAsia" w:hAnsiTheme="minorHAnsi" w:cstheme="minorBidi"/>
              <w:kern w:val="2"/>
              <w:sz w:val="24"/>
              <w:szCs w:val="24"/>
              <w14:ligatures w14:val="standardContextual"/>
            </w:rPr>
          </w:pPr>
          <w:hyperlink w:anchor="_Toc176987397" w:history="1">
            <w:r w:rsidRPr="00426C24">
              <w:rPr>
                <w:rStyle w:val="Hyperlink"/>
              </w:rPr>
              <w:t>2.2.8</w:t>
            </w:r>
            <w:r w:rsidRPr="00426C24">
              <w:rPr>
                <w:rFonts w:asciiTheme="minorHAnsi" w:eastAsiaTheme="minorEastAsia" w:hAnsiTheme="minorHAnsi" w:cstheme="minorBidi"/>
                <w:kern w:val="2"/>
                <w:sz w:val="24"/>
                <w:szCs w:val="24"/>
                <w14:ligatures w14:val="standardContextual"/>
              </w:rPr>
              <w:tab/>
            </w:r>
            <w:r w:rsidRPr="00426C24">
              <w:rPr>
                <w:rStyle w:val="Hyperlink"/>
              </w:rPr>
              <w:t>Basis Data Vektor</w:t>
            </w:r>
            <w:r w:rsidRPr="00426C24">
              <w:rPr>
                <w:webHidden/>
              </w:rPr>
              <w:tab/>
            </w:r>
            <w:r w:rsidRPr="00426C24">
              <w:rPr>
                <w:webHidden/>
              </w:rPr>
              <w:fldChar w:fldCharType="begin"/>
            </w:r>
            <w:r w:rsidRPr="00426C24">
              <w:rPr>
                <w:webHidden/>
              </w:rPr>
              <w:instrText xml:space="preserve"> PAGEREF _Toc176987397 \h </w:instrText>
            </w:r>
            <w:r w:rsidRPr="00426C24">
              <w:rPr>
                <w:webHidden/>
              </w:rPr>
            </w:r>
            <w:r w:rsidRPr="00426C24">
              <w:rPr>
                <w:webHidden/>
              </w:rPr>
              <w:fldChar w:fldCharType="separate"/>
            </w:r>
            <w:r w:rsidR="0092737B">
              <w:rPr>
                <w:webHidden/>
              </w:rPr>
              <w:t>12</w:t>
            </w:r>
            <w:r w:rsidRPr="00426C24">
              <w:rPr>
                <w:webHidden/>
              </w:rPr>
              <w:fldChar w:fldCharType="end"/>
            </w:r>
          </w:hyperlink>
        </w:p>
        <w:p w14:paraId="306FCC7B" w14:textId="162717A8"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398" w:history="1">
            <w:r w:rsidRPr="00426C24">
              <w:rPr>
                <w:rStyle w:val="Hyperlink"/>
              </w:rPr>
              <w:t>2.2.9 Google Spreadsheets</w:t>
            </w:r>
            <w:r w:rsidRPr="00426C24">
              <w:rPr>
                <w:webHidden/>
              </w:rPr>
              <w:tab/>
            </w:r>
            <w:r w:rsidRPr="00426C24">
              <w:rPr>
                <w:webHidden/>
              </w:rPr>
              <w:fldChar w:fldCharType="begin"/>
            </w:r>
            <w:r w:rsidRPr="00426C24">
              <w:rPr>
                <w:webHidden/>
              </w:rPr>
              <w:instrText xml:space="preserve"> PAGEREF _Toc176987398 \h </w:instrText>
            </w:r>
            <w:r w:rsidRPr="00426C24">
              <w:rPr>
                <w:webHidden/>
              </w:rPr>
            </w:r>
            <w:r w:rsidRPr="00426C24">
              <w:rPr>
                <w:webHidden/>
              </w:rPr>
              <w:fldChar w:fldCharType="separate"/>
            </w:r>
            <w:r w:rsidR="0092737B">
              <w:rPr>
                <w:webHidden/>
              </w:rPr>
              <w:t>13</w:t>
            </w:r>
            <w:r w:rsidRPr="00426C24">
              <w:rPr>
                <w:webHidden/>
              </w:rPr>
              <w:fldChar w:fldCharType="end"/>
            </w:r>
          </w:hyperlink>
        </w:p>
        <w:p w14:paraId="4C044D72" w14:textId="04F08C4F" w:rsidR="00426C24" w:rsidRPr="00426C24" w:rsidRDefault="00426C24">
          <w:pPr>
            <w:pStyle w:val="TOC2"/>
            <w:tabs>
              <w:tab w:val="left" w:pos="851"/>
              <w:tab w:val="right" w:leader="dot" w:pos="5838"/>
            </w:tabs>
            <w:rPr>
              <w:rFonts w:asciiTheme="minorHAnsi" w:eastAsiaTheme="minorEastAsia" w:hAnsiTheme="minorHAnsi" w:cstheme="minorBidi"/>
              <w:noProof/>
              <w:kern w:val="2"/>
              <w14:ligatures w14:val="standardContextual"/>
            </w:rPr>
          </w:pPr>
          <w:hyperlink w:anchor="_Toc176987399" w:history="1">
            <w:r w:rsidRPr="00426C24">
              <w:rPr>
                <w:rStyle w:val="Hyperlink"/>
                <w:noProof/>
              </w:rPr>
              <w:t>2.2</w:t>
            </w:r>
            <w:r w:rsidRPr="00426C24">
              <w:rPr>
                <w:rFonts w:asciiTheme="minorHAnsi" w:eastAsiaTheme="minorEastAsia" w:hAnsiTheme="minorHAnsi" w:cstheme="minorBidi"/>
                <w:noProof/>
                <w:kern w:val="2"/>
                <w14:ligatures w14:val="standardContextual"/>
              </w:rPr>
              <w:tab/>
            </w:r>
            <w:r w:rsidRPr="00426C24">
              <w:rPr>
                <w:rStyle w:val="Hyperlink"/>
                <w:noProof/>
              </w:rPr>
              <w:t>PENELITIAN TERKAIT</w:t>
            </w:r>
            <w:r w:rsidRPr="00426C24">
              <w:rPr>
                <w:noProof/>
                <w:webHidden/>
              </w:rPr>
              <w:tab/>
            </w:r>
            <w:r w:rsidRPr="00426C24">
              <w:rPr>
                <w:noProof/>
                <w:webHidden/>
              </w:rPr>
              <w:fldChar w:fldCharType="begin"/>
            </w:r>
            <w:r w:rsidRPr="00426C24">
              <w:rPr>
                <w:noProof/>
                <w:webHidden/>
              </w:rPr>
              <w:instrText xml:space="preserve"> PAGEREF _Toc176987399 \h </w:instrText>
            </w:r>
            <w:r w:rsidRPr="00426C24">
              <w:rPr>
                <w:noProof/>
                <w:webHidden/>
              </w:rPr>
            </w:r>
            <w:r w:rsidRPr="00426C24">
              <w:rPr>
                <w:noProof/>
                <w:webHidden/>
              </w:rPr>
              <w:fldChar w:fldCharType="separate"/>
            </w:r>
            <w:r w:rsidR="0092737B">
              <w:rPr>
                <w:noProof/>
                <w:webHidden/>
              </w:rPr>
              <w:t>13</w:t>
            </w:r>
            <w:r w:rsidRPr="00426C24">
              <w:rPr>
                <w:noProof/>
                <w:webHidden/>
              </w:rPr>
              <w:fldChar w:fldCharType="end"/>
            </w:r>
          </w:hyperlink>
        </w:p>
        <w:p w14:paraId="5C1BE22F" w14:textId="0659FF81"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00" w:history="1">
            <w:r w:rsidRPr="00426C24">
              <w:rPr>
                <w:rStyle w:val="Hyperlink"/>
              </w:rPr>
              <w:t>2.3.1 Knowledge Based Chatbot With Context Recognition</w:t>
            </w:r>
            <w:r w:rsidRPr="00426C24">
              <w:rPr>
                <w:webHidden/>
              </w:rPr>
              <w:tab/>
            </w:r>
            <w:r w:rsidRPr="00426C24">
              <w:rPr>
                <w:webHidden/>
              </w:rPr>
              <w:fldChar w:fldCharType="begin"/>
            </w:r>
            <w:r w:rsidRPr="00426C24">
              <w:rPr>
                <w:webHidden/>
              </w:rPr>
              <w:instrText xml:space="preserve"> PAGEREF _Toc176987400 \h </w:instrText>
            </w:r>
            <w:r w:rsidRPr="00426C24">
              <w:rPr>
                <w:webHidden/>
              </w:rPr>
            </w:r>
            <w:r w:rsidRPr="00426C24">
              <w:rPr>
                <w:webHidden/>
              </w:rPr>
              <w:fldChar w:fldCharType="separate"/>
            </w:r>
            <w:r w:rsidR="0092737B">
              <w:rPr>
                <w:webHidden/>
              </w:rPr>
              <w:t>13</w:t>
            </w:r>
            <w:r w:rsidRPr="00426C24">
              <w:rPr>
                <w:webHidden/>
              </w:rPr>
              <w:fldChar w:fldCharType="end"/>
            </w:r>
          </w:hyperlink>
        </w:p>
        <w:p w14:paraId="34C101C3" w14:textId="63C25254"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01" w:history="1">
            <w:r w:rsidRPr="00426C24">
              <w:rPr>
                <w:rStyle w:val="Hyperlink"/>
              </w:rPr>
              <w:t>2.3.2 Aplikasi Penilaian Ujian Essay Otomatis Menggunakan Metode Cosine Similarity</w:t>
            </w:r>
            <w:r w:rsidRPr="00426C24">
              <w:rPr>
                <w:webHidden/>
              </w:rPr>
              <w:tab/>
            </w:r>
            <w:r w:rsidRPr="00426C24">
              <w:rPr>
                <w:webHidden/>
              </w:rPr>
              <w:fldChar w:fldCharType="begin"/>
            </w:r>
            <w:r w:rsidRPr="00426C24">
              <w:rPr>
                <w:webHidden/>
              </w:rPr>
              <w:instrText xml:space="preserve"> PAGEREF _Toc176987401 \h </w:instrText>
            </w:r>
            <w:r w:rsidRPr="00426C24">
              <w:rPr>
                <w:webHidden/>
              </w:rPr>
            </w:r>
            <w:r w:rsidRPr="00426C24">
              <w:rPr>
                <w:webHidden/>
              </w:rPr>
              <w:fldChar w:fldCharType="separate"/>
            </w:r>
            <w:r w:rsidR="0092737B">
              <w:rPr>
                <w:webHidden/>
              </w:rPr>
              <w:t>14</w:t>
            </w:r>
            <w:r w:rsidRPr="00426C24">
              <w:rPr>
                <w:webHidden/>
              </w:rPr>
              <w:fldChar w:fldCharType="end"/>
            </w:r>
          </w:hyperlink>
        </w:p>
        <w:p w14:paraId="6B6D63C3" w14:textId="37A64696"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02" w:history="1">
            <w:r w:rsidRPr="00426C24">
              <w:rPr>
                <w:rStyle w:val="Hyperlink"/>
              </w:rPr>
              <w:t>2.3.3 Penerapan Metode Cosine Similarity Dalam Aplikasi Chatbot Layanan Wisata Di Wilayah Malang</w:t>
            </w:r>
            <w:r w:rsidRPr="00426C24">
              <w:rPr>
                <w:webHidden/>
              </w:rPr>
              <w:tab/>
            </w:r>
            <w:r w:rsidRPr="00426C24">
              <w:rPr>
                <w:webHidden/>
              </w:rPr>
              <w:fldChar w:fldCharType="begin"/>
            </w:r>
            <w:r w:rsidRPr="00426C24">
              <w:rPr>
                <w:webHidden/>
              </w:rPr>
              <w:instrText xml:space="preserve"> PAGEREF _Toc176987402 \h </w:instrText>
            </w:r>
            <w:r w:rsidRPr="00426C24">
              <w:rPr>
                <w:webHidden/>
              </w:rPr>
            </w:r>
            <w:r w:rsidRPr="00426C24">
              <w:rPr>
                <w:webHidden/>
              </w:rPr>
              <w:fldChar w:fldCharType="separate"/>
            </w:r>
            <w:r w:rsidR="0092737B">
              <w:rPr>
                <w:webHidden/>
              </w:rPr>
              <w:t>14</w:t>
            </w:r>
            <w:r w:rsidRPr="00426C24">
              <w:rPr>
                <w:webHidden/>
              </w:rPr>
              <w:fldChar w:fldCharType="end"/>
            </w:r>
          </w:hyperlink>
        </w:p>
        <w:p w14:paraId="5E992C72" w14:textId="60F2DBF3" w:rsidR="00426C24" w:rsidRPr="00426C24" w:rsidRDefault="00426C24">
          <w:pPr>
            <w:pStyle w:val="TOC1"/>
            <w:rPr>
              <w:rFonts w:asciiTheme="minorHAnsi" w:eastAsiaTheme="minorEastAsia" w:hAnsiTheme="minorHAnsi" w:cstheme="minorBidi"/>
              <w:noProof/>
              <w:kern w:val="2"/>
              <w14:ligatures w14:val="standardContextual"/>
            </w:rPr>
          </w:pPr>
          <w:hyperlink w:anchor="_Toc176987403" w:history="1">
            <w:r w:rsidRPr="00426C24">
              <w:rPr>
                <w:rStyle w:val="Hyperlink"/>
                <w:noProof/>
              </w:rPr>
              <w:t>BAB 3 DESKRIPSI SISTEM</w:t>
            </w:r>
            <w:r w:rsidRPr="00426C24">
              <w:rPr>
                <w:noProof/>
                <w:webHidden/>
              </w:rPr>
              <w:tab/>
            </w:r>
            <w:r w:rsidRPr="00426C24">
              <w:rPr>
                <w:noProof/>
                <w:webHidden/>
              </w:rPr>
              <w:fldChar w:fldCharType="begin"/>
            </w:r>
            <w:r w:rsidRPr="00426C24">
              <w:rPr>
                <w:noProof/>
                <w:webHidden/>
              </w:rPr>
              <w:instrText xml:space="preserve"> PAGEREF _Toc176987403 \h </w:instrText>
            </w:r>
            <w:r w:rsidRPr="00426C24">
              <w:rPr>
                <w:noProof/>
                <w:webHidden/>
              </w:rPr>
            </w:r>
            <w:r w:rsidRPr="00426C24">
              <w:rPr>
                <w:noProof/>
                <w:webHidden/>
              </w:rPr>
              <w:fldChar w:fldCharType="separate"/>
            </w:r>
            <w:r w:rsidR="0092737B">
              <w:rPr>
                <w:noProof/>
                <w:webHidden/>
              </w:rPr>
              <w:t>17</w:t>
            </w:r>
            <w:r w:rsidRPr="00426C24">
              <w:rPr>
                <w:noProof/>
                <w:webHidden/>
              </w:rPr>
              <w:fldChar w:fldCharType="end"/>
            </w:r>
          </w:hyperlink>
        </w:p>
        <w:p w14:paraId="354AEDF4" w14:textId="1C017C50" w:rsidR="00426C24" w:rsidRPr="00426C24" w:rsidRDefault="00426C24">
          <w:pPr>
            <w:pStyle w:val="TOC2"/>
            <w:tabs>
              <w:tab w:val="right" w:leader="dot" w:pos="5838"/>
            </w:tabs>
            <w:rPr>
              <w:rFonts w:asciiTheme="minorHAnsi" w:eastAsiaTheme="minorEastAsia" w:hAnsiTheme="minorHAnsi" w:cstheme="minorBidi"/>
              <w:noProof/>
              <w:kern w:val="2"/>
              <w14:ligatures w14:val="standardContextual"/>
            </w:rPr>
          </w:pPr>
          <w:hyperlink w:anchor="_Toc176987404" w:history="1">
            <w:r w:rsidRPr="00426C24">
              <w:rPr>
                <w:rStyle w:val="Hyperlink"/>
                <w:noProof/>
              </w:rPr>
              <w:t>3.1 DESKRIPSI SOLUSI</w:t>
            </w:r>
            <w:r w:rsidRPr="00426C24">
              <w:rPr>
                <w:noProof/>
                <w:webHidden/>
              </w:rPr>
              <w:tab/>
            </w:r>
            <w:r w:rsidRPr="00426C24">
              <w:rPr>
                <w:noProof/>
                <w:webHidden/>
              </w:rPr>
              <w:fldChar w:fldCharType="begin"/>
            </w:r>
            <w:r w:rsidRPr="00426C24">
              <w:rPr>
                <w:noProof/>
                <w:webHidden/>
              </w:rPr>
              <w:instrText xml:space="preserve"> PAGEREF _Toc176987404 \h </w:instrText>
            </w:r>
            <w:r w:rsidRPr="00426C24">
              <w:rPr>
                <w:noProof/>
                <w:webHidden/>
              </w:rPr>
            </w:r>
            <w:r w:rsidRPr="00426C24">
              <w:rPr>
                <w:noProof/>
                <w:webHidden/>
              </w:rPr>
              <w:fldChar w:fldCharType="separate"/>
            </w:r>
            <w:r w:rsidR="0092737B">
              <w:rPr>
                <w:noProof/>
                <w:webHidden/>
              </w:rPr>
              <w:t>17</w:t>
            </w:r>
            <w:r w:rsidRPr="00426C24">
              <w:rPr>
                <w:noProof/>
                <w:webHidden/>
              </w:rPr>
              <w:fldChar w:fldCharType="end"/>
            </w:r>
          </w:hyperlink>
        </w:p>
        <w:p w14:paraId="169769A2" w14:textId="380C5F01" w:rsidR="00426C24" w:rsidRPr="00426C24" w:rsidRDefault="00426C24">
          <w:pPr>
            <w:pStyle w:val="TOC2"/>
            <w:tabs>
              <w:tab w:val="right" w:leader="dot" w:pos="5838"/>
            </w:tabs>
            <w:rPr>
              <w:rFonts w:asciiTheme="minorHAnsi" w:eastAsiaTheme="minorEastAsia" w:hAnsiTheme="minorHAnsi" w:cstheme="minorBidi"/>
              <w:noProof/>
              <w:kern w:val="2"/>
              <w14:ligatures w14:val="standardContextual"/>
            </w:rPr>
          </w:pPr>
          <w:hyperlink w:anchor="_Toc176987405" w:history="1">
            <w:r w:rsidRPr="00426C24">
              <w:rPr>
                <w:rStyle w:val="Hyperlink"/>
                <w:noProof/>
              </w:rPr>
              <w:t>3.2 DESAIN SISTEM</w:t>
            </w:r>
            <w:r w:rsidRPr="00426C24">
              <w:rPr>
                <w:noProof/>
                <w:webHidden/>
              </w:rPr>
              <w:tab/>
            </w:r>
            <w:r w:rsidRPr="00426C24">
              <w:rPr>
                <w:noProof/>
                <w:webHidden/>
              </w:rPr>
              <w:fldChar w:fldCharType="begin"/>
            </w:r>
            <w:r w:rsidRPr="00426C24">
              <w:rPr>
                <w:noProof/>
                <w:webHidden/>
              </w:rPr>
              <w:instrText xml:space="preserve"> PAGEREF _Toc176987405 \h </w:instrText>
            </w:r>
            <w:r w:rsidRPr="00426C24">
              <w:rPr>
                <w:noProof/>
                <w:webHidden/>
              </w:rPr>
            </w:r>
            <w:r w:rsidRPr="00426C24">
              <w:rPr>
                <w:noProof/>
                <w:webHidden/>
              </w:rPr>
              <w:fldChar w:fldCharType="separate"/>
            </w:r>
            <w:r w:rsidR="0092737B">
              <w:rPr>
                <w:noProof/>
                <w:webHidden/>
              </w:rPr>
              <w:t>18</w:t>
            </w:r>
            <w:r w:rsidRPr="00426C24">
              <w:rPr>
                <w:noProof/>
                <w:webHidden/>
              </w:rPr>
              <w:fldChar w:fldCharType="end"/>
            </w:r>
          </w:hyperlink>
        </w:p>
        <w:p w14:paraId="49BC23F9" w14:textId="5DEFCC01"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06" w:history="1">
            <w:r w:rsidRPr="00426C24">
              <w:rPr>
                <w:rStyle w:val="Hyperlink"/>
              </w:rPr>
              <w:t>3.2.1 DATASET</w:t>
            </w:r>
            <w:r w:rsidRPr="00426C24">
              <w:rPr>
                <w:webHidden/>
              </w:rPr>
              <w:tab/>
            </w:r>
            <w:r w:rsidRPr="00426C24">
              <w:rPr>
                <w:webHidden/>
              </w:rPr>
              <w:fldChar w:fldCharType="begin"/>
            </w:r>
            <w:r w:rsidRPr="00426C24">
              <w:rPr>
                <w:webHidden/>
              </w:rPr>
              <w:instrText xml:space="preserve"> PAGEREF _Toc176987406 \h </w:instrText>
            </w:r>
            <w:r w:rsidRPr="00426C24">
              <w:rPr>
                <w:webHidden/>
              </w:rPr>
            </w:r>
            <w:r w:rsidRPr="00426C24">
              <w:rPr>
                <w:webHidden/>
              </w:rPr>
              <w:fldChar w:fldCharType="separate"/>
            </w:r>
            <w:r w:rsidR="0092737B">
              <w:rPr>
                <w:webHidden/>
              </w:rPr>
              <w:t>20</w:t>
            </w:r>
            <w:r w:rsidRPr="00426C24">
              <w:rPr>
                <w:webHidden/>
              </w:rPr>
              <w:fldChar w:fldCharType="end"/>
            </w:r>
          </w:hyperlink>
        </w:p>
        <w:p w14:paraId="51BCE32B" w14:textId="5F290099"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07" w:history="1">
            <w:r w:rsidRPr="00426C24">
              <w:rPr>
                <w:rStyle w:val="Hyperlink"/>
              </w:rPr>
              <w:t>3.2.1.1 PERUBAHAN FORMAT DATASET</w:t>
            </w:r>
            <w:r w:rsidRPr="00426C24">
              <w:rPr>
                <w:webHidden/>
              </w:rPr>
              <w:tab/>
            </w:r>
            <w:r w:rsidRPr="00426C24">
              <w:rPr>
                <w:webHidden/>
              </w:rPr>
              <w:fldChar w:fldCharType="begin"/>
            </w:r>
            <w:r w:rsidRPr="00426C24">
              <w:rPr>
                <w:webHidden/>
              </w:rPr>
              <w:instrText xml:space="preserve"> PAGEREF _Toc176987407 \h </w:instrText>
            </w:r>
            <w:r w:rsidRPr="00426C24">
              <w:rPr>
                <w:webHidden/>
              </w:rPr>
            </w:r>
            <w:r w:rsidRPr="00426C24">
              <w:rPr>
                <w:webHidden/>
              </w:rPr>
              <w:fldChar w:fldCharType="separate"/>
            </w:r>
            <w:r w:rsidR="0092737B">
              <w:rPr>
                <w:webHidden/>
              </w:rPr>
              <w:t>21</w:t>
            </w:r>
            <w:r w:rsidRPr="00426C24">
              <w:rPr>
                <w:webHidden/>
              </w:rPr>
              <w:fldChar w:fldCharType="end"/>
            </w:r>
          </w:hyperlink>
        </w:p>
        <w:p w14:paraId="5663CF0C" w14:textId="47693745"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08" w:history="1">
            <w:r w:rsidRPr="00426C24">
              <w:rPr>
                <w:rStyle w:val="Hyperlink"/>
              </w:rPr>
              <w:t>3.2.2 PREPROCESSING</w:t>
            </w:r>
            <w:r w:rsidRPr="00426C24">
              <w:rPr>
                <w:webHidden/>
              </w:rPr>
              <w:tab/>
            </w:r>
            <w:r w:rsidRPr="00426C24">
              <w:rPr>
                <w:webHidden/>
              </w:rPr>
              <w:fldChar w:fldCharType="begin"/>
            </w:r>
            <w:r w:rsidRPr="00426C24">
              <w:rPr>
                <w:webHidden/>
              </w:rPr>
              <w:instrText xml:space="preserve"> PAGEREF _Toc176987408 \h </w:instrText>
            </w:r>
            <w:r w:rsidRPr="00426C24">
              <w:rPr>
                <w:webHidden/>
              </w:rPr>
            </w:r>
            <w:r w:rsidRPr="00426C24">
              <w:rPr>
                <w:webHidden/>
              </w:rPr>
              <w:fldChar w:fldCharType="separate"/>
            </w:r>
            <w:r w:rsidR="0092737B">
              <w:rPr>
                <w:webHidden/>
              </w:rPr>
              <w:t>23</w:t>
            </w:r>
            <w:r w:rsidRPr="00426C24">
              <w:rPr>
                <w:webHidden/>
              </w:rPr>
              <w:fldChar w:fldCharType="end"/>
            </w:r>
          </w:hyperlink>
        </w:p>
        <w:p w14:paraId="4E0AE4D0" w14:textId="2D7D033D"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09" w:history="1">
            <w:r w:rsidRPr="00426C24">
              <w:rPr>
                <w:rStyle w:val="Hyperlink"/>
              </w:rPr>
              <w:t>3.2.7 TEXT VEKTORIZING</w:t>
            </w:r>
            <w:r w:rsidRPr="00426C24">
              <w:rPr>
                <w:webHidden/>
              </w:rPr>
              <w:tab/>
            </w:r>
            <w:r w:rsidRPr="00426C24">
              <w:rPr>
                <w:webHidden/>
              </w:rPr>
              <w:fldChar w:fldCharType="begin"/>
            </w:r>
            <w:r w:rsidRPr="00426C24">
              <w:rPr>
                <w:webHidden/>
              </w:rPr>
              <w:instrText xml:space="preserve"> PAGEREF _Toc176987409 \h </w:instrText>
            </w:r>
            <w:r w:rsidRPr="00426C24">
              <w:rPr>
                <w:webHidden/>
              </w:rPr>
            </w:r>
            <w:r w:rsidRPr="00426C24">
              <w:rPr>
                <w:webHidden/>
              </w:rPr>
              <w:fldChar w:fldCharType="separate"/>
            </w:r>
            <w:r w:rsidR="0092737B">
              <w:rPr>
                <w:webHidden/>
              </w:rPr>
              <w:t>23</w:t>
            </w:r>
            <w:r w:rsidRPr="00426C24">
              <w:rPr>
                <w:webHidden/>
              </w:rPr>
              <w:fldChar w:fldCharType="end"/>
            </w:r>
          </w:hyperlink>
        </w:p>
        <w:p w14:paraId="12F8D728" w14:textId="70EC42E8"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10" w:history="1">
            <w:r w:rsidRPr="00426C24">
              <w:rPr>
                <w:rStyle w:val="Hyperlink"/>
              </w:rPr>
              <w:t>3.2.8 PENCARIAN RESPONS (CONSINE SIMILARITY</w:t>
            </w:r>
            <w:r w:rsidRPr="00426C24">
              <w:rPr>
                <w:webHidden/>
              </w:rPr>
              <w:tab/>
            </w:r>
            <w:r w:rsidRPr="00426C24">
              <w:rPr>
                <w:webHidden/>
              </w:rPr>
              <w:fldChar w:fldCharType="begin"/>
            </w:r>
            <w:r w:rsidRPr="00426C24">
              <w:rPr>
                <w:webHidden/>
              </w:rPr>
              <w:instrText xml:space="preserve"> PAGEREF _Toc176987410 \h </w:instrText>
            </w:r>
            <w:r w:rsidRPr="00426C24">
              <w:rPr>
                <w:webHidden/>
              </w:rPr>
            </w:r>
            <w:r w:rsidRPr="00426C24">
              <w:rPr>
                <w:webHidden/>
              </w:rPr>
              <w:fldChar w:fldCharType="separate"/>
            </w:r>
            <w:r w:rsidR="0092737B">
              <w:rPr>
                <w:webHidden/>
              </w:rPr>
              <w:t>24</w:t>
            </w:r>
            <w:r w:rsidRPr="00426C24">
              <w:rPr>
                <w:webHidden/>
              </w:rPr>
              <w:fldChar w:fldCharType="end"/>
            </w:r>
          </w:hyperlink>
        </w:p>
        <w:p w14:paraId="6F62D9F8" w14:textId="671EC8F7"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11" w:history="1">
            <w:r w:rsidRPr="00426C24">
              <w:rPr>
                <w:rStyle w:val="Hyperlink"/>
              </w:rPr>
              <w:t>3.2.9 MOCKUP APLIKASI</w:t>
            </w:r>
            <w:r w:rsidRPr="00426C24">
              <w:rPr>
                <w:webHidden/>
              </w:rPr>
              <w:tab/>
            </w:r>
            <w:r w:rsidRPr="00426C24">
              <w:rPr>
                <w:webHidden/>
              </w:rPr>
              <w:fldChar w:fldCharType="begin"/>
            </w:r>
            <w:r w:rsidRPr="00426C24">
              <w:rPr>
                <w:webHidden/>
              </w:rPr>
              <w:instrText xml:space="preserve"> PAGEREF _Toc176987411 \h </w:instrText>
            </w:r>
            <w:r w:rsidRPr="00426C24">
              <w:rPr>
                <w:webHidden/>
              </w:rPr>
            </w:r>
            <w:r w:rsidRPr="00426C24">
              <w:rPr>
                <w:webHidden/>
              </w:rPr>
              <w:fldChar w:fldCharType="separate"/>
            </w:r>
            <w:r w:rsidR="0092737B">
              <w:rPr>
                <w:webHidden/>
              </w:rPr>
              <w:t>24</w:t>
            </w:r>
            <w:r w:rsidRPr="00426C24">
              <w:rPr>
                <w:webHidden/>
              </w:rPr>
              <w:fldChar w:fldCharType="end"/>
            </w:r>
          </w:hyperlink>
        </w:p>
        <w:p w14:paraId="3E50E107" w14:textId="50E5E9E7" w:rsidR="00426C24" w:rsidRPr="00426C24" w:rsidRDefault="00426C24">
          <w:pPr>
            <w:pStyle w:val="TOC3"/>
            <w:rPr>
              <w:rFonts w:asciiTheme="minorHAnsi" w:eastAsiaTheme="minorEastAsia" w:hAnsiTheme="minorHAnsi" w:cstheme="minorBidi"/>
              <w:kern w:val="2"/>
              <w:sz w:val="24"/>
              <w:szCs w:val="24"/>
              <w14:ligatures w14:val="standardContextual"/>
            </w:rPr>
          </w:pPr>
          <w:hyperlink w:anchor="_Toc176987412" w:history="1">
            <w:r w:rsidRPr="00426C24">
              <w:rPr>
                <w:rStyle w:val="Hyperlink"/>
              </w:rPr>
              <w:t>3.2.10 TIMELINE PENGERJAAN</w:t>
            </w:r>
            <w:r w:rsidRPr="00426C24">
              <w:rPr>
                <w:webHidden/>
              </w:rPr>
              <w:tab/>
            </w:r>
            <w:r w:rsidRPr="00426C24">
              <w:rPr>
                <w:webHidden/>
              </w:rPr>
              <w:fldChar w:fldCharType="begin"/>
            </w:r>
            <w:r w:rsidRPr="00426C24">
              <w:rPr>
                <w:webHidden/>
              </w:rPr>
              <w:instrText xml:space="preserve"> PAGEREF _Toc176987412 \h </w:instrText>
            </w:r>
            <w:r w:rsidRPr="00426C24">
              <w:rPr>
                <w:webHidden/>
              </w:rPr>
            </w:r>
            <w:r w:rsidRPr="00426C24">
              <w:rPr>
                <w:webHidden/>
              </w:rPr>
              <w:fldChar w:fldCharType="separate"/>
            </w:r>
            <w:r w:rsidR="0092737B">
              <w:rPr>
                <w:webHidden/>
              </w:rPr>
              <w:t>25</w:t>
            </w:r>
            <w:r w:rsidRPr="00426C24">
              <w:rPr>
                <w:webHidden/>
              </w:rPr>
              <w:fldChar w:fldCharType="end"/>
            </w:r>
          </w:hyperlink>
        </w:p>
        <w:p w14:paraId="3FD58C9B" w14:textId="1F6FF217" w:rsidR="00426C24" w:rsidRPr="00426C24" w:rsidRDefault="00426C24">
          <w:pPr>
            <w:pStyle w:val="TOC1"/>
            <w:rPr>
              <w:rFonts w:asciiTheme="minorHAnsi" w:eastAsiaTheme="minorEastAsia" w:hAnsiTheme="minorHAnsi" w:cstheme="minorBidi"/>
              <w:noProof/>
              <w:kern w:val="2"/>
              <w14:ligatures w14:val="standardContextual"/>
            </w:rPr>
          </w:pPr>
          <w:hyperlink w:anchor="_Toc176987413" w:history="1">
            <w:r w:rsidRPr="00426C24">
              <w:rPr>
                <w:rStyle w:val="Hyperlink"/>
                <w:noProof/>
              </w:rPr>
              <w:t>DAFTAR PUSTAKA</w:t>
            </w:r>
            <w:r w:rsidRPr="00426C24">
              <w:rPr>
                <w:noProof/>
                <w:webHidden/>
              </w:rPr>
              <w:tab/>
            </w:r>
            <w:r w:rsidRPr="00426C24">
              <w:rPr>
                <w:noProof/>
                <w:webHidden/>
              </w:rPr>
              <w:fldChar w:fldCharType="begin"/>
            </w:r>
            <w:r w:rsidRPr="00426C24">
              <w:rPr>
                <w:noProof/>
                <w:webHidden/>
              </w:rPr>
              <w:instrText xml:space="preserve"> PAGEREF _Toc176987413 \h </w:instrText>
            </w:r>
            <w:r w:rsidRPr="00426C24">
              <w:rPr>
                <w:noProof/>
                <w:webHidden/>
              </w:rPr>
            </w:r>
            <w:r w:rsidRPr="00426C24">
              <w:rPr>
                <w:noProof/>
                <w:webHidden/>
              </w:rPr>
              <w:fldChar w:fldCharType="separate"/>
            </w:r>
            <w:r w:rsidR="0092737B">
              <w:rPr>
                <w:noProof/>
                <w:webHidden/>
              </w:rPr>
              <w:t>26</w:t>
            </w:r>
            <w:r w:rsidRPr="00426C24">
              <w:rPr>
                <w:noProof/>
                <w:webHidden/>
              </w:rPr>
              <w:fldChar w:fldCharType="end"/>
            </w:r>
          </w:hyperlink>
        </w:p>
        <w:p w14:paraId="3DD2E2FE" w14:textId="7E7FDF96" w:rsidR="00B941F2" w:rsidRPr="00426C24" w:rsidRDefault="00B941F2" w:rsidP="00D317A7">
          <w:r w:rsidRPr="00426C24">
            <w:rPr>
              <w:sz w:val="20"/>
              <w:szCs w:val="20"/>
            </w:rPr>
            <w:fldChar w:fldCharType="end"/>
          </w:r>
        </w:p>
      </w:sdtContent>
    </w:sdt>
    <w:p w14:paraId="7996FEC0" w14:textId="77777777" w:rsidR="003D3E9B" w:rsidRPr="00426C24" w:rsidRDefault="003D3E9B">
      <w:pPr>
        <w:spacing w:line="276" w:lineRule="auto"/>
        <w:sectPr w:rsidR="003D3E9B" w:rsidRPr="00426C24">
          <w:pgSz w:w="8400" w:h="11909"/>
          <w:pgMar w:top="1418" w:right="1134" w:bottom="1134" w:left="1418" w:header="0" w:footer="737" w:gutter="0"/>
          <w:pgNumType w:fmt="upperRoman"/>
          <w:cols w:space="720"/>
        </w:sectPr>
      </w:pPr>
    </w:p>
    <w:p w14:paraId="30B806A2" w14:textId="77777777" w:rsidR="003D3E9B" w:rsidRPr="00426C24" w:rsidRDefault="00000000">
      <w:pPr>
        <w:pStyle w:val="Heading1"/>
        <w:spacing w:line="276" w:lineRule="auto"/>
      </w:pPr>
      <w:bookmarkStart w:id="7" w:name="tyjcwt" w:colFirst="0" w:colLast="0"/>
      <w:bookmarkStart w:id="8" w:name="_Toc176987374"/>
      <w:bookmarkEnd w:id="7"/>
      <w:r w:rsidRPr="00426C24">
        <w:lastRenderedPageBreak/>
        <w:t>DAFTAR GAMBAR</w:t>
      </w:r>
      <w:bookmarkEnd w:id="8"/>
    </w:p>
    <w:p w14:paraId="2BFBC779" w14:textId="77777777" w:rsidR="001A4B4B" w:rsidRPr="00426C24" w:rsidRDefault="001A4B4B">
      <w:pPr>
        <w:pStyle w:val="TableofFigures"/>
        <w:tabs>
          <w:tab w:val="right" w:leader="dot" w:pos="5838"/>
        </w:tabs>
        <w:rPr>
          <w:sz w:val="20"/>
          <w:szCs w:val="20"/>
        </w:rPr>
      </w:pPr>
    </w:p>
    <w:p w14:paraId="1F150E2D" w14:textId="73EC0550" w:rsidR="00C05B6B" w:rsidRDefault="006921B5">
      <w:pPr>
        <w:pStyle w:val="TableofFigures"/>
        <w:tabs>
          <w:tab w:val="right" w:leader="dot" w:pos="5838"/>
        </w:tabs>
        <w:rPr>
          <w:rFonts w:asciiTheme="minorHAnsi" w:eastAsiaTheme="minorEastAsia" w:hAnsiTheme="minorHAnsi" w:cstheme="minorBidi"/>
          <w:noProof/>
          <w:kern w:val="2"/>
          <w14:ligatures w14:val="standardContextual"/>
        </w:rPr>
      </w:pPr>
      <w:r w:rsidRPr="00426C24">
        <w:fldChar w:fldCharType="begin"/>
      </w:r>
      <w:r w:rsidRPr="00426C24">
        <w:instrText xml:space="preserve"> TOC \h \z \c "Gambar 3." </w:instrText>
      </w:r>
      <w:r w:rsidRPr="00426C24">
        <w:fldChar w:fldCharType="separate"/>
      </w:r>
      <w:hyperlink w:anchor="_Toc177022779" w:history="1">
        <w:r w:rsidR="00C05B6B" w:rsidRPr="00B8138B">
          <w:rPr>
            <w:rStyle w:val="Hyperlink"/>
            <w:noProof/>
          </w:rPr>
          <w:t>Gambar 3. 1 Desain Sistem Alur Kerja Platform</w:t>
        </w:r>
        <w:r w:rsidR="00C05B6B">
          <w:rPr>
            <w:noProof/>
            <w:webHidden/>
          </w:rPr>
          <w:tab/>
        </w:r>
        <w:r w:rsidR="00C05B6B">
          <w:rPr>
            <w:noProof/>
            <w:webHidden/>
          </w:rPr>
          <w:fldChar w:fldCharType="begin"/>
        </w:r>
        <w:r w:rsidR="00C05B6B">
          <w:rPr>
            <w:noProof/>
            <w:webHidden/>
          </w:rPr>
          <w:instrText xml:space="preserve"> PAGEREF _Toc177022779 \h </w:instrText>
        </w:r>
        <w:r w:rsidR="00C05B6B">
          <w:rPr>
            <w:noProof/>
            <w:webHidden/>
          </w:rPr>
        </w:r>
        <w:r w:rsidR="00C05B6B">
          <w:rPr>
            <w:noProof/>
            <w:webHidden/>
          </w:rPr>
          <w:fldChar w:fldCharType="separate"/>
        </w:r>
        <w:r w:rsidR="0092737B">
          <w:rPr>
            <w:noProof/>
            <w:webHidden/>
          </w:rPr>
          <w:t>18</w:t>
        </w:r>
        <w:r w:rsidR="00C05B6B">
          <w:rPr>
            <w:noProof/>
            <w:webHidden/>
          </w:rPr>
          <w:fldChar w:fldCharType="end"/>
        </w:r>
      </w:hyperlink>
    </w:p>
    <w:p w14:paraId="05CD9A56" w14:textId="254174E7" w:rsidR="00C05B6B" w:rsidRDefault="00C05B6B">
      <w:pPr>
        <w:pStyle w:val="TableofFigures"/>
        <w:tabs>
          <w:tab w:val="right" w:leader="dot" w:pos="5838"/>
        </w:tabs>
        <w:rPr>
          <w:rFonts w:asciiTheme="minorHAnsi" w:eastAsiaTheme="minorEastAsia" w:hAnsiTheme="minorHAnsi" w:cstheme="minorBidi"/>
          <w:noProof/>
          <w:kern w:val="2"/>
          <w14:ligatures w14:val="standardContextual"/>
        </w:rPr>
      </w:pPr>
      <w:hyperlink w:anchor="_Toc177022780" w:history="1">
        <w:r w:rsidRPr="00B8138B">
          <w:rPr>
            <w:rStyle w:val="Hyperlink"/>
            <w:noProof/>
          </w:rPr>
          <w:t>Gambar 3. 2 Gambaran Step Precosessing</w:t>
        </w:r>
        <w:r>
          <w:rPr>
            <w:noProof/>
            <w:webHidden/>
          </w:rPr>
          <w:tab/>
        </w:r>
        <w:r>
          <w:rPr>
            <w:noProof/>
            <w:webHidden/>
          </w:rPr>
          <w:fldChar w:fldCharType="begin"/>
        </w:r>
        <w:r>
          <w:rPr>
            <w:noProof/>
            <w:webHidden/>
          </w:rPr>
          <w:instrText xml:space="preserve"> PAGEREF _Toc177022780 \h </w:instrText>
        </w:r>
        <w:r>
          <w:rPr>
            <w:noProof/>
            <w:webHidden/>
          </w:rPr>
        </w:r>
        <w:r>
          <w:rPr>
            <w:noProof/>
            <w:webHidden/>
          </w:rPr>
          <w:fldChar w:fldCharType="separate"/>
        </w:r>
        <w:r w:rsidR="0092737B">
          <w:rPr>
            <w:noProof/>
            <w:webHidden/>
          </w:rPr>
          <w:t>19</w:t>
        </w:r>
        <w:r>
          <w:rPr>
            <w:noProof/>
            <w:webHidden/>
          </w:rPr>
          <w:fldChar w:fldCharType="end"/>
        </w:r>
      </w:hyperlink>
    </w:p>
    <w:p w14:paraId="3BA67B62" w14:textId="24F7E036" w:rsidR="00C05B6B" w:rsidRDefault="00C05B6B">
      <w:pPr>
        <w:pStyle w:val="TableofFigures"/>
        <w:tabs>
          <w:tab w:val="right" w:leader="dot" w:pos="5838"/>
        </w:tabs>
        <w:rPr>
          <w:rFonts w:asciiTheme="minorHAnsi" w:eastAsiaTheme="minorEastAsia" w:hAnsiTheme="minorHAnsi" w:cstheme="minorBidi"/>
          <w:noProof/>
          <w:kern w:val="2"/>
          <w14:ligatures w14:val="standardContextual"/>
        </w:rPr>
      </w:pPr>
      <w:hyperlink w:anchor="_Toc177022781" w:history="1">
        <w:r w:rsidRPr="00B8138B">
          <w:rPr>
            <w:rStyle w:val="Hyperlink"/>
            <w:noProof/>
          </w:rPr>
          <w:t>Gambar 3. 3 Dokumen Test Case Tim QA Agree</w:t>
        </w:r>
        <w:r>
          <w:rPr>
            <w:noProof/>
            <w:webHidden/>
          </w:rPr>
          <w:tab/>
        </w:r>
        <w:r>
          <w:rPr>
            <w:noProof/>
            <w:webHidden/>
          </w:rPr>
          <w:fldChar w:fldCharType="begin"/>
        </w:r>
        <w:r>
          <w:rPr>
            <w:noProof/>
            <w:webHidden/>
          </w:rPr>
          <w:instrText xml:space="preserve"> PAGEREF _Toc177022781 \h </w:instrText>
        </w:r>
        <w:r>
          <w:rPr>
            <w:noProof/>
            <w:webHidden/>
          </w:rPr>
        </w:r>
        <w:r>
          <w:rPr>
            <w:noProof/>
            <w:webHidden/>
          </w:rPr>
          <w:fldChar w:fldCharType="separate"/>
        </w:r>
        <w:r w:rsidR="0092737B">
          <w:rPr>
            <w:noProof/>
            <w:webHidden/>
          </w:rPr>
          <w:t>21</w:t>
        </w:r>
        <w:r>
          <w:rPr>
            <w:noProof/>
            <w:webHidden/>
          </w:rPr>
          <w:fldChar w:fldCharType="end"/>
        </w:r>
      </w:hyperlink>
    </w:p>
    <w:p w14:paraId="7CD82388" w14:textId="339031E9" w:rsidR="00C05B6B" w:rsidRDefault="00C05B6B">
      <w:pPr>
        <w:pStyle w:val="TableofFigures"/>
        <w:tabs>
          <w:tab w:val="right" w:leader="dot" w:pos="5838"/>
        </w:tabs>
        <w:rPr>
          <w:rFonts w:asciiTheme="minorHAnsi" w:eastAsiaTheme="minorEastAsia" w:hAnsiTheme="minorHAnsi" w:cstheme="minorBidi"/>
          <w:noProof/>
          <w:kern w:val="2"/>
          <w14:ligatures w14:val="standardContextual"/>
        </w:rPr>
      </w:pPr>
      <w:hyperlink w:anchor="_Toc177022782" w:history="1">
        <w:r w:rsidRPr="00B8138B">
          <w:rPr>
            <w:rStyle w:val="Hyperlink"/>
            <w:noProof/>
          </w:rPr>
          <w:t>Gambar 3. 4 Contoh format dataset</w:t>
        </w:r>
        <w:r>
          <w:rPr>
            <w:noProof/>
            <w:webHidden/>
          </w:rPr>
          <w:tab/>
        </w:r>
        <w:r>
          <w:rPr>
            <w:noProof/>
            <w:webHidden/>
          </w:rPr>
          <w:fldChar w:fldCharType="begin"/>
        </w:r>
        <w:r>
          <w:rPr>
            <w:noProof/>
            <w:webHidden/>
          </w:rPr>
          <w:instrText xml:space="preserve"> PAGEREF _Toc177022782 \h </w:instrText>
        </w:r>
        <w:r>
          <w:rPr>
            <w:noProof/>
            <w:webHidden/>
          </w:rPr>
        </w:r>
        <w:r>
          <w:rPr>
            <w:noProof/>
            <w:webHidden/>
          </w:rPr>
          <w:fldChar w:fldCharType="separate"/>
        </w:r>
        <w:r w:rsidR="0092737B">
          <w:rPr>
            <w:noProof/>
            <w:webHidden/>
          </w:rPr>
          <w:t>22</w:t>
        </w:r>
        <w:r>
          <w:rPr>
            <w:noProof/>
            <w:webHidden/>
          </w:rPr>
          <w:fldChar w:fldCharType="end"/>
        </w:r>
      </w:hyperlink>
    </w:p>
    <w:p w14:paraId="0AD81CCF" w14:textId="11683A0F" w:rsidR="00C05B6B" w:rsidRDefault="00C05B6B">
      <w:pPr>
        <w:pStyle w:val="TableofFigures"/>
        <w:tabs>
          <w:tab w:val="right" w:leader="dot" w:pos="5838"/>
        </w:tabs>
        <w:rPr>
          <w:rFonts w:asciiTheme="minorHAnsi" w:eastAsiaTheme="minorEastAsia" w:hAnsiTheme="minorHAnsi" w:cstheme="minorBidi"/>
          <w:noProof/>
          <w:kern w:val="2"/>
          <w14:ligatures w14:val="standardContextual"/>
        </w:rPr>
      </w:pPr>
      <w:hyperlink w:anchor="_Toc177022783" w:history="1">
        <w:r w:rsidRPr="00B8138B">
          <w:rPr>
            <w:rStyle w:val="Hyperlink"/>
            <w:noProof/>
          </w:rPr>
          <w:t>Gambar 3. 5 Preprocessing</w:t>
        </w:r>
        <w:r>
          <w:rPr>
            <w:noProof/>
            <w:webHidden/>
          </w:rPr>
          <w:tab/>
        </w:r>
        <w:r>
          <w:rPr>
            <w:noProof/>
            <w:webHidden/>
          </w:rPr>
          <w:fldChar w:fldCharType="begin"/>
        </w:r>
        <w:r>
          <w:rPr>
            <w:noProof/>
            <w:webHidden/>
          </w:rPr>
          <w:instrText xml:space="preserve"> PAGEREF _Toc177022783 \h </w:instrText>
        </w:r>
        <w:r>
          <w:rPr>
            <w:noProof/>
            <w:webHidden/>
          </w:rPr>
        </w:r>
        <w:r>
          <w:rPr>
            <w:noProof/>
            <w:webHidden/>
          </w:rPr>
          <w:fldChar w:fldCharType="separate"/>
        </w:r>
        <w:r w:rsidR="0092737B">
          <w:rPr>
            <w:noProof/>
            <w:webHidden/>
          </w:rPr>
          <w:t>23</w:t>
        </w:r>
        <w:r>
          <w:rPr>
            <w:noProof/>
            <w:webHidden/>
          </w:rPr>
          <w:fldChar w:fldCharType="end"/>
        </w:r>
      </w:hyperlink>
    </w:p>
    <w:p w14:paraId="1FD5E32E" w14:textId="0CA49917" w:rsidR="00C05B6B" w:rsidRDefault="00C05B6B">
      <w:pPr>
        <w:pStyle w:val="TableofFigures"/>
        <w:tabs>
          <w:tab w:val="right" w:leader="dot" w:pos="5838"/>
        </w:tabs>
        <w:rPr>
          <w:rFonts w:asciiTheme="minorHAnsi" w:eastAsiaTheme="minorEastAsia" w:hAnsiTheme="minorHAnsi" w:cstheme="minorBidi"/>
          <w:noProof/>
          <w:kern w:val="2"/>
          <w14:ligatures w14:val="standardContextual"/>
        </w:rPr>
      </w:pPr>
      <w:hyperlink w:anchor="_Toc177022784" w:history="1">
        <w:r w:rsidRPr="00B8138B">
          <w:rPr>
            <w:rStyle w:val="Hyperlink"/>
            <w:noProof/>
          </w:rPr>
          <w:t>Gambar 3. 6 Gambaran tampilan aplikasi 1</w:t>
        </w:r>
        <w:r>
          <w:rPr>
            <w:noProof/>
            <w:webHidden/>
          </w:rPr>
          <w:tab/>
        </w:r>
        <w:r>
          <w:rPr>
            <w:noProof/>
            <w:webHidden/>
          </w:rPr>
          <w:fldChar w:fldCharType="begin"/>
        </w:r>
        <w:r>
          <w:rPr>
            <w:noProof/>
            <w:webHidden/>
          </w:rPr>
          <w:instrText xml:space="preserve"> PAGEREF _Toc177022784 \h </w:instrText>
        </w:r>
        <w:r>
          <w:rPr>
            <w:noProof/>
            <w:webHidden/>
          </w:rPr>
        </w:r>
        <w:r>
          <w:rPr>
            <w:noProof/>
            <w:webHidden/>
          </w:rPr>
          <w:fldChar w:fldCharType="separate"/>
        </w:r>
        <w:r w:rsidR="0092737B">
          <w:rPr>
            <w:noProof/>
            <w:webHidden/>
          </w:rPr>
          <w:t>24</w:t>
        </w:r>
        <w:r>
          <w:rPr>
            <w:noProof/>
            <w:webHidden/>
          </w:rPr>
          <w:fldChar w:fldCharType="end"/>
        </w:r>
      </w:hyperlink>
    </w:p>
    <w:p w14:paraId="6B79151B" w14:textId="6F79E662" w:rsidR="00C05B6B" w:rsidRDefault="00C05B6B">
      <w:pPr>
        <w:pStyle w:val="TableofFigures"/>
        <w:tabs>
          <w:tab w:val="right" w:leader="dot" w:pos="5838"/>
        </w:tabs>
        <w:rPr>
          <w:rFonts w:asciiTheme="minorHAnsi" w:eastAsiaTheme="minorEastAsia" w:hAnsiTheme="minorHAnsi" w:cstheme="minorBidi"/>
          <w:noProof/>
          <w:kern w:val="2"/>
          <w14:ligatures w14:val="standardContextual"/>
        </w:rPr>
      </w:pPr>
      <w:hyperlink w:anchor="_Toc177022785" w:history="1">
        <w:r w:rsidRPr="00B8138B">
          <w:rPr>
            <w:rStyle w:val="Hyperlink"/>
            <w:noProof/>
          </w:rPr>
          <w:t>Gambar 3. 7 Gambaran tampilan aplikasi 2</w:t>
        </w:r>
        <w:r>
          <w:rPr>
            <w:noProof/>
            <w:webHidden/>
          </w:rPr>
          <w:tab/>
        </w:r>
        <w:r>
          <w:rPr>
            <w:noProof/>
            <w:webHidden/>
          </w:rPr>
          <w:fldChar w:fldCharType="begin"/>
        </w:r>
        <w:r>
          <w:rPr>
            <w:noProof/>
            <w:webHidden/>
          </w:rPr>
          <w:instrText xml:space="preserve"> PAGEREF _Toc177022785 \h </w:instrText>
        </w:r>
        <w:r>
          <w:rPr>
            <w:noProof/>
            <w:webHidden/>
          </w:rPr>
        </w:r>
        <w:r>
          <w:rPr>
            <w:noProof/>
            <w:webHidden/>
          </w:rPr>
          <w:fldChar w:fldCharType="separate"/>
        </w:r>
        <w:r w:rsidR="0092737B">
          <w:rPr>
            <w:noProof/>
            <w:webHidden/>
          </w:rPr>
          <w:t>25</w:t>
        </w:r>
        <w:r>
          <w:rPr>
            <w:noProof/>
            <w:webHidden/>
          </w:rPr>
          <w:fldChar w:fldCharType="end"/>
        </w:r>
      </w:hyperlink>
    </w:p>
    <w:p w14:paraId="1F2B8BE5" w14:textId="2E844759" w:rsidR="00C05B6B" w:rsidRDefault="00C05B6B">
      <w:pPr>
        <w:pStyle w:val="TableofFigures"/>
        <w:tabs>
          <w:tab w:val="right" w:leader="dot" w:pos="5838"/>
        </w:tabs>
        <w:rPr>
          <w:rFonts w:asciiTheme="minorHAnsi" w:eastAsiaTheme="minorEastAsia" w:hAnsiTheme="minorHAnsi" w:cstheme="minorBidi"/>
          <w:noProof/>
          <w:kern w:val="2"/>
          <w14:ligatures w14:val="standardContextual"/>
        </w:rPr>
      </w:pPr>
      <w:hyperlink w:anchor="_Toc177022786" w:history="1">
        <w:r w:rsidRPr="00B8138B">
          <w:rPr>
            <w:rStyle w:val="Hyperlink"/>
            <w:noProof/>
          </w:rPr>
          <w:t>Gambar 3. 8 Timeline pengerjaan projek akhir</w:t>
        </w:r>
        <w:r>
          <w:rPr>
            <w:noProof/>
            <w:webHidden/>
          </w:rPr>
          <w:tab/>
        </w:r>
        <w:r>
          <w:rPr>
            <w:noProof/>
            <w:webHidden/>
          </w:rPr>
          <w:fldChar w:fldCharType="begin"/>
        </w:r>
        <w:r>
          <w:rPr>
            <w:noProof/>
            <w:webHidden/>
          </w:rPr>
          <w:instrText xml:space="preserve"> PAGEREF _Toc177022786 \h </w:instrText>
        </w:r>
        <w:r>
          <w:rPr>
            <w:noProof/>
            <w:webHidden/>
          </w:rPr>
        </w:r>
        <w:r>
          <w:rPr>
            <w:noProof/>
            <w:webHidden/>
          </w:rPr>
          <w:fldChar w:fldCharType="separate"/>
        </w:r>
        <w:r w:rsidR="0092737B">
          <w:rPr>
            <w:noProof/>
            <w:webHidden/>
          </w:rPr>
          <w:t>25</w:t>
        </w:r>
        <w:r>
          <w:rPr>
            <w:noProof/>
            <w:webHidden/>
          </w:rPr>
          <w:fldChar w:fldCharType="end"/>
        </w:r>
      </w:hyperlink>
    </w:p>
    <w:p w14:paraId="004B2873" w14:textId="64A296FF" w:rsidR="003D3E9B" w:rsidRPr="00426C24" w:rsidRDefault="006921B5">
      <w:pPr>
        <w:spacing w:line="276" w:lineRule="auto"/>
      </w:pPr>
      <w:r w:rsidRPr="00426C24">
        <w:fldChar w:fldCharType="end"/>
      </w:r>
    </w:p>
    <w:p w14:paraId="5E5B65A5" w14:textId="77777777" w:rsidR="003D3E9B" w:rsidRPr="00426C24" w:rsidRDefault="003D3E9B">
      <w:pPr>
        <w:spacing w:line="276" w:lineRule="auto"/>
        <w:jc w:val="center"/>
        <w:sectPr w:rsidR="003D3E9B" w:rsidRPr="00426C24">
          <w:pgSz w:w="8400" w:h="11909"/>
          <w:pgMar w:top="1418" w:right="1134" w:bottom="1134" w:left="1418" w:header="0" w:footer="737" w:gutter="0"/>
          <w:pgNumType w:fmt="upperRoman"/>
          <w:cols w:space="720"/>
        </w:sectPr>
      </w:pPr>
    </w:p>
    <w:p w14:paraId="768C05FD" w14:textId="50B7A20A" w:rsidR="003D3E9B" w:rsidRPr="00426C24" w:rsidRDefault="00000000">
      <w:pPr>
        <w:pStyle w:val="Heading1"/>
        <w:spacing w:line="276" w:lineRule="auto"/>
      </w:pPr>
      <w:bookmarkStart w:id="9" w:name="_Toc176987375"/>
      <w:r w:rsidRPr="00426C24">
        <w:lastRenderedPageBreak/>
        <w:t>DAFTAR TABEL</w:t>
      </w:r>
      <w:bookmarkEnd w:id="9"/>
    </w:p>
    <w:p w14:paraId="53CB74DA" w14:textId="319B9CB6" w:rsidR="003D3E9B" w:rsidRPr="00426C24" w:rsidRDefault="003D3E9B" w:rsidP="001A4B4B">
      <w:pPr>
        <w:tabs>
          <w:tab w:val="right" w:pos="5838"/>
        </w:tabs>
      </w:pPr>
    </w:p>
    <w:p w14:paraId="350D80F2" w14:textId="7B03DAED" w:rsidR="006921B5" w:rsidRPr="00426C24" w:rsidRDefault="006921B5">
      <w:pPr>
        <w:pStyle w:val="TableofFigures"/>
        <w:tabs>
          <w:tab w:val="right" w:leader="dot" w:pos="5838"/>
        </w:tabs>
        <w:rPr>
          <w:rFonts w:asciiTheme="minorHAnsi" w:eastAsiaTheme="minorEastAsia" w:hAnsiTheme="minorHAnsi" w:cstheme="minorBidi"/>
          <w:noProof/>
          <w:kern w:val="2"/>
          <w:lang w:eastAsia="en-ID"/>
          <w14:ligatures w14:val="standardContextual"/>
        </w:rPr>
      </w:pPr>
      <w:r w:rsidRPr="00426C24">
        <w:fldChar w:fldCharType="begin"/>
      </w:r>
      <w:r w:rsidRPr="00426C24">
        <w:instrText xml:space="preserve"> TOC \h \z \c "Tabel 2." </w:instrText>
      </w:r>
      <w:r w:rsidRPr="00426C24">
        <w:fldChar w:fldCharType="separate"/>
      </w:r>
      <w:hyperlink w:anchor="_Toc175937775" w:history="1">
        <w:r w:rsidRPr="00426C24">
          <w:rPr>
            <w:rStyle w:val="Hyperlink"/>
            <w:noProof/>
          </w:rPr>
          <w:t>Tabel 2. 1: Tabel Perbandingan Metode dengan Penelitian Terkait</w:t>
        </w:r>
        <w:r w:rsidRPr="00426C24">
          <w:rPr>
            <w:noProof/>
            <w:webHidden/>
          </w:rPr>
          <w:tab/>
        </w:r>
        <w:r w:rsidRPr="00426C24">
          <w:rPr>
            <w:noProof/>
            <w:webHidden/>
          </w:rPr>
          <w:fldChar w:fldCharType="begin"/>
        </w:r>
        <w:r w:rsidRPr="00426C24">
          <w:rPr>
            <w:noProof/>
            <w:webHidden/>
          </w:rPr>
          <w:instrText xml:space="preserve"> PAGEREF _Toc175937775 \h </w:instrText>
        </w:r>
        <w:r w:rsidRPr="00426C24">
          <w:rPr>
            <w:noProof/>
            <w:webHidden/>
          </w:rPr>
        </w:r>
        <w:r w:rsidRPr="00426C24">
          <w:rPr>
            <w:noProof/>
            <w:webHidden/>
          </w:rPr>
          <w:fldChar w:fldCharType="separate"/>
        </w:r>
        <w:r w:rsidR="0092737B">
          <w:rPr>
            <w:noProof/>
            <w:webHidden/>
          </w:rPr>
          <w:t>14</w:t>
        </w:r>
        <w:r w:rsidRPr="00426C24">
          <w:rPr>
            <w:noProof/>
            <w:webHidden/>
          </w:rPr>
          <w:fldChar w:fldCharType="end"/>
        </w:r>
      </w:hyperlink>
    </w:p>
    <w:p w14:paraId="524F1584" w14:textId="77777777" w:rsidR="006921B5" w:rsidRPr="00426C24" w:rsidRDefault="006921B5" w:rsidP="006921B5">
      <w:pPr>
        <w:spacing w:line="14" w:lineRule="auto"/>
        <w:rPr>
          <w:noProof/>
        </w:rPr>
      </w:pPr>
      <w:r w:rsidRPr="00426C24">
        <w:fldChar w:fldCharType="end"/>
      </w:r>
      <w:r w:rsidRPr="00426C24">
        <w:fldChar w:fldCharType="begin"/>
      </w:r>
      <w:r w:rsidRPr="00426C24">
        <w:instrText xml:space="preserve"> TOC \h \z \c "Tabel 3." </w:instrText>
      </w:r>
      <w:r w:rsidRPr="00426C24">
        <w:fldChar w:fldCharType="separate"/>
      </w:r>
    </w:p>
    <w:p w14:paraId="3EF942CB" w14:textId="40267DBA" w:rsidR="006921B5" w:rsidRPr="00426C24" w:rsidRDefault="006921B5">
      <w:pPr>
        <w:pStyle w:val="TableofFigures"/>
        <w:tabs>
          <w:tab w:val="right" w:leader="dot" w:pos="5838"/>
        </w:tabs>
        <w:rPr>
          <w:rFonts w:asciiTheme="minorHAnsi" w:eastAsiaTheme="minorEastAsia" w:hAnsiTheme="minorHAnsi" w:cstheme="minorBidi"/>
          <w:noProof/>
          <w:kern w:val="2"/>
          <w:lang w:eastAsia="en-ID"/>
          <w14:ligatures w14:val="standardContextual"/>
        </w:rPr>
      </w:pPr>
      <w:hyperlink w:anchor="_Toc175937781" w:history="1">
        <w:r w:rsidRPr="00426C24">
          <w:rPr>
            <w:rStyle w:val="Hyperlink"/>
            <w:noProof/>
          </w:rPr>
          <w:t>Tabel 3. 1: Tabel Jumlah Dataset Test Case QA Agree</w:t>
        </w:r>
        <w:r w:rsidRPr="00426C24">
          <w:rPr>
            <w:noProof/>
            <w:webHidden/>
          </w:rPr>
          <w:tab/>
        </w:r>
        <w:r w:rsidRPr="00426C24">
          <w:rPr>
            <w:noProof/>
            <w:webHidden/>
          </w:rPr>
          <w:fldChar w:fldCharType="begin"/>
        </w:r>
        <w:r w:rsidRPr="00426C24">
          <w:rPr>
            <w:noProof/>
            <w:webHidden/>
          </w:rPr>
          <w:instrText xml:space="preserve"> PAGEREF _Toc175937781 \h </w:instrText>
        </w:r>
        <w:r w:rsidRPr="00426C24">
          <w:rPr>
            <w:noProof/>
            <w:webHidden/>
          </w:rPr>
        </w:r>
        <w:r w:rsidRPr="00426C24">
          <w:rPr>
            <w:noProof/>
            <w:webHidden/>
          </w:rPr>
          <w:fldChar w:fldCharType="separate"/>
        </w:r>
        <w:r w:rsidR="0092737B">
          <w:rPr>
            <w:noProof/>
            <w:webHidden/>
          </w:rPr>
          <w:t>20</w:t>
        </w:r>
        <w:r w:rsidRPr="00426C24">
          <w:rPr>
            <w:noProof/>
            <w:webHidden/>
          </w:rPr>
          <w:fldChar w:fldCharType="end"/>
        </w:r>
      </w:hyperlink>
    </w:p>
    <w:p w14:paraId="3F4EBF83" w14:textId="6FA61A62" w:rsidR="003D3E9B" w:rsidRPr="00426C24" w:rsidRDefault="006921B5">
      <w:r w:rsidRPr="00426C24">
        <w:fldChar w:fldCharType="end"/>
      </w:r>
    </w:p>
    <w:p w14:paraId="4B15E925" w14:textId="77777777" w:rsidR="003D3E9B" w:rsidRPr="00426C24" w:rsidRDefault="003D3E9B"/>
    <w:p w14:paraId="229E0124" w14:textId="77777777" w:rsidR="003D3E9B" w:rsidRPr="00426C24" w:rsidRDefault="003D3E9B"/>
    <w:p w14:paraId="229E8D9C" w14:textId="77777777" w:rsidR="003D3E9B" w:rsidRPr="00426C24" w:rsidRDefault="003D3E9B"/>
    <w:p w14:paraId="6C2F2AD3" w14:textId="77777777" w:rsidR="001A4B4B" w:rsidRPr="00426C24" w:rsidRDefault="001A4B4B"/>
    <w:p w14:paraId="32B30560" w14:textId="77777777" w:rsidR="001A4B4B" w:rsidRPr="00426C24" w:rsidRDefault="001A4B4B"/>
    <w:p w14:paraId="32911E86" w14:textId="77777777" w:rsidR="001A4B4B" w:rsidRPr="00426C24" w:rsidRDefault="001A4B4B"/>
    <w:p w14:paraId="13259C9F" w14:textId="77777777" w:rsidR="001A4B4B" w:rsidRPr="00426C24" w:rsidRDefault="001A4B4B"/>
    <w:p w14:paraId="135225C2" w14:textId="77777777" w:rsidR="001A4B4B" w:rsidRPr="00426C24" w:rsidRDefault="001A4B4B"/>
    <w:p w14:paraId="1AB945CE" w14:textId="77777777" w:rsidR="001A4B4B" w:rsidRPr="00426C24" w:rsidRDefault="001A4B4B"/>
    <w:p w14:paraId="37AB50BF" w14:textId="77777777" w:rsidR="003D3E9B" w:rsidRPr="00426C24" w:rsidRDefault="003D3E9B"/>
    <w:p w14:paraId="42457645" w14:textId="77777777" w:rsidR="003D3E9B" w:rsidRPr="00426C24" w:rsidRDefault="003D3E9B"/>
    <w:p w14:paraId="7DD70875" w14:textId="77777777" w:rsidR="003D3E9B" w:rsidRPr="00426C24" w:rsidRDefault="003D3E9B"/>
    <w:p w14:paraId="3D6C7713" w14:textId="77777777" w:rsidR="003D3E9B" w:rsidRPr="00426C24" w:rsidRDefault="003D3E9B"/>
    <w:p w14:paraId="0520F670" w14:textId="77777777" w:rsidR="003D3E9B" w:rsidRPr="00426C24" w:rsidRDefault="003D3E9B"/>
    <w:p w14:paraId="5C9AD4B1" w14:textId="77777777" w:rsidR="003D3E9B" w:rsidRPr="00426C24" w:rsidRDefault="003D3E9B"/>
    <w:p w14:paraId="3ADE785F" w14:textId="77777777" w:rsidR="003D3E9B" w:rsidRPr="00426C24" w:rsidRDefault="003D3E9B"/>
    <w:p w14:paraId="03BCA7D6" w14:textId="77777777" w:rsidR="003D3E9B" w:rsidRPr="00426C24" w:rsidRDefault="003D3E9B"/>
    <w:p w14:paraId="777F6F9E" w14:textId="77777777" w:rsidR="003D3E9B" w:rsidRPr="00426C24" w:rsidRDefault="003D3E9B"/>
    <w:p w14:paraId="6EE9E70C" w14:textId="77777777" w:rsidR="003D3E9B" w:rsidRPr="00426C24" w:rsidRDefault="003D3E9B"/>
    <w:p w14:paraId="1E51B1DF" w14:textId="77777777" w:rsidR="003D3E9B" w:rsidRPr="00426C24" w:rsidRDefault="003D3E9B"/>
    <w:p w14:paraId="3F216AE3" w14:textId="77777777" w:rsidR="003D3E9B" w:rsidRPr="00426C24" w:rsidRDefault="003D3E9B"/>
    <w:p w14:paraId="000E6D1F" w14:textId="77777777" w:rsidR="003D3E9B" w:rsidRPr="00426C24" w:rsidRDefault="003D3E9B"/>
    <w:p w14:paraId="447CEBE5" w14:textId="77777777" w:rsidR="003D3E9B" w:rsidRPr="00426C24" w:rsidRDefault="003D3E9B"/>
    <w:p w14:paraId="07727B6D" w14:textId="77777777" w:rsidR="003D3E9B" w:rsidRPr="00426C24" w:rsidRDefault="003D3E9B"/>
    <w:p w14:paraId="4DF5AD6F" w14:textId="77777777" w:rsidR="003D3E9B" w:rsidRPr="00426C24" w:rsidRDefault="003D3E9B"/>
    <w:p w14:paraId="650B54F0" w14:textId="77777777" w:rsidR="003D3E9B" w:rsidRPr="00426C24" w:rsidRDefault="003D3E9B"/>
    <w:p w14:paraId="7EC65E50" w14:textId="77777777" w:rsidR="003D3E9B" w:rsidRPr="00426C24" w:rsidRDefault="003D3E9B"/>
    <w:p w14:paraId="1B1D2F2E" w14:textId="77777777" w:rsidR="003D3E9B" w:rsidRPr="00426C24" w:rsidRDefault="003D3E9B"/>
    <w:p w14:paraId="49A7C4F6" w14:textId="77777777" w:rsidR="003D3E9B" w:rsidRPr="00426C24" w:rsidRDefault="003D3E9B"/>
    <w:p w14:paraId="443BF59F" w14:textId="77777777" w:rsidR="003D3E9B" w:rsidRPr="00426C24" w:rsidRDefault="003D3E9B"/>
    <w:p w14:paraId="4B4AAFF3" w14:textId="77777777" w:rsidR="003D3E9B" w:rsidRPr="00426C24" w:rsidRDefault="003D3E9B"/>
    <w:p w14:paraId="0B4CD94B" w14:textId="77777777" w:rsidR="003D3E9B" w:rsidRPr="00426C24" w:rsidRDefault="003D3E9B"/>
    <w:p w14:paraId="1E38C7D2" w14:textId="77777777" w:rsidR="003D3E9B" w:rsidRPr="00426C24" w:rsidRDefault="003D3E9B"/>
    <w:p w14:paraId="03569843" w14:textId="77777777" w:rsidR="003D3E9B" w:rsidRPr="00426C24" w:rsidRDefault="003D3E9B"/>
    <w:p w14:paraId="2C1BF511" w14:textId="77777777" w:rsidR="003D3E9B" w:rsidRPr="00426C24" w:rsidRDefault="003D3E9B"/>
    <w:p w14:paraId="479565E4" w14:textId="77777777" w:rsidR="003D3E9B" w:rsidRPr="00426C24" w:rsidRDefault="003D3E9B"/>
    <w:p w14:paraId="4972B811" w14:textId="77777777" w:rsidR="003D3E9B" w:rsidRPr="00426C24" w:rsidRDefault="003D3E9B"/>
    <w:p w14:paraId="510C2EA7" w14:textId="77777777" w:rsidR="003D3E9B" w:rsidRPr="00426C24" w:rsidRDefault="003D3E9B"/>
    <w:p w14:paraId="5B66ABA3" w14:textId="77777777" w:rsidR="003D3E9B" w:rsidRPr="00426C24" w:rsidRDefault="003D3E9B"/>
    <w:p w14:paraId="0CD3666F" w14:textId="77777777" w:rsidR="003D3E9B" w:rsidRPr="00426C24" w:rsidRDefault="00000000">
      <w:pPr>
        <w:sectPr w:rsidR="003D3E9B" w:rsidRPr="00426C24">
          <w:pgSz w:w="8400" w:h="11909"/>
          <w:pgMar w:top="1418" w:right="1134" w:bottom="1134" w:left="1418" w:header="0" w:footer="737" w:gutter="0"/>
          <w:pgNumType w:fmt="upperRoman"/>
          <w:cols w:space="720"/>
        </w:sectPr>
      </w:pPr>
      <w:r w:rsidRPr="00426C24">
        <w:rPr>
          <w:noProof/>
        </w:rPr>
        <mc:AlternateContent>
          <mc:Choice Requires="wps">
            <w:drawing>
              <wp:anchor distT="45720" distB="45720" distL="114300" distR="114300" simplePos="0" relativeHeight="251659776" behindDoc="0" locked="0" layoutInCell="1" allowOverlap="1" wp14:anchorId="1EDDB2CC" wp14:editId="71AC5AC9">
                <wp:simplePos x="0" y="0"/>
                <wp:positionH relativeFrom="page">
                  <wp:align>center</wp:align>
                </wp:positionH>
                <wp:positionV relativeFrom="paragraph">
                  <wp:posOffset>477330</wp:posOffset>
                </wp:positionV>
                <wp:extent cx="2389505" cy="250825"/>
                <wp:effectExtent l="0" t="0" r="0" b="0"/>
                <wp:wrapSquare wrapText="bothSides"/>
                <wp:docPr id="2" name="Rectangles 2"/>
                <wp:cNvGraphicFramePr/>
                <a:graphic xmlns:a="http://schemas.openxmlformats.org/drawingml/2006/main">
                  <a:graphicData uri="http://schemas.microsoft.com/office/word/2010/wordprocessingShape">
                    <wps:wsp>
                      <wps:cNvSpPr/>
                      <wps:spPr>
                        <a:xfrm>
                          <a:off x="0" y="0"/>
                          <a:ext cx="2389505" cy="250825"/>
                        </a:xfrm>
                        <a:prstGeom prst="rect">
                          <a:avLst/>
                        </a:prstGeom>
                        <a:noFill/>
                        <a:ln>
                          <a:noFill/>
                        </a:ln>
                      </wps:spPr>
                      <wps:txbx>
                        <w:txbxContent>
                          <w:p w14:paraId="3481938F" w14:textId="77777777" w:rsidR="003D3E9B" w:rsidRDefault="00000000">
                            <w:pPr>
                              <w:spacing w:line="258" w:lineRule="auto"/>
                              <w:jc w:val="center"/>
                            </w:pPr>
                            <w:r>
                              <w:rPr>
                                <w:i/>
                                <w:color w:val="000000"/>
                              </w:rPr>
                              <w:t>(Halaman ini sengaja dikosongkan)</w:t>
                            </w:r>
                          </w:p>
                        </w:txbxContent>
                      </wps:txbx>
                      <wps:bodyPr spcFirstLastPara="1" wrap="square" lIns="91425" tIns="45700" rIns="91425" bIns="45700" anchor="t" anchorCtr="0">
                        <a:noAutofit/>
                      </wps:bodyPr>
                    </wps:wsp>
                  </a:graphicData>
                </a:graphic>
                <wp14:sizeRelH relativeFrom="margin">
                  <wp14:pctWidth>0</wp14:pctWidth>
                </wp14:sizeRelH>
              </wp:anchor>
            </w:drawing>
          </mc:Choice>
          <mc:Fallback>
            <w:pict>
              <v:rect w14:anchorId="1EDDB2CC" id="Rectangles 2" o:spid="_x0000_s1028" style="position:absolute;margin-left:0;margin-top:37.6pt;width:188.15pt;height:19.75pt;z-index:251659776;visibility:visible;mso-wrap-style:square;mso-width-percent:0;mso-wrap-distance-left:9pt;mso-wrap-distance-top:3.6pt;mso-wrap-distance-right:9pt;mso-wrap-distance-bottom:3.6pt;mso-position-horizontal:center;mso-position-horizontal-relative:page;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" filled="f" stroked="f">
                <v:textbox inset="2.53958mm,1.2694mm,2.53958mm,1.2694mm">
                  <w:txbxContent>
                    <w:p w14:paraId="3481938F" w14:textId="77777777" w:rsidR="003D3E9B" w:rsidRDefault="00000000">
                      <w:pPr>
                        <w:spacing w:line="258" w:lineRule="auto"/>
                        <w:jc w:val="center"/>
                      </w:pPr>
                      <w:r>
                        <w:rPr>
                          <w:i/>
                          <w:color w:val="000000"/>
                        </w:rPr>
                        <w:t xml:space="preserve">(Halaman ini </w:t>
                      </w:r>
                      <w:proofErr w:type="spellStart"/>
                      <w:r>
                        <w:rPr>
                          <w:i/>
                          <w:color w:val="000000"/>
                        </w:rPr>
                        <w:t>sengaja</w:t>
                      </w:r>
                      <w:proofErr w:type="spellEnd"/>
                      <w:r>
                        <w:rPr>
                          <w:i/>
                          <w:color w:val="000000"/>
                        </w:rPr>
                        <w:t xml:space="preserve"> </w:t>
                      </w:r>
                      <w:proofErr w:type="spellStart"/>
                      <w:r>
                        <w:rPr>
                          <w:i/>
                          <w:color w:val="000000"/>
                        </w:rPr>
                        <w:t>dikosongkan</w:t>
                      </w:r>
                      <w:proofErr w:type="spellEnd"/>
                      <w:r>
                        <w:rPr>
                          <w:i/>
                          <w:color w:val="000000"/>
                        </w:rPr>
                        <w:t>)</w:t>
                      </w:r>
                    </w:p>
                  </w:txbxContent>
                </v:textbox>
                <w10:wrap type="square" anchorx="page"/>
              </v:rect>
            </w:pict>
          </mc:Fallback>
        </mc:AlternateContent>
      </w:r>
    </w:p>
    <w:p w14:paraId="250D581D" w14:textId="77777777" w:rsidR="003D3E9B" w:rsidRPr="00426C24" w:rsidRDefault="00000000">
      <w:pPr>
        <w:pStyle w:val="Heading1"/>
        <w:numPr>
          <w:ilvl w:val="0"/>
          <w:numId w:val="1"/>
        </w:numPr>
      </w:pPr>
      <w:r w:rsidRPr="00426C24">
        <w:lastRenderedPageBreak/>
        <w:br/>
      </w:r>
      <w:bookmarkStart w:id="10" w:name="_Toc176987376"/>
      <w:r w:rsidRPr="00426C24">
        <w:t>PENDAHULUAN</w:t>
      </w:r>
      <w:bookmarkEnd w:id="10"/>
    </w:p>
    <w:p w14:paraId="0BFA1553" w14:textId="77777777" w:rsidR="003D3E9B" w:rsidRPr="00426C24" w:rsidRDefault="003D3E9B">
      <w:pPr>
        <w:spacing w:line="276" w:lineRule="auto"/>
      </w:pPr>
    </w:p>
    <w:p w14:paraId="5413EBEB" w14:textId="1C6EFAD0" w:rsidR="00A444F3" w:rsidRPr="00426C24" w:rsidRDefault="00000000" w:rsidP="00D6532B">
      <w:pPr>
        <w:pStyle w:val="Heading2"/>
        <w:numPr>
          <w:ilvl w:val="1"/>
          <w:numId w:val="30"/>
        </w:numPr>
      </w:pPr>
      <w:bookmarkStart w:id="11" w:name="_Toc176987377"/>
      <w:r w:rsidRPr="00426C24">
        <w:rPr>
          <w:color w:val="000000"/>
        </w:rPr>
        <w:t>L</w:t>
      </w:r>
      <w:r w:rsidRPr="00426C24">
        <w:t>ATAR BELAKANG</w:t>
      </w:r>
      <w:bookmarkEnd w:id="11"/>
    </w:p>
    <w:p w14:paraId="3AA3B854" w14:textId="2657DC96" w:rsidR="0025161C" w:rsidRPr="00426C24" w:rsidRDefault="0025161C" w:rsidP="0025161C">
      <w:pPr>
        <w:spacing w:line="276" w:lineRule="auto"/>
        <w:ind w:firstLine="340"/>
        <w:jc w:val="both"/>
        <w:rPr>
          <w:sz w:val="20"/>
          <w:szCs w:val="20"/>
        </w:rPr>
      </w:pPr>
      <w:r w:rsidRPr="00426C24">
        <w:rPr>
          <w:sz w:val="20"/>
          <w:szCs w:val="20"/>
        </w:rPr>
        <w:t>Pengembangan perangkat lunak adalah proses yang kompleks dan melibatkan berbagai tahap pengujian untuk memastikan kualitas dan keandalannya. Tim Quality Assurance (QA) memiliki peran penting dalam mengidentifikasi dan memperbaiki cacat perangkat lunak sebelum dirilis kepada pengguna.[1] Salah satu elemen kunci dalam proses pengujian ini adalah pembuatan test case. Test case merupakan serangkaian kondisi atau variabel yang digunakan untuk memastikan bahwa suatu fitur perangkat lunak berfungsi sesuai dengan yang diharapkan. Tim QA membuat test case untuk memastikan setiap fitur berfungsi dengan baik dan pembaruan kode tidak merusak fungsionalitas yang ada.</w:t>
      </w:r>
    </w:p>
    <w:p w14:paraId="35E354B8" w14:textId="255EE014" w:rsidR="0025161C" w:rsidRPr="00426C24" w:rsidRDefault="00A14346" w:rsidP="0025161C">
      <w:pPr>
        <w:spacing w:line="276" w:lineRule="auto"/>
        <w:ind w:firstLine="340"/>
        <w:jc w:val="both"/>
        <w:rPr>
          <w:sz w:val="20"/>
          <w:szCs w:val="20"/>
        </w:rPr>
      </w:pPr>
      <w:r w:rsidRPr="00426C24">
        <w:rPr>
          <w:color w:val="000000" w:themeColor="text1"/>
          <w:sz w:val="20"/>
          <w:szCs w:val="20"/>
        </w:rPr>
        <w:t xml:space="preserve">Seiring </w:t>
      </w:r>
      <w:r w:rsidR="00F73B9A" w:rsidRPr="00426C24">
        <w:rPr>
          <w:color w:val="000000" w:themeColor="text1"/>
          <w:sz w:val="20"/>
          <w:szCs w:val="20"/>
        </w:rPr>
        <w:t>berkembangnya sebuah</w:t>
      </w:r>
      <w:r w:rsidRPr="00426C24">
        <w:rPr>
          <w:color w:val="000000" w:themeColor="text1"/>
          <w:sz w:val="20"/>
          <w:szCs w:val="20"/>
        </w:rPr>
        <w:t xml:space="preserve"> perangkat lunak test case mengalami peningkatan yang signifikan, karena</w:t>
      </w:r>
      <w:r w:rsidR="00F73B9A" w:rsidRPr="00426C24">
        <w:rPr>
          <w:color w:val="000000" w:themeColor="text1"/>
          <w:sz w:val="20"/>
          <w:szCs w:val="20"/>
        </w:rPr>
        <w:t xml:space="preserve"> setiap fitur yang dikembangkan pasti membutuhkan pengujian</w:t>
      </w:r>
      <w:r w:rsidR="00E46F07" w:rsidRPr="00426C24">
        <w:rPr>
          <w:color w:val="000000" w:themeColor="text1"/>
          <w:sz w:val="20"/>
          <w:szCs w:val="20"/>
        </w:rPr>
        <w:t>,</w:t>
      </w:r>
      <w:r w:rsidR="00F73B9A" w:rsidRPr="00426C24">
        <w:rPr>
          <w:color w:val="000000" w:themeColor="text1"/>
          <w:sz w:val="20"/>
          <w:szCs w:val="20"/>
        </w:rPr>
        <w:t xml:space="preserve"> yang didalamnya terdapat case case untuk menguji fitur tersebut</w:t>
      </w:r>
      <w:r w:rsidRPr="00426C24">
        <w:rPr>
          <w:color w:val="000000" w:themeColor="text1"/>
          <w:sz w:val="20"/>
          <w:szCs w:val="20"/>
        </w:rPr>
        <w:t xml:space="preserve"> </w:t>
      </w:r>
      <w:r w:rsidR="00F73B9A" w:rsidRPr="00426C24">
        <w:rPr>
          <w:color w:val="000000" w:themeColor="text1"/>
          <w:sz w:val="20"/>
          <w:szCs w:val="20"/>
        </w:rPr>
        <w:t>. Sejalan dengan hal tersebut, dengan</w:t>
      </w:r>
      <w:r w:rsidR="0025161C" w:rsidRPr="00426C24">
        <w:rPr>
          <w:color w:val="000000" w:themeColor="text1"/>
          <w:sz w:val="20"/>
          <w:szCs w:val="20"/>
        </w:rPr>
        <w:t xml:space="preserve"> bertambahnya fitur dan kompleksitas perangkat lunak, jumlah test case yang harus dikelola pun semakin </w:t>
      </w:r>
      <w:r w:rsidR="00E46F07" w:rsidRPr="00426C24">
        <w:rPr>
          <w:color w:val="000000" w:themeColor="text1"/>
          <w:sz w:val="20"/>
          <w:szCs w:val="20"/>
        </w:rPr>
        <w:t>menumpuk</w:t>
      </w:r>
      <w:r w:rsidR="0025161C" w:rsidRPr="00426C24">
        <w:rPr>
          <w:color w:val="000000" w:themeColor="text1"/>
          <w:sz w:val="20"/>
          <w:szCs w:val="20"/>
        </w:rPr>
        <w:t>.</w:t>
      </w:r>
      <w:r w:rsidR="0025161C" w:rsidRPr="00426C24">
        <w:rPr>
          <w:sz w:val="20"/>
          <w:szCs w:val="20"/>
        </w:rPr>
        <w:t xml:space="preserve"> Ini menimbulkan tantangan dalam manajemen dan pencarian test case yang relevan. Seperti </w:t>
      </w:r>
      <w:r w:rsidR="00F73B9A" w:rsidRPr="00426C24">
        <w:rPr>
          <w:sz w:val="20"/>
          <w:szCs w:val="20"/>
        </w:rPr>
        <w:t xml:space="preserve">halnya yang terjadi </w:t>
      </w:r>
      <w:r w:rsidR="0025161C" w:rsidRPr="00426C24">
        <w:rPr>
          <w:sz w:val="20"/>
          <w:szCs w:val="20"/>
        </w:rPr>
        <w:t xml:space="preserve">pada tim Quality Assurance (QA) PT Telkom Indonesia Tribe Agree, </w:t>
      </w:r>
      <w:r w:rsidR="00F73B9A" w:rsidRPr="00426C24">
        <w:rPr>
          <w:sz w:val="20"/>
          <w:szCs w:val="20"/>
        </w:rPr>
        <w:t xml:space="preserve">dokumen </w:t>
      </w:r>
      <w:r w:rsidR="0025161C" w:rsidRPr="00426C24">
        <w:rPr>
          <w:sz w:val="20"/>
          <w:szCs w:val="20"/>
        </w:rPr>
        <w:t>test case</w:t>
      </w:r>
      <w:r w:rsidR="00F73B9A" w:rsidRPr="00426C24">
        <w:rPr>
          <w:sz w:val="20"/>
          <w:szCs w:val="20"/>
        </w:rPr>
        <w:t xml:space="preserve"> saat ini dikelola </w:t>
      </w:r>
      <w:r w:rsidR="0025161C" w:rsidRPr="00426C24">
        <w:rPr>
          <w:sz w:val="20"/>
          <w:szCs w:val="20"/>
        </w:rPr>
        <w:t xml:space="preserve"> </w:t>
      </w:r>
      <w:r w:rsidR="00F73B9A" w:rsidRPr="00426C24">
        <w:rPr>
          <w:sz w:val="20"/>
          <w:szCs w:val="20"/>
        </w:rPr>
        <w:t xml:space="preserve">dengan sistem manual </w:t>
      </w:r>
      <w:r w:rsidR="0025161C" w:rsidRPr="00426C24">
        <w:rPr>
          <w:sz w:val="20"/>
          <w:szCs w:val="20"/>
        </w:rPr>
        <w:t>menggunakan Google Docs.</w:t>
      </w:r>
      <w:r w:rsidR="00F73B9A" w:rsidRPr="00426C24">
        <w:rPr>
          <w:sz w:val="20"/>
          <w:szCs w:val="20"/>
        </w:rPr>
        <w:t xml:space="preserve"> Sistem </w:t>
      </w:r>
      <w:r w:rsidR="0040105D" w:rsidRPr="00426C24">
        <w:rPr>
          <w:sz w:val="20"/>
          <w:szCs w:val="20"/>
        </w:rPr>
        <w:t xml:space="preserve">pengelolaan test case secara manual </w:t>
      </w:r>
      <w:r w:rsidR="0025161C" w:rsidRPr="00426C24">
        <w:rPr>
          <w:sz w:val="20"/>
          <w:szCs w:val="20"/>
        </w:rPr>
        <w:t>menimbulkan tantangan baru, terutama dalam mencari dan mengelola test case</w:t>
      </w:r>
      <w:r w:rsidR="0040105D" w:rsidRPr="00426C24">
        <w:rPr>
          <w:sz w:val="20"/>
          <w:szCs w:val="20"/>
        </w:rPr>
        <w:t xml:space="preserve"> </w:t>
      </w:r>
      <w:r w:rsidR="0025161C" w:rsidRPr="00426C24">
        <w:rPr>
          <w:sz w:val="20"/>
          <w:szCs w:val="20"/>
        </w:rPr>
        <w:t>ketika jumlahnya sudah sangat besar. Test case yang tidak terorganisir dengan baik dapat menyebabkan penurunan efisiensi tim QA, peningkatan waktu pengujian, dan potensi terlewatnya bug dalam perangkat lunak.</w:t>
      </w:r>
    </w:p>
    <w:p w14:paraId="03C84039" w14:textId="3D92E3C6" w:rsidR="003D3E9B" w:rsidRPr="00426C24" w:rsidRDefault="0025161C" w:rsidP="0025161C">
      <w:pPr>
        <w:spacing w:line="276" w:lineRule="auto"/>
        <w:ind w:firstLine="340"/>
        <w:jc w:val="both"/>
        <w:rPr>
          <w:sz w:val="20"/>
          <w:szCs w:val="20"/>
        </w:rPr>
      </w:pPr>
      <w:r w:rsidRPr="00426C24">
        <w:rPr>
          <w:sz w:val="20"/>
          <w:szCs w:val="20"/>
        </w:rPr>
        <w:t xml:space="preserve">Untuk mengatasi masalah ini, dibutuhkan solusi teknologi yang dapat mempermudah tim QA dalam manajemen dan pencarian test case. Pengembangan chatbot menjadi solusi yang tepat untuk menghadapi tantangan ini. Chatbot dapat membantu tim QA dalam mengelola dan </w:t>
      </w:r>
      <w:r w:rsidRPr="00426C24">
        <w:rPr>
          <w:sz w:val="20"/>
          <w:szCs w:val="20"/>
        </w:rPr>
        <w:lastRenderedPageBreak/>
        <w:t>mencari test case dengan lebih efisien, mengurangi kebutuhan untuk pencarian manual, dan mempercepat proses pengujian. Dengan adanya chatbot ini, proses manajemen test case yang sebelumnya sulit dan memakan waktu dapat menjadi lebih teratur dan efisien. Hal ini akan mendukung QA tester dalam menjalankan tugasnya dengan lebih baik, serta membantu menciptakan perangkat lunak yang lebih berkualitas dan bebas dari bug.</w:t>
      </w:r>
      <w:r w:rsidR="00144448" w:rsidRPr="00426C24">
        <w:rPr>
          <w:sz w:val="20"/>
          <w:szCs w:val="20"/>
        </w:rPr>
        <w:t xml:space="preserve"> </w:t>
      </w:r>
    </w:p>
    <w:p w14:paraId="345477E4" w14:textId="77777777" w:rsidR="003D3E9B" w:rsidRPr="00426C24" w:rsidRDefault="003D3E9B">
      <w:pPr>
        <w:spacing w:line="276" w:lineRule="auto"/>
        <w:ind w:firstLine="340"/>
        <w:jc w:val="both"/>
        <w:rPr>
          <w:sz w:val="20"/>
          <w:szCs w:val="20"/>
        </w:rPr>
      </w:pPr>
    </w:p>
    <w:p w14:paraId="27882D9C" w14:textId="6BCCD3C2" w:rsidR="003D3E9B" w:rsidRPr="00426C24" w:rsidRDefault="001A7B68" w:rsidP="001A7B68">
      <w:pPr>
        <w:pStyle w:val="Heading2"/>
      </w:pPr>
      <w:bookmarkStart w:id="12" w:name="_Toc176987378"/>
      <w:r w:rsidRPr="00426C24">
        <w:t>1.2 PERMASALAHAN</w:t>
      </w:r>
      <w:bookmarkEnd w:id="12"/>
      <w:r w:rsidRPr="00426C24">
        <w:rPr>
          <w:color w:val="000000"/>
        </w:rPr>
        <w:tab/>
      </w:r>
    </w:p>
    <w:p w14:paraId="06826AE4" w14:textId="43C72E04" w:rsidR="0025161C" w:rsidRPr="00426C24" w:rsidRDefault="0025161C" w:rsidP="0025161C">
      <w:pPr>
        <w:spacing w:line="276" w:lineRule="auto"/>
        <w:ind w:firstLine="360"/>
        <w:jc w:val="both"/>
        <w:rPr>
          <w:sz w:val="20"/>
          <w:szCs w:val="20"/>
        </w:rPr>
      </w:pPr>
      <w:r w:rsidRPr="00426C24">
        <w:rPr>
          <w:sz w:val="20"/>
          <w:szCs w:val="20"/>
        </w:rPr>
        <w:t>Penelitian ini dilatarbelakangi oleh beberapa permasalahan yang dihadapi oleh tim QA di PT Telkom Indonesia</w:t>
      </w:r>
      <w:r w:rsidR="0040105D" w:rsidRPr="00426C24">
        <w:rPr>
          <w:sz w:val="20"/>
          <w:szCs w:val="20"/>
        </w:rPr>
        <w:t xml:space="preserve"> Tribe Agree</w:t>
      </w:r>
      <w:r w:rsidRPr="00426C24">
        <w:rPr>
          <w:sz w:val="20"/>
          <w:szCs w:val="20"/>
        </w:rPr>
        <w:t xml:space="preserve">, permasalahan utama yang ditemui adalah kurang efektifnya  manajemen dokumen test case. </w:t>
      </w:r>
      <w:r w:rsidR="0040105D" w:rsidRPr="00426C24">
        <w:rPr>
          <w:sz w:val="20"/>
          <w:szCs w:val="20"/>
        </w:rPr>
        <w:t>Dengan menumpaknya jumlah</w:t>
      </w:r>
      <w:r w:rsidRPr="00426C24">
        <w:rPr>
          <w:sz w:val="20"/>
          <w:szCs w:val="20"/>
        </w:rPr>
        <w:t xml:space="preserve"> test case</w:t>
      </w:r>
      <w:r w:rsidR="0040105D" w:rsidRPr="00426C24">
        <w:rPr>
          <w:sz w:val="20"/>
          <w:szCs w:val="20"/>
        </w:rPr>
        <w:t xml:space="preserve"> saat ini dan</w:t>
      </w:r>
      <w:r w:rsidRPr="00426C24">
        <w:rPr>
          <w:sz w:val="20"/>
          <w:szCs w:val="20"/>
        </w:rPr>
        <w:t xml:space="preserve"> </w:t>
      </w:r>
      <w:r w:rsidR="0040105D" w:rsidRPr="00426C24">
        <w:rPr>
          <w:sz w:val="20"/>
          <w:szCs w:val="20"/>
        </w:rPr>
        <w:t>manajemen pencarian test case secara manual</w:t>
      </w:r>
      <w:r w:rsidRPr="00426C24">
        <w:rPr>
          <w:sz w:val="20"/>
          <w:szCs w:val="20"/>
        </w:rPr>
        <w:t xml:space="preserve"> menyebabkan kesulitan bagi tim QA dalam mencari dan mengelola test case yang relevan dan sesuai dengan kebutuhan pengujian. </w:t>
      </w:r>
      <w:r w:rsidR="00AB6695" w:rsidRPr="00426C24">
        <w:rPr>
          <w:sz w:val="20"/>
          <w:szCs w:val="20"/>
        </w:rPr>
        <w:t>Saat ini terdapat 14 produk yang yang dijalankan</w:t>
      </w:r>
      <w:r w:rsidR="00E46F07" w:rsidRPr="00426C24">
        <w:rPr>
          <w:sz w:val="20"/>
          <w:szCs w:val="20"/>
        </w:rPr>
        <w:t>,</w:t>
      </w:r>
      <w:r w:rsidR="00AB6695" w:rsidRPr="00426C24">
        <w:rPr>
          <w:sz w:val="20"/>
          <w:szCs w:val="20"/>
        </w:rPr>
        <w:t xml:space="preserve"> dengan total test case mencapai 2.298 case, rincian produk dan total test case dapat dilihat pada </w:t>
      </w:r>
      <w:r w:rsidR="0021545C" w:rsidRPr="00426C24">
        <w:rPr>
          <w:sz w:val="20"/>
          <w:szCs w:val="20"/>
        </w:rPr>
        <w:t>tabel</w:t>
      </w:r>
      <w:r w:rsidR="00AB6695" w:rsidRPr="00426C24">
        <w:rPr>
          <w:sz w:val="20"/>
          <w:szCs w:val="20"/>
        </w:rPr>
        <w:t xml:space="preserve"> 3.1</w:t>
      </w:r>
      <w:r w:rsidRPr="00426C24">
        <w:rPr>
          <w:sz w:val="20"/>
          <w:szCs w:val="20"/>
        </w:rPr>
        <w:t>.</w:t>
      </w:r>
    </w:p>
    <w:p w14:paraId="544B6519" w14:textId="17DE13F2" w:rsidR="0025161C" w:rsidRPr="00426C24" w:rsidRDefault="0021545C" w:rsidP="0025161C">
      <w:pPr>
        <w:spacing w:line="276" w:lineRule="auto"/>
        <w:ind w:firstLine="360"/>
        <w:jc w:val="both"/>
        <w:rPr>
          <w:sz w:val="20"/>
          <w:szCs w:val="20"/>
        </w:rPr>
      </w:pPr>
      <w:r w:rsidRPr="00426C24">
        <w:rPr>
          <w:sz w:val="20"/>
          <w:szCs w:val="20"/>
        </w:rPr>
        <w:t>P</w:t>
      </w:r>
      <w:r w:rsidR="0025161C" w:rsidRPr="00426C24">
        <w:rPr>
          <w:sz w:val="20"/>
          <w:szCs w:val="20"/>
        </w:rPr>
        <w:t>encarian test case yang tersedia masih bergantung pada pencarian manual di dalam dokumen</w:t>
      </w:r>
      <w:r w:rsidRPr="00426C24">
        <w:rPr>
          <w:sz w:val="20"/>
          <w:szCs w:val="20"/>
        </w:rPr>
        <w:t xml:space="preserve"> Google Docs </w:t>
      </w:r>
      <w:r w:rsidR="0025161C" w:rsidRPr="00426C24">
        <w:rPr>
          <w:sz w:val="20"/>
          <w:szCs w:val="20"/>
        </w:rPr>
        <w:t xml:space="preserve">test case, </w:t>
      </w:r>
      <w:r w:rsidRPr="00426C24">
        <w:rPr>
          <w:sz w:val="20"/>
          <w:szCs w:val="20"/>
        </w:rPr>
        <w:t xml:space="preserve">seorang QA harus mencari satu persatu test case yang dimaksud diantara tumpukan data test case yang tersedia. Proses </w:t>
      </w:r>
      <w:r w:rsidR="0025161C" w:rsidRPr="00426C24">
        <w:rPr>
          <w:sz w:val="20"/>
          <w:szCs w:val="20"/>
        </w:rPr>
        <w:t xml:space="preserve">pencarian </w:t>
      </w:r>
      <w:r w:rsidRPr="00426C24">
        <w:rPr>
          <w:sz w:val="20"/>
          <w:szCs w:val="20"/>
        </w:rPr>
        <w:t>manual ini menyebabkan pengujian menjadi tidak efisien, seiring</w:t>
      </w:r>
      <w:r w:rsidR="0025161C" w:rsidRPr="00426C24">
        <w:rPr>
          <w:sz w:val="20"/>
          <w:szCs w:val="20"/>
        </w:rPr>
        <w:t xml:space="preserve"> dengan meningkatnya kompleksitas fitur-fitur perangkat lunak yang dikembangkan</w:t>
      </w:r>
      <w:r w:rsidRPr="00426C24">
        <w:rPr>
          <w:sz w:val="20"/>
          <w:szCs w:val="20"/>
        </w:rPr>
        <w:t xml:space="preserve"> dan</w:t>
      </w:r>
      <w:r w:rsidR="0025161C" w:rsidRPr="00426C24">
        <w:rPr>
          <w:sz w:val="20"/>
          <w:szCs w:val="20"/>
        </w:rPr>
        <w:t xml:space="preserve"> jumlah test case juga semakin bertambah. Keadaan ini memerlukan sistem manajemen yang lebih canggih dan cepat untuk menangani volume test case yang besar dan kompleks.</w:t>
      </w:r>
    </w:p>
    <w:p w14:paraId="0E385DCF" w14:textId="012806D7" w:rsidR="003D3E9B" w:rsidRPr="00426C24" w:rsidRDefault="0037226B" w:rsidP="0025161C">
      <w:pPr>
        <w:spacing w:line="276" w:lineRule="auto"/>
        <w:ind w:firstLine="360"/>
        <w:jc w:val="both"/>
        <w:rPr>
          <w:sz w:val="20"/>
          <w:szCs w:val="20"/>
        </w:rPr>
      </w:pPr>
      <w:r w:rsidRPr="00426C24">
        <w:rPr>
          <w:sz w:val="20"/>
          <w:szCs w:val="20"/>
        </w:rPr>
        <w:t>Tim</w:t>
      </w:r>
      <w:r w:rsidR="0025161C" w:rsidRPr="00426C24">
        <w:rPr>
          <w:sz w:val="20"/>
          <w:szCs w:val="20"/>
        </w:rPr>
        <w:t xml:space="preserve"> QA PT Telkom Indonesia membutuhkan solusi yang tidak hanya dapat mengotomatisasi pencarian dan pengelolaan test case, tetapi juga mampu memberikan respons yang akurat dan cepat sesuai dengan kebutuhan pengujian. Oleh karena itu, diperlukan sebuah sistem yang mampu memberikan manajemen test case yang lebih terstruktur dan efisien, mengurangi waktu pencarian, serta meningkatkan produktivitas dan kepuasan tim QA dalam melaksanakan tugas mereka.</w:t>
      </w:r>
    </w:p>
    <w:p w14:paraId="2373947C" w14:textId="77777777" w:rsidR="00501F53" w:rsidRPr="00426C24" w:rsidRDefault="00501F53">
      <w:pPr>
        <w:spacing w:line="276" w:lineRule="auto"/>
        <w:ind w:left="360"/>
        <w:jc w:val="both"/>
        <w:rPr>
          <w:color w:val="000000"/>
          <w:sz w:val="20"/>
          <w:szCs w:val="20"/>
        </w:rPr>
      </w:pPr>
    </w:p>
    <w:p w14:paraId="24141B10" w14:textId="485C5F53" w:rsidR="003D3E9B" w:rsidRPr="00426C24" w:rsidRDefault="001A7B68" w:rsidP="001A7B68">
      <w:pPr>
        <w:pStyle w:val="Heading2"/>
      </w:pPr>
      <w:bookmarkStart w:id="13" w:name="_Toc176987379"/>
      <w:r w:rsidRPr="00426C24">
        <w:t>1.3 TUJUAN</w:t>
      </w:r>
      <w:bookmarkEnd w:id="13"/>
    </w:p>
    <w:p w14:paraId="167AD5A3" w14:textId="7B565429" w:rsidR="00C40E34" w:rsidRPr="00426C24" w:rsidRDefault="00C40E34" w:rsidP="00C40E34">
      <w:pPr>
        <w:spacing w:line="276" w:lineRule="auto"/>
        <w:ind w:firstLine="360"/>
        <w:jc w:val="both"/>
        <w:rPr>
          <w:sz w:val="20"/>
          <w:szCs w:val="20"/>
        </w:rPr>
      </w:pPr>
      <w:r w:rsidRPr="00426C24">
        <w:rPr>
          <w:sz w:val="20"/>
          <w:szCs w:val="20"/>
        </w:rPr>
        <w:t>Dalam proyek akhir ini, kami berupaya mengembangkan sebuah chatbot yang mampu membantu tim QA di Agree Telkom Indonesia dalam mengatasi tantangan manajemen dan pencarian test case yang semakin kompleks. Selama ini, proses pencarian test case dilakukan secara manual melalui Google Docs atau Google Sheets, yang tidak efisien dan memakan waktu</w:t>
      </w:r>
      <w:r w:rsidR="0037226B" w:rsidRPr="00426C24">
        <w:rPr>
          <w:sz w:val="20"/>
          <w:szCs w:val="20"/>
        </w:rPr>
        <w:t xml:space="preserve"> cukup lama</w:t>
      </w:r>
      <w:r w:rsidRPr="00426C24">
        <w:rPr>
          <w:sz w:val="20"/>
          <w:szCs w:val="20"/>
        </w:rPr>
        <w:t xml:space="preserve">. Untuk mengatasi masalah ini, penelitian ini bertujuan untuk mengembangkan sebuah chatbot yang dapat mengorganisir dan mencari test case secara lebih efektif. </w:t>
      </w:r>
    </w:p>
    <w:p w14:paraId="01629AB9" w14:textId="18DF7C95" w:rsidR="00C40E34" w:rsidRPr="00426C24" w:rsidRDefault="00C40E34" w:rsidP="00C40E34">
      <w:pPr>
        <w:spacing w:line="276" w:lineRule="auto"/>
        <w:ind w:firstLine="360"/>
        <w:jc w:val="both"/>
        <w:rPr>
          <w:sz w:val="20"/>
          <w:szCs w:val="20"/>
        </w:rPr>
      </w:pPr>
      <w:r w:rsidRPr="00426C24">
        <w:rPr>
          <w:sz w:val="20"/>
          <w:szCs w:val="20"/>
        </w:rPr>
        <w:t>Chatbot ini akan dibangun dengan menggunakan metode Text Preprocessing, dan Cosine Similarity. Metode Cosine Similarity dipilih karena kemampuannya yang unggul dalam mengukur kemiripan antara teks, memungkinkan chatbot untuk memahami pertanyaan dari tim QA meskipun menggunakan kata-kata yang berbeda dari dataset.</w:t>
      </w:r>
      <w:r w:rsidR="00F0520D" w:rsidRPr="00426C24">
        <w:rPr>
          <w:sz w:val="20"/>
          <w:szCs w:val="20"/>
        </w:rPr>
        <w:t>[2]</w:t>
      </w:r>
      <w:r w:rsidRPr="00426C24">
        <w:rPr>
          <w:sz w:val="20"/>
          <w:szCs w:val="20"/>
        </w:rPr>
        <w:t xml:space="preserve"> Dengan demikian, chatbot akan mampu memberikan jawaban yang lebih akurat dan relevan, sesuai dengan konteks pengujian yang sedang berlangsung.</w:t>
      </w:r>
    </w:p>
    <w:p w14:paraId="3ED649C7" w14:textId="77777777" w:rsidR="00C40E34" w:rsidRPr="00426C24" w:rsidRDefault="00C40E34" w:rsidP="00C40E34">
      <w:pPr>
        <w:spacing w:line="276" w:lineRule="auto"/>
        <w:ind w:firstLine="360"/>
        <w:jc w:val="both"/>
        <w:rPr>
          <w:sz w:val="20"/>
          <w:szCs w:val="20"/>
        </w:rPr>
      </w:pPr>
      <w:r w:rsidRPr="00426C24">
        <w:rPr>
          <w:sz w:val="20"/>
          <w:szCs w:val="20"/>
        </w:rPr>
        <w:t>Dengan penerapan metode Cosine Similarity dapat memberikan respons yang lebih sesuai dengan kebutuhan pengujian, meskipun terdapat perbedaan dalam penggunaan kata. Chatbot yang dikembangkan diharapkan dapat menjadi solusi efektif bagi tim QA di Agree Telkom Indonesia, membantu mereka dalam mengelola dan mencari test case dengan lebih efisien dan akurat.</w:t>
      </w:r>
    </w:p>
    <w:p w14:paraId="63B668A6" w14:textId="77777777" w:rsidR="003D3E9B" w:rsidRPr="00426C24" w:rsidRDefault="003D3E9B">
      <w:pPr>
        <w:spacing w:line="276" w:lineRule="auto"/>
        <w:ind w:firstLine="360"/>
        <w:jc w:val="both"/>
        <w:rPr>
          <w:sz w:val="20"/>
          <w:szCs w:val="20"/>
        </w:rPr>
      </w:pPr>
    </w:p>
    <w:p w14:paraId="67D99313" w14:textId="0C1C9D25" w:rsidR="003D3E9B" w:rsidRPr="00426C24" w:rsidRDefault="001A7B68" w:rsidP="001A7B68">
      <w:pPr>
        <w:pStyle w:val="Heading2"/>
      </w:pPr>
      <w:bookmarkStart w:id="14" w:name="_Toc176987380"/>
      <w:r w:rsidRPr="00426C24">
        <w:t>1.4 MANFAAT</w:t>
      </w:r>
      <w:bookmarkEnd w:id="14"/>
    </w:p>
    <w:p w14:paraId="68403598" w14:textId="779B1442" w:rsidR="00C40E34" w:rsidRPr="00426C24" w:rsidRDefault="00C40E34" w:rsidP="00C40E34">
      <w:pPr>
        <w:spacing w:line="276" w:lineRule="auto"/>
        <w:ind w:firstLine="340"/>
        <w:jc w:val="both"/>
        <w:rPr>
          <w:sz w:val="20"/>
          <w:szCs w:val="20"/>
        </w:rPr>
      </w:pPr>
      <w:r w:rsidRPr="00426C24">
        <w:rPr>
          <w:sz w:val="20"/>
          <w:szCs w:val="20"/>
        </w:rPr>
        <w:t>Hasil dari penelitian ini diharapkan dapat memberikan berbagai manfaat yang signifikan untuk tim QA di Agree Telkom Indonesia. Chatbot ini akan meningkatkan produktivitas tim QA dengan mengotomatisasi proses pencarian dan pengelolaan test case. Dengan otomatisasi ini, tim QA tidak perlu lagi menghabiskan waktu dan tenaga untuk proses manual yang memakan waktu, sehingga mereka dapat fokus pada tugas-tugas yang lebih strategis dan mendukung pengujian perangkat lunak.</w:t>
      </w:r>
    </w:p>
    <w:p w14:paraId="4147EE11" w14:textId="734F008B" w:rsidR="0058716B" w:rsidRPr="00426C24" w:rsidRDefault="00C40E34" w:rsidP="00C40E34">
      <w:pPr>
        <w:spacing w:line="276" w:lineRule="auto"/>
        <w:ind w:firstLine="340"/>
        <w:jc w:val="both"/>
        <w:rPr>
          <w:color w:val="000000"/>
          <w:sz w:val="20"/>
          <w:szCs w:val="20"/>
        </w:rPr>
      </w:pPr>
      <w:r w:rsidRPr="00426C24">
        <w:rPr>
          <w:sz w:val="20"/>
          <w:szCs w:val="20"/>
        </w:rPr>
        <w:lastRenderedPageBreak/>
        <w:t>Selain itu, chatbot ini diharapkan dapat meningkatkan pengalaman pengguna dengan menyediakan jawaban yang relevan dan akurat secara real-time. Dengan cara ini, tim QA akan mendapatkan informasi yang mereka butuhkan dengan cepat dan tepat, sehingga meningkatkan kepuasan mereka dalam berinteraksi dengan sistem dan memperbaiki efisiensi dalam proses pengujian.</w:t>
      </w:r>
    </w:p>
    <w:p w14:paraId="5763CF2F" w14:textId="77777777" w:rsidR="00C40E34" w:rsidRPr="00426C24" w:rsidRDefault="00C40E34" w:rsidP="00C40E34">
      <w:pPr>
        <w:spacing w:line="276" w:lineRule="auto"/>
        <w:ind w:firstLine="340"/>
        <w:jc w:val="both"/>
        <w:rPr>
          <w:color w:val="000000"/>
          <w:sz w:val="20"/>
          <w:szCs w:val="20"/>
        </w:rPr>
      </w:pPr>
    </w:p>
    <w:p w14:paraId="7F84CB01" w14:textId="1AC152B8" w:rsidR="003D3E9B" w:rsidRPr="00426C24" w:rsidRDefault="001A7B68" w:rsidP="001A7B68">
      <w:pPr>
        <w:pStyle w:val="Heading2"/>
      </w:pPr>
      <w:bookmarkStart w:id="15" w:name="_2bn6wsx" w:colFirst="0" w:colLast="0"/>
      <w:bookmarkStart w:id="16" w:name="_Toc176987381"/>
      <w:bookmarkEnd w:id="15"/>
      <w:r w:rsidRPr="00426C24">
        <w:rPr>
          <w:color w:val="000000"/>
        </w:rPr>
        <w:t>1.5 S</w:t>
      </w:r>
      <w:r w:rsidRPr="00426C24">
        <w:t>ISTEMATIKA PENULISAN</w:t>
      </w:r>
      <w:bookmarkEnd w:id="16"/>
    </w:p>
    <w:p w14:paraId="246CD47C" w14:textId="77777777" w:rsidR="003D3E9B" w:rsidRPr="00426C24" w:rsidRDefault="00000000">
      <w:pPr>
        <w:spacing w:line="276" w:lineRule="auto"/>
        <w:ind w:firstLine="340"/>
        <w:jc w:val="both"/>
        <w:rPr>
          <w:color w:val="000000"/>
          <w:sz w:val="20"/>
          <w:szCs w:val="20"/>
        </w:rPr>
      </w:pPr>
      <w:r w:rsidRPr="00426C24">
        <w:rPr>
          <w:color w:val="000000"/>
          <w:sz w:val="20"/>
          <w:szCs w:val="20"/>
        </w:rPr>
        <w:t xml:space="preserve">Sistematika </w:t>
      </w:r>
      <w:r w:rsidRPr="00426C24">
        <w:rPr>
          <w:sz w:val="20"/>
          <w:szCs w:val="20"/>
        </w:rPr>
        <w:t xml:space="preserve">penulisan </w:t>
      </w:r>
      <w:r w:rsidRPr="00426C24">
        <w:rPr>
          <w:color w:val="000000"/>
          <w:sz w:val="20"/>
          <w:szCs w:val="20"/>
        </w:rPr>
        <w:t>dalam penyusunan buku proyek akhir ini adalah sebagai berikut:</w:t>
      </w:r>
    </w:p>
    <w:p w14:paraId="53DAD8AD" w14:textId="77777777" w:rsidR="001A7B68" w:rsidRPr="00426C24" w:rsidRDefault="001A7B68" w:rsidP="001A7B68">
      <w:pPr>
        <w:pStyle w:val="Heading3"/>
      </w:pPr>
      <w:bookmarkStart w:id="17" w:name="_Toc176987382"/>
      <w:r w:rsidRPr="00426C24">
        <w:t>Bab 1</w:t>
      </w:r>
      <w:r w:rsidRPr="00426C24">
        <w:tab/>
        <w:t>Pendahuluan</w:t>
      </w:r>
      <w:bookmarkEnd w:id="17"/>
    </w:p>
    <w:p w14:paraId="3A4C6986" w14:textId="51A50398" w:rsidR="003D3E9B" w:rsidRPr="00426C24" w:rsidRDefault="001E7DA5" w:rsidP="001A7B68">
      <w:pPr>
        <w:spacing w:line="276" w:lineRule="auto"/>
        <w:ind w:left="720"/>
        <w:jc w:val="both"/>
        <w:rPr>
          <w:b/>
          <w:bCs/>
          <w:color w:val="000000"/>
          <w:sz w:val="20"/>
          <w:szCs w:val="20"/>
        </w:rPr>
      </w:pPr>
      <w:r w:rsidRPr="00426C24">
        <w:rPr>
          <w:color w:val="000000"/>
          <w:sz w:val="20"/>
          <w:szCs w:val="20"/>
        </w:rPr>
        <w:t>Pada bab ini berisi tentang latar belakang, perumusan masalah, batasan masalah, tujuan, sasaran, serta sistematika pembahasan dari penelitian ini.</w:t>
      </w:r>
    </w:p>
    <w:p w14:paraId="0A4F529E" w14:textId="77777777" w:rsidR="001A7B68" w:rsidRPr="00426C24" w:rsidRDefault="001A7B68" w:rsidP="001A7B68">
      <w:pPr>
        <w:spacing w:line="276" w:lineRule="auto"/>
        <w:jc w:val="both"/>
        <w:rPr>
          <w:b/>
          <w:bCs/>
          <w:color w:val="000000"/>
          <w:sz w:val="20"/>
          <w:szCs w:val="20"/>
        </w:rPr>
      </w:pPr>
    </w:p>
    <w:p w14:paraId="2078FB3F" w14:textId="144B1749" w:rsidR="003D3E9B" w:rsidRPr="00426C24" w:rsidRDefault="001A7B68" w:rsidP="001A7B68">
      <w:pPr>
        <w:pStyle w:val="Heading3"/>
      </w:pPr>
      <w:bookmarkStart w:id="18" w:name="_Toc176987383"/>
      <w:r w:rsidRPr="00426C24">
        <w:t>Bab 2</w:t>
      </w:r>
      <w:r w:rsidRPr="00426C24">
        <w:tab/>
        <w:t>Kajian Pustaka</w:t>
      </w:r>
      <w:bookmarkEnd w:id="18"/>
    </w:p>
    <w:p w14:paraId="5C4B50E3" w14:textId="3D7C264C" w:rsidR="003D3E9B" w:rsidRPr="00426C24" w:rsidRDefault="001E7DA5" w:rsidP="001A7B68">
      <w:pPr>
        <w:spacing w:line="276" w:lineRule="auto"/>
        <w:ind w:left="720"/>
        <w:jc w:val="both"/>
        <w:rPr>
          <w:color w:val="000000"/>
          <w:sz w:val="20"/>
          <w:szCs w:val="20"/>
        </w:rPr>
      </w:pPr>
      <w:r w:rsidRPr="00426C24">
        <w:rPr>
          <w:color w:val="000000"/>
          <w:sz w:val="20"/>
          <w:szCs w:val="20"/>
        </w:rPr>
        <w:t>Bab ini membahas mengenai hasil studi literatur yang dilakukan, penelitian terkait yang berkaitan dengan penyelesaian proyek akhir. Studi literatur dilakukan pada media buku ataupun sumber sumberlainnya.</w:t>
      </w:r>
    </w:p>
    <w:p w14:paraId="2457B6D8" w14:textId="77777777" w:rsidR="001A7B68" w:rsidRPr="00426C24" w:rsidRDefault="001A7B68">
      <w:pPr>
        <w:spacing w:line="276" w:lineRule="auto"/>
        <w:ind w:firstLine="340"/>
        <w:jc w:val="both"/>
        <w:rPr>
          <w:sz w:val="20"/>
          <w:szCs w:val="20"/>
        </w:rPr>
      </w:pPr>
    </w:p>
    <w:p w14:paraId="23C29CF0" w14:textId="77777777" w:rsidR="001A7B68" w:rsidRPr="00426C24" w:rsidRDefault="001A7B68" w:rsidP="001A7B68">
      <w:pPr>
        <w:pStyle w:val="Heading3"/>
      </w:pPr>
      <w:bookmarkStart w:id="19" w:name="_Toc176987384"/>
      <w:r w:rsidRPr="00426C24">
        <w:t>Bab 3</w:t>
      </w:r>
      <w:r w:rsidRPr="00426C24">
        <w:tab/>
        <w:t>Deskripsi Sistem</w:t>
      </w:r>
      <w:bookmarkEnd w:id="19"/>
    </w:p>
    <w:p w14:paraId="35D40381" w14:textId="6908EEDE" w:rsidR="003D3E9B" w:rsidRPr="00426C24" w:rsidRDefault="001E7DA5" w:rsidP="001A7B68">
      <w:pPr>
        <w:spacing w:line="276" w:lineRule="auto"/>
        <w:ind w:left="720"/>
        <w:jc w:val="both"/>
        <w:rPr>
          <w:b/>
          <w:bCs/>
          <w:color w:val="000000"/>
          <w:sz w:val="20"/>
          <w:szCs w:val="20"/>
        </w:rPr>
      </w:pPr>
      <w:r w:rsidRPr="00426C24">
        <w:rPr>
          <w:color w:val="000000"/>
          <w:sz w:val="20"/>
          <w:szCs w:val="20"/>
        </w:rPr>
        <w:t>Bab ini membahas mengenai perencanaan sistem, meliputi perancangan hirarki, perancangan proses, dan perancangan pengguna interface. Selain itu juga meliputi pembahasan arsitektur dari sistem yang akan dibuat</w:t>
      </w:r>
      <w:r w:rsidR="00075F59" w:rsidRPr="00426C24">
        <w:rPr>
          <w:color w:val="000000"/>
          <w:sz w:val="20"/>
          <w:szCs w:val="20"/>
        </w:rPr>
        <w:t>.</w:t>
      </w:r>
    </w:p>
    <w:p w14:paraId="111BACCE" w14:textId="77777777" w:rsidR="001A7B68" w:rsidRPr="00426C24" w:rsidRDefault="001A7B68" w:rsidP="001A7B68">
      <w:pPr>
        <w:spacing w:line="276" w:lineRule="auto"/>
        <w:jc w:val="both"/>
        <w:rPr>
          <w:b/>
          <w:bCs/>
          <w:sz w:val="20"/>
          <w:szCs w:val="20"/>
        </w:rPr>
      </w:pPr>
    </w:p>
    <w:p w14:paraId="21972DBA" w14:textId="0020FC27" w:rsidR="003D3E9B" w:rsidRPr="00426C24" w:rsidRDefault="00000000" w:rsidP="001A7B68">
      <w:pPr>
        <w:pStyle w:val="Heading3"/>
      </w:pPr>
      <w:bookmarkStart w:id="20" w:name="_Toc176987385"/>
      <w:r w:rsidRPr="00426C24">
        <w:t>B</w:t>
      </w:r>
      <w:r w:rsidR="001A7B68" w:rsidRPr="00426C24">
        <w:t>ab 4</w:t>
      </w:r>
      <w:r w:rsidR="001A7B68" w:rsidRPr="00426C24">
        <w:tab/>
        <w:t>Eksperimen dan Analisis</w:t>
      </w:r>
      <w:bookmarkEnd w:id="20"/>
    </w:p>
    <w:p w14:paraId="3FC20572" w14:textId="77777777" w:rsidR="003D3E9B" w:rsidRPr="00426C24" w:rsidRDefault="00000000" w:rsidP="001A7B68">
      <w:pPr>
        <w:spacing w:line="276" w:lineRule="auto"/>
        <w:ind w:left="720"/>
        <w:jc w:val="both"/>
        <w:rPr>
          <w:sz w:val="20"/>
          <w:szCs w:val="20"/>
        </w:rPr>
      </w:pPr>
      <w:r w:rsidRPr="00426C24">
        <w:rPr>
          <w:sz w:val="20"/>
          <w:szCs w:val="20"/>
        </w:rPr>
        <w:t>Penjelasan tentang apa saja yang dibahas pada Bab 4. Penjelasan memuat bagian-bagian penting pada Eksperimen dan Analisis.</w:t>
      </w:r>
    </w:p>
    <w:p w14:paraId="275E21DA" w14:textId="77777777" w:rsidR="001A7B68" w:rsidRPr="00426C24" w:rsidRDefault="001A7B68" w:rsidP="001A7B68">
      <w:pPr>
        <w:spacing w:line="276" w:lineRule="auto"/>
        <w:jc w:val="both"/>
        <w:rPr>
          <w:b/>
          <w:bCs/>
          <w:sz w:val="20"/>
          <w:szCs w:val="20"/>
        </w:rPr>
      </w:pPr>
    </w:p>
    <w:p w14:paraId="25E46AB7" w14:textId="77777777" w:rsidR="001A7B68" w:rsidRPr="00426C24" w:rsidRDefault="001A7B68" w:rsidP="001A7B68">
      <w:pPr>
        <w:pStyle w:val="Heading3"/>
      </w:pPr>
      <w:bookmarkStart w:id="21" w:name="_Toc176987386"/>
      <w:r w:rsidRPr="00426C24">
        <w:t>Bab 5</w:t>
      </w:r>
      <w:r w:rsidRPr="00426C24">
        <w:tab/>
        <w:t>Penutup</w:t>
      </w:r>
      <w:bookmarkEnd w:id="21"/>
    </w:p>
    <w:p w14:paraId="5A998692" w14:textId="2AE206C4" w:rsidR="003D3E9B" w:rsidRPr="006449DE" w:rsidRDefault="00000000" w:rsidP="006449DE">
      <w:pPr>
        <w:spacing w:line="276" w:lineRule="auto"/>
        <w:ind w:left="720"/>
        <w:jc w:val="both"/>
        <w:rPr>
          <w:b/>
          <w:bCs/>
          <w:sz w:val="20"/>
          <w:szCs w:val="20"/>
        </w:rPr>
      </w:pPr>
      <w:r w:rsidRPr="00426C24">
        <w:rPr>
          <w:sz w:val="20"/>
          <w:szCs w:val="20"/>
        </w:rPr>
        <w:t>Penjelasan mengenai apa saja yang dibahas pada pada Bab 5. Penjelasan memuat bagian-bagian penting pada Penutup.</w:t>
      </w:r>
    </w:p>
    <w:p w14:paraId="4ECC788A" w14:textId="77777777" w:rsidR="003D3E9B" w:rsidRPr="00426C24" w:rsidRDefault="00000000">
      <w:pPr>
        <w:pStyle w:val="Heading1"/>
        <w:numPr>
          <w:ilvl w:val="0"/>
          <w:numId w:val="1"/>
        </w:numPr>
        <w:spacing w:line="276" w:lineRule="auto"/>
        <w:rPr>
          <w:bCs/>
          <w:sz w:val="20"/>
          <w:szCs w:val="20"/>
        </w:rPr>
      </w:pPr>
      <w:r w:rsidRPr="00426C24">
        <w:rPr>
          <w:bCs/>
          <w:sz w:val="20"/>
          <w:szCs w:val="20"/>
        </w:rPr>
        <w:lastRenderedPageBreak/>
        <w:br/>
      </w:r>
      <w:bookmarkStart w:id="22" w:name="_Toc176987387"/>
      <w:r w:rsidRPr="00426C24">
        <w:rPr>
          <w:bCs/>
          <w:sz w:val="20"/>
          <w:szCs w:val="20"/>
        </w:rPr>
        <w:t>KAJIAN PUSTAKA</w:t>
      </w:r>
      <w:bookmarkEnd w:id="22"/>
      <w:r w:rsidRPr="00426C24">
        <w:rPr>
          <w:bCs/>
          <w:sz w:val="20"/>
          <w:szCs w:val="20"/>
        </w:rPr>
        <w:t xml:space="preserve"> </w:t>
      </w:r>
    </w:p>
    <w:p w14:paraId="15391662" w14:textId="77777777" w:rsidR="003D3E9B" w:rsidRPr="00426C24" w:rsidRDefault="003D3E9B">
      <w:pPr>
        <w:spacing w:line="276" w:lineRule="auto"/>
        <w:ind w:firstLine="360"/>
        <w:jc w:val="both"/>
        <w:rPr>
          <w:b/>
          <w:bCs/>
          <w:sz w:val="20"/>
          <w:szCs w:val="20"/>
        </w:rPr>
      </w:pPr>
    </w:p>
    <w:p w14:paraId="4A1C75AF" w14:textId="149C571E" w:rsidR="003D3E9B" w:rsidRPr="00426C24" w:rsidRDefault="00000000" w:rsidP="00372004">
      <w:pPr>
        <w:pStyle w:val="Heading2"/>
        <w:numPr>
          <w:ilvl w:val="1"/>
          <w:numId w:val="17"/>
        </w:numPr>
      </w:pPr>
      <w:bookmarkStart w:id="23" w:name="_Toc176987388"/>
      <w:r w:rsidRPr="00426C24">
        <w:t>DESKRIPSI PERMASALAHAN</w:t>
      </w:r>
      <w:bookmarkEnd w:id="23"/>
    </w:p>
    <w:p w14:paraId="40DB8A60" w14:textId="6FFD4A48" w:rsidR="003D3E9B" w:rsidRPr="00426C24" w:rsidRDefault="00075F59" w:rsidP="00372004">
      <w:pPr>
        <w:spacing w:line="276" w:lineRule="auto"/>
        <w:ind w:firstLine="340"/>
        <w:jc w:val="both"/>
        <w:rPr>
          <w:sz w:val="20"/>
          <w:szCs w:val="20"/>
        </w:rPr>
      </w:pPr>
      <w:r w:rsidRPr="00426C24">
        <w:rPr>
          <w:sz w:val="20"/>
          <w:szCs w:val="20"/>
        </w:rPr>
        <w:t xml:space="preserve">Dalam pengembangan perangkat lunak,  proses pengujian perangkat lunak sangat penting untuk memastikan bahwa produk perangkat lunak berfungsi dengan baik. Pengujian, atau testing adalah proses yang dilakukan untuk mencari kesalahan atau kekurangan dalam sistem atau komponen dengan tujuan memastikan bahwa produk akhir sesuai dengan spesifikasi yang telah ditentukan dan memenuhi kebutuhan pengguna. Software Quality Assurance (QA) adalah peran yang sangat krusial untuk memastikan bahwa produk yang dihasilkan memenuhi standar kualitas yang telah ditetapkan. Salah satu </w:t>
      </w:r>
      <w:r w:rsidR="008D42E1" w:rsidRPr="00426C24">
        <w:rPr>
          <w:sz w:val="20"/>
          <w:szCs w:val="20"/>
        </w:rPr>
        <w:t>tugas</w:t>
      </w:r>
      <w:r w:rsidRPr="00426C24">
        <w:rPr>
          <w:sz w:val="20"/>
          <w:szCs w:val="20"/>
        </w:rPr>
        <w:t xml:space="preserve"> utama yang digunakan oleh tim QA untuk mencapai tujuan ini adalah dengan membuat test case. Setiap kali ada perubahan atau penambahan fitur dalam perangkat lunak, test case digunakan oleh tim QA untuk mendeteksi adanya bug. Dengan demikian, test case merupakan alat penting bagi tim QA dalam menjaga kualitas dan stabilitas perangkat lunak.</w:t>
      </w:r>
    </w:p>
    <w:p w14:paraId="06ECE8AA" w14:textId="77777777" w:rsidR="000A4AC8" w:rsidRPr="00426C24" w:rsidRDefault="000A4AC8" w:rsidP="000A4AC8">
      <w:pPr>
        <w:spacing w:line="276" w:lineRule="auto"/>
        <w:ind w:firstLine="340"/>
        <w:jc w:val="both"/>
        <w:rPr>
          <w:sz w:val="20"/>
          <w:szCs w:val="20"/>
        </w:rPr>
      </w:pPr>
      <w:r w:rsidRPr="00426C24">
        <w:rPr>
          <w:noProof/>
          <w:sz w:val="20"/>
          <w:szCs w:val="20"/>
        </w:rPr>
        <w:drawing>
          <wp:anchor distT="0" distB="0" distL="114300" distR="114300" simplePos="0" relativeHeight="251688448" behindDoc="0" locked="0" layoutInCell="1" allowOverlap="1" wp14:anchorId="3FE2D012" wp14:editId="7B5529C9">
            <wp:simplePos x="0" y="0"/>
            <wp:positionH relativeFrom="margin">
              <wp:posOffset>-157480</wp:posOffset>
            </wp:positionH>
            <wp:positionV relativeFrom="paragraph">
              <wp:posOffset>154735</wp:posOffset>
            </wp:positionV>
            <wp:extent cx="3713480" cy="1909445"/>
            <wp:effectExtent l="0" t="0" r="1270" b="0"/>
            <wp:wrapSquare wrapText="bothSides"/>
            <wp:docPr id="234190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190824"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713480" cy="1909445"/>
                    </a:xfrm>
                    <a:prstGeom prst="rect">
                      <a:avLst/>
                    </a:prstGeom>
                  </pic:spPr>
                </pic:pic>
              </a:graphicData>
            </a:graphic>
          </wp:anchor>
        </w:drawing>
      </w:r>
    </w:p>
    <w:p w14:paraId="49A66AE5" w14:textId="77777777" w:rsidR="000A4AC8" w:rsidRPr="00426C24" w:rsidRDefault="000A4AC8" w:rsidP="000A4AC8">
      <w:pPr>
        <w:spacing w:line="276" w:lineRule="auto"/>
        <w:ind w:firstLine="340"/>
        <w:jc w:val="both"/>
        <w:rPr>
          <w:sz w:val="20"/>
          <w:szCs w:val="20"/>
        </w:rPr>
      </w:pPr>
      <w:r w:rsidRPr="00426C24">
        <w:rPr>
          <w:noProof/>
        </w:rPr>
        <mc:AlternateContent>
          <mc:Choice Requires="wps">
            <w:drawing>
              <wp:anchor distT="0" distB="0" distL="114300" distR="114300" simplePos="0" relativeHeight="251689472" behindDoc="0" locked="0" layoutInCell="1" allowOverlap="1" wp14:anchorId="0D310FC4" wp14:editId="2E367C8A">
                <wp:simplePos x="0" y="0"/>
                <wp:positionH relativeFrom="margin">
                  <wp:posOffset>0</wp:posOffset>
                </wp:positionH>
                <wp:positionV relativeFrom="paragraph">
                  <wp:posOffset>2072640</wp:posOffset>
                </wp:positionV>
                <wp:extent cx="3713480" cy="635"/>
                <wp:effectExtent l="0" t="0" r="1270" b="8255"/>
                <wp:wrapSquare wrapText="bothSides"/>
                <wp:docPr id="1164100018" name="Text Box 1"/>
                <wp:cNvGraphicFramePr/>
                <a:graphic xmlns:a="http://schemas.openxmlformats.org/drawingml/2006/main">
                  <a:graphicData uri="http://schemas.microsoft.com/office/word/2010/wordprocessingShape">
                    <wps:wsp>
                      <wps:cNvSpPr txBox="1"/>
                      <wps:spPr>
                        <a:xfrm>
                          <a:off x="0" y="0"/>
                          <a:ext cx="3713480" cy="635"/>
                        </a:xfrm>
                        <a:prstGeom prst="rect">
                          <a:avLst/>
                        </a:prstGeom>
                        <a:solidFill>
                          <a:prstClr val="white"/>
                        </a:solidFill>
                        <a:ln>
                          <a:noFill/>
                        </a:ln>
                      </wps:spPr>
                      <wps:txbx>
                        <w:txbxContent>
                          <w:p w14:paraId="4B0B2DE8" w14:textId="13B929DA" w:rsidR="000A4AC8" w:rsidRPr="00372004" w:rsidRDefault="000A4AC8" w:rsidP="000A4AC8">
                            <w:pPr>
                              <w:pStyle w:val="Caption"/>
                              <w:jc w:val="center"/>
                              <w:rPr>
                                <w:noProof/>
                                <w:color w:val="auto"/>
                                <w:sz w:val="20"/>
                                <w:szCs w:val="20"/>
                              </w:rPr>
                            </w:pPr>
                            <w:bookmarkStart w:id="24" w:name="_Toc175165289"/>
                            <w:r w:rsidRPr="00372004">
                              <w:rPr>
                                <w:color w:val="auto"/>
                              </w:rPr>
                              <w:t xml:space="preserve">Gambar 2. </w:t>
                            </w:r>
                            <w:r w:rsidRPr="00372004">
                              <w:rPr>
                                <w:color w:val="auto"/>
                              </w:rPr>
                              <w:fldChar w:fldCharType="begin"/>
                            </w:r>
                            <w:r w:rsidRPr="00372004">
                              <w:rPr>
                                <w:color w:val="auto"/>
                              </w:rPr>
                              <w:instrText xml:space="preserve"> SEQ Gambar_2. \* ARABIC </w:instrText>
                            </w:r>
                            <w:r w:rsidRPr="00372004">
                              <w:rPr>
                                <w:color w:val="auto"/>
                              </w:rPr>
                              <w:fldChar w:fldCharType="separate"/>
                            </w:r>
                            <w:r w:rsidR="0092737B">
                              <w:rPr>
                                <w:noProof/>
                                <w:color w:val="auto"/>
                              </w:rPr>
                              <w:t>1</w:t>
                            </w:r>
                            <w:r w:rsidRPr="00372004">
                              <w:rPr>
                                <w:color w:val="auto"/>
                              </w:rPr>
                              <w:fldChar w:fldCharType="end"/>
                            </w:r>
                            <w:r w:rsidRPr="00372004">
                              <w:rPr>
                                <w:color w:val="auto"/>
                              </w:rPr>
                              <w:t>: Dokumen Test Case QA Agree</w:t>
                            </w:r>
                            <w:bookmarkEnd w:id="2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310FC4" id="_x0000_t202" coordsize="21600,21600" o:spt="202" path="m,l,21600r21600,l21600,xe">
                <v:stroke joinstyle="miter"/>
                <v:path gradientshapeok="t" o:connecttype="rect"/>
              </v:shapetype>
              <v:shape id="Text Box 1" o:spid="_x0000_s1029" type="#_x0000_t202" style="position:absolute;left:0;text-align:left;margin-left:0;margin-top:163.2pt;width:292.4pt;height:.05pt;z-index:25168947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" stroked="f">
                <v:textbox style="mso-fit-shape-to-text:t" inset="0,0,0,0">
                  <w:txbxContent>
                    <w:p w14:paraId="4B0B2DE8" w14:textId="13B929DA" w:rsidR="000A4AC8" w:rsidRPr="00372004" w:rsidRDefault="000A4AC8" w:rsidP="000A4AC8">
                      <w:pPr>
                        <w:pStyle w:val="Caption"/>
                        <w:jc w:val="center"/>
                        <w:rPr>
                          <w:noProof/>
                          <w:color w:val="auto"/>
                          <w:sz w:val="20"/>
                          <w:szCs w:val="20"/>
                        </w:rPr>
                      </w:pPr>
                      <w:bookmarkStart w:id="25" w:name="_Toc175165289"/>
                      <w:r w:rsidRPr="00372004">
                        <w:rPr>
                          <w:color w:val="auto"/>
                        </w:rPr>
                        <w:t xml:space="preserve">Gambar 2. </w:t>
                      </w:r>
                      <w:r w:rsidRPr="00372004">
                        <w:rPr>
                          <w:color w:val="auto"/>
                        </w:rPr>
                        <w:fldChar w:fldCharType="begin"/>
                      </w:r>
                      <w:r w:rsidRPr="00372004">
                        <w:rPr>
                          <w:color w:val="auto"/>
                        </w:rPr>
                        <w:instrText xml:space="preserve"> SEQ Gambar_2. \* ARABIC </w:instrText>
                      </w:r>
                      <w:r w:rsidRPr="00372004">
                        <w:rPr>
                          <w:color w:val="auto"/>
                        </w:rPr>
                        <w:fldChar w:fldCharType="separate"/>
                      </w:r>
                      <w:r w:rsidR="0092737B">
                        <w:rPr>
                          <w:noProof/>
                          <w:color w:val="auto"/>
                        </w:rPr>
                        <w:t>1</w:t>
                      </w:r>
                      <w:r w:rsidRPr="00372004">
                        <w:rPr>
                          <w:color w:val="auto"/>
                        </w:rPr>
                        <w:fldChar w:fldCharType="end"/>
                      </w:r>
                      <w:r w:rsidRPr="00372004">
                        <w:rPr>
                          <w:color w:val="auto"/>
                        </w:rPr>
                        <w:t>: Dokumen Test Case QA Agree</w:t>
                      </w:r>
                      <w:bookmarkEnd w:id="25"/>
                    </w:p>
                  </w:txbxContent>
                </v:textbox>
                <w10:wrap type="square" anchorx="margin"/>
              </v:shape>
            </w:pict>
          </mc:Fallback>
        </mc:AlternateContent>
      </w:r>
    </w:p>
    <w:p w14:paraId="592712DA" w14:textId="076E7990" w:rsidR="000A4AC8" w:rsidRPr="00426C24" w:rsidRDefault="000A4AC8" w:rsidP="000A4AC8">
      <w:pPr>
        <w:spacing w:line="276" w:lineRule="auto"/>
        <w:ind w:firstLine="340"/>
        <w:jc w:val="both"/>
        <w:rPr>
          <w:sz w:val="20"/>
          <w:szCs w:val="20"/>
        </w:rPr>
      </w:pPr>
      <w:r w:rsidRPr="00426C24">
        <w:rPr>
          <w:sz w:val="20"/>
          <w:szCs w:val="20"/>
        </w:rPr>
        <w:lastRenderedPageBreak/>
        <w:t xml:space="preserve">Pada gambar 2.1 ditampilkan dokumen test case QA Agree. Pada dokumen tersebut terdapat kumpulan test case beserta berbagai macam atribut pengujiannya seperti test step (langkah pengujian), prerequisites (prasyarat pengujian) dan expected result (ekspektasi pengujian). Masing masing atribut pengujian saling berhubungan dengan test case, dan dibutuhkan oleh QA saat melakukan pengujian. </w:t>
      </w:r>
    </w:p>
    <w:p w14:paraId="32484880" w14:textId="7223C698" w:rsidR="00372004" w:rsidRPr="00426C24" w:rsidRDefault="00075F59" w:rsidP="00372004">
      <w:pPr>
        <w:spacing w:line="276" w:lineRule="auto"/>
        <w:ind w:firstLine="340"/>
        <w:jc w:val="both"/>
        <w:rPr>
          <w:sz w:val="20"/>
          <w:szCs w:val="20"/>
        </w:rPr>
      </w:pPr>
      <w:r w:rsidRPr="00426C24">
        <w:rPr>
          <w:sz w:val="20"/>
          <w:szCs w:val="20"/>
        </w:rPr>
        <w:t>Namun dalam prakteknya, tim QA</w:t>
      </w:r>
      <w:r w:rsidR="000A4AC8" w:rsidRPr="00426C24">
        <w:rPr>
          <w:sz w:val="20"/>
          <w:szCs w:val="20"/>
        </w:rPr>
        <w:t xml:space="preserve"> </w:t>
      </w:r>
      <w:r w:rsidRPr="00426C24">
        <w:rPr>
          <w:sz w:val="20"/>
          <w:szCs w:val="20"/>
        </w:rPr>
        <w:t xml:space="preserve">Agree Telkom Indonesia yang bertanggung jawab atas pengujian perangkat lunak menghadapi beberapa permasalahan signifikan terkait pengelolaan test case. Seiring dengan bertambahnya fitur dan peningkatan kompleksitas perangkat lunak, jumlah test case yang harus dikelola oleh tim QA juga semakin bertambah. Test case yang menumpuk dan tidak terorganisir dengan baik menyebabkan kesulitan dalam mencari dan mengelola test case yang relevan dengan kebutuhan pengujian. </w:t>
      </w:r>
      <w:r w:rsidR="00FC4882" w:rsidRPr="00426C24">
        <w:rPr>
          <w:sz w:val="20"/>
          <w:szCs w:val="20"/>
        </w:rPr>
        <w:t>Ditambah saat ini pencarian test case tersebut masih dilakukan secara manual dalam sebuah dokumen, k</w:t>
      </w:r>
      <w:r w:rsidRPr="00426C24">
        <w:rPr>
          <w:sz w:val="20"/>
          <w:szCs w:val="20"/>
        </w:rPr>
        <w:t>etidakmampuan dengan cepat menemukan test case yang sesuai dapat memperlambat proses pengujian dan mengakibatkan penurunan efektivitas tim QA.</w:t>
      </w:r>
    </w:p>
    <w:p w14:paraId="6C9CE5AE" w14:textId="15E0CC9D" w:rsidR="00075F59" w:rsidRPr="00426C24" w:rsidRDefault="00075F59" w:rsidP="00372004">
      <w:pPr>
        <w:spacing w:line="276" w:lineRule="auto"/>
        <w:ind w:firstLine="340"/>
        <w:jc w:val="both"/>
        <w:rPr>
          <w:sz w:val="20"/>
          <w:szCs w:val="20"/>
        </w:rPr>
      </w:pPr>
      <w:r w:rsidRPr="00426C24">
        <w:rPr>
          <w:sz w:val="20"/>
          <w:szCs w:val="20"/>
        </w:rPr>
        <w:t>Seiring dengan semakin kompleksnya fitur-fitur dalam perangkat lunak, jumlah dan kompleksitas test case juga meningkat. Ini menciptakan tantangan baru dalam hal pengelolaan dan pencarian test case, yang memerlukan sistem yang lebih canggih untuk menangani volume data yang besar dan kebutuhan pengujian yang semakin rumit. Tanpa alat bantu yang tepat, tim QA akan kesulitan untuk mengikuti perkembangan ini yang dapat menghambat kecepatan dan kualitas pengujian.</w:t>
      </w:r>
    </w:p>
    <w:p w14:paraId="77D11322" w14:textId="77777777" w:rsidR="00695BDB" w:rsidRPr="00426C24" w:rsidRDefault="00695BDB" w:rsidP="005D2505">
      <w:pPr>
        <w:spacing w:line="276" w:lineRule="auto"/>
        <w:jc w:val="both"/>
        <w:rPr>
          <w:sz w:val="20"/>
          <w:szCs w:val="20"/>
        </w:rPr>
      </w:pPr>
    </w:p>
    <w:p w14:paraId="38D7F0EB" w14:textId="0E419ECF" w:rsidR="003D3E9B" w:rsidRPr="00426C24" w:rsidRDefault="00372004" w:rsidP="00372004">
      <w:pPr>
        <w:pStyle w:val="Heading2"/>
      </w:pPr>
      <w:bookmarkStart w:id="26" w:name="_Toc176987389"/>
      <w:r w:rsidRPr="00426C24">
        <w:t>2.2 TEORI PENUNJANG</w:t>
      </w:r>
      <w:bookmarkEnd w:id="26"/>
    </w:p>
    <w:p w14:paraId="4F423A8A" w14:textId="77777777" w:rsidR="003D3E9B" w:rsidRPr="00426C24" w:rsidRDefault="00000000" w:rsidP="00372004">
      <w:pPr>
        <w:spacing w:line="276" w:lineRule="auto"/>
        <w:ind w:firstLine="720"/>
        <w:jc w:val="both"/>
        <w:rPr>
          <w:sz w:val="20"/>
          <w:szCs w:val="20"/>
        </w:rPr>
      </w:pPr>
      <w:r w:rsidRPr="00426C24">
        <w:rPr>
          <w:sz w:val="20"/>
          <w:szCs w:val="20"/>
        </w:rPr>
        <w:t>Berikut adalah beberapa teori penunjang yang berhubungan dengan penelitian ini:</w:t>
      </w:r>
    </w:p>
    <w:p w14:paraId="2CF76AAA" w14:textId="77777777" w:rsidR="00414653" w:rsidRPr="00426C24" w:rsidRDefault="00414653" w:rsidP="00372004">
      <w:pPr>
        <w:spacing w:line="276" w:lineRule="auto"/>
        <w:ind w:firstLine="720"/>
        <w:jc w:val="both"/>
        <w:rPr>
          <w:sz w:val="20"/>
          <w:szCs w:val="20"/>
        </w:rPr>
      </w:pPr>
    </w:p>
    <w:p w14:paraId="3ACCB1CD" w14:textId="3A5CD9CC" w:rsidR="003D3E9B" w:rsidRPr="00426C24" w:rsidRDefault="00372004" w:rsidP="00372004">
      <w:pPr>
        <w:pStyle w:val="Heading3"/>
      </w:pPr>
      <w:bookmarkStart w:id="27" w:name="_Toc176987390"/>
      <w:r w:rsidRPr="00426C24">
        <w:t xml:space="preserve">2.2.1 </w:t>
      </w:r>
      <w:r w:rsidR="008D42E1" w:rsidRPr="00426C24">
        <w:t>Software Testing</w:t>
      </w:r>
      <w:bookmarkEnd w:id="27"/>
    </w:p>
    <w:p w14:paraId="59CDCE01" w14:textId="2C602C2C" w:rsidR="003D3E9B" w:rsidRPr="00426C24" w:rsidRDefault="00101656" w:rsidP="00372004">
      <w:pPr>
        <w:spacing w:line="276" w:lineRule="auto"/>
        <w:ind w:firstLine="720"/>
        <w:jc w:val="both"/>
        <w:rPr>
          <w:color w:val="000000"/>
          <w:sz w:val="20"/>
          <w:szCs w:val="20"/>
        </w:rPr>
      </w:pPr>
      <w:r w:rsidRPr="00426C24">
        <w:rPr>
          <w:color w:val="000000"/>
          <w:sz w:val="20"/>
          <w:szCs w:val="20"/>
        </w:rPr>
        <w:t>Software Testing adalah proses menjalankan sebuah sistem oleh seorang penguji perangkat lunak dengan tujuan menghasilkan kasus uji dan mendeteksi bug atau kesalahan pada perangkat lunak tersebut.</w:t>
      </w:r>
      <w:r w:rsidR="008755FA" w:rsidRPr="00426C24">
        <w:rPr>
          <w:color w:val="000000"/>
          <w:sz w:val="20"/>
          <w:szCs w:val="20"/>
        </w:rPr>
        <w:t xml:space="preserve">[3] </w:t>
      </w:r>
      <w:r w:rsidRPr="00426C24">
        <w:rPr>
          <w:color w:val="000000"/>
          <w:sz w:val="20"/>
          <w:szCs w:val="20"/>
        </w:rPr>
        <w:lastRenderedPageBreak/>
        <w:t>Proses pengujian ini bisa dilakukan secara manual atau otomatis. Pengujian manual dilakukan tanpa menggunakan alat atau tools, merupakan metode tradisional yang harus dilalui setiap perangkat lunak sebelum bisa dilakukan pengujian otomatis. Dalam pengujian manual, penguji menyiapkan dan mengeksekusi kasus uji untuk mengidentifikasi cacat pada perangkat lunak. Sementara itu, pengujian otomatis dilakukan dengan menggunakan bahasa scripting seperti Python, JavaScript, atau Tool Command Language untuk mengotomatisasi proses pengujian[</w:t>
      </w:r>
      <w:r w:rsidR="009A06B0" w:rsidRPr="00426C24">
        <w:rPr>
          <w:color w:val="000000"/>
          <w:sz w:val="20"/>
          <w:szCs w:val="20"/>
        </w:rPr>
        <w:t>4</w:t>
      </w:r>
      <w:r w:rsidRPr="00426C24">
        <w:rPr>
          <w:color w:val="000000"/>
          <w:sz w:val="20"/>
          <w:szCs w:val="20"/>
        </w:rPr>
        <w:t>].</w:t>
      </w:r>
    </w:p>
    <w:p w14:paraId="3633BCC3" w14:textId="77777777" w:rsidR="00414653" w:rsidRPr="00426C24" w:rsidRDefault="00414653" w:rsidP="00372004">
      <w:pPr>
        <w:spacing w:line="276" w:lineRule="auto"/>
        <w:ind w:firstLine="720"/>
        <w:jc w:val="both"/>
        <w:rPr>
          <w:sz w:val="20"/>
          <w:szCs w:val="20"/>
        </w:rPr>
      </w:pPr>
    </w:p>
    <w:p w14:paraId="4764CF9C" w14:textId="3BA361F8" w:rsidR="003D3E9B" w:rsidRPr="00426C24" w:rsidRDefault="00372004" w:rsidP="00372004">
      <w:pPr>
        <w:pStyle w:val="Heading3"/>
      </w:pPr>
      <w:bookmarkStart w:id="28" w:name="_Toc176987391"/>
      <w:r w:rsidRPr="00426C24">
        <w:t>2.2.</w:t>
      </w:r>
      <w:r w:rsidR="00A833DC" w:rsidRPr="00426C24">
        <w:t xml:space="preserve">2 </w:t>
      </w:r>
      <w:r w:rsidR="00101656" w:rsidRPr="00426C24">
        <w:t>Software Quality Assurance</w:t>
      </w:r>
      <w:bookmarkEnd w:id="28"/>
    </w:p>
    <w:p w14:paraId="017D65F3" w14:textId="5797D5B1" w:rsidR="003D3E9B" w:rsidRPr="00426C24" w:rsidRDefault="00101656">
      <w:pPr>
        <w:spacing w:line="276" w:lineRule="auto"/>
        <w:ind w:firstLine="340"/>
        <w:jc w:val="both"/>
        <w:rPr>
          <w:sz w:val="20"/>
          <w:szCs w:val="20"/>
        </w:rPr>
      </w:pPr>
      <w:r w:rsidRPr="00426C24">
        <w:rPr>
          <w:rStyle w:val="apple-tab-span"/>
          <w:color w:val="000000"/>
          <w:sz w:val="20"/>
          <w:szCs w:val="20"/>
        </w:rPr>
        <w:tab/>
      </w:r>
      <w:r w:rsidRPr="00426C24">
        <w:rPr>
          <w:color w:val="000000"/>
          <w:sz w:val="20"/>
          <w:szCs w:val="20"/>
        </w:rPr>
        <w:t>Software Quality Assurance (SQA) merupakan proses untuk memastikan bahwa perangkat lunak atau aplikasi yang direncanakan dari awal dievaluasi meliputi standar produk,proses dan prosedur dalam aplikasi[</w:t>
      </w:r>
      <w:r w:rsidR="008755FA" w:rsidRPr="00426C24">
        <w:rPr>
          <w:color w:val="000000"/>
          <w:sz w:val="20"/>
          <w:szCs w:val="20"/>
        </w:rPr>
        <w:t>1</w:t>
      </w:r>
      <w:r w:rsidRPr="00426C24">
        <w:rPr>
          <w:color w:val="000000"/>
          <w:sz w:val="20"/>
          <w:szCs w:val="20"/>
        </w:rPr>
        <w:t>]. Software Quality Assurance juga dapat memastikan bahwa standar proses dan prosedur yang dibuat sesuai dengan Software Development Life Cycle (SDLC) pada saat proses planning atau perencanaan.</w:t>
      </w:r>
    </w:p>
    <w:p w14:paraId="6A005B1B" w14:textId="77777777" w:rsidR="008755FA" w:rsidRPr="00426C24" w:rsidRDefault="00101656" w:rsidP="00A833DC">
      <w:pPr>
        <w:spacing w:line="276" w:lineRule="auto"/>
        <w:ind w:firstLine="340"/>
        <w:jc w:val="both"/>
        <w:rPr>
          <w:color w:val="000000"/>
          <w:sz w:val="20"/>
          <w:szCs w:val="20"/>
        </w:rPr>
      </w:pPr>
      <w:r w:rsidRPr="00426C24">
        <w:rPr>
          <w:color w:val="000000"/>
          <w:sz w:val="20"/>
          <w:szCs w:val="20"/>
        </w:rPr>
        <w:t>Pada Software Quality Assurance orang yang melakukan pekerjaan ini dinamai Quality Assurance Tester (QA Tester) yang bertugas untuk membuat alur pengujian,membuat laporan pengujian,</w:t>
      </w:r>
      <w:r w:rsidR="004C4FA7" w:rsidRPr="00426C24">
        <w:rPr>
          <w:color w:val="000000"/>
          <w:sz w:val="20"/>
          <w:szCs w:val="20"/>
        </w:rPr>
        <w:t xml:space="preserve"> </w:t>
      </w:r>
      <w:r w:rsidRPr="00426C24">
        <w:rPr>
          <w:color w:val="000000"/>
          <w:sz w:val="20"/>
          <w:szCs w:val="20"/>
        </w:rPr>
        <w:t>memberikan masukan aplikasi yang diuji dan banyak lainnya. Untuk pekerjaan ini dibutuhkan kemampuan kemampuan sebagai berikut:</w:t>
      </w:r>
    </w:p>
    <w:p w14:paraId="07C9232E" w14:textId="77777777" w:rsidR="008755FA" w:rsidRPr="00426C24" w:rsidRDefault="008755FA" w:rsidP="00A833DC">
      <w:pPr>
        <w:spacing w:line="276" w:lineRule="auto"/>
        <w:ind w:firstLine="340"/>
        <w:jc w:val="both"/>
        <w:rPr>
          <w:color w:val="000000"/>
          <w:sz w:val="20"/>
          <w:szCs w:val="20"/>
        </w:rPr>
      </w:pPr>
    </w:p>
    <w:p w14:paraId="5AA551F3" w14:textId="77777777" w:rsidR="008755FA" w:rsidRPr="00426C24" w:rsidRDefault="00101656" w:rsidP="00A833DC">
      <w:pPr>
        <w:spacing w:line="276" w:lineRule="auto"/>
        <w:ind w:firstLine="340"/>
        <w:jc w:val="both"/>
        <w:rPr>
          <w:color w:val="000000"/>
          <w:sz w:val="20"/>
          <w:szCs w:val="20"/>
        </w:rPr>
      </w:pPr>
      <w:r w:rsidRPr="00426C24">
        <w:rPr>
          <w:color w:val="000000"/>
          <w:sz w:val="20"/>
          <w:szCs w:val="20"/>
        </w:rPr>
        <w:t xml:space="preserve">1. Mindset Pengujian </w:t>
      </w:r>
    </w:p>
    <w:p w14:paraId="76717D7F" w14:textId="77777777" w:rsidR="008755FA" w:rsidRPr="00426C24" w:rsidRDefault="00101656" w:rsidP="00A833DC">
      <w:pPr>
        <w:spacing w:line="276" w:lineRule="auto"/>
        <w:ind w:firstLine="340"/>
        <w:jc w:val="both"/>
        <w:rPr>
          <w:color w:val="000000"/>
          <w:sz w:val="20"/>
          <w:szCs w:val="20"/>
        </w:rPr>
      </w:pPr>
      <w:r w:rsidRPr="00426C24">
        <w:rPr>
          <w:color w:val="000000"/>
          <w:sz w:val="20"/>
          <w:szCs w:val="20"/>
        </w:rPr>
        <w:t xml:space="preserve">2. Analisa dan pengujian fungsional </w:t>
      </w:r>
    </w:p>
    <w:p w14:paraId="3E90D38C" w14:textId="77777777" w:rsidR="008755FA" w:rsidRPr="00426C24" w:rsidRDefault="00101656" w:rsidP="00A833DC">
      <w:pPr>
        <w:spacing w:line="276" w:lineRule="auto"/>
        <w:ind w:firstLine="340"/>
        <w:jc w:val="both"/>
        <w:rPr>
          <w:color w:val="000000"/>
          <w:sz w:val="20"/>
          <w:szCs w:val="20"/>
        </w:rPr>
      </w:pPr>
      <w:r w:rsidRPr="00426C24">
        <w:rPr>
          <w:color w:val="000000"/>
          <w:sz w:val="20"/>
          <w:szCs w:val="20"/>
        </w:rPr>
        <w:t xml:space="preserve">3. Perbaikan proses </w:t>
      </w:r>
    </w:p>
    <w:p w14:paraId="74B11055" w14:textId="77777777" w:rsidR="008755FA" w:rsidRPr="00426C24" w:rsidRDefault="00101656" w:rsidP="00A833DC">
      <w:pPr>
        <w:spacing w:line="276" w:lineRule="auto"/>
        <w:ind w:firstLine="340"/>
        <w:jc w:val="both"/>
        <w:rPr>
          <w:color w:val="000000"/>
          <w:sz w:val="20"/>
          <w:szCs w:val="20"/>
        </w:rPr>
      </w:pPr>
      <w:r w:rsidRPr="00426C24">
        <w:rPr>
          <w:color w:val="000000"/>
          <w:sz w:val="20"/>
          <w:szCs w:val="20"/>
        </w:rPr>
        <w:t xml:space="preserve">4. Perbaikan performa </w:t>
      </w:r>
    </w:p>
    <w:p w14:paraId="0E6CA372" w14:textId="77777777" w:rsidR="008755FA" w:rsidRPr="00426C24" w:rsidRDefault="00101656" w:rsidP="00A833DC">
      <w:pPr>
        <w:spacing w:line="276" w:lineRule="auto"/>
        <w:ind w:firstLine="340"/>
        <w:jc w:val="both"/>
        <w:rPr>
          <w:color w:val="000000"/>
          <w:sz w:val="20"/>
          <w:szCs w:val="20"/>
        </w:rPr>
      </w:pPr>
      <w:r w:rsidRPr="00426C24">
        <w:rPr>
          <w:color w:val="000000"/>
          <w:sz w:val="20"/>
          <w:szCs w:val="20"/>
        </w:rPr>
        <w:t xml:space="preserve">5. Otomatisasi </w:t>
      </w:r>
    </w:p>
    <w:p w14:paraId="031B4CE8" w14:textId="47CC9493" w:rsidR="00A833DC" w:rsidRPr="00426C24" w:rsidRDefault="00101656" w:rsidP="00A833DC">
      <w:pPr>
        <w:spacing w:line="276" w:lineRule="auto"/>
        <w:ind w:firstLine="340"/>
        <w:jc w:val="both"/>
        <w:rPr>
          <w:color w:val="000000"/>
          <w:sz w:val="20"/>
          <w:szCs w:val="20"/>
        </w:rPr>
      </w:pPr>
      <w:r w:rsidRPr="00426C24">
        <w:rPr>
          <w:color w:val="000000"/>
          <w:sz w:val="20"/>
          <w:szCs w:val="20"/>
        </w:rPr>
        <w:t>6. User Acceptance Test.</w:t>
      </w:r>
    </w:p>
    <w:p w14:paraId="4472E23F" w14:textId="77777777" w:rsidR="00414653" w:rsidRPr="00426C24" w:rsidRDefault="00414653" w:rsidP="00A833DC">
      <w:pPr>
        <w:spacing w:line="276" w:lineRule="auto"/>
        <w:ind w:firstLine="340"/>
        <w:jc w:val="both"/>
        <w:rPr>
          <w:color w:val="000000"/>
          <w:sz w:val="20"/>
          <w:szCs w:val="20"/>
        </w:rPr>
      </w:pPr>
    </w:p>
    <w:p w14:paraId="5D1E78C6" w14:textId="212190C6" w:rsidR="003D3E9B" w:rsidRPr="00426C24" w:rsidRDefault="00A833DC" w:rsidP="00A833DC">
      <w:pPr>
        <w:pStyle w:val="Heading3"/>
        <w:rPr>
          <w:szCs w:val="20"/>
        </w:rPr>
      </w:pPr>
      <w:bookmarkStart w:id="29" w:name="_Toc176987392"/>
      <w:r w:rsidRPr="00426C24">
        <w:t xml:space="preserve">2.2.3 </w:t>
      </w:r>
      <w:r w:rsidR="00101656" w:rsidRPr="00426C24">
        <w:t>Test Case</w:t>
      </w:r>
      <w:bookmarkEnd w:id="29"/>
      <w:r w:rsidR="00101656" w:rsidRPr="00426C24">
        <w:t xml:space="preserve"> </w:t>
      </w:r>
    </w:p>
    <w:p w14:paraId="6196D405" w14:textId="77777777" w:rsidR="00414653" w:rsidRPr="00426C24" w:rsidRDefault="00101656" w:rsidP="00AE442D">
      <w:pPr>
        <w:spacing w:line="276" w:lineRule="auto"/>
        <w:ind w:firstLine="340"/>
        <w:jc w:val="both"/>
        <w:rPr>
          <w:color w:val="000000"/>
          <w:sz w:val="20"/>
          <w:szCs w:val="20"/>
        </w:rPr>
      </w:pPr>
      <w:r w:rsidRPr="00426C24">
        <w:rPr>
          <w:color w:val="000000"/>
          <w:sz w:val="20"/>
          <w:szCs w:val="20"/>
        </w:rPr>
        <w:t xml:space="preserve">Test case merupakan kasus uji atau sekumpulan prosedur test yang memuat kondisi operasi yang dibutuhkan untuk melakukan pengujian sistem bersamaan dengan hasil yang diharapkan dari proses operasi </w:t>
      </w:r>
      <w:r w:rsidRPr="00426C24">
        <w:rPr>
          <w:color w:val="000000"/>
          <w:sz w:val="20"/>
          <w:szCs w:val="20"/>
        </w:rPr>
        <w:lastRenderedPageBreak/>
        <w:t>tersebut.</w:t>
      </w:r>
      <w:r w:rsidR="009A06B0" w:rsidRPr="00426C24">
        <w:rPr>
          <w:color w:val="000000"/>
          <w:sz w:val="20"/>
          <w:szCs w:val="20"/>
        </w:rPr>
        <w:t>[4]</w:t>
      </w:r>
      <w:r w:rsidRPr="00426C24">
        <w:rPr>
          <w:color w:val="000000"/>
          <w:sz w:val="20"/>
          <w:szCs w:val="20"/>
        </w:rPr>
        <w:t xml:space="preserve"> Seorang software tester diharapkan dapat membuat test case sebagai panduan untuk mendeteksi sistem dari kegagalan dan menuliskan hasil uji. </w:t>
      </w:r>
    </w:p>
    <w:p w14:paraId="750C1E24" w14:textId="4DCE5D8F" w:rsidR="003D3E9B" w:rsidRPr="00426C24" w:rsidRDefault="00101656" w:rsidP="00AE442D">
      <w:pPr>
        <w:spacing w:line="276" w:lineRule="auto"/>
        <w:ind w:firstLine="340"/>
        <w:jc w:val="both"/>
        <w:rPr>
          <w:color w:val="000000"/>
          <w:sz w:val="20"/>
          <w:szCs w:val="20"/>
        </w:rPr>
      </w:pPr>
      <w:r w:rsidRPr="00426C24">
        <w:rPr>
          <w:color w:val="000000"/>
          <w:sz w:val="20"/>
          <w:szCs w:val="20"/>
        </w:rPr>
        <w:t xml:space="preserve">Dalam hal pembuatan test case tidak </w:t>
      </w:r>
      <w:r w:rsidR="00414653" w:rsidRPr="00426C24">
        <w:rPr>
          <w:color w:val="000000"/>
          <w:sz w:val="20"/>
          <w:szCs w:val="20"/>
        </w:rPr>
        <w:t>terdapat</w:t>
      </w:r>
      <w:r w:rsidRPr="00426C24">
        <w:rPr>
          <w:color w:val="000000"/>
          <w:sz w:val="20"/>
          <w:szCs w:val="20"/>
        </w:rPr>
        <w:t xml:space="preserve"> template khusus yang secara spesifik harus diikuti namun biasanya terdiri dari komponen utama seperti section modul yang berisi nama uji kasus atau test id yang berisi kode uji kasus, section precondition berisi kondisi sebelum melakukan uji kasus, section test step berisi langkah uji kasus dan section result berisi hasil dari uji kasus. Test Case dapat dibuat menggunakan tool Microsoft Excel ataupun google spreadsheet.</w:t>
      </w:r>
      <w:r w:rsidR="00414653" w:rsidRPr="00426C24">
        <w:rPr>
          <w:color w:val="000000"/>
          <w:sz w:val="20"/>
          <w:szCs w:val="20"/>
        </w:rPr>
        <w:t>[5]</w:t>
      </w:r>
    </w:p>
    <w:p w14:paraId="10BD3532" w14:textId="77777777" w:rsidR="00414653" w:rsidRPr="00426C24" w:rsidRDefault="00414653" w:rsidP="00AE442D">
      <w:pPr>
        <w:spacing w:line="276" w:lineRule="auto"/>
        <w:ind w:firstLine="340"/>
        <w:jc w:val="both"/>
        <w:rPr>
          <w:sz w:val="20"/>
          <w:szCs w:val="20"/>
        </w:rPr>
      </w:pPr>
    </w:p>
    <w:p w14:paraId="31C05E23" w14:textId="41B2ED7A" w:rsidR="003D3E9B" w:rsidRPr="00426C24" w:rsidRDefault="00A833DC" w:rsidP="00A833DC">
      <w:pPr>
        <w:pStyle w:val="Heading3"/>
      </w:pPr>
      <w:bookmarkStart w:id="30" w:name="_Toc176987393"/>
      <w:r w:rsidRPr="00426C24">
        <w:t xml:space="preserve">2.2.4 </w:t>
      </w:r>
      <w:r w:rsidR="006111B9" w:rsidRPr="00426C24">
        <w:t>Chatbot</w:t>
      </w:r>
      <w:bookmarkEnd w:id="30"/>
    </w:p>
    <w:p w14:paraId="3BE83929" w14:textId="3AEF61AF" w:rsidR="003D3E9B" w:rsidRPr="00426C24" w:rsidRDefault="006111B9">
      <w:pPr>
        <w:spacing w:line="276" w:lineRule="auto"/>
        <w:ind w:firstLine="340"/>
        <w:jc w:val="both"/>
        <w:rPr>
          <w:sz w:val="20"/>
          <w:szCs w:val="20"/>
        </w:rPr>
      </w:pPr>
      <w:r w:rsidRPr="00426C24">
        <w:rPr>
          <w:sz w:val="20"/>
          <w:szCs w:val="20"/>
        </w:rPr>
        <w:t>Chatbot adalah program komputer yang dirancang untuk meniru  percakapan dengan pengguna manusia, terutama melalui internet. Mereka  mampu membalas email, mengirim pesan, dan secara mandiri mengotomatiskan bantuan dengan menggunakan campuran software komputer [</w:t>
      </w:r>
      <w:r w:rsidR="00414653" w:rsidRPr="00426C24">
        <w:rPr>
          <w:sz w:val="20"/>
          <w:szCs w:val="20"/>
        </w:rPr>
        <w:t>8</w:t>
      </w:r>
      <w:r w:rsidRPr="00426C24">
        <w:rPr>
          <w:sz w:val="20"/>
          <w:szCs w:val="20"/>
        </w:rPr>
        <w:t>]. Chatbot sering kali menjadi solusi alternatif untuk layanan pelanggan, bantuan situs web, dan lain lain [</w:t>
      </w:r>
      <w:r w:rsidR="00414653" w:rsidRPr="00426C24">
        <w:rPr>
          <w:sz w:val="20"/>
          <w:szCs w:val="20"/>
        </w:rPr>
        <w:t>9</w:t>
      </w:r>
      <w:r w:rsidRPr="00426C24">
        <w:rPr>
          <w:sz w:val="20"/>
          <w:szCs w:val="20"/>
        </w:rPr>
        <w:t>]. Tujuan utama chatbot adalah meyakinkan pengguna bahwa mereka sedang berinteraksi dengan manusia, bukan mesin [</w:t>
      </w:r>
      <w:r w:rsidR="00414653" w:rsidRPr="00426C24">
        <w:rPr>
          <w:sz w:val="20"/>
          <w:szCs w:val="20"/>
        </w:rPr>
        <w:t>10</w:t>
      </w:r>
      <w:r w:rsidRPr="00426C24">
        <w:rPr>
          <w:sz w:val="20"/>
          <w:szCs w:val="20"/>
        </w:rPr>
        <w:t>]. Chatbot yang menggunakan machine learning juga sering disebut sebagai smart bot yang dapat menangani permintaan dalam bahasa natural yang bebas, tidak sebatas perintah yang sudah ditentukan polanya.</w:t>
      </w:r>
    </w:p>
    <w:p w14:paraId="56E5A891" w14:textId="72308B93" w:rsidR="003D3E9B" w:rsidRPr="00426C24" w:rsidRDefault="006111B9" w:rsidP="004C4FA7">
      <w:pPr>
        <w:spacing w:line="276" w:lineRule="auto"/>
        <w:ind w:firstLine="340"/>
        <w:jc w:val="both"/>
        <w:rPr>
          <w:sz w:val="20"/>
          <w:szCs w:val="20"/>
        </w:rPr>
      </w:pPr>
      <w:r w:rsidRPr="00426C24">
        <w:rPr>
          <w:sz w:val="20"/>
          <w:szCs w:val="20"/>
        </w:rPr>
        <w:t xml:space="preserve">Perkembangan Chatbot mengalami kemajuan, terdapat beberapa kategori yang dapat menjadi panduan untuk fitur dan fungsi chatbot. Kategori pertama adalah "Goal Based" yang membagi chatbot berdasarkan tujuannya, seperti chatbot berbasis aktivitas, percakapan, dan informasi. Kategori kedua adalah "Knowledge Based" yang membedakan chatbot berdasarkan pengetahuan yang dimiliki, apakah bersifat terbuka atau tertutup. Kategori ketiga adalah "Service Based" yang membagi chatbot berdasarkan penggunaannya, seperti chatbot antar-pribadi, intra-pribadi, dan antar-agensi. Terakhir, kategori "Response Generated-Based" membedakan chatbot berdasarkan cara mereka memberikan tanggapan, seperti model berbasis template, generatif, pencarian, dan </w:t>
      </w:r>
      <w:r w:rsidRPr="00426C24">
        <w:rPr>
          <w:sz w:val="20"/>
          <w:szCs w:val="20"/>
        </w:rPr>
        <w:lastRenderedPageBreak/>
        <w:t>mesin pencari. Dengan memahami kategori-kategori ini, pengembang chatbot dapat merancang dan membangun chatbot yang sesuai dengan kebutuhan dan tujuan penggunaan[</w:t>
      </w:r>
      <w:r w:rsidR="00F966CD" w:rsidRPr="00426C24">
        <w:rPr>
          <w:sz w:val="20"/>
          <w:szCs w:val="20"/>
        </w:rPr>
        <w:t>10</w:t>
      </w:r>
      <w:r w:rsidRPr="00426C24">
        <w:rPr>
          <w:sz w:val="20"/>
          <w:szCs w:val="20"/>
        </w:rPr>
        <w:t>].</w:t>
      </w:r>
    </w:p>
    <w:p w14:paraId="37937E68" w14:textId="77777777" w:rsidR="00165AF1" w:rsidRPr="00426C24" w:rsidRDefault="00165AF1" w:rsidP="004C4FA7">
      <w:pPr>
        <w:spacing w:line="276" w:lineRule="auto"/>
        <w:ind w:firstLine="340"/>
        <w:jc w:val="both"/>
        <w:rPr>
          <w:sz w:val="20"/>
          <w:szCs w:val="20"/>
        </w:rPr>
      </w:pPr>
    </w:p>
    <w:p w14:paraId="4380B83D" w14:textId="57A03FC6" w:rsidR="003D3E9B" w:rsidRPr="00426C24" w:rsidRDefault="00A833DC" w:rsidP="00A833DC">
      <w:pPr>
        <w:pStyle w:val="Heading3"/>
      </w:pPr>
      <w:bookmarkStart w:id="31" w:name="_Toc176987394"/>
      <w:r w:rsidRPr="00426C24">
        <w:t>2.2.</w:t>
      </w:r>
      <w:r w:rsidR="00032D89" w:rsidRPr="00426C24">
        <w:t>5</w:t>
      </w:r>
      <w:r w:rsidRPr="00426C24">
        <w:t xml:space="preserve"> </w:t>
      </w:r>
      <w:r w:rsidR="00032D89" w:rsidRPr="00426C24">
        <w:t>Text Mining</w:t>
      </w:r>
      <w:bookmarkEnd w:id="31"/>
      <w:r w:rsidR="00032D89" w:rsidRPr="00426C24">
        <w:t xml:space="preserve"> </w:t>
      </w:r>
    </w:p>
    <w:p w14:paraId="3C28D5C6" w14:textId="4604AF95" w:rsidR="005C0706" w:rsidRPr="00426C24" w:rsidRDefault="0091491F">
      <w:pPr>
        <w:spacing w:line="276" w:lineRule="auto"/>
        <w:ind w:firstLine="340"/>
        <w:jc w:val="both"/>
        <w:rPr>
          <w:sz w:val="20"/>
          <w:szCs w:val="20"/>
        </w:rPr>
      </w:pPr>
      <w:r w:rsidRPr="00426C24">
        <w:rPr>
          <w:sz w:val="20"/>
          <w:szCs w:val="20"/>
        </w:rPr>
        <w:t xml:space="preserve">Text mining adalah proses ekstraksi informasi yang berguna dari teks yang tidak terstruktur atau semi-terstruktur. Tujuan utama dari text mining adalah untuk menganalisis, mengelompokkan, dan mengungkap pola atau wawasan dari dokumen teks. Dengan menggunakan teknik-teknik pemrosesan bahasa alami (natural language processing) dan algoritma data mining, text mining dapat mengidentifikasi entitas, hubungan antara entitas, sentimen, topik, dan tren dalam teks. </w:t>
      </w:r>
      <w:r w:rsidR="006111B9" w:rsidRPr="00426C24">
        <w:rPr>
          <w:sz w:val="20"/>
          <w:szCs w:val="20"/>
        </w:rPr>
        <w:t xml:space="preserve"> </w:t>
      </w:r>
    </w:p>
    <w:p w14:paraId="6C44AEFA" w14:textId="77777777" w:rsidR="0091491F" w:rsidRPr="00426C24" w:rsidRDefault="0091491F" w:rsidP="002A73FF">
      <w:pPr>
        <w:spacing w:line="276" w:lineRule="auto"/>
        <w:ind w:firstLine="340"/>
        <w:jc w:val="both"/>
        <w:rPr>
          <w:sz w:val="20"/>
          <w:szCs w:val="20"/>
        </w:rPr>
      </w:pPr>
      <w:r w:rsidRPr="00426C24">
        <w:rPr>
          <w:sz w:val="20"/>
          <w:szCs w:val="20"/>
        </w:rPr>
        <w:t xml:space="preserve">Salah satu implementasi text mining adalah tahap text preprocessing. Text preprocessing adalah tahapan dimana aplikasi melakukan seleksi data yang akan diproses pada setiap dokumen. Proses text preprocessing terdiri 7 dari : </w:t>
      </w:r>
    </w:p>
    <w:p w14:paraId="0C4F108D" w14:textId="77777777" w:rsidR="0091491F" w:rsidRPr="00426C24" w:rsidRDefault="0091491F" w:rsidP="002A73FF">
      <w:pPr>
        <w:spacing w:line="276" w:lineRule="auto"/>
        <w:ind w:firstLine="340"/>
        <w:jc w:val="both"/>
        <w:rPr>
          <w:sz w:val="20"/>
          <w:szCs w:val="20"/>
        </w:rPr>
      </w:pPr>
    </w:p>
    <w:p w14:paraId="00EB8251" w14:textId="65F2FD58" w:rsidR="0091491F" w:rsidRPr="00426C24" w:rsidRDefault="0091491F" w:rsidP="0091491F">
      <w:pPr>
        <w:pStyle w:val="ListParagraph"/>
        <w:numPr>
          <w:ilvl w:val="0"/>
          <w:numId w:val="32"/>
        </w:numPr>
        <w:spacing w:line="276" w:lineRule="auto"/>
        <w:jc w:val="both"/>
        <w:rPr>
          <w:sz w:val="20"/>
          <w:szCs w:val="20"/>
        </w:rPr>
      </w:pPr>
      <w:r w:rsidRPr="00426C24">
        <w:rPr>
          <w:sz w:val="20"/>
          <w:szCs w:val="20"/>
        </w:rPr>
        <w:t xml:space="preserve">Case Folding </w:t>
      </w:r>
    </w:p>
    <w:p w14:paraId="542EC752" w14:textId="7AAA8636" w:rsidR="0091491F" w:rsidRPr="00426C24" w:rsidRDefault="0091491F" w:rsidP="003A7D6F">
      <w:pPr>
        <w:pStyle w:val="ListParagraph"/>
        <w:spacing w:line="276" w:lineRule="auto"/>
        <w:ind w:left="426" w:firstLine="274"/>
        <w:jc w:val="both"/>
        <w:rPr>
          <w:sz w:val="20"/>
          <w:szCs w:val="20"/>
        </w:rPr>
      </w:pPr>
      <w:r w:rsidRPr="00426C24">
        <w:rPr>
          <w:sz w:val="20"/>
          <w:szCs w:val="20"/>
        </w:rPr>
        <w:t>Case folding adalah salah satu bentuk text preprocessing yang paling sederhana dan efektif meskipun sering diabaikan. Tujuan dari case folding untuk mengubah semua huruf dalam dokumen menjadi huruf kecil[</w:t>
      </w:r>
      <w:r w:rsidR="003A7D6F" w:rsidRPr="00426C24">
        <w:rPr>
          <w:sz w:val="20"/>
          <w:szCs w:val="20"/>
        </w:rPr>
        <w:t>6</w:t>
      </w:r>
      <w:r w:rsidRPr="00426C24">
        <w:rPr>
          <w:sz w:val="20"/>
          <w:szCs w:val="20"/>
        </w:rPr>
        <w:t>]. Sementara itu, karakter lain yang bukan termasuk huruf dan angka, seperti tanda baca dan spasi akan diabaikan[</w:t>
      </w:r>
      <w:r w:rsidR="003A7D6F" w:rsidRPr="00426C24">
        <w:rPr>
          <w:sz w:val="20"/>
          <w:szCs w:val="20"/>
        </w:rPr>
        <w:t>7</w:t>
      </w:r>
      <w:r w:rsidRPr="00426C24">
        <w:rPr>
          <w:sz w:val="20"/>
          <w:szCs w:val="20"/>
        </w:rPr>
        <w:t xml:space="preserve">]. </w:t>
      </w:r>
    </w:p>
    <w:p w14:paraId="4893EE5E"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Contoh: </w:t>
      </w:r>
    </w:p>
    <w:p w14:paraId="39262303"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 Sebelum: “Apakah CHATBOT Dapat Berkomunikasi? ” </w:t>
      </w:r>
    </w:p>
    <w:p w14:paraId="356262C6" w14:textId="6E2C6B88" w:rsidR="00165AF1" w:rsidRPr="00426C24" w:rsidRDefault="0091491F" w:rsidP="003A7D6F">
      <w:pPr>
        <w:pStyle w:val="ListParagraph"/>
        <w:spacing w:line="276" w:lineRule="auto"/>
        <w:ind w:left="426"/>
        <w:jc w:val="both"/>
        <w:rPr>
          <w:sz w:val="20"/>
          <w:szCs w:val="20"/>
        </w:rPr>
      </w:pPr>
      <w:r w:rsidRPr="00426C24">
        <w:rPr>
          <w:sz w:val="20"/>
          <w:szCs w:val="20"/>
        </w:rPr>
        <w:t>- Sesudah: “apakah chatbot dapat berkomunikasi?</w:t>
      </w:r>
    </w:p>
    <w:p w14:paraId="63002520" w14:textId="77777777" w:rsidR="0091491F" w:rsidRPr="00426C24" w:rsidRDefault="0091491F" w:rsidP="0091491F">
      <w:pPr>
        <w:pStyle w:val="ListParagraph"/>
        <w:spacing w:line="276" w:lineRule="auto"/>
        <w:ind w:left="700"/>
        <w:jc w:val="both"/>
        <w:rPr>
          <w:sz w:val="20"/>
          <w:szCs w:val="20"/>
        </w:rPr>
      </w:pPr>
    </w:p>
    <w:p w14:paraId="4CD18FFE" w14:textId="77777777" w:rsidR="003A7D6F" w:rsidRPr="00426C24" w:rsidRDefault="003A7D6F" w:rsidP="0091491F">
      <w:pPr>
        <w:pStyle w:val="ListParagraph"/>
        <w:spacing w:line="276" w:lineRule="auto"/>
        <w:ind w:left="700"/>
        <w:jc w:val="both"/>
        <w:rPr>
          <w:sz w:val="20"/>
          <w:szCs w:val="20"/>
        </w:rPr>
      </w:pPr>
    </w:p>
    <w:p w14:paraId="76DE5C4F" w14:textId="4B883BDC" w:rsidR="0091491F" w:rsidRPr="00426C24" w:rsidRDefault="0091491F" w:rsidP="0091491F">
      <w:pPr>
        <w:pStyle w:val="ListParagraph"/>
        <w:numPr>
          <w:ilvl w:val="0"/>
          <w:numId w:val="32"/>
        </w:numPr>
        <w:spacing w:line="276" w:lineRule="auto"/>
        <w:jc w:val="both"/>
        <w:rPr>
          <w:sz w:val="20"/>
          <w:szCs w:val="20"/>
        </w:rPr>
      </w:pPr>
      <w:r w:rsidRPr="00426C24">
        <w:rPr>
          <w:sz w:val="20"/>
          <w:szCs w:val="20"/>
        </w:rPr>
        <w:t xml:space="preserve">Remove Punctuation </w:t>
      </w:r>
    </w:p>
    <w:p w14:paraId="2CB69D65" w14:textId="77777777" w:rsidR="0091491F" w:rsidRPr="00426C24" w:rsidRDefault="0091491F" w:rsidP="003A7D6F">
      <w:pPr>
        <w:pStyle w:val="ListParagraph"/>
        <w:spacing w:line="276" w:lineRule="auto"/>
        <w:ind w:left="426" w:firstLine="274"/>
        <w:jc w:val="both"/>
        <w:rPr>
          <w:sz w:val="20"/>
          <w:szCs w:val="20"/>
        </w:rPr>
      </w:pPr>
      <w:r w:rsidRPr="00426C24">
        <w:rPr>
          <w:sz w:val="20"/>
          <w:szCs w:val="20"/>
        </w:rPr>
        <w:t xml:space="preserve">Remove punctuation adalah salah satu langkah penting dalam text preprocessing yang bertujuan untuk membersihkan teks dari karakterkarakter yang tidak relevan dan mempermudah proses analisis teks selanjutnya. Proses remove punctuation biasanya </w:t>
      </w:r>
      <w:r w:rsidRPr="00426C24">
        <w:rPr>
          <w:sz w:val="20"/>
          <w:szCs w:val="20"/>
        </w:rPr>
        <w:lastRenderedPageBreak/>
        <w:t xml:space="preserve">dilakukan dengan cara menghapus tanda baca seperti koma, titik, tanda seru, tanda tanya, tanda kurung, tanda petik, dan sebagainya. </w:t>
      </w:r>
    </w:p>
    <w:p w14:paraId="2A1B19CE"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Contoh: </w:t>
      </w:r>
    </w:p>
    <w:p w14:paraId="2F4DB4EF"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 Sebelum: “apakah chatbot dapat berkomunikasi? ” </w:t>
      </w:r>
    </w:p>
    <w:p w14:paraId="02E648B7" w14:textId="32329469" w:rsidR="0091491F" w:rsidRPr="00426C24" w:rsidRDefault="0091491F" w:rsidP="003A7D6F">
      <w:pPr>
        <w:pStyle w:val="ListParagraph"/>
        <w:spacing w:line="276" w:lineRule="auto"/>
        <w:ind w:left="426"/>
        <w:jc w:val="both"/>
        <w:rPr>
          <w:sz w:val="20"/>
          <w:szCs w:val="20"/>
        </w:rPr>
      </w:pPr>
      <w:r w:rsidRPr="00426C24">
        <w:rPr>
          <w:sz w:val="20"/>
          <w:szCs w:val="20"/>
        </w:rPr>
        <w:t xml:space="preserve">- Sesudah: “apakah chatbot dapat berkomunikasi “ </w:t>
      </w:r>
    </w:p>
    <w:p w14:paraId="58C034E1" w14:textId="77777777" w:rsidR="0091491F" w:rsidRPr="00426C24" w:rsidRDefault="0091491F" w:rsidP="0091491F">
      <w:pPr>
        <w:pStyle w:val="ListParagraph"/>
        <w:spacing w:line="276" w:lineRule="auto"/>
        <w:ind w:left="700"/>
        <w:jc w:val="both"/>
        <w:rPr>
          <w:sz w:val="20"/>
          <w:szCs w:val="20"/>
        </w:rPr>
      </w:pPr>
    </w:p>
    <w:p w14:paraId="04CBF383" w14:textId="01AB059C" w:rsidR="0091491F" w:rsidRPr="00426C24" w:rsidRDefault="003A7D6F" w:rsidP="0091491F">
      <w:pPr>
        <w:pStyle w:val="ListParagraph"/>
        <w:numPr>
          <w:ilvl w:val="0"/>
          <w:numId w:val="32"/>
        </w:numPr>
        <w:spacing w:line="276" w:lineRule="auto"/>
        <w:jc w:val="both"/>
        <w:rPr>
          <w:sz w:val="20"/>
          <w:szCs w:val="20"/>
        </w:rPr>
      </w:pPr>
      <w:r w:rsidRPr="00426C24">
        <w:rPr>
          <w:sz w:val="20"/>
          <w:szCs w:val="20"/>
        </w:rPr>
        <w:t>Stripping</w:t>
      </w:r>
      <w:r w:rsidR="0091491F" w:rsidRPr="00426C24">
        <w:rPr>
          <w:sz w:val="20"/>
          <w:szCs w:val="20"/>
        </w:rPr>
        <w:t xml:space="preserve"> </w:t>
      </w:r>
    </w:p>
    <w:p w14:paraId="1F49ACC7" w14:textId="415D0361" w:rsidR="0091491F" w:rsidRPr="00426C24" w:rsidRDefault="003A7D6F" w:rsidP="003A7D6F">
      <w:pPr>
        <w:pStyle w:val="ListParagraph"/>
        <w:spacing w:line="276" w:lineRule="auto"/>
        <w:ind w:left="426" w:firstLine="274"/>
        <w:jc w:val="both"/>
        <w:rPr>
          <w:sz w:val="20"/>
          <w:szCs w:val="20"/>
        </w:rPr>
      </w:pPr>
      <w:r w:rsidRPr="00426C24">
        <w:rPr>
          <w:sz w:val="20"/>
          <w:szCs w:val="20"/>
        </w:rPr>
        <w:t>Stripping adalah proses penghapusan spasi putih berlebih dari teks. Spasi putih berlebih meliputi spasi ganda, tab, newline character, dan karakter whitespace lainnya yang tidak diperlukan. Proses ini bertujuan untuk membuat teks lebih konsisten dan memudahkan proses selanjutnya.</w:t>
      </w:r>
      <w:r w:rsidR="0091491F" w:rsidRPr="00426C24">
        <w:rPr>
          <w:sz w:val="20"/>
          <w:szCs w:val="20"/>
        </w:rPr>
        <w:t xml:space="preserve"> </w:t>
      </w:r>
    </w:p>
    <w:p w14:paraId="68760D01"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Contoh: </w:t>
      </w:r>
    </w:p>
    <w:p w14:paraId="4C51452F" w14:textId="77777777" w:rsidR="003A7D6F" w:rsidRPr="00426C24" w:rsidRDefault="003A7D6F" w:rsidP="003A7D6F">
      <w:pPr>
        <w:pStyle w:val="ListParagraph"/>
        <w:spacing w:line="276" w:lineRule="auto"/>
        <w:ind w:left="426"/>
        <w:jc w:val="both"/>
        <w:rPr>
          <w:sz w:val="20"/>
          <w:szCs w:val="20"/>
        </w:rPr>
      </w:pPr>
      <w:r w:rsidRPr="00426C24">
        <w:rPr>
          <w:sz w:val="20"/>
          <w:szCs w:val="20"/>
        </w:rPr>
        <w:t xml:space="preserve">- Sebelum: “apakah chatbot dapat berkomunikasi “ </w:t>
      </w:r>
    </w:p>
    <w:p w14:paraId="5D8DA2A9" w14:textId="4B8F1CD0" w:rsidR="0091491F" w:rsidRPr="00426C24" w:rsidRDefault="003A7D6F" w:rsidP="003A7D6F">
      <w:pPr>
        <w:pStyle w:val="ListParagraph"/>
        <w:spacing w:line="276" w:lineRule="auto"/>
        <w:ind w:left="426"/>
        <w:jc w:val="both"/>
        <w:rPr>
          <w:sz w:val="20"/>
          <w:szCs w:val="20"/>
        </w:rPr>
      </w:pPr>
      <w:r w:rsidRPr="00426C24">
        <w:rPr>
          <w:sz w:val="20"/>
          <w:szCs w:val="20"/>
        </w:rPr>
        <w:t>- Sesudah: “apakah chatbot dapat berkomunikasi“</w:t>
      </w:r>
    </w:p>
    <w:p w14:paraId="4A8394E1" w14:textId="77777777" w:rsidR="003A7D6F" w:rsidRPr="00426C24" w:rsidRDefault="003A7D6F" w:rsidP="0091491F">
      <w:pPr>
        <w:pStyle w:val="ListParagraph"/>
        <w:spacing w:line="276" w:lineRule="auto"/>
        <w:ind w:left="700"/>
        <w:jc w:val="both"/>
        <w:rPr>
          <w:sz w:val="20"/>
          <w:szCs w:val="20"/>
        </w:rPr>
      </w:pPr>
    </w:p>
    <w:p w14:paraId="40D97008" w14:textId="21740017" w:rsidR="0091491F" w:rsidRPr="00426C24" w:rsidRDefault="003A7D6F" w:rsidP="0091491F">
      <w:pPr>
        <w:pStyle w:val="ListParagraph"/>
        <w:numPr>
          <w:ilvl w:val="0"/>
          <w:numId w:val="32"/>
        </w:numPr>
        <w:spacing w:line="276" w:lineRule="auto"/>
        <w:jc w:val="both"/>
        <w:rPr>
          <w:sz w:val="20"/>
          <w:szCs w:val="20"/>
        </w:rPr>
      </w:pPr>
      <w:r w:rsidRPr="00426C24">
        <w:rPr>
          <w:sz w:val="20"/>
          <w:szCs w:val="20"/>
        </w:rPr>
        <w:t>Tokenizing</w:t>
      </w:r>
      <w:r w:rsidR="0091491F" w:rsidRPr="00426C24">
        <w:rPr>
          <w:sz w:val="20"/>
          <w:szCs w:val="20"/>
        </w:rPr>
        <w:t xml:space="preserve"> </w:t>
      </w:r>
    </w:p>
    <w:p w14:paraId="70ABBEFE" w14:textId="42027BC2" w:rsidR="0091491F" w:rsidRPr="00426C24" w:rsidRDefault="003A7D6F" w:rsidP="003A7D6F">
      <w:pPr>
        <w:pStyle w:val="ListParagraph"/>
        <w:spacing w:line="276" w:lineRule="auto"/>
        <w:ind w:left="426" w:firstLine="274"/>
        <w:jc w:val="both"/>
        <w:rPr>
          <w:sz w:val="20"/>
          <w:szCs w:val="20"/>
        </w:rPr>
      </w:pPr>
      <w:r w:rsidRPr="00426C24">
        <w:rPr>
          <w:sz w:val="20"/>
          <w:szCs w:val="20"/>
        </w:rPr>
        <w:t>Tokenizing adalah proses pemisahan teks menjadi potongan-potongan yang disebut sebagai token untuk kemudian dianalisa. Kata, angka, simbol, tanda baca dan entitas penting lainnya dapat dianggap sebagai token[6].</w:t>
      </w:r>
      <w:r w:rsidR="0091491F" w:rsidRPr="00426C24">
        <w:rPr>
          <w:sz w:val="20"/>
          <w:szCs w:val="20"/>
        </w:rPr>
        <w:t xml:space="preserve"> </w:t>
      </w:r>
    </w:p>
    <w:p w14:paraId="07CAF92F"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Contoh: </w:t>
      </w:r>
    </w:p>
    <w:p w14:paraId="5BADFFAD" w14:textId="77777777" w:rsidR="003A7D6F" w:rsidRPr="00426C24" w:rsidRDefault="003A7D6F" w:rsidP="003A7D6F">
      <w:pPr>
        <w:pStyle w:val="ListParagraph"/>
        <w:spacing w:line="276" w:lineRule="auto"/>
        <w:ind w:left="426"/>
        <w:jc w:val="both"/>
        <w:rPr>
          <w:sz w:val="20"/>
          <w:szCs w:val="20"/>
        </w:rPr>
      </w:pPr>
      <w:r w:rsidRPr="00426C24">
        <w:rPr>
          <w:sz w:val="20"/>
          <w:szCs w:val="20"/>
        </w:rPr>
        <w:t xml:space="preserve">- Sebelum: “apakah chatbot dapat berkomunikasi“ </w:t>
      </w:r>
    </w:p>
    <w:p w14:paraId="1D5B896B" w14:textId="5B3D59E1" w:rsidR="0091491F" w:rsidRPr="00426C24" w:rsidRDefault="003A7D6F" w:rsidP="003A7D6F">
      <w:pPr>
        <w:pStyle w:val="ListParagraph"/>
        <w:spacing w:line="276" w:lineRule="auto"/>
        <w:ind w:left="426"/>
        <w:jc w:val="both"/>
        <w:rPr>
          <w:sz w:val="20"/>
          <w:szCs w:val="20"/>
        </w:rPr>
      </w:pPr>
      <w:r w:rsidRPr="00426C24">
        <w:rPr>
          <w:sz w:val="20"/>
          <w:szCs w:val="20"/>
        </w:rPr>
        <w:t>- Sesudah: ['apakah', 'chatbot', 'dapat', 'berkomunikasi']</w:t>
      </w:r>
      <w:r w:rsidR="0091491F" w:rsidRPr="00426C24">
        <w:rPr>
          <w:sz w:val="20"/>
          <w:szCs w:val="20"/>
        </w:rPr>
        <w:t xml:space="preserve"> </w:t>
      </w:r>
    </w:p>
    <w:p w14:paraId="6F2A6C72" w14:textId="77777777" w:rsidR="003A7D6F" w:rsidRPr="00426C24" w:rsidRDefault="003A7D6F" w:rsidP="0091491F">
      <w:pPr>
        <w:pStyle w:val="ListParagraph"/>
        <w:spacing w:line="276" w:lineRule="auto"/>
        <w:ind w:left="700"/>
        <w:jc w:val="both"/>
        <w:rPr>
          <w:sz w:val="20"/>
          <w:szCs w:val="20"/>
        </w:rPr>
      </w:pPr>
    </w:p>
    <w:p w14:paraId="5BB37CB3" w14:textId="31873466" w:rsidR="0091491F" w:rsidRPr="00426C24" w:rsidRDefault="003A7D6F" w:rsidP="0091491F">
      <w:pPr>
        <w:pStyle w:val="ListParagraph"/>
        <w:numPr>
          <w:ilvl w:val="0"/>
          <w:numId w:val="32"/>
        </w:numPr>
        <w:spacing w:line="276" w:lineRule="auto"/>
        <w:jc w:val="both"/>
        <w:rPr>
          <w:sz w:val="20"/>
          <w:szCs w:val="20"/>
        </w:rPr>
      </w:pPr>
      <w:r w:rsidRPr="00426C24">
        <w:rPr>
          <w:sz w:val="20"/>
          <w:szCs w:val="20"/>
        </w:rPr>
        <w:t>Filtering</w:t>
      </w:r>
      <w:r w:rsidR="0091491F" w:rsidRPr="00426C24">
        <w:rPr>
          <w:sz w:val="20"/>
          <w:szCs w:val="20"/>
        </w:rPr>
        <w:t xml:space="preserve"> </w:t>
      </w:r>
    </w:p>
    <w:p w14:paraId="0FC3CD06" w14:textId="2BCF7CB6" w:rsidR="0091491F" w:rsidRPr="00426C24" w:rsidRDefault="003A7D6F" w:rsidP="003A7D6F">
      <w:pPr>
        <w:pStyle w:val="ListParagraph"/>
        <w:spacing w:line="276" w:lineRule="auto"/>
        <w:ind w:left="426" w:firstLine="274"/>
        <w:jc w:val="both"/>
        <w:rPr>
          <w:sz w:val="20"/>
          <w:szCs w:val="20"/>
        </w:rPr>
      </w:pPr>
      <w:r w:rsidRPr="00426C24">
        <w:rPr>
          <w:sz w:val="20"/>
          <w:szCs w:val="20"/>
        </w:rPr>
        <w:t>Filtering adalah tahap mengambil kata-kata penting dari hasil token[6]. Kata umum yang biasanya muncul dan tidak memiliki makna disebut dengan stopword, misalnya penggunaan kata penghubung seperti 8 “dan, yang, setelah, apakah, dapat, dan lainnya”. Penghilangan stopword ini dapat mengurangi ukuran index dan waktu pemrosesan[7].</w:t>
      </w:r>
      <w:r w:rsidR="0091491F" w:rsidRPr="00426C24">
        <w:rPr>
          <w:sz w:val="20"/>
          <w:szCs w:val="20"/>
        </w:rPr>
        <w:t xml:space="preserve"> </w:t>
      </w:r>
    </w:p>
    <w:p w14:paraId="659D2B88"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Contoh: </w:t>
      </w:r>
    </w:p>
    <w:p w14:paraId="782E4682" w14:textId="77777777" w:rsidR="003A7D6F" w:rsidRPr="00426C24" w:rsidRDefault="003A7D6F" w:rsidP="003A7D6F">
      <w:pPr>
        <w:pStyle w:val="ListParagraph"/>
        <w:spacing w:line="276" w:lineRule="auto"/>
        <w:ind w:left="426"/>
        <w:jc w:val="both"/>
        <w:rPr>
          <w:sz w:val="20"/>
          <w:szCs w:val="20"/>
        </w:rPr>
      </w:pPr>
      <w:r w:rsidRPr="00426C24">
        <w:rPr>
          <w:sz w:val="20"/>
          <w:szCs w:val="20"/>
        </w:rPr>
        <w:t xml:space="preserve">- Sebelum: ['apakah', 'chatbot', 'dapat', 'berkomunikasi'] </w:t>
      </w:r>
    </w:p>
    <w:p w14:paraId="4B978E7B" w14:textId="60715DF4" w:rsidR="0091491F" w:rsidRPr="00426C24" w:rsidRDefault="003A7D6F" w:rsidP="003A7D6F">
      <w:pPr>
        <w:pStyle w:val="ListParagraph"/>
        <w:spacing w:line="276" w:lineRule="auto"/>
        <w:ind w:left="426"/>
        <w:jc w:val="both"/>
        <w:rPr>
          <w:sz w:val="20"/>
          <w:szCs w:val="20"/>
        </w:rPr>
      </w:pPr>
      <w:r w:rsidRPr="00426C24">
        <w:rPr>
          <w:sz w:val="20"/>
          <w:szCs w:val="20"/>
        </w:rPr>
        <w:lastRenderedPageBreak/>
        <w:t>- Sesudah: ['chatbot', 'berkomunikasi']</w:t>
      </w:r>
      <w:r w:rsidR="0091491F" w:rsidRPr="00426C24">
        <w:rPr>
          <w:sz w:val="20"/>
          <w:szCs w:val="20"/>
        </w:rPr>
        <w:t xml:space="preserve"> </w:t>
      </w:r>
    </w:p>
    <w:p w14:paraId="43295E8B" w14:textId="77777777" w:rsidR="0091491F" w:rsidRPr="00426C24" w:rsidRDefault="0091491F" w:rsidP="0091491F">
      <w:pPr>
        <w:pStyle w:val="ListParagraph"/>
        <w:spacing w:line="276" w:lineRule="auto"/>
        <w:ind w:left="700"/>
        <w:jc w:val="both"/>
        <w:rPr>
          <w:sz w:val="20"/>
          <w:szCs w:val="20"/>
        </w:rPr>
      </w:pPr>
    </w:p>
    <w:p w14:paraId="1041DC34" w14:textId="15C5F88E" w:rsidR="0091491F" w:rsidRPr="00426C24" w:rsidRDefault="003A7D6F" w:rsidP="0091491F">
      <w:pPr>
        <w:pStyle w:val="ListParagraph"/>
        <w:numPr>
          <w:ilvl w:val="0"/>
          <w:numId w:val="32"/>
        </w:numPr>
        <w:spacing w:line="276" w:lineRule="auto"/>
        <w:jc w:val="both"/>
        <w:rPr>
          <w:sz w:val="20"/>
          <w:szCs w:val="20"/>
        </w:rPr>
      </w:pPr>
      <w:r w:rsidRPr="00426C24">
        <w:rPr>
          <w:sz w:val="20"/>
          <w:szCs w:val="20"/>
        </w:rPr>
        <w:t>Stemming</w:t>
      </w:r>
      <w:r w:rsidR="0091491F" w:rsidRPr="00426C24">
        <w:rPr>
          <w:sz w:val="20"/>
          <w:szCs w:val="20"/>
        </w:rPr>
        <w:t xml:space="preserve"> </w:t>
      </w:r>
    </w:p>
    <w:p w14:paraId="49A9705C" w14:textId="0E1D4D11" w:rsidR="0091491F" w:rsidRPr="00426C24" w:rsidRDefault="003A7D6F" w:rsidP="003A7D6F">
      <w:pPr>
        <w:pStyle w:val="ListParagraph"/>
        <w:spacing w:line="276" w:lineRule="auto"/>
        <w:ind w:left="426" w:firstLine="274"/>
        <w:jc w:val="both"/>
        <w:rPr>
          <w:sz w:val="20"/>
          <w:szCs w:val="20"/>
        </w:rPr>
      </w:pPr>
      <w:r w:rsidRPr="00426C24">
        <w:rPr>
          <w:sz w:val="20"/>
          <w:szCs w:val="20"/>
        </w:rPr>
        <w:t>Stemming adalah proses mengubah kata ke bentuk dasarnya. Misalnya kata “mendengarkan”, “dengarkan”, “didengarkan” akan ditransformasi menjadi kata “dengar”[6]. Selain itu juga untuk melakukan pengelompokan kata-kata lain yang memiliki kata dasar dan arti yang serupa namun memiliki bentuk yang berbeda karena mendapatkan imbuhan yang berbeda pula[7].</w:t>
      </w:r>
      <w:r w:rsidR="0091491F" w:rsidRPr="00426C24">
        <w:rPr>
          <w:sz w:val="20"/>
          <w:szCs w:val="20"/>
        </w:rPr>
        <w:t xml:space="preserve"> </w:t>
      </w:r>
    </w:p>
    <w:p w14:paraId="04485F7A" w14:textId="77777777" w:rsidR="0091491F" w:rsidRPr="00426C24" w:rsidRDefault="0091491F" w:rsidP="003A7D6F">
      <w:pPr>
        <w:pStyle w:val="ListParagraph"/>
        <w:spacing w:line="276" w:lineRule="auto"/>
        <w:ind w:left="426"/>
        <w:jc w:val="both"/>
        <w:rPr>
          <w:sz w:val="20"/>
          <w:szCs w:val="20"/>
        </w:rPr>
      </w:pPr>
      <w:r w:rsidRPr="00426C24">
        <w:rPr>
          <w:sz w:val="20"/>
          <w:szCs w:val="20"/>
        </w:rPr>
        <w:t xml:space="preserve">Contoh: </w:t>
      </w:r>
    </w:p>
    <w:p w14:paraId="583A337D" w14:textId="77777777" w:rsidR="003A7D6F" w:rsidRPr="00426C24" w:rsidRDefault="003A7D6F" w:rsidP="003A7D6F">
      <w:pPr>
        <w:pStyle w:val="ListParagraph"/>
        <w:spacing w:line="276" w:lineRule="auto"/>
        <w:ind w:left="426"/>
        <w:jc w:val="both"/>
        <w:rPr>
          <w:sz w:val="20"/>
          <w:szCs w:val="20"/>
        </w:rPr>
      </w:pPr>
      <w:r w:rsidRPr="00426C24">
        <w:rPr>
          <w:sz w:val="20"/>
          <w:szCs w:val="20"/>
        </w:rPr>
        <w:t xml:space="preserve">- Sebelum: ['chatbot', 'berkomunikasi'] </w:t>
      </w:r>
    </w:p>
    <w:p w14:paraId="3CE8CFA8" w14:textId="71515516" w:rsidR="0091491F" w:rsidRPr="00426C24" w:rsidRDefault="003A7D6F" w:rsidP="003A7D6F">
      <w:pPr>
        <w:pStyle w:val="ListParagraph"/>
        <w:spacing w:line="276" w:lineRule="auto"/>
        <w:ind w:left="426"/>
        <w:jc w:val="both"/>
        <w:rPr>
          <w:sz w:val="20"/>
          <w:szCs w:val="20"/>
        </w:rPr>
      </w:pPr>
      <w:r w:rsidRPr="00426C24">
        <w:rPr>
          <w:sz w:val="20"/>
          <w:szCs w:val="20"/>
        </w:rPr>
        <w:t>- Sesudah: ['chatbot', 'komunikasi']</w:t>
      </w:r>
      <w:r w:rsidR="0091491F" w:rsidRPr="00426C24">
        <w:rPr>
          <w:sz w:val="20"/>
          <w:szCs w:val="20"/>
        </w:rPr>
        <w:t xml:space="preserve"> </w:t>
      </w:r>
    </w:p>
    <w:p w14:paraId="55F60FFF" w14:textId="77777777" w:rsidR="0091491F" w:rsidRPr="00426C24" w:rsidRDefault="0091491F" w:rsidP="002A73FF">
      <w:pPr>
        <w:spacing w:line="276" w:lineRule="auto"/>
        <w:ind w:firstLine="340"/>
        <w:jc w:val="both"/>
        <w:rPr>
          <w:sz w:val="20"/>
          <w:szCs w:val="20"/>
        </w:rPr>
      </w:pPr>
    </w:p>
    <w:p w14:paraId="170F5534" w14:textId="5E621CE2" w:rsidR="003D3E9B" w:rsidRPr="00426C24" w:rsidRDefault="00A833DC" w:rsidP="00A833DC">
      <w:pPr>
        <w:pStyle w:val="Heading3"/>
      </w:pPr>
      <w:bookmarkStart w:id="32" w:name="_Toc176987395"/>
      <w:r w:rsidRPr="00426C24">
        <w:t>2.2.</w:t>
      </w:r>
      <w:r w:rsidR="000838B3" w:rsidRPr="00426C24">
        <w:t>6</w:t>
      </w:r>
      <w:r w:rsidRPr="00426C24">
        <w:t xml:space="preserve"> </w:t>
      </w:r>
      <w:r w:rsidR="000838B3" w:rsidRPr="00426C24">
        <w:t>Context Recognition (Contextual)</w:t>
      </w:r>
      <w:bookmarkEnd w:id="32"/>
      <w:r w:rsidR="000838B3" w:rsidRPr="00426C24">
        <w:t xml:space="preserve"> </w:t>
      </w:r>
    </w:p>
    <w:p w14:paraId="57E27E97" w14:textId="26DDA593" w:rsidR="005C0706" w:rsidRPr="00426C24" w:rsidRDefault="000838B3" w:rsidP="000838B3">
      <w:pPr>
        <w:pStyle w:val="ListParagraph"/>
        <w:spacing w:line="276" w:lineRule="auto"/>
        <w:ind w:left="0"/>
        <w:jc w:val="both"/>
        <w:rPr>
          <w:sz w:val="20"/>
          <w:szCs w:val="20"/>
        </w:rPr>
      </w:pPr>
      <w:r w:rsidRPr="00426C24">
        <w:rPr>
          <w:sz w:val="20"/>
          <w:szCs w:val="20"/>
        </w:rPr>
        <w:t xml:space="preserve">         Context Recognition atau Contextual adalah kemampuan sistem atau model untuk memahami dan mempertimbangkan konteks dalam memberikan respons atau memproses informasi. Dalam pemrosesan bahasa alami, pengenalan konteks sangat penting untuk menghasilkan jawaban yang relevan dan tepat. Misalnya, dalam analisis teks, memahami konteks dapat membantu model menangkap makna yang lebih dalam dari kata-kata atau kalimat. "Dalam pemrosesan bahasa alami, Context Recognition sangat penting karena memungkinkan model untuk membedakan makna dan membuat tanggapan yang lebih relevan [</w:t>
      </w:r>
      <w:r w:rsidR="00BC68FE" w:rsidRPr="00426C24">
        <w:rPr>
          <w:sz w:val="20"/>
          <w:szCs w:val="20"/>
        </w:rPr>
        <w:t>11</w:t>
      </w:r>
      <w:r w:rsidRPr="00426C24">
        <w:rPr>
          <w:sz w:val="20"/>
          <w:szCs w:val="20"/>
        </w:rPr>
        <w:t>].</w:t>
      </w:r>
    </w:p>
    <w:p w14:paraId="23546C23" w14:textId="77777777" w:rsidR="00165AF1" w:rsidRPr="00426C24" w:rsidRDefault="00165AF1" w:rsidP="002A73FF">
      <w:pPr>
        <w:pStyle w:val="ListParagraph"/>
        <w:spacing w:line="276" w:lineRule="auto"/>
        <w:ind w:left="0" w:firstLine="720"/>
        <w:jc w:val="both"/>
      </w:pPr>
    </w:p>
    <w:p w14:paraId="271F4A4A" w14:textId="6791AC6B" w:rsidR="005C0706" w:rsidRPr="00426C24" w:rsidRDefault="00A833DC" w:rsidP="00A833DC">
      <w:pPr>
        <w:pStyle w:val="Heading3"/>
      </w:pPr>
      <w:bookmarkStart w:id="33" w:name="_Toc176987396"/>
      <w:r w:rsidRPr="00426C24">
        <w:t>2.2.</w:t>
      </w:r>
      <w:r w:rsidR="000838B3" w:rsidRPr="00426C24">
        <w:t>7</w:t>
      </w:r>
      <w:r w:rsidRPr="00426C24">
        <w:t xml:space="preserve"> </w:t>
      </w:r>
      <w:r w:rsidR="00022E77" w:rsidRPr="00426C24">
        <w:t>Cosine Similarity</w:t>
      </w:r>
      <w:bookmarkEnd w:id="33"/>
    </w:p>
    <w:p w14:paraId="018AA089" w14:textId="1126BFC2" w:rsidR="00022E77" w:rsidRPr="00426C24" w:rsidRDefault="00022E77" w:rsidP="00022E77">
      <w:pPr>
        <w:pStyle w:val="ListParagraph"/>
        <w:spacing w:line="276" w:lineRule="auto"/>
        <w:ind w:left="426"/>
        <w:jc w:val="both"/>
        <w:rPr>
          <w:sz w:val="20"/>
          <w:szCs w:val="20"/>
        </w:rPr>
      </w:pPr>
      <w:r w:rsidRPr="00426C24">
        <w:rPr>
          <w:sz w:val="20"/>
          <w:szCs w:val="20"/>
        </w:rPr>
        <w:t>Cosine similarity adalah sebuah metode yang digunakan untuk</w:t>
      </w:r>
    </w:p>
    <w:p w14:paraId="3E3D5819" w14:textId="77777777" w:rsidR="00022E77" w:rsidRPr="00426C24" w:rsidRDefault="00022E77" w:rsidP="00022E77">
      <w:pPr>
        <w:spacing w:line="276" w:lineRule="auto"/>
        <w:jc w:val="both"/>
        <w:rPr>
          <w:sz w:val="20"/>
          <w:szCs w:val="20"/>
        </w:rPr>
      </w:pPr>
      <w:r w:rsidRPr="00426C24">
        <w:rPr>
          <w:sz w:val="20"/>
          <w:szCs w:val="20"/>
        </w:rPr>
        <w:t>mengukur tingkat kesamaan atau kemiripan antara dua vektor dalam ruang multidimensi. Dalam chatbot, cosine similarity digunakan untuk membandingkan kesamaan antara input pengguna dengan pola-pola yang ada dalam knowledge base atau database chatbot.</w:t>
      </w:r>
    </w:p>
    <w:p w14:paraId="526996FE" w14:textId="77777777" w:rsidR="00022E77" w:rsidRPr="00426C24" w:rsidRDefault="00022E77" w:rsidP="00022E77">
      <w:pPr>
        <w:spacing w:line="276" w:lineRule="auto"/>
        <w:ind w:left="426"/>
        <w:jc w:val="both"/>
        <w:rPr>
          <w:sz w:val="20"/>
          <w:szCs w:val="20"/>
        </w:rPr>
      </w:pPr>
      <w:r w:rsidRPr="00426C24">
        <w:rPr>
          <w:sz w:val="20"/>
          <w:szCs w:val="20"/>
        </w:rPr>
        <w:t>Ketika diplot pada ruang multidimensi, di mana setiap dimensi</w:t>
      </w:r>
    </w:p>
    <w:p w14:paraId="37D26065" w14:textId="77777777" w:rsidR="00022E77" w:rsidRPr="00426C24" w:rsidRDefault="00022E77" w:rsidP="00022E77">
      <w:pPr>
        <w:spacing w:line="276" w:lineRule="auto"/>
        <w:jc w:val="both"/>
        <w:rPr>
          <w:sz w:val="20"/>
          <w:szCs w:val="20"/>
        </w:rPr>
      </w:pPr>
      <w:r w:rsidRPr="00426C24">
        <w:rPr>
          <w:sz w:val="20"/>
          <w:szCs w:val="20"/>
        </w:rPr>
        <w:t>berhubungan dengan kata dalam dokumen, cosine similarity menangkap</w:t>
      </w:r>
    </w:p>
    <w:p w14:paraId="1CC8DF88" w14:textId="5E049D5B" w:rsidR="00022E77" w:rsidRPr="00426C24" w:rsidRDefault="00022E77" w:rsidP="00022E77">
      <w:pPr>
        <w:spacing w:line="276" w:lineRule="auto"/>
        <w:jc w:val="both"/>
        <w:rPr>
          <w:sz w:val="20"/>
          <w:szCs w:val="20"/>
        </w:rPr>
      </w:pPr>
      <w:r w:rsidRPr="00426C24">
        <w:rPr>
          <w:sz w:val="20"/>
          <w:szCs w:val="20"/>
        </w:rPr>
        <w:t xml:space="preserve">orientasi (sudut) dokumen dan bukan besarnya. Karena untuk menghitung besarnya, yang harus dilakukan adalah menghitung jarak Euclidean. </w:t>
      </w:r>
      <w:r w:rsidRPr="00426C24">
        <w:rPr>
          <w:sz w:val="20"/>
          <w:szCs w:val="20"/>
        </w:rPr>
        <w:lastRenderedPageBreak/>
        <w:t>Cosine similarity sangat baik untuk mencari kemiripan antara dua dokumen berdasarkan kata yang muncul, karena meskipun dua dokumen yang mirip berjauhan berdasarkan jarak Euclidean karena ukurannya, dokumen dokumen tersebut masih bisa memiliki sudut yang lebih kecil jika dibandingkan. Semakin kecil sudutnya, semakin tinggi nilai kemiripannya. Rumus untuk Cosine Similarity adalah [</w:t>
      </w:r>
      <w:r w:rsidR="00BC68FE" w:rsidRPr="00426C24">
        <w:rPr>
          <w:sz w:val="20"/>
          <w:szCs w:val="20"/>
        </w:rPr>
        <w:t>2</w:t>
      </w:r>
      <w:r w:rsidRPr="00426C24">
        <w:rPr>
          <w:sz w:val="20"/>
          <w:szCs w:val="20"/>
        </w:rPr>
        <w:t>]:</w:t>
      </w:r>
    </w:p>
    <w:p w14:paraId="613419E7" w14:textId="77777777" w:rsidR="00022E77" w:rsidRPr="00426C24" w:rsidRDefault="00022E77" w:rsidP="00022E77">
      <w:pPr>
        <w:spacing w:line="276" w:lineRule="auto"/>
        <w:jc w:val="both"/>
        <w:rPr>
          <w:sz w:val="20"/>
          <w:szCs w:val="20"/>
        </w:rPr>
      </w:pPr>
    </w:p>
    <w:p w14:paraId="26D2A749" w14:textId="77777777" w:rsidR="00022E77" w:rsidRPr="00426C24" w:rsidRDefault="00022E77" w:rsidP="00022E77">
      <w:pPr>
        <w:spacing w:line="276" w:lineRule="auto"/>
        <w:ind w:right="745" w:firstLine="720"/>
        <w:jc w:val="both"/>
        <w:rPr>
          <w:rFonts w:ascii="Cambria Math" w:hAnsi="Cambria Math" w:cs="Cambria Math"/>
          <w:sz w:val="20"/>
          <w:szCs w:val="20"/>
        </w:rPr>
      </w:pPr>
      <w:r w:rsidRPr="00426C24">
        <w:rPr>
          <w:sz w:val="20"/>
          <w:szCs w:val="20"/>
        </w:rPr>
        <w:t xml:space="preserve">Cos α = </w:t>
      </w:r>
      <w:r w:rsidRPr="00426C24">
        <w:rPr>
          <w:rFonts w:ascii="Cambria Math" w:hAnsi="Cambria Math" w:cs="Cambria Math"/>
          <w:sz w:val="20"/>
          <w:szCs w:val="20"/>
        </w:rPr>
        <w:t>𝐴</w:t>
      </w:r>
      <w:r w:rsidRPr="00426C24">
        <w:rPr>
          <w:sz w:val="20"/>
          <w:szCs w:val="20"/>
        </w:rPr>
        <w:t>∙</w:t>
      </w:r>
      <w:r w:rsidRPr="00426C24">
        <w:rPr>
          <w:rFonts w:ascii="Cambria Math" w:hAnsi="Cambria Math" w:cs="Cambria Math"/>
          <w:sz w:val="20"/>
          <w:szCs w:val="20"/>
        </w:rPr>
        <w:t>𝐵</w:t>
      </w:r>
      <w:r w:rsidRPr="00426C24">
        <w:rPr>
          <w:sz w:val="20"/>
          <w:szCs w:val="20"/>
        </w:rPr>
        <w:t xml:space="preserve"> |</w:t>
      </w:r>
      <w:r w:rsidRPr="00426C24">
        <w:rPr>
          <w:rFonts w:ascii="Cambria Math" w:hAnsi="Cambria Math" w:cs="Cambria Math"/>
          <w:sz w:val="20"/>
          <w:szCs w:val="20"/>
        </w:rPr>
        <w:t>𝐴</w:t>
      </w:r>
      <w:r w:rsidRPr="00426C24">
        <w:rPr>
          <w:sz w:val="20"/>
          <w:szCs w:val="20"/>
        </w:rPr>
        <w:t>||</w:t>
      </w:r>
      <w:r w:rsidRPr="00426C24">
        <w:rPr>
          <w:rFonts w:ascii="Cambria Math" w:hAnsi="Cambria Math" w:cs="Cambria Math"/>
          <w:sz w:val="20"/>
          <w:szCs w:val="20"/>
        </w:rPr>
        <w:t>𝐵</w:t>
      </w:r>
      <w:r w:rsidRPr="00426C24">
        <w:rPr>
          <w:sz w:val="20"/>
          <w:szCs w:val="20"/>
        </w:rPr>
        <w:t xml:space="preserve">| = ∑ </w:t>
      </w:r>
      <w:r w:rsidRPr="00426C24">
        <w:rPr>
          <w:rFonts w:ascii="Cambria Math" w:hAnsi="Cambria Math" w:cs="Cambria Math"/>
          <w:sz w:val="20"/>
          <w:szCs w:val="20"/>
        </w:rPr>
        <w:t>⬚</w:t>
      </w:r>
      <w:r w:rsidRPr="00426C24">
        <w:rPr>
          <w:sz w:val="20"/>
          <w:szCs w:val="20"/>
        </w:rPr>
        <w:t xml:space="preserve"> </w:t>
      </w:r>
      <w:r w:rsidRPr="00426C24">
        <w:rPr>
          <w:rFonts w:ascii="Cambria Math" w:hAnsi="Cambria Math" w:cs="Cambria Math"/>
          <w:sz w:val="20"/>
          <w:szCs w:val="20"/>
        </w:rPr>
        <w:t>𝑛</w:t>
      </w:r>
      <w:r w:rsidRPr="00426C24">
        <w:rPr>
          <w:sz w:val="20"/>
          <w:szCs w:val="20"/>
        </w:rPr>
        <w:t xml:space="preserve"> </w:t>
      </w:r>
      <w:r w:rsidRPr="00426C24">
        <w:rPr>
          <w:rFonts w:ascii="Cambria Math" w:hAnsi="Cambria Math" w:cs="Cambria Math"/>
          <w:sz w:val="20"/>
          <w:szCs w:val="20"/>
        </w:rPr>
        <w:t>𝑖</w:t>
      </w:r>
      <w:r w:rsidRPr="00426C24">
        <w:rPr>
          <w:sz w:val="20"/>
          <w:szCs w:val="20"/>
        </w:rPr>
        <w:t xml:space="preserve"> =1 </w:t>
      </w:r>
      <w:r w:rsidRPr="00426C24">
        <w:rPr>
          <w:rFonts w:ascii="Cambria Math" w:hAnsi="Cambria Math" w:cs="Cambria Math"/>
          <w:sz w:val="20"/>
          <w:szCs w:val="20"/>
        </w:rPr>
        <w:t>𝐴𝑖</w:t>
      </w:r>
      <w:r w:rsidRPr="00426C24">
        <w:rPr>
          <w:sz w:val="20"/>
          <w:szCs w:val="20"/>
        </w:rPr>
        <w:t xml:space="preserve"> </w:t>
      </w:r>
      <w:r w:rsidRPr="00426C24">
        <w:rPr>
          <w:rFonts w:ascii="Cambria Math" w:hAnsi="Cambria Math" w:cs="Cambria Math"/>
          <w:sz w:val="20"/>
          <w:szCs w:val="20"/>
        </w:rPr>
        <w:t>𝑥</w:t>
      </w:r>
      <w:r w:rsidRPr="00426C24">
        <w:rPr>
          <w:sz w:val="20"/>
          <w:szCs w:val="20"/>
        </w:rPr>
        <w:t xml:space="preserve"> </w:t>
      </w:r>
      <w:r w:rsidRPr="00426C24">
        <w:rPr>
          <w:rFonts w:ascii="Cambria Math" w:hAnsi="Cambria Math" w:cs="Cambria Math"/>
          <w:sz w:val="20"/>
          <w:szCs w:val="20"/>
        </w:rPr>
        <w:t>𝐵𝑖</w:t>
      </w:r>
      <w:r w:rsidRPr="00426C24">
        <w:rPr>
          <w:sz w:val="20"/>
          <w:szCs w:val="20"/>
        </w:rPr>
        <w:t xml:space="preserve"> √∑ </w:t>
      </w:r>
      <w:r w:rsidRPr="00426C24">
        <w:rPr>
          <w:rFonts w:ascii="Cambria Math" w:hAnsi="Cambria Math" w:cs="Cambria Math"/>
          <w:sz w:val="20"/>
          <w:szCs w:val="20"/>
        </w:rPr>
        <w:t>𝑛</w:t>
      </w:r>
      <w:r w:rsidRPr="00426C24">
        <w:rPr>
          <w:sz w:val="20"/>
          <w:szCs w:val="20"/>
        </w:rPr>
        <w:t xml:space="preserve"> </w:t>
      </w:r>
      <w:r w:rsidRPr="00426C24">
        <w:rPr>
          <w:rFonts w:ascii="Cambria Math" w:hAnsi="Cambria Math" w:cs="Cambria Math"/>
          <w:sz w:val="20"/>
          <w:szCs w:val="20"/>
        </w:rPr>
        <w:t>𝑖</w:t>
      </w:r>
      <w:r w:rsidRPr="00426C24">
        <w:rPr>
          <w:sz w:val="20"/>
          <w:szCs w:val="20"/>
        </w:rPr>
        <w:t xml:space="preserve"> =1 </w:t>
      </w:r>
      <w:r w:rsidRPr="00426C24">
        <w:rPr>
          <w:rFonts w:ascii="Cambria Math" w:hAnsi="Cambria Math" w:cs="Cambria Math"/>
          <w:sz w:val="20"/>
          <w:szCs w:val="20"/>
        </w:rPr>
        <w:t>⬚</w:t>
      </w:r>
    </w:p>
    <w:p w14:paraId="7A68525D" w14:textId="64A16D29" w:rsidR="00022E77" w:rsidRPr="00426C24" w:rsidRDefault="00022E77" w:rsidP="00022E77">
      <w:pPr>
        <w:spacing w:line="276" w:lineRule="auto"/>
        <w:ind w:left="720" w:right="745" w:firstLine="720"/>
        <w:jc w:val="both"/>
        <w:rPr>
          <w:sz w:val="20"/>
          <w:szCs w:val="20"/>
        </w:rPr>
      </w:pPr>
      <w:r w:rsidRPr="00426C24">
        <w:rPr>
          <w:sz w:val="20"/>
          <w:szCs w:val="20"/>
        </w:rPr>
        <w:t xml:space="preserve">( </w:t>
      </w:r>
      <w:r w:rsidRPr="00426C24">
        <w:rPr>
          <w:rFonts w:ascii="Cambria Math" w:hAnsi="Cambria Math" w:cs="Cambria Math"/>
          <w:sz w:val="20"/>
          <w:szCs w:val="20"/>
        </w:rPr>
        <w:t>𝐴𝑖</w:t>
      </w:r>
      <w:r w:rsidRPr="00426C24">
        <w:rPr>
          <w:sz w:val="20"/>
          <w:szCs w:val="20"/>
        </w:rPr>
        <w:t xml:space="preserve"> ) 2 </w:t>
      </w:r>
      <w:r w:rsidRPr="00426C24">
        <w:rPr>
          <w:rFonts w:ascii="Cambria Math" w:hAnsi="Cambria Math" w:cs="Cambria Math"/>
          <w:sz w:val="20"/>
          <w:szCs w:val="20"/>
        </w:rPr>
        <w:t>𝑥</w:t>
      </w:r>
      <w:r w:rsidRPr="00426C24">
        <w:rPr>
          <w:sz w:val="20"/>
          <w:szCs w:val="20"/>
        </w:rPr>
        <w:t xml:space="preserve"> √∑ </w:t>
      </w:r>
      <w:r w:rsidRPr="00426C24">
        <w:rPr>
          <w:rFonts w:ascii="Cambria Math" w:hAnsi="Cambria Math" w:cs="Cambria Math"/>
          <w:sz w:val="20"/>
          <w:szCs w:val="20"/>
        </w:rPr>
        <w:t>𝑛</w:t>
      </w:r>
      <w:r w:rsidRPr="00426C24">
        <w:rPr>
          <w:sz w:val="20"/>
          <w:szCs w:val="20"/>
        </w:rPr>
        <w:t xml:space="preserve"> </w:t>
      </w:r>
      <w:r w:rsidRPr="00426C24">
        <w:rPr>
          <w:rFonts w:ascii="Cambria Math" w:hAnsi="Cambria Math" w:cs="Cambria Math"/>
          <w:sz w:val="20"/>
          <w:szCs w:val="20"/>
        </w:rPr>
        <w:t>𝑖</w:t>
      </w:r>
      <w:r w:rsidRPr="00426C24">
        <w:rPr>
          <w:sz w:val="20"/>
          <w:szCs w:val="20"/>
        </w:rPr>
        <w:t xml:space="preserve"> =1 </w:t>
      </w:r>
      <w:r w:rsidRPr="00426C24">
        <w:rPr>
          <w:rFonts w:ascii="Cambria Math" w:hAnsi="Cambria Math" w:cs="Cambria Math"/>
          <w:sz w:val="20"/>
          <w:szCs w:val="20"/>
        </w:rPr>
        <w:t>⬚</w:t>
      </w:r>
      <w:r w:rsidRPr="00426C24">
        <w:rPr>
          <w:sz w:val="20"/>
          <w:szCs w:val="20"/>
        </w:rPr>
        <w:t xml:space="preserve">( </w:t>
      </w:r>
      <w:r w:rsidRPr="00426C24">
        <w:rPr>
          <w:rFonts w:ascii="Cambria Math" w:hAnsi="Cambria Math" w:cs="Cambria Math"/>
          <w:sz w:val="20"/>
          <w:szCs w:val="20"/>
        </w:rPr>
        <w:t>𝐵𝑖</w:t>
      </w:r>
      <w:r w:rsidRPr="00426C24">
        <w:rPr>
          <w:sz w:val="20"/>
          <w:szCs w:val="20"/>
        </w:rPr>
        <w:t xml:space="preserve"> ) 2 </w:t>
      </w:r>
      <w:r w:rsidR="00BC68FE" w:rsidRPr="00426C24">
        <w:rPr>
          <w:sz w:val="20"/>
          <w:szCs w:val="20"/>
        </w:rPr>
        <w:t xml:space="preserve"> </w:t>
      </w:r>
      <w:r w:rsidRPr="00426C24">
        <w:rPr>
          <w:sz w:val="20"/>
          <w:szCs w:val="20"/>
        </w:rPr>
        <w:t xml:space="preserve">(4) </w:t>
      </w:r>
    </w:p>
    <w:p w14:paraId="0F2CB87E" w14:textId="77777777" w:rsidR="00022E77" w:rsidRPr="00426C24" w:rsidRDefault="00022E77" w:rsidP="00022E77">
      <w:pPr>
        <w:spacing w:line="276" w:lineRule="auto"/>
        <w:jc w:val="both"/>
        <w:rPr>
          <w:sz w:val="20"/>
          <w:szCs w:val="20"/>
        </w:rPr>
      </w:pPr>
    </w:p>
    <w:p w14:paraId="41AE733E" w14:textId="77777777" w:rsidR="00022E77" w:rsidRPr="00426C24" w:rsidRDefault="00022E77" w:rsidP="00022E77">
      <w:pPr>
        <w:spacing w:line="276" w:lineRule="auto"/>
        <w:jc w:val="both"/>
        <w:rPr>
          <w:sz w:val="20"/>
          <w:szCs w:val="20"/>
        </w:rPr>
      </w:pPr>
      <w:r w:rsidRPr="00426C24">
        <w:rPr>
          <w:sz w:val="20"/>
          <w:szCs w:val="20"/>
        </w:rPr>
        <w:t xml:space="preserve">Keterangan : </w:t>
      </w:r>
    </w:p>
    <w:p w14:paraId="5C87F793" w14:textId="77777777" w:rsidR="00022E77" w:rsidRPr="00426C24" w:rsidRDefault="00022E77" w:rsidP="00022E77">
      <w:pPr>
        <w:spacing w:line="276" w:lineRule="auto"/>
        <w:jc w:val="both"/>
        <w:rPr>
          <w:sz w:val="20"/>
          <w:szCs w:val="20"/>
        </w:rPr>
      </w:pPr>
      <w:r w:rsidRPr="00426C24">
        <w:rPr>
          <w:sz w:val="20"/>
          <w:szCs w:val="20"/>
        </w:rPr>
        <w:t xml:space="preserve">A </w:t>
      </w:r>
      <w:r w:rsidRPr="00426C24">
        <w:rPr>
          <w:sz w:val="20"/>
          <w:szCs w:val="20"/>
        </w:rPr>
        <w:tab/>
        <w:t xml:space="preserve">= Vektor A, yang akan dibandingkan kemiripannya </w:t>
      </w:r>
    </w:p>
    <w:p w14:paraId="6731AB60" w14:textId="77777777" w:rsidR="00022E77" w:rsidRPr="00426C24" w:rsidRDefault="00022E77" w:rsidP="00022E77">
      <w:pPr>
        <w:spacing w:line="276" w:lineRule="auto"/>
        <w:jc w:val="both"/>
        <w:rPr>
          <w:sz w:val="20"/>
          <w:szCs w:val="20"/>
        </w:rPr>
      </w:pPr>
      <w:r w:rsidRPr="00426C24">
        <w:rPr>
          <w:sz w:val="20"/>
          <w:szCs w:val="20"/>
        </w:rPr>
        <w:t xml:space="preserve">B </w:t>
      </w:r>
      <w:r w:rsidRPr="00426C24">
        <w:rPr>
          <w:sz w:val="20"/>
          <w:szCs w:val="20"/>
        </w:rPr>
        <w:tab/>
        <w:t xml:space="preserve">= Vektor B, yang akan dibandingkan kemiripannya </w:t>
      </w:r>
    </w:p>
    <w:p w14:paraId="77886E12" w14:textId="77777777" w:rsidR="00022E77" w:rsidRPr="00426C24" w:rsidRDefault="00022E77" w:rsidP="00022E77">
      <w:pPr>
        <w:spacing w:line="276" w:lineRule="auto"/>
        <w:jc w:val="both"/>
        <w:rPr>
          <w:sz w:val="20"/>
          <w:szCs w:val="20"/>
        </w:rPr>
      </w:pPr>
      <w:r w:rsidRPr="00426C24">
        <w:rPr>
          <w:sz w:val="20"/>
          <w:szCs w:val="20"/>
        </w:rPr>
        <w:t xml:space="preserve">A • B </w:t>
      </w:r>
      <w:r w:rsidRPr="00426C24">
        <w:rPr>
          <w:sz w:val="20"/>
          <w:szCs w:val="20"/>
        </w:rPr>
        <w:tab/>
        <w:t xml:space="preserve">= dot product antara vektor A dan vektor B </w:t>
      </w:r>
    </w:p>
    <w:p w14:paraId="47F38D78" w14:textId="77777777" w:rsidR="00022E77" w:rsidRPr="00426C24" w:rsidRDefault="00022E77" w:rsidP="00022E77">
      <w:pPr>
        <w:spacing w:line="276" w:lineRule="auto"/>
        <w:jc w:val="both"/>
        <w:rPr>
          <w:sz w:val="20"/>
          <w:szCs w:val="20"/>
        </w:rPr>
      </w:pPr>
      <w:r w:rsidRPr="00426C24">
        <w:rPr>
          <w:sz w:val="20"/>
          <w:szCs w:val="20"/>
        </w:rPr>
        <w:t xml:space="preserve">|A| </w:t>
      </w:r>
      <w:r w:rsidRPr="00426C24">
        <w:rPr>
          <w:sz w:val="20"/>
          <w:szCs w:val="20"/>
        </w:rPr>
        <w:tab/>
        <w:t xml:space="preserve">= panjang vektor A </w:t>
      </w:r>
    </w:p>
    <w:p w14:paraId="658701D8" w14:textId="77777777" w:rsidR="00022E77" w:rsidRPr="00426C24" w:rsidRDefault="00022E77" w:rsidP="00022E77">
      <w:pPr>
        <w:spacing w:line="276" w:lineRule="auto"/>
        <w:jc w:val="both"/>
        <w:rPr>
          <w:sz w:val="20"/>
          <w:szCs w:val="20"/>
        </w:rPr>
      </w:pPr>
      <w:r w:rsidRPr="00426C24">
        <w:rPr>
          <w:sz w:val="20"/>
          <w:szCs w:val="20"/>
        </w:rPr>
        <w:t xml:space="preserve">|B| </w:t>
      </w:r>
      <w:r w:rsidRPr="00426C24">
        <w:rPr>
          <w:sz w:val="20"/>
          <w:szCs w:val="20"/>
        </w:rPr>
        <w:tab/>
        <w:t xml:space="preserve">= panjang vektor B </w:t>
      </w:r>
    </w:p>
    <w:p w14:paraId="0224B4A4" w14:textId="075E9FBA" w:rsidR="005C0706" w:rsidRPr="00426C24" w:rsidRDefault="00022E77" w:rsidP="00022E77">
      <w:pPr>
        <w:pStyle w:val="ListParagraph"/>
        <w:spacing w:line="276" w:lineRule="auto"/>
        <w:ind w:left="0" w:firstLine="720"/>
        <w:jc w:val="both"/>
        <w:rPr>
          <w:sz w:val="20"/>
          <w:szCs w:val="20"/>
        </w:rPr>
      </w:pPr>
      <w:r w:rsidRPr="00426C24">
        <w:rPr>
          <w:sz w:val="20"/>
          <w:szCs w:val="20"/>
        </w:rPr>
        <w:t xml:space="preserve">|A||B| </w:t>
      </w:r>
      <w:r w:rsidRPr="00426C24">
        <w:rPr>
          <w:sz w:val="20"/>
          <w:szCs w:val="20"/>
        </w:rPr>
        <w:tab/>
        <w:t>= cross product antara |A| dan |B|</w:t>
      </w:r>
    </w:p>
    <w:p w14:paraId="562242F3" w14:textId="77777777" w:rsidR="00165AF1" w:rsidRPr="00426C24" w:rsidRDefault="00165AF1" w:rsidP="002A73FF">
      <w:pPr>
        <w:pStyle w:val="ListParagraph"/>
        <w:spacing w:line="276" w:lineRule="auto"/>
        <w:ind w:left="0" w:firstLine="720"/>
        <w:jc w:val="both"/>
      </w:pPr>
    </w:p>
    <w:p w14:paraId="5532A91B" w14:textId="55CC0FC8" w:rsidR="005C0706" w:rsidRPr="00426C24" w:rsidRDefault="00022E77" w:rsidP="000838B3">
      <w:pPr>
        <w:pStyle w:val="Heading3"/>
        <w:numPr>
          <w:ilvl w:val="2"/>
          <w:numId w:val="31"/>
        </w:numPr>
        <w:ind w:left="426" w:hanging="426"/>
      </w:pPr>
      <w:bookmarkStart w:id="34" w:name="_Toc176987397"/>
      <w:r w:rsidRPr="00426C24">
        <w:t>Basis Data Vektor</w:t>
      </w:r>
      <w:bookmarkEnd w:id="34"/>
    </w:p>
    <w:p w14:paraId="156FBBE0" w14:textId="1C906238" w:rsidR="00022E77" w:rsidRPr="00426C24" w:rsidRDefault="00022E77" w:rsidP="00022E77">
      <w:pPr>
        <w:pStyle w:val="ListParagraph"/>
        <w:spacing w:line="276" w:lineRule="auto"/>
        <w:ind w:left="0" w:firstLine="426"/>
        <w:jc w:val="both"/>
        <w:rPr>
          <w:sz w:val="20"/>
          <w:szCs w:val="20"/>
        </w:rPr>
      </w:pPr>
      <w:r w:rsidRPr="00426C24">
        <w:rPr>
          <w:sz w:val="20"/>
          <w:szCs w:val="20"/>
        </w:rPr>
        <w:t>Basis data vektor adalah sistem penyimpanan dan pengelolaan data yang dirancang khusus untuk menangani dan mencari data berbentuk vektor, yang umum digunakan dalam aplikasi pembelajaran mesin dan kecerdasan buatan. Basis data ini memungkinkan pencarian yang efisien</w:t>
      </w:r>
    </w:p>
    <w:p w14:paraId="13A3F557" w14:textId="327D3637" w:rsidR="00A833DC" w:rsidRPr="00426C24" w:rsidRDefault="00022E77" w:rsidP="00022E77">
      <w:pPr>
        <w:spacing w:line="276" w:lineRule="auto"/>
        <w:jc w:val="both"/>
        <w:rPr>
          <w:sz w:val="20"/>
          <w:szCs w:val="20"/>
        </w:rPr>
      </w:pPr>
      <w:r w:rsidRPr="00426C24">
        <w:rPr>
          <w:sz w:val="20"/>
          <w:szCs w:val="20"/>
        </w:rPr>
        <w:t>berdasarkan kesamaan vektor, yang penting dalam tugas-tugas seperti pencarian gambar, teks, dan rekomendasi produk. Misalnya, dalam aplikasi pencarian gambar, basis data vektor dapat menemukan gambar yang mirip dengan gambar input berdasarkan representasi vektor dari gambar- gambar tersebut. Basis data vektor menggunakan algoritma seperti k-nearest neighbors (k-NN) untuk mencari dan mengurutkan hasil pencarian berdasarkan kesamaan vektor. "Basis data vektor sangat penting untuk pencarian kesamaan yang efisien di ruang dimensi tinggi, memungkinkan aplikasi seperti sistem pencarian gambar dan rekomendasi</w:t>
      </w:r>
      <w:r w:rsidR="003939AB" w:rsidRPr="00426C24">
        <w:rPr>
          <w:sz w:val="20"/>
          <w:szCs w:val="20"/>
        </w:rPr>
        <w:t>.</w:t>
      </w:r>
    </w:p>
    <w:p w14:paraId="5FC3FFFA" w14:textId="77777777" w:rsidR="00165AF1" w:rsidRPr="00426C24" w:rsidRDefault="00165AF1" w:rsidP="00A833DC">
      <w:pPr>
        <w:pStyle w:val="ListParagraph"/>
        <w:spacing w:line="276" w:lineRule="auto"/>
        <w:ind w:left="0" w:firstLine="720"/>
        <w:jc w:val="both"/>
        <w:rPr>
          <w:sz w:val="20"/>
          <w:szCs w:val="20"/>
        </w:rPr>
      </w:pPr>
    </w:p>
    <w:p w14:paraId="553186B6" w14:textId="14AFBE79" w:rsidR="005C0706" w:rsidRPr="00426C24" w:rsidRDefault="00A833DC" w:rsidP="00A833DC">
      <w:pPr>
        <w:pStyle w:val="Heading3"/>
        <w:rPr>
          <w:szCs w:val="20"/>
        </w:rPr>
      </w:pPr>
      <w:bookmarkStart w:id="35" w:name="_Toc176987398"/>
      <w:r w:rsidRPr="00426C24">
        <w:lastRenderedPageBreak/>
        <w:t>2.2.</w:t>
      </w:r>
      <w:r w:rsidR="000838B3" w:rsidRPr="00426C24">
        <w:t>9</w:t>
      </w:r>
      <w:r w:rsidRPr="00426C24">
        <w:t xml:space="preserve"> </w:t>
      </w:r>
      <w:r w:rsidR="00BE5E4F" w:rsidRPr="00426C24">
        <w:t>Google Spreadsheets</w:t>
      </w:r>
      <w:bookmarkEnd w:id="35"/>
    </w:p>
    <w:p w14:paraId="6809D5E6" w14:textId="2C64132B" w:rsidR="005C0706" w:rsidRPr="00426C24" w:rsidRDefault="00091F17" w:rsidP="00091F17">
      <w:pPr>
        <w:pStyle w:val="ListParagraph"/>
        <w:spacing w:line="276" w:lineRule="auto"/>
        <w:ind w:left="0"/>
        <w:jc w:val="both"/>
        <w:rPr>
          <w:sz w:val="20"/>
          <w:szCs w:val="20"/>
        </w:rPr>
      </w:pPr>
      <w:r w:rsidRPr="00426C24">
        <w:rPr>
          <w:sz w:val="20"/>
          <w:szCs w:val="20"/>
        </w:rPr>
        <w:t xml:space="preserve">         </w:t>
      </w:r>
      <w:r w:rsidR="00BE5E4F" w:rsidRPr="00426C24">
        <w:rPr>
          <w:sz w:val="20"/>
          <w:szCs w:val="20"/>
        </w:rPr>
        <w:t>Google Sheets adalah aplikasi spreadsheet berbasis web yang merupakan bagian dari Google Workspace. Aplikasi ini memungkinkan pengguna untuk membuat, mengedit, dan berbagi spreadsheet secara online, baik melalui browser di komputer maupun melalui aplikasi mobile di smartphone dan tablet. Sebagai salah satu alat yang paling dikenal dari Google, Google Sheets memungkinkan pengguna untuk memasukkan data dalam berbagai format, termasuk teks, angka, dan formula, yang dapat diolah secara otomatis oleh sistem. Salah satu keunggulan utama Google Sheets adalah kemampuannya untuk mendukung kolaborasi secara real-time. Beberapa pengguna dapat mengakses dan mengedit spreadsheet yang sama pada waktu yang bersamaan, dengan perubahan yang terlihat secara langsung oleh semua pengguna. Selain itu, fitur komentar dan catatan membantu memfasilitasi komunikasi dan koordinasi dalam pengelolaan data.</w:t>
      </w:r>
    </w:p>
    <w:p w14:paraId="5C5FB3F7" w14:textId="77777777" w:rsidR="00BE5E4F" w:rsidRPr="00426C24" w:rsidRDefault="00BE5E4F" w:rsidP="00BE5E4F">
      <w:pPr>
        <w:pStyle w:val="ListParagraph"/>
        <w:spacing w:line="276" w:lineRule="auto"/>
        <w:ind w:left="0" w:firstLine="720"/>
        <w:jc w:val="both"/>
        <w:rPr>
          <w:sz w:val="20"/>
          <w:szCs w:val="20"/>
        </w:rPr>
      </w:pPr>
      <w:r w:rsidRPr="00426C24">
        <w:rPr>
          <w:sz w:val="20"/>
          <w:szCs w:val="20"/>
        </w:rPr>
        <w:t>Google Sheets juga terintegrasi secara mendalam dengan aplikasi Google lainnya, seperti Google Docs, Google Forms, dan Google Drive. Semua file Google Sheets disimpan secara otomatis di Google Drive, memastikan akses mudah dari mana saja dan kapan saja selama terhubung dengan internet. Ini juga berarti bahwa pekerjaan pengguna secara otomatis tersimpan, sehingga mengurangi risiko kehilangan data.</w:t>
      </w:r>
    </w:p>
    <w:p w14:paraId="5E87FBA5" w14:textId="77777777" w:rsidR="003D3E9B" w:rsidRPr="00426C24" w:rsidRDefault="003D3E9B">
      <w:pPr>
        <w:spacing w:line="276" w:lineRule="auto"/>
        <w:jc w:val="both"/>
        <w:rPr>
          <w:color w:val="000000"/>
          <w:sz w:val="20"/>
          <w:szCs w:val="20"/>
        </w:rPr>
      </w:pPr>
    </w:p>
    <w:p w14:paraId="21CDDEE1" w14:textId="205BE4FF" w:rsidR="003D3E9B" w:rsidRPr="00426C24" w:rsidRDefault="00000000" w:rsidP="00A833DC">
      <w:pPr>
        <w:pStyle w:val="Heading2"/>
        <w:numPr>
          <w:ilvl w:val="1"/>
          <w:numId w:val="25"/>
        </w:numPr>
      </w:pPr>
      <w:bookmarkStart w:id="36" w:name="_Toc176987399"/>
      <w:r w:rsidRPr="00426C24">
        <w:t>PENELITIAN TERKAIT</w:t>
      </w:r>
      <w:bookmarkEnd w:id="36"/>
    </w:p>
    <w:p w14:paraId="71EC33D4" w14:textId="0C3B5129" w:rsidR="003D3E9B" w:rsidRPr="00426C24" w:rsidRDefault="00A833DC" w:rsidP="00A833DC">
      <w:pPr>
        <w:pStyle w:val="Heading3"/>
        <w:ind w:left="426" w:hanging="426"/>
      </w:pPr>
      <w:bookmarkStart w:id="37" w:name="_Toc176987400"/>
      <w:r w:rsidRPr="00426C24">
        <w:t xml:space="preserve">2.3.1 </w:t>
      </w:r>
      <w:r w:rsidR="00022E77" w:rsidRPr="00426C24">
        <w:t>Knowledge Based Chatbot With Context Recognition</w:t>
      </w:r>
      <w:bookmarkEnd w:id="37"/>
    </w:p>
    <w:p w14:paraId="62637644" w14:textId="367B2941" w:rsidR="00022E77" w:rsidRPr="00426C24" w:rsidRDefault="00022E77" w:rsidP="00022E77">
      <w:pPr>
        <w:spacing w:line="276" w:lineRule="auto"/>
        <w:ind w:firstLine="567"/>
        <w:jc w:val="both"/>
        <w:rPr>
          <w:sz w:val="20"/>
          <w:szCs w:val="20"/>
        </w:rPr>
      </w:pPr>
      <w:r w:rsidRPr="00426C24">
        <w:rPr>
          <w:sz w:val="20"/>
          <w:szCs w:val="20"/>
        </w:rPr>
        <w:t>Penelitian ini dilakukan oleh Rico Arisandy Wijaya[1</w:t>
      </w:r>
      <w:r w:rsidR="004042AF" w:rsidRPr="00426C24">
        <w:rPr>
          <w:sz w:val="20"/>
          <w:szCs w:val="20"/>
        </w:rPr>
        <w:t>0</w:t>
      </w:r>
      <w:r w:rsidRPr="00426C24">
        <w:rPr>
          <w:sz w:val="20"/>
          <w:szCs w:val="20"/>
        </w:rPr>
        <w:t>]. Penelitian ini bertujuan untuk mengatasi masalah yang terjadi pada saat penerimaan mahasiswa baru di EEPIS dimana lebih dari 200 pertanyaan masuk setiap hari dan beberapa pertanyaan menggunakan jawaban yang sama. Dalam penelitian ini, chatbot dikembangkan dengan menggunakan metode context recognition dan cosine similarity untuk mengenali konteks dari pertanyaan yang diajukan oleh pengguna. Hasil dari penelitian ini menunjukkan bahwa chatbot yang dikembangkan dapat memberikan jawaban yang sesuai dengan konteks pertanyaan yang diajukan oleh pengguna.</w:t>
      </w:r>
    </w:p>
    <w:p w14:paraId="7DA02A39" w14:textId="596E7156" w:rsidR="00EC6827" w:rsidRPr="00426C24" w:rsidRDefault="00EC6827" w:rsidP="00022E77">
      <w:pPr>
        <w:spacing w:line="276" w:lineRule="auto"/>
        <w:jc w:val="both"/>
        <w:rPr>
          <w:sz w:val="20"/>
          <w:szCs w:val="20"/>
        </w:rPr>
      </w:pPr>
      <w:r w:rsidRPr="00426C24">
        <w:rPr>
          <w:color w:val="000000"/>
          <w:sz w:val="20"/>
          <w:szCs w:val="20"/>
          <w:bdr w:val="none" w:sz="0" w:space="0" w:color="auto" w:frame="1"/>
        </w:rPr>
        <w:lastRenderedPageBreak/>
        <w:fldChar w:fldCharType="begin"/>
      </w:r>
      <w:r w:rsidRPr="00426C24">
        <w:rPr>
          <w:color w:val="000000"/>
          <w:sz w:val="20"/>
          <w:szCs w:val="20"/>
          <w:bdr w:val="none" w:sz="0" w:space="0" w:color="auto" w:frame="1"/>
        </w:rPr>
        <w:instrText xml:space="preserve"> INCLUDEPICTURE "https://lh7-rt.googleusercontent.com/docsz/AD_4nXeLE7-Ray3ow4lxRJf0Tfd3XfejbuYz7Rn36PkJF_nEnlEWVep9ORVSvh1czmoF-4ZZRajOJrz3IKBclAgVy8GJqM7nXdJeUySWjYLtwcrelVvID7pN4tz5nl2cBR8ZIkalnpoURR2vBGKhiWXHCw?key=gH56sudMNvyLuL68P3lyvQ" \* MERGEFORMATINET </w:instrText>
      </w:r>
      <w:r w:rsidRPr="00426C24">
        <w:rPr>
          <w:color w:val="000000"/>
          <w:sz w:val="20"/>
          <w:szCs w:val="20"/>
          <w:bdr w:val="none" w:sz="0" w:space="0" w:color="auto" w:frame="1"/>
        </w:rPr>
        <w:fldChar w:fldCharType="separate"/>
      </w:r>
      <w:r w:rsidRPr="00426C24">
        <w:rPr>
          <w:color w:val="000000"/>
          <w:sz w:val="20"/>
          <w:szCs w:val="20"/>
          <w:bdr w:val="none" w:sz="0" w:space="0" w:color="auto" w:frame="1"/>
        </w:rPr>
        <w:fldChar w:fldCharType="end"/>
      </w:r>
    </w:p>
    <w:p w14:paraId="5B7001E8" w14:textId="3AD6928F" w:rsidR="003D3E9B" w:rsidRPr="00426C24" w:rsidRDefault="00A833DC" w:rsidP="00A833DC">
      <w:pPr>
        <w:pStyle w:val="Heading3"/>
        <w:ind w:left="426" w:hanging="426"/>
      </w:pPr>
      <w:bookmarkStart w:id="38" w:name="_Toc176987401"/>
      <w:r w:rsidRPr="00426C24">
        <w:t xml:space="preserve">2.3.2 </w:t>
      </w:r>
      <w:r w:rsidR="00022E77" w:rsidRPr="00426C24">
        <w:t>Aplikasi Penilaian Ujian Essay Otomatis Menggunakan Metode Cosine Similarity</w:t>
      </w:r>
      <w:bookmarkEnd w:id="38"/>
    </w:p>
    <w:p w14:paraId="73060289" w14:textId="69A00297" w:rsidR="003D3E9B" w:rsidRPr="00426C24" w:rsidRDefault="00022E77" w:rsidP="00A833DC">
      <w:pPr>
        <w:ind w:firstLine="426"/>
        <w:jc w:val="both"/>
        <w:rPr>
          <w:sz w:val="20"/>
          <w:szCs w:val="20"/>
        </w:rPr>
      </w:pPr>
      <w:r w:rsidRPr="00426C24">
        <w:rPr>
          <w:sz w:val="20"/>
          <w:szCs w:val="20"/>
        </w:rPr>
        <w:t>Penelitian ini dilakukan oleh Rahimi Fitri, Arifin Noor Asyikin[</w:t>
      </w:r>
      <w:r w:rsidR="004042AF" w:rsidRPr="00426C24">
        <w:rPr>
          <w:sz w:val="20"/>
          <w:szCs w:val="20"/>
        </w:rPr>
        <w:t>12</w:t>
      </w:r>
      <w:r w:rsidRPr="00426C24">
        <w:rPr>
          <w:sz w:val="20"/>
          <w:szCs w:val="20"/>
        </w:rPr>
        <w:t>]. Penelitian ini mengembangkan sistem penilaian esai otomatis menggunakan metode cosine similarity. Ujian esai tanpa pilihan jawaban memerlukan waktu dan objektivitas dalam penilaian. Metode cosine similarity digunakan untuk mengukur kemiripan antara jawaban siswa dan kunci jawaban pengajar. Sistem ini diuji pada ujian bahasa Inggris dan menunjukkan tingkat kesesuaian rata-rata sebesar 89,48% dengan penilaian pengajar. Ini membantu mengurangi beban pengajar dan memberikan penilaian yang lebih objektif.</w:t>
      </w:r>
    </w:p>
    <w:p w14:paraId="489C3921" w14:textId="77777777" w:rsidR="003D3E9B" w:rsidRPr="00426C24" w:rsidRDefault="003D3E9B">
      <w:pPr>
        <w:ind w:left="142"/>
        <w:jc w:val="center"/>
        <w:rPr>
          <w:sz w:val="20"/>
          <w:szCs w:val="20"/>
        </w:rPr>
      </w:pPr>
    </w:p>
    <w:p w14:paraId="21026FD2" w14:textId="7E8D7578" w:rsidR="00022E77" w:rsidRPr="00426C24" w:rsidRDefault="00022E77" w:rsidP="00022E77">
      <w:pPr>
        <w:pStyle w:val="Heading3"/>
        <w:ind w:left="426" w:hanging="426"/>
      </w:pPr>
      <w:bookmarkStart w:id="39" w:name="_Toc176987402"/>
      <w:r w:rsidRPr="00426C24">
        <w:t>2.3.3 Penerapan Metode Cosine Similarity Dalam Aplikasi Chatbot Layanan Wisata Di Wilayah Malang</w:t>
      </w:r>
      <w:bookmarkEnd w:id="39"/>
    </w:p>
    <w:p w14:paraId="7588886D" w14:textId="1631D4E7" w:rsidR="00022E77" w:rsidRPr="00426C24" w:rsidRDefault="00022E77" w:rsidP="00022E77">
      <w:pPr>
        <w:ind w:firstLine="426"/>
        <w:jc w:val="both"/>
        <w:rPr>
          <w:sz w:val="20"/>
          <w:szCs w:val="20"/>
        </w:rPr>
      </w:pPr>
      <w:r w:rsidRPr="00426C24">
        <w:rPr>
          <w:sz w:val="20"/>
          <w:szCs w:val="20"/>
        </w:rPr>
        <w:t>Penelitian ini dilakukan oleh Ridwan Rismanto, Yoppy Yunhasnawa, Ragata Anggada Bhakti[</w:t>
      </w:r>
      <w:r w:rsidR="004042AF" w:rsidRPr="00426C24">
        <w:rPr>
          <w:sz w:val="20"/>
          <w:szCs w:val="20"/>
        </w:rPr>
        <w:t>13</w:t>
      </w:r>
      <w:r w:rsidRPr="00426C24">
        <w:rPr>
          <w:sz w:val="20"/>
          <w:szCs w:val="20"/>
        </w:rPr>
        <w:t>]. Penelitian ini mencoba mengimplementasikan chatbot sebagai media informasi mengenai Layanan Publik Wisata di Wilayah Malang. Chatbot menggunakan metode Tf-Idf dan Cosine Similarity dalam pemrosesan bahasa natural untuk memberikan jawaban yang relevan terhadap pertanyaan pengguna. Pengujian yang dilakukan menunjukkan hasil waktu eksekusi yang lebih cepat dan recall mencapai 100%. Meskipun demikian, terdapat nilai precision yang relatif kecil sebesar 0,01% dalam hasil pengujian. Penelitian ini bertujuan untuk menggantikan customer service dan menyampaikan informasi dengan lebih mudah dipahami oleh pengguna.</w:t>
      </w:r>
    </w:p>
    <w:p w14:paraId="4639586F" w14:textId="77777777" w:rsidR="00022E77" w:rsidRPr="00426C24" w:rsidRDefault="00022E77">
      <w:pPr>
        <w:ind w:left="142"/>
        <w:jc w:val="center"/>
        <w:rPr>
          <w:sz w:val="20"/>
          <w:szCs w:val="20"/>
        </w:rPr>
      </w:pPr>
    </w:p>
    <w:p w14:paraId="72D1A66F" w14:textId="77777777" w:rsidR="003939AB" w:rsidRPr="00426C24" w:rsidRDefault="00D85EC0" w:rsidP="00D85EC0">
      <w:pPr>
        <w:rPr>
          <w:sz w:val="20"/>
          <w:szCs w:val="20"/>
          <w:bdr w:val="none" w:sz="0" w:space="0" w:color="auto" w:frame="1"/>
        </w:rPr>
      </w:pPr>
      <w:r w:rsidRPr="00426C24">
        <w:rPr>
          <w:sz w:val="20"/>
          <w:szCs w:val="20"/>
          <w:bdr w:val="none" w:sz="0" w:space="0" w:color="auto" w:frame="1"/>
        </w:rPr>
        <w:t>Perbandingan penelitian yang dilakukan dengan penelitian terkait diatas adalah sebagai berikut:</w:t>
      </w:r>
      <w:r w:rsidR="00C927C9" w:rsidRPr="00426C24">
        <w:rPr>
          <w:sz w:val="20"/>
          <w:szCs w:val="20"/>
          <w:bdr w:val="none" w:sz="0" w:space="0" w:color="auto" w:frame="1"/>
        </w:rPr>
        <w:t xml:space="preserve"> </w:t>
      </w:r>
    </w:p>
    <w:p w14:paraId="2DF91C03" w14:textId="0895B872" w:rsidR="00022E77" w:rsidRPr="00426C24" w:rsidRDefault="00EC6827" w:rsidP="00D85EC0">
      <w:pPr>
        <w:rPr>
          <w:sz w:val="20"/>
          <w:szCs w:val="20"/>
          <w:bdr w:val="none" w:sz="0" w:space="0" w:color="auto" w:frame="1"/>
        </w:rPr>
      </w:pPr>
      <w:r w:rsidRPr="00426C24">
        <w:rPr>
          <w:sz w:val="20"/>
          <w:szCs w:val="20"/>
          <w:bdr w:val="none" w:sz="0" w:space="0" w:color="auto" w:frame="1"/>
        </w:rPr>
        <w:fldChar w:fldCharType="begin"/>
      </w:r>
      <w:r w:rsidRPr="00426C24">
        <w:rPr>
          <w:sz w:val="20"/>
          <w:szCs w:val="20"/>
          <w:bdr w:val="none" w:sz="0" w:space="0" w:color="auto" w:frame="1"/>
        </w:rPr>
        <w:instrText xml:space="preserve"> INCLUDEPICTURE "https://lh7-rt.googleusercontent.com/docsz/AD_4nXdPOc7GpRUeaeg9PkzFnZoCmsjND6Sn2Wk0ocPotLFcqH2_NuEAqew1yGamDkYvxyD2U4ujCRsuI2xYNBEjKGnEbVLSKCUjbU-Wq48QEScUYpxwi_EYhjOjupx6keLoKEmGaWoJgX3D8ud5nJ_E?key=gH56sudMNvyLuL68P3lyvQ" \* MERGEFORMATINET </w:instrText>
      </w:r>
      <w:r w:rsidRPr="00426C24">
        <w:rPr>
          <w:sz w:val="20"/>
          <w:szCs w:val="20"/>
          <w:bdr w:val="none" w:sz="0" w:space="0" w:color="auto" w:frame="1"/>
        </w:rPr>
        <w:fldChar w:fldCharType="separate"/>
      </w:r>
      <w:r w:rsidRPr="00426C24">
        <w:rPr>
          <w:sz w:val="20"/>
          <w:szCs w:val="20"/>
          <w:bdr w:val="none" w:sz="0" w:space="0" w:color="auto" w:frame="1"/>
        </w:rPr>
        <w:fldChar w:fldCharType="end"/>
      </w:r>
      <w:bookmarkStart w:id="40" w:name="_Toc175165452"/>
    </w:p>
    <w:p w14:paraId="4FB28E57" w14:textId="77777777" w:rsidR="00D85EC0" w:rsidRPr="00426C24" w:rsidRDefault="00D85EC0" w:rsidP="00D85EC0">
      <w:pPr>
        <w:rPr>
          <w:sz w:val="20"/>
          <w:szCs w:val="20"/>
        </w:rPr>
      </w:pPr>
    </w:p>
    <w:p w14:paraId="221920B1" w14:textId="0FA28A89" w:rsidR="00022E77" w:rsidRPr="00426C24" w:rsidRDefault="00022E77" w:rsidP="00022E77">
      <w:pPr>
        <w:pStyle w:val="Caption"/>
        <w:keepNext/>
        <w:jc w:val="center"/>
        <w:rPr>
          <w:b/>
          <w:bCs/>
          <w:color w:val="auto"/>
        </w:rPr>
      </w:pPr>
      <w:bookmarkStart w:id="41" w:name="_Toc175937775"/>
      <w:r w:rsidRPr="00426C24">
        <w:rPr>
          <w:b/>
          <w:bCs/>
          <w:color w:val="auto"/>
        </w:rPr>
        <w:t xml:space="preserve">Tabel 2. </w:t>
      </w:r>
      <w:r w:rsidRPr="00426C24">
        <w:rPr>
          <w:b/>
          <w:bCs/>
          <w:color w:val="auto"/>
        </w:rPr>
        <w:fldChar w:fldCharType="begin"/>
      </w:r>
      <w:r w:rsidRPr="00426C24">
        <w:rPr>
          <w:b/>
          <w:bCs/>
          <w:color w:val="auto"/>
        </w:rPr>
        <w:instrText xml:space="preserve"> SEQ Tabel_2. \* ARABIC </w:instrText>
      </w:r>
      <w:r w:rsidRPr="00426C24">
        <w:rPr>
          <w:b/>
          <w:bCs/>
          <w:color w:val="auto"/>
        </w:rPr>
        <w:fldChar w:fldCharType="separate"/>
      </w:r>
      <w:r w:rsidR="0092737B">
        <w:rPr>
          <w:b/>
          <w:bCs/>
          <w:noProof/>
          <w:color w:val="auto"/>
        </w:rPr>
        <w:t>1</w:t>
      </w:r>
      <w:r w:rsidRPr="00426C24">
        <w:rPr>
          <w:b/>
          <w:bCs/>
          <w:color w:val="auto"/>
        </w:rPr>
        <w:fldChar w:fldCharType="end"/>
      </w:r>
      <w:r w:rsidRPr="00426C24">
        <w:rPr>
          <w:b/>
          <w:bCs/>
          <w:color w:val="auto"/>
        </w:rPr>
        <w:t>: Tabel Perbandingan Metode dengan Penelitian Terkait</w:t>
      </w:r>
      <w:bookmarkEnd w:id="40"/>
      <w:bookmarkEnd w:id="41"/>
    </w:p>
    <w:tbl>
      <w:tblPr>
        <w:tblpPr w:leftFromText="180" w:rightFromText="180" w:vertAnchor="text" w:horzAnchor="margin" w:tblpXSpec="center" w:tblpY="127"/>
        <w:tblW w:w="6086" w:type="dxa"/>
        <w:tblLayout w:type="fixed"/>
        <w:tblCellMar>
          <w:top w:w="15" w:type="dxa"/>
          <w:left w:w="15" w:type="dxa"/>
          <w:bottom w:w="15" w:type="dxa"/>
          <w:right w:w="15" w:type="dxa"/>
        </w:tblCellMar>
        <w:tblLook w:val="04A0" w:firstRow="1" w:lastRow="0" w:firstColumn="1" w:lastColumn="0" w:noHBand="0" w:noVBand="1"/>
      </w:tblPr>
      <w:tblGrid>
        <w:gridCol w:w="1691"/>
        <w:gridCol w:w="2410"/>
        <w:gridCol w:w="1985"/>
      </w:tblGrid>
      <w:tr w:rsidR="00022E77" w:rsidRPr="00426C24" w14:paraId="46B6620A" w14:textId="77777777" w:rsidTr="00022D3A">
        <w:trPr>
          <w:trHeight w:val="631"/>
        </w:trPr>
        <w:tc>
          <w:tcPr>
            <w:tcW w:w="1691"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907E4A4" w14:textId="77777777" w:rsidR="00022E77" w:rsidRPr="00426C24" w:rsidRDefault="00022E77" w:rsidP="00022D3A">
            <w:pPr>
              <w:jc w:val="center"/>
              <w:rPr>
                <w:b/>
                <w:bCs/>
                <w:sz w:val="16"/>
                <w:szCs w:val="16"/>
              </w:rPr>
            </w:pPr>
            <w:r w:rsidRPr="00426C24">
              <w:rPr>
                <w:b/>
                <w:bCs/>
                <w:color w:val="000000"/>
                <w:sz w:val="16"/>
                <w:szCs w:val="16"/>
              </w:rPr>
              <w:t>Judul Penelitian</w:t>
            </w:r>
          </w:p>
        </w:tc>
        <w:tc>
          <w:tcPr>
            <w:tcW w:w="2410"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7EDB4636" w14:textId="77777777" w:rsidR="00022E77" w:rsidRPr="00426C24" w:rsidRDefault="00022E77" w:rsidP="00022D3A">
            <w:pPr>
              <w:jc w:val="center"/>
              <w:rPr>
                <w:b/>
                <w:bCs/>
                <w:color w:val="000000"/>
                <w:sz w:val="16"/>
                <w:szCs w:val="16"/>
              </w:rPr>
            </w:pPr>
            <w:r w:rsidRPr="00426C24">
              <w:rPr>
                <w:b/>
                <w:bCs/>
                <w:color w:val="000000"/>
                <w:sz w:val="16"/>
                <w:szCs w:val="16"/>
              </w:rPr>
              <w:t>Preprocessing</w:t>
            </w:r>
          </w:p>
        </w:tc>
        <w:tc>
          <w:tcPr>
            <w:tcW w:w="1985" w:type="dxa"/>
            <w:tcBorders>
              <w:top w:val="single" w:sz="8" w:space="0" w:color="000000"/>
              <w:left w:val="single" w:sz="8" w:space="0" w:color="000000"/>
              <w:right w:val="single" w:sz="8" w:space="0" w:color="000000"/>
            </w:tcBorders>
            <w:tcMar>
              <w:top w:w="100" w:type="dxa"/>
              <w:left w:w="100" w:type="dxa"/>
              <w:bottom w:w="100" w:type="dxa"/>
              <w:right w:w="100" w:type="dxa"/>
            </w:tcMar>
            <w:vAlign w:val="center"/>
            <w:hideMark/>
          </w:tcPr>
          <w:p w14:paraId="3D216F44" w14:textId="77777777" w:rsidR="00022E77" w:rsidRPr="00426C24" w:rsidRDefault="00022E77" w:rsidP="00022D3A">
            <w:pPr>
              <w:jc w:val="center"/>
              <w:rPr>
                <w:b/>
                <w:bCs/>
                <w:sz w:val="16"/>
                <w:szCs w:val="16"/>
              </w:rPr>
            </w:pPr>
            <w:r w:rsidRPr="00426C24">
              <w:rPr>
                <w:b/>
                <w:bCs/>
                <w:color w:val="000000"/>
                <w:sz w:val="16"/>
                <w:szCs w:val="16"/>
              </w:rPr>
              <w:t>Metode</w:t>
            </w:r>
          </w:p>
        </w:tc>
      </w:tr>
      <w:tr w:rsidR="00022E77" w:rsidRPr="00426C24" w14:paraId="476C1451" w14:textId="77777777" w:rsidTr="00022D3A">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DDBE768" w14:textId="77777777" w:rsidR="00022E77" w:rsidRPr="00426C24" w:rsidRDefault="00022E77" w:rsidP="00022D3A">
            <w:pPr>
              <w:jc w:val="center"/>
              <w:rPr>
                <w:sz w:val="16"/>
                <w:szCs w:val="16"/>
              </w:rPr>
            </w:pPr>
            <w:r w:rsidRPr="00426C24">
              <w:rPr>
                <w:color w:val="000000"/>
                <w:sz w:val="16"/>
                <w:szCs w:val="16"/>
              </w:rPr>
              <w:lastRenderedPageBreak/>
              <w:t>Knowledge Based Chatbot With Context Recognition</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58496F73" w14:textId="77777777" w:rsidR="00022E77" w:rsidRPr="00426C24" w:rsidRDefault="00022E77" w:rsidP="00022D3A">
            <w:pPr>
              <w:jc w:val="center"/>
              <w:rPr>
                <w:color w:val="000000"/>
                <w:sz w:val="16"/>
                <w:szCs w:val="16"/>
              </w:rPr>
            </w:pPr>
            <w:r w:rsidRPr="00426C24">
              <w:rPr>
                <w:color w:val="000000"/>
                <w:sz w:val="16"/>
                <w:szCs w:val="16"/>
              </w:rPr>
              <w:t>folding case, filtering, tokenizing, stopword removal, replacing abbreviations for raw words and postagging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445737C" w14:textId="77777777" w:rsidR="00022E77" w:rsidRPr="00426C24" w:rsidRDefault="00022E77" w:rsidP="00022D3A">
            <w:pPr>
              <w:jc w:val="center"/>
              <w:rPr>
                <w:sz w:val="16"/>
                <w:szCs w:val="16"/>
              </w:rPr>
            </w:pPr>
            <w:r w:rsidRPr="00426C24">
              <w:rPr>
                <w:sz w:val="16"/>
                <w:szCs w:val="16"/>
              </w:rPr>
              <w:t>Context Recognition, cosine similarity</w:t>
            </w:r>
          </w:p>
        </w:tc>
      </w:tr>
      <w:tr w:rsidR="00022E77" w:rsidRPr="00426C24" w14:paraId="55C1BCB6" w14:textId="77777777" w:rsidTr="00022D3A">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18545114" w14:textId="77777777" w:rsidR="00022E77" w:rsidRPr="00426C24" w:rsidRDefault="00022E77" w:rsidP="00022D3A">
            <w:pPr>
              <w:jc w:val="center"/>
              <w:rPr>
                <w:sz w:val="16"/>
                <w:szCs w:val="16"/>
              </w:rPr>
            </w:pPr>
            <w:r w:rsidRPr="00426C24">
              <w:rPr>
                <w:color w:val="000000"/>
                <w:sz w:val="16"/>
                <w:szCs w:val="16"/>
              </w:rPr>
              <w:t>Aplikasi Penilaian Ujian Essay Otomatis Menggunakan Metode Cosine Similarity</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75B72416" w14:textId="77777777" w:rsidR="00022E77" w:rsidRPr="00426C24" w:rsidRDefault="00022E77" w:rsidP="00022D3A">
            <w:pPr>
              <w:jc w:val="center"/>
              <w:rPr>
                <w:color w:val="000000"/>
                <w:sz w:val="16"/>
                <w:szCs w:val="16"/>
              </w:rPr>
            </w:pPr>
            <w:r w:rsidRPr="00426C24">
              <w:rPr>
                <w:color w:val="000000"/>
                <w:sz w:val="16"/>
                <w:szCs w:val="16"/>
              </w:rPr>
              <w:t>tokenizing, stopword removal, stemming</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DF04633" w14:textId="77777777" w:rsidR="00022E77" w:rsidRPr="00426C24" w:rsidRDefault="00022E77" w:rsidP="00022D3A">
            <w:pPr>
              <w:jc w:val="center"/>
              <w:rPr>
                <w:sz w:val="16"/>
                <w:szCs w:val="16"/>
              </w:rPr>
            </w:pPr>
            <w:r w:rsidRPr="00426C24">
              <w:rPr>
                <w:sz w:val="16"/>
                <w:szCs w:val="16"/>
              </w:rPr>
              <w:t>Cosine Similarity</w:t>
            </w:r>
          </w:p>
        </w:tc>
      </w:tr>
      <w:tr w:rsidR="00022E77" w:rsidRPr="00426C24" w14:paraId="3CE90AC2" w14:textId="77777777" w:rsidTr="00022D3A">
        <w:tc>
          <w:tcPr>
            <w:tcW w:w="1691"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4717613" w14:textId="77777777" w:rsidR="00022E77" w:rsidRPr="00426C24" w:rsidRDefault="00022E77" w:rsidP="00022D3A">
            <w:pPr>
              <w:jc w:val="center"/>
              <w:rPr>
                <w:sz w:val="16"/>
                <w:szCs w:val="16"/>
              </w:rPr>
            </w:pPr>
            <w:r w:rsidRPr="00426C24">
              <w:rPr>
                <w:sz w:val="16"/>
                <w:szCs w:val="16"/>
              </w:rPr>
              <w:t>Penerapan Metode Cosine Similarity Dalam Aplikasi Chatbot Layanan Wisata Di Wilayah Malang</w:t>
            </w:r>
          </w:p>
        </w:tc>
        <w:tc>
          <w:tcPr>
            <w:tcW w:w="241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FCB7638" w14:textId="77777777" w:rsidR="00022E77" w:rsidRPr="00426C24" w:rsidRDefault="00022E77" w:rsidP="00022D3A">
            <w:pPr>
              <w:jc w:val="center"/>
              <w:rPr>
                <w:color w:val="000000"/>
                <w:sz w:val="16"/>
                <w:szCs w:val="16"/>
              </w:rPr>
            </w:pPr>
            <w:r w:rsidRPr="00426C24">
              <w:rPr>
                <w:color w:val="000000"/>
                <w:sz w:val="16"/>
                <w:szCs w:val="16"/>
              </w:rPr>
              <w:t>tidak dijelaskan langkah apa saja yang dilakukan.</w:t>
            </w:r>
          </w:p>
        </w:tc>
        <w:tc>
          <w:tcPr>
            <w:tcW w:w="198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vAlign w:val="center"/>
            <w:hideMark/>
          </w:tcPr>
          <w:p w14:paraId="0B83087B" w14:textId="77777777" w:rsidR="00022E77" w:rsidRPr="00426C24" w:rsidRDefault="00022E77" w:rsidP="00022D3A">
            <w:pPr>
              <w:jc w:val="center"/>
              <w:rPr>
                <w:sz w:val="16"/>
                <w:szCs w:val="16"/>
              </w:rPr>
            </w:pPr>
            <w:r w:rsidRPr="00426C24">
              <w:rPr>
                <w:sz w:val="16"/>
                <w:szCs w:val="16"/>
              </w:rPr>
              <w:t>Cosine Similarity</w:t>
            </w:r>
          </w:p>
        </w:tc>
      </w:tr>
    </w:tbl>
    <w:p w14:paraId="5B3E2545" w14:textId="77777777" w:rsidR="003D3E9B" w:rsidRPr="00426C24" w:rsidRDefault="003D3E9B">
      <w:pPr>
        <w:spacing w:line="276" w:lineRule="auto"/>
        <w:jc w:val="both"/>
        <w:rPr>
          <w:sz w:val="20"/>
          <w:szCs w:val="20"/>
        </w:rPr>
      </w:pPr>
    </w:p>
    <w:p w14:paraId="7A289CCF" w14:textId="77777777" w:rsidR="003D3E9B" w:rsidRPr="00426C24" w:rsidRDefault="003D3E9B">
      <w:pPr>
        <w:spacing w:line="276" w:lineRule="auto"/>
        <w:jc w:val="both"/>
        <w:rPr>
          <w:sz w:val="20"/>
          <w:szCs w:val="20"/>
        </w:rPr>
      </w:pPr>
    </w:p>
    <w:p w14:paraId="03149BC0" w14:textId="77777777" w:rsidR="003D3E9B" w:rsidRPr="00426C24" w:rsidRDefault="003D3E9B">
      <w:pPr>
        <w:spacing w:line="276" w:lineRule="auto"/>
        <w:jc w:val="both"/>
        <w:rPr>
          <w:sz w:val="20"/>
          <w:szCs w:val="20"/>
        </w:rPr>
      </w:pPr>
    </w:p>
    <w:p w14:paraId="48A7D39D" w14:textId="77777777" w:rsidR="003D3E9B" w:rsidRPr="00426C24" w:rsidRDefault="003D3E9B">
      <w:pPr>
        <w:spacing w:line="276" w:lineRule="auto"/>
        <w:jc w:val="both"/>
        <w:rPr>
          <w:sz w:val="20"/>
          <w:szCs w:val="20"/>
        </w:rPr>
      </w:pPr>
    </w:p>
    <w:p w14:paraId="696E1716" w14:textId="77777777" w:rsidR="003D3E9B" w:rsidRPr="00426C24" w:rsidRDefault="003D3E9B">
      <w:pPr>
        <w:spacing w:line="276" w:lineRule="auto"/>
        <w:jc w:val="both"/>
        <w:rPr>
          <w:sz w:val="20"/>
          <w:szCs w:val="20"/>
        </w:rPr>
      </w:pPr>
    </w:p>
    <w:p w14:paraId="3F788ACC" w14:textId="77777777" w:rsidR="003D3E9B" w:rsidRPr="00426C24" w:rsidRDefault="003D3E9B">
      <w:pPr>
        <w:spacing w:line="276" w:lineRule="auto"/>
        <w:jc w:val="both"/>
        <w:rPr>
          <w:sz w:val="20"/>
          <w:szCs w:val="20"/>
        </w:rPr>
      </w:pPr>
    </w:p>
    <w:p w14:paraId="0E718BDB" w14:textId="77777777" w:rsidR="003D3E9B" w:rsidRPr="00426C24" w:rsidRDefault="003D3E9B">
      <w:pPr>
        <w:spacing w:line="276" w:lineRule="auto"/>
        <w:jc w:val="both"/>
        <w:rPr>
          <w:sz w:val="20"/>
          <w:szCs w:val="20"/>
        </w:rPr>
      </w:pPr>
    </w:p>
    <w:p w14:paraId="350EF892" w14:textId="77777777" w:rsidR="003D3E9B" w:rsidRPr="00426C24" w:rsidRDefault="003D3E9B">
      <w:pPr>
        <w:spacing w:line="276" w:lineRule="auto"/>
        <w:jc w:val="both"/>
        <w:rPr>
          <w:sz w:val="20"/>
          <w:szCs w:val="20"/>
        </w:rPr>
      </w:pPr>
    </w:p>
    <w:p w14:paraId="1A62D2BB" w14:textId="77777777" w:rsidR="003D3E9B" w:rsidRPr="00426C24" w:rsidRDefault="003D3E9B">
      <w:pPr>
        <w:spacing w:line="276" w:lineRule="auto"/>
        <w:jc w:val="both"/>
        <w:rPr>
          <w:sz w:val="20"/>
          <w:szCs w:val="20"/>
        </w:rPr>
      </w:pPr>
    </w:p>
    <w:p w14:paraId="5C3B13AB" w14:textId="77777777" w:rsidR="003D3E9B" w:rsidRPr="00426C24" w:rsidRDefault="003D3E9B">
      <w:pPr>
        <w:spacing w:line="276" w:lineRule="auto"/>
        <w:jc w:val="both"/>
        <w:rPr>
          <w:sz w:val="20"/>
          <w:szCs w:val="20"/>
        </w:rPr>
      </w:pPr>
    </w:p>
    <w:p w14:paraId="616E68C0" w14:textId="77777777" w:rsidR="003D3E9B" w:rsidRPr="00426C24" w:rsidRDefault="003D3E9B">
      <w:pPr>
        <w:spacing w:line="276" w:lineRule="auto"/>
        <w:jc w:val="both"/>
        <w:rPr>
          <w:sz w:val="20"/>
          <w:szCs w:val="20"/>
        </w:rPr>
      </w:pPr>
    </w:p>
    <w:p w14:paraId="63B58196" w14:textId="77777777" w:rsidR="003D3E9B" w:rsidRPr="00426C24" w:rsidRDefault="003D3E9B">
      <w:pPr>
        <w:spacing w:line="276" w:lineRule="auto"/>
        <w:jc w:val="both"/>
        <w:rPr>
          <w:sz w:val="20"/>
          <w:szCs w:val="20"/>
        </w:rPr>
      </w:pPr>
    </w:p>
    <w:p w14:paraId="7F20691C" w14:textId="5A711D62" w:rsidR="003D3E9B" w:rsidRPr="00426C24" w:rsidRDefault="003D3E9B">
      <w:pPr>
        <w:spacing w:line="276" w:lineRule="auto"/>
        <w:jc w:val="both"/>
        <w:rPr>
          <w:sz w:val="20"/>
          <w:szCs w:val="20"/>
        </w:rPr>
      </w:pPr>
    </w:p>
    <w:p w14:paraId="196D47B8" w14:textId="77777777" w:rsidR="003D3E9B" w:rsidRPr="00426C24" w:rsidRDefault="003D3E9B">
      <w:pPr>
        <w:spacing w:line="276" w:lineRule="auto"/>
        <w:jc w:val="both"/>
        <w:rPr>
          <w:sz w:val="20"/>
          <w:szCs w:val="20"/>
        </w:rPr>
      </w:pPr>
    </w:p>
    <w:p w14:paraId="10650ABB" w14:textId="429A7611" w:rsidR="003D3E9B" w:rsidRPr="00426C24" w:rsidRDefault="003D3E9B">
      <w:pPr>
        <w:spacing w:line="276" w:lineRule="auto"/>
        <w:jc w:val="both"/>
        <w:rPr>
          <w:sz w:val="20"/>
          <w:szCs w:val="20"/>
        </w:rPr>
      </w:pPr>
    </w:p>
    <w:p w14:paraId="0F5953D8" w14:textId="110EC8AC" w:rsidR="003D3E9B" w:rsidRPr="00426C24" w:rsidRDefault="003D3E9B">
      <w:pPr>
        <w:spacing w:line="276" w:lineRule="auto"/>
        <w:jc w:val="both"/>
        <w:rPr>
          <w:sz w:val="20"/>
          <w:szCs w:val="20"/>
        </w:rPr>
      </w:pPr>
    </w:p>
    <w:p w14:paraId="70F249E0" w14:textId="1A087CA7" w:rsidR="003D3E9B" w:rsidRPr="00426C24" w:rsidRDefault="003D3E9B">
      <w:pPr>
        <w:spacing w:line="276" w:lineRule="auto"/>
        <w:jc w:val="both"/>
        <w:rPr>
          <w:sz w:val="20"/>
          <w:szCs w:val="20"/>
        </w:rPr>
      </w:pPr>
    </w:p>
    <w:p w14:paraId="1EAACFCD" w14:textId="77777777" w:rsidR="003939AB" w:rsidRPr="00426C24" w:rsidRDefault="003939AB">
      <w:pPr>
        <w:spacing w:line="276" w:lineRule="auto"/>
        <w:jc w:val="both"/>
        <w:rPr>
          <w:sz w:val="20"/>
          <w:szCs w:val="20"/>
        </w:rPr>
      </w:pPr>
    </w:p>
    <w:p w14:paraId="0E358605" w14:textId="77777777" w:rsidR="003939AB" w:rsidRPr="00426C24" w:rsidRDefault="003939AB">
      <w:pPr>
        <w:spacing w:line="276" w:lineRule="auto"/>
        <w:jc w:val="both"/>
        <w:rPr>
          <w:sz w:val="20"/>
          <w:szCs w:val="20"/>
        </w:rPr>
      </w:pPr>
    </w:p>
    <w:p w14:paraId="12C4DA26" w14:textId="77777777" w:rsidR="003939AB" w:rsidRPr="00426C24" w:rsidRDefault="003939AB">
      <w:pPr>
        <w:spacing w:line="276" w:lineRule="auto"/>
        <w:jc w:val="both"/>
        <w:rPr>
          <w:sz w:val="20"/>
          <w:szCs w:val="20"/>
        </w:rPr>
      </w:pPr>
    </w:p>
    <w:p w14:paraId="622603C2" w14:textId="77777777" w:rsidR="003939AB" w:rsidRPr="00426C24" w:rsidRDefault="003939AB">
      <w:pPr>
        <w:spacing w:line="276" w:lineRule="auto"/>
        <w:jc w:val="both"/>
        <w:rPr>
          <w:sz w:val="20"/>
          <w:szCs w:val="20"/>
        </w:rPr>
      </w:pPr>
    </w:p>
    <w:p w14:paraId="139E1BBC" w14:textId="77777777" w:rsidR="003939AB" w:rsidRPr="00426C24" w:rsidRDefault="003939AB">
      <w:pPr>
        <w:spacing w:line="276" w:lineRule="auto"/>
        <w:jc w:val="both"/>
        <w:rPr>
          <w:sz w:val="20"/>
          <w:szCs w:val="20"/>
        </w:rPr>
      </w:pPr>
    </w:p>
    <w:p w14:paraId="4F1BC004" w14:textId="77777777" w:rsidR="003939AB" w:rsidRPr="00426C24" w:rsidRDefault="003939AB">
      <w:pPr>
        <w:spacing w:line="276" w:lineRule="auto"/>
        <w:jc w:val="both"/>
        <w:rPr>
          <w:sz w:val="20"/>
          <w:szCs w:val="20"/>
        </w:rPr>
      </w:pPr>
    </w:p>
    <w:p w14:paraId="772DAB5D" w14:textId="77777777" w:rsidR="006A4345" w:rsidRPr="00426C24" w:rsidRDefault="006A4345">
      <w:pPr>
        <w:spacing w:line="276" w:lineRule="auto"/>
        <w:jc w:val="both"/>
        <w:rPr>
          <w:sz w:val="20"/>
          <w:szCs w:val="20"/>
        </w:rPr>
      </w:pPr>
    </w:p>
    <w:p w14:paraId="50148E50" w14:textId="77777777" w:rsidR="006A4345" w:rsidRPr="00426C24" w:rsidRDefault="006A4345">
      <w:pPr>
        <w:spacing w:line="276" w:lineRule="auto"/>
        <w:jc w:val="both"/>
        <w:rPr>
          <w:sz w:val="20"/>
          <w:szCs w:val="20"/>
        </w:rPr>
      </w:pPr>
    </w:p>
    <w:p w14:paraId="2279C583" w14:textId="77777777" w:rsidR="006A4345" w:rsidRPr="00426C24" w:rsidRDefault="006A4345">
      <w:pPr>
        <w:spacing w:line="276" w:lineRule="auto"/>
        <w:jc w:val="both"/>
        <w:rPr>
          <w:sz w:val="20"/>
          <w:szCs w:val="20"/>
        </w:rPr>
      </w:pPr>
    </w:p>
    <w:p w14:paraId="3ADF8DA4" w14:textId="77777777" w:rsidR="006A4345" w:rsidRPr="00426C24" w:rsidRDefault="006A4345">
      <w:pPr>
        <w:spacing w:line="276" w:lineRule="auto"/>
        <w:jc w:val="both"/>
        <w:rPr>
          <w:sz w:val="20"/>
          <w:szCs w:val="20"/>
        </w:rPr>
      </w:pPr>
    </w:p>
    <w:p w14:paraId="7F56B376" w14:textId="77777777" w:rsidR="006A4345" w:rsidRPr="00426C24" w:rsidRDefault="006A4345">
      <w:pPr>
        <w:spacing w:line="276" w:lineRule="auto"/>
        <w:jc w:val="both"/>
        <w:rPr>
          <w:sz w:val="20"/>
          <w:szCs w:val="20"/>
        </w:rPr>
      </w:pPr>
    </w:p>
    <w:p w14:paraId="0A6924BF" w14:textId="77777777" w:rsidR="006A4345" w:rsidRPr="00426C24" w:rsidRDefault="006A4345">
      <w:pPr>
        <w:spacing w:line="276" w:lineRule="auto"/>
        <w:jc w:val="both"/>
        <w:rPr>
          <w:sz w:val="20"/>
          <w:szCs w:val="20"/>
        </w:rPr>
      </w:pPr>
    </w:p>
    <w:p w14:paraId="419833D0" w14:textId="070891F3" w:rsidR="006A4345" w:rsidRPr="00426C24" w:rsidRDefault="006A4345">
      <w:pPr>
        <w:spacing w:line="276" w:lineRule="auto"/>
        <w:jc w:val="both"/>
        <w:rPr>
          <w:sz w:val="20"/>
          <w:szCs w:val="20"/>
        </w:rPr>
      </w:pPr>
      <w:r w:rsidRPr="00426C24">
        <w:rPr>
          <w:sz w:val="20"/>
          <w:szCs w:val="20"/>
        </w:rPr>
        <w:t>\</w:t>
      </w:r>
    </w:p>
    <w:p w14:paraId="4F6670A7" w14:textId="77777777" w:rsidR="006A4345" w:rsidRPr="00426C24" w:rsidRDefault="006A4345">
      <w:pPr>
        <w:spacing w:line="276" w:lineRule="auto"/>
        <w:jc w:val="both"/>
        <w:rPr>
          <w:sz w:val="20"/>
          <w:szCs w:val="20"/>
        </w:rPr>
      </w:pPr>
    </w:p>
    <w:p w14:paraId="21AD80F7" w14:textId="77777777" w:rsidR="006A4345" w:rsidRPr="00426C24" w:rsidRDefault="006A4345">
      <w:pPr>
        <w:spacing w:line="276" w:lineRule="auto"/>
        <w:jc w:val="both"/>
        <w:rPr>
          <w:sz w:val="20"/>
          <w:szCs w:val="20"/>
        </w:rPr>
      </w:pPr>
    </w:p>
    <w:p w14:paraId="6A8B49EF" w14:textId="77777777" w:rsidR="006A4345" w:rsidRPr="00426C24" w:rsidRDefault="006A4345">
      <w:pPr>
        <w:spacing w:line="276" w:lineRule="auto"/>
        <w:jc w:val="both"/>
        <w:rPr>
          <w:sz w:val="20"/>
          <w:szCs w:val="20"/>
        </w:rPr>
      </w:pPr>
    </w:p>
    <w:p w14:paraId="2CF1A926" w14:textId="77777777" w:rsidR="006A4345" w:rsidRPr="00426C24" w:rsidRDefault="006A4345">
      <w:pPr>
        <w:spacing w:line="276" w:lineRule="auto"/>
        <w:jc w:val="both"/>
        <w:rPr>
          <w:sz w:val="20"/>
          <w:szCs w:val="20"/>
        </w:rPr>
      </w:pPr>
    </w:p>
    <w:p w14:paraId="7A7FCD33" w14:textId="77777777" w:rsidR="006A4345" w:rsidRPr="00426C24" w:rsidRDefault="006A4345">
      <w:pPr>
        <w:spacing w:line="276" w:lineRule="auto"/>
        <w:jc w:val="both"/>
        <w:rPr>
          <w:sz w:val="20"/>
          <w:szCs w:val="20"/>
        </w:rPr>
      </w:pPr>
    </w:p>
    <w:p w14:paraId="7B613B51" w14:textId="77777777" w:rsidR="006A4345" w:rsidRPr="00426C24" w:rsidRDefault="006A4345">
      <w:pPr>
        <w:spacing w:line="276" w:lineRule="auto"/>
        <w:jc w:val="both"/>
        <w:rPr>
          <w:sz w:val="20"/>
          <w:szCs w:val="20"/>
        </w:rPr>
      </w:pPr>
    </w:p>
    <w:p w14:paraId="5D16C85F" w14:textId="77777777" w:rsidR="006A4345" w:rsidRPr="00426C24" w:rsidRDefault="006A4345">
      <w:pPr>
        <w:spacing w:line="276" w:lineRule="auto"/>
        <w:jc w:val="both"/>
        <w:rPr>
          <w:sz w:val="20"/>
          <w:szCs w:val="20"/>
        </w:rPr>
      </w:pPr>
    </w:p>
    <w:p w14:paraId="49514200" w14:textId="77777777" w:rsidR="003939AB" w:rsidRPr="00426C24" w:rsidRDefault="003939AB">
      <w:pPr>
        <w:spacing w:line="276" w:lineRule="auto"/>
        <w:jc w:val="both"/>
        <w:rPr>
          <w:sz w:val="20"/>
          <w:szCs w:val="20"/>
        </w:rPr>
      </w:pPr>
    </w:p>
    <w:p w14:paraId="2624134B" w14:textId="77777777" w:rsidR="003939AB" w:rsidRPr="00426C24" w:rsidRDefault="003939AB">
      <w:pPr>
        <w:spacing w:line="276" w:lineRule="auto"/>
        <w:jc w:val="both"/>
        <w:rPr>
          <w:sz w:val="20"/>
          <w:szCs w:val="20"/>
        </w:rPr>
      </w:pPr>
    </w:p>
    <w:p w14:paraId="44AEC508" w14:textId="77777777" w:rsidR="003939AB" w:rsidRPr="00426C24" w:rsidRDefault="003939AB">
      <w:pPr>
        <w:spacing w:line="276" w:lineRule="auto"/>
        <w:jc w:val="both"/>
        <w:rPr>
          <w:sz w:val="20"/>
          <w:szCs w:val="20"/>
        </w:rPr>
      </w:pPr>
    </w:p>
    <w:p w14:paraId="73008DB7" w14:textId="77777777" w:rsidR="003939AB" w:rsidRPr="00426C24" w:rsidRDefault="003939AB">
      <w:pPr>
        <w:spacing w:line="276" w:lineRule="auto"/>
        <w:jc w:val="both"/>
        <w:rPr>
          <w:sz w:val="20"/>
          <w:szCs w:val="20"/>
        </w:rPr>
      </w:pPr>
    </w:p>
    <w:p w14:paraId="5B7DA953" w14:textId="77777777" w:rsidR="003939AB" w:rsidRPr="00426C24" w:rsidRDefault="003939AB">
      <w:pPr>
        <w:spacing w:line="276" w:lineRule="auto"/>
        <w:jc w:val="both"/>
        <w:rPr>
          <w:sz w:val="20"/>
          <w:szCs w:val="20"/>
        </w:rPr>
      </w:pPr>
    </w:p>
    <w:p w14:paraId="1A09105C" w14:textId="77498B9B" w:rsidR="003D3E9B" w:rsidRPr="00426C24" w:rsidRDefault="00CE610A">
      <w:pPr>
        <w:spacing w:line="276" w:lineRule="auto"/>
        <w:jc w:val="both"/>
        <w:rPr>
          <w:sz w:val="20"/>
          <w:szCs w:val="20"/>
        </w:rPr>
      </w:pPr>
      <w:r w:rsidRPr="00426C24">
        <w:rPr>
          <w:noProof/>
          <w:sz w:val="20"/>
          <w:szCs w:val="20"/>
        </w:rPr>
        <mc:AlternateContent>
          <mc:Choice Requires="wps">
            <w:drawing>
              <wp:anchor distT="45720" distB="45720" distL="114300" distR="114300" simplePos="0" relativeHeight="251660800" behindDoc="0" locked="0" layoutInCell="1" allowOverlap="1" wp14:anchorId="7F97AF36" wp14:editId="376149A4">
                <wp:simplePos x="0" y="0"/>
                <wp:positionH relativeFrom="margin">
                  <wp:align>center</wp:align>
                </wp:positionH>
                <wp:positionV relativeFrom="paragraph">
                  <wp:posOffset>2722</wp:posOffset>
                </wp:positionV>
                <wp:extent cx="2570480" cy="518795"/>
                <wp:effectExtent l="0" t="0" r="0" b="0"/>
                <wp:wrapSquare wrapText="bothSides"/>
                <wp:docPr id="10" name="Rectangles 10"/>
                <wp:cNvGraphicFramePr/>
                <a:graphic xmlns:a="http://schemas.openxmlformats.org/drawingml/2006/main">
                  <a:graphicData uri="http://schemas.microsoft.com/office/word/2010/wordprocessingShape">
                    <wps:wsp>
                      <wps:cNvSpPr/>
                      <wps:spPr>
                        <a:xfrm>
                          <a:off x="0" y="0"/>
                          <a:ext cx="2570480" cy="518795"/>
                        </a:xfrm>
                        <a:prstGeom prst="rect">
                          <a:avLst/>
                        </a:prstGeom>
                        <a:noFill/>
                        <a:ln>
                          <a:noFill/>
                        </a:ln>
                      </wps:spPr>
                      <wps:txbx>
                        <w:txbxContent>
                          <w:p w14:paraId="2779CDD3" w14:textId="77777777" w:rsidR="003D3E9B" w:rsidRDefault="00000000">
                            <w:pPr>
                              <w:spacing w:line="258" w:lineRule="auto"/>
                              <w:jc w:val="center"/>
                            </w:pPr>
                            <w:r>
                              <w:rPr>
                                <w:i/>
                                <w:color w:val="000000"/>
                              </w:rPr>
                              <w:t>(Halaman ini sengaja dikosongkan)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7F97AF36" id="Rectangles 10" o:spid="_x0000_s1030" style="position:absolute;left:0;text-align:left;margin-left:0;margin-top:.2pt;width:202.4pt;height:40.85pt;z-index:251660800;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" filled="f" stroked="f">
                <v:textbox inset="2.53958mm,1.2694mm,2.53958mm,1.2694mm">
                  <w:txbxContent>
                    <w:p w14:paraId="2779CDD3" w14:textId="77777777" w:rsidR="003D3E9B" w:rsidRDefault="00000000">
                      <w:pPr>
                        <w:spacing w:line="258" w:lineRule="auto"/>
                        <w:jc w:val="center"/>
                      </w:pPr>
                      <w:r>
                        <w:rPr>
                          <w:i/>
                          <w:color w:val="000000"/>
                        </w:rPr>
                        <w:t xml:space="preserve">(Halaman ini </w:t>
                      </w:r>
                      <w:proofErr w:type="spellStart"/>
                      <w:r>
                        <w:rPr>
                          <w:i/>
                          <w:color w:val="000000"/>
                        </w:rPr>
                        <w:t>sengaja</w:t>
                      </w:r>
                      <w:proofErr w:type="spellEnd"/>
                      <w:r>
                        <w:rPr>
                          <w:i/>
                          <w:color w:val="000000"/>
                        </w:rPr>
                        <w:t xml:space="preserve"> </w:t>
                      </w:r>
                      <w:proofErr w:type="spellStart"/>
                      <w:r>
                        <w:rPr>
                          <w:i/>
                          <w:color w:val="000000"/>
                        </w:rPr>
                        <w:t>dikosongkan</w:t>
                      </w:r>
                      <w:proofErr w:type="spellEnd"/>
                      <w:r>
                        <w:rPr>
                          <w:i/>
                          <w:color w:val="000000"/>
                        </w:rPr>
                        <w:t>)</w:t>
                      </w:r>
                    </w:p>
                  </w:txbxContent>
                </v:textbox>
                <w10:wrap type="square" anchorx="margin"/>
              </v:rect>
            </w:pict>
          </mc:Fallback>
        </mc:AlternateContent>
      </w:r>
    </w:p>
    <w:p w14:paraId="68C5682B" w14:textId="77777777" w:rsidR="00AE442D" w:rsidRPr="00426C24" w:rsidRDefault="00AE442D">
      <w:pPr>
        <w:spacing w:line="276" w:lineRule="auto"/>
        <w:jc w:val="both"/>
        <w:rPr>
          <w:sz w:val="20"/>
          <w:szCs w:val="20"/>
        </w:rPr>
      </w:pPr>
    </w:p>
    <w:p w14:paraId="783A3626" w14:textId="77777777" w:rsidR="00AE442D" w:rsidRPr="00426C24" w:rsidRDefault="00AE442D">
      <w:pPr>
        <w:spacing w:line="276" w:lineRule="auto"/>
        <w:jc w:val="both"/>
        <w:rPr>
          <w:sz w:val="20"/>
          <w:szCs w:val="20"/>
        </w:rPr>
      </w:pPr>
    </w:p>
    <w:p w14:paraId="6C3C4BA9" w14:textId="77777777" w:rsidR="00AE442D" w:rsidRPr="00426C24" w:rsidRDefault="00AE442D">
      <w:pPr>
        <w:spacing w:line="276" w:lineRule="auto"/>
        <w:jc w:val="both"/>
        <w:rPr>
          <w:sz w:val="20"/>
          <w:szCs w:val="20"/>
        </w:rPr>
      </w:pPr>
    </w:p>
    <w:p w14:paraId="602F75F9" w14:textId="77777777" w:rsidR="00AE442D" w:rsidRPr="00426C24" w:rsidRDefault="00AE442D">
      <w:pPr>
        <w:spacing w:line="276" w:lineRule="auto"/>
        <w:jc w:val="both"/>
        <w:rPr>
          <w:sz w:val="20"/>
          <w:szCs w:val="20"/>
        </w:rPr>
      </w:pPr>
    </w:p>
    <w:p w14:paraId="17CDBABC" w14:textId="77777777" w:rsidR="00AE442D" w:rsidRPr="00426C24" w:rsidRDefault="00AE442D">
      <w:pPr>
        <w:spacing w:line="276" w:lineRule="auto"/>
        <w:jc w:val="both"/>
        <w:rPr>
          <w:sz w:val="20"/>
          <w:szCs w:val="20"/>
        </w:rPr>
      </w:pPr>
    </w:p>
    <w:p w14:paraId="4A8179A4" w14:textId="77777777" w:rsidR="00AE442D" w:rsidRPr="00426C24" w:rsidRDefault="00AE442D">
      <w:pPr>
        <w:spacing w:line="276" w:lineRule="auto"/>
        <w:jc w:val="both"/>
        <w:rPr>
          <w:sz w:val="20"/>
          <w:szCs w:val="20"/>
        </w:rPr>
      </w:pPr>
    </w:p>
    <w:p w14:paraId="64245D05" w14:textId="77777777" w:rsidR="00AE442D" w:rsidRPr="00426C24" w:rsidRDefault="00AE442D">
      <w:pPr>
        <w:spacing w:line="276" w:lineRule="auto"/>
        <w:jc w:val="both"/>
        <w:rPr>
          <w:sz w:val="20"/>
          <w:szCs w:val="20"/>
        </w:rPr>
      </w:pPr>
    </w:p>
    <w:p w14:paraId="62117DDA" w14:textId="77777777" w:rsidR="00AE442D" w:rsidRPr="00426C24" w:rsidRDefault="00AE442D">
      <w:pPr>
        <w:spacing w:line="276" w:lineRule="auto"/>
        <w:jc w:val="both"/>
        <w:rPr>
          <w:sz w:val="20"/>
          <w:szCs w:val="20"/>
        </w:rPr>
      </w:pPr>
    </w:p>
    <w:p w14:paraId="07636087" w14:textId="77777777" w:rsidR="00022E77" w:rsidRPr="00426C24" w:rsidRDefault="00022E77">
      <w:pPr>
        <w:spacing w:line="276" w:lineRule="auto"/>
        <w:jc w:val="both"/>
        <w:rPr>
          <w:sz w:val="20"/>
          <w:szCs w:val="20"/>
        </w:rPr>
      </w:pPr>
    </w:p>
    <w:p w14:paraId="22AC42AF" w14:textId="77777777" w:rsidR="00D85EC0" w:rsidRPr="00426C24" w:rsidRDefault="00D85EC0">
      <w:pPr>
        <w:spacing w:line="276" w:lineRule="auto"/>
        <w:jc w:val="both"/>
        <w:rPr>
          <w:sz w:val="20"/>
          <w:szCs w:val="20"/>
        </w:rPr>
      </w:pPr>
    </w:p>
    <w:p w14:paraId="6609B07C" w14:textId="77777777" w:rsidR="00D85EC0" w:rsidRPr="00426C24" w:rsidRDefault="00D85EC0">
      <w:pPr>
        <w:spacing w:line="276" w:lineRule="auto"/>
        <w:jc w:val="both"/>
        <w:rPr>
          <w:sz w:val="20"/>
          <w:szCs w:val="20"/>
        </w:rPr>
      </w:pPr>
    </w:p>
    <w:p w14:paraId="3345227D" w14:textId="77777777" w:rsidR="00AE442D" w:rsidRPr="00426C24" w:rsidRDefault="00AE442D">
      <w:pPr>
        <w:spacing w:line="276" w:lineRule="auto"/>
        <w:jc w:val="both"/>
        <w:rPr>
          <w:sz w:val="20"/>
          <w:szCs w:val="20"/>
        </w:rPr>
      </w:pPr>
    </w:p>
    <w:p w14:paraId="4B1B6972" w14:textId="2DC331B9" w:rsidR="003D3E9B" w:rsidRPr="00426C24" w:rsidRDefault="00CE610A" w:rsidP="00CE610A">
      <w:pPr>
        <w:pStyle w:val="Heading1"/>
      </w:pPr>
      <w:bookmarkStart w:id="42" w:name="_Toc176987403"/>
      <w:r w:rsidRPr="00426C24">
        <w:lastRenderedPageBreak/>
        <w:t>BAB 3</w:t>
      </w:r>
      <w:r w:rsidRPr="00426C24">
        <w:br/>
        <w:t>DESKRIPSI SISTEM</w:t>
      </w:r>
      <w:bookmarkEnd w:id="42"/>
    </w:p>
    <w:p w14:paraId="75A90CC2" w14:textId="77777777" w:rsidR="003D3E9B" w:rsidRPr="00426C24" w:rsidRDefault="003D3E9B">
      <w:pPr>
        <w:spacing w:line="276" w:lineRule="auto"/>
        <w:rPr>
          <w:b/>
          <w:bCs/>
          <w:sz w:val="20"/>
          <w:szCs w:val="20"/>
        </w:rPr>
      </w:pPr>
    </w:p>
    <w:p w14:paraId="715B6037" w14:textId="4E800956" w:rsidR="003D3E9B" w:rsidRPr="00426C24" w:rsidRDefault="00CE610A" w:rsidP="00CE610A">
      <w:pPr>
        <w:pStyle w:val="Heading2"/>
      </w:pPr>
      <w:bookmarkStart w:id="43" w:name="_Toc176987404"/>
      <w:r w:rsidRPr="00426C24">
        <w:t>3.1 DESKRIPSI SOLUSI</w:t>
      </w:r>
      <w:bookmarkEnd w:id="43"/>
    </w:p>
    <w:p w14:paraId="70FA4CF6" w14:textId="77777777" w:rsidR="00D85EC0" w:rsidRPr="00426C24" w:rsidRDefault="00D85EC0" w:rsidP="00D85EC0">
      <w:pPr>
        <w:spacing w:line="276" w:lineRule="auto"/>
        <w:ind w:firstLine="340"/>
        <w:jc w:val="both"/>
        <w:rPr>
          <w:sz w:val="20"/>
          <w:szCs w:val="20"/>
        </w:rPr>
      </w:pPr>
      <w:r w:rsidRPr="00426C24">
        <w:rPr>
          <w:sz w:val="20"/>
          <w:szCs w:val="20"/>
        </w:rPr>
        <w:t>Seiring meningkatnya kompleksitas pengembangan perangkat lunak pada PT Telkom Indonesia Tribe Agree menyebabkan jumlah test case yang perlu dikelola juga meningkat, menciptakan tantangan besar bagi tim QA dalam mengelola dan mencari test case secara efisien. Oleh karena itu, proyek akhir ini mengusulkan pengembangan sebuah chatbot berbasis teknologi context recognition.</w:t>
      </w:r>
    </w:p>
    <w:p w14:paraId="4D676916" w14:textId="77777777" w:rsidR="00D85EC0" w:rsidRPr="00426C24" w:rsidRDefault="00D85EC0" w:rsidP="00D85EC0">
      <w:pPr>
        <w:spacing w:line="276" w:lineRule="auto"/>
        <w:ind w:firstLine="340"/>
        <w:jc w:val="both"/>
        <w:rPr>
          <w:sz w:val="20"/>
          <w:szCs w:val="20"/>
        </w:rPr>
      </w:pPr>
      <w:r w:rsidRPr="00426C24">
        <w:rPr>
          <w:sz w:val="20"/>
          <w:szCs w:val="20"/>
        </w:rPr>
        <w:t>Penelitian dirancang dengan menggunakan context recognition dan cosine similarity, beberapa alasan menggunakan pendekatan ini diantaranya. Chatbot dapat melakukan pencarian test case dengan lebih cepat dan akurat, mengurangi waktu yang biasanya dihabiskan oleh tim QA untuk melakukan pencarian manual. Kedua, chatbot ini mampu memberikan hasil pencarian yang lebih relevan dan akurat dengan memanfaatkan pemahaman semantik dan kesamaan konteks. Ini berarti bahwa pengguna tidak perlu khawatir tentang penggunaan terminologi yang tepat atau format query saat mencari test case, karena chatbot dapat menangani berbagai variasi input dengan efektif. Ketiga, dengan mengotomatisasi pencarian dan pengelolaan test case, chatbot ini juga membantu mengurangi beban kerja manual tim QA, sehingga memungkinkan mereka untuk fokus pada aspek-aspek lain dari proses pengujian yang lebih strategis dan kritis.</w:t>
      </w:r>
    </w:p>
    <w:p w14:paraId="67DE58D5" w14:textId="6BB418EA" w:rsidR="00AA0E22" w:rsidRPr="00426C24" w:rsidRDefault="00D85EC0" w:rsidP="00D85EC0">
      <w:pPr>
        <w:spacing w:line="276" w:lineRule="auto"/>
        <w:ind w:firstLine="340"/>
        <w:jc w:val="both"/>
        <w:rPr>
          <w:sz w:val="20"/>
          <w:szCs w:val="20"/>
        </w:rPr>
      </w:pPr>
      <w:r w:rsidRPr="00426C24">
        <w:rPr>
          <w:sz w:val="20"/>
          <w:szCs w:val="20"/>
        </w:rPr>
        <w:t>Dengan penerapan chatbot ini, tim QA di PT Telkom Indonesia Tribe Agree diharapkan dapat lebih mudah dalam mengelola test case yang terus bertambah jumlahnya, mengurangi waktu pencarian, dan meningkatkan kualitas hasil pengujian. Chatbot ini juga diharapkan mampu memberikan pengalaman yang lebih baik bagi pengguna, dengan interaksi yang lebih natural dan tidak terbatas oleh skenario tertentu.</w:t>
      </w:r>
    </w:p>
    <w:p w14:paraId="5802C216" w14:textId="7BFE8D6B" w:rsidR="003D3E9B" w:rsidRPr="00426C24" w:rsidRDefault="003D3E9B">
      <w:pPr>
        <w:spacing w:line="276" w:lineRule="auto"/>
        <w:ind w:firstLine="340"/>
        <w:jc w:val="both"/>
        <w:rPr>
          <w:sz w:val="20"/>
          <w:szCs w:val="20"/>
        </w:rPr>
      </w:pPr>
    </w:p>
    <w:p w14:paraId="7CDCB69B" w14:textId="6713017D" w:rsidR="003D3E9B" w:rsidRPr="00426C24" w:rsidRDefault="00CE610A" w:rsidP="00CE610A">
      <w:pPr>
        <w:pStyle w:val="Heading2"/>
      </w:pPr>
      <w:bookmarkStart w:id="44" w:name="_Toc176987405"/>
      <w:r w:rsidRPr="00426C24">
        <w:lastRenderedPageBreak/>
        <w:t>3.2 DESAIN SISTEM</w:t>
      </w:r>
      <w:bookmarkEnd w:id="44"/>
    </w:p>
    <w:p w14:paraId="7FDD435B" w14:textId="7E0D52FC" w:rsidR="002B67E2" w:rsidRPr="00426C24" w:rsidRDefault="005C59C9" w:rsidP="005C59C9">
      <w:pPr>
        <w:spacing w:line="276" w:lineRule="auto"/>
        <w:ind w:firstLine="340"/>
        <w:jc w:val="both"/>
        <w:rPr>
          <w:sz w:val="20"/>
          <w:szCs w:val="20"/>
        </w:rPr>
      </w:pPr>
      <w:r w:rsidRPr="00426C24">
        <w:rPr>
          <w:noProof/>
          <w:sz w:val="20"/>
          <w:szCs w:val="20"/>
        </w:rPr>
        <w:drawing>
          <wp:anchor distT="0" distB="0" distL="114300" distR="114300" simplePos="0" relativeHeight="251682304" behindDoc="0" locked="0" layoutInCell="1" allowOverlap="1" wp14:anchorId="745A8884" wp14:editId="60357DB7">
            <wp:simplePos x="0" y="0"/>
            <wp:positionH relativeFrom="column">
              <wp:posOffset>-37</wp:posOffset>
            </wp:positionH>
            <wp:positionV relativeFrom="paragraph">
              <wp:posOffset>378684</wp:posOffset>
            </wp:positionV>
            <wp:extent cx="3875405" cy="2769870"/>
            <wp:effectExtent l="0" t="0" r="0" b="0"/>
            <wp:wrapSquare wrapText="bothSides"/>
            <wp:docPr id="20946108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10845" name="Picture 12"/>
                    <pic:cNvPicPr/>
                  </pic:nvPicPr>
                  <pic:blipFill rotWithShape="1">
                    <a:blip r:embed="rId13" cstate="print">
                      <a:extLst>
                        <a:ext uri="{28A0092B-C50C-407E-A947-70E740481C1C}">
                          <a14:useLocalDpi xmlns:a14="http://schemas.microsoft.com/office/drawing/2010/main" val="0"/>
                        </a:ext>
                      </a:extLst>
                    </a:blip>
                    <a:srcRect l="3223" t="6060" r="3078" b="6060"/>
                    <a:stretch/>
                  </pic:blipFill>
                  <pic:spPr bwMode="auto">
                    <a:xfrm>
                      <a:off x="0" y="0"/>
                      <a:ext cx="3875405" cy="27698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426C24">
        <w:rPr>
          <w:noProof/>
        </w:rPr>
        <mc:AlternateContent>
          <mc:Choice Requires="wps">
            <w:drawing>
              <wp:anchor distT="0" distB="0" distL="114300" distR="114300" simplePos="0" relativeHeight="251686400" behindDoc="0" locked="0" layoutInCell="1" allowOverlap="1" wp14:anchorId="59609F29" wp14:editId="174C8655">
                <wp:simplePos x="0" y="0"/>
                <wp:positionH relativeFrom="column">
                  <wp:posOffset>183515</wp:posOffset>
                </wp:positionH>
                <wp:positionV relativeFrom="paragraph">
                  <wp:posOffset>3153335</wp:posOffset>
                </wp:positionV>
                <wp:extent cx="3411220" cy="635"/>
                <wp:effectExtent l="0" t="0" r="0" b="0"/>
                <wp:wrapSquare wrapText="bothSides"/>
                <wp:docPr id="2000108111" name="Text Box 1"/>
                <wp:cNvGraphicFramePr/>
                <a:graphic xmlns:a="http://schemas.openxmlformats.org/drawingml/2006/main">
                  <a:graphicData uri="http://schemas.microsoft.com/office/word/2010/wordprocessingShape">
                    <wps:wsp>
                      <wps:cNvSpPr txBox="1"/>
                      <wps:spPr>
                        <a:xfrm>
                          <a:off x="0" y="0"/>
                          <a:ext cx="3411220" cy="635"/>
                        </a:xfrm>
                        <a:prstGeom prst="rect">
                          <a:avLst/>
                        </a:prstGeom>
                        <a:solidFill>
                          <a:prstClr val="white"/>
                        </a:solidFill>
                        <a:ln>
                          <a:noFill/>
                        </a:ln>
                      </wps:spPr>
                      <wps:txbx>
                        <w:txbxContent>
                          <w:p w14:paraId="3ADC50DD" w14:textId="7F7AD54A" w:rsidR="008938E1" w:rsidRPr="008938E1" w:rsidRDefault="008938E1" w:rsidP="008938E1">
                            <w:pPr>
                              <w:pStyle w:val="Caption"/>
                              <w:jc w:val="center"/>
                              <w:rPr>
                                <w:noProof/>
                                <w:color w:val="auto"/>
                                <w:sz w:val="20"/>
                                <w:szCs w:val="20"/>
                              </w:rPr>
                            </w:pPr>
                            <w:bookmarkStart w:id="45" w:name="_Toc175937625"/>
                            <w:bookmarkStart w:id="46" w:name="_Toc176986468"/>
                            <w:bookmarkStart w:id="47" w:name="_Toc177022779"/>
                            <w:r w:rsidRPr="008938E1">
                              <w:rPr>
                                <w:color w:val="auto"/>
                              </w:rPr>
                              <w:t xml:space="preserve">Gambar 3. </w:t>
                            </w:r>
                            <w:r w:rsidRPr="008938E1">
                              <w:rPr>
                                <w:color w:val="auto"/>
                              </w:rPr>
                              <w:fldChar w:fldCharType="begin"/>
                            </w:r>
                            <w:r w:rsidRPr="008938E1">
                              <w:rPr>
                                <w:color w:val="auto"/>
                              </w:rPr>
                              <w:instrText xml:space="preserve"> SEQ Gambar_3. \* ARABIC </w:instrText>
                            </w:r>
                            <w:r w:rsidRPr="008938E1">
                              <w:rPr>
                                <w:color w:val="auto"/>
                              </w:rPr>
                              <w:fldChar w:fldCharType="separate"/>
                            </w:r>
                            <w:r w:rsidR="0092737B">
                              <w:rPr>
                                <w:noProof/>
                                <w:color w:val="auto"/>
                              </w:rPr>
                              <w:t>1</w:t>
                            </w:r>
                            <w:r w:rsidRPr="008938E1">
                              <w:rPr>
                                <w:color w:val="auto"/>
                              </w:rPr>
                              <w:fldChar w:fldCharType="end"/>
                            </w:r>
                            <w:r w:rsidRPr="008938E1">
                              <w:rPr>
                                <w:color w:val="auto"/>
                              </w:rPr>
                              <w:t xml:space="preserve"> Desain Sistem Alur Kerja Platform</w:t>
                            </w:r>
                            <w:bookmarkEnd w:id="45"/>
                            <w:bookmarkEnd w:id="46"/>
                            <w:bookmarkEnd w:id="4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V relativeFrom="margin">
                  <wp14:pctHeight>0</wp14:pctHeight>
                </wp14:sizeRelV>
              </wp:anchor>
            </w:drawing>
          </mc:Choice>
          <mc:Fallback>
            <w:pict>
              <v:shape w14:anchorId="59609F29" id="_x0000_s1031" type="#_x0000_t202" style="position:absolute;left:0;text-align:left;margin-left:14.45pt;margin-top:248.3pt;width:268.6pt;height:.05pt;z-index:2516864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" stroked="f">
                <v:textbox style="mso-fit-shape-to-text:t" inset="0,0,0,0">
                  <w:txbxContent>
                    <w:p w14:paraId="3ADC50DD" w14:textId="7F7AD54A" w:rsidR="008938E1" w:rsidRPr="008938E1" w:rsidRDefault="008938E1" w:rsidP="008938E1">
                      <w:pPr>
                        <w:pStyle w:val="Caption"/>
                        <w:jc w:val="center"/>
                        <w:rPr>
                          <w:noProof/>
                          <w:color w:val="auto"/>
                          <w:sz w:val="20"/>
                          <w:szCs w:val="20"/>
                        </w:rPr>
                      </w:pPr>
                      <w:bookmarkStart w:id="48" w:name="_Toc175937625"/>
                      <w:bookmarkStart w:id="49" w:name="_Toc176986468"/>
                      <w:bookmarkStart w:id="50" w:name="_Toc177022779"/>
                      <w:r w:rsidRPr="008938E1">
                        <w:rPr>
                          <w:color w:val="auto"/>
                        </w:rPr>
                        <w:t xml:space="preserve">Gambar 3. </w:t>
                      </w:r>
                      <w:r w:rsidRPr="008938E1">
                        <w:rPr>
                          <w:color w:val="auto"/>
                        </w:rPr>
                        <w:fldChar w:fldCharType="begin"/>
                      </w:r>
                      <w:r w:rsidRPr="008938E1">
                        <w:rPr>
                          <w:color w:val="auto"/>
                        </w:rPr>
                        <w:instrText xml:space="preserve"> SEQ Gambar_3. \* ARABIC </w:instrText>
                      </w:r>
                      <w:r w:rsidRPr="008938E1">
                        <w:rPr>
                          <w:color w:val="auto"/>
                        </w:rPr>
                        <w:fldChar w:fldCharType="separate"/>
                      </w:r>
                      <w:r w:rsidR="0092737B">
                        <w:rPr>
                          <w:noProof/>
                          <w:color w:val="auto"/>
                        </w:rPr>
                        <w:t>1</w:t>
                      </w:r>
                      <w:r w:rsidRPr="008938E1">
                        <w:rPr>
                          <w:color w:val="auto"/>
                        </w:rPr>
                        <w:fldChar w:fldCharType="end"/>
                      </w:r>
                      <w:r w:rsidRPr="008938E1">
                        <w:rPr>
                          <w:color w:val="auto"/>
                        </w:rPr>
                        <w:t xml:space="preserve"> Desain Sistem Alur Kerja Platform</w:t>
                      </w:r>
                      <w:bookmarkEnd w:id="48"/>
                      <w:bookmarkEnd w:id="49"/>
                      <w:bookmarkEnd w:id="50"/>
                    </w:p>
                  </w:txbxContent>
                </v:textbox>
                <w10:wrap type="square"/>
              </v:shape>
            </w:pict>
          </mc:Fallback>
        </mc:AlternateContent>
      </w:r>
      <w:r w:rsidR="00AA0E22" w:rsidRPr="00426C24">
        <w:rPr>
          <w:sz w:val="20"/>
          <w:szCs w:val="20"/>
        </w:rPr>
        <w:t>Dalam proyek akhir ini, kami menyusun desain sistem mengenai alur kerja aplikasi secara keseluruhan berdasarkan gambar 3.1</w:t>
      </w:r>
    </w:p>
    <w:p w14:paraId="302B959D" w14:textId="71A27130" w:rsidR="00095EE7" w:rsidRPr="00426C24" w:rsidRDefault="00D85EC0" w:rsidP="00D85EC0">
      <w:pPr>
        <w:spacing w:line="276" w:lineRule="auto"/>
        <w:ind w:firstLine="340"/>
        <w:jc w:val="both"/>
        <w:rPr>
          <w:sz w:val="20"/>
          <w:szCs w:val="20"/>
        </w:rPr>
      </w:pPr>
      <w:r w:rsidRPr="00426C24">
        <w:rPr>
          <w:sz w:val="20"/>
          <w:szCs w:val="20"/>
        </w:rPr>
        <w:t>Sesuai dengan gambar 3.1 diperlihatkan mengenai desain sistem alur kerja aplikasi secara keseluruhan, sistem ini menggabungkan Integrasi Text-to-Text Generation berdasarkan basis data vektor dalam system tanya jawab untuk dokumen test case QA. Dengan penggunaan dapat secara signifikan meningkatkan efisiensi dan akurasi pengambilan informasi untuk memberikan jawaban yang lebih relevan dan kontekstual kepada pengguna.</w:t>
      </w:r>
    </w:p>
    <w:p w14:paraId="0502FE00" w14:textId="77777777" w:rsidR="008938E1" w:rsidRPr="00426C24" w:rsidRDefault="00D85EC0" w:rsidP="008938E1">
      <w:pPr>
        <w:keepNext/>
        <w:spacing w:line="276" w:lineRule="auto"/>
        <w:ind w:firstLine="340"/>
        <w:jc w:val="both"/>
      </w:pPr>
      <w:r w:rsidRPr="00426C24">
        <w:rPr>
          <w:noProof/>
          <w:sz w:val="20"/>
          <w:szCs w:val="20"/>
        </w:rPr>
        <w:lastRenderedPageBreak/>
        <w:drawing>
          <wp:inline distT="0" distB="0" distL="0" distR="0" wp14:anchorId="1213B72C" wp14:editId="6E1717E8">
            <wp:extent cx="3106455" cy="1523480"/>
            <wp:effectExtent l="0" t="0" r="5080" b="635"/>
            <wp:docPr id="9545417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4177" name="Picture 9545417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106455" cy="1523480"/>
                    </a:xfrm>
                    <a:prstGeom prst="rect">
                      <a:avLst/>
                    </a:prstGeom>
                  </pic:spPr>
                </pic:pic>
              </a:graphicData>
            </a:graphic>
          </wp:inline>
        </w:drawing>
      </w:r>
    </w:p>
    <w:p w14:paraId="070EFFDA" w14:textId="401F9D25" w:rsidR="00D85EC0" w:rsidRPr="00426C24" w:rsidRDefault="008938E1" w:rsidP="00C647BC">
      <w:pPr>
        <w:pStyle w:val="Caption"/>
        <w:jc w:val="center"/>
        <w:rPr>
          <w:color w:val="auto"/>
          <w:sz w:val="20"/>
          <w:szCs w:val="20"/>
        </w:rPr>
      </w:pPr>
      <w:bookmarkStart w:id="51" w:name="_Toc175937626"/>
      <w:bookmarkStart w:id="52" w:name="_Toc177022780"/>
      <w:r w:rsidRPr="00426C24">
        <w:rPr>
          <w:color w:val="auto"/>
        </w:rPr>
        <w:t xml:space="preserve">Gambar 3. </w:t>
      </w:r>
      <w:r w:rsidRPr="00426C24">
        <w:rPr>
          <w:color w:val="auto"/>
        </w:rPr>
        <w:fldChar w:fldCharType="begin"/>
      </w:r>
      <w:r w:rsidRPr="00426C24">
        <w:rPr>
          <w:color w:val="auto"/>
        </w:rPr>
        <w:instrText xml:space="preserve"> SEQ Gambar_3. \* ARABIC </w:instrText>
      </w:r>
      <w:r w:rsidRPr="00426C24">
        <w:rPr>
          <w:color w:val="auto"/>
        </w:rPr>
        <w:fldChar w:fldCharType="separate"/>
      </w:r>
      <w:r w:rsidR="0092737B">
        <w:rPr>
          <w:noProof/>
          <w:color w:val="auto"/>
        </w:rPr>
        <w:t>2</w:t>
      </w:r>
      <w:r w:rsidRPr="00426C24">
        <w:rPr>
          <w:color w:val="auto"/>
        </w:rPr>
        <w:fldChar w:fldCharType="end"/>
      </w:r>
      <w:r w:rsidRPr="00426C24">
        <w:rPr>
          <w:color w:val="auto"/>
        </w:rPr>
        <w:t xml:space="preserve"> Gambaran Step Precosessing</w:t>
      </w:r>
      <w:bookmarkEnd w:id="51"/>
      <w:bookmarkEnd w:id="52"/>
    </w:p>
    <w:p w14:paraId="752439DA" w14:textId="77777777" w:rsidR="00D85EC0" w:rsidRPr="00426C24" w:rsidRDefault="00D85EC0" w:rsidP="00C647BC">
      <w:pPr>
        <w:spacing w:line="276" w:lineRule="auto"/>
        <w:jc w:val="both"/>
        <w:rPr>
          <w:color w:val="000000"/>
          <w:sz w:val="20"/>
          <w:szCs w:val="20"/>
        </w:rPr>
      </w:pPr>
    </w:p>
    <w:p w14:paraId="04AFEF23" w14:textId="3F33DC82" w:rsidR="00B2058E" w:rsidRPr="00426C24" w:rsidRDefault="00B2058E" w:rsidP="00D85EC0">
      <w:pPr>
        <w:spacing w:line="276" w:lineRule="auto"/>
        <w:ind w:firstLine="340"/>
        <w:jc w:val="both"/>
        <w:rPr>
          <w:sz w:val="20"/>
          <w:szCs w:val="20"/>
        </w:rPr>
      </w:pPr>
      <w:r w:rsidRPr="00426C24">
        <w:rPr>
          <w:sz w:val="20"/>
          <w:szCs w:val="20"/>
        </w:rPr>
        <w:t>Gambar 3.2 menggambarkan proses preprocessing dalam chatbot yang melibatkan beberapa tahapan penting, seperti case folding, remove punctuation, stripping, tokenizing, filtering, dan stemming. Tahap case folding berfungsi untuk mengubah semua huruf menjadi huruf kecil, sementara remove punctuation bertujuan untuk menghapus tanda baca. Stripping digunakan untuk menghilangkan karakter-karakter yang tidak diperlukan. Tokenizing adalah proses memecah teks menjadi unit-unit yang lebih kecil, sedangkan filtering menghapus kata-kata yang tidak relevan. Terakhir, stemming digunakan untuk mengubah kata ke bentuk dasarnya. Semua langkah ini dilakukan untuk mempersiapkan teks input dan pertanyaan dalam dataset sebelum diproses lebih lanjut oleh chatbot.</w:t>
      </w:r>
    </w:p>
    <w:p w14:paraId="3DB716C6" w14:textId="77777777" w:rsidR="00C647BC" w:rsidRPr="00426C24" w:rsidRDefault="00C647BC" w:rsidP="00D85EC0">
      <w:pPr>
        <w:spacing w:line="276" w:lineRule="auto"/>
        <w:ind w:firstLine="340"/>
        <w:jc w:val="both"/>
        <w:rPr>
          <w:color w:val="000000"/>
          <w:sz w:val="20"/>
          <w:szCs w:val="20"/>
        </w:rPr>
      </w:pPr>
    </w:p>
    <w:p w14:paraId="13176D1F" w14:textId="3F33DC82" w:rsidR="003569A0" w:rsidRPr="00426C24" w:rsidRDefault="00CE610A" w:rsidP="00CE610A">
      <w:pPr>
        <w:pStyle w:val="Heading3"/>
      </w:pPr>
      <w:bookmarkStart w:id="53" w:name="_Toc176987406"/>
      <w:r w:rsidRPr="00426C24">
        <w:lastRenderedPageBreak/>
        <w:t xml:space="preserve">3.2.1 </w:t>
      </w:r>
      <w:r w:rsidR="00095EE7" w:rsidRPr="00426C24">
        <w:t>DATASET</w:t>
      </w:r>
      <w:bookmarkEnd w:id="53"/>
    </w:p>
    <w:p w14:paraId="04C203E0" w14:textId="7C650B6A" w:rsidR="00247799" w:rsidRPr="00426C24" w:rsidRDefault="003569A0" w:rsidP="00CE610A">
      <w:pPr>
        <w:keepNext/>
        <w:keepLines/>
        <w:spacing w:before="40" w:line="276" w:lineRule="auto"/>
        <w:ind w:firstLine="720"/>
        <w:jc w:val="both"/>
        <w:rPr>
          <w:sz w:val="20"/>
          <w:szCs w:val="20"/>
        </w:rPr>
      </w:pPr>
      <w:r w:rsidRPr="00426C24">
        <w:rPr>
          <w:sz w:val="20"/>
          <w:szCs w:val="20"/>
        </w:rPr>
        <w:t xml:space="preserve">Dalam </w:t>
      </w:r>
      <w:r w:rsidR="00B90237" w:rsidRPr="00426C24">
        <w:rPr>
          <w:sz w:val="20"/>
          <w:szCs w:val="20"/>
        </w:rPr>
        <w:t>pengembangan</w:t>
      </w:r>
      <w:r w:rsidR="00C647BC" w:rsidRPr="00426C24">
        <w:rPr>
          <w:sz w:val="20"/>
          <w:szCs w:val="20"/>
        </w:rPr>
        <w:t xml:space="preserve"> ch</w:t>
      </w:r>
      <w:r w:rsidR="005D2505" w:rsidRPr="00426C24">
        <w:rPr>
          <w:sz w:val="20"/>
          <w:szCs w:val="20"/>
        </w:rPr>
        <w:t>at</w:t>
      </w:r>
      <w:r w:rsidR="00C647BC" w:rsidRPr="00426C24">
        <w:rPr>
          <w:sz w:val="20"/>
          <w:szCs w:val="20"/>
        </w:rPr>
        <w:t xml:space="preserve">bot </w:t>
      </w:r>
      <w:r w:rsidR="00B90237" w:rsidRPr="00426C24">
        <w:rPr>
          <w:sz w:val="20"/>
          <w:szCs w:val="20"/>
        </w:rPr>
        <w:t>dataset adalah salah aspek krusial</w:t>
      </w:r>
      <w:r w:rsidRPr="00426C24">
        <w:rPr>
          <w:sz w:val="20"/>
          <w:szCs w:val="20"/>
        </w:rPr>
        <w:t>, sumber data yang digunakan memegang peran penting dalam menentukan keakuratan dan efektivitas sistem. Data yang diperlukan untuk knowledge base</w:t>
      </w:r>
      <w:r w:rsidR="00C647BC" w:rsidRPr="00426C24">
        <w:rPr>
          <w:sz w:val="20"/>
          <w:szCs w:val="20"/>
        </w:rPr>
        <w:t xml:space="preserve"> </w:t>
      </w:r>
      <w:r w:rsidRPr="00426C24">
        <w:rPr>
          <w:sz w:val="20"/>
          <w:szCs w:val="20"/>
        </w:rPr>
        <w:t>mencakup dokumen terkait pengujian perangkat lunak</w:t>
      </w:r>
      <w:r w:rsidR="00B90237" w:rsidRPr="00426C24">
        <w:rPr>
          <w:sz w:val="20"/>
          <w:szCs w:val="20"/>
        </w:rPr>
        <w:t xml:space="preserve"> </w:t>
      </w:r>
      <w:r w:rsidRPr="00426C24">
        <w:rPr>
          <w:sz w:val="20"/>
          <w:szCs w:val="20"/>
        </w:rPr>
        <w:t>seperti dokumen test</w:t>
      </w:r>
      <w:r w:rsidR="00B90237" w:rsidRPr="00426C24">
        <w:rPr>
          <w:sz w:val="20"/>
          <w:szCs w:val="20"/>
        </w:rPr>
        <w:t xml:space="preserve"> </w:t>
      </w:r>
      <w:r w:rsidRPr="00426C24">
        <w:rPr>
          <w:sz w:val="20"/>
          <w:szCs w:val="20"/>
        </w:rPr>
        <w:t>case</w:t>
      </w:r>
      <w:r w:rsidR="00B90237" w:rsidRPr="00426C24">
        <w:rPr>
          <w:sz w:val="20"/>
          <w:szCs w:val="20"/>
        </w:rPr>
        <w:t>, yang didalamnya terdapat berbagai data pengujian seperti skenario test, test case, test step, expected result testing sampai status pengujian</w:t>
      </w:r>
      <w:r w:rsidRPr="00426C24">
        <w:rPr>
          <w:sz w:val="20"/>
          <w:szCs w:val="20"/>
        </w:rPr>
        <w:t>. Dokumen</w:t>
      </w:r>
      <w:r w:rsidR="00B90237" w:rsidRPr="00426C24">
        <w:rPr>
          <w:sz w:val="20"/>
          <w:szCs w:val="20"/>
        </w:rPr>
        <w:t xml:space="preserve"> test</w:t>
      </w:r>
      <w:r w:rsidRPr="00426C24">
        <w:rPr>
          <w:sz w:val="20"/>
          <w:szCs w:val="20"/>
        </w:rPr>
        <w:t xml:space="preserve"> </w:t>
      </w:r>
      <w:r w:rsidR="00B90237" w:rsidRPr="00426C24">
        <w:rPr>
          <w:sz w:val="20"/>
          <w:szCs w:val="20"/>
        </w:rPr>
        <w:t>case tersebut</w:t>
      </w:r>
      <w:r w:rsidRPr="00426C24">
        <w:rPr>
          <w:sz w:val="20"/>
          <w:szCs w:val="20"/>
        </w:rPr>
        <w:t xml:space="preserve"> dapat diperoleh dari repositori internal perusahaan </w:t>
      </w:r>
      <w:r w:rsidR="00B90237" w:rsidRPr="00426C24">
        <w:rPr>
          <w:sz w:val="20"/>
          <w:szCs w:val="20"/>
        </w:rPr>
        <w:t xml:space="preserve">atau </w:t>
      </w:r>
      <w:r w:rsidRPr="00426C24">
        <w:rPr>
          <w:sz w:val="20"/>
          <w:szCs w:val="20"/>
        </w:rPr>
        <w:t>kolaborasi dengan tim</w:t>
      </w:r>
      <w:r w:rsidR="00971217" w:rsidRPr="00426C24">
        <w:rPr>
          <w:sz w:val="20"/>
          <w:szCs w:val="20"/>
        </w:rPr>
        <w:t xml:space="preserve"> QA</w:t>
      </w:r>
      <w:r w:rsidRPr="00426C24">
        <w:rPr>
          <w:sz w:val="20"/>
          <w:szCs w:val="20"/>
        </w:rPr>
        <w:t xml:space="preserve">. </w:t>
      </w:r>
      <w:r w:rsidR="00B058B6" w:rsidRPr="00426C24">
        <w:rPr>
          <w:sz w:val="20"/>
          <w:szCs w:val="20"/>
        </w:rPr>
        <w:t xml:space="preserve">Saat ini </w:t>
      </w:r>
      <w:r w:rsidR="006D4536" w:rsidRPr="00426C24">
        <w:rPr>
          <w:sz w:val="20"/>
          <w:szCs w:val="20"/>
        </w:rPr>
        <w:t xml:space="preserve">Dataset </w:t>
      </w:r>
      <w:r w:rsidR="006A4485" w:rsidRPr="00426C24">
        <w:rPr>
          <w:sz w:val="20"/>
          <w:szCs w:val="20"/>
        </w:rPr>
        <w:t xml:space="preserve">yang tersedia </w:t>
      </w:r>
      <w:r w:rsidR="006D4536" w:rsidRPr="00426C24">
        <w:rPr>
          <w:sz w:val="20"/>
          <w:szCs w:val="20"/>
        </w:rPr>
        <w:t>sebanyak 15</w:t>
      </w:r>
      <w:r w:rsidR="00B71FEB" w:rsidRPr="00426C24">
        <w:rPr>
          <w:sz w:val="20"/>
          <w:szCs w:val="20"/>
        </w:rPr>
        <w:t xml:space="preserve"> skenario </w:t>
      </w:r>
      <w:r w:rsidR="00B058B6" w:rsidRPr="00426C24">
        <w:rPr>
          <w:sz w:val="20"/>
          <w:szCs w:val="20"/>
        </w:rPr>
        <w:t>layanan</w:t>
      </w:r>
      <w:r w:rsidR="00B71FEB" w:rsidRPr="00426C24">
        <w:rPr>
          <w:sz w:val="20"/>
          <w:szCs w:val="20"/>
        </w:rPr>
        <w:t xml:space="preserve"> </w:t>
      </w:r>
      <w:r w:rsidR="0008457A" w:rsidRPr="00426C24">
        <w:rPr>
          <w:sz w:val="20"/>
          <w:szCs w:val="20"/>
        </w:rPr>
        <w:t xml:space="preserve">Telkom </w:t>
      </w:r>
      <w:r w:rsidR="00B71FEB" w:rsidRPr="00426C24">
        <w:rPr>
          <w:sz w:val="20"/>
          <w:szCs w:val="20"/>
        </w:rPr>
        <w:t xml:space="preserve">Agree dan terdiri </w:t>
      </w:r>
      <w:r w:rsidR="00B058B6" w:rsidRPr="00426C24">
        <w:rPr>
          <w:sz w:val="20"/>
          <w:szCs w:val="20"/>
        </w:rPr>
        <w:t xml:space="preserve">lebih </w:t>
      </w:r>
      <w:r w:rsidR="00B71FEB" w:rsidRPr="00426C24">
        <w:rPr>
          <w:sz w:val="20"/>
          <w:szCs w:val="20"/>
        </w:rPr>
        <w:t>dari</w:t>
      </w:r>
      <w:r w:rsidR="006D4536" w:rsidRPr="00426C24">
        <w:rPr>
          <w:sz w:val="20"/>
          <w:szCs w:val="20"/>
        </w:rPr>
        <w:t xml:space="preserve"> </w:t>
      </w:r>
      <w:r w:rsidR="00247799" w:rsidRPr="00426C24">
        <w:rPr>
          <w:sz w:val="20"/>
          <w:szCs w:val="20"/>
        </w:rPr>
        <w:t>2</w:t>
      </w:r>
      <w:r w:rsidR="00B71FEB" w:rsidRPr="00426C24">
        <w:rPr>
          <w:sz w:val="20"/>
          <w:szCs w:val="20"/>
        </w:rPr>
        <w:t>000</w:t>
      </w:r>
      <w:r w:rsidR="006D4536" w:rsidRPr="00426C24">
        <w:rPr>
          <w:sz w:val="20"/>
          <w:szCs w:val="20"/>
        </w:rPr>
        <w:t xml:space="preserve"> </w:t>
      </w:r>
      <w:r w:rsidR="00B71FEB" w:rsidRPr="00426C24">
        <w:rPr>
          <w:sz w:val="20"/>
          <w:szCs w:val="20"/>
        </w:rPr>
        <w:t>test case</w:t>
      </w:r>
      <w:r w:rsidR="0008457A" w:rsidRPr="00426C24">
        <w:rPr>
          <w:sz w:val="20"/>
          <w:szCs w:val="20"/>
        </w:rPr>
        <w:t xml:space="preserve"> dan terkumpul dalam sebuah dokumen google docs, rincian jumlah layanan dan jumlah masing-masing test case layanan terdapat pada table dibawah</w:t>
      </w:r>
      <w:r w:rsidR="006D2F86" w:rsidRPr="00426C24">
        <w:rPr>
          <w:sz w:val="20"/>
          <w:szCs w:val="20"/>
        </w:rPr>
        <w:t>.</w:t>
      </w:r>
      <w:r w:rsidR="006D4536" w:rsidRPr="00426C24">
        <w:rPr>
          <w:sz w:val="20"/>
          <w:szCs w:val="20"/>
        </w:rPr>
        <w:t xml:space="preserve"> </w:t>
      </w:r>
    </w:p>
    <w:p w14:paraId="4C05ABB8" w14:textId="77777777" w:rsidR="00C647BC" w:rsidRPr="00426C24" w:rsidRDefault="00C647BC" w:rsidP="00CB734F">
      <w:pPr>
        <w:rPr>
          <w:sz w:val="20"/>
          <w:szCs w:val="20"/>
        </w:rPr>
      </w:pPr>
    </w:p>
    <w:p w14:paraId="14EDA951" w14:textId="596F955E" w:rsidR="00CE610A" w:rsidRPr="00426C24" w:rsidRDefault="00CE610A" w:rsidP="00CE610A">
      <w:pPr>
        <w:pStyle w:val="Caption"/>
        <w:keepNext/>
        <w:jc w:val="center"/>
        <w:rPr>
          <w:b/>
          <w:bCs/>
          <w:color w:val="auto"/>
        </w:rPr>
      </w:pPr>
      <w:bookmarkStart w:id="54" w:name="_Toc175165463"/>
      <w:bookmarkStart w:id="55" w:name="_Toc175937781"/>
      <w:r w:rsidRPr="00426C24">
        <w:rPr>
          <w:b/>
          <w:bCs/>
          <w:color w:val="auto"/>
        </w:rPr>
        <w:t xml:space="preserve">Tabel 3. </w:t>
      </w:r>
      <w:r w:rsidRPr="00426C24">
        <w:rPr>
          <w:b/>
          <w:bCs/>
          <w:color w:val="auto"/>
        </w:rPr>
        <w:fldChar w:fldCharType="begin"/>
      </w:r>
      <w:r w:rsidRPr="00426C24">
        <w:rPr>
          <w:b/>
          <w:bCs/>
          <w:color w:val="auto"/>
        </w:rPr>
        <w:instrText xml:space="preserve"> SEQ Tabel_3. \* ARABIC </w:instrText>
      </w:r>
      <w:r w:rsidRPr="00426C24">
        <w:rPr>
          <w:b/>
          <w:bCs/>
          <w:color w:val="auto"/>
        </w:rPr>
        <w:fldChar w:fldCharType="separate"/>
      </w:r>
      <w:r w:rsidR="0092737B">
        <w:rPr>
          <w:b/>
          <w:bCs/>
          <w:noProof/>
          <w:color w:val="auto"/>
        </w:rPr>
        <w:t>1</w:t>
      </w:r>
      <w:r w:rsidRPr="00426C24">
        <w:rPr>
          <w:b/>
          <w:bCs/>
          <w:color w:val="auto"/>
        </w:rPr>
        <w:fldChar w:fldCharType="end"/>
      </w:r>
      <w:r w:rsidRPr="00426C24">
        <w:rPr>
          <w:b/>
          <w:bCs/>
          <w:color w:val="auto"/>
        </w:rPr>
        <w:t>: Tabel Jumlah Dataset Test Case QA Agree</w:t>
      </w:r>
      <w:bookmarkEnd w:id="54"/>
      <w:bookmarkEnd w:id="55"/>
    </w:p>
    <w:tbl>
      <w:tblPr>
        <w:tblStyle w:val="TableGrid"/>
        <w:tblW w:w="0" w:type="auto"/>
        <w:tblLook w:val="04A0" w:firstRow="1" w:lastRow="0" w:firstColumn="1" w:lastColumn="0" w:noHBand="0" w:noVBand="1"/>
      </w:tblPr>
      <w:tblGrid>
        <w:gridCol w:w="562"/>
        <w:gridCol w:w="3330"/>
        <w:gridCol w:w="1946"/>
      </w:tblGrid>
      <w:tr w:rsidR="006D2F86" w:rsidRPr="00426C24" w14:paraId="43FBD915" w14:textId="77777777" w:rsidTr="006D2F86">
        <w:tc>
          <w:tcPr>
            <w:tcW w:w="562" w:type="dxa"/>
          </w:tcPr>
          <w:p w14:paraId="2BBD6D5D" w14:textId="77777777" w:rsidR="006D2F86" w:rsidRPr="00426C24" w:rsidRDefault="006D2F86" w:rsidP="006D2F86">
            <w:pPr>
              <w:jc w:val="center"/>
              <w:rPr>
                <w:b/>
                <w:bCs/>
                <w:sz w:val="20"/>
                <w:szCs w:val="20"/>
              </w:rPr>
            </w:pPr>
            <w:r w:rsidRPr="00426C24">
              <w:rPr>
                <w:b/>
                <w:bCs/>
                <w:sz w:val="20"/>
                <w:szCs w:val="20"/>
              </w:rPr>
              <w:t>No</w:t>
            </w:r>
          </w:p>
        </w:tc>
        <w:tc>
          <w:tcPr>
            <w:tcW w:w="3330" w:type="dxa"/>
          </w:tcPr>
          <w:p w14:paraId="1D194C4C" w14:textId="77777777" w:rsidR="006D2F86" w:rsidRPr="00426C24" w:rsidRDefault="00B058B6" w:rsidP="006D2F86">
            <w:pPr>
              <w:jc w:val="center"/>
              <w:rPr>
                <w:b/>
                <w:bCs/>
                <w:sz w:val="20"/>
                <w:szCs w:val="20"/>
              </w:rPr>
            </w:pPr>
            <w:r w:rsidRPr="00426C24">
              <w:rPr>
                <w:b/>
                <w:bCs/>
                <w:sz w:val="20"/>
                <w:szCs w:val="20"/>
              </w:rPr>
              <w:t>Nama Layanan</w:t>
            </w:r>
          </w:p>
        </w:tc>
        <w:tc>
          <w:tcPr>
            <w:tcW w:w="1946" w:type="dxa"/>
          </w:tcPr>
          <w:p w14:paraId="6E90CC55" w14:textId="77777777" w:rsidR="006D2F86" w:rsidRPr="00426C24" w:rsidRDefault="006D2F86" w:rsidP="006D2F86">
            <w:pPr>
              <w:jc w:val="center"/>
              <w:rPr>
                <w:b/>
                <w:bCs/>
                <w:sz w:val="20"/>
                <w:szCs w:val="20"/>
              </w:rPr>
            </w:pPr>
            <w:r w:rsidRPr="00426C24">
              <w:rPr>
                <w:b/>
                <w:bCs/>
                <w:sz w:val="20"/>
                <w:szCs w:val="20"/>
              </w:rPr>
              <w:t>Jumlah Testcase</w:t>
            </w:r>
          </w:p>
        </w:tc>
      </w:tr>
      <w:tr w:rsidR="006D2F86" w:rsidRPr="00426C24" w14:paraId="1DB44C0C" w14:textId="77777777" w:rsidTr="006D2F86">
        <w:tc>
          <w:tcPr>
            <w:tcW w:w="562" w:type="dxa"/>
          </w:tcPr>
          <w:p w14:paraId="2FC3CC61" w14:textId="77777777" w:rsidR="006D2F86" w:rsidRPr="00426C24" w:rsidRDefault="006D2F86" w:rsidP="006D2F86">
            <w:pPr>
              <w:jc w:val="center"/>
              <w:rPr>
                <w:sz w:val="20"/>
                <w:szCs w:val="20"/>
              </w:rPr>
            </w:pPr>
            <w:r w:rsidRPr="00426C24">
              <w:rPr>
                <w:sz w:val="20"/>
                <w:szCs w:val="20"/>
              </w:rPr>
              <w:t>1</w:t>
            </w:r>
          </w:p>
        </w:tc>
        <w:tc>
          <w:tcPr>
            <w:tcW w:w="3330" w:type="dxa"/>
          </w:tcPr>
          <w:p w14:paraId="05845F3D" w14:textId="77777777" w:rsidR="006D2F86" w:rsidRPr="00426C24" w:rsidRDefault="006D2F86" w:rsidP="006D2F86">
            <w:pPr>
              <w:jc w:val="center"/>
              <w:rPr>
                <w:sz w:val="20"/>
                <w:szCs w:val="20"/>
              </w:rPr>
            </w:pPr>
            <w:r w:rsidRPr="00426C24">
              <w:rPr>
                <w:sz w:val="20"/>
                <w:szCs w:val="20"/>
              </w:rPr>
              <w:t>AGREE DASHBOARD</w:t>
            </w:r>
          </w:p>
        </w:tc>
        <w:tc>
          <w:tcPr>
            <w:tcW w:w="1946" w:type="dxa"/>
          </w:tcPr>
          <w:p w14:paraId="42464AE7" w14:textId="77777777" w:rsidR="006D2F86" w:rsidRPr="00426C24" w:rsidRDefault="00FD527E" w:rsidP="006D2F86">
            <w:pPr>
              <w:jc w:val="center"/>
              <w:rPr>
                <w:sz w:val="20"/>
                <w:szCs w:val="20"/>
              </w:rPr>
            </w:pPr>
            <w:r w:rsidRPr="00426C24">
              <w:rPr>
                <w:sz w:val="20"/>
                <w:szCs w:val="20"/>
              </w:rPr>
              <w:t>53</w:t>
            </w:r>
          </w:p>
        </w:tc>
      </w:tr>
      <w:tr w:rsidR="006D2F86" w:rsidRPr="00426C24" w14:paraId="7CF4AF8D" w14:textId="77777777" w:rsidTr="006D2F86">
        <w:tc>
          <w:tcPr>
            <w:tcW w:w="562" w:type="dxa"/>
          </w:tcPr>
          <w:p w14:paraId="28D630D1" w14:textId="77777777" w:rsidR="006D2F86" w:rsidRPr="00426C24" w:rsidRDefault="006D2F86" w:rsidP="006D2F86">
            <w:pPr>
              <w:jc w:val="center"/>
              <w:rPr>
                <w:sz w:val="20"/>
                <w:szCs w:val="20"/>
              </w:rPr>
            </w:pPr>
            <w:r w:rsidRPr="00426C24">
              <w:rPr>
                <w:sz w:val="20"/>
                <w:szCs w:val="20"/>
              </w:rPr>
              <w:t>2</w:t>
            </w:r>
          </w:p>
        </w:tc>
        <w:tc>
          <w:tcPr>
            <w:tcW w:w="3330" w:type="dxa"/>
          </w:tcPr>
          <w:p w14:paraId="3C1B8E34" w14:textId="77777777" w:rsidR="006D2F86" w:rsidRPr="00426C24" w:rsidRDefault="00FD527E" w:rsidP="006D2F86">
            <w:pPr>
              <w:jc w:val="center"/>
              <w:rPr>
                <w:sz w:val="20"/>
                <w:szCs w:val="20"/>
              </w:rPr>
            </w:pPr>
            <w:r w:rsidRPr="00426C24">
              <w:rPr>
                <w:sz w:val="20"/>
                <w:szCs w:val="20"/>
              </w:rPr>
              <w:t>AGREE CMS</w:t>
            </w:r>
          </w:p>
        </w:tc>
        <w:tc>
          <w:tcPr>
            <w:tcW w:w="1946" w:type="dxa"/>
          </w:tcPr>
          <w:p w14:paraId="082B3749" w14:textId="77777777" w:rsidR="006D2F86" w:rsidRPr="00426C24" w:rsidRDefault="00FD527E" w:rsidP="006D2F86">
            <w:pPr>
              <w:jc w:val="center"/>
              <w:rPr>
                <w:sz w:val="20"/>
                <w:szCs w:val="20"/>
              </w:rPr>
            </w:pPr>
            <w:r w:rsidRPr="00426C24">
              <w:rPr>
                <w:sz w:val="20"/>
                <w:szCs w:val="20"/>
              </w:rPr>
              <w:t>406</w:t>
            </w:r>
          </w:p>
        </w:tc>
      </w:tr>
      <w:tr w:rsidR="006D2F86" w:rsidRPr="00426C24" w14:paraId="7E830C51" w14:textId="77777777" w:rsidTr="006D2F86">
        <w:tc>
          <w:tcPr>
            <w:tcW w:w="562" w:type="dxa"/>
          </w:tcPr>
          <w:p w14:paraId="51FFB1BA" w14:textId="77777777" w:rsidR="006D2F86" w:rsidRPr="00426C24" w:rsidRDefault="006D2F86" w:rsidP="006D2F86">
            <w:pPr>
              <w:jc w:val="center"/>
              <w:rPr>
                <w:sz w:val="20"/>
                <w:szCs w:val="20"/>
              </w:rPr>
            </w:pPr>
            <w:r w:rsidRPr="00426C24">
              <w:rPr>
                <w:sz w:val="20"/>
                <w:szCs w:val="20"/>
              </w:rPr>
              <w:t>3</w:t>
            </w:r>
          </w:p>
        </w:tc>
        <w:tc>
          <w:tcPr>
            <w:tcW w:w="3330" w:type="dxa"/>
          </w:tcPr>
          <w:p w14:paraId="59521000" w14:textId="77777777" w:rsidR="006D2F86" w:rsidRPr="00426C24" w:rsidRDefault="00FD527E" w:rsidP="006D2F86">
            <w:pPr>
              <w:jc w:val="center"/>
              <w:rPr>
                <w:sz w:val="20"/>
                <w:szCs w:val="20"/>
              </w:rPr>
            </w:pPr>
            <w:r w:rsidRPr="00426C24">
              <w:rPr>
                <w:sz w:val="20"/>
                <w:szCs w:val="20"/>
              </w:rPr>
              <w:t>AGREE MITRA</w:t>
            </w:r>
          </w:p>
        </w:tc>
        <w:tc>
          <w:tcPr>
            <w:tcW w:w="1946" w:type="dxa"/>
          </w:tcPr>
          <w:p w14:paraId="3C3CAB43" w14:textId="77777777" w:rsidR="006D2F86" w:rsidRPr="00426C24" w:rsidRDefault="00FD527E" w:rsidP="006D2F86">
            <w:pPr>
              <w:jc w:val="center"/>
              <w:rPr>
                <w:sz w:val="20"/>
                <w:szCs w:val="20"/>
              </w:rPr>
            </w:pPr>
            <w:r w:rsidRPr="00426C24">
              <w:rPr>
                <w:sz w:val="20"/>
                <w:szCs w:val="20"/>
              </w:rPr>
              <w:t>1033</w:t>
            </w:r>
          </w:p>
        </w:tc>
      </w:tr>
      <w:tr w:rsidR="006D2F86" w:rsidRPr="00426C24" w14:paraId="14F80C46" w14:textId="77777777" w:rsidTr="006D2F86">
        <w:tc>
          <w:tcPr>
            <w:tcW w:w="562" w:type="dxa"/>
          </w:tcPr>
          <w:p w14:paraId="047C7D9C" w14:textId="77777777" w:rsidR="006D2F86" w:rsidRPr="00426C24" w:rsidRDefault="006D2F86" w:rsidP="006D2F86">
            <w:pPr>
              <w:jc w:val="center"/>
              <w:rPr>
                <w:sz w:val="20"/>
                <w:szCs w:val="20"/>
              </w:rPr>
            </w:pPr>
            <w:r w:rsidRPr="00426C24">
              <w:rPr>
                <w:sz w:val="20"/>
                <w:szCs w:val="20"/>
              </w:rPr>
              <w:t>4</w:t>
            </w:r>
          </w:p>
        </w:tc>
        <w:tc>
          <w:tcPr>
            <w:tcW w:w="3330" w:type="dxa"/>
          </w:tcPr>
          <w:p w14:paraId="36EB78A7" w14:textId="77777777" w:rsidR="006D2F86" w:rsidRPr="00426C24" w:rsidRDefault="003F25C7" w:rsidP="006D2F86">
            <w:pPr>
              <w:jc w:val="center"/>
              <w:rPr>
                <w:sz w:val="20"/>
                <w:szCs w:val="20"/>
              </w:rPr>
            </w:pPr>
            <w:r w:rsidRPr="00426C24">
              <w:rPr>
                <w:sz w:val="20"/>
                <w:szCs w:val="20"/>
              </w:rPr>
              <w:t>AGREE MODAL</w:t>
            </w:r>
          </w:p>
        </w:tc>
        <w:tc>
          <w:tcPr>
            <w:tcW w:w="1946" w:type="dxa"/>
          </w:tcPr>
          <w:p w14:paraId="0280743D" w14:textId="77777777" w:rsidR="006D2F86" w:rsidRPr="00426C24" w:rsidRDefault="00156B27" w:rsidP="006D2F86">
            <w:pPr>
              <w:jc w:val="center"/>
              <w:rPr>
                <w:sz w:val="20"/>
                <w:szCs w:val="20"/>
              </w:rPr>
            </w:pPr>
            <w:r w:rsidRPr="00426C24">
              <w:rPr>
                <w:sz w:val="20"/>
                <w:szCs w:val="20"/>
              </w:rPr>
              <w:t>39</w:t>
            </w:r>
          </w:p>
        </w:tc>
      </w:tr>
      <w:tr w:rsidR="006D2F86" w:rsidRPr="00426C24" w14:paraId="10D31433" w14:textId="77777777" w:rsidTr="006D2F86">
        <w:tc>
          <w:tcPr>
            <w:tcW w:w="562" w:type="dxa"/>
          </w:tcPr>
          <w:p w14:paraId="0AFB912F" w14:textId="77777777" w:rsidR="006D2F86" w:rsidRPr="00426C24" w:rsidRDefault="006D2F86" w:rsidP="006D2F86">
            <w:pPr>
              <w:jc w:val="center"/>
              <w:rPr>
                <w:sz w:val="20"/>
                <w:szCs w:val="20"/>
              </w:rPr>
            </w:pPr>
            <w:r w:rsidRPr="00426C24">
              <w:rPr>
                <w:sz w:val="20"/>
                <w:szCs w:val="20"/>
              </w:rPr>
              <w:t>5</w:t>
            </w:r>
          </w:p>
        </w:tc>
        <w:tc>
          <w:tcPr>
            <w:tcW w:w="3330" w:type="dxa"/>
          </w:tcPr>
          <w:p w14:paraId="6FFD6195" w14:textId="77777777" w:rsidR="006D2F86" w:rsidRPr="00426C24" w:rsidRDefault="00156B27" w:rsidP="006D2F86">
            <w:pPr>
              <w:jc w:val="center"/>
              <w:rPr>
                <w:sz w:val="20"/>
                <w:szCs w:val="20"/>
              </w:rPr>
            </w:pPr>
            <w:r w:rsidRPr="00426C24">
              <w:rPr>
                <w:sz w:val="20"/>
                <w:szCs w:val="20"/>
              </w:rPr>
              <w:t>AGREE FIELD ASSITANT</w:t>
            </w:r>
          </w:p>
        </w:tc>
        <w:tc>
          <w:tcPr>
            <w:tcW w:w="1946" w:type="dxa"/>
          </w:tcPr>
          <w:p w14:paraId="66958318" w14:textId="77777777" w:rsidR="006D2F86" w:rsidRPr="00426C24" w:rsidRDefault="00156B27" w:rsidP="006D2F86">
            <w:pPr>
              <w:jc w:val="center"/>
              <w:rPr>
                <w:sz w:val="20"/>
                <w:szCs w:val="20"/>
              </w:rPr>
            </w:pPr>
            <w:r w:rsidRPr="00426C24">
              <w:rPr>
                <w:sz w:val="20"/>
                <w:szCs w:val="20"/>
              </w:rPr>
              <w:t>231</w:t>
            </w:r>
          </w:p>
        </w:tc>
      </w:tr>
      <w:tr w:rsidR="006D2F86" w:rsidRPr="00426C24" w14:paraId="540F1BFE" w14:textId="77777777" w:rsidTr="006D2F86">
        <w:tc>
          <w:tcPr>
            <w:tcW w:w="562" w:type="dxa"/>
          </w:tcPr>
          <w:p w14:paraId="0CBAB243" w14:textId="77777777" w:rsidR="006D2F86" w:rsidRPr="00426C24" w:rsidRDefault="006D2F86" w:rsidP="006D2F86">
            <w:pPr>
              <w:jc w:val="center"/>
              <w:rPr>
                <w:sz w:val="20"/>
                <w:szCs w:val="20"/>
              </w:rPr>
            </w:pPr>
            <w:r w:rsidRPr="00426C24">
              <w:rPr>
                <w:sz w:val="20"/>
                <w:szCs w:val="20"/>
              </w:rPr>
              <w:t>6</w:t>
            </w:r>
          </w:p>
        </w:tc>
        <w:tc>
          <w:tcPr>
            <w:tcW w:w="3330" w:type="dxa"/>
          </w:tcPr>
          <w:p w14:paraId="71555D9F" w14:textId="77777777" w:rsidR="006D2F86" w:rsidRPr="00426C24" w:rsidRDefault="00156B27" w:rsidP="006D2F86">
            <w:pPr>
              <w:jc w:val="center"/>
              <w:rPr>
                <w:sz w:val="20"/>
                <w:szCs w:val="20"/>
              </w:rPr>
            </w:pPr>
            <w:r w:rsidRPr="00426C24">
              <w:rPr>
                <w:sz w:val="20"/>
                <w:szCs w:val="20"/>
              </w:rPr>
              <w:t>AGREE LIVE STOCK</w:t>
            </w:r>
          </w:p>
        </w:tc>
        <w:tc>
          <w:tcPr>
            <w:tcW w:w="1946" w:type="dxa"/>
          </w:tcPr>
          <w:p w14:paraId="72F5A02F" w14:textId="77777777" w:rsidR="006D2F86" w:rsidRPr="00426C24" w:rsidRDefault="00156B27" w:rsidP="006D2F86">
            <w:pPr>
              <w:jc w:val="center"/>
              <w:rPr>
                <w:sz w:val="20"/>
                <w:szCs w:val="20"/>
              </w:rPr>
            </w:pPr>
            <w:r w:rsidRPr="00426C24">
              <w:rPr>
                <w:sz w:val="20"/>
                <w:szCs w:val="20"/>
              </w:rPr>
              <w:t>24</w:t>
            </w:r>
          </w:p>
        </w:tc>
      </w:tr>
      <w:tr w:rsidR="006D2F86" w:rsidRPr="00426C24" w14:paraId="4AA0E597" w14:textId="77777777" w:rsidTr="006D2F86">
        <w:tc>
          <w:tcPr>
            <w:tcW w:w="562" w:type="dxa"/>
          </w:tcPr>
          <w:p w14:paraId="62B1AEEC" w14:textId="77777777" w:rsidR="006D2F86" w:rsidRPr="00426C24" w:rsidRDefault="006D2F86" w:rsidP="006D2F86">
            <w:pPr>
              <w:jc w:val="center"/>
              <w:rPr>
                <w:sz w:val="20"/>
                <w:szCs w:val="20"/>
              </w:rPr>
            </w:pPr>
            <w:r w:rsidRPr="00426C24">
              <w:rPr>
                <w:sz w:val="20"/>
                <w:szCs w:val="20"/>
              </w:rPr>
              <w:t>7</w:t>
            </w:r>
          </w:p>
        </w:tc>
        <w:tc>
          <w:tcPr>
            <w:tcW w:w="3330" w:type="dxa"/>
          </w:tcPr>
          <w:p w14:paraId="559070CB" w14:textId="77777777" w:rsidR="006D2F86" w:rsidRPr="00426C24" w:rsidRDefault="00156B27" w:rsidP="006D2F86">
            <w:pPr>
              <w:jc w:val="center"/>
              <w:rPr>
                <w:sz w:val="20"/>
                <w:szCs w:val="20"/>
              </w:rPr>
            </w:pPr>
            <w:r w:rsidRPr="00426C24">
              <w:rPr>
                <w:sz w:val="20"/>
                <w:szCs w:val="20"/>
              </w:rPr>
              <w:t>AGREE MART</w:t>
            </w:r>
          </w:p>
        </w:tc>
        <w:tc>
          <w:tcPr>
            <w:tcW w:w="1946" w:type="dxa"/>
          </w:tcPr>
          <w:p w14:paraId="21440C84" w14:textId="77777777" w:rsidR="006D2F86" w:rsidRPr="00426C24" w:rsidRDefault="00944308" w:rsidP="006D2F86">
            <w:pPr>
              <w:jc w:val="center"/>
              <w:rPr>
                <w:sz w:val="20"/>
                <w:szCs w:val="20"/>
              </w:rPr>
            </w:pPr>
            <w:r w:rsidRPr="00426C24">
              <w:rPr>
                <w:sz w:val="20"/>
                <w:szCs w:val="20"/>
              </w:rPr>
              <w:t>93</w:t>
            </w:r>
          </w:p>
        </w:tc>
      </w:tr>
      <w:tr w:rsidR="006D2F86" w:rsidRPr="00426C24" w14:paraId="1DD07252" w14:textId="77777777" w:rsidTr="006D2F86">
        <w:tc>
          <w:tcPr>
            <w:tcW w:w="562" w:type="dxa"/>
          </w:tcPr>
          <w:p w14:paraId="1994B031" w14:textId="77777777" w:rsidR="006D2F86" w:rsidRPr="00426C24" w:rsidRDefault="006D2F86" w:rsidP="006D2F86">
            <w:pPr>
              <w:jc w:val="center"/>
              <w:rPr>
                <w:sz w:val="20"/>
                <w:szCs w:val="20"/>
              </w:rPr>
            </w:pPr>
            <w:r w:rsidRPr="00426C24">
              <w:rPr>
                <w:sz w:val="20"/>
                <w:szCs w:val="20"/>
              </w:rPr>
              <w:t>8</w:t>
            </w:r>
          </w:p>
        </w:tc>
        <w:tc>
          <w:tcPr>
            <w:tcW w:w="3330" w:type="dxa"/>
          </w:tcPr>
          <w:p w14:paraId="78381593" w14:textId="77777777" w:rsidR="006D2F86" w:rsidRPr="00426C24" w:rsidRDefault="00944308" w:rsidP="006D2F86">
            <w:pPr>
              <w:jc w:val="center"/>
              <w:rPr>
                <w:sz w:val="20"/>
                <w:szCs w:val="20"/>
              </w:rPr>
            </w:pPr>
            <w:r w:rsidRPr="00426C24">
              <w:rPr>
                <w:sz w:val="20"/>
                <w:szCs w:val="20"/>
              </w:rPr>
              <w:t>AGREE HOMEPAGE DTP</w:t>
            </w:r>
          </w:p>
        </w:tc>
        <w:tc>
          <w:tcPr>
            <w:tcW w:w="1946" w:type="dxa"/>
          </w:tcPr>
          <w:p w14:paraId="1AA09713" w14:textId="77777777" w:rsidR="00944308" w:rsidRPr="00426C24" w:rsidRDefault="00944308" w:rsidP="00944308">
            <w:pPr>
              <w:jc w:val="center"/>
              <w:rPr>
                <w:sz w:val="20"/>
                <w:szCs w:val="20"/>
              </w:rPr>
            </w:pPr>
            <w:r w:rsidRPr="00426C24">
              <w:rPr>
                <w:sz w:val="20"/>
                <w:szCs w:val="20"/>
              </w:rPr>
              <w:t>31</w:t>
            </w:r>
          </w:p>
        </w:tc>
      </w:tr>
      <w:tr w:rsidR="006D2F86" w:rsidRPr="00426C24" w14:paraId="4D6B8FC3" w14:textId="77777777" w:rsidTr="006D2F86">
        <w:tc>
          <w:tcPr>
            <w:tcW w:w="562" w:type="dxa"/>
          </w:tcPr>
          <w:p w14:paraId="60BE7307" w14:textId="77777777" w:rsidR="006D2F86" w:rsidRPr="00426C24" w:rsidRDefault="006D2F86" w:rsidP="006D2F86">
            <w:pPr>
              <w:jc w:val="center"/>
              <w:rPr>
                <w:sz w:val="20"/>
                <w:szCs w:val="20"/>
              </w:rPr>
            </w:pPr>
            <w:r w:rsidRPr="00426C24">
              <w:rPr>
                <w:sz w:val="20"/>
                <w:szCs w:val="20"/>
              </w:rPr>
              <w:t>9</w:t>
            </w:r>
          </w:p>
        </w:tc>
        <w:tc>
          <w:tcPr>
            <w:tcW w:w="3330" w:type="dxa"/>
          </w:tcPr>
          <w:p w14:paraId="054FB913" w14:textId="77777777" w:rsidR="006D2F86" w:rsidRPr="00426C24" w:rsidRDefault="00944308" w:rsidP="006D2F86">
            <w:pPr>
              <w:jc w:val="center"/>
              <w:rPr>
                <w:sz w:val="20"/>
                <w:szCs w:val="20"/>
              </w:rPr>
            </w:pPr>
            <w:r w:rsidRPr="00426C24">
              <w:rPr>
                <w:sz w:val="20"/>
                <w:szCs w:val="20"/>
              </w:rPr>
              <w:t>AGREE HOMEPAGE</w:t>
            </w:r>
          </w:p>
        </w:tc>
        <w:tc>
          <w:tcPr>
            <w:tcW w:w="1946" w:type="dxa"/>
          </w:tcPr>
          <w:p w14:paraId="5E7BC619" w14:textId="77777777" w:rsidR="00944308" w:rsidRPr="00426C24" w:rsidRDefault="00944308" w:rsidP="00944308">
            <w:pPr>
              <w:jc w:val="center"/>
              <w:rPr>
                <w:sz w:val="20"/>
                <w:szCs w:val="20"/>
              </w:rPr>
            </w:pPr>
            <w:r w:rsidRPr="00426C24">
              <w:rPr>
                <w:sz w:val="20"/>
                <w:szCs w:val="20"/>
              </w:rPr>
              <w:t>103</w:t>
            </w:r>
          </w:p>
        </w:tc>
      </w:tr>
      <w:tr w:rsidR="006D2F86" w:rsidRPr="00426C24" w14:paraId="1A09AEEA" w14:textId="77777777" w:rsidTr="006D2F86">
        <w:tc>
          <w:tcPr>
            <w:tcW w:w="562" w:type="dxa"/>
          </w:tcPr>
          <w:p w14:paraId="32770E26" w14:textId="77777777" w:rsidR="006D2F86" w:rsidRPr="00426C24" w:rsidRDefault="006D2F86" w:rsidP="006D2F86">
            <w:pPr>
              <w:jc w:val="center"/>
              <w:rPr>
                <w:sz w:val="20"/>
                <w:szCs w:val="20"/>
              </w:rPr>
            </w:pPr>
            <w:r w:rsidRPr="00426C24">
              <w:rPr>
                <w:sz w:val="20"/>
                <w:szCs w:val="20"/>
              </w:rPr>
              <w:t>10</w:t>
            </w:r>
          </w:p>
        </w:tc>
        <w:tc>
          <w:tcPr>
            <w:tcW w:w="3330" w:type="dxa"/>
          </w:tcPr>
          <w:p w14:paraId="1C668745" w14:textId="77777777" w:rsidR="006D2F86" w:rsidRPr="00426C24" w:rsidRDefault="00944308" w:rsidP="006D2F86">
            <w:pPr>
              <w:jc w:val="center"/>
              <w:rPr>
                <w:sz w:val="20"/>
                <w:szCs w:val="20"/>
              </w:rPr>
            </w:pPr>
            <w:r w:rsidRPr="00426C24">
              <w:rPr>
                <w:sz w:val="20"/>
                <w:szCs w:val="20"/>
              </w:rPr>
              <w:t>AGREE CMS HOMEPAGE</w:t>
            </w:r>
          </w:p>
        </w:tc>
        <w:tc>
          <w:tcPr>
            <w:tcW w:w="1946" w:type="dxa"/>
          </w:tcPr>
          <w:p w14:paraId="24603623" w14:textId="77777777" w:rsidR="006D2F86" w:rsidRPr="00426C24" w:rsidRDefault="00944308" w:rsidP="006D2F86">
            <w:pPr>
              <w:jc w:val="center"/>
              <w:rPr>
                <w:sz w:val="20"/>
                <w:szCs w:val="20"/>
              </w:rPr>
            </w:pPr>
            <w:r w:rsidRPr="00426C24">
              <w:rPr>
                <w:sz w:val="20"/>
                <w:szCs w:val="20"/>
              </w:rPr>
              <w:t>11</w:t>
            </w:r>
          </w:p>
        </w:tc>
      </w:tr>
      <w:tr w:rsidR="006D2F86" w:rsidRPr="00426C24" w14:paraId="0F5FB688" w14:textId="77777777" w:rsidTr="006D2F86">
        <w:tc>
          <w:tcPr>
            <w:tcW w:w="562" w:type="dxa"/>
          </w:tcPr>
          <w:p w14:paraId="00880474" w14:textId="77777777" w:rsidR="006D2F86" w:rsidRPr="00426C24" w:rsidRDefault="006D2F86" w:rsidP="006D2F86">
            <w:pPr>
              <w:jc w:val="center"/>
              <w:rPr>
                <w:sz w:val="20"/>
                <w:szCs w:val="20"/>
              </w:rPr>
            </w:pPr>
            <w:r w:rsidRPr="00426C24">
              <w:rPr>
                <w:sz w:val="20"/>
                <w:szCs w:val="20"/>
              </w:rPr>
              <w:t>11</w:t>
            </w:r>
          </w:p>
        </w:tc>
        <w:tc>
          <w:tcPr>
            <w:tcW w:w="3330" w:type="dxa"/>
          </w:tcPr>
          <w:p w14:paraId="7D1F8784" w14:textId="77777777" w:rsidR="006D2F86" w:rsidRPr="00426C24" w:rsidRDefault="00944308" w:rsidP="006D2F86">
            <w:pPr>
              <w:jc w:val="center"/>
              <w:rPr>
                <w:sz w:val="20"/>
                <w:szCs w:val="20"/>
              </w:rPr>
            </w:pPr>
            <w:r w:rsidRPr="00426C24">
              <w:rPr>
                <w:sz w:val="20"/>
                <w:szCs w:val="20"/>
              </w:rPr>
              <w:t>AGREEPEDIA</w:t>
            </w:r>
          </w:p>
        </w:tc>
        <w:tc>
          <w:tcPr>
            <w:tcW w:w="1946" w:type="dxa"/>
          </w:tcPr>
          <w:p w14:paraId="3D9EC7B1" w14:textId="77777777" w:rsidR="006D2F86" w:rsidRPr="00426C24" w:rsidRDefault="00944308" w:rsidP="006D2F86">
            <w:pPr>
              <w:jc w:val="center"/>
              <w:rPr>
                <w:sz w:val="20"/>
                <w:szCs w:val="20"/>
              </w:rPr>
            </w:pPr>
            <w:r w:rsidRPr="00426C24">
              <w:rPr>
                <w:sz w:val="20"/>
                <w:szCs w:val="20"/>
              </w:rPr>
              <w:t>155</w:t>
            </w:r>
          </w:p>
        </w:tc>
      </w:tr>
      <w:tr w:rsidR="006D2F86" w:rsidRPr="00426C24" w14:paraId="714A632C" w14:textId="77777777" w:rsidTr="006D2F86">
        <w:tc>
          <w:tcPr>
            <w:tcW w:w="562" w:type="dxa"/>
          </w:tcPr>
          <w:p w14:paraId="65EA4217" w14:textId="77777777" w:rsidR="006D2F86" w:rsidRPr="00426C24" w:rsidRDefault="006D2F86" w:rsidP="006D2F86">
            <w:pPr>
              <w:jc w:val="center"/>
              <w:rPr>
                <w:sz w:val="20"/>
                <w:szCs w:val="20"/>
              </w:rPr>
            </w:pPr>
            <w:r w:rsidRPr="00426C24">
              <w:rPr>
                <w:sz w:val="20"/>
                <w:szCs w:val="20"/>
              </w:rPr>
              <w:t>12</w:t>
            </w:r>
          </w:p>
        </w:tc>
        <w:tc>
          <w:tcPr>
            <w:tcW w:w="3330" w:type="dxa"/>
          </w:tcPr>
          <w:p w14:paraId="66F65F85" w14:textId="77777777" w:rsidR="006D2F86" w:rsidRPr="00426C24" w:rsidRDefault="00944308" w:rsidP="006D2F86">
            <w:pPr>
              <w:jc w:val="center"/>
              <w:rPr>
                <w:sz w:val="20"/>
                <w:szCs w:val="20"/>
              </w:rPr>
            </w:pPr>
            <w:r w:rsidRPr="00426C24">
              <w:rPr>
                <w:sz w:val="20"/>
                <w:szCs w:val="20"/>
              </w:rPr>
              <w:t>AGREE MARKET</w:t>
            </w:r>
          </w:p>
        </w:tc>
        <w:tc>
          <w:tcPr>
            <w:tcW w:w="1946" w:type="dxa"/>
          </w:tcPr>
          <w:p w14:paraId="14BB5220" w14:textId="77777777" w:rsidR="00944308" w:rsidRPr="00426C24" w:rsidRDefault="00944308" w:rsidP="00944308">
            <w:pPr>
              <w:jc w:val="center"/>
              <w:rPr>
                <w:sz w:val="20"/>
                <w:szCs w:val="20"/>
              </w:rPr>
            </w:pPr>
            <w:r w:rsidRPr="00426C24">
              <w:rPr>
                <w:sz w:val="20"/>
                <w:szCs w:val="20"/>
              </w:rPr>
              <w:t>79</w:t>
            </w:r>
          </w:p>
        </w:tc>
      </w:tr>
      <w:tr w:rsidR="006D2F86" w:rsidRPr="00426C24" w14:paraId="00D50B1F" w14:textId="77777777" w:rsidTr="006D2F86">
        <w:tc>
          <w:tcPr>
            <w:tcW w:w="562" w:type="dxa"/>
          </w:tcPr>
          <w:p w14:paraId="4DCB8F1C" w14:textId="77777777" w:rsidR="006D2F86" w:rsidRPr="00426C24" w:rsidRDefault="006D2F86" w:rsidP="006D2F86">
            <w:pPr>
              <w:jc w:val="center"/>
              <w:rPr>
                <w:sz w:val="20"/>
                <w:szCs w:val="20"/>
              </w:rPr>
            </w:pPr>
            <w:r w:rsidRPr="00426C24">
              <w:rPr>
                <w:sz w:val="20"/>
                <w:szCs w:val="20"/>
              </w:rPr>
              <w:t>13</w:t>
            </w:r>
          </w:p>
        </w:tc>
        <w:tc>
          <w:tcPr>
            <w:tcW w:w="3330" w:type="dxa"/>
          </w:tcPr>
          <w:p w14:paraId="153E1664" w14:textId="77777777" w:rsidR="006D2F86" w:rsidRPr="00426C24" w:rsidRDefault="00944308" w:rsidP="006D2F86">
            <w:pPr>
              <w:jc w:val="center"/>
              <w:rPr>
                <w:sz w:val="20"/>
                <w:szCs w:val="20"/>
              </w:rPr>
            </w:pPr>
            <w:r w:rsidRPr="00426C24">
              <w:rPr>
                <w:sz w:val="20"/>
                <w:szCs w:val="20"/>
              </w:rPr>
              <w:t>AGREE FISHERIES</w:t>
            </w:r>
          </w:p>
        </w:tc>
        <w:tc>
          <w:tcPr>
            <w:tcW w:w="1946" w:type="dxa"/>
          </w:tcPr>
          <w:p w14:paraId="09EDBF6A" w14:textId="77777777" w:rsidR="00944308" w:rsidRPr="00426C24" w:rsidRDefault="00944308" w:rsidP="00944308">
            <w:pPr>
              <w:jc w:val="center"/>
              <w:rPr>
                <w:sz w:val="20"/>
                <w:szCs w:val="20"/>
              </w:rPr>
            </w:pPr>
            <w:r w:rsidRPr="00426C24">
              <w:rPr>
                <w:sz w:val="20"/>
                <w:szCs w:val="20"/>
              </w:rPr>
              <w:t>26</w:t>
            </w:r>
          </w:p>
        </w:tc>
      </w:tr>
      <w:tr w:rsidR="006D2F86" w:rsidRPr="00426C24" w14:paraId="01A5CBE2" w14:textId="77777777" w:rsidTr="006D2F86">
        <w:tc>
          <w:tcPr>
            <w:tcW w:w="562" w:type="dxa"/>
          </w:tcPr>
          <w:p w14:paraId="08184DED" w14:textId="77777777" w:rsidR="006D2F86" w:rsidRPr="00426C24" w:rsidRDefault="006D2F86" w:rsidP="006D2F86">
            <w:pPr>
              <w:jc w:val="center"/>
              <w:rPr>
                <w:sz w:val="20"/>
                <w:szCs w:val="20"/>
              </w:rPr>
            </w:pPr>
            <w:r w:rsidRPr="00426C24">
              <w:rPr>
                <w:sz w:val="20"/>
                <w:szCs w:val="20"/>
              </w:rPr>
              <w:t>14</w:t>
            </w:r>
          </w:p>
        </w:tc>
        <w:tc>
          <w:tcPr>
            <w:tcW w:w="3330" w:type="dxa"/>
          </w:tcPr>
          <w:p w14:paraId="27723047" w14:textId="77777777" w:rsidR="006D2F86" w:rsidRPr="00426C24" w:rsidRDefault="00944308" w:rsidP="00944308">
            <w:pPr>
              <w:tabs>
                <w:tab w:val="left" w:pos="998"/>
              </w:tabs>
              <w:jc w:val="center"/>
              <w:rPr>
                <w:sz w:val="20"/>
                <w:szCs w:val="20"/>
              </w:rPr>
            </w:pPr>
            <w:r w:rsidRPr="00426C24">
              <w:rPr>
                <w:sz w:val="20"/>
                <w:szCs w:val="20"/>
              </w:rPr>
              <w:t>AGREE DASHBOARD EKSTERNAL</w:t>
            </w:r>
          </w:p>
        </w:tc>
        <w:tc>
          <w:tcPr>
            <w:tcW w:w="1946" w:type="dxa"/>
          </w:tcPr>
          <w:p w14:paraId="62B2D517" w14:textId="77777777" w:rsidR="006D2F86" w:rsidRPr="00426C24" w:rsidRDefault="00944308" w:rsidP="006D2F86">
            <w:pPr>
              <w:jc w:val="center"/>
              <w:rPr>
                <w:sz w:val="20"/>
                <w:szCs w:val="20"/>
              </w:rPr>
            </w:pPr>
            <w:r w:rsidRPr="00426C24">
              <w:rPr>
                <w:sz w:val="20"/>
                <w:szCs w:val="20"/>
              </w:rPr>
              <w:t>14</w:t>
            </w:r>
          </w:p>
        </w:tc>
      </w:tr>
      <w:tr w:rsidR="00A672C9" w:rsidRPr="00426C24" w14:paraId="23A43905" w14:textId="77777777" w:rsidTr="00284EA3">
        <w:tc>
          <w:tcPr>
            <w:tcW w:w="3892" w:type="dxa"/>
            <w:gridSpan w:val="2"/>
          </w:tcPr>
          <w:p w14:paraId="508B43EA" w14:textId="77777777" w:rsidR="00A672C9" w:rsidRPr="00426C24" w:rsidRDefault="00A672C9" w:rsidP="00A672C9">
            <w:pPr>
              <w:tabs>
                <w:tab w:val="left" w:pos="998"/>
                <w:tab w:val="left" w:pos="1178"/>
              </w:tabs>
              <w:jc w:val="left"/>
              <w:rPr>
                <w:b/>
                <w:bCs/>
                <w:sz w:val="20"/>
                <w:szCs w:val="20"/>
              </w:rPr>
            </w:pPr>
            <w:r w:rsidRPr="00426C24">
              <w:rPr>
                <w:sz w:val="20"/>
                <w:szCs w:val="20"/>
              </w:rPr>
              <w:tab/>
            </w:r>
            <w:r w:rsidRPr="00426C24">
              <w:rPr>
                <w:b/>
                <w:bCs/>
                <w:sz w:val="20"/>
                <w:szCs w:val="20"/>
              </w:rPr>
              <w:tab/>
              <w:t>Total Test Case</w:t>
            </w:r>
          </w:p>
        </w:tc>
        <w:tc>
          <w:tcPr>
            <w:tcW w:w="1946" w:type="dxa"/>
          </w:tcPr>
          <w:p w14:paraId="09B9454C" w14:textId="77777777" w:rsidR="00A672C9" w:rsidRPr="00426C24" w:rsidRDefault="00A672C9" w:rsidP="006D2F86">
            <w:pPr>
              <w:jc w:val="center"/>
              <w:rPr>
                <w:sz w:val="20"/>
                <w:szCs w:val="20"/>
              </w:rPr>
            </w:pPr>
            <w:r w:rsidRPr="00426C24">
              <w:rPr>
                <w:sz w:val="20"/>
                <w:szCs w:val="20"/>
              </w:rPr>
              <w:t>2.298</w:t>
            </w:r>
          </w:p>
        </w:tc>
      </w:tr>
    </w:tbl>
    <w:p w14:paraId="6E2C486F" w14:textId="77777777" w:rsidR="006D2F86" w:rsidRPr="00426C24" w:rsidRDefault="006D2F86" w:rsidP="008A5D48">
      <w:pPr>
        <w:jc w:val="both"/>
        <w:rPr>
          <w:sz w:val="20"/>
          <w:szCs w:val="20"/>
        </w:rPr>
      </w:pPr>
    </w:p>
    <w:p w14:paraId="33E3BF70" w14:textId="77777777" w:rsidR="00B058B6" w:rsidRPr="00426C24" w:rsidRDefault="00B058B6" w:rsidP="008A5D48">
      <w:pPr>
        <w:jc w:val="both"/>
        <w:rPr>
          <w:sz w:val="20"/>
          <w:szCs w:val="20"/>
        </w:rPr>
      </w:pPr>
    </w:p>
    <w:p w14:paraId="433401EE" w14:textId="77777777" w:rsidR="00B058B6" w:rsidRPr="00426C24" w:rsidRDefault="00B058B6" w:rsidP="008A5D48">
      <w:pPr>
        <w:jc w:val="both"/>
        <w:rPr>
          <w:sz w:val="20"/>
          <w:szCs w:val="20"/>
        </w:rPr>
      </w:pPr>
    </w:p>
    <w:p w14:paraId="3E443D26" w14:textId="77777777" w:rsidR="008938E1" w:rsidRPr="00426C24" w:rsidRDefault="0004004F" w:rsidP="008938E1">
      <w:pPr>
        <w:keepNext/>
        <w:keepLines/>
        <w:spacing w:before="40" w:line="276" w:lineRule="auto"/>
        <w:jc w:val="both"/>
      </w:pPr>
      <w:r w:rsidRPr="00426C24">
        <w:rPr>
          <w:noProof/>
          <w:sz w:val="20"/>
          <w:szCs w:val="20"/>
        </w:rPr>
        <w:lastRenderedPageBreak/>
        <w:drawing>
          <wp:inline distT="0" distB="0" distL="0" distR="0" wp14:anchorId="1105E013" wp14:editId="2971F346">
            <wp:extent cx="3713480" cy="2002155"/>
            <wp:effectExtent l="0" t="0" r="0" b="4445"/>
            <wp:docPr id="25892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922588" name=""/>
                    <pic:cNvPicPr/>
                  </pic:nvPicPr>
                  <pic:blipFill>
                    <a:blip r:embed="rId15"/>
                    <a:stretch>
                      <a:fillRect/>
                    </a:stretch>
                  </pic:blipFill>
                  <pic:spPr>
                    <a:xfrm>
                      <a:off x="0" y="0"/>
                      <a:ext cx="3713480" cy="2002155"/>
                    </a:xfrm>
                    <a:prstGeom prst="rect">
                      <a:avLst/>
                    </a:prstGeom>
                  </pic:spPr>
                </pic:pic>
              </a:graphicData>
            </a:graphic>
          </wp:inline>
        </w:drawing>
      </w:r>
    </w:p>
    <w:p w14:paraId="5EE3B873" w14:textId="774C6414" w:rsidR="00CB734F" w:rsidRPr="00426C24" w:rsidRDefault="008938E1" w:rsidP="008938E1">
      <w:pPr>
        <w:pStyle w:val="Caption"/>
        <w:jc w:val="center"/>
        <w:rPr>
          <w:color w:val="auto"/>
        </w:rPr>
      </w:pPr>
      <w:bookmarkStart w:id="56" w:name="_Toc175937627"/>
      <w:bookmarkStart w:id="57" w:name="_Toc177022781"/>
      <w:r w:rsidRPr="00426C24">
        <w:rPr>
          <w:color w:val="auto"/>
        </w:rPr>
        <w:t xml:space="preserve">Gambar 3. </w:t>
      </w:r>
      <w:r w:rsidRPr="00426C24">
        <w:rPr>
          <w:color w:val="auto"/>
        </w:rPr>
        <w:fldChar w:fldCharType="begin"/>
      </w:r>
      <w:r w:rsidRPr="00426C24">
        <w:rPr>
          <w:color w:val="auto"/>
        </w:rPr>
        <w:instrText xml:space="preserve"> SEQ Gambar_3. \* ARABIC </w:instrText>
      </w:r>
      <w:r w:rsidRPr="00426C24">
        <w:rPr>
          <w:color w:val="auto"/>
        </w:rPr>
        <w:fldChar w:fldCharType="separate"/>
      </w:r>
      <w:r w:rsidR="0092737B">
        <w:rPr>
          <w:noProof/>
          <w:color w:val="auto"/>
        </w:rPr>
        <w:t>3</w:t>
      </w:r>
      <w:r w:rsidRPr="00426C24">
        <w:rPr>
          <w:color w:val="auto"/>
        </w:rPr>
        <w:fldChar w:fldCharType="end"/>
      </w:r>
      <w:r w:rsidRPr="00426C24">
        <w:rPr>
          <w:color w:val="auto"/>
        </w:rPr>
        <w:t xml:space="preserve"> Dokumen Test Case Tim QA Agree</w:t>
      </w:r>
      <w:bookmarkEnd w:id="56"/>
      <w:bookmarkEnd w:id="57"/>
    </w:p>
    <w:p w14:paraId="444CA2DA" w14:textId="77777777" w:rsidR="008938E1" w:rsidRPr="00426C24" w:rsidRDefault="008938E1" w:rsidP="008A5D48">
      <w:pPr>
        <w:jc w:val="both"/>
        <w:rPr>
          <w:sz w:val="20"/>
          <w:szCs w:val="20"/>
        </w:rPr>
      </w:pPr>
    </w:p>
    <w:p w14:paraId="4F41E554" w14:textId="4D249977" w:rsidR="00C647BC" w:rsidRPr="00426C24" w:rsidRDefault="00B058B6" w:rsidP="00C647BC">
      <w:pPr>
        <w:jc w:val="both"/>
        <w:rPr>
          <w:sz w:val="20"/>
          <w:szCs w:val="20"/>
        </w:rPr>
      </w:pPr>
      <w:r w:rsidRPr="00426C24">
        <w:rPr>
          <w:sz w:val="20"/>
          <w:szCs w:val="20"/>
        </w:rPr>
        <w:t xml:space="preserve">     </w:t>
      </w:r>
      <w:r w:rsidR="0095177D" w:rsidRPr="00426C24">
        <w:rPr>
          <w:sz w:val="20"/>
          <w:szCs w:val="20"/>
        </w:rPr>
        <w:t xml:space="preserve">     Pada gambar 3.3 adalah contoh dataset berupa dokumen skenario test QA Agree untuk produk layanan Agree Homepage yang mana berisi seputar fitur mengenai akses pengguna seperti register, login, forgot profile pengguna, dan lain lain. Pada gambar juga terlihat variable yang menjadi acuan pada dataset dokumen test case antara lain judul skenario, nama test case, test step, prasyarat test, expected result atau hasil test yang diharapkan. Setiap test case diyakini dapat meningkatkan akurasi dan memiliki jawaban yang variatif setelah data diperoleh</w:t>
      </w:r>
      <w:r w:rsidR="004C18CD" w:rsidRPr="00426C24">
        <w:rPr>
          <w:sz w:val="20"/>
          <w:szCs w:val="20"/>
        </w:rPr>
        <w:t>.</w:t>
      </w:r>
      <w:r w:rsidR="003569A0" w:rsidRPr="00426C24">
        <w:rPr>
          <w:sz w:val="20"/>
          <w:szCs w:val="20"/>
        </w:rPr>
        <w:t xml:space="preserve"> </w:t>
      </w:r>
    </w:p>
    <w:p w14:paraId="4D14FBB1" w14:textId="77777777" w:rsidR="00C647BC" w:rsidRPr="00426C24" w:rsidRDefault="00C647BC" w:rsidP="00C647BC">
      <w:pPr>
        <w:jc w:val="both"/>
        <w:rPr>
          <w:sz w:val="20"/>
          <w:szCs w:val="20"/>
        </w:rPr>
      </w:pPr>
    </w:p>
    <w:p w14:paraId="380F4799" w14:textId="509AA4F4" w:rsidR="00227944" w:rsidRPr="00426C24" w:rsidRDefault="00227944" w:rsidP="00227944">
      <w:pPr>
        <w:pStyle w:val="Heading3"/>
      </w:pPr>
      <w:bookmarkStart w:id="58" w:name="_Toc176987407"/>
      <w:r w:rsidRPr="00426C24">
        <w:t xml:space="preserve">3.2.1.1 </w:t>
      </w:r>
      <w:r w:rsidR="00E438B6" w:rsidRPr="00426C24">
        <w:t>PERUBAHAN FORMAT DATASET</w:t>
      </w:r>
      <w:bookmarkEnd w:id="58"/>
    </w:p>
    <w:p w14:paraId="062397E7" w14:textId="3F849BFC" w:rsidR="0000385B" w:rsidRPr="00426C24" w:rsidRDefault="000821CC" w:rsidP="0000385B">
      <w:pPr>
        <w:ind w:firstLine="720"/>
      </w:pPr>
      <w:r w:rsidRPr="00426C24">
        <w:rPr>
          <w:sz w:val="20"/>
          <w:szCs w:val="20"/>
        </w:rPr>
        <w:t>Saat ini d</w:t>
      </w:r>
      <w:r w:rsidR="0000385B" w:rsidRPr="00426C24">
        <w:rPr>
          <w:sz w:val="20"/>
          <w:szCs w:val="20"/>
        </w:rPr>
        <w:t xml:space="preserve">okumen test </w:t>
      </w:r>
      <w:r w:rsidRPr="00426C24">
        <w:rPr>
          <w:sz w:val="20"/>
          <w:szCs w:val="20"/>
        </w:rPr>
        <w:t xml:space="preserve">case </w:t>
      </w:r>
      <w:r w:rsidR="0000385B" w:rsidRPr="00426C24">
        <w:rPr>
          <w:sz w:val="20"/>
          <w:szCs w:val="20"/>
        </w:rPr>
        <w:t xml:space="preserve">QA </w:t>
      </w:r>
      <w:r w:rsidRPr="00426C24">
        <w:rPr>
          <w:sz w:val="20"/>
          <w:szCs w:val="20"/>
        </w:rPr>
        <w:t xml:space="preserve">Telkom </w:t>
      </w:r>
      <w:r w:rsidR="0000385B" w:rsidRPr="00426C24">
        <w:rPr>
          <w:sz w:val="20"/>
          <w:szCs w:val="20"/>
        </w:rPr>
        <w:t xml:space="preserve">Agree </w:t>
      </w:r>
      <w:r w:rsidRPr="00426C24">
        <w:rPr>
          <w:sz w:val="20"/>
          <w:szCs w:val="20"/>
        </w:rPr>
        <w:t>terkumpul dalam sebuah dokumen google docs, seperti yang dijelaskan pada sub</w:t>
      </w:r>
      <w:r w:rsidR="0008457A" w:rsidRPr="00426C24">
        <w:rPr>
          <w:sz w:val="20"/>
          <w:szCs w:val="20"/>
        </w:rPr>
        <w:t>-bab 3.2.1 Dataset. Dataset yang ada saat ini perlu diolah lagi menjadi format QnA agar mudah digunakan pada proses selanjutnya</w:t>
      </w:r>
      <w:r w:rsidR="003B6B5F" w:rsidRPr="00426C24">
        <w:rPr>
          <w:sz w:val="20"/>
          <w:szCs w:val="20"/>
        </w:rPr>
        <w:t>, proses pengolahan tersebut termasuk dalam klasifikasi. Hasil pengolahan dataset dapat dilihat pada gambar dibawah.</w:t>
      </w:r>
    </w:p>
    <w:p w14:paraId="3C7645CD" w14:textId="77777777" w:rsidR="00227944" w:rsidRPr="00426C24" w:rsidRDefault="00227944" w:rsidP="00227944"/>
    <w:p w14:paraId="36EA17F4" w14:textId="77777777" w:rsidR="000856C4" w:rsidRPr="00426C24" w:rsidRDefault="00A01364" w:rsidP="000856C4">
      <w:pPr>
        <w:keepNext/>
        <w:jc w:val="center"/>
      </w:pPr>
      <w:r w:rsidRPr="00426C24">
        <w:rPr>
          <w:noProof/>
          <w:sz w:val="20"/>
          <w:szCs w:val="20"/>
        </w:rPr>
        <w:lastRenderedPageBreak/>
        <w:drawing>
          <wp:inline distT="0" distB="0" distL="0" distR="0" wp14:anchorId="02D857A6" wp14:editId="59A2DED1">
            <wp:extent cx="2938409" cy="3392637"/>
            <wp:effectExtent l="0" t="0" r="0" b="0"/>
            <wp:docPr id="3737971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797193" name=""/>
                    <pic:cNvPicPr/>
                  </pic:nvPicPr>
                  <pic:blipFill>
                    <a:blip r:embed="rId16"/>
                    <a:stretch>
                      <a:fillRect/>
                    </a:stretch>
                  </pic:blipFill>
                  <pic:spPr>
                    <a:xfrm>
                      <a:off x="0" y="0"/>
                      <a:ext cx="2945657" cy="3401005"/>
                    </a:xfrm>
                    <a:prstGeom prst="rect">
                      <a:avLst/>
                    </a:prstGeom>
                  </pic:spPr>
                </pic:pic>
              </a:graphicData>
            </a:graphic>
          </wp:inline>
        </w:drawing>
      </w:r>
    </w:p>
    <w:p w14:paraId="411930B4" w14:textId="4F8D1930" w:rsidR="000856C4" w:rsidRPr="00426C24" w:rsidRDefault="000856C4" w:rsidP="000821CC">
      <w:pPr>
        <w:pStyle w:val="Caption"/>
        <w:jc w:val="center"/>
      </w:pPr>
      <w:bookmarkStart w:id="59" w:name="_Toc177022782"/>
      <w:r w:rsidRPr="00426C24">
        <w:rPr>
          <w:color w:val="000000" w:themeColor="text1"/>
        </w:rPr>
        <w:t xml:space="preserve">Gambar 3. </w:t>
      </w:r>
      <w:r w:rsidRPr="00426C24">
        <w:rPr>
          <w:color w:val="000000" w:themeColor="text1"/>
        </w:rPr>
        <w:fldChar w:fldCharType="begin"/>
      </w:r>
      <w:r w:rsidRPr="00426C24">
        <w:rPr>
          <w:color w:val="000000" w:themeColor="text1"/>
        </w:rPr>
        <w:instrText xml:space="preserve"> SEQ Gambar_3. \* ARABIC </w:instrText>
      </w:r>
      <w:r w:rsidRPr="00426C24">
        <w:rPr>
          <w:color w:val="000000" w:themeColor="text1"/>
        </w:rPr>
        <w:fldChar w:fldCharType="separate"/>
      </w:r>
      <w:r w:rsidR="0092737B">
        <w:rPr>
          <w:noProof/>
          <w:color w:val="000000" w:themeColor="text1"/>
        </w:rPr>
        <w:t>4</w:t>
      </w:r>
      <w:r w:rsidRPr="00426C24">
        <w:rPr>
          <w:color w:val="000000" w:themeColor="text1"/>
        </w:rPr>
        <w:fldChar w:fldCharType="end"/>
      </w:r>
      <w:r w:rsidRPr="00426C24">
        <w:rPr>
          <w:color w:val="000000" w:themeColor="text1"/>
        </w:rPr>
        <w:t xml:space="preserve"> Contoh format dataset</w:t>
      </w:r>
      <w:bookmarkEnd w:id="59"/>
    </w:p>
    <w:p w14:paraId="1D081C29" w14:textId="6DF3E806" w:rsidR="009E62D1" w:rsidRPr="00426C24" w:rsidRDefault="009E62D1" w:rsidP="009E62D1">
      <w:pPr>
        <w:jc w:val="both"/>
        <w:rPr>
          <w:sz w:val="20"/>
          <w:szCs w:val="20"/>
        </w:rPr>
      </w:pPr>
      <w:r w:rsidRPr="00426C24">
        <w:rPr>
          <w:sz w:val="20"/>
          <w:szCs w:val="20"/>
        </w:rPr>
        <w:t xml:space="preserve">          Dataset tanya jawab di atas terdiri dari tiga kolom yaitu tag, question, dan answer. Kolom ‘tag’ digunakan untuk mengklasifikasikan atau memberi label pada pertanyaan berdasarkan kategori tertentu. Dalam contoh yang ditunjukkan, fact-1 menunjukkan bahwa pertanyaan-pertanyaan ini terkait dengan informasi tentang fitur-fitur test case yang berhubungan dengan autentikasi, dalam hal ini adalah "Registrasi". Di dalam dataset ini, ada tag fact-1 – fact-125 yang menunjukkan di dalam contoh dataset ini terdapat 125 kelas yang dapat diklasifikasi. Kolom ‘Question’ (Pertanyaan) berisi teks pertanyaan yang sekiranya diajukan oleh pengguna atau yang mungkin muncul dalam sebuah sistem. Setiap pertanyaan terkait dengan subjek yang spesifik, dalam contoh di atas adalah fitur Registrasi, dan dirancang untuk meminta informasi lebih lanjut atau penjelasan terkait subjek tersebut. Contoh dataset di atas memiliki 20 variasi pertanyaan untuk setiap  kelas agar model dapat </w:t>
      </w:r>
      <w:r w:rsidRPr="00426C24">
        <w:rPr>
          <w:sz w:val="20"/>
          <w:szCs w:val="20"/>
        </w:rPr>
        <w:lastRenderedPageBreak/>
        <w:t xml:space="preserve">dengan mudah mempelajari inputan pertanyaan dari pengguna. Kolom ‘Answer’ berisi jawaban yang merujuk pada sumber data yang akan digunakan untuk tahap selanjutnya yaitu  consine similarity berdasarkan jawaban yang dihasilkan dari model Text Classification. </w:t>
      </w:r>
    </w:p>
    <w:p w14:paraId="4886930A" w14:textId="77777777" w:rsidR="00A01364" w:rsidRPr="00426C24" w:rsidRDefault="00A01364" w:rsidP="00C647BC">
      <w:pPr>
        <w:jc w:val="both"/>
        <w:rPr>
          <w:sz w:val="20"/>
          <w:szCs w:val="20"/>
        </w:rPr>
      </w:pPr>
    </w:p>
    <w:p w14:paraId="4D640352" w14:textId="159D513A" w:rsidR="0095177D" w:rsidRPr="00426C24" w:rsidRDefault="0095177D" w:rsidP="0095177D">
      <w:pPr>
        <w:pStyle w:val="Heading3"/>
      </w:pPr>
      <w:bookmarkStart w:id="60" w:name="_Toc176987408"/>
      <w:r w:rsidRPr="00426C24">
        <w:t>3.2.2 PREPROCESSING</w:t>
      </w:r>
      <w:bookmarkEnd w:id="60"/>
      <w:r w:rsidRPr="00426C24">
        <w:t xml:space="preserve"> </w:t>
      </w:r>
    </w:p>
    <w:p w14:paraId="12A1D8FB" w14:textId="077B0A84" w:rsidR="008938E1" w:rsidRPr="00426C24" w:rsidRDefault="008938E1" w:rsidP="008938E1">
      <w:pPr>
        <w:keepNext/>
        <w:jc w:val="center"/>
      </w:pPr>
      <w:r w:rsidRPr="00426C24">
        <w:rPr>
          <w:noProof/>
        </w:rPr>
        <w:drawing>
          <wp:inline distT="0" distB="0" distL="0" distR="0" wp14:anchorId="5A1A351B" wp14:editId="683ECF1E">
            <wp:extent cx="2633362" cy="1840832"/>
            <wp:effectExtent l="0" t="0" r="0" b="1270"/>
            <wp:docPr id="723112497" name="Picture 14" descr="Pre-processing Data Teks Menggunakan Python | by Rina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re-processing Data Teks Menggunakan Python | by Rina | Medium"/>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33362" cy="1840832"/>
                    </a:xfrm>
                    <a:prstGeom prst="rect">
                      <a:avLst/>
                    </a:prstGeom>
                    <a:noFill/>
                    <a:ln>
                      <a:noFill/>
                    </a:ln>
                  </pic:spPr>
                </pic:pic>
              </a:graphicData>
            </a:graphic>
          </wp:inline>
        </w:drawing>
      </w:r>
      <w:r w:rsidR="0095177D" w:rsidRPr="00426C24">
        <w:fldChar w:fldCharType="begin"/>
      </w:r>
      <w:r w:rsidR="0095177D" w:rsidRPr="00426C24">
        <w:instrText xml:space="preserve"> INCLUDEPICTURE "https://miro.medium.com/v2/resize:fit:572/1*QWANJuF60jBUtXDUGdqBuA.png" \* MERGEFORMATINET </w:instrText>
      </w:r>
      <w:r w:rsidR="0095177D" w:rsidRPr="00426C24">
        <w:fldChar w:fldCharType="separate"/>
      </w:r>
      <w:r w:rsidR="0095177D" w:rsidRPr="00426C24">
        <w:fldChar w:fldCharType="end"/>
      </w:r>
    </w:p>
    <w:p w14:paraId="10E04126" w14:textId="530153E7" w:rsidR="0095177D" w:rsidRPr="00426C24" w:rsidRDefault="008938E1" w:rsidP="008938E1">
      <w:pPr>
        <w:pStyle w:val="Caption"/>
        <w:jc w:val="center"/>
        <w:rPr>
          <w:color w:val="auto"/>
        </w:rPr>
      </w:pPr>
      <w:bookmarkStart w:id="61" w:name="_Toc175937628"/>
      <w:bookmarkStart w:id="62" w:name="_Toc177022783"/>
      <w:r w:rsidRPr="00426C24">
        <w:rPr>
          <w:color w:val="auto"/>
        </w:rPr>
        <w:t xml:space="preserve">Gambar 3. </w:t>
      </w:r>
      <w:r w:rsidRPr="00426C24">
        <w:rPr>
          <w:color w:val="auto"/>
        </w:rPr>
        <w:fldChar w:fldCharType="begin"/>
      </w:r>
      <w:r w:rsidRPr="00426C24">
        <w:rPr>
          <w:color w:val="auto"/>
        </w:rPr>
        <w:instrText xml:space="preserve"> SEQ Gambar_3. \* ARABIC </w:instrText>
      </w:r>
      <w:r w:rsidRPr="00426C24">
        <w:rPr>
          <w:color w:val="auto"/>
        </w:rPr>
        <w:fldChar w:fldCharType="separate"/>
      </w:r>
      <w:r w:rsidR="0092737B">
        <w:rPr>
          <w:noProof/>
          <w:color w:val="auto"/>
        </w:rPr>
        <w:t>5</w:t>
      </w:r>
      <w:r w:rsidRPr="00426C24">
        <w:rPr>
          <w:color w:val="auto"/>
        </w:rPr>
        <w:fldChar w:fldCharType="end"/>
      </w:r>
      <w:r w:rsidRPr="00426C24">
        <w:rPr>
          <w:color w:val="auto"/>
        </w:rPr>
        <w:t xml:space="preserve"> Preprocessing</w:t>
      </w:r>
      <w:bookmarkEnd w:id="61"/>
      <w:bookmarkEnd w:id="62"/>
    </w:p>
    <w:p w14:paraId="7E386EC5" w14:textId="2F93DA3F" w:rsidR="0095177D" w:rsidRPr="00426C24" w:rsidRDefault="0095177D" w:rsidP="0095177D">
      <w:pPr>
        <w:spacing w:line="276" w:lineRule="auto"/>
        <w:jc w:val="center"/>
        <w:rPr>
          <w:i/>
          <w:iCs/>
          <w:sz w:val="18"/>
          <w:szCs w:val="18"/>
        </w:rPr>
      </w:pPr>
    </w:p>
    <w:p w14:paraId="7D342F91" w14:textId="77777777" w:rsidR="008938E1" w:rsidRPr="00426C24" w:rsidRDefault="008938E1" w:rsidP="0095177D">
      <w:pPr>
        <w:spacing w:line="276" w:lineRule="auto"/>
        <w:jc w:val="center"/>
        <w:rPr>
          <w:i/>
          <w:iCs/>
          <w:sz w:val="18"/>
          <w:szCs w:val="18"/>
        </w:rPr>
      </w:pPr>
    </w:p>
    <w:p w14:paraId="1C442452" w14:textId="770C4DDC" w:rsidR="0095177D" w:rsidRPr="00426C24" w:rsidRDefault="0095177D" w:rsidP="00C647BC">
      <w:pPr>
        <w:jc w:val="both"/>
        <w:rPr>
          <w:sz w:val="20"/>
          <w:szCs w:val="20"/>
        </w:rPr>
      </w:pPr>
      <w:r w:rsidRPr="00426C24">
        <w:rPr>
          <w:sz w:val="20"/>
          <w:szCs w:val="20"/>
        </w:rPr>
        <w:t xml:space="preserve">     Gambar 3.</w:t>
      </w:r>
      <w:r w:rsidR="000821CC" w:rsidRPr="00426C24">
        <w:rPr>
          <w:sz w:val="20"/>
          <w:szCs w:val="20"/>
        </w:rPr>
        <w:t>5</w:t>
      </w:r>
      <w:r w:rsidRPr="00426C24">
        <w:rPr>
          <w:sz w:val="20"/>
          <w:szCs w:val="20"/>
        </w:rPr>
        <w:t>, preprocessing adalah proses di mana dokumen Spreadsheets diubah m</w:t>
      </w:r>
      <w:r w:rsidR="00542DE3" w:rsidRPr="00426C24">
        <w:rPr>
          <w:sz w:val="20"/>
          <w:szCs w:val="20"/>
        </w:rPr>
        <w:t>en</w:t>
      </w:r>
      <w:r w:rsidRPr="00426C24">
        <w:rPr>
          <w:sz w:val="20"/>
          <w:szCs w:val="20"/>
        </w:rPr>
        <w:t>jadi PDF lalu teks diekstraksi dari dokumen PDF. Ekstraksi teks ini dilakukan menggunakan alat ekstraksi teks khusus yang dapat membaca konten PDF dan mengonversinya menjadi teks yang dapat diolah lebih lanjut. Setelah teks diekstraksi, langkah berikutnya adalah pembersihan teks. Pada tahap ini, noise, karakter-karakter spesial, dan formatting yang tidak diperlukan dihapus untuk memastikan bahwa teks yang dihasilkan bersih dan konsisten. Normalisasi teks juga dilakukan, seperti mengubah semua huruf menjadi huruf kecil untuk memastikan bahwa data siap untuk tahap embedding. Tujuan dari preprocessing adalah untuk mempersiapkan data agar dapat diolah dengan lebih baik oleh algoritma yang akan digunakan pada tahap selanjutnya</w:t>
      </w:r>
    </w:p>
    <w:p w14:paraId="6A7FF14C" w14:textId="77777777" w:rsidR="0095177D" w:rsidRPr="00426C24" w:rsidRDefault="0095177D" w:rsidP="0095177D"/>
    <w:p w14:paraId="4B85162D" w14:textId="3A70527C" w:rsidR="0095177D" w:rsidRPr="00426C24" w:rsidRDefault="0095177D" w:rsidP="006A4345">
      <w:pPr>
        <w:pStyle w:val="Heading3"/>
      </w:pPr>
      <w:bookmarkStart w:id="63" w:name="_Toc175936787"/>
      <w:bookmarkStart w:id="64" w:name="_Toc176987409"/>
      <w:r w:rsidRPr="00426C24">
        <w:t>3.2.</w:t>
      </w:r>
      <w:r w:rsidR="006A4345" w:rsidRPr="00426C24">
        <w:t>7</w:t>
      </w:r>
      <w:r w:rsidRPr="00426C24">
        <w:t xml:space="preserve"> </w:t>
      </w:r>
      <w:bookmarkEnd w:id="63"/>
      <w:r w:rsidR="00903FE1" w:rsidRPr="00426C24">
        <w:t>TEXT VEKTORIZING</w:t>
      </w:r>
      <w:bookmarkEnd w:id="64"/>
    </w:p>
    <w:p w14:paraId="0343D869" w14:textId="310FCB3E" w:rsidR="006A4345" w:rsidRPr="00426C24" w:rsidRDefault="0095177D" w:rsidP="00903FE1">
      <w:pPr>
        <w:jc w:val="both"/>
        <w:rPr>
          <w:sz w:val="20"/>
          <w:szCs w:val="20"/>
        </w:rPr>
      </w:pPr>
      <w:r w:rsidRPr="00426C24">
        <w:rPr>
          <w:sz w:val="20"/>
          <w:szCs w:val="20"/>
        </w:rPr>
        <w:t xml:space="preserve">     </w:t>
      </w:r>
      <w:r w:rsidR="00903FE1" w:rsidRPr="00426C24">
        <w:rPr>
          <w:sz w:val="20"/>
          <w:szCs w:val="20"/>
        </w:rPr>
        <w:t xml:space="preserve">Setelah dilakukan preprocessing pada teks input dan menghasilkan kumpulan kata, tahap selanjutnya adalah melakukan konversi teks input </w:t>
      </w:r>
      <w:r w:rsidR="00903FE1" w:rsidRPr="00426C24">
        <w:rPr>
          <w:sz w:val="20"/>
          <w:szCs w:val="20"/>
        </w:rPr>
        <w:lastRenderedPageBreak/>
        <w:t>yang bertipe string dari sumbernya menjadi bentuk bilangan desimal yang selanjutnya dapat dipergunakan untuk dilakukan perhitungan untuk proses pencarian response yang tepat untuk diberikan kembali kepada client. Metode yang digunakan untuk melakukan proses text vectorizing adalah term frequency-inverse document frequency (TF-IDF). Metode ini digunakan untuk mengubah bentuk teks dari string menjadi vektor dengan cara mengalikan nilai frekuensi kemunculan suatu kata dalam teks dengan nilai kelangkaan relatif suatu kata dalam dokumen.</w:t>
      </w:r>
    </w:p>
    <w:p w14:paraId="5F10D4F7" w14:textId="77777777" w:rsidR="00903FE1" w:rsidRPr="00426C24" w:rsidRDefault="00903FE1" w:rsidP="00903FE1">
      <w:pPr>
        <w:jc w:val="both"/>
        <w:rPr>
          <w:sz w:val="20"/>
          <w:szCs w:val="20"/>
        </w:rPr>
      </w:pPr>
    </w:p>
    <w:p w14:paraId="6890109B" w14:textId="225FA95C" w:rsidR="0095177D" w:rsidRPr="00426C24" w:rsidRDefault="0095177D" w:rsidP="00903FE1">
      <w:pPr>
        <w:pStyle w:val="Heading3"/>
        <w:ind w:left="426" w:hanging="426"/>
      </w:pPr>
      <w:bookmarkStart w:id="65" w:name="_Toc175936788"/>
      <w:bookmarkStart w:id="66" w:name="_Toc176987410"/>
      <w:r w:rsidRPr="00426C24">
        <w:t>3.2.</w:t>
      </w:r>
      <w:r w:rsidR="006A4345" w:rsidRPr="00426C24">
        <w:t>8</w:t>
      </w:r>
      <w:r w:rsidRPr="00426C24">
        <w:t xml:space="preserve"> </w:t>
      </w:r>
      <w:bookmarkEnd w:id="65"/>
      <w:r w:rsidR="00903FE1" w:rsidRPr="00426C24">
        <w:t>PENCARIAN RESPONS (CONSINE SIMILARITY</w:t>
      </w:r>
      <w:bookmarkEnd w:id="66"/>
      <w:r w:rsidR="00A35139">
        <w:t>)</w:t>
      </w:r>
    </w:p>
    <w:p w14:paraId="71623D97" w14:textId="509E52DB" w:rsidR="00D9077A" w:rsidRPr="00426C24" w:rsidRDefault="0095177D" w:rsidP="00903FE1">
      <w:pPr>
        <w:jc w:val="both"/>
        <w:rPr>
          <w:sz w:val="20"/>
          <w:szCs w:val="20"/>
        </w:rPr>
      </w:pPr>
      <w:r w:rsidRPr="00426C24">
        <w:rPr>
          <w:sz w:val="20"/>
          <w:szCs w:val="20"/>
        </w:rPr>
        <w:t xml:space="preserve">     </w:t>
      </w:r>
      <w:r w:rsidR="00903FE1" w:rsidRPr="00426C24">
        <w:rPr>
          <w:sz w:val="20"/>
          <w:szCs w:val="20"/>
        </w:rPr>
        <w:t>Proses pencarian respons dilakukan dengan menghitung kesamaan antara teks input dan data yang tersedia. Metode yang digunakan adalah cosine similarity, yang berguna untuk mengukur kedekatan antara keyword yang dihasilkan setelah proses sebelumnya dengan keyword yang ada dalam database. Cosine similarity dipilih karena mampu mengatasi variasi jumlah keyword pada setiap jawaban dan tidak terpengaruh oleh panjang pendeknya dokumen yang dibandingkan. Hal ini memberikan hasil akurasi yang tinggi dalam perhitungan kesamaan menggunakan cosine similarity pada perbandingan keyword.</w:t>
      </w:r>
    </w:p>
    <w:p w14:paraId="73681BDB" w14:textId="77777777" w:rsidR="000148B7" w:rsidRPr="00426C24" w:rsidRDefault="000148B7" w:rsidP="0095177D">
      <w:pPr>
        <w:jc w:val="both"/>
        <w:rPr>
          <w:sz w:val="20"/>
          <w:szCs w:val="20"/>
        </w:rPr>
      </w:pPr>
    </w:p>
    <w:p w14:paraId="520B526D" w14:textId="77777777" w:rsidR="003273DA" w:rsidRPr="00426C24" w:rsidRDefault="003273DA" w:rsidP="0095177D">
      <w:pPr>
        <w:jc w:val="both"/>
        <w:rPr>
          <w:sz w:val="20"/>
          <w:szCs w:val="20"/>
        </w:rPr>
      </w:pPr>
    </w:p>
    <w:p w14:paraId="50C9B86A" w14:textId="3776D524" w:rsidR="0095177D" w:rsidRPr="00426C24" w:rsidRDefault="0095177D" w:rsidP="0095177D">
      <w:pPr>
        <w:pStyle w:val="Heading3"/>
        <w:ind w:left="426" w:hanging="426"/>
      </w:pPr>
      <w:bookmarkStart w:id="67" w:name="_Toc176987411"/>
      <w:r w:rsidRPr="00426C24">
        <w:t>3.2.</w:t>
      </w:r>
      <w:r w:rsidR="006A4345" w:rsidRPr="00426C24">
        <w:t>9</w:t>
      </w:r>
      <w:r w:rsidRPr="00426C24">
        <w:t xml:space="preserve"> MOCKUP APLIKASI</w:t>
      </w:r>
      <w:bookmarkEnd w:id="67"/>
    </w:p>
    <w:p w14:paraId="65B4A3C8" w14:textId="77777777" w:rsidR="0095177D" w:rsidRPr="00426C24" w:rsidRDefault="0095177D" w:rsidP="0095177D">
      <w:pPr>
        <w:rPr>
          <w:i/>
          <w:iCs/>
          <w:sz w:val="18"/>
          <w:szCs w:val="18"/>
        </w:rPr>
      </w:pPr>
    </w:p>
    <w:p w14:paraId="5F51FC14" w14:textId="77777777" w:rsidR="00320360" w:rsidRPr="00426C24" w:rsidRDefault="0095177D" w:rsidP="00320360">
      <w:pPr>
        <w:keepNext/>
        <w:jc w:val="center"/>
      </w:pPr>
      <w:r w:rsidRPr="00426C24">
        <w:rPr>
          <w:noProof/>
        </w:rPr>
        <w:drawing>
          <wp:inline distT="0" distB="0" distL="0" distR="0" wp14:anchorId="44E1D9BD" wp14:editId="62F787D0">
            <wp:extent cx="2766021" cy="1965027"/>
            <wp:effectExtent l="0" t="0" r="3175" b="3810"/>
            <wp:docPr id="190898650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986507" name="Picture 1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6021" cy="1965027"/>
                    </a:xfrm>
                    <a:prstGeom prst="rect">
                      <a:avLst/>
                    </a:prstGeom>
                  </pic:spPr>
                </pic:pic>
              </a:graphicData>
            </a:graphic>
          </wp:inline>
        </w:drawing>
      </w:r>
    </w:p>
    <w:p w14:paraId="63E4827A" w14:textId="3262B0F6" w:rsidR="00320360" w:rsidRPr="00426C24" w:rsidRDefault="00320360" w:rsidP="00320360">
      <w:pPr>
        <w:pStyle w:val="Caption"/>
        <w:jc w:val="center"/>
        <w:rPr>
          <w:color w:val="000000" w:themeColor="text1"/>
        </w:rPr>
      </w:pPr>
      <w:bookmarkStart w:id="68" w:name="_Toc177022784"/>
      <w:r w:rsidRPr="00426C24">
        <w:rPr>
          <w:color w:val="000000" w:themeColor="text1"/>
        </w:rPr>
        <w:t xml:space="preserve">Gambar 3. </w:t>
      </w:r>
      <w:r w:rsidRPr="00426C24">
        <w:rPr>
          <w:color w:val="000000" w:themeColor="text1"/>
        </w:rPr>
        <w:fldChar w:fldCharType="begin"/>
      </w:r>
      <w:r w:rsidRPr="00426C24">
        <w:rPr>
          <w:color w:val="000000" w:themeColor="text1"/>
        </w:rPr>
        <w:instrText xml:space="preserve"> SEQ Gambar_3. \* ARABIC </w:instrText>
      </w:r>
      <w:r w:rsidRPr="00426C24">
        <w:rPr>
          <w:color w:val="000000" w:themeColor="text1"/>
        </w:rPr>
        <w:fldChar w:fldCharType="separate"/>
      </w:r>
      <w:r w:rsidR="0092737B">
        <w:rPr>
          <w:noProof/>
          <w:color w:val="000000" w:themeColor="text1"/>
        </w:rPr>
        <w:t>6</w:t>
      </w:r>
      <w:r w:rsidRPr="00426C24">
        <w:rPr>
          <w:color w:val="000000" w:themeColor="text1"/>
        </w:rPr>
        <w:fldChar w:fldCharType="end"/>
      </w:r>
      <w:r w:rsidRPr="00426C24">
        <w:rPr>
          <w:color w:val="000000" w:themeColor="text1"/>
        </w:rPr>
        <w:t xml:space="preserve"> Gambaran tampilan aplikasi 1</w:t>
      </w:r>
      <w:bookmarkEnd w:id="68"/>
    </w:p>
    <w:p w14:paraId="12EE2538" w14:textId="1B512B1C" w:rsidR="00320360" w:rsidRPr="00426C24" w:rsidRDefault="000821CC" w:rsidP="00320360">
      <w:pPr>
        <w:keepNext/>
        <w:jc w:val="center"/>
      </w:pPr>
      <w:r w:rsidRPr="00426C24">
        <w:rPr>
          <w:i/>
          <w:iCs/>
          <w:noProof/>
          <w:sz w:val="18"/>
          <w:szCs w:val="18"/>
        </w:rPr>
        <w:lastRenderedPageBreak/>
        <w:drawing>
          <wp:inline distT="0" distB="0" distL="0" distR="0" wp14:anchorId="6C8853A6" wp14:editId="6B21B38A">
            <wp:extent cx="2731356" cy="1940400"/>
            <wp:effectExtent l="0" t="0" r="0" b="3175"/>
            <wp:docPr id="106572373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723730" name="Picture 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731356" cy="1940400"/>
                    </a:xfrm>
                    <a:prstGeom prst="rect">
                      <a:avLst/>
                    </a:prstGeom>
                  </pic:spPr>
                </pic:pic>
              </a:graphicData>
            </a:graphic>
          </wp:inline>
        </w:drawing>
      </w:r>
    </w:p>
    <w:p w14:paraId="207A4318" w14:textId="541AE8A6" w:rsidR="00320360" w:rsidRPr="00426C24" w:rsidRDefault="00320360" w:rsidP="00320360">
      <w:pPr>
        <w:pStyle w:val="Caption"/>
        <w:jc w:val="center"/>
        <w:rPr>
          <w:color w:val="000000" w:themeColor="text1"/>
        </w:rPr>
      </w:pPr>
      <w:bookmarkStart w:id="69" w:name="_Toc177022785"/>
      <w:r w:rsidRPr="00426C24">
        <w:rPr>
          <w:color w:val="000000" w:themeColor="text1"/>
        </w:rPr>
        <w:t xml:space="preserve">Gambar 3. </w:t>
      </w:r>
      <w:r w:rsidRPr="00426C24">
        <w:rPr>
          <w:color w:val="000000" w:themeColor="text1"/>
        </w:rPr>
        <w:fldChar w:fldCharType="begin"/>
      </w:r>
      <w:r w:rsidRPr="00426C24">
        <w:rPr>
          <w:color w:val="000000" w:themeColor="text1"/>
        </w:rPr>
        <w:instrText xml:space="preserve"> SEQ Gambar_3. \* ARABIC </w:instrText>
      </w:r>
      <w:r w:rsidRPr="00426C24">
        <w:rPr>
          <w:color w:val="000000" w:themeColor="text1"/>
        </w:rPr>
        <w:fldChar w:fldCharType="separate"/>
      </w:r>
      <w:r w:rsidR="0092737B">
        <w:rPr>
          <w:noProof/>
          <w:color w:val="000000" w:themeColor="text1"/>
        </w:rPr>
        <w:t>7</w:t>
      </w:r>
      <w:r w:rsidRPr="00426C24">
        <w:rPr>
          <w:color w:val="000000" w:themeColor="text1"/>
        </w:rPr>
        <w:fldChar w:fldCharType="end"/>
      </w:r>
      <w:r w:rsidRPr="00426C24">
        <w:rPr>
          <w:color w:val="000000" w:themeColor="text1"/>
        </w:rPr>
        <w:t xml:space="preserve"> Gambaran tampilan aplikasi 2</w:t>
      </w:r>
      <w:bookmarkEnd w:id="69"/>
    </w:p>
    <w:p w14:paraId="24DD2E77" w14:textId="47D50A3E" w:rsidR="002A73FF" w:rsidRPr="00426C24" w:rsidRDefault="0095177D" w:rsidP="0095177D">
      <w:pPr>
        <w:spacing w:line="276" w:lineRule="auto"/>
        <w:jc w:val="both"/>
        <w:rPr>
          <w:sz w:val="20"/>
          <w:szCs w:val="20"/>
        </w:rPr>
      </w:pPr>
      <w:r w:rsidRPr="00426C24">
        <w:rPr>
          <w:sz w:val="20"/>
          <w:szCs w:val="20"/>
        </w:rPr>
        <w:t xml:space="preserve">     Gambar 3.</w:t>
      </w:r>
      <w:r w:rsidR="00320360" w:rsidRPr="00426C24">
        <w:rPr>
          <w:sz w:val="20"/>
          <w:szCs w:val="20"/>
        </w:rPr>
        <w:t>6</w:t>
      </w:r>
      <w:r w:rsidR="000821CC" w:rsidRPr="00426C24">
        <w:rPr>
          <w:sz w:val="20"/>
          <w:szCs w:val="20"/>
        </w:rPr>
        <w:t xml:space="preserve"> dan 3.</w:t>
      </w:r>
      <w:r w:rsidR="00320360" w:rsidRPr="00426C24">
        <w:rPr>
          <w:sz w:val="20"/>
          <w:szCs w:val="20"/>
        </w:rPr>
        <w:t>7</w:t>
      </w:r>
      <w:r w:rsidRPr="00426C24">
        <w:rPr>
          <w:sz w:val="20"/>
          <w:szCs w:val="20"/>
        </w:rPr>
        <w:t>, adalah desain web untuk tampilan dari chatbot yang sedang dikembangkan. Tampilan tersebut mencakup beberapa komponen yang dapat dilihat oleh pengguna, termasuk balon chat di sebelah kanan yang berisi pertanyaan dari pengguna, balon chat di sebelah kiri yang berisi respon dari chatbot, formulir input teks yang memungkinkan pengguna untuk mengetikkan pertanyaan, dan ikon pesawat untuk mengirim pesan ke chatbot.</w:t>
      </w:r>
    </w:p>
    <w:p w14:paraId="544C5B1A" w14:textId="120DAD97" w:rsidR="002A73FF" w:rsidRPr="00426C24" w:rsidRDefault="002A73FF" w:rsidP="006A4485">
      <w:pPr>
        <w:spacing w:line="276" w:lineRule="auto"/>
        <w:jc w:val="both"/>
        <w:rPr>
          <w:sz w:val="20"/>
          <w:szCs w:val="20"/>
        </w:rPr>
      </w:pPr>
    </w:p>
    <w:p w14:paraId="484EFB9B" w14:textId="40669AF0" w:rsidR="003B6B5F" w:rsidRPr="00426C24" w:rsidRDefault="00247990" w:rsidP="003B6B5F">
      <w:pPr>
        <w:pStyle w:val="Heading3"/>
        <w:ind w:left="426" w:hanging="426"/>
      </w:pPr>
      <w:bookmarkStart w:id="70" w:name="_Toc176987412"/>
      <w:r>
        <w:rPr>
          <w:noProof/>
          <w:szCs w:val="20"/>
        </w:rPr>
        <w:drawing>
          <wp:anchor distT="0" distB="0" distL="114300" distR="114300" simplePos="0" relativeHeight="251690496" behindDoc="0" locked="0" layoutInCell="1" allowOverlap="1" wp14:anchorId="4F659BD9" wp14:editId="0F5925CC">
            <wp:simplePos x="0" y="0"/>
            <wp:positionH relativeFrom="margin">
              <wp:posOffset>-382174</wp:posOffset>
            </wp:positionH>
            <wp:positionV relativeFrom="margin">
              <wp:posOffset>3808730</wp:posOffset>
            </wp:positionV>
            <wp:extent cx="4642485" cy="768350"/>
            <wp:effectExtent l="0" t="0" r="5715" b="6350"/>
            <wp:wrapSquare wrapText="bothSides"/>
            <wp:docPr id="22887008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870088" name="Picture 228870088"/>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642485" cy="768350"/>
                    </a:xfrm>
                    <a:prstGeom prst="rect">
                      <a:avLst/>
                    </a:prstGeom>
                  </pic:spPr>
                </pic:pic>
              </a:graphicData>
            </a:graphic>
            <wp14:sizeRelV relativeFrom="margin">
              <wp14:pctHeight>0</wp14:pctHeight>
            </wp14:sizeRelV>
          </wp:anchor>
        </w:drawing>
      </w:r>
      <w:r w:rsidR="003B6B5F" w:rsidRPr="00426C24">
        <w:t>3.2.</w:t>
      </w:r>
      <w:r w:rsidR="006A4345" w:rsidRPr="00426C24">
        <w:t>10</w:t>
      </w:r>
      <w:r w:rsidR="003B6B5F" w:rsidRPr="00426C24">
        <w:t xml:space="preserve"> TIMELINE PENGERJAAN</w:t>
      </w:r>
      <w:bookmarkEnd w:id="70"/>
    </w:p>
    <w:p w14:paraId="2969FC1D" w14:textId="6C1D7035" w:rsidR="002A73FF" w:rsidRDefault="00FB3E98" w:rsidP="006A4485">
      <w:pPr>
        <w:spacing w:line="276" w:lineRule="auto"/>
        <w:jc w:val="both"/>
        <w:rPr>
          <w:sz w:val="20"/>
          <w:szCs w:val="20"/>
        </w:rPr>
      </w:pPr>
      <w:r>
        <w:rPr>
          <w:noProof/>
        </w:rPr>
        <mc:AlternateContent>
          <mc:Choice Requires="wps">
            <w:drawing>
              <wp:anchor distT="0" distB="0" distL="114300" distR="114300" simplePos="0" relativeHeight="251692544" behindDoc="0" locked="0" layoutInCell="1" allowOverlap="1" wp14:anchorId="4CB87767" wp14:editId="4715A972">
                <wp:simplePos x="0" y="0"/>
                <wp:positionH relativeFrom="column">
                  <wp:posOffset>-464820</wp:posOffset>
                </wp:positionH>
                <wp:positionV relativeFrom="paragraph">
                  <wp:posOffset>906780</wp:posOffset>
                </wp:positionV>
                <wp:extent cx="4645025" cy="635"/>
                <wp:effectExtent l="0" t="0" r="3175" b="12065"/>
                <wp:wrapSquare wrapText="bothSides"/>
                <wp:docPr id="670799787" name="Text Box 1"/>
                <wp:cNvGraphicFramePr/>
                <a:graphic xmlns:a="http://schemas.openxmlformats.org/drawingml/2006/main">
                  <a:graphicData uri="http://schemas.microsoft.com/office/word/2010/wordprocessingShape">
                    <wps:wsp>
                      <wps:cNvSpPr txBox="1"/>
                      <wps:spPr>
                        <a:xfrm>
                          <a:off x="0" y="0"/>
                          <a:ext cx="4645025" cy="635"/>
                        </a:xfrm>
                        <a:prstGeom prst="rect">
                          <a:avLst/>
                        </a:prstGeom>
                        <a:solidFill>
                          <a:prstClr val="white"/>
                        </a:solidFill>
                        <a:ln>
                          <a:noFill/>
                        </a:ln>
                      </wps:spPr>
                      <wps:txbx>
                        <w:txbxContent>
                          <w:p w14:paraId="3D80D85A" w14:textId="35129697" w:rsidR="00FB3E98" w:rsidRPr="00587349" w:rsidRDefault="00FB3E98" w:rsidP="00FB3E98">
                            <w:pPr>
                              <w:pStyle w:val="Caption"/>
                              <w:jc w:val="center"/>
                              <w:rPr>
                                <w:noProof/>
                                <w:sz w:val="20"/>
                                <w:szCs w:val="20"/>
                              </w:rPr>
                            </w:pPr>
                            <w:bookmarkStart w:id="71" w:name="_Toc177022786"/>
                            <w:r w:rsidRPr="00FB3E98">
                              <w:rPr>
                                <w:color w:val="000000" w:themeColor="text1"/>
                              </w:rPr>
                              <w:t xml:space="preserve">Gambar 3. </w:t>
                            </w:r>
                            <w:r w:rsidRPr="00FB3E98">
                              <w:rPr>
                                <w:color w:val="000000" w:themeColor="text1"/>
                              </w:rPr>
                              <w:fldChar w:fldCharType="begin"/>
                            </w:r>
                            <w:r w:rsidRPr="00FB3E98">
                              <w:rPr>
                                <w:color w:val="000000" w:themeColor="text1"/>
                              </w:rPr>
                              <w:instrText xml:space="preserve"> SEQ Gambar_3. \* ARABIC </w:instrText>
                            </w:r>
                            <w:r w:rsidRPr="00FB3E98">
                              <w:rPr>
                                <w:color w:val="000000" w:themeColor="text1"/>
                              </w:rPr>
                              <w:fldChar w:fldCharType="separate"/>
                            </w:r>
                            <w:r w:rsidR="0092737B">
                              <w:rPr>
                                <w:noProof/>
                                <w:color w:val="000000" w:themeColor="text1"/>
                              </w:rPr>
                              <w:t>8</w:t>
                            </w:r>
                            <w:r w:rsidRPr="00FB3E98">
                              <w:rPr>
                                <w:color w:val="000000" w:themeColor="text1"/>
                              </w:rPr>
                              <w:fldChar w:fldCharType="end"/>
                            </w:r>
                            <w:r w:rsidRPr="00FB3E98">
                              <w:rPr>
                                <w:color w:val="000000" w:themeColor="text1"/>
                              </w:rPr>
                              <w:t xml:space="preserve"> Timeline pengerjaan projek akhir</w:t>
                            </w:r>
                            <w:bookmarkEnd w:id="71"/>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B87767" id="_x0000_s1032" type="#_x0000_t202" style="position:absolute;left:0;text-align:left;margin-left:-36.6pt;margin-top:71.4pt;width:365.75pt;height:.05pt;z-index:2516925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" stroked="f">
                <v:textbox style="mso-fit-shape-to-text:t" inset="0,0,0,0">
                  <w:txbxContent>
                    <w:p w14:paraId="3D80D85A" w14:textId="35129697" w:rsidR="00FB3E98" w:rsidRPr="00587349" w:rsidRDefault="00FB3E98" w:rsidP="00FB3E98">
                      <w:pPr>
                        <w:pStyle w:val="Caption"/>
                        <w:jc w:val="center"/>
                        <w:rPr>
                          <w:noProof/>
                          <w:sz w:val="20"/>
                          <w:szCs w:val="20"/>
                        </w:rPr>
                      </w:pPr>
                      <w:bookmarkStart w:id="72" w:name="_Toc177022786"/>
                      <w:r w:rsidRPr="00FB3E98">
                        <w:rPr>
                          <w:color w:val="000000" w:themeColor="text1"/>
                        </w:rPr>
                        <w:t xml:space="preserve">Gambar 3. </w:t>
                      </w:r>
                      <w:r w:rsidRPr="00FB3E98">
                        <w:rPr>
                          <w:color w:val="000000" w:themeColor="text1"/>
                        </w:rPr>
                        <w:fldChar w:fldCharType="begin"/>
                      </w:r>
                      <w:r w:rsidRPr="00FB3E98">
                        <w:rPr>
                          <w:color w:val="000000" w:themeColor="text1"/>
                        </w:rPr>
                        <w:instrText xml:space="preserve"> SEQ Gambar_3. \* ARABIC </w:instrText>
                      </w:r>
                      <w:r w:rsidRPr="00FB3E98">
                        <w:rPr>
                          <w:color w:val="000000" w:themeColor="text1"/>
                        </w:rPr>
                        <w:fldChar w:fldCharType="separate"/>
                      </w:r>
                      <w:r w:rsidR="0092737B">
                        <w:rPr>
                          <w:noProof/>
                          <w:color w:val="000000" w:themeColor="text1"/>
                        </w:rPr>
                        <w:t>8</w:t>
                      </w:r>
                      <w:r w:rsidRPr="00FB3E98">
                        <w:rPr>
                          <w:color w:val="000000" w:themeColor="text1"/>
                        </w:rPr>
                        <w:fldChar w:fldCharType="end"/>
                      </w:r>
                      <w:r w:rsidRPr="00FB3E98">
                        <w:rPr>
                          <w:color w:val="000000" w:themeColor="text1"/>
                        </w:rPr>
                        <w:t xml:space="preserve"> Timeline pengerjaan projek akhir</w:t>
                      </w:r>
                      <w:bookmarkEnd w:id="72"/>
                    </w:p>
                  </w:txbxContent>
                </v:textbox>
                <w10:wrap type="square"/>
              </v:shape>
            </w:pict>
          </mc:Fallback>
        </mc:AlternateContent>
      </w:r>
    </w:p>
    <w:p w14:paraId="39296048" w14:textId="3FCE8349" w:rsidR="006C50A3" w:rsidRPr="00426C24" w:rsidRDefault="006C50A3" w:rsidP="006A4485">
      <w:pPr>
        <w:spacing w:line="276" w:lineRule="auto"/>
        <w:jc w:val="both"/>
        <w:rPr>
          <w:sz w:val="20"/>
          <w:szCs w:val="20"/>
        </w:rPr>
      </w:pPr>
    </w:p>
    <w:p w14:paraId="6742E733" w14:textId="12592EEA" w:rsidR="003B6B5F" w:rsidRPr="00426C24" w:rsidRDefault="003B6B5F" w:rsidP="006A4485">
      <w:pPr>
        <w:spacing w:line="276" w:lineRule="auto"/>
        <w:jc w:val="both"/>
        <w:rPr>
          <w:sz w:val="20"/>
          <w:szCs w:val="20"/>
        </w:rPr>
      </w:pPr>
    </w:p>
    <w:p w14:paraId="1BFBF3EF" w14:textId="77777777" w:rsidR="003B6B5F" w:rsidRPr="00426C24" w:rsidRDefault="003B6B5F" w:rsidP="006A4485">
      <w:pPr>
        <w:spacing w:line="276" w:lineRule="auto"/>
        <w:jc w:val="both"/>
        <w:rPr>
          <w:sz w:val="20"/>
          <w:szCs w:val="20"/>
        </w:rPr>
      </w:pPr>
    </w:p>
    <w:p w14:paraId="0EC301E2" w14:textId="77777777" w:rsidR="00695BDB" w:rsidRPr="00426C24" w:rsidRDefault="00695BDB" w:rsidP="006A4485">
      <w:pPr>
        <w:spacing w:line="276" w:lineRule="auto"/>
        <w:jc w:val="both"/>
        <w:rPr>
          <w:sz w:val="20"/>
          <w:szCs w:val="20"/>
        </w:rPr>
      </w:pPr>
    </w:p>
    <w:p w14:paraId="4BA2A4F8" w14:textId="77777777" w:rsidR="0058716B" w:rsidRPr="00426C24" w:rsidRDefault="0058716B" w:rsidP="00695BDB">
      <w:pPr>
        <w:pStyle w:val="Heading1"/>
      </w:pPr>
      <w:bookmarkStart w:id="73" w:name="_Toc176987413"/>
      <w:r w:rsidRPr="00426C24">
        <w:lastRenderedPageBreak/>
        <w:t>DAFTAR PUSTAKA</w:t>
      </w:r>
      <w:bookmarkEnd w:id="73"/>
    </w:p>
    <w:p w14:paraId="31CB7CAE" w14:textId="77777777" w:rsidR="00695BDB" w:rsidRPr="00426C24" w:rsidRDefault="00695BDB" w:rsidP="00695BDB"/>
    <w:p w14:paraId="3DA81A10" w14:textId="0FD583E6" w:rsidR="003D3E9B" w:rsidRPr="00426C24" w:rsidRDefault="004203CC" w:rsidP="006948D8">
      <w:pPr>
        <w:numPr>
          <w:ilvl w:val="0"/>
          <w:numId w:val="6"/>
        </w:numPr>
        <w:jc w:val="both"/>
        <w:rPr>
          <w:sz w:val="20"/>
          <w:szCs w:val="20"/>
        </w:rPr>
      </w:pPr>
      <w:r w:rsidRPr="00426C24">
        <w:rPr>
          <w:sz w:val="20"/>
          <w:szCs w:val="20"/>
        </w:rPr>
        <w:t>Pargaonkar, S. (2021). The Crucial Role of Inspection in Software Quality Assurance. Journal of Science &amp; Technology, 2(1), 70-77</w:t>
      </w:r>
      <w:r w:rsidRPr="00426C24">
        <w:t>.</w:t>
      </w:r>
      <w:r w:rsidR="004C4FA7" w:rsidRPr="00426C24">
        <w:rPr>
          <w:sz w:val="20"/>
          <w:szCs w:val="20"/>
        </w:rPr>
        <w:t xml:space="preserve"> </w:t>
      </w:r>
    </w:p>
    <w:p w14:paraId="158F51F9" w14:textId="2FB8C259" w:rsidR="004203CC" w:rsidRPr="00426C24" w:rsidRDefault="00315F32" w:rsidP="00225BEF">
      <w:pPr>
        <w:numPr>
          <w:ilvl w:val="0"/>
          <w:numId w:val="6"/>
        </w:numPr>
        <w:jc w:val="both"/>
        <w:rPr>
          <w:sz w:val="20"/>
          <w:szCs w:val="20"/>
        </w:rPr>
      </w:pPr>
      <w:r w:rsidRPr="00426C24">
        <w:rPr>
          <w:sz w:val="20"/>
          <w:szCs w:val="20"/>
        </w:rPr>
        <w:t>R. T. Wahyuni, D. Prastiyanto, and E. Supraptono, “Penerapan Algoritma Cosine Similarity dan Pembobotan TF-IDF pada Sistem Klasifikasi Dokumen Skripsi,” J. Tek. Elektro Univ. Negeri Semarang, vol. 9, no. 1, pp. 18–23, 2017 [Online].Available:https://journal.unnes.ac.id/nju/index.php/jte/article/download/10955/6659</w:t>
      </w:r>
    </w:p>
    <w:p w14:paraId="4DDAEBDB" w14:textId="31E1F14E" w:rsidR="006948D8" w:rsidRPr="00426C24" w:rsidRDefault="006948D8" w:rsidP="004203CC">
      <w:pPr>
        <w:numPr>
          <w:ilvl w:val="0"/>
          <w:numId w:val="6"/>
        </w:numPr>
        <w:jc w:val="both"/>
        <w:rPr>
          <w:sz w:val="20"/>
          <w:szCs w:val="20"/>
        </w:rPr>
      </w:pPr>
      <w:r w:rsidRPr="00426C24">
        <w:rPr>
          <w:sz w:val="20"/>
          <w:szCs w:val="20"/>
        </w:rPr>
        <w:t>SUPRIYONO, S. Software Testing with the approach of Blackbox Testing on the Academic Information System. IJISTECH (International Journal of Information System and Technology), [S.l.], v. 3, n. 2, p. 227-233, may 2020. ISSN 2580-7250.</w:t>
      </w:r>
    </w:p>
    <w:p w14:paraId="5D96E4F6" w14:textId="789FEF3C" w:rsidR="009A06B0" w:rsidRPr="00426C24" w:rsidRDefault="009A06B0" w:rsidP="004203CC">
      <w:pPr>
        <w:numPr>
          <w:ilvl w:val="0"/>
          <w:numId w:val="6"/>
        </w:numPr>
        <w:jc w:val="both"/>
        <w:rPr>
          <w:sz w:val="20"/>
          <w:szCs w:val="20"/>
        </w:rPr>
      </w:pPr>
      <w:r w:rsidRPr="00426C24">
        <w:rPr>
          <w:sz w:val="20"/>
          <w:szCs w:val="20"/>
        </w:rPr>
        <w:t>Hasibuan, A. N., &amp; Dirgahayu, T. (2022). Pengujian dengan Unit Testing dan Test case pada Proyek Pengembangan Modul Manajemen Pengguna. Jurnal UII.</w:t>
      </w:r>
    </w:p>
    <w:p w14:paraId="74FCA091" w14:textId="016B4762" w:rsidR="003D3E9B" w:rsidRPr="00426C24" w:rsidRDefault="006948D8" w:rsidP="006948D8">
      <w:pPr>
        <w:numPr>
          <w:ilvl w:val="0"/>
          <w:numId w:val="6"/>
        </w:numPr>
        <w:jc w:val="both"/>
        <w:rPr>
          <w:sz w:val="20"/>
          <w:szCs w:val="20"/>
        </w:rPr>
      </w:pPr>
      <w:r w:rsidRPr="00426C24">
        <w:rPr>
          <w:sz w:val="20"/>
          <w:szCs w:val="20"/>
        </w:rPr>
        <w:t>Romeo. (2003). Testing dan Implementasi Sistem (Edisi 1).</w:t>
      </w:r>
    </w:p>
    <w:p w14:paraId="1AA8C2D4" w14:textId="7DDFE493" w:rsidR="003D3E9B" w:rsidRPr="00426C24" w:rsidRDefault="003A7D6F">
      <w:pPr>
        <w:numPr>
          <w:ilvl w:val="0"/>
          <w:numId w:val="6"/>
        </w:numPr>
        <w:jc w:val="both"/>
        <w:rPr>
          <w:sz w:val="20"/>
          <w:szCs w:val="20"/>
        </w:rPr>
      </w:pPr>
      <w:r w:rsidRPr="00426C24">
        <w:rPr>
          <w:sz w:val="20"/>
          <w:szCs w:val="20"/>
        </w:rPr>
        <w:t>Nugroho, K. S. (2020, June 4). Dasar text preprocessing Dengan Python. Medium. https://ksnugroho.medium.com/dasar-textpreprocessing-dengan-python-a4fa52608ffe, Diakses 17 April 2024</w:t>
      </w:r>
      <w:r w:rsidR="004C4FA7" w:rsidRPr="00426C24">
        <w:rPr>
          <w:sz w:val="20"/>
          <w:szCs w:val="20"/>
        </w:rPr>
        <w:t>.</w:t>
      </w:r>
    </w:p>
    <w:p w14:paraId="57470513" w14:textId="384D16E8" w:rsidR="003D3E9B" w:rsidRPr="00426C24" w:rsidRDefault="003A7D6F">
      <w:pPr>
        <w:numPr>
          <w:ilvl w:val="0"/>
          <w:numId w:val="6"/>
        </w:numPr>
        <w:jc w:val="both"/>
        <w:rPr>
          <w:sz w:val="20"/>
          <w:szCs w:val="20"/>
        </w:rPr>
      </w:pPr>
      <w:r w:rsidRPr="00426C24">
        <w:rPr>
          <w:sz w:val="20"/>
          <w:szCs w:val="20"/>
        </w:rPr>
        <w:t>Hans, R. (2021, June 17). Tahapan text preprocessing Dalam Teknik Pengolahan Data. https://dqlab.id/files/dqlab/cache/87e30118ebba5ec7d96f6ea8c9 dcc10b_x_118_X_55.png. https://dqlab.id/tahapan-textpreprocessing-dalam-teknik-pengolahan-data, Diakses 17 April 2024</w:t>
      </w:r>
    </w:p>
    <w:p w14:paraId="5A9A7D5F" w14:textId="77777777" w:rsidR="003D3E9B" w:rsidRPr="00426C24" w:rsidRDefault="004E2CC2">
      <w:pPr>
        <w:numPr>
          <w:ilvl w:val="0"/>
          <w:numId w:val="6"/>
        </w:numPr>
        <w:jc w:val="both"/>
        <w:rPr>
          <w:sz w:val="20"/>
          <w:szCs w:val="20"/>
        </w:rPr>
      </w:pPr>
      <w:r w:rsidRPr="00426C24">
        <w:rPr>
          <w:sz w:val="20"/>
          <w:szCs w:val="20"/>
        </w:rPr>
        <w:t>Gabarron, Elia, et al. "What do we know about the use of chatbots for public health?." Digital Personalized Health and Medicine (2020): 796- 800</w:t>
      </w:r>
    </w:p>
    <w:p w14:paraId="73C88CAF" w14:textId="77777777" w:rsidR="003D3E9B" w:rsidRPr="00426C24" w:rsidRDefault="004E2CC2">
      <w:pPr>
        <w:numPr>
          <w:ilvl w:val="0"/>
          <w:numId w:val="6"/>
        </w:numPr>
        <w:jc w:val="both"/>
        <w:rPr>
          <w:sz w:val="20"/>
          <w:szCs w:val="20"/>
        </w:rPr>
      </w:pPr>
      <w:r w:rsidRPr="00426C24">
        <w:rPr>
          <w:sz w:val="20"/>
          <w:szCs w:val="20"/>
        </w:rPr>
        <w:t>Følstad, A., Nordheim, C. B., &amp; Bjørkli, C. A. (2018). What makes users trust a chatbot for customer service? An exploratory interview study. In Internet Science: 5th International Conference, INSCI 2018, St. Petersburg, Russia, October 24–26, 2018, Proceedings 5 (pp. 194-208). Springer International Publishing.</w:t>
      </w:r>
    </w:p>
    <w:p w14:paraId="6FCA1A58" w14:textId="77777777" w:rsidR="003D3E9B" w:rsidRPr="00426C24" w:rsidRDefault="004E2CC2">
      <w:pPr>
        <w:numPr>
          <w:ilvl w:val="0"/>
          <w:numId w:val="6"/>
        </w:numPr>
        <w:jc w:val="both"/>
        <w:rPr>
          <w:sz w:val="20"/>
          <w:szCs w:val="20"/>
        </w:rPr>
      </w:pPr>
      <w:r w:rsidRPr="00426C24">
        <w:rPr>
          <w:sz w:val="20"/>
          <w:szCs w:val="20"/>
        </w:rPr>
        <w:lastRenderedPageBreak/>
        <w:t>Wijaya, R. A., Kusumaningtyas, E. M., &amp; Barakbah, A. (2019, September). Knowledge based chatbot with context recognition. In 2019 International Electronics Symposium (IES) (pp. 432-438). IEEE.</w:t>
      </w:r>
    </w:p>
    <w:p w14:paraId="476035F6" w14:textId="77777777" w:rsidR="00BC68FE" w:rsidRPr="00426C24" w:rsidRDefault="00BC68FE" w:rsidP="00BC68FE">
      <w:pPr>
        <w:numPr>
          <w:ilvl w:val="0"/>
          <w:numId w:val="6"/>
        </w:numPr>
        <w:jc w:val="both"/>
        <w:rPr>
          <w:sz w:val="20"/>
          <w:szCs w:val="20"/>
        </w:rPr>
      </w:pPr>
      <w:r w:rsidRPr="00426C24">
        <w:rPr>
          <w:sz w:val="20"/>
          <w:szCs w:val="20"/>
        </w:rPr>
        <w:t>Johnson, M. (2020). The Importance of Context Recognition</w:t>
      </w:r>
    </w:p>
    <w:p w14:paraId="48F762D1" w14:textId="51030A1D" w:rsidR="004203CC" w:rsidRPr="00426C24" w:rsidRDefault="00BC68FE" w:rsidP="00BC68FE">
      <w:pPr>
        <w:ind w:left="708"/>
        <w:jc w:val="both"/>
        <w:rPr>
          <w:sz w:val="20"/>
          <w:szCs w:val="20"/>
        </w:rPr>
      </w:pPr>
      <w:r w:rsidRPr="00426C24">
        <w:rPr>
          <w:sz w:val="20"/>
          <w:szCs w:val="20"/>
        </w:rPr>
        <w:t>in NLP. Journal of Computational Linguistics, 15(2), 78-90.</w:t>
      </w:r>
    </w:p>
    <w:p w14:paraId="36D3CC87" w14:textId="67E9B44B" w:rsidR="006B6B4F" w:rsidRPr="00426C24" w:rsidRDefault="004042AF">
      <w:pPr>
        <w:numPr>
          <w:ilvl w:val="0"/>
          <w:numId w:val="6"/>
        </w:numPr>
        <w:jc w:val="both"/>
        <w:rPr>
          <w:sz w:val="20"/>
          <w:szCs w:val="20"/>
        </w:rPr>
      </w:pPr>
      <w:r w:rsidRPr="00426C24">
        <w:rPr>
          <w:sz w:val="20"/>
          <w:szCs w:val="20"/>
        </w:rPr>
        <w:t>D. Rahimi Fitri, “Aplikasi Penilaian Ujian Essay Otomatis Menggunakan Metode Cosine Similarity,” Poros Tek., vol. 7, no. 2, pp. 88–94, 2015, [Online]. Available: http://ejurnal.poliban.ac.id/index.php/porosteknik/article/view/2 18</w:t>
      </w:r>
    </w:p>
    <w:p w14:paraId="765A1CB9" w14:textId="6383F9D3" w:rsidR="001C596E" w:rsidRPr="00426C24" w:rsidRDefault="004042AF">
      <w:pPr>
        <w:numPr>
          <w:ilvl w:val="0"/>
          <w:numId w:val="6"/>
        </w:numPr>
        <w:jc w:val="both"/>
        <w:rPr>
          <w:sz w:val="20"/>
          <w:szCs w:val="20"/>
        </w:rPr>
      </w:pPr>
      <w:r w:rsidRPr="00426C24">
        <w:rPr>
          <w:sz w:val="20"/>
          <w:szCs w:val="20"/>
        </w:rPr>
        <w:t>R. Rismanto, Y. Yunhasnawa, and R. A. Bhakti, “Penerapan Metode Cosine Similarity Dalam Aplikasi Chatbot Layanan Wisata Di Wilayah Malang,” Semin. Inform. Apl. Polinema, pp. 1–8, 2019, [Online]. Available: http://jurnalti.polinema.ac.id/index.php/SIAP/article/view/683</w:t>
      </w:r>
    </w:p>
    <w:sectPr w:rsidR="001C596E" w:rsidRPr="00426C24" w:rsidSect="006449DE">
      <w:footerReference w:type="default" r:id="rId21"/>
      <w:pgSz w:w="8400" w:h="11909"/>
      <w:pgMar w:top="1418" w:right="1134" w:bottom="1134" w:left="1418" w:header="0" w:footer="737"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C88AFD7" w14:textId="77777777" w:rsidR="00EA1C24" w:rsidRDefault="00EA1C24">
      <w:r>
        <w:separator/>
      </w:r>
    </w:p>
  </w:endnote>
  <w:endnote w:type="continuationSeparator" w:id="0">
    <w:p w14:paraId="1D1923E6" w14:textId="77777777" w:rsidR="00EA1C24" w:rsidRDefault="00EA1C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843670458"/>
      <w:docPartObj>
        <w:docPartGallery w:val="Page Numbers (Bottom of Page)"/>
        <w:docPartUnique/>
      </w:docPartObj>
    </w:sdtPr>
    <w:sdtEndPr>
      <w:rPr>
        <w:noProof/>
      </w:rPr>
    </w:sdtEndPr>
    <w:sdtContent>
      <w:p w14:paraId="5F992920" w14:textId="07DD054D"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5E4A2D4C" w14:textId="0572A564" w:rsidR="003D3E9B" w:rsidRDefault="003D3E9B">
    <w:pPr>
      <w:tabs>
        <w:tab w:val="center" w:pos="4680"/>
        <w:tab w:val="right" w:pos="936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38876721"/>
      <w:docPartObj>
        <w:docPartGallery w:val="Page Numbers (Bottom of Page)"/>
        <w:docPartUnique/>
      </w:docPartObj>
    </w:sdtPr>
    <w:sdtEndPr>
      <w:rPr>
        <w:noProof/>
      </w:rPr>
    </w:sdtEndPr>
    <w:sdtContent>
      <w:p w14:paraId="19AA725B" w14:textId="08B41F7F" w:rsidR="006449DE" w:rsidRDefault="006449DE" w:rsidP="006449DE">
        <w:pPr>
          <w:pStyle w:val="Footer"/>
          <w:spacing w:before="240"/>
          <w:jc w:val="center"/>
        </w:pPr>
        <w:r>
          <w:fldChar w:fldCharType="begin"/>
        </w:r>
        <w:r>
          <w:instrText xml:space="preserve"> PAGE   \* MERGEFORMAT </w:instrText>
        </w:r>
        <w:r>
          <w:fldChar w:fldCharType="separate"/>
        </w:r>
        <w:r>
          <w:rPr>
            <w:noProof/>
          </w:rPr>
          <w:t>2</w:t>
        </w:r>
        <w:r>
          <w:rPr>
            <w:noProof/>
          </w:rPr>
          <w:fldChar w:fldCharType="end"/>
        </w:r>
      </w:p>
    </w:sdtContent>
  </w:sdt>
  <w:p w14:paraId="36EE7253" w14:textId="1778BFF5" w:rsidR="003D3E9B" w:rsidRPr="006449DE" w:rsidRDefault="003D3E9B">
    <w:pPr>
      <w:tabs>
        <w:tab w:val="center" w:pos="4680"/>
        <w:tab w:val="right" w:pos="9360"/>
      </w:tabs>
      <w:rPr>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55AD977" w14:textId="77777777" w:rsidR="00EA1C24" w:rsidRDefault="00EA1C24">
      <w:r>
        <w:separator/>
      </w:r>
    </w:p>
  </w:footnote>
  <w:footnote w:type="continuationSeparator" w:id="0">
    <w:p w14:paraId="5E1216BB" w14:textId="77777777" w:rsidR="00EA1C24" w:rsidRDefault="00EA1C2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C8AC8EF"/>
    <w:multiLevelType w:val="multilevel"/>
    <w:tmpl w:val="A50A1510"/>
    <w:lvl w:ilvl="0">
      <w:start w:val="1"/>
      <w:numFmt w:val="decimal"/>
      <w:lvlText w:val="[%1]"/>
      <w:lvlJc w:val="left"/>
      <w:pPr>
        <w:ind w:left="708" w:hanging="637"/>
      </w:pPr>
      <w:rPr>
        <w:sz w:val="20"/>
        <w:szCs w:val="2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BCA4FB3A"/>
    <w:multiLevelType w:val="singleLevel"/>
    <w:tmpl w:val="6D20D514"/>
    <w:lvl w:ilvl="0">
      <w:start w:val="1"/>
      <w:numFmt w:val="decimal"/>
      <w:lvlText w:val="%1."/>
      <w:lvlJc w:val="left"/>
      <w:pPr>
        <w:tabs>
          <w:tab w:val="left" w:pos="420"/>
        </w:tabs>
        <w:ind w:left="420" w:hanging="420"/>
      </w:pPr>
      <w:rPr>
        <w:rFonts w:ascii="Times New Roman" w:eastAsiaTheme="minorEastAsia" w:hAnsi="Times New Roman" w:cstheme="minorBidi"/>
        <w:sz w:val="16"/>
        <w:szCs w:val="16"/>
      </w:rPr>
    </w:lvl>
  </w:abstractNum>
  <w:abstractNum w:abstractNumId="2" w15:restartNumberingAfterBreak="0">
    <w:nsid w:val="D7F9FE59"/>
    <w:multiLevelType w:val="multilevel"/>
    <w:tmpl w:val="D7F9FE5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DB7C9E46"/>
    <w:multiLevelType w:val="singleLevel"/>
    <w:tmpl w:val="4B14ACBA"/>
    <w:lvl w:ilvl="0">
      <w:start w:val="1"/>
      <w:numFmt w:val="decimal"/>
      <w:lvlText w:val="%1."/>
      <w:lvlJc w:val="left"/>
      <w:pPr>
        <w:tabs>
          <w:tab w:val="left" w:pos="420"/>
        </w:tabs>
        <w:ind w:left="420" w:hanging="420"/>
      </w:pPr>
      <w:rPr>
        <w:rFonts w:ascii="Times New Roman" w:eastAsiaTheme="minorEastAsia" w:hAnsi="Times New Roman" w:cstheme="minorBidi"/>
        <w:sz w:val="16"/>
        <w:szCs w:val="16"/>
      </w:rPr>
    </w:lvl>
  </w:abstractNum>
  <w:abstractNum w:abstractNumId="4" w15:restartNumberingAfterBreak="0">
    <w:nsid w:val="DCBA6B53"/>
    <w:multiLevelType w:val="multilevel"/>
    <w:tmpl w:val="DCBA6B5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01C47737"/>
    <w:multiLevelType w:val="multilevel"/>
    <w:tmpl w:val="B58668C0"/>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0341764F"/>
    <w:multiLevelType w:val="multilevel"/>
    <w:tmpl w:val="23AA9E38"/>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7" w15:restartNumberingAfterBreak="0">
    <w:nsid w:val="053C0DEC"/>
    <w:multiLevelType w:val="hybridMultilevel"/>
    <w:tmpl w:val="4ECE9DA0"/>
    <w:lvl w:ilvl="0" w:tplc="ABB250CC">
      <w:start w:val="1"/>
      <w:numFmt w:val="decimal"/>
      <w:lvlText w:val="%1."/>
      <w:lvlJc w:val="left"/>
      <w:pPr>
        <w:ind w:left="502" w:hanging="360"/>
      </w:pPr>
      <w:rPr>
        <w:b/>
        <w:bCs/>
      </w:rPr>
    </w:lvl>
    <w:lvl w:ilvl="1" w:tplc="38090019" w:tentative="1">
      <w:start w:val="1"/>
      <w:numFmt w:val="lowerLetter"/>
      <w:lvlText w:val="%2."/>
      <w:lvlJc w:val="left"/>
      <w:pPr>
        <w:ind w:left="1222" w:hanging="360"/>
      </w:pPr>
    </w:lvl>
    <w:lvl w:ilvl="2" w:tplc="3809001B" w:tentative="1">
      <w:start w:val="1"/>
      <w:numFmt w:val="lowerRoman"/>
      <w:lvlText w:val="%3."/>
      <w:lvlJc w:val="right"/>
      <w:pPr>
        <w:ind w:left="1942" w:hanging="180"/>
      </w:pPr>
    </w:lvl>
    <w:lvl w:ilvl="3" w:tplc="3809000F" w:tentative="1">
      <w:start w:val="1"/>
      <w:numFmt w:val="decimal"/>
      <w:lvlText w:val="%4."/>
      <w:lvlJc w:val="left"/>
      <w:pPr>
        <w:ind w:left="2662" w:hanging="360"/>
      </w:pPr>
    </w:lvl>
    <w:lvl w:ilvl="4" w:tplc="38090019" w:tentative="1">
      <w:start w:val="1"/>
      <w:numFmt w:val="lowerLetter"/>
      <w:lvlText w:val="%5."/>
      <w:lvlJc w:val="left"/>
      <w:pPr>
        <w:ind w:left="3382" w:hanging="360"/>
      </w:pPr>
    </w:lvl>
    <w:lvl w:ilvl="5" w:tplc="3809001B" w:tentative="1">
      <w:start w:val="1"/>
      <w:numFmt w:val="lowerRoman"/>
      <w:lvlText w:val="%6."/>
      <w:lvlJc w:val="right"/>
      <w:pPr>
        <w:ind w:left="4102" w:hanging="180"/>
      </w:pPr>
    </w:lvl>
    <w:lvl w:ilvl="6" w:tplc="3809000F" w:tentative="1">
      <w:start w:val="1"/>
      <w:numFmt w:val="decimal"/>
      <w:lvlText w:val="%7."/>
      <w:lvlJc w:val="left"/>
      <w:pPr>
        <w:ind w:left="4822" w:hanging="360"/>
      </w:pPr>
    </w:lvl>
    <w:lvl w:ilvl="7" w:tplc="38090019" w:tentative="1">
      <w:start w:val="1"/>
      <w:numFmt w:val="lowerLetter"/>
      <w:lvlText w:val="%8."/>
      <w:lvlJc w:val="left"/>
      <w:pPr>
        <w:ind w:left="5542" w:hanging="360"/>
      </w:pPr>
    </w:lvl>
    <w:lvl w:ilvl="8" w:tplc="3809001B" w:tentative="1">
      <w:start w:val="1"/>
      <w:numFmt w:val="lowerRoman"/>
      <w:lvlText w:val="%9."/>
      <w:lvlJc w:val="right"/>
      <w:pPr>
        <w:ind w:left="6262" w:hanging="180"/>
      </w:pPr>
    </w:lvl>
  </w:abstractNum>
  <w:abstractNum w:abstractNumId="8" w15:restartNumberingAfterBreak="0">
    <w:nsid w:val="0E726A05"/>
    <w:multiLevelType w:val="multilevel"/>
    <w:tmpl w:val="FBC696BA"/>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122D01E0"/>
    <w:multiLevelType w:val="multilevel"/>
    <w:tmpl w:val="1A0206F6"/>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16E2076B"/>
    <w:multiLevelType w:val="multilevel"/>
    <w:tmpl w:val="64EE70B2"/>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11" w15:restartNumberingAfterBreak="0">
    <w:nsid w:val="183E24DF"/>
    <w:multiLevelType w:val="multilevel"/>
    <w:tmpl w:val="7266138E"/>
    <w:lvl w:ilvl="0">
      <w:start w:val="2"/>
      <w:numFmt w:val="decimal"/>
      <w:lvlText w:val="%1"/>
      <w:lvlJc w:val="left"/>
      <w:pPr>
        <w:ind w:left="405" w:hanging="405"/>
      </w:pPr>
      <w:rPr>
        <w:rFonts w:hint="default"/>
        <w:color w:val="000000"/>
      </w:rPr>
    </w:lvl>
    <w:lvl w:ilvl="1">
      <w:start w:val="2"/>
      <w:numFmt w:val="decimal"/>
      <w:lvlText w:val="%1.%2"/>
      <w:lvlJc w:val="left"/>
      <w:pPr>
        <w:ind w:left="405" w:hanging="405"/>
      </w:pPr>
      <w:rPr>
        <w:rFonts w:hint="default"/>
        <w:color w:val="000000"/>
      </w:rPr>
    </w:lvl>
    <w:lvl w:ilvl="2">
      <w:start w:val="6"/>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720" w:hanging="72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080" w:hanging="108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12" w15:restartNumberingAfterBreak="0">
    <w:nsid w:val="1AD04CCE"/>
    <w:multiLevelType w:val="multilevel"/>
    <w:tmpl w:val="97AE8566"/>
    <w:lvl w:ilvl="0">
      <w:start w:val="3"/>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2248667E"/>
    <w:multiLevelType w:val="multilevel"/>
    <w:tmpl w:val="8654D064"/>
    <w:lvl w:ilvl="0">
      <w:start w:val="1"/>
      <w:numFmt w:val="decimal"/>
      <w:lvlText w:val="%1"/>
      <w:lvlJc w:val="left"/>
      <w:pPr>
        <w:ind w:left="360" w:hanging="360"/>
      </w:pPr>
      <w:rPr>
        <w:rFonts w:hint="default"/>
        <w:color w:val="000000"/>
      </w:rPr>
    </w:lvl>
    <w:lvl w:ilvl="1">
      <w:start w:val="1"/>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720" w:hanging="72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080" w:hanging="108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14" w15:restartNumberingAfterBreak="0">
    <w:nsid w:val="23DA1D9E"/>
    <w:multiLevelType w:val="multilevel"/>
    <w:tmpl w:val="801C357C"/>
    <w:lvl w:ilvl="0">
      <w:start w:val="3"/>
      <w:numFmt w:val="decimal"/>
      <w:lvlText w:val="%1"/>
      <w:lvlJc w:val="left"/>
      <w:pPr>
        <w:ind w:left="400" w:hanging="400"/>
      </w:pPr>
      <w:rPr>
        <w:rFonts w:hint="default"/>
      </w:rPr>
    </w:lvl>
    <w:lvl w:ilvl="1">
      <w:start w:val="2"/>
      <w:numFmt w:val="decimal"/>
      <w:lvlText w:val="%1.%2"/>
      <w:lvlJc w:val="left"/>
      <w:pPr>
        <w:ind w:left="683" w:hanging="4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5" w15:restartNumberingAfterBreak="0">
    <w:nsid w:val="256018E0"/>
    <w:multiLevelType w:val="multilevel"/>
    <w:tmpl w:val="DC36A06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6" w15:restartNumberingAfterBreak="0">
    <w:nsid w:val="27552B0B"/>
    <w:multiLevelType w:val="multilevel"/>
    <w:tmpl w:val="801C357C"/>
    <w:lvl w:ilvl="0">
      <w:start w:val="3"/>
      <w:numFmt w:val="decimal"/>
      <w:lvlText w:val="%1"/>
      <w:lvlJc w:val="left"/>
      <w:pPr>
        <w:ind w:left="400" w:hanging="400"/>
      </w:pPr>
      <w:rPr>
        <w:rFonts w:hint="default"/>
      </w:rPr>
    </w:lvl>
    <w:lvl w:ilvl="1">
      <w:start w:val="2"/>
      <w:numFmt w:val="decimal"/>
      <w:lvlText w:val="%1.%2"/>
      <w:lvlJc w:val="left"/>
      <w:pPr>
        <w:ind w:left="683" w:hanging="4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17" w15:restartNumberingAfterBreak="0">
    <w:nsid w:val="2BDB3741"/>
    <w:multiLevelType w:val="multilevel"/>
    <w:tmpl w:val="F3EA1B98"/>
    <w:lvl w:ilvl="0">
      <w:start w:val="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8" w15:restartNumberingAfterBreak="0">
    <w:nsid w:val="3AFF1A85"/>
    <w:multiLevelType w:val="multilevel"/>
    <w:tmpl w:val="1936B292"/>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9" w15:restartNumberingAfterBreak="0">
    <w:nsid w:val="3D1F0AE7"/>
    <w:multiLevelType w:val="multilevel"/>
    <w:tmpl w:val="801C357C"/>
    <w:lvl w:ilvl="0">
      <w:start w:val="3"/>
      <w:numFmt w:val="decimal"/>
      <w:lvlText w:val="%1"/>
      <w:lvlJc w:val="left"/>
      <w:pPr>
        <w:ind w:left="400" w:hanging="400"/>
      </w:pPr>
      <w:rPr>
        <w:rFonts w:hint="default"/>
      </w:rPr>
    </w:lvl>
    <w:lvl w:ilvl="1">
      <w:start w:val="2"/>
      <w:numFmt w:val="decimal"/>
      <w:lvlText w:val="%1.%2"/>
      <w:lvlJc w:val="left"/>
      <w:pPr>
        <w:ind w:left="683" w:hanging="4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20" w15:restartNumberingAfterBreak="0">
    <w:nsid w:val="3D59B65A"/>
    <w:multiLevelType w:val="multilevel"/>
    <w:tmpl w:val="3D59B65A"/>
    <w:lvl w:ilvl="0">
      <w:start w:val="1"/>
      <w:numFmt w:val="decimal"/>
      <w:lvlText w:val="BAB %1"/>
      <w:lvlJc w:val="left"/>
      <w:pPr>
        <w:ind w:left="0" w:firstLine="0"/>
      </w:pPr>
      <w:rPr>
        <w:rFonts w:ascii="Times New Roman" w:hAnsi="Times New Roman" w:cs="Times New Roman" w:hint="default"/>
      </w:rPr>
    </w:lvl>
    <w:lvl w:ilvl="1">
      <w:start w:val="1"/>
      <w:numFmt w:val="decimal"/>
      <w:lvlText w:val="%1.%2."/>
      <w:lvlJc w:val="left"/>
      <w:pPr>
        <w:ind w:left="1361" w:hanging="794"/>
      </w:pPr>
      <w:rPr>
        <w:rFonts w:hint="default"/>
        <w:color w:val="000000"/>
      </w:rPr>
    </w:lvl>
    <w:lvl w:ilvl="2">
      <w:start w:val="1"/>
      <w:numFmt w:val="decimal"/>
      <w:lvlText w:val="%1.%2.%3."/>
      <w:lvlJc w:val="left"/>
      <w:pPr>
        <w:ind w:left="1985" w:hanging="1191"/>
      </w:pPr>
      <w:rPr>
        <w:rFonts w:hint="default"/>
      </w:rPr>
    </w:lvl>
    <w:lvl w:ilvl="3">
      <w:start w:val="1"/>
      <w:numFmt w:val="decimal"/>
      <w:lvlText w:val="%4"/>
      <w:lvlJc w:val="left"/>
      <w:pPr>
        <w:ind w:left="0" w:firstLine="0"/>
      </w:pPr>
      <w:rPr>
        <w:rFonts w:ascii="SimSun" w:eastAsia="SimSun" w:hAnsi="SimSun" w:cs="SimSun" w:hint="default"/>
      </w:rPr>
    </w:lvl>
    <w:lvl w:ilvl="4">
      <w:start w:val="1"/>
      <w:numFmt w:val="decimal"/>
      <w:lvlText w:val="%5"/>
      <w:lvlJc w:val="left"/>
      <w:pPr>
        <w:ind w:left="0" w:firstLine="0"/>
      </w:pPr>
      <w:rPr>
        <w:rFonts w:ascii="SimSun" w:eastAsia="SimSun" w:hAnsi="SimSun" w:cs="SimSun" w:hint="default"/>
      </w:rPr>
    </w:lvl>
    <w:lvl w:ilvl="5">
      <w:start w:val="1"/>
      <w:numFmt w:val="decimal"/>
      <w:lvlText w:val=""/>
      <w:lvlJc w:val="left"/>
      <w:pPr>
        <w:ind w:left="0" w:firstLine="0"/>
      </w:pPr>
    </w:lvl>
    <w:lvl w:ilvl="6">
      <w:start w:val="1"/>
      <w:numFmt w:val="decimal"/>
      <w:lvlText w:val=""/>
      <w:lvlJc w:val="left"/>
      <w:pPr>
        <w:ind w:left="0" w:firstLine="0"/>
      </w:pPr>
    </w:lvl>
    <w:lvl w:ilvl="7">
      <w:start w:val="1"/>
      <w:numFmt w:val="decimal"/>
      <w:lvlText w:val=""/>
      <w:lvlJc w:val="left"/>
      <w:pPr>
        <w:ind w:left="0" w:firstLine="0"/>
      </w:pPr>
    </w:lvl>
    <w:lvl w:ilvl="8">
      <w:start w:val="1"/>
      <w:numFmt w:val="decimal"/>
      <w:lvlText w:val=""/>
      <w:lvlJc w:val="left"/>
      <w:pPr>
        <w:ind w:left="0" w:firstLine="0"/>
      </w:pPr>
    </w:lvl>
  </w:abstractNum>
  <w:abstractNum w:abstractNumId="21" w15:restartNumberingAfterBreak="0">
    <w:nsid w:val="4C691CFB"/>
    <w:multiLevelType w:val="multilevel"/>
    <w:tmpl w:val="801C357C"/>
    <w:lvl w:ilvl="0">
      <w:start w:val="3"/>
      <w:numFmt w:val="decimal"/>
      <w:lvlText w:val="%1"/>
      <w:lvlJc w:val="left"/>
      <w:pPr>
        <w:ind w:left="400" w:hanging="400"/>
      </w:pPr>
      <w:rPr>
        <w:rFonts w:hint="default"/>
      </w:rPr>
    </w:lvl>
    <w:lvl w:ilvl="1">
      <w:start w:val="2"/>
      <w:numFmt w:val="decimal"/>
      <w:lvlText w:val="%1.%2"/>
      <w:lvlJc w:val="left"/>
      <w:pPr>
        <w:ind w:left="683" w:hanging="400"/>
      </w:pPr>
      <w:rPr>
        <w:rFonts w:hint="default"/>
      </w:rPr>
    </w:lvl>
    <w:lvl w:ilvl="2">
      <w:start w:val="1"/>
      <w:numFmt w:val="decimal"/>
      <w:lvlText w:val="%1.%2.%3"/>
      <w:lvlJc w:val="left"/>
      <w:pPr>
        <w:ind w:left="1286" w:hanging="720"/>
      </w:pPr>
      <w:rPr>
        <w:rFonts w:hint="default"/>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22" w15:restartNumberingAfterBreak="0">
    <w:nsid w:val="5D1F3F8B"/>
    <w:multiLevelType w:val="multilevel"/>
    <w:tmpl w:val="D3CCC13C"/>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3" w15:restartNumberingAfterBreak="0">
    <w:nsid w:val="5E164122"/>
    <w:multiLevelType w:val="multilevel"/>
    <w:tmpl w:val="12189F26"/>
    <w:lvl w:ilvl="0">
      <w:start w:val="2"/>
      <w:numFmt w:val="decimal"/>
      <w:lvlText w:val="%1"/>
      <w:lvlJc w:val="left"/>
      <w:pPr>
        <w:ind w:left="510" w:hanging="510"/>
      </w:pPr>
      <w:rPr>
        <w:rFonts w:hint="default"/>
      </w:rPr>
    </w:lvl>
    <w:lvl w:ilvl="1">
      <w:start w:val="2"/>
      <w:numFmt w:val="decimal"/>
      <w:lvlText w:val="%1.%2"/>
      <w:lvlJc w:val="left"/>
      <w:pPr>
        <w:ind w:left="510" w:hanging="510"/>
      </w:pPr>
      <w:rPr>
        <w:rFonts w:hint="default"/>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4" w15:restartNumberingAfterBreak="0">
    <w:nsid w:val="5EDA298C"/>
    <w:multiLevelType w:val="multilevel"/>
    <w:tmpl w:val="227E9D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2534ADE"/>
    <w:multiLevelType w:val="multilevel"/>
    <w:tmpl w:val="DFAA2EC8"/>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673F30B4"/>
    <w:multiLevelType w:val="hybridMultilevel"/>
    <w:tmpl w:val="BC36E41E"/>
    <w:lvl w:ilvl="0" w:tplc="08FE37CA">
      <w:start w:val="1"/>
      <w:numFmt w:val="upperLetter"/>
      <w:lvlText w:val="%1."/>
      <w:lvlJc w:val="left"/>
      <w:pPr>
        <w:ind w:left="700" w:hanging="360"/>
      </w:pPr>
      <w:rPr>
        <w:rFonts w:hint="default"/>
      </w:rPr>
    </w:lvl>
    <w:lvl w:ilvl="1" w:tplc="04090019" w:tentative="1">
      <w:start w:val="1"/>
      <w:numFmt w:val="lowerLetter"/>
      <w:lvlText w:val="%2."/>
      <w:lvlJc w:val="left"/>
      <w:pPr>
        <w:ind w:left="1420" w:hanging="360"/>
      </w:pPr>
    </w:lvl>
    <w:lvl w:ilvl="2" w:tplc="0409001B" w:tentative="1">
      <w:start w:val="1"/>
      <w:numFmt w:val="lowerRoman"/>
      <w:lvlText w:val="%3."/>
      <w:lvlJc w:val="right"/>
      <w:pPr>
        <w:ind w:left="2140" w:hanging="180"/>
      </w:pPr>
    </w:lvl>
    <w:lvl w:ilvl="3" w:tplc="0409000F" w:tentative="1">
      <w:start w:val="1"/>
      <w:numFmt w:val="decimal"/>
      <w:lvlText w:val="%4."/>
      <w:lvlJc w:val="left"/>
      <w:pPr>
        <w:ind w:left="2860" w:hanging="360"/>
      </w:pPr>
    </w:lvl>
    <w:lvl w:ilvl="4" w:tplc="04090019" w:tentative="1">
      <w:start w:val="1"/>
      <w:numFmt w:val="lowerLetter"/>
      <w:lvlText w:val="%5."/>
      <w:lvlJc w:val="left"/>
      <w:pPr>
        <w:ind w:left="3580" w:hanging="360"/>
      </w:pPr>
    </w:lvl>
    <w:lvl w:ilvl="5" w:tplc="0409001B" w:tentative="1">
      <w:start w:val="1"/>
      <w:numFmt w:val="lowerRoman"/>
      <w:lvlText w:val="%6."/>
      <w:lvlJc w:val="right"/>
      <w:pPr>
        <w:ind w:left="4300" w:hanging="180"/>
      </w:pPr>
    </w:lvl>
    <w:lvl w:ilvl="6" w:tplc="0409000F" w:tentative="1">
      <w:start w:val="1"/>
      <w:numFmt w:val="decimal"/>
      <w:lvlText w:val="%7."/>
      <w:lvlJc w:val="left"/>
      <w:pPr>
        <w:ind w:left="5020" w:hanging="360"/>
      </w:pPr>
    </w:lvl>
    <w:lvl w:ilvl="7" w:tplc="04090019" w:tentative="1">
      <w:start w:val="1"/>
      <w:numFmt w:val="lowerLetter"/>
      <w:lvlText w:val="%8."/>
      <w:lvlJc w:val="left"/>
      <w:pPr>
        <w:ind w:left="5740" w:hanging="360"/>
      </w:pPr>
    </w:lvl>
    <w:lvl w:ilvl="8" w:tplc="0409001B" w:tentative="1">
      <w:start w:val="1"/>
      <w:numFmt w:val="lowerRoman"/>
      <w:lvlText w:val="%9."/>
      <w:lvlJc w:val="right"/>
      <w:pPr>
        <w:ind w:left="6460" w:hanging="180"/>
      </w:pPr>
    </w:lvl>
  </w:abstractNum>
  <w:abstractNum w:abstractNumId="27" w15:restartNumberingAfterBreak="0">
    <w:nsid w:val="69B92DAB"/>
    <w:multiLevelType w:val="multilevel"/>
    <w:tmpl w:val="6CAC609A"/>
    <w:lvl w:ilvl="0">
      <w:start w:val="2"/>
      <w:numFmt w:val="decimal"/>
      <w:lvlText w:val="%1"/>
      <w:lvlJc w:val="left"/>
      <w:pPr>
        <w:ind w:left="400" w:hanging="400"/>
      </w:pPr>
      <w:rPr>
        <w:rFonts w:hint="default"/>
      </w:rPr>
    </w:lvl>
    <w:lvl w:ilvl="1">
      <w:start w:val="2"/>
      <w:numFmt w:val="decimal"/>
      <w:lvlText w:val="%1.%2"/>
      <w:lvlJc w:val="left"/>
      <w:pPr>
        <w:ind w:left="400" w:hanging="400"/>
      </w:pPr>
      <w:rPr>
        <w:rFonts w:hint="default"/>
      </w:rPr>
    </w:lvl>
    <w:lvl w:ilvl="2">
      <w:start w:val="8"/>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15:restartNumberingAfterBreak="0">
    <w:nsid w:val="6A0640C0"/>
    <w:multiLevelType w:val="multilevel"/>
    <w:tmpl w:val="3DA2D9E8"/>
    <w:lvl w:ilvl="0">
      <w:start w:val="3"/>
      <w:numFmt w:val="decimal"/>
      <w:lvlText w:val="%1"/>
      <w:lvlJc w:val="left"/>
      <w:pPr>
        <w:ind w:left="400" w:hanging="400"/>
      </w:pPr>
      <w:rPr>
        <w:rFonts w:hint="default"/>
      </w:rPr>
    </w:lvl>
    <w:lvl w:ilvl="1">
      <w:start w:val="2"/>
      <w:numFmt w:val="decimal"/>
      <w:lvlText w:val="%1.%2"/>
      <w:lvlJc w:val="left"/>
      <w:pPr>
        <w:ind w:left="683" w:hanging="400"/>
      </w:pPr>
      <w:rPr>
        <w:rFonts w:hint="default"/>
      </w:rPr>
    </w:lvl>
    <w:lvl w:ilvl="2">
      <w:start w:val="1"/>
      <w:numFmt w:val="decimal"/>
      <w:lvlText w:val="%1.%2.%3"/>
      <w:lvlJc w:val="left"/>
      <w:pPr>
        <w:ind w:left="1286" w:hanging="720"/>
      </w:pPr>
      <w:rPr>
        <w:rFonts w:hint="default"/>
        <w:sz w:val="20"/>
        <w:szCs w:val="20"/>
      </w:rPr>
    </w:lvl>
    <w:lvl w:ilvl="3">
      <w:start w:val="1"/>
      <w:numFmt w:val="decimal"/>
      <w:lvlText w:val="%1.%2.%3.%4"/>
      <w:lvlJc w:val="left"/>
      <w:pPr>
        <w:ind w:left="1569" w:hanging="720"/>
      </w:pPr>
      <w:rPr>
        <w:rFonts w:hint="default"/>
      </w:rPr>
    </w:lvl>
    <w:lvl w:ilvl="4">
      <w:start w:val="1"/>
      <w:numFmt w:val="decimal"/>
      <w:lvlText w:val="%1.%2.%3.%4.%5"/>
      <w:lvlJc w:val="left"/>
      <w:pPr>
        <w:ind w:left="1852" w:hanging="720"/>
      </w:pPr>
      <w:rPr>
        <w:rFonts w:hint="default"/>
      </w:rPr>
    </w:lvl>
    <w:lvl w:ilvl="5">
      <w:start w:val="1"/>
      <w:numFmt w:val="decimal"/>
      <w:lvlText w:val="%1.%2.%3.%4.%5.%6"/>
      <w:lvlJc w:val="left"/>
      <w:pPr>
        <w:ind w:left="2495" w:hanging="1080"/>
      </w:pPr>
      <w:rPr>
        <w:rFonts w:hint="default"/>
      </w:rPr>
    </w:lvl>
    <w:lvl w:ilvl="6">
      <w:start w:val="1"/>
      <w:numFmt w:val="decimal"/>
      <w:lvlText w:val="%1.%2.%3.%4.%5.%6.%7"/>
      <w:lvlJc w:val="left"/>
      <w:pPr>
        <w:ind w:left="2778" w:hanging="1080"/>
      </w:pPr>
      <w:rPr>
        <w:rFonts w:hint="default"/>
      </w:rPr>
    </w:lvl>
    <w:lvl w:ilvl="7">
      <w:start w:val="1"/>
      <w:numFmt w:val="decimal"/>
      <w:lvlText w:val="%1.%2.%3.%4.%5.%6.%7.%8"/>
      <w:lvlJc w:val="left"/>
      <w:pPr>
        <w:ind w:left="3421" w:hanging="1440"/>
      </w:pPr>
      <w:rPr>
        <w:rFonts w:hint="default"/>
      </w:rPr>
    </w:lvl>
    <w:lvl w:ilvl="8">
      <w:start w:val="1"/>
      <w:numFmt w:val="decimal"/>
      <w:lvlText w:val="%1.%2.%3.%4.%5.%6.%7.%8.%9"/>
      <w:lvlJc w:val="left"/>
      <w:pPr>
        <w:ind w:left="3704" w:hanging="1440"/>
      </w:pPr>
      <w:rPr>
        <w:rFonts w:hint="default"/>
      </w:rPr>
    </w:lvl>
  </w:abstractNum>
  <w:abstractNum w:abstractNumId="29" w15:restartNumberingAfterBreak="0">
    <w:nsid w:val="6FEB5783"/>
    <w:multiLevelType w:val="multilevel"/>
    <w:tmpl w:val="024A1E9A"/>
    <w:lvl w:ilvl="0">
      <w:start w:val="2"/>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0" w15:restartNumberingAfterBreak="0">
    <w:nsid w:val="74BF115B"/>
    <w:multiLevelType w:val="multilevel"/>
    <w:tmpl w:val="28BE8FF0"/>
    <w:lvl w:ilvl="0">
      <w:start w:val="1"/>
      <w:numFmt w:val="decimal"/>
      <w:lvlText w:val="%1"/>
      <w:lvlJc w:val="left"/>
      <w:pPr>
        <w:ind w:left="360" w:hanging="360"/>
      </w:pPr>
      <w:rPr>
        <w:rFonts w:hint="default"/>
        <w:color w:val="000000"/>
      </w:rPr>
    </w:lvl>
    <w:lvl w:ilvl="1">
      <w:start w:val="5"/>
      <w:numFmt w:val="decimal"/>
      <w:lvlText w:val="%1.%2"/>
      <w:lvlJc w:val="left"/>
      <w:pPr>
        <w:ind w:left="360" w:hanging="360"/>
      </w:pPr>
      <w:rPr>
        <w:rFonts w:hint="default"/>
        <w:color w:val="000000"/>
      </w:rPr>
    </w:lvl>
    <w:lvl w:ilvl="2">
      <w:start w:val="1"/>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720" w:hanging="72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080" w:hanging="108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440" w:hanging="1440"/>
      </w:pPr>
      <w:rPr>
        <w:rFonts w:hint="default"/>
        <w:color w:val="000000"/>
      </w:rPr>
    </w:lvl>
  </w:abstractNum>
  <w:abstractNum w:abstractNumId="31" w15:restartNumberingAfterBreak="0">
    <w:nsid w:val="7E636B80"/>
    <w:multiLevelType w:val="multilevel"/>
    <w:tmpl w:val="B7F4A77C"/>
    <w:lvl w:ilvl="0">
      <w:start w:val="3"/>
      <w:numFmt w:val="decimal"/>
      <w:lvlText w:val="%1"/>
      <w:lvlJc w:val="left"/>
      <w:pPr>
        <w:ind w:left="405" w:hanging="405"/>
      </w:pPr>
      <w:rPr>
        <w:rFonts w:hint="default"/>
      </w:rPr>
    </w:lvl>
    <w:lvl w:ilvl="1">
      <w:start w:val="2"/>
      <w:numFmt w:val="decimal"/>
      <w:lvlText w:val="%1.%2"/>
      <w:lvlJc w:val="left"/>
      <w:pPr>
        <w:ind w:left="405" w:hanging="40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1032389682">
    <w:abstractNumId w:val="20"/>
  </w:num>
  <w:num w:numId="2" w16cid:durableId="220141030">
    <w:abstractNumId w:val="3"/>
  </w:num>
  <w:num w:numId="3" w16cid:durableId="1807046355">
    <w:abstractNumId w:val="1"/>
  </w:num>
  <w:num w:numId="4" w16cid:durableId="1105614170">
    <w:abstractNumId w:val="4"/>
  </w:num>
  <w:num w:numId="5" w16cid:durableId="399837392">
    <w:abstractNumId w:val="2"/>
  </w:num>
  <w:num w:numId="6" w16cid:durableId="407460139">
    <w:abstractNumId w:val="0"/>
  </w:num>
  <w:num w:numId="7" w16cid:durableId="322198491">
    <w:abstractNumId w:val="24"/>
  </w:num>
  <w:num w:numId="8" w16cid:durableId="303001718">
    <w:abstractNumId w:val="28"/>
  </w:num>
  <w:num w:numId="9" w16cid:durableId="112410906">
    <w:abstractNumId w:val="21"/>
  </w:num>
  <w:num w:numId="10" w16cid:durableId="1772314660">
    <w:abstractNumId w:val="14"/>
  </w:num>
  <w:num w:numId="11" w16cid:durableId="2073967842">
    <w:abstractNumId w:val="19"/>
  </w:num>
  <w:num w:numId="12" w16cid:durableId="2122337730">
    <w:abstractNumId w:val="16"/>
  </w:num>
  <w:num w:numId="13" w16cid:durableId="225386109">
    <w:abstractNumId w:val="13"/>
  </w:num>
  <w:num w:numId="14" w16cid:durableId="917444955">
    <w:abstractNumId w:val="6"/>
  </w:num>
  <w:num w:numId="15" w16cid:durableId="67460781">
    <w:abstractNumId w:val="8"/>
  </w:num>
  <w:num w:numId="16" w16cid:durableId="1027876933">
    <w:abstractNumId w:val="30"/>
  </w:num>
  <w:num w:numId="17" w16cid:durableId="498232373">
    <w:abstractNumId w:val="15"/>
  </w:num>
  <w:num w:numId="18" w16cid:durableId="517894723">
    <w:abstractNumId w:val="18"/>
  </w:num>
  <w:num w:numId="19" w16cid:durableId="970205571">
    <w:abstractNumId w:val="29"/>
  </w:num>
  <w:num w:numId="20" w16cid:durableId="1075708037">
    <w:abstractNumId w:val="9"/>
  </w:num>
  <w:num w:numId="21" w16cid:durableId="148061998">
    <w:abstractNumId w:val="5"/>
  </w:num>
  <w:num w:numId="22" w16cid:durableId="1407921712">
    <w:abstractNumId w:val="11"/>
  </w:num>
  <w:num w:numId="23" w16cid:durableId="2075659296">
    <w:abstractNumId w:val="23"/>
  </w:num>
  <w:num w:numId="24" w16cid:durableId="2114855165">
    <w:abstractNumId w:val="17"/>
  </w:num>
  <w:num w:numId="25" w16cid:durableId="1253050135">
    <w:abstractNumId w:val="22"/>
  </w:num>
  <w:num w:numId="26" w16cid:durableId="471603452">
    <w:abstractNumId w:val="12"/>
  </w:num>
  <w:num w:numId="27" w16cid:durableId="387726563">
    <w:abstractNumId w:val="7"/>
  </w:num>
  <w:num w:numId="28" w16cid:durableId="460346718">
    <w:abstractNumId w:val="25"/>
  </w:num>
  <w:num w:numId="29" w16cid:durableId="2018118649">
    <w:abstractNumId w:val="31"/>
  </w:num>
  <w:num w:numId="30" w16cid:durableId="2056348354">
    <w:abstractNumId w:val="10"/>
  </w:num>
  <w:num w:numId="31" w16cid:durableId="614992770">
    <w:abstractNumId w:val="27"/>
  </w:num>
  <w:num w:numId="32" w16cid:durableId="1284731260">
    <w:abstractNumId w:val="2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lenovo">
    <w15:presenceInfo w15:providerId="None" w15:userId="lenovo"/>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7"/>
  <w:hideSpellingErrors/>
  <w:hideGrammaticalErrors/>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3E9B"/>
    <w:rsid w:val="0000385B"/>
    <w:rsid w:val="000148B7"/>
    <w:rsid w:val="00022E77"/>
    <w:rsid w:val="00026D49"/>
    <w:rsid w:val="00032D89"/>
    <w:rsid w:val="00036CBC"/>
    <w:rsid w:val="0004004F"/>
    <w:rsid w:val="00066359"/>
    <w:rsid w:val="00075F59"/>
    <w:rsid w:val="000821CC"/>
    <w:rsid w:val="000838B3"/>
    <w:rsid w:val="0008457A"/>
    <w:rsid w:val="000856C4"/>
    <w:rsid w:val="00091F17"/>
    <w:rsid w:val="00095EE7"/>
    <w:rsid w:val="000A4AC8"/>
    <w:rsid w:val="000A4D02"/>
    <w:rsid w:val="000A6B61"/>
    <w:rsid w:val="000D3DB8"/>
    <w:rsid w:val="000E18C8"/>
    <w:rsid w:val="00101656"/>
    <w:rsid w:val="00101F73"/>
    <w:rsid w:val="00110BEA"/>
    <w:rsid w:val="00111338"/>
    <w:rsid w:val="00114F3D"/>
    <w:rsid w:val="00117A0A"/>
    <w:rsid w:val="001212AD"/>
    <w:rsid w:val="00126D08"/>
    <w:rsid w:val="00144448"/>
    <w:rsid w:val="00156B27"/>
    <w:rsid w:val="001610FC"/>
    <w:rsid w:val="00165AF1"/>
    <w:rsid w:val="001722A2"/>
    <w:rsid w:val="00173367"/>
    <w:rsid w:val="00186004"/>
    <w:rsid w:val="001A058D"/>
    <w:rsid w:val="001A4B4B"/>
    <w:rsid w:val="001A7B68"/>
    <w:rsid w:val="001C193C"/>
    <w:rsid w:val="001C3935"/>
    <w:rsid w:val="001C596E"/>
    <w:rsid w:val="001E4C6F"/>
    <w:rsid w:val="001E7DA5"/>
    <w:rsid w:val="0021545C"/>
    <w:rsid w:val="00225BEF"/>
    <w:rsid w:val="00227944"/>
    <w:rsid w:val="00247799"/>
    <w:rsid w:val="00247990"/>
    <w:rsid w:val="0025161C"/>
    <w:rsid w:val="002547E8"/>
    <w:rsid w:val="00267BCD"/>
    <w:rsid w:val="002A73FF"/>
    <w:rsid w:val="002B2C35"/>
    <w:rsid w:val="002B66BC"/>
    <w:rsid w:val="002B67E2"/>
    <w:rsid w:val="002C1649"/>
    <w:rsid w:val="002E02DC"/>
    <w:rsid w:val="002F2390"/>
    <w:rsid w:val="00315F32"/>
    <w:rsid w:val="00320360"/>
    <w:rsid w:val="003273DA"/>
    <w:rsid w:val="003569A0"/>
    <w:rsid w:val="00362BC2"/>
    <w:rsid w:val="00372004"/>
    <w:rsid w:val="0037226B"/>
    <w:rsid w:val="0038712D"/>
    <w:rsid w:val="003939AB"/>
    <w:rsid w:val="003A7D6F"/>
    <w:rsid w:val="003B6B5F"/>
    <w:rsid w:val="003D3E9B"/>
    <w:rsid w:val="003D6DD1"/>
    <w:rsid w:val="003F25C7"/>
    <w:rsid w:val="0040105D"/>
    <w:rsid w:val="0040422A"/>
    <w:rsid w:val="004042AF"/>
    <w:rsid w:val="00414653"/>
    <w:rsid w:val="004203CC"/>
    <w:rsid w:val="00426C24"/>
    <w:rsid w:val="004513F9"/>
    <w:rsid w:val="00466320"/>
    <w:rsid w:val="0047267A"/>
    <w:rsid w:val="00480F91"/>
    <w:rsid w:val="00497981"/>
    <w:rsid w:val="004A1C0E"/>
    <w:rsid w:val="004B0739"/>
    <w:rsid w:val="004C18CD"/>
    <w:rsid w:val="004C4FA7"/>
    <w:rsid w:val="004D05F6"/>
    <w:rsid w:val="004E2CC2"/>
    <w:rsid w:val="004E61F5"/>
    <w:rsid w:val="004F3149"/>
    <w:rsid w:val="00501F53"/>
    <w:rsid w:val="00542DE3"/>
    <w:rsid w:val="005544D1"/>
    <w:rsid w:val="00567527"/>
    <w:rsid w:val="0058716B"/>
    <w:rsid w:val="005C0706"/>
    <w:rsid w:val="005C59C9"/>
    <w:rsid w:val="005D2505"/>
    <w:rsid w:val="006111B9"/>
    <w:rsid w:val="00615D16"/>
    <w:rsid w:val="006269F2"/>
    <w:rsid w:val="006449DE"/>
    <w:rsid w:val="00682C84"/>
    <w:rsid w:val="0068590C"/>
    <w:rsid w:val="00686243"/>
    <w:rsid w:val="006921B5"/>
    <w:rsid w:val="006948D8"/>
    <w:rsid w:val="00695BDB"/>
    <w:rsid w:val="006A1A06"/>
    <w:rsid w:val="006A4345"/>
    <w:rsid w:val="006A4485"/>
    <w:rsid w:val="006B6B4F"/>
    <w:rsid w:val="006C50A3"/>
    <w:rsid w:val="006D2F86"/>
    <w:rsid w:val="006D4536"/>
    <w:rsid w:val="006F16B5"/>
    <w:rsid w:val="00700BFE"/>
    <w:rsid w:val="007159CE"/>
    <w:rsid w:val="0072608F"/>
    <w:rsid w:val="0075143F"/>
    <w:rsid w:val="00752AE4"/>
    <w:rsid w:val="007738FA"/>
    <w:rsid w:val="00787640"/>
    <w:rsid w:val="007956FE"/>
    <w:rsid w:val="0079721F"/>
    <w:rsid w:val="007A320B"/>
    <w:rsid w:val="007E2E86"/>
    <w:rsid w:val="007F121A"/>
    <w:rsid w:val="00806720"/>
    <w:rsid w:val="0082448C"/>
    <w:rsid w:val="00825E12"/>
    <w:rsid w:val="00852E89"/>
    <w:rsid w:val="00863200"/>
    <w:rsid w:val="00865B5B"/>
    <w:rsid w:val="008755FA"/>
    <w:rsid w:val="008938E1"/>
    <w:rsid w:val="00897D0C"/>
    <w:rsid w:val="008A5D48"/>
    <w:rsid w:val="008D42E1"/>
    <w:rsid w:val="00903FE1"/>
    <w:rsid w:val="00913B2D"/>
    <w:rsid w:val="0091491F"/>
    <w:rsid w:val="0091601A"/>
    <w:rsid w:val="0092737B"/>
    <w:rsid w:val="00944308"/>
    <w:rsid w:val="0095177D"/>
    <w:rsid w:val="00953BBC"/>
    <w:rsid w:val="009553A5"/>
    <w:rsid w:val="0096089F"/>
    <w:rsid w:val="00971217"/>
    <w:rsid w:val="009A06B0"/>
    <w:rsid w:val="009E62D1"/>
    <w:rsid w:val="00A01364"/>
    <w:rsid w:val="00A14346"/>
    <w:rsid w:val="00A35139"/>
    <w:rsid w:val="00A400EB"/>
    <w:rsid w:val="00A444F3"/>
    <w:rsid w:val="00A672C9"/>
    <w:rsid w:val="00A833DC"/>
    <w:rsid w:val="00A84B6E"/>
    <w:rsid w:val="00A96DFA"/>
    <w:rsid w:val="00AA0E22"/>
    <w:rsid w:val="00AB2563"/>
    <w:rsid w:val="00AB6695"/>
    <w:rsid w:val="00AB787B"/>
    <w:rsid w:val="00AD2A57"/>
    <w:rsid w:val="00AE442D"/>
    <w:rsid w:val="00B058B6"/>
    <w:rsid w:val="00B2058E"/>
    <w:rsid w:val="00B57864"/>
    <w:rsid w:val="00B65EFE"/>
    <w:rsid w:val="00B70DB0"/>
    <w:rsid w:val="00B71FEB"/>
    <w:rsid w:val="00B80897"/>
    <w:rsid w:val="00B90237"/>
    <w:rsid w:val="00B941F2"/>
    <w:rsid w:val="00BA5D86"/>
    <w:rsid w:val="00BB2048"/>
    <w:rsid w:val="00BB67E5"/>
    <w:rsid w:val="00BC68FE"/>
    <w:rsid w:val="00BE228B"/>
    <w:rsid w:val="00BE5E4F"/>
    <w:rsid w:val="00C01B32"/>
    <w:rsid w:val="00C05B6B"/>
    <w:rsid w:val="00C074C1"/>
    <w:rsid w:val="00C40E34"/>
    <w:rsid w:val="00C43FCB"/>
    <w:rsid w:val="00C647BC"/>
    <w:rsid w:val="00C81EC2"/>
    <w:rsid w:val="00C82FBC"/>
    <w:rsid w:val="00C927C9"/>
    <w:rsid w:val="00CB734F"/>
    <w:rsid w:val="00CC482D"/>
    <w:rsid w:val="00CE610A"/>
    <w:rsid w:val="00D06E81"/>
    <w:rsid w:val="00D317A7"/>
    <w:rsid w:val="00D6532B"/>
    <w:rsid w:val="00D71834"/>
    <w:rsid w:val="00D85EC0"/>
    <w:rsid w:val="00D9077A"/>
    <w:rsid w:val="00DC6660"/>
    <w:rsid w:val="00E1532E"/>
    <w:rsid w:val="00E438B6"/>
    <w:rsid w:val="00E46F07"/>
    <w:rsid w:val="00E50236"/>
    <w:rsid w:val="00E54F88"/>
    <w:rsid w:val="00E94E9B"/>
    <w:rsid w:val="00EA1C24"/>
    <w:rsid w:val="00EA2A9F"/>
    <w:rsid w:val="00EB5206"/>
    <w:rsid w:val="00EC6827"/>
    <w:rsid w:val="00ED26FB"/>
    <w:rsid w:val="00ED640D"/>
    <w:rsid w:val="00F0520D"/>
    <w:rsid w:val="00F45DE0"/>
    <w:rsid w:val="00F57538"/>
    <w:rsid w:val="00F73B9A"/>
    <w:rsid w:val="00F94EAF"/>
    <w:rsid w:val="00F95BE8"/>
    <w:rsid w:val="00F966CD"/>
    <w:rsid w:val="00FB3E98"/>
    <w:rsid w:val="00FC4882"/>
    <w:rsid w:val="00FD527E"/>
    <w:rsid w:val="00FF363B"/>
    <w:rsid w:val="06A83D60"/>
    <w:rsid w:val="29121D40"/>
    <w:rsid w:val="33CB219B"/>
    <w:rsid w:val="3E484FFD"/>
    <w:rsid w:val="46E908BA"/>
    <w:rsid w:val="576A7F92"/>
    <w:rsid w:val="5F100020"/>
    <w:rsid w:val="6B0736B1"/>
    <w:rsid w:val="716D49C1"/>
    <w:rsid w:val="768E1E11"/>
    <w:rsid w:val="7CB278DD"/>
    <w:rsid w:val="7FCA00E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2BF2F858"/>
  <w15:docId w15:val="{F57B7D09-3954-5A40-9AE3-04933E4C34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lang w:val="en-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header" w:qFormat="1"/>
    <w:lsdException w:name="footer" w:uiPriority="99" w:qFormat="1"/>
    <w:lsdException w:name="caption" w:semiHidden="1" w:unhideWhenUsed="1" w:qFormat="1"/>
    <w:lsdException w:name="table of figures" w:uiPriority="99"/>
    <w:lsdException w:name="Title" w:qFormat="1"/>
    <w:lsdException w:name="Default Paragraph Font" w:semiHidden="1" w:qFormat="1"/>
    <w:lsdException w:name="Subtitle" w:qFormat="1"/>
    <w:lsdException w:name="Hyperlink" w:uiPriority="99" w:qFormat="1"/>
    <w:lsdException w:name="Strong" w:uiPriority="22"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C18CD"/>
    <w:rPr>
      <w:rFonts w:eastAsia="Times New Roman"/>
      <w:sz w:val="24"/>
      <w:szCs w:val="24"/>
    </w:rPr>
  </w:style>
  <w:style w:type="paragraph" w:styleId="Heading1">
    <w:name w:val="heading 1"/>
    <w:basedOn w:val="Normal"/>
    <w:next w:val="Normal"/>
    <w:qFormat/>
    <w:rsid w:val="001A4B4B"/>
    <w:pPr>
      <w:keepNext/>
      <w:keepLines/>
      <w:jc w:val="center"/>
      <w:outlineLvl w:val="0"/>
    </w:pPr>
    <w:rPr>
      <w:b/>
      <w:color w:val="000000"/>
      <w:sz w:val="22"/>
    </w:rPr>
  </w:style>
  <w:style w:type="paragraph" w:styleId="Heading2">
    <w:name w:val="heading 2"/>
    <w:basedOn w:val="Normal"/>
    <w:next w:val="Normal"/>
    <w:qFormat/>
    <w:rsid w:val="001A7B68"/>
    <w:pPr>
      <w:keepNext/>
      <w:keepLines/>
      <w:spacing w:before="40"/>
      <w:outlineLvl w:val="1"/>
    </w:pPr>
    <w:rPr>
      <w:rFonts w:eastAsia="Calibri" w:cs="Calibri"/>
      <w:b/>
      <w:sz w:val="20"/>
      <w:szCs w:val="26"/>
    </w:rPr>
  </w:style>
  <w:style w:type="paragraph" w:styleId="Heading3">
    <w:name w:val="heading 3"/>
    <w:basedOn w:val="Normal"/>
    <w:next w:val="Normal"/>
    <w:qFormat/>
    <w:rsid w:val="001A7B68"/>
    <w:pPr>
      <w:keepNext/>
      <w:keepLines/>
      <w:spacing w:before="40"/>
      <w:outlineLvl w:val="2"/>
    </w:pPr>
    <w:rPr>
      <w:rFonts w:eastAsia="Calibri" w:cs="Calibri"/>
      <w:b/>
      <w:sz w:val="20"/>
    </w:rPr>
  </w:style>
  <w:style w:type="paragraph" w:styleId="Heading4">
    <w:name w:val="heading 4"/>
    <w:basedOn w:val="Normal"/>
    <w:next w:val="Normal"/>
    <w:qFormat/>
    <w:pPr>
      <w:keepNext/>
      <w:keepLines/>
      <w:spacing w:before="40"/>
      <w:outlineLvl w:val="3"/>
    </w:pPr>
    <w:rPr>
      <w:rFonts w:ascii="Calibri" w:eastAsia="Calibri" w:hAnsi="Calibri" w:cs="Calibri"/>
      <w:i/>
      <w:color w:val="2F5496"/>
    </w:rPr>
  </w:style>
  <w:style w:type="paragraph" w:styleId="Heading5">
    <w:name w:val="heading 5"/>
    <w:basedOn w:val="Normal"/>
    <w:next w:val="Normal"/>
    <w:qFormat/>
    <w:pPr>
      <w:keepNext/>
      <w:keepLines/>
      <w:spacing w:before="40"/>
      <w:outlineLvl w:val="4"/>
    </w:pPr>
    <w:rPr>
      <w:rFonts w:ascii="Calibri" w:eastAsia="Calibri" w:hAnsi="Calibri" w:cs="Calibri"/>
      <w:color w:val="2F5496"/>
    </w:rPr>
  </w:style>
  <w:style w:type="paragraph" w:styleId="Heading6">
    <w:name w:val="heading 6"/>
    <w:basedOn w:val="Normal"/>
    <w:next w:val="Normal"/>
    <w:qFormat/>
    <w:pPr>
      <w:keepNext/>
      <w:keepLines/>
      <w:spacing w:before="40"/>
      <w:outlineLvl w:val="5"/>
    </w:pPr>
    <w:rPr>
      <w:rFonts w:ascii="Calibri" w:eastAsia="Calibri" w:hAnsi="Calibri" w:cs="Calibri"/>
      <w:color w:val="1F376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pPr>
      <w:tabs>
        <w:tab w:val="center" w:pos="4153"/>
        <w:tab w:val="right" w:pos="8306"/>
      </w:tabs>
      <w:snapToGrid w:val="0"/>
    </w:pPr>
    <w:rPr>
      <w:sz w:val="18"/>
      <w:szCs w:val="18"/>
    </w:rPr>
  </w:style>
  <w:style w:type="paragraph" w:styleId="Header">
    <w:name w:val="header"/>
    <w:basedOn w:val="Normal"/>
    <w:qFormat/>
    <w:pPr>
      <w:tabs>
        <w:tab w:val="center" w:pos="4153"/>
        <w:tab w:val="right" w:pos="8306"/>
      </w:tabs>
      <w:snapToGrid w:val="0"/>
    </w:pPr>
    <w:rPr>
      <w:sz w:val="18"/>
      <w:szCs w:val="18"/>
    </w:rPr>
  </w:style>
  <w:style w:type="character" w:styleId="Hyperlink">
    <w:name w:val="Hyperlink"/>
    <w:basedOn w:val="DefaultParagraphFont"/>
    <w:uiPriority w:val="99"/>
    <w:qFormat/>
    <w:rPr>
      <w:color w:val="0000FF"/>
      <w:u w:val="single"/>
    </w:rPr>
  </w:style>
  <w:style w:type="paragraph" w:styleId="Subtitle">
    <w:name w:val="Subtitle"/>
    <w:basedOn w:val="Normal"/>
    <w:next w:val="Normal"/>
    <w:qFormat/>
    <w:pPr>
      <w:spacing w:after="160"/>
    </w:pPr>
    <w:rPr>
      <w:rFonts w:ascii="Calibri" w:eastAsia="Calibri" w:hAnsi="Calibri" w:cs="Calibri"/>
      <w:color w:val="5A5A5A"/>
      <w:sz w:val="22"/>
      <w:szCs w:val="22"/>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qFormat/>
    <w:pPr>
      <w:keepNext/>
      <w:keepLines/>
      <w:spacing w:before="480" w:after="120"/>
    </w:pPr>
    <w:rPr>
      <w:b/>
      <w:sz w:val="72"/>
      <w:szCs w:val="72"/>
    </w:rPr>
  </w:style>
  <w:style w:type="table" w:customStyle="1" w:styleId="TableNormal1">
    <w:name w:val="Table Normal1"/>
    <w:qFormat/>
    <w:tblPr>
      <w:tblCellMar>
        <w:top w:w="0" w:type="dxa"/>
        <w:left w:w="0" w:type="dxa"/>
        <w:bottom w:w="0" w:type="dxa"/>
        <w:right w:w="0" w:type="dxa"/>
      </w:tblCellMar>
    </w:tblPr>
  </w:style>
  <w:style w:type="table" w:customStyle="1" w:styleId="Style10">
    <w:name w:val="_Style 10"/>
    <w:basedOn w:val="TableNormal1"/>
    <w:qFormat/>
    <w:tblPr>
      <w:tblCellMar>
        <w:left w:w="108" w:type="dxa"/>
        <w:right w:w="108" w:type="dxa"/>
      </w:tblCellMar>
    </w:tblPr>
  </w:style>
  <w:style w:type="paragraph" w:styleId="ListParagraph">
    <w:name w:val="List Paragraph"/>
    <w:basedOn w:val="Normal"/>
    <w:uiPriority w:val="99"/>
    <w:unhideWhenUsed/>
    <w:rsid w:val="00501F53"/>
    <w:pPr>
      <w:ind w:left="720"/>
      <w:contextualSpacing/>
    </w:pPr>
  </w:style>
  <w:style w:type="paragraph" w:styleId="NormalWeb">
    <w:name w:val="Normal (Web)"/>
    <w:basedOn w:val="Normal"/>
    <w:uiPriority w:val="99"/>
    <w:unhideWhenUsed/>
    <w:rsid w:val="002547E8"/>
    <w:pPr>
      <w:spacing w:before="100" w:beforeAutospacing="1" w:after="100" w:afterAutospacing="1"/>
    </w:pPr>
  </w:style>
  <w:style w:type="character" w:customStyle="1" w:styleId="apple-tab-span">
    <w:name w:val="apple-tab-span"/>
    <w:basedOn w:val="DefaultParagraphFont"/>
    <w:rsid w:val="00101656"/>
  </w:style>
  <w:style w:type="character" w:styleId="Strong">
    <w:name w:val="Strong"/>
    <w:basedOn w:val="DefaultParagraphFont"/>
    <w:uiPriority w:val="22"/>
    <w:qFormat/>
    <w:rsid w:val="004C18CD"/>
    <w:rPr>
      <w:b/>
      <w:bCs/>
    </w:rPr>
  </w:style>
  <w:style w:type="character" w:styleId="UnresolvedMention">
    <w:name w:val="Unresolved Mention"/>
    <w:basedOn w:val="DefaultParagraphFont"/>
    <w:uiPriority w:val="99"/>
    <w:semiHidden/>
    <w:unhideWhenUsed/>
    <w:rsid w:val="004C4FA7"/>
    <w:rPr>
      <w:color w:val="605E5C"/>
      <w:shd w:val="clear" w:color="auto" w:fill="E1DFDD"/>
    </w:rPr>
  </w:style>
  <w:style w:type="paragraph" w:styleId="Caption">
    <w:name w:val="caption"/>
    <w:basedOn w:val="Normal"/>
    <w:next w:val="Normal"/>
    <w:unhideWhenUsed/>
    <w:qFormat/>
    <w:rsid w:val="00372004"/>
    <w:pPr>
      <w:spacing w:after="200"/>
    </w:pPr>
    <w:rPr>
      <w:i/>
      <w:iCs/>
      <w:color w:val="1F497D" w:themeColor="text2"/>
      <w:sz w:val="18"/>
      <w:szCs w:val="18"/>
    </w:rPr>
  </w:style>
  <w:style w:type="paragraph" w:styleId="TOCHeading">
    <w:name w:val="TOC Heading"/>
    <w:basedOn w:val="Heading1"/>
    <w:next w:val="Normal"/>
    <w:uiPriority w:val="39"/>
    <w:unhideWhenUsed/>
    <w:qFormat/>
    <w:rsid w:val="00B941F2"/>
    <w:pPr>
      <w:spacing w:before="240" w:line="259" w:lineRule="auto"/>
      <w:jc w:val="left"/>
      <w:outlineLvl w:val="9"/>
    </w:pPr>
    <w:rPr>
      <w:rFonts w:asciiTheme="majorHAnsi" w:eastAsiaTheme="majorEastAsia" w:hAnsiTheme="majorHAnsi" w:cstheme="majorBidi"/>
      <w:b w:val="0"/>
      <w:color w:val="365F91" w:themeColor="accent1" w:themeShade="BF"/>
      <w:sz w:val="32"/>
      <w:szCs w:val="32"/>
      <w:lang w:val="en-US"/>
    </w:rPr>
  </w:style>
  <w:style w:type="paragraph" w:styleId="TOC1">
    <w:name w:val="toc 1"/>
    <w:basedOn w:val="Normal"/>
    <w:next w:val="Normal"/>
    <w:autoRedefine/>
    <w:uiPriority w:val="39"/>
    <w:rsid w:val="00D317A7"/>
    <w:pPr>
      <w:tabs>
        <w:tab w:val="right" w:leader="dot" w:pos="5838"/>
      </w:tabs>
    </w:pPr>
  </w:style>
  <w:style w:type="paragraph" w:styleId="TOC2">
    <w:name w:val="toc 2"/>
    <w:basedOn w:val="Normal"/>
    <w:next w:val="Normal"/>
    <w:autoRedefine/>
    <w:uiPriority w:val="39"/>
    <w:rsid w:val="00B941F2"/>
    <w:pPr>
      <w:spacing w:after="100"/>
      <w:ind w:left="240"/>
    </w:pPr>
  </w:style>
  <w:style w:type="paragraph" w:styleId="TOC3">
    <w:name w:val="toc 3"/>
    <w:basedOn w:val="Normal"/>
    <w:next w:val="Normal"/>
    <w:autoRedefine/>
    <w:uiPriority w:val="39"/>
    <w:rsid w:val="00126D08"/>
    <w:pPr>
      <w:tabs>
        <w:tab w:val="right" w:leader="dot" w:pos="5838"/>
      </w:tabs>
      <w:spacing w:after="100"/>
      <w:ind w:left="851" w:hanging="371"/>
    </w:pPr>
    <w:rPr>
      <w:noProof/>
      <w:sz w:val="20"/>
      <w:szCs w:val="20"/>
    </w:rPr>
  </w:style>
  <w:style w:type="paragraph" w:styleId="TableofFigures">
    <w:name w:val="table of figures"/>
    <w:basedOn w:val="Normal"/>
    <w:next w:val="Normal"/>
    <w:uiPriority w:val="99"/>
    <w:rsid w:val="001A4B4B"/>
  </w:style>
  <w:style w:type="character" w:styleId="FollowedHyperlink">
    <w:name w:val="FollowedHyperlink"/>
    <w:basedOn w:val="DefaultParagraphFont"/>
    <w:rsid w:val="001212AD"/>
    <w:rPr>
      <w:color w:val="800080" w:themeColor="followedHyperlink"/>
      <w:u w:val="single"/>
    </w:rPr>
  </w:style>
  <w:style w:type="character" w:styleId="CommentReference">
    <w:name w:val="annotation reference"/>
    <w:basedOn w:val="DefaultParagraphFont"/>
    <w:rsid w:val="00806720"/>
    <w:rPr>
      <w:sz w:val="16"/>
      <w:szCs w:val="16"/>
    </w:rPr>
  </w:style>
  <w:style w:type="paragraph" w:styleId="CommentText">
    <w:name w:val="annotation text"/>
    <w:basedOn w:val="Normal"/>
    <w:link w:val="CommentTextChar"/>
    <w:rsid w:val="00806720"/>
    <w:rPr>
      <w:sz w:val="20"/>
      <w:szCs w:val="20"/>
    </w:rPr>
  </w:style>
  <w:style w:type="character" w:customStyle="1" w:styleId="CommentTextChar">
    <w:name w:val="Comment Text Char"/>
    <w:basedOn w:val="DefaultParagraphFont"/>
    <w:link w:val="CommentText"/>
    <w:rsid w:val="00806720"/>
    <w:rPr>
      <w:rFonts w:eastAsia="Times New Roman"/>
    </w:rPr>
  </w:style>
  <w:style w:type="paragraph" w:styleId="CommentSubject">
    <w:name w:val="annotation subject"/>
    <w:basedOn w:val="CommentText"/>
    <w:next w:val="CommentText"/>
    <w:link w:val="CommentSubjectChar"/>
    <w:rsid w:val="00806720"/>
    <w:rPr>
      <w:b/>
      <w:bCs/>
    </w:rPr>
  </w:style>
  <w:style w:type="character" w:customStyle="1" w:styleId="CommentSubjectChar">
    <w:name w:val="Comment Subject Char"/>
    <w:basedOn w:val="CommentTextChar"/>
    <w:link w:val="CommentSubject"/>
    <w:rsid w:val="00806720"/>
    <w:rPr>
      <w:rFonts w:eastAsia="Times New Roman"/>
      <w:b/>
      <w:bCs/>
    </w:rPr>
  </w:style>
  <w:style w:type="character" w:customStyle="1" w:styleId="FooterChar">
    <w:name w:val="Footer Char"/>
    <w:basedOn w:val="DefaultParagraphFont"/>
    <w:link w:val="Footer"/>
    <w:uiPriority w:val="99"/>
    <w:rsid w:val="006449DE"/>
    <w:rPr>
      <w:rFonts w:eastAsia="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41923842">
      <w:bodyDiv w:val="1"/>
      <w:marLeft w:val="0"/>
      <w:marRight w:val="0"/>
      <w:marTop w:val="0"/>
      <w:marBottom w:val="0"/>
      <w:divBdr>
        <w:top w:val="none" w:sz="0" w:space="0" w:color="auto"/>
        <w:left w:val="none" w:sz="0" w:space="0" w:color="auto"/>
        <w:bottom w:val="none" w:sz="0" w:space="0" w:color="auto"/>
        <w:right w:val="none" w:sz="0" w:space="0" w:color="auto"/>
      </w:divBdr>
    </w:div>
    <w:div w:id="456918992">
      <w:bodyDiv w:val="1"/>
      <w:marLeft w:val="0"/>
      <w:marRight w:val="0"/>
      <w:marTop w:val="0"/>
      <w:marBottom w:val="0"/>
      <w:divBdr>
        <w:top w:val="none" w:sz="0" w:space="0" w:color="auto"/>
        <w:left w:val="none" w:sz="0" w:space="0" w:color="auto"/>
        <w:bottom w:val="none" w:sz="0" w:space="0" w:color="auto"/>
        <w:right w:val="none" w:sz="0" w:space="0" w:color="auto"/>
      </w:divBdr>
    </w:div>
    <w:div w:id="810945830">
      <w:bodyDiv w:val="1"/>
      <w:marLeft w:val="0"/>
      <w:marRight w:val="0"/>
      <w:marTop w:val="0"/>
      <w:marBottom w:val="0"/>
      <w:divBdr>
        <w:top w:val="none" w:sz="0" w:space="0" w:color="auto"/>
        <w:left w:val="none" w:sz="0" w:space="0" w:color="auto"/>
        <w:bottom w:val="none" w:sz="0" w:space="0" w:color="auto"/>
        <w:right w:val="none" w:sz="0" w:space="0" w:color="auto"/>
      </w:divBdr>
    </w:div>
    <w:div w:id="842669127">
      <w:bodyDiv w:val="1"/>
      <w:marLeft w:val="0"/>
      <w:marRight w:val="0"/>
      <w:marTop w:val="0"/>
      <w:marBottom w:val="0"/>
      <w:divBdr>
        <w:top w:val="none" w:sz="0" w:space="0" w:color="auto"/>
        <w:left w:val="none" w:sz="0" w:space="0" w:color="auto"/>
        <w:bottom w:val="none" w:sz="0" w:space="0" w:color="auto"/>
        <w:right w:val="none" w:sz="0" w:space="0" w:color="auto"/>
      </w:divBdr>
    </w:div>
    <w:div w:id="845678399">
      <w:bodyDiv w:val="1"/>
      <w:marLeft w:val="0"/>
      <w:marRight w:val="0"/>
      <w:marTop w:val="0"/>
      <w:marBottom w:val="0"/>
      <w:divBdr>
        <w:top w:val="none" w:sz="0" w:space="0" w:color="auto"/>
        <w:left w:val="none" w:sz="0" w:space="0" w:color="auto"/>
        <w:bottom w:val="none" w:sz="0" w:space="0" w:color="auto"/>
        <w:right w:val="none" w:sz="0" w:space="0" w:color="auto"/>
      </w:divBdr>
    </w:div>
    <w:div w:id="910888493">
      <w:bodyDiv w:val="1"/>
      <w:marLeft w:val="0"/>
      <w:marRight w:val="0"/>
      <w:marTop w:val="0"/>
      <w:marBottom w:val="0"/>
      <w:divBdr>
        <w:top w:val="none" w:sz="0" w:space="0" w:color="auto"/>
        <w:left w:val="none" w:sz="0" w:space="0" w:color="auto"/>
        <w:bottom w:val="none" w:sz="0" w:space="0" w:color="auto"/>
        <w:right w:val="none" w:sz="0" w:space="0" w:color="auto"/>
      </w:divBdr>
    </w:div>
    <w:div w:id="1110513231">
      <w:bodyDiv w:val="1"/>
      <w:marLeft w:val="0"/>
      <w:marRight w:val="0"/>
      <w:marTop w:val="0"/>
      <w:marBottom w:val="0"/>
      <w:divBdr>
        <w:top w:val="none" w:sz="0" w:space="0" w:color="auto"/>
        <w:left w:val="none" w:sz="0" w:space="0" w:color="auto"/>
        <w:bottom w:val="none" w:sz="0" w:space="0" w:color="auto"/>
        <w:right w:val="none" w:sz="0" w:space="0" w:color="auto"/>
      </w:divBdr>
    </w:div>
    <w:div w:id="1274480183">
      <w:bodyDiv w:val="1"/>
      <w:marLeft w:val="0"/>
      <w:marRight w:val="0"/>
      <w:marTop w:val="0"/>
      <w:marBottom w:val="0"/>
      <w:divBdr>
        <w:top w:val="none" w:sz="0" w:space="0" w:color="auto"/>
        <w:left w:val="none" w:sz="0" w:space="0" w:color="auto"/>
        <w:bottom w:val="none" w:sz="0" w:space="0" w:color="auto"/>
        <w:right w:val="none" w:sz="0" w:space="0" w:color="auto"/>
      </w:divBdr>
      <w:divsChild>
        <w:div w:id="1672751612">
          <w:marLeft w:val="0"/>
          <w:marRight w:val="0"/>
          <w:marTop w:val="0"/>
          <w:marBottom w:val="0"/>
          <w:divBdr>
            <w:top w:val="none" w:sz="0" w:space="0" w:color="auto"/>
            <w:left w:val="none" w:sz="0" w:space="0" w:color="auto"/>
            <w:bottom w:val="none" w:sz="0" w:space="0" w:color="auto"/>
            <w:right w:val="none" w:sz="0" w:space="0" w:color="auto"/>
          </w:divBdr>
        </w:div>
      </w:divsChild>
    </w:div>
    <w:div w:id="1303578326">
      <w:bodyDiv w:val="1"/>
      <w:marLeft w:val="0"/>
      <w:marRight w:val="0"/>
      <w:marTop w:val="0"/>
      <w:marBottom w:val="0"/>
      <w:divBdr>
        <w:top w:val="none" w:sz="0" w:space="0" w:color="auto"/>
        <w:left w:val="none" w:sz="0" w:space="0" w:color="auto"/>
        <w:bottom w:val="none" w:sz="0" w:space="0" w:color="auto"/>
        <w:right w:val="none" w:sz="0" w:space="0" w:color="auto"/>
      </w:divBdr>
    </w:div>
    <w:div w:id="1334257522">
      <w:bodyDiv w:val="1"/>
      <w:marLeft w:val="0"/>
      <w:marRight w:val="0"/>
      <w:marTop w:val="0"/>
      <w:marBottom w:val="0"/>
      <w:divBdr>
        <w:top w:val="none" w:sz="0" w:space="0" w:color="auto"/>
        <w:left w:val="none" w:sz="0" w:space="0" w:color="auto"/>
        <w:bottom w:val="none" w:sz="0" w:space="0" w:color="auto"/>
        <w:right w:val="none" w:sz="0" w:space="0" w:color="auto"/>
      </w:divBdr>
    </w:div>
    <w:div w:id="1535344338">
      <w:bodyDiv w:val="1"/>
      <w:marLeft w:val="0"/>
      <w:marRight w:val="0"/>
      <w:marTop w:val="0"/>
      <w:marBottom w:val="0"/>
      <w:divBdr>
        <w:top w:val="none" w:sz="0" w:space="0" w:color="auto"/>
        <w:left w:val="none" w:sz="0" w:space="0" w:color="auto"/>
        <w:bottom w:val="none" w:sz="0" w:space="0" w:color="auto"/>
        <w:right w:val="none" w:sz="0" w:space="0" w:color="auto"/>
      </w:divBdr>
    </w:div>
    <w:div w:id="1727022202">
      <w:bodyDiv w:val="1"/>
      <w:marLeft w:val="0"/>
      <w:marRight w:val="0"/>
      <w:marTop w:val="0"/>
      <w:marBottom w:val="0"/>
      <w:divBdr>
        <w:top w:val="none" w:sz="0" w:space="0" w:color="auto"/>
        <w:left w:val="none" w:sz="0" w:space="0" w:color="auto"/>
        <w:bottom w:val="none" w:sz="0" w:space="0" w:color="auto"/>
        <w:right w:val="none" w:sz="0" w:space="0" w:color="auto"/>
      </w:divBdr>
    </w:div>
    <w:div w:id="1968588707">
      <w:bodyDiv w:val="1"/>
      <w:marLeft w:val="0"/>
      <w:marRight w:val="0"/>
      <w:marTop w:val="0"/>
      <w:marBottom w:val="0"/>
      <w:divBdr>
        <w:top w:val="none" w:sz="0" w:space="0" w:color="auto"/>
        <w:left w:val="none" w:sz="0" w:space="0" w:color="auto"/>
        <w:bottom w:val="none" w:sz="0" w:space="0" w:color="auto"/>
        <w:right w:val="none" w:sz="0" w:space="0" w:color="auto"/>
      </w:divBdr>
    </w:div>
    <w:div w:id="2034071439">
      <w:bodyDiv w:val="1"/>
      <w:marLeft w:val="0"/>
      <w:marRight w:val="0"/>
      <w:marTop w:val="0"/>
      <w:marBottom w:val="0"/>
      <w:divBdr>
        <w:top w:val="none" w:sz="0" w:space="0" w:color="auto"/>
        <w:left w:val="none" w:sz="0" w:space="0" w:color="auto"/>
        <w:bottom w:val="none" w:sz="0" w:space="0" w:color="auto"/>
        <w:right w:val="none" w:sz="0" w:space="0" w:color="auto"/>
      </w:divBdr>
    </w:div>
    <w:div w:id="2086217260">
      <w:bodyDiv w:val="1"/>
      <w:marLeft w:val="0"/>
      <w:marRight w:val="0"/>
      <w:marTop w:val="0"/>
      <w:marBottom w:val="0"/>
      <w:divBdr>
        <w:top w:val="none" w:sz="0" w:space="0" w:color="auto"/>
        <w:left w:val="none" w:sz="0" w:space="0" w:color="auto"/>
        <w:bottom w:val="none" w:sz="0" w:space="0" w:color="auto"/>
        <w:right w:val="none" w:sz="0" w:space="0" w:color="auto"/>
      </w:divBdr>
    </w:div>
    <w:div w:id="213910784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numbering" Target="numbering.xml"/><Relationship Id="rId21"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image" Target="media/image6.png"/><Relationship Id="rId23" Type="http://schemas.microsoft.com/office/2011/relationships/people" Target="people.xml"/><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Spu24</b:Tag>
    <b:SourceType>JournalArticle</b:SourceType>
    <b:Guid>{06BF8542-CA49-BE47-9F05-A3F72641E708}</b:Guid>
    <b:Author>
      <b:Author>
        <b:NameList>
          <b:Person>
            <b:Last>Spurthi Setty</b:Last>
            <b:First>Katherine</b:First>
            <b:Middle>Jijo, Eden Chung, Natan Vidra</b:Middle>
          </b:Person>
        </b:NameList>
      </b:Author>
    </b:Author>
    <b:Title>Improving Retrieval for RAG based Question Answering Models on Financial Documents </b:Title>
    <b:Year>2024</b:Year>
    <b:RefOrder>1</b:RefOrder>
  </b:Source>
</b:Sources>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792F3CAF-EB78-6F42-AADA-7D8AC1F1E2E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36</Pages>
  <Words>6410</Words>
  <Characters>36542</Characters>
  <Application>Microsoft Office Word</Application>
  <DocSecurity>0</DocSecurity>
  <Lines>304</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Muhammad Hafid Azis</cp:lastModifiedBy>
  <cp:revision>2</cp:revision>
  <cp:lastPrinted>2024-09-12T04:42:00Z</cp:lastPrinted>
  <dcterms:created xsi:type="dcterms:W3CDTF">2024-09-12T05:02:00Z</dcterms:created>
  <dcterms:modified xsi:type="dcterms:W3CDTF">2024-09-12T05:02:00Z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0x010100B3F4B6CEDF1BF548AA95F3AEE888E3E7</vt:lpwstr>
  </property>
  <property fmtid="{D5CDD505-2E9C-101B-9397-08002B2CF9AE}" pid="3" name="Mendeley Document_1">
    <vt:lpwstr>True</vt:lpwstr>
  </property>
  <property fmtid="{D5CDD505-2E9C-101B-9397-08002B2CF9AE}" pid="4" name="Mendeley Citation Style_1">
    <vt:lpwstr>http://www.zotero.org/styles/ieee</vt:lpwstr>
  </property>
  <property fmtid="{D5CDD505-2E9C-101B-9397-08002B2CF9AE}" pid="5" name="Mendeley Unique User Id_1">
    <vt:lpwstr>a474ff54-f411-3cdd-88e6-456541e1a6a1</vt:lpwstr>
  </property>
  <property fmtid="{D5CDD505-2E9C-101B-9397-08002B2CF9AE}" pid="6" name="Mendeley Recent Style Id 0_1">
    <vt:lpwstr>http://www.zotero.org/styles/american-medical-association</vt:lpwstr>
  </property>
  <property fmtid="{D5CDD505-2E9C-101B-9397-08002B2CF9AE}" pid="7" name="Mendeley Recent Style Name 0_1">
    <vt:lpwstr>American Medical Association 11th edition</vt:lpwstr>
  </property>
  <property fmtid="{D5CDD505-2E9C-101B-9397-08002B2CF9AE}" pid="8" name="Mendeley Recent Style Id 1_1">
    <vt:lpwstr>http://www.zotero.org/styles/american-political-science-association</vt:lpwstr>
  </property>
  <property fmtid="{D5CDD505-2E9C-101B-9397-08002B2CF9AE}" pid="9" name="Mendeley Recent Style Name 1_1">
    <vt:lpwstr>American Political Science Association</vt:lpwstr>
  </property>
  <property fmtid="{D5CDD505-2E9C-101B-9397-08002B2CF9AE}" pid="10" name="Mendeley Recent Style Id 2_1">
    <vt:lpwstr>http://www.zotero.org/styles/apa</vt:lpwstr>
  </property>
  <property fmtid="{D5CDD505-2E9C-101B-9397-08002B2CF9AE}" pid="11" name="Mendeley Recent Style Name 2_1">
    <vt:lpwstr>American Psychological Association 7th edition</vt:lpwstr>
  </property>
  <property fmtid="{D5CDD505-2E9C-101B-9397-08002B2CF9AE}" pid="12" name="Mendeley Recent Style Id 3_1">
    <vt:lpwstr>http://www.zotero.org/styles/american-sociological-association</vt:lpwstr>
  </property>
  <property fmtid="{D5CDD505-2E9C-101B-9397-08002B2CF9AE}" pid="13" name="Mendeley Recent Style Name 3_1">
    <vt:lpwstr>American Sociological Association 6th edition</vt:lpwstr>
  </property>
  <property fmtid="{D5CDD505-2E9C-101B-9397-08002B2CF9AE}" pid="14" name="Mendeley Recent Style Id 4_1">
    <vt:lpwstr>http://www.zotero.org/styles/chicago-author-date</vt:lpwstr>
  </property>
  <property fmtid="{D5CDD505-2E9C-101B-9397-08002B2CF9AE}" pid="15" name="Mendeley Recent Style Name 4_1">
    <vt:lpwstr>Chicago Manual of Style 17th edition (author-date)</vt:lpwstr>
  </property>
  <property fmtid="{D5CDD505-2E9C-101B-9397-08002B2CF9AE}" pid="16" name="Mendeley Recent Style Id 5_1">
    <vt:lpwstr>http://www.zotero.org/styles/harvard-cite-them-right</vt:lpwstr>
  </property>
  <property fmtid="{D5CDD505-2E9C-101B-9397-08002B2CF9AE}" pid="17" name="Mendeley Recent Style Name 5_1">
    <vt:lpwstr>Cite Them Right 11th edition - Harvard</vt:lpwstr>
  </property>
  <property fmtid="{D5CDD505-2E9C-101B-9397-08002B2CF9AE}" pid="18" name="Mendeley Recent Style Id 6_1">
    <vt:lpwstr>http://www.zotero.org/styles/ieee</vt:lpwstr>
  </property>
  <property fmtid="{D5CDD505-2E9C-101B-9397-08002B2CF9AE}" pid="19" name="Mendeley Recent Style Name 6_1">
    <vt:lpwstr>IEEE</vt:lpwstr>
  </property>
  <property fmtid="{D5CDD505-2E9C-101B-9397-08002B2CF9AE}" pid="20" name="Mendeley Recent Style Id 7_1">
    <vt:lpwstr>http://www.zotero.org/styles/modern-humanities-research-association</vt:lpwstr>
  </property>
  <property fmtid="{D5CDD505-2E9C-101B-9397-08002B2CF9AE}" pid="21" name="Mendeley Recent Style Name 7_1">
    <vt:lpwstr>Modern Humanities Research Association 3rd edition (note with bibliography)</vt:lpwstr>
  </property>
  <property fmtid="{D5CDD505-2E9C-101B-9397-08002B2CF9AE}" pid="22" name="Mendeley Recent Style Id 8_1">
    <vt:lpwstr>http://www.zotero.org/styles/modern-language-association</vt:lpwstr>
  </property>
  <property fmtid="{D5CDD505-2E9C-101B-9397-08002B2CF9AE}" pid="23" name="Mendeley Recent Style Name 8_1">
    <vt:lpwstr>Modern Language Association 9th edition</vt:lpwstr>
  </property>
  <property fmtid="{D5CDD505-2E9C-101B-9397-08002B2CF9AE}" pid="24" name="Mendeley Recent Style Id 9_1">
    <vt:lpwstr>http://www.zotero.org/styles/nature</vt:lpwstr>
  </property>
  <property fmtid="{D5CDD505-2E9C-101B-9397-08002B2CF9AE}" pid="25" name="Mendeley Recent Style Name 9_1">
    <vt:lpwstr>Nature</vt:lpwstr>
  </property>
  <property fmtid="{D5CDD505-2E9C-101B-9397-08002B2CF9AE}" pid="26" name="GrammarlyDocumentId">
    <vt:lpwstr>50ec20462d3f8842a59df92a3b85de1f0b28bcf03436ba936cf1caa4a79f6110</vt:lpwstr>
  </property>
  <property fmtid="{D5CDD505-2E9C-101B-9397-08002B2CF9AE}" pid="27" name="KSOProductBuildVer">
    <vt:lpwstr>2057-12.2.0.17153</vt:lpwstr>
  </property>
  <property fmtid="{D5CDD505-2E9C-101B-9397-08002B2CF9AE}" pid="28" name="ICV">
    <vt:lpwstr>DBEE117A737F421E9667A9CD8AF1C66F_13</vt:lpwstr>
  </property>
</Properties>
</file>